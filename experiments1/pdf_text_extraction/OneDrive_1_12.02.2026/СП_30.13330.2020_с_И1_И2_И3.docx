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824" w:rsidRPr="00A406B4" w:rsidRDefault="0067382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  <w:r w:rsidRPr="00A406B4">
        <w:rPr>
          <w:rFonts w:ascii="Times New Roman" w:hAnsi="Times New Roman"/>
          <w:b/>
          <w:sz w:val="28"/>
          <w:szCs w:val="28"/>
        </w:rPr>
        <w:t>МИНИСТЕРСТВО СТРОИТЕЛЬСТВА</w:t>
      </w:r>
    </w:p>
    <w:p w:rsidR="00E940F9" w:rsidRPr="00A406B4" w:rsidRDefault="00E940F9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  <w:r w:rsidRPr="00A406B4">
        <w:rPr>
          <w:rFonts w:ascii="Times New Roman" w:hAnsi="Times New Roman"/>
          <w:b/>
          <w:sz w:val="28"/>
          <w:szCs w:val="28"/>
        </w:rPr>
        <w:t>И ЖИЛИЩНО-КОММУНАЛЬНОГО ХОЗЯЙСТВА</w:t>
      </w:r>
    </w:p>
    <w:p w:rsidR="00E940F9" w:rsidRDefault="00E940F9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  <w:r w:rsidRPr="00A406B4">
        <w:rPr>
          <w:rFonts w:ascii="Times New Roman" w:hAnsi="Times New Roman"/>
          <w:b/>
          <w:sz w:val="28"/>
          <w:szCs w:val="28"/>
        </w:rPr>
        <w:t>РОССИЙСКОЙ ФЕДЕРАЦИИ</w:t>
      </w: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P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955F77" w:rsidRPr="00A406B4" w:rsidRDefault="00955F77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E940F9" w:rsidRDefault="00E940F9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  <w:r w:rsidRPr="00A406B4">
        <w:rPr>
          <w:rFonts w:ascii="Times New Roman" w:hAnsi="Times New Roman"/>
          <w:b/>
          <w:sz w:val="28"/>
          <w:szCs w:val="28"/>
        </w:rPr>
        <w:t>С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В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О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Д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 xml:space="preserve"> 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П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Р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А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В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И</w:t>
      </w:r>
      <w:r w:rsidR="00A406B4">
        <w:rPr>
          <w:rFonts w:ascii="Times New Roman" w:hAnsi="Times New Roman"/>
          <w:b/>
          <w:sz w:val="28"/>
          <w:szCs w:val="28"/>
        </w:rPr>
        <w:t xml:space="preserve"> </w:t>
      </w:r>
      <w:r w:rsidRPr="00A406B4">
        <w:rPr>
          <w:rFonts w:ascii="Times New Roman" w:hAnsi="Times New Roman"/>
          <w:b/>
          <w:sz w:val="28"/>
          <w:szCs w:val="28"/>
        </w:rPr>
        <w:t>Л</w:t>
      </w:r>
      <w:r w:rsidR="00A406B4">
        <w:rPr>
          <w:rFonts w:ascii="Times New Roman" w:hAnsi="Times New Roman"/>
          <w:b/>
          <w:sz w:val="28"/>
          <w:szCs w:val="28"/>
        </w:rPr>
        <w:t xml:space="preserve">                                         </w:t>
      </w:r>
      <w:r w:rsidRPr="00A406B4">
        <w:rPr>
          <w:rFonts w:ascii="Times New Roman" w:hAnsi="Times New Roman"/>
          <w:b/>
          <w:sz w:val="28"/>
          <w:szCs w:val="28"/>
        </w:rPr>
        <w:t xml:space="preserve"> СП 30.13330.2020</w:t>
      </w: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P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E940F9" w:rsidRPr="00A406B4" w:rsidRDefault="00E940F9" w:rsidP="00142FBE">
      <w:pPr>
        <w:pStyle w:val="aff4"/>
        <w:jc w:val="center"/>
        <w:rPr>
          <w:rFonts w:ascii="Times New Roman" w:hAnsi="Times New Roman"/>
          <w:b/>
          <w:bCs/>
          <w:sz w:val="36"/>
          <w:szCs w:val="36"/>
        </w:rPr>
      </w:pPr>
      <w:r w:rsidRPr="00A406B4">
        <w:rPr>
          <w:rFonts w:ascii="Times New Roman" w:hAnsi="Times New Roman"/>
          <w:b/>
          <w:bCs/>
          <w:sz w:val="36"/>
          <w:szCs w:val="36"/>
        </w:rPr>
        <w:t>В</w:t>
      </w:r>
      <w:r w:rsidR="00A52B24" w:rsidRPr="00A406B4">
        <w:rPr>
          <w:rFonts w:ascii="Times New Roman" w:hAnsi="Times New Roman"/>
          <w:b/>
          <w:bCs/>
          <w:sz w:val="36"/>
          <w:szCs w:val="36"/>
        </w:rPr>
        <w:t>НУТРЕННИЙ ВОДОПРОВОД</w:t>
      </w:r>
      <w:r w:rsidR="00A406B4" w:rsidRPr="00A406B4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A406B4">
        <w:rPr>
          <w:rFonts w:ascii="Times New Roman" w:hAnsi="Times New Roman"/>
          <w:b/>
          <w:bCs/>
          <w:sz w:val="36"/>
          <w:szCs w:val="36"/>
        </w:rPr>
        <w:br/>
      </w:r>
      <w:r w:rsidR="00A52B24" w:rsidRPr="00A406B4">
        <w:rPr>
          <w:rFonts w:ascii="Times New Roman" w:hAnsi="Times New Roman"/>
          <w:b/>
          <w:bCs/>
          <w:sz w:val="36"/>
          <w:szCs w:val="36"/>
        </w:rPr>
        <w:t>И КАНАЛИЗАЦИЯ ЗДАНИЙ</w:t>
      </w:r>
    </w:p>
    <w:p w:rsidR="00A406B4" w:rsidRP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52B24" w:rsidRPr="00A406B4" w:rsidRDefault="005E1DDF" w:rsidP="00142FBE">
      <w:pPr>
        <w:pStyle w:val="aff4"/>
        <w:jc w:val="center"/>
        <w:rPr>
          <w:rFonts w:ascii="Times New Roman" w:hAnsi="Times New Roman"/>
          <w:b/>
          <w:bCs/>
          <w:sz w:val="28"/>
          <w:szCs w:val="28"/>
        </w:rPr>
      </w:pPr>
      <w:r w:rsidRPr="00A406B4">
        <w:rPr>
          <w:rFonts w:ascii="Times New Roman" w:hAnsi="Times New Roman"/>
          <w:b/>
          <w:bCs/>
          <w:sz w:val="28"/>
          <w:szCs w:val="28"/>
        </w:rPr>
        <w:t>СНиП 2.04.01-85*</w:t>
      </w:r>
    </w:p>
    <w:p w:rsidR="00A52B24" w:rsidRDefault="00A52B24" w:rsidP="00142FBE">
      <w:pPr>
        <w:pStyle w:val="aff4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406B4" w:rsidRPr="00A406B4" w:rsidRDefault="00A406B4" w:rsidP="00142FBE">
      <w:pPr>
        <w:pStyle w:val="aff4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44FBE" w:rsidRPr="00A406B4" w:rsidRDefault="00444FBE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Pr="00074C9E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  <w:bookmarkStart w:id="0" w:name="_Hlk37952216"/>
      <w:r w:rsidRPr="00074C9E">
        <w:rPr>
          <w:rFonts w:ascii="Times New Roman" w:hAnsi="Times New Roman"/>
          <w:b/>
          <w:sz w:val="28"/>
          <w:szCs w:val="28"/>
        </w:rPr>
        <w:t>С Изменени</w:t>
      </w:r>
      <w:r w:rsidR="000427FB">
        <w:rPr>
          <w:rFonts w:ascii="Times New Roman" w:hAnsi="Times New Roman"/>
          <w:b/>
          <w:sz w:val="28"/>
          <w:szCs w:val="28"/>
        </w:rPr>
        <w:t>я</w:t>
      </w:r>
      <w:r w:rsidRPr="00074C9E">
        <w:rPr>
          <w:rFonts w:ascii="Times New Roman" w:hAnsi="Times New Roman"/>
          <w:b/>
          <w:sz w:val="28"/>
          <w:szCs w:val="28"/>
        </w:rPr>
        <w:t>м</w:t>
      </w:r>
      <w:r w:rsidR="000427FB">
        <w:rPr>
          <w:rFonts w:ascii="Times New Roman" w:hAnsi="Times New Roman"/>
          <w:b/>
          <w:sz w:val="28"/>
          <w:szCs w:val="28"/>
        </w:rPr>
        <w:t>и</w:t>
      </w:r>
      <w:r w:rsidRPr="00074C9E">
        <w:rPr>
          <w:rFonts w:ascii="Times New Roman" w:hAnsi="Times New Roman"/>
          <w:b/>
          <w:sz w:val="28"/>
          <w:szCs w:val="28"/>
        </w:rPr>
        <w:t xml:space="preserve"> № 1</w:t>
      </w:r>
      <w:r w:rsidR="000427FB">
        <w:rPr>
          <w:rFonts w:ascii="Times New Roman" w:hAnsi="Times New Roman"/>
          <w:b/>
          <w:sz w:val="28"/>
          <w:szCs w:val="28"/>
        </w:rPr>
        <w:t>, № 2</w:t>
      </w:r>
      <w:r w:rsidR="00C86006">
        <w:rPr>
          <w:rFonts w:ascii="Times New Roman" w:hAnsi="Times New Roman"/>
          <w:b/>
          <w:sz w:val="28"/>
          <w:szCs w:val="28"/>
        </w:rPr>
        <w:t>, № 3</w:t>
      </w:r>
    </w:p>
    <w:bookmarkEnd w:id="0"/>
    <w:p w:rsidR="00A52B24" w:rsidRDefault="00A52B2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406B4" w:rsidRPr="00A406B4" w:rsidRDefault="00A406B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52B24" w:rsidRPr="00A406B4" w:rsidRDefault="00A52B2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5E1DDF" w:rsidRPr="00A406B4" w:rsidRDefault="005E1DDF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5E1DDF" w:rsidRPr="00A406B4" w:rsidRDefault="005E1DDF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52B24" w:rsidRPr="00A406B4" w:rsidRDefault="00A52B2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A52B24" w:rsidRPr="00A406B4" w:rsidRDefault="00A52B2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</w:p>
    <w:p w:rsidR="00E940F9" w:rsidRPr="00A406B4" w:rsidRDefault="00A52B24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  <w:r w:rsidRPr="00A406B4">
        <w:rPr>
          <w:rFonts w:ascii="Times New Roman" w:hAnsi="Times New Roman"/>
          <w:b/>
          <w:sz w:val="28"/>
          <w:szCs w:val="28"/>
        </w:rPr>
        <w:t>Москва 202</w:t>
      </w:r>
      <w:r w:rsidR="0044732A">
        <w:rPr>
          <w:rFonts w:ascii="Times New Roman" w:hAnsi="Times New Roman"/>
          <w:b/>
          <w:sz w:val="28"/>
          <w:szCs w:val="28"/>
        </w:rPr>
        <w:t>2</w:t>
      </w:r>
    </w:p>
    <w:p w:rsidR="00A406B4" w:rsidRDefault="00A406B4" w:rsidP="00142FBE">
      <w:pPr>
        <w:jc w:val="center"/>
        <w:rPr>
          <w:b/>
        </w:rPr>
      </w:pPr>
    </w:p>
    <w:p w:rsidR="00A406B4" w:rsidRPr="004505C1" w:rsidRDefault="00A406B4" w:rsidP="00142FBE">
      <w:pPr>
        <w:jc w:val="center"/>
        <w:rPr>
          <w:b/>
        </w:rPr>
        <w:sectPr w:rsidR="00A406B4" w:rsidRPr="004505C1" w:rsidSect="00B95A02">
          <w:headerReference w:type="even" r:id="rId8"/>
          <w:footerReference w:type="even" r:id="rId9"/>
          <w:footerReference w:type="default" r:id="rId10"/>
          <w:pgSz w:w="11906" w:h="16838" w:code="9"/>
          <w:pgMar w:top="1134" w:right="850" w:bottom="1134" w:left="1701" w:header="709" w:footer="709" w:gutter="0"/>
          <w:cols w:space="708"/>
          <w:docGrid w:linePitch="360"/>
        </w:sectPr>
      </w:pPr>
    </w:p>
    <w:p w:rsidR="00E940F9" w:rsidRPr="00A406B4" w:rsidRDefault="00E940F9" w:rsidP="00142FBE">
      <w:pPr>
        <w:pStyle w:val="aff4"/>
        <w:jc w:val="center"/>
        <w:rPr>
          <w:rFonts w:ascii="Times New Roman" w:hAnsi="Times New Roman"/>
          <w:b/>
          <w:sz w:val="28"/>
          <w:szCs w:val="28"/>
        </w:rPr>
      </w:pPr>
      <w:r w:rsidRPr="00A406B4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A406B4">
        <w:rPr>
          <w:rFonts w:ascii="Times New Roman" w:hAnsi="Times New Roman"/>
          <w:b/>
          <w:bCs/>
          <w:sz w:val="28"/>
          <w:szCs w:val="28"/>
        </w:rPr>
        <w:t>Сведения о своде правил</w:t>
      </w: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bCs/>
          <w:sz w:val="28"/>
          <w:szCs w:val="28"/>
        </w:rPr>
      </w:pP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sz w:val="28"/>
          <w:szCs w:val="28"/>
        </w:rPr>
      </w:pPr>
      <w:r w:rsidRPr="00A406B4">
        <w:rPr>
          <w:rFonts w:ascii="Times New Roman" w:hAnsi="Times New Roman"/>
          <w:sz w:val="28"/>
          <w:szCs w:val="28"/>
        </w:rPr>
        <w:t xml:space="preserve">1 ИСПОЛНИТЕЛИ </w:t>
      </w:r>
      <w:r w:rsidR="005223A0" w:rsidRPr="00A406B4">
        <w:rPr>
          <w:rFonts w:ascii="Times New Roman" w:hAnsi="Times New Roman"/>
          <w:sz w:val="28"/>
          <w:szCs w:val="28"/>
        </w:rPr>
        <w:t>–</w:t>
      </w:r>
      <w:r w:rsidRPr="00A406B4">
        <w:rPr>
          <w:rFonts w:ascii="Times New Roman" w:hAnsi="Times New Roman"/>
          <w:sz w:val="28"/>
          <w:szCs w:val="28"/>
        </w:rPr>
        <w:t xml:space="preserve"> НИИСФ РААСН, НП АВОК, ФГБОУ СПб ГАСУ, ООО «Спец Строй Проект», ООО «ХЛ-РУС», ПКП НПО «М</w:t>
      </w:r>
      <w:r w:rsidR="005223A0" w:rsidRPr="00A406B4">
        <w:rPr>
          <w:rFonts w:ascii="Times New Roman" w:hAnsi="Times New Roman"/>
          <w:sz w:val="28"/>
          <w:szCs w:val="28"/>
        </w:rPr>
        <w:t>осспецавтоматика», ООО ППФ «АК»</w:t>
      </w: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sz w:val="28"/>
          <w:szCs w:val="28"/>
        </w:rPr>
      </w:pPr>
      <w:r w:rsidRPr="00A406B4">
        <w:rPr>
          <w:rFonts w:ascii="Times New Roman" w:hAnsi="Times New Roman"/>
          <w:sz w:val="28"/>
          <w:szCs w:val="28"/>
        </w:rPr>
        <w:t xml:space="preserve">2 ВНЕСЕН Техническим комитетом по стандартизации ТК 465 </w:t>
      </w:r>
      <w:r w:rsidR="005223A0" w:rsidRPr="00A406B4">
        <w:rPr>
          <w:rFonts w:ascii="Times New Roman" w:hAnsi="Times New Roman"/>
          <w:sz w:val="28"/>
          <w:szCs w:val="28"/>
        </w:rPr>
        <w:t>«Строительство»</w:t>
      </w: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sz w:val="28"/>
          <w:szCs w:val="28"/>
        </w:rPr>
      </w:pPr>
      <w:r w:rsidRPr="00A406B4">
        <w:rPr>
          <w:rFonts w:ascii="Times New Roman" w:hAnsi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sz w:val="28"/>
          <w:szCs w:val="28"/>
        </w:rPr>
      </w:pPr>
      <w:r w:rsidRPr="00A406B4">
        <w:rPr>
          <w:rFonts w:ascii="Times New Roman" w:hAnsi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EF7320" w:rsidRPr="00A406B4">
        <w:rPr>
          <w:rFonts w:ascii="Times New Roman" w:hAnsi="Times New Roman"/>
          <w:sz w:val="28"/>
          <w:szCs w:val="28"/>
        </w:rPr>
        <w:t>30 декабря 2020</w:t>
      </w:r>
      <w:r w:rsidRPr="00A406B4">
        <w:rPr>
          <w:rFonts w:ascii="Times New Roman" w:hAnsi="Times New Roman"/>
          <w:sz w:val="28"/>
          <w:szCs w:val="28"/>
        </w:rPr>
        <w:t xml:space="preserve"> г. </w:t>
      </w:r>
      <w:r w:rsidR="00032BCF">
        <w:rPr>
          <w:rFonts w:ascii="Times New Roman" w:hAnsi="Times New Roman"/>
          <w:sz w:val="28"/>
          <w:szCs w:val="28"/>
        </w:rPr>
        <w:t xml:space="preserve">             </w:t>
      </w:r>
      <w:r w:rsidRPr="00A406B4">
        <w:rPr>
          <w:rFonts w:ascii="Times New Roman" w:hAnsi="Times New Roman"/>
          <w:sz w:val="28"/>
          <w:szCs w:val="28"/>
        </w:rPr>
        <w:t xml:space="preserve">№ </w:t>
      </w:r>
      <w:r w:rsidR="00EF7320" w:rsidRPr="00A406B4">
        <w:rPr>
          <w:rFonts w:ascii="Times New Roman" w:hAnsi="Times New Roman"/>
          <w:sz w:val="28"/>
          <w:szCs w:val="28"/>
        </w:rPr>
        <w:t xml:space="preserve">920/пр </w:t>
      </w:r>
      <w:r w:rsidRPr="00A406B4">
        <w:rPr>
          <w:rFonts w:ascii="Times New Roman" w:hAnsi="Times New Roman"/>
          <w:sz w:val="28"/>
          <w:szCs w:val="28"/>
        </w:rPr>
        <w:t xml:space="preserve">и введен в действие с </w:t>
      </w:r>
      <w:r w:rsidR="00EF7320" w:rsidRPr="00A406B4">
        <w:rPr>
          <w:rFonts w:ascii="Times New Roman" w:hAnsi="Times New Roman"/>
          <w:sz w:val="28"/>
          <w:szCs w:val="28"/>
        </w:rPr>
        <w:t xml:space="preserve">1 июля </w:t>
      </w:r>
      <w:r w:rsidRPr="00A406B4">
        <w:rPr>
          <w:rFonts w:ascii="Times New Roman" w:hAnsi="Times New Roman"/>
          <w:sz w:val="28"/>
          <w:szCs w:val="28"/>
        </w:rPr>
        <w:t>2021 г.</w:t>
      </w:r>
      <w:r w:rsidR="00A406B4">
        <w:rPr>
          <w:rFonts w:ascii="Times New Roman" w:hAnsi="Times New Roman"/>
          <w:sz w:val="28"/>
          <w:szCs w:val="28"/>
        </w:rPr>
        <w:t xml:space="preserve"> </w:t>
      </w:r>
      <w:r w:rsidR="00A406B4" w:rsidRPr="00A406B4">
        <w:rPr>
          <w:rFonts w:ascii="Times New Roman" w:hAnsi="Times New Roman"/>
          <w:sz w:val="28"/>
          <w:szCs w:val="28"/>
        </w:rPr>
        <w:t xml:space="preserve">Изменение № 1 </w:t>
      </w:r>
      <w:r w:rsidR="00A406B4">
        <w:rPr>
          <w:rFonts w:ascii="Times New Roman" w:hAnsi="Times New Roman"/>
          <w:sz w:val="28"/>
          <w:szCs w:val="28"/>
        </w:rPr>
        <w:t xml:space="preserve">к </w:t>
      </w:r>
      <w:r w:rsidR="00032BCF">
        <w:rPr>
          <w:rFonts w:ascii="Times New Roman" w:hAnsi="Times New Roman"/>
          <w:sz w:val="28"/>
          <w:szCs w:val="28"/>
        </w:rPr>
        <w:t xml:space="preserve">                             </w:t>
      </w:r>
      <w:r w:rsidR="00A406B4" w:rsidRPr="00A406B4">
        <w:rPr>
          <w:rFonts w:ascii="Times New Roman" w:hAnsi="Times New Roman"/>
          <w:sz w:val="28"/>
          <w:szCs w:val="28"/>
        </w:rPr>
        <w:t>СП 30.13330.2020 «СНиП 2.04.01-85* Внутренний водопровод и канализация зданий»</w:t>
      </w:r>
      <w:r w:rsidR="00A406B4">
        <w:rPr>
          <w:rFonts w:ascii="Times New Roman" w:hAnsi="Times New Roman"/>
          <w:sz w:val="28"/>
          <w:szCs w:val="28"/>
        </w:rPr>
        <w:t xml:space="preserve"> </w:t>
      </w:r>
      <w:r w:rsidR="00A406B4" w:rsidRPr="00A406B4">
        <w:rPr>
          <w:rFonts w:ascii="Times New Roman" w:hAnsi="Times New Roman"/>
          <w:sz w:val="28"/>
          <w:szCs w:val="28"/>
        </w:rPr>
        <w:t>утверждено приказом Министерства строительства и жилищно-коммунального хозяйства Российской Федерации от 30 мая 2022 г. № 430/пр и введено в действие с 27 июля 2022 г.</w:t>
      </w:r>
      <w:r w:rsidR="000427FB">
        <w:rPr>
          <w:rFonts w:ascii="Times New Roman" w:hAnsi="Times New Roman"/>
          <w:sz w:val="28"/>
          <w:szCs w:val="28"/>
        </w:rPr>
        <w:t xml:space="preserve"> </w:t>
      </w:r>
      <w:r w:rsidR="000427FB" w:rsidRPr="000427FB">
        <w:rPr>
          <w:rFonts w:ascii="Times New Roman" w:hAnsi="Times New Roman"/>
          <w:sz w:val="28"/>
          <w:szCs w:val="28"/>
        </w:rPr>
        <w:t xml:space="preserve">Изменение № </w:t>
      </w:r>
      <w:r w:rsidR="000427FB">
        <w:rPr>
          <w:rFonts w:ascii="Times New Roman" w:hAnsi="Times New Roman"/>
          <w:sz w:val="28"/>
          <w:szCs w:val="28"/>
        </w:rPr>
        <w:t>2</w:t>
      </w:r>
      <w:r w:rsidR="000427FB" w:rsidRPr="000427FB">
        <w:rPr>
          <w:rFonts w:ascii="Times New Roman" w:hAnsi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31 мая 2022 г. № 434/пр и введено в действие с </w:t>
      </w:r>
      <w:r w:rsidR="000427FB">
        <w:rPr>
          <w:rFonts w:ascii="Times New Roman" w:hAnsi="Times New Roman"/>
          <w:sz w:val="28"/>
          <w:szCs w:val="28"/>
        </w:rPr>
        <w:t xml:space="preserve">         </w:t>
      </w:r>
      <w:r w:rsidR="000427FB" w:rsidRPr="000427FB">
        <w:rPr>
          <w:rFonts w:ascii="Times New Roman" w:hAnsi="Times New Roman"/>
          <w:sz w:val="28"/>
          <w:szCs w:val="28"/>
        </w:rPr>
        <w:t>30 июня 2022 г.</w:t>
      </w:r>
      <w:r w:rsidR="00C86006">
        <w:rPr>
          <w:rFonts w:ascii="Times New Roman" w:hAnsi="Times New Roman"/>
          <w:sz w:val="28"/>
          <w:szCs w:val="28"/>
        </w:rPr>
        <w:t>, и</w:t>
      </w:r>
      <w:r w:rsidR="00C86006" w:rsidRPr="000427FB">
        <w:rPr>
          <w:rFonts w:ascii="Times New Roman" w:hAnsi="Times New Roman"/>
          <w:sz w:val="28"/>
          <w:szCs w:val="28"/>
        </w:rPr>
        <w:t xml:space="preserve">зменение № </w:t>
      </w:r>
      <w:r w:rsidR="00C86006">
        <w:rPr>
          <w:rFonts w:ascii="Times New Roman" w:hAnsi="Times New Roman"/>
          <w:sz w:val="28"/>
          <w:szCs w:val="28"/>
        </w:rPr>
        <w:t>3</w:t>
      </w:r>
      <w:r w:rsidR="00C86006" w:rsidRPr="000427FB">
        <w:rPr>
          <w:rFonts w:ascii="Times New Roman" w:hAnsi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</w:t>
      </w:r>
      <w:r w:rsidR="00C86006">
        <w:rPr>
          <w:rFonts w:ascii="Times New Roman" w:hAnsi="Times New Roman"/>
          <w:sz w:val="28"/>
          <w:szCs w:val="28"/>
        </w:rPr>
        <w:t>18</w:t>
      </w:r>
      <w:r w:rsidR="00C86006" w:rsidRPr="000427FB">
        <w:rPr>
          <w:rFonts w:ascii="Times New Roman" w:hAnsi="Times New Roman"/>
          <w:sz w:val="28"/>
          <w:szCs w:val="28"/>
        </w:rPr>
        <w:t xml:space="preserve"> </w:t>
      </w:r>
      <w:r w:rsidR="00C86006">
        <w:rPr>
          <w:rFonts w:ascii="Times New Roman" w:hAnsi="Times New Roman"/>
          <w:sz w:val="28"/>
          <w:szCs w:val="28"/>
        </w:rPr>
        <w:t>декабря</w:t>
      </w:r>
      <w:r w:rsidR="00C86006" w:rsidRPr="000427FB">
        <w:rPr>
          <w:rFonts w:ascii="Times New Roman" w:hAnsi="Times New Roman"/>
          <w:sz w:val="28"/>
          <w:szCs w:val="28"/>
        </w:rPr>
        <w:t xml:space="preserve"> 202</w:t>
      </w:r>
      <w:r w:rsidR="00C86006">
        <w:rPr>
          <w:rFonts w:ascii="Times New Roman" w:hAnsi="Times New Roman"/>
          <w:sz w:val="28"/>
          <w:szCs w:val="28"/>
        </w:rPr>
        <w:t>3</w:t>
      </w:r>
      <w:r w:rsidR="00C86006" w:rsidRPr="000427FB">
        <w:rPr>
          <w:rFonts w:ascii="Times New Roman" w:hAnsi="Times New Roman"/>
          <w:sz w:val="28"/>
          <w:szCs w:val="28"/>
        </w:rPr>
        <w:t xml:space="preserve"> г. № </w:t>
      </w:r>
      <w:r w:rsidR="00C86006">
        <w:rPr>
          <w:rFonts w:ascii="Times New Roman" w:hAnsi="Times New Roman"/>
          <w:sz w:val="28"/>
          <w:szCs w:val="28"/>
        </w:rPr>
        <w:t>935</w:t>
      </w:r>
      <w:r w:rsidR="00C86006" w:rsidRPr="000427FB">
        <w:rPr>
          <w:rFonts w:ascii="Times New Roman" w:hAnsi="Times New Roman"/>
          <w:sz w:val="28"/>
          <w:szCs w:val="28"/>
        </w:rPr>
        <w:t>/</w:t>
      </w:r>
      <w:proofErr w:type="spellStart"/>
      <w:r w:rsidR="00C86006" w:rsidRPr="000427FB">
        <w:rPr>
          <w:rFonts w:ascii="Times New Roman" w:hAnsi="Times New Roman"/>
          <w:sz w:val="28"/>
          <w:szCs w:val="28"/>
        </w:rPr>
        <w:t>пр</w:t>
      </w:r>
      <w:proofErr w:type="spellEnd"/>
      <w:r w:rsidR="00C86006" w:rsidRPr="000427FB">
        <w:rPr>
          <w:rFonts w:ascii="Times New Roman" w:hAnsi="Times New Roman"/>
          <w:sz w:val="28"/>
          <w:szCs w:val="28"/>
        </w:rPr>
        <w:t xml:space="preserve"> и введено в действие с </w:t>
      </w:r>
      <w:r w:rsidR="00C86006">
        <w:rPr>
          <w:rFonts w:ascii="Times New Roman" w:hAnsi="Times New Roman"/>
          <w:sz w:val="28"/>
          <w:szCs w:val="28"/>
        </w:rPr>
        <w:t>19</w:t>
      </w:r>
      <w:r w:rsidR="00C86006" w:rsidRPr="000427FB">
        <w:rPr>
          <w:rFonts w:ascii="Times New Roman" w:hAnsi="Times New Roman"/>
          <w:sz w:val="28"/>
          <w:szCs w:val="28"/>
        </w:rPr>
        <w:t xml:space="preserve"> </w:t>
      </w:r>
      <w:r w:rsidR="00C86006">
        <w:rPr>
          <w:rFonts w:ascii="Times New Roman" w:hAnsi="Times New Roman"/>
          <w:sz w:val="28"/>
          <w:szCs w:val="28"/>
        </w:rPr>
        <w:t>января</w:t>
      </w:r>
      <w:r w:rsidR="00C86006" w:rsidRPr="000427FB">
        <w:rPr>
          <w:rFonts w:ascii="Times New Roman" w:hAnsi="Times New Roman"/>
          <w:sz w:val="28"/>
          <w:szCs w:val="28"/>
        </w:rPr>
        <w:t xml:space="preserve"> 202</w:t>
      </w:r>
      <w:r w:rsidR="00C86006">
        <w:rPr>
          <w:rFonts w:ascii="Times New Roman" w:hAnsi="Times New Roman"/>
          <w:sz w:val="28"/>
          <w:szCs w:val="28"/>
        </w:rPr>
        <w:t>4</w:t>
      </w:r>
      <w:r w:rsidR="00C86006" w:rsidRPr="000427FB">
        <w:rPr>
          <w:rFonts w:ascii="Times New Roman" w:hAnsi="Times New Roman"/>
          <w:sz w:val="28"/>
          <w:szCs w:val="28"/>
        </w:rPr>
        <w:t xml:space="preserve"> г.</w:t>
      </w: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sz w:val="28"/>
          <w:szCs w:val="28"/>
        </w:rPr>
      </w:pPr>
      <w:r w:rsidRPr="00A406B4">
        <w:rPr>
          <w:rFonts w:ascii="Times New Roman" w:hAnsi="Times New Roman"/>
          <w:sz w:val="28"/>
          <w:szCs w:val="28"/>
        </w:rPr>
        <w:t xml:space="preserve">5 ЗАРЕГИСТРИРОВАН Федеральным агентством по техническому регулированию и метрологии (Росстандарт). Пересмотр СП 30.13330.2016 </w:t>
      </w:r>
      <w:r w:rsidR="005223A0" w:rsidRPr="00A406B4">
        <w:rPr>
          <w:rFonts w:ascii="Times New Roman" w:hAnsi="Times New Roman"/>
          <w:sz w:val="28"/>
          <w:szCs w:val="28"/>
        </w:rPr>
        <w:t>«</w:t>
      </w:r>
      <w:r w:rsidRPr="00A406B4">
        <w:rPr>
          <w:rFonts w:ascii="Times New Roman" w:hAnsi="Times New Roman"/>
          <w:sz w:val="28"/>
          <w:szCs w:val="28"/>
        </w:rPr>
        <w:t>СНиП 2.04.01-85* Внутренний водопровод и канализация зданий»</w:t>
      </w: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i/>
          <w:sz w:val="28"/>
          <w:szCs w:val="28"/>
        </w:rPr>
      </w:pPr>
    </w:p>
    <w:p w:rsidR="00AA3A4E" w:rsidRPr="00A406B4" w:rsidRDefault="00AA3A4E" w:rsidP="00142FBE">
      <w:pPr>
        <w:pStyle w:val="aff4"/>
        <w:ind w:firstLine="567"/>
        <w:jc w:val="both"/>
        <w:rPr>
          <w:rFonts w:ascii="Times New Roman" w:hAnsi="Times New Roman"/>
          <w:i/>
          <w:sz w:val="28"/>
          <w:szCs w:val="28"/>
        </w:rPr>
      </w:pP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i/>
          <w:sz w:val="28"/>
          <w:szCs w:val="28"/>
        </w:rPr>
      </w:pP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sz w:val="20"/>
          <w:szCs w:val="20"/>
        </w:rPr>
      </w:pPr>
      <w:r w:rsidRPr="00A406B4">
        <w:rPr>
          <w:rFonts w:ascii="Times New Roman" w:hAnsi="Times New Roman"/>
          <w:i/>
          <w:iCs/>
          <w:sz w:val="20"/>
          <w:szCs w:val="20"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</w:t>
      </w:r>
      <w:r w:rsidR="001C696E" w:rsidRPr="00A406B4">
        <w:rPr>
          <w:rFonts w:ascii="Times New Roman" w:hAnsi="Times New Roman"/>
          <w:i/>
          <w:iCs/>
          <w:sz w:val="20"/>
          <w:szCs w:val="20"/>
        </w:rPr>
        <w:t>–</w:t>
      </w:r>
      <w:r w:rsidRPr="00A406B4">
        <w:rPr>
          <w:rFonts w:ascii="Times New Roman" w:hAnsi="Times New Roman"/>
          <w:i/>
          <w:iCs/>
          <w:sz w:val="20"/>
          <w:szCs w:val="20"/>
        </w:rPr>
        <w:t xml:space="preserve"> на официальном сайте разработчика (Минстрой России) в сети Интернет</w:t>
      </w:r>
    </w:p>
    <w:p w:rsidR="00E940F9" w:rsidRDefault="00E940F9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A406B4" w:rsidRDefault="00A406B4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A406B4" w:rsidRDefault="00A406B4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A406B4" w:rsidRDefault="00A406B4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A406B4" w:rsidRDefault="00A406B4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A406B4" w:rsidRDefault="00A406B4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A406B4" w:rsidRDefault="00A406B4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A406B4" w:rsidRDefault="00A406B4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E940F9" w:rsidRPr="00A406B4" w:rsidRDefault="00E940F9" w:rsidP="00C86006">
      <w:pPr>
        <w:pStyle w:val="aff4"/>
        <w:jc w:val="both"/>
        <w:rPr>
          <w:rFonts w:ascii="Times New Roman" w:hAnsi="Times New Roman"/>
          <w:iCs/>
          <w:sz w:val="20"/>
          <w:szCs w:val="20"/>
        </w:rPr>
      </w:pP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</w:p>
    <w:p w:rsidR="00E940F9" w:rsidRPr="00A406B4" w:rsidRDefault="00E940F9" w:rsidP="00142FBE">
      <w:pPr>
        <w:pStyle w:val="aff4"/>
        <w:jc w:val="right"/>
        <w:rPr>
          <w:rFonts w:ascii="Times New Roman" w:hAnsi="Times New Roman"/>
          <w:sz w:val="20"/>
          <w:szCs w:val="20"/>
        </w:rPr>
      </w:pPr>
      <w:r w:rsidRPr="00A406B4">
        <w:rPr>
          <w:rFonts w:ascii="Times New Roman" w:hAnsi="Times New Roman"/>
          <w:sz w:val="20"/>
          <w:szCs w:val="20"/>
        </w:rPr>
        <w:t xml:space="preserve">© </w:t>
      </w:r>
      <w:r w:rsidR="006501A8" w:rsidRPr="00A406B4">
        <w:rPr>
          <w:rFonts w:ascii="Times New Roman" w:hAnsi="Times New Roman"/>
          <w:sz w:val="20"/>
          <w:szCs w:val="20"/>
        </w:rPr>
        <w:t>Минстрой России, 202</w:t>
      </w:r>
      <w:r w:rsidR="00BE19C9" w:rsidRPr="00A406B4">
        <w:rPr>
          <w:rFonts w:ascii="Times New Roman" w:hAnsi="Times New Roman"/>
          <w:sz w:val="20"/>
          <w:szCs w:val="20"/>
        </w:rPr>
        <w:t>0</w:t>
      </w:r>
    </w:p>
    <w:p w:rsidR="00BE19C9" w:rsidRPr="00A406B4" w:rsidRDefault="00BE19C9" w:rsidP="00142FBE">
      <w:pPr>
        <w:pStyle w:val="aff4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E940F9" w:rsidRPr="00A406B4" w:rsidRDefault="00E940F9" w:rsidP="00142FBE">
      <w:pPr>
        <w:pStyle w:val="aff4"/>
        <w:ind w:firstLine="567"/>
        <w:jc w:val="both"/>
        <w:rPr>
          <w:rFonts w:ascii="Times New Roman" w:hAnsi="Times New Roman"/>
          <w:iCs/>
          <w:sz w:val="20"/>
          <w:szCs w:val="20"/>
        </w:rPr>
      </w:pPr>
      <w:r w:rsidRPr="00A406B4">
        <w:rPr>
          <w:rFonts w:ascii="Times New Roman" w:hAnsi="Times New Roman"/>
          <w:iCs/>
          <w:sz w:val="20"/>
          <w:szCs w:val="20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</w:t>
      </w:r>
      <w:r w:rsidR="006501A8" w:rsidRPr="00A406B4">
        <w:rPr>
          <w:rFonts w:ascii="Times New Roman" w:hAnsi="Times New Roman"/>
          <w:iCs/>
          <w:sz w:val="20"/>
          <w:szCs w:val="20"/>
        </w:rPr>
        <w:t>строя</w:t>
      </w:r>
      <w:r w:rsidRPr="00A406B4">
        <w:rPr>
          <w:rFonts w:ascii="Times New Roman" w:hAnsi="Times New Roman"/>
          <w:iCs/>
          <w:sz w:val="20"/>
          <w:szCs w:val="20"/>
        </w:rPr>
        <w:t xml:space="preserve"> России</w:t>
      </w:r>
    </w:p>
    <w:p w:rsidR="00E940F9" w:rsidRPr="00032BCF" w:rsidRDefault="00E940F9" w:rsidP="00142FBE">
      <w:pPr>
        <w:pStyle w:val="aff4"/>
        <w:jc w:val="center"/>
        <w:rPr>
          <w:rFonts w:ascii="Times New Roman" w:hAnsi="Times New Roman"/>
          <w:b/>
          <w:sz w:val="24"/>
          <w:szCs w:val="24"/>
        </w:rPr>
      </w:pPr>
      <w:r w:rsidRPr="004505C1">
        <w:rPr>
          <w:sz w:val="24"/>
          <w:szCs w:val="24"/>
        </w:rPr>
        <w:br w:type="page"/>
      </w:r>
      <w:r w:rsidRPr="00032BCF">
        <w:rPr>
          <w:rFonts w:ascii="Times New Roman" w:hAnsi="Times New Roman"/>
          <w:b/>
          <w:sz w:val="24"/>
          <w:szCs w:val="24"/>
        </w:rPr>
        <w:lastRenderedPageBreak/>
        <w:t>Содержание</w:t>
      </w:r>
    </w:p>
    <w:p w:rsidR="00012200" w:rsidRPr="00032BCF" w:rsidRDefault="00012200" w:rsidP="00142FBE">
      <w:pPr>
        <w:pStyle w:val="aff4"/>
        <w:rPr>
          <w:rFonts w:ascii="Times New Roman" w:hAnsi="Times New Roman"/>
          <w:sz w:val="24"/>
          <w:szCs w:val="24"/>
        </w:rPr>
      </w:pPr>
    </w:p>
    <w:tbl>
      <w:tblPr>
        <w:tblStyle w:val="afc"/>
        <w:tblW w:w="9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706"/>
      </w:tblGrid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 Область применения ……………………………………………………………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2 Нормативные ссылки ……………………………………………………………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3 Термины, определения, обозначения и единицы измерения 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4 Общие положения ………………………………………………………………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C86006">
            <w:pPr>
              <w:pStyle w:val="aff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5 Определение расчетных расходов воды, стоков и тепл</w:t>
            </w:r>
            <w:r w:rsidR="00C86006">
              <w:rPr>
                <w:rFonts w:ascii="Times New Roman" w:hAnsi="Times New Roman"/>
                <w:sz w:val="24"/>
                <w:szCs w:val="24"/>
              </w:rPr>
              <w:t>овой энергии</w:t>
            </w:r>
            <w:r w:rsidRPr="00032BCF">
              <w:rPr>
                <w:rFonts w:ascii="Times New Roman" w:hAnsi="Times New Roman"/>
                <w:sz w:val="24"/>
                <w:szCs w:val="24"/>
              </w:rPr>
              <w:t xml:space="preserve"> на приготовление горячей воды …………………………………………………………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6 Системы холодного водоснабжения 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7 Противопожарный водопровод ………………………………………………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8 Устройство систем холодного водоснабжения …………….…………………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9 Системы горячего водоснабжения ………………………………………………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10 Устройство систем горячего водоснабжения ……………..…………………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11 Трубопроводы и арматура ………………………………………………………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12 Устройства для измерения расхода воды 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13 Насосные установки ……………………………………………………………...</w:t>
            </w:r>
            <w:r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14 Запасные и регулирующие емкости 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15 Дополнительные требования к системам внутреннего водоснабжения в особых природных и климатических условиях 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……………….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16 Системы водоотведения …………………………………………………………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17 Санитарно-технические приборы и приемники сточных вод 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18 Устройство систем водоотведения …………………..…………………………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19 Расчет внутренней системы водоотведения …………….………………………</w:t>
            </w:r>
            <w:r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 xml:space="preserve">20 Местные установки для очистки и перекачки сточных вод 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……………………..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21 Внутренние водостоки ……………………………………………………………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22 Дополнительные требования к внутренним системам водоотведения и водостокам в особых природных и климатических условиях 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23 Санитарно-эпидемиологические и гигиенические требования, требования охраны окружающей среды, предъявляемые к внутренним системам водоснабжения и водоотведения …………………………………………………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…...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24 Обеспечение надежности и безопасности при эксплуатации. Долговечность и ремонтопригодность ……………………………………………………………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……...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25 Порядок проведения монтажа и сдачи в эксплуатацию внутренних систем водоснабжения и водоотведения (включая апробацию, испытания, пусконаладку и контроль) …………………………… 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……………………….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26 Требования энергетической эффективности внутренних систем водоснабжения и водоотведения. Требования рационального использования водных ресурсов …………………………………………………..……………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Приложение А Расчетные расходы воды ………………………….…………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Приложение Б Значения коэффициентов α и α</w:t>
            </w:r>
            <w:r w:rsidRPr="00032BCF">
              <w:rPr>
                <w:rFonts w:ascii="Times New Roman" w:hAnsi="Times New Roman"/>
                <w:i/>
                <w:sz w:val="24"/>
                <w:szCs w:val="24"/>
                <w:vertAlign w:val="subscript"/>
                <w:lang w:val="en-US"/>
              </w:rPr>
              <w:t>hr</w:t>
            </w:r>
            <w:r w:rsidRPr="00032BCF">
              <w:rPr>
                <w:rFonts w:ascii="Times New Roman" w:hAnsi="Times New Roman"/>
                <w:sz w:val="24"/>
                <w:szCs w:val="24"/>
              </w:rPr>
              <w:t xml:space="preserve"> в зависимости от числа санитарно-технических приборов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oMath>
            <w:r w:rsidRPr="00032BCF">
              <w:rPr>
                <w:rFonts w:ascii="Times New Roman" w:hAnsi="Times New Roman"/>
                <w:sz w:val="24"/>
                <w:szCs w:val="24"/>
              </w:rPr>
              <w:t xml:space="preserve">, вероятности их действия </w:t>
            </w:r>
            <w:r w:rsidRPr="00032BCF">
              <w:rPr>
                <w:rFonts w:ascii="Times New Roman" w:hAnsi="Times New Roman"/>
                <w:i/>
                <w:sz w:val="24"/>
                <w:szCs w:val="24"/>
              </w:rPr>
              <w:t>P</w:t>
            </w:r>
            <w:r w:rsidRPr="00032BCF">
              <w:rPr>
                <w:rFonts w:ascii="Times New Roman" w:hAnsi="Times New Roman"/>
                <w:sz w:val="24"/>
                <w:szCs w:val="24"/>
              </w:rPr>
              <w:t xml:space="preserve"> и использования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hr</m:t>
                  </m:r>
                </m:sub>
              </m:sSub>
            </m:oMath>
            <w:r w:rsidRPr="00032BCF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Приложение В Номограмма для определения диаметров отверстий диафрагм, устанавливаемых между соединительными головками и пожарными кранами ………………………………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…………………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 xml:space="preserve">Приложение Г Значения коэффициента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cir</m:t>
                  </m:r>
                </m:sub>
              </m:sSub>
            </m:oMath>
            <w:r w:rsidRPr="00032BCF">
              <w:rPr>
                <w:rFonts w:ascii="Times New Roman" w:hAnsi="Times New Roman"/>
                <w:sz w:val="24"/>
                <w:szCs w:val="24"/>
              </w:rPr>
              <w:t xml:space="preserve"> для системы горячего </w:t>
            </w:r>
            <w:r w:rsidR="00142F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32BCF">
              <w:rPr>
                <w:rFonts w:ascii="Times New Roman" w:hAnsi="Times New Roman"/>
                <w:sz w:val="24"/>
                <w:szCs w:val="24"/>
              </w:rPr>
              <w:t>водоснабжения …………………………………………………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Приложение Д Регулирующий объем резервуара (аккумулятора теплоты), расход воды (теплоты) за период ее потребления, при заданных неравномерностях подачи и потребления …………………….……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lastRenderedPageBreak/>
              <w:t>Приложение Е Регулирующий объем резервуара (аккумулятора теплоты), расход воды (теплоты) за период ее потребления, при равномерной подаче и неравномерном потреблении 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……………………...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C8600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Приложение Ж </w:t>
            </w:r>
            <w:r w:rsidR="00C86006" w:rsidRPr="00C86006">
              <w:rPr>
                <w:rFonts w:ascii="Times New Roman" w:hAnsi="Times New Roman"/>
                <w:b/>
                <w:bCs/>
                <w:sz w:val="24"/>
                <w:szCs w:val="24"/>
              </w:rPr>
              <w:t>(Исключен</w:t>
            </w:r>
            <w:r w:rsidR="00864352">
              <w:rPr>
                <w:rFonts w:ascii="Times New Roman" w:hAnsi="Times New Roman"/>
                <w:b/>
                <w:bCs/>
                <w:sz w:val="24"/>
                <w:szCs w:val="24"/>
              </w:rPr>
              <w:t>о</w:t>
            </w:r>
            <w:r w:rsidR="00C86006" w:rsidRPr="00C86006">
              <w:rPr>
                <w:rFonts w:ascii="Times New Roman" w:hAnsi="Times New Roman"/>
                <w:b/>
                <w:bCs/>
                <w:sz w:val="24"/>
                <w:szCs w:val="24"/>
              </w:rPr>
              <w:t>, Изм. № 3)</w:t>
            </w:r>
          </w:p>
        </w:tc>
        <w:tc>
          <w:tcPr>
            <w:tcW w:w="706" w:type="dxa"/>
            <w:vAlign w:val="bottom"/>
          </w:tcPr>
          <w:p w:rsidR="00032BCF" w:rsidRPr="00032BCF" w:rsidRDefault="00032BCF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Приложение И Допустимая скорость движения воды в трубопроводах систем холодного и горячего водоснабжения 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………………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Приложение К Пропускная способность канализационных стояков 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ind w:left="1588" w:hanging="1588"/>
              <w:rPr>
                <w:rFonts w:ascii="Times New Roman" w:hAnsi="Times New Roman"/>
                <w:sz w:val="24"/>
                <w:szCs w:val="24"/>
              </w:rPr>
            </w:pPr>
            <w:r w:rsidRPr="00864352">
              <w:rPr>
                <w:rFonts w:ascii="Times New Roman" w:hAnsi="Times New Roman"/>
                <w:b/>
                <w:sz w:val="24"/>
                <w:szCs w:val="24"/>
              </w:rPr>
              <w:t>Приложение Л</w:t>
            </w:r>
            <w:r w:rsidRPr="0003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86006" w:rsidRPr="00C86006">
              <w:rPr>
                <w:rFonts w:ascii="Times New Roman" w:hAnsi="Times New Roman"/>
                <w:b/>
                <w:bCs/>
                <w:sz w:val="24"/>
                <w:szCs w:val="24"/>
              </w:rPr>
              <w:t>(Исключен</w:t>
            </w:r>
            <w:r w:rsidR="00864352">
              <w:rPr>
                <w:rFonts w:ascii="Times New Roman" w:hAnsi="Times New Roman"/>
                <w:b/>
                <w:bCs/>
                <w:sz w:val="24"/>
                <w:szCs w:val="24"/>
              </w:rPr>
              <w:t>о</w:t>
            </w:r>
            <w:r w:rsidR="00C86006" w:rsidRPr="00C86006">
              <w:rPr>
                <w:rFonts w:ascii="Times New Roman" w:hAnsi="Times New Roman"/>
                <w:b/>
                <w:bCs/>
                <w:sz w:val="24"/>
                <w:szCs w:val="24"/>
              </w:rPr>
              <w:t>, Изм. № 3)</w:t>
            </w:r>
            <w:r w:rsidR="00C86006" w:rsidRPr="0003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6" w:type="dxa"/>
            <w:vAlign w:val="bottom"/>
          </w:tcPr>
          <w:p w:rsidR="00032BCF" w:rsidRPr="00032BCF" w:rsidRDefault="00032BCF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2BCF" w:rsidRPr="00032BCF" w:rsidTr="007224F5">
        <w:tc>
          <w:tcPr>
            <w:tcW w:w="8642" w:type="dxa"/>
          </w:tcPr>
          <w:p w:rsidR="00032BCF" w:rsidRPr="00032BCF" w:rsidRDefault="00032BCF" w:rsidP="00142FBE">
            <w:pPr>
              <w:pStyle w:val="aff4"/>
              <w:rPr>
                <w:rFonts w:ascii="Times New Roman" w:hAnsi="Times New Roman"/>
                <w:sz w:val="24"/>
                <w:szCs w:val="24"/>
              </w:rPr>
            </w:pPr>
            <w:r w:rsidRPr="00032BCF">
              <w:rPr>
                <w:rFonts w:ascii="Times New Roman" w:hAnsi="Times New Roman"/>
                <w:sz w:val="24"/>
                <w:szCs w:val="24"/>
              </w:rPr>
              <w:t>Библиография ……………………………………………………………………</w:t>
            </w:r>
            <w:r w:rsidR="00142FBE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706" w:type="dxa"/>
            <w:vAlign w:val="bottom"/>
          </w:tcPr>
          <w:p w:rsidR="00032BCF" w:rsidRPr="00032BCF" w:rsidRDefault="000A3E3A" w:rsidP="00142FBE">
            <w:pPr>
              <w:pStyle w:val="aff4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</w:tr>
    </w:tbl>
    <w:p w:rsidR="00032BCF" w:rsidRPr="00C86006" w:rsidRDefault="00C86006" w:rsidP="00142FBE">
      <w:pPr>
        <w:pStyle w:val="aff4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Pr="00C86006">
        <w:rPr>
          <w:rFonts w:ascii="Times New Roman" w:hAnsi="Times New Roman"/>
          <w:b/>
          <w:bCs/>
          <w:sz w:val="24"/>
          <w:szCs w:val="24"/>
        </w:rPr>
        <w:t xml:space="preserve">Содержание (Измененная редакция, Изм. № </w:t>
      </w:r>
      <w:r>
        <w:rPr>
          <w:rFonts w:ascii="Times New Roman" w:hAnsi="Times New Roman"/>
          <w:b/>
          <w:bCs/>
          <w:sz w:val="24"/>
          <w:szCs w:val="24"/>
        </w:rPr>
        <w:t>3</w:t>
      </w:r>
      <w:r w:rsidRPr="00C86006">
        <w:rPr>
          <w:rFonts w:ascii="Times New Roman" w:hAnsi="Times New Roman"/>
          <w:b/>
          <w:bCs/>
          <w:sz w:val="24"/>
          <w:szCs w:val="24"/>
        </w:rPr>
        <w:t>).</w:t>
      </w:r>
    </w:p>
    <w:p w:rsidR="00151DF2" w:rsidRPr="00032BCF" w:rsidRDefault="00151DF2" w:rsidP="00142FBE">
      <w:pPr>
        <w:pStyle w:val="aff4"/>
        <w:rPr>
          <w:rFonts w:ascii="Times New Roman" w:hAnsi="Times New Roman"/>
          <w:sz w:val="24"/>
          <w:szCs w:val="24"/>
        </w:rPr>
      </w:pPr>
    </w:p>
    <w:p w:rsidR="00142FBE" w:rsidRDefault="00142FBE" w:rsidP="00142FBE">
      <w:pPr>
        <w:pStyle w:val="aff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03444" w:rsidRPr="004505C1" w:rsidRDefault="00403444" w:rsidP="00142FBE">
      <w:pPr>
        <w:pStyle w:val="5"/>
        <w:numPr>
          <w:ilvl w:val="0"/>
          <w:numId w:val="0"/>
        </w:numPr>
        <w:spacing w:after="240"/>
        <w:jc w:val="center"/>
        <w:rPr>
          <w:i w:val="0"/>
          <w:sz w:val="24"/>
          <w:szCs w:val="24"/>
        </w:rPr>
      </w:pPr>
      <w:r w:rsidRPr="004505C1">
        <w:rPr>
          <w:i w:val="0"/>
          <w:sz w:val="24"/>
          <w:szCs w:val="24"/>
        </w:rPr>
        <w:lastRenderedPageBreak/>
        <w:t>Введение</w:t>
      </w:r>
    </w:p>
    <w:p w:rsidR="00403444" w:rsidRPr="004505C1" w:rsidRDefault="00403444" w:rsidP="00142FBE">
      <w:pPr>
        <w:ind w:firstLine="709"/>
        <w:jc w:val="both"/>
        <w:rPr>
          <w:bCs/>
          <w:iCs/>
        </w:rPr>
      </w:pPr>
      <w:r w:rsidRPr="004505C1">
        <w:t>Настоящий свод правил разработан в целях обеспечения требований Федерального закона от 30 декабря 2009 г. № 384-ФЗ «Технический регламент о безопасности зданий и сооружений» [5] с учетом требований федеральных законов от 27 декабря 2002 г.</w:t>
      </w:r>
      <w:r w:rsidRPr="00142FBE">
        <w:t xml:space="preserve"> </w:t>
      </w:r>
      <w:r w:rsidR="00142FBE">
        <w:t xml:space="preserve">                    </w:t>
      </w:r>
      <w:r w:rsidRPr="004505C1">
        <w:t xml:space="preserve">№ 184-ФЗ «О техническом регулировании» [2], от 22 июля 2008 г. № 123-ФЗ «Технический регламент о требованиях пожарной безопасности» [3], от 23 ноября 2009 г. № 261-ФЗ </w:t>
      </w:r>
      <w:r w:rsidR="00142FBE">
        <w:t xml:space="preserve">       </w:t>
      </w:r>
      <w:r w:rsidRPr="004505C1">
        <w:t>«Об энергосбережении и повышении энергетической эффективности и о внесении изменений в отдельные законодательные акты Российской Федерации» [4], от 7 декабря 2011 г. № 416-ФЗ «О водоснабжении и водоотведении» [6]</w:t>
      </w:r>
      <w:r w:rsidRPr="004505C1">
        <w:rPr>
          <w:bCs/>
          <w:iCs/>
        </w:rPr>
        <w:t>.</w:t>
      </w:r>
    </w:p>
    <w:p w:rsidR="00403444" w:rsidRDefault="00403444" w:rsidP="00142FBE">
      <w:pPr>
        <w:shd w:val="clear" w:color="auto" w:fill="FFFFFF"/>
        <w:spacing w:before="120" w:after="120"/>
        <w:ind w:firstLine="708"/>
        <w:jc w:val="both"/>
      </w:pPr>
      <w:r w:rsidRPr="004505C1">
        <w:t xml:space="preserve">Пересмотр СП 30.13330.2016 «СНиП 2.04.01-85* Внутренний водопровод и канализация зданий» выполнен авторским коллективом: НИИСФ РААСН (канд. техн. наук </w:t>
      </w:r>
      <w:r w:rsidRPr="004505C1">
        <w:rPr>
          <w:i/>
        </w:rPr>
        <w:t>Д.Б. Фрог</w:t>
      </w:r>
      <w:r w:rsidRPr="004505C1">
        <w:t>), НП АВОК (</w:t>
      </w:r>
      <w:r w:rsidRPr="004505C1">
        <w:rPr>
          <w:i/>
        </w:rPr>
        <w:t>А.Н. Колубков</w:t>
      </w:r>
      <w:r w:rsidRPr="004505C1">
        <w:t xml:space="preserve">), ФГБОУ СПб ГАСУ (канд. техн. наук </w:t>
      </w:r>
      <w:r w:rsidR="00142FBE">
        <w:t xml:space="preserve">                           </w:t>
      </w:r>
      <w:r w:rsidRPr="004505C1">
        <w:rPr>
          <w:i/>
        </w:rPr>
        <w:t>А.В. Подпорин</w:t>
      </w:r>
      <w:r w:rsidRPr="004505C1">
        <w:t xml:space="preserve">), ООО «Спец Строй Проект» (канд. техн. наук </w:t>
      </w:r>
      <w:r w:rsidRPr="004505C1">
        <w:rPr>
          <w:i/>
        </w:rPr>
        <w:t>А.А. Шипилов, М.М. Глебов</w:t>
      </w:r>
      <w:r w:rsidRPr="004505C1">
        <w:t>), ООО «ХЛ-РУС», (</w:t>
      </w:r>
      <w:r w:rsidRPr="004505C1">
        <w:rPr>
          <w:i/>
        </w:rPr>
        <w:t>С.М. Якушин</w:t>
      </w:r>
      <w:r w:rsidRPr="004505C1">
        <w:t xml:space="preserve">), ПКП НПО «Мосспецавтоматика» (канд. техн. наук, проф. </w:t>
      </w:r>
      <w:r w:rsidRPr="004505C1">
        <w:rPr>
          <w:i/>
        </w:rPr>
        <w:t xml:space="preserve">Е.Е. </w:t>
      </w:r>
      <w:proofErr w:type="spellStart"/>
      <w:r w:rsidRPr="004505C1">
        <w:rPr>
          <w:i/>
        </w:rPr>
        <w:t>Кирюханцев</w:t>
      </w:r>
      <w:proofErr w:type="spellEnd"/>
      <w:r w:rsidRPr="004505C1">
        <w:t>), ООО ППФ «АК» (</w:t>
      </w:r>
      <w:r w:rsidRPr="004505C1">
        <w:rPr>
          <w:i/>
        </w:rPr>
        <w:t xml:space="preserve">Л.Г. </w:t>
      </w:r>
      <w:proofErr w:type="spellStart"/>
      <w:r w:rsidRPr="004505C1">
        <w:rPr>
          <w:i/>
        </w:rPr>
        <w:t>Народицкая</w:t>
      </w:r>
      <w:proofErr w:type="spellEnd"/>
      <w:r w:rsidRPr="004505C1">
        <w:rPr>
          <w:i/>
        </w:rPr>
        <w:t>, С.Г. Никитин</w:t>
      </w:r>
      <w:r w:rsidRPr="004505C1">
        <w:t>).</w:t>
      </w:r>
    </w:p>
    <w:p w:rsidR="00C86006" w:rsidRDefault="00C86006" w:rsidP="00142FBE">
      <w:pPr>
        <w:shd w:val="clear" w:color="auto" w:fill="FFFFFF"/>
        <w:spacing w:before="120" w:after="120"/>
        <w:ind w:firstLine="708"/>
        <w:jc w:val="both"/>
      </w:pPr>
      <w:r w:rsidRPr="00C86006">
        <w:t xml:space="preserve">Изменение № 3 выполнено авторским коллективом НИИСФ РААСН (канд. техн. наук </w:t>
      </w:r>
      <w:r w:rsidRPr="00C86006">
        <w:rPr>
          <w:i/>
        </w:rPr>
        <w:t xml:space="preserve">Д.Б. </w:t>
      </w:r>
      <w:proofErr w:type="spellStart"/>
      <w:r w:rsidRPr="00C86006">
        <w:rPr>
          <w:i/>
        </w:rPr>
        <w:t>Фрог</w:t>
      </w:r>
      <w:proofErr w:type="spellEnd"/>
      <w:r w:rsidRPr="00C86006">
        <w:t>), НП АВОК (</w:t>
      </w:r>
      <w:r w:rsidRPr="00C86006">
        <w:rPr>
          <w:i/>
        </w:rPr>
        <w:t xml:space="preserve">А.Н. </w:t>
      </w:r>
      <w:proofErr w:type="spellStart"/>
      <w:r w:rsidRPr="00C86006">
        <w:rPr>
          <w:i/>
        </w:rPr>
        <w:t>Колубков</w:t>
      </w:r>
      <w:proofErr w:type="spellEnd"/>
      <w:r w:rsidRPr="00C86006">
        <w:t>), ООО «ХЛ-РУС»</w:t>
      </w:r>
      <w:r>
        <w:t xml:space="preserve"> </w:t>
      </w:r>
      <w:r w:rsidRPr="00C86006">
        <w:t>(</w:t>
      </w:r>
      <w:r w:rsidRPr="00C86006">
        <w:rPr>
          <w:i/>
        </w:rPr>
        <w:t>С.М. Якушин</w:t>
      </w:r>
      <w:r w:rsidRPr="00C86006">
        <w:t>), ПКП НПО «</w:t>
      </w:r>
      <w:proofErr w:type="spellStart"/>
      <w:r w:rsidRPr="00C86006">
        <w:t>Мосспецавтоматика</w:t>
      </w:r>
      <w:proofErr w:type="spellEnd"/>
      <w:r w:rsidRPr="00C86006">
        <w:t xml:space="preserve">» (канд. техн. </w:t>
      </w:r>
      <w:r>
        <w:t>н</w:t>
      </w:r>
      <w:r w:rsidRPr="00C86006">
        <w:t>аук</w:t>
      </w:r>
      <w:r>
        <w:t xml:space="preserve"> </w:t>
      </w:r>
      <w:r w:rsidRPr="00C86006">
        <w:rPr>
          <w:i/>
        </w:rPr>
        <w:t xml:space="preserve">Е.Е. </w:t>
      </w:r>
      <w:proofErr w:type="spellStart"/>
      <w:r w:rsidRPr="00C86006">
        <w:rPr>
          <w:i/>
        </w:rPr>
        <w:t>Кирюханцев</w:t>
      </w:r>
      <w:proofErr w:type="spellEnd"/>
      <w:r w:rsidRPr="00C86006">
        <w:t>), ООО ППФ «</w:t>
      </w:r>
      <w:proofErr w:type="gramStart"/>
      <w:r w:rsidRPr="00C86006">
        <w:t xml:space="preserve">АК» </w:t>
      </w:r>
      <w:r>
        <w:t xml:space="preserve">  </w:t>
      </w:r>
      <w:proofErr w:type="gramEnd"/>
      <w:r>
        <w:t xml:space="preserve">                        </w:t>
      </w:r>
      <w:r w:rsidRPr="00C86006">
        <w:t>(</w:t>
      </w:r>
      <w:r w:rsidRPr="00C86006">
        <w:rPr>
          <w:i/>
        </w:rPr>
        <w:t xml:space="preserve">Л.Г. </w:t>
      </w:r>
      <w:proofErr w:type="spellStart"/>
      <w:r w:rsidRPr="00C86006">
        <w:rPr>
          <w:i/>
        </w:rPr>
        <w:t>Народицкая</w:t>
      </w:r>
      <w:proofErr w:type="spellEnd"/>
      <w:r w:rsidRPr="00C86006">
        <w:rPr>
          <w:i/>
        </w:rPr>
        <w:t>, С.Г. Никитин, И.Б. Анашкин</w:t>
      </w:r>
      <w:r w:rsidRPr="00C86006">
        <w:t>).</w:t>
      </w:r>
    </w:p>
    <w:p w:rsidR="00C86006" w:rsidRPr="00C86006" w:rsidRDefault="00C86006" w:rsidP="00142FBE">
      <w:pPr>
        <w:shd w:val="clear" w:color="auto" w:fill="FFFFFF"/>
        <w:spacing w:before="120" w:after="120"/>
        <w:ind w:firstLine="708"/>
        <w:jc w:val="both"/>
        <w:rPr>
          <w:b/>
          <w:bCs/>
        </w:rPr>
      </w:pPr>
      <w:r w:rsidRPr="00C86006">
        <w:rPr>
          <w:b/>
          <w:bCs/>
        </w:rPr>
        <w:t>(Измененная редакция, Изм. № 3).</w:t>
      </w:r>
    </w:p>
    <w:p w:rsidR="0075029F" w:rsidRPr="004505C1" w:rsidRDefault="00403444" w:rsidP="00142FBE">
      <w:pPr>
        <w:jc w:val="both"/>
        <w:rPr>
          <w:b/>
          <w:bCs/>
        </w:rPr>
        <w:sectPr w:rsidR="0075029F" w:rsidRPr="004505C1" w:rsidSect="00B95A02">
          <w:headerReference w:type="default" r:id="rId11"/>
          <w:footerReference w:type="default" r:id="rId12"/>
          <w:pgSz w:w="11906" w:h="16838"/>
          <w:pgMar w:top="1134" w:right="850" w:bottom="1134" w:left="1701" w:header="709" w:footer="709" w:gutter="0"/>
          <w:pgNumType w:fmt="upperRoman" w:start="2"/>
          <w:cols w:space="708"/>
          <w:docGrid w:linePitch="360"/>
        </w:sectPr>
      </w:pPr>
      <w:r w:rsidRPr="004505C1">
        <w:rPr>
          <w:b/>
          <w:bCs/>
          <w:sz w:val="26"/>
          <w:szCs w:val="26"/>
        </w:rPr>
        <w:br w:type="page"/>
      </w:r>
    </w:p>
    <w:p w:rsidR="00365D98" w:rsidRPr="00142FBE" w:rsidRDefault="00142FBE" w:rsidP="00142FBE">
      <w:pPr>
        <w:jc w:val="center"/>
        <w:rPr>
          <w:b/>
        </w:rPr>
      </w:pPr>
      <w:r w:rsidRPr="00142FBE">
        <w:rPr>
          <w:b/>
        </w:rPr>
        <w:lastRenderedPageBreak/>
        <w:t>С В О Д   П Р А В И Л</w:t>
      </w:r>
    </w:p>
    <w:p w:rsidR="00365D98" w:rsidRDefault="00365D98" w:rsidP="00142FBE">
      <w:pPr>
        <w:jc w:val="center"/>
        <w:rPr>
          <w:b/>
        </w:rPr>
      </w:pPr>
    </w:p>
    <w:p w:rsidR="00142FBE" w:rsidRPr="00142FBE" w:rsidRDefault="00142FBE" w:rsidP="00142FBE">
      <w:pPr>
        <w:pBdr>
          <w:top w:val="single" w:sz="4" w:space="1" w:color="auto"/>
        </w:pBdr>
        <w:jc w:val="center"/>
        <w:rPr>
          <w:b/>
        </w:rPr>
      </w:pPr>
    </w:p>
    <w:p w:rsidR="00365D98" w:rsidRPr="00864352" w:rsidRDefault="00365D98" w:rsidP="00142FBE">
      <w:pPr>
        <w:jc w:val="center"/>
        <w:rPr>
          <w:b/>
          <w:lang w:val="en-US"/>
        </w:rPr>
      </w:pPr>
      <w:r w:rsidRPr="00142FBE">
        <w:rPr>
          <w:b/>
        </w:rPr>
        <w:t>ВНУТРЕННИЙ</w:t>
      </w:r>
      <w:r w:rsidRPr="00864352">
        <w:rPr>
          <w:b/>
          <w:lang w:val="en-US"/>
        </w:rPr>
        <w:t xml:space="preserve"> </w:t>
      </w:r>
      <w:r w:rsidRPr="00142FBE">
        <w:rPr>
          <w:b/>
        </w:rPr>
        <w:t>ВОДОПРОВОД</w:t>
      </w:r>
      <w:r w:rsidRPr="00864352">
        <w:rPr>
          <w:b/>
          <w:lang w:val="en-US"/>
        </w:rPr>
        <w:t xml:space="preserve"> </w:t>
      </w:r>
      <w:r w:rsidRPr="00142FBE">
        <w:rPr>
          <w:b/>
        </w:rPr>
        <w:t>И</w:t>
      </w:r>
      <w:r w:rsidRPr="00864352">
        <w:rPr>
          <w:b/>
          <w:lang w:val="en-US"/>
        </w:rPr>
        <w:t xml:space="preserve"> </w:t>
      </w:r>
      <w:r w:rsidRPr="00142FBE">
        <w:rPr>
          <w:b/>
        </w:rPr>
        <w:t>КАНАЛИЗАЦИЯ</w:t>
      </w:r>
      <w:r w:rsidRPr="00864352">
        <w:rPr>
          <w:b/>
          <w:lang w:val="en-US"/>
        </w:rPr>
        <w:t xml:space="preserve"> </w:t>
      </w:r>
      <w:r w:rsidRPr="00142FBE">
        <w:rPr>
          <w:b/>
        </w:rPr>
        <w:t>ЗДАНИЙ</w:t>
      </w:r>
    </w:p>
    <w:p w:rsidR="00142FBE" w:rsidRPr="00864352" w:rsidRDefault="00142FBE" w:rsidP="00142FBE">
      <w:pPr>
        <w:jc w:val="center"/>
        <w:rPr>
          <w:b/>
          <w:lang w:val="en-US"/>
        </w:rPr>
      </w:pPr>
    </w:p>
    <w:p w:rsidR="00365D98" w:rsidRPr="0044732A" w:rsidRDefault="006E1389" w:rsidP="00142FBE">
      <w:pPr>
        <w:jc w:val="center"/>
        <w:rPr>
          <w:sz w:val="22"/>
          <w:szCs w:val="22"/>
          <w:lang w:val="en-US"/>
        </w:rPr>
      </w:pPr>
      <w:r w:rsidRPr="0044732A">
        <w:rPr>
          <w:sz w:val="22"/>
          <w:szCs w:val="22"/>
          <w:lang w:val="en-US"/>
        </w:rPr>
        <w:t>I</w:t>
      </w:r>
      <w:r w:rsidR="00BC3E9C" w:rsidRPr="0044732A">
        <w:rPr>
          <w:sz w:val="22"/>
          <w:szCs w:val="22"/>
          <w:lang w:val="en-US"/>
        </w:rPr>
        <w:t>nternal water supply</w:t>
      </w:r>
      <w:r w:rsidRPr="0044732A">
        <w:rPr>
          <w:sz w:val="22"/>
          <w:szCs w:val="22"/>
          <w:lang w:val="en-US"/>
        </w:rPr>
        <w:t xml:space="preserve"> </w:t>
      </w:r>
      <w:r w:rsidR="00BC3E9C" w:rsidRPr="0044732A">
        <w:rPr>
          <w:sz w:val="22"/>
          <w:szCs w:val="22"/>
          <w:lang w:val="en-US"/>
        </w:rPr>
        <w:t>and sewerage of buildings</w:t>
      </w:r>
    </w:p>
    <w:p w:rsidR="00142FBE" w:rsidRPr="0044732A" w:rsidRDefault="00142FBE" w:rsidP="00142FBE">
      <w:pPr>
        <w:pBdr>
          <w:bottom w:val="single" w:sz="4" w:space="1" w:color="auto"/>
        </w:pBdr>
        <w:jc w:val="center"/>
        <w:rPr>
          <w:b/>
          <w:lang w:val="en-US"/>
        </w:rPr>
      </w:pPr>
    </w:p>
    <w:p w:rsidR="00365D98" w:rsidRPr="0044732A" w:rsidRDefault="00365D98" w:rsidP="00142FBE">
      <w:pPr>
        <w:jc w:val="center"/>
        <w:rPr>
          <w:b/>
          <w:lang w:val="en-US"/>
        </w:rPr>
      </w:pPr>
    </w:p>
    <w:p w:rsidR="00365D98" w:rsidRPr="004505C1" w:rsidRDefault="00365D98" w:rsidP="00142FBE">
      <w:pPr>
        <w:pStyle w:val="ab"/>
        <w:tabs>
          <w:tab w:val="left" w:pos="1134"/>
        </w:tabs>
        <w:ind w:firstLine="709"/>
        <w:jc w:val="right"/>
        <w:rPr>
          <w:b/>
        </w:rPr>
      </w:pPr>
      <w:r w:rsidRPr="004505C1">
        <w:rPr>
          <w:b/>
        </w:rPr>
        <w:t xml:space="preserve">Дата введения </w:t>
      </w:r>
      <w:r w:rsidR="00BC3E9C" w:rsidRPr="004505C1">
        <w:rPr>
          <w:b/>
        </w:rPr>
        <w:t xml:space="preserve">– </w:t>
      </w:r>
      <w:r w:rsidRPr="004505C1">
        <w:rPr>
          <w:b/>
        </w:rPr>
        <w:t>20</w:t>
      </w:r>
      <w:r w:rsidR="002F3844" w:rsidRPr="004505C1">
        <w:rPr>
          <w:b/>
        </w:rPr>
        <w:t>2</w:t>
      </w:r>
      <w:r w:rsidR="00BC3E9C" w:rsidRPr="004505C1">
        <w:rPr>
          <w:b/>
        </w:rPr>
        <w:t>1–</w:t>
      </w:r>
      <w:r w:rsidR="00973A3C">
        <w:rPr>
          <w:b/>
        </w:rPr>
        <w:t>07</w:t>
      </w:r>
      <w:r w:rsidR="00BC3E9C" w:rsidRPr="004505C1">
        <w:rPr>
          <w:b/>
        </w:rPr>
        <w:t>–</w:t>
      </w:r>
      <w:r w:rsidR="00973A3C">
        <w:rPr>
          <w:b/>
        </w:rPr>
        <w:t>01</w:t>
      </w:r>
    </w:p>
    <w:p w:rsidR="00365D98" w:rsidRPr="004505C1" w:rsidRDefault="00365D98" w:rsidP="00142FBE">
      <w:pPr>
        <w:pStyle w:val="1"/>
        <w:keepNext w:val="0"/>
        <w:widowControl w:val="0"/>
        <w:numPr>
          <w:ilvl w:val="0"/>
          <w:numId w:val="0"/>
        </w:numPr>
        <w:tabs>
          <w:tab w:val="left" w:pos="708"/>
        </w:tabs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bookmarkStart w:id="1" w:name="_Toc243388046"/>
      <w:r w:rsidRPr="004505C1">
        <w:rPr>
          <w:rFonts w:ascii="Times New Roman" w:hAnsi="Times New Roman" w:cs="Times New Roman"/>
          <w:sz w:val="24"/>
          <w:szCs w:val="24"/>
        </w:rPr>
        <w:t>1</w:t>
      </w:r>
      <w:r w:rsidRPr="004505C1">
        <w:rPr>
          <w:rFonts w:ascii="Times New Roman" w:hAnsi="Times New Roman" w:cs="Times New Roman"/>
          <w:sz w:val="26"/>
          <w:szCs w:val="26"/>
        </w:rPr>
        <w:t xml:space="preserve"> </w:t>
      </w:r>
      <w:r w:rsidRPr="004505C1">
        <w:rPr>
          <w:rFonts w:ascii="Times New Roman" w:hAnsi="Times New Roman" w:cs="Times New Roman"/>
          <w:sz w:val="24"/>
          <w:szCs w:val="24"/>
        </w:rPr>
        <w:t>Область применения</w:t>
      </w:r>
      <w:bookmarkEnd w:id="1"/>
    </w:p>
    <w:p w:rsidR="00D544C9" w:rsidRDefault="00365D98" w:rsidP="00142FBE">
      <w:pPr>
        <w:ind w:firstLine="709"/>
        <w:jc w:val="both"/>
        <w:rPr>
          <w:rFonts w:eastAsia="MS Mincho"/>
          <w:spacing w:val="-8"/>
        </w:rPr>
      </w:pPr>
      <w:r w:rsidRPr="004505C1">
        <w:t xml:space="preserve">1.1 </w:t>
      </w:r>
      <w:r w:rsidRPr="004505C1">
        <w:rPr>
          <w:rFonts w:eastAsia="MS Mincho"/>
          <w:spacing w:val="-8"/>
        </w:rPr>
        <w:t xml:space="preserve">Настоящий свод правил </w:t>
      </w:r>
      <w:r w:rsidR="00E050E8" w:rsidRPr="004505C1">
        <w:rPr>
          <w:rFonts w:eastAsia="MS Mincho"/>
          <w:spacing w:val="-8"/>
        </w:rPr>
        <w:t>устанавливает требования</w:t>
      </w:r>
      <w:r w:rsidR="00D631B7" w:rsidRPr="004505C1">
        <w:rPr>
          <w:rFonts w:eastAsia="MS Mincho"/>
          <w:spacing w:val="-8"/>
        </w:rPr>
        <w:t xml:space="preserve"> </w:t>
      </w:r>
      <w:r w:rsidR="00C86006">
        <w:rPr>
          <w:rFonts w:eastAsia="MS Mincho"/>
          <w:spacing w:val="-8"/>
        </w:rPr>
        <w:t>к внутреннему водопроводу и канализации</w:t>
      </w:r>
      <w:r w:rsidR="0069308E" w:rsidRPr="004505C1">
        <w:rPr>
          <w:rFonts w:eastAsia="MS Mincho"/>
          <w:spacing w:val="-8"/>
        </w:rPr>
        <w:t xml:space="preserve"> </w:t>
      </w:r>
      <w:r w:rsidR="00E050E8" w:rsidRPr="004505C1">
        <w:rPr>
          <w:rFonts w:eastAsia="MS Mincho"/>
          <w:spacing w:val="-8"/>
        </w:rPr>
        <w:t>вновь строящихся и реконструируемых производственных</w:t>
      </w:r>
      <w:r w:rsidR="00FD7B68" w:rsidRPr="004505C1">
        <w:rPr>
          <w:rFonts w:eastAsia="MS Mincho"/>
          <w:spacing w:val="-8"/>
        </w:rPr>
        <w:t xml:space="preserve">, </w:t>
      </w:r>
      <w:r w:rsidRPr="004505C1">
        <w:rPr>
          <w:rFonts w:eastAsia="MS Mincho"/>
        </w:rPr>
        <w:t xml:space="preserve">общественных высотой не более </w:t>
      </w:r>
      <w:r w:rsidR="00E14650" w:rsidRPr="004505C1">
        <w:rPr>
          <w:rFonts w:eastAsia="MS Mincho"/>
        </w:rPr>
        <w:t>50</w:t>
      </w:r>
      <w:r w:rsidRPr="004505C1">
        <w:rPr>
          <w:rFonts w:eastAsia="MS Mincho"/>
        </w:rPr>
        <w:t xml:space="preserve"> м</w:t>
      </w:r>
      <w:r w:rsidR="00820AAF" w:rsidRPr="004505C1">
        <w:rPr>
          <w:rFonts w:eastAsia="MS Mincho"/>
        </w:rPr>
        <w:t xml:space="preserve"> и</w:t>
      </w:r>
      <w:r w:rsidRPr="004505C1">
        <w:rPr>
          <w:rFonts w:eastAsia="MS Mincho"/>
        </w:rPr>
        <w:t xml:space="preserve"> жилых здани</w:t>
      </w:r>
      <w:r w:rsidR="00C86006">
        <w:rPr>
          <w:rFonts w:eastAsia="MS Mincho"/>
        </w:rPr>
        <w:t>й</w:t>
      </w:r>
      <w:r w:rsidRPr="004505C1">
        <w:rPr>
          <w:rFonts w:eastAsia="MS Mincho"/>
        </w:rPr>
        <w:t xml:space="preserve"> высотой не более 75 м</w:t>
      </w:r>
      <w:r w:rsidR="001B58EF" w:rsidRPr="004505C1">
        <w:rPr>
          <w:rFonts w:eastAsia="MS Mincho"/>
        </w:rPr>
        <w:t xml:space="preserve">, </w:t>
      </w:r>
      <w:r w:rsidR="001B58EF" w:rsidRPr="004505C1">
        <w:rPr>
          <w:rFonts w:eastAsia="MS Mincho"/>
          <w:spacing w:val="-8"/>
        </w:rPr>
        <w:t>включая многофункциональные</w:t>
      </w:r>
      <w:r w:rsidR="00FD7B68" w:rsidRPr="004505C1">
        <w:rPr>
          <w:rFonts w:eastAsia="MS Mincho"/>
          <w:spacing w:val="-8"/>
        </w:rPr>
        <w:t xml:space="preserve"> здания</w:t>
      </w:r>
      <w:r w:rsidR="001B58EF" w:rsidRPr="004505C1">
        <w:rPr>
          <w:rFonts w:eastAsia="MS Mincho"/>
          <w:spacing w:val="-8"/>
        </w:rPr>
        <w:t xml:space="preserve"> и здания одного функционального назначения</w:t>
      </w:r>
      <w:r w:rsidR="00D544C9" w:rsidRPr="004505C1">
        <w:rPr>
          <w:rFonts w:eastAsia="MS Mincho"/>
          <w:spacing w:val="-8"/>
        </w:rPr>
        <w:t>.</w:t>
      </w:r>
    </w:p>
    <w:p w:rsidR="00775DAE" w:rsidRPr="004505C1" w:rsidRDefault="00963C5A" w:rsidP="00142FBE">
      <w:pPr>
        <w:ind w:firstLine="709"/>
        <w:jc w:val="both"/>
      </w:pPr>
      <w:r w:rsidRPr="004505C1">
        <w:rPr>
          <w:szCs w:val="28"/>
        </w:rPr>
        <w:t xml:space="preserve">1.2 </w:t>
      </w:r>
      <w:r w:rsidR="00775DAE" w:rsidRPr="004505C1">
        <w:t>Настоящий свод правил не распространяется:</w:t>
      </w:r>
    </w:p>
    <w:p w:rsidR="00775DAE" w:rsidRPr="004505C1" w:rsidRDefault="00775DAE" w:rsidP="00142FBE">
      <w:pPr>
        <w:ind w:firstLine="709"/>
        <w:jc w:val="both"/>
        <w:rPr>
          <w:rFonts w:eastAsia="MS Mincho"/>
        </w:rPr>
      </w:pPr>
      <w:r w:rsidRPr="004505C1">
        <w:rPr>
          <w:rFonts w:eastAsia="MS Mincho"/>
        </w:rPr>
        <w:t xml:space="preserve">- </w:t>
      </w:r>
      <w:r w:rsidR="004C2F08" w:rsidRPr="004505C1">
        <w:t>на</w:t>
      </w:r>
      <w:r w:rsidR="004C2F08" w:rsidRPr="004505C1">
        <w:rPr>
          <w:rFonts w:eastAsia="MS Mincho"/>
        </w:rPr>
        <w:t xml:space="preserve"> системы </w:t>
      </w:r>
      <w:r w:rsidRPr="004505C1">
        <w:rPr>
          <w:rFonts w:eastAsia="MS Mincho"/>
        </w:rPr>
        <w:t xml:space="preserve">внутреннего водопровода и канализации, </w:t>
      </w:r>
      <w:r w:rsidRPr="004505C1">
        <w:t>системы противопожарного водоснабжения</w:t>
      </w:r>
      <w:r w:rsidRPr="004505C1">
        <w:rPr>
          <w:rFonts w:eastAsia="MS Mincho"/>
        </w:rPr>
        <w:t xml:space="preserve"> защитных сооружений гражданской обороны; сооружений, предназначенных для работ с радиоактивными веществами, источниками ионизирующих излучений и помещений, в которых производятся, хранятся или применяются взрывчатые вещества;</w:t>
      </w:r>
    </w:p>
    <w:p w:rsidR="00775DAE" w:rsidRPr="004505C1" w:rsidRDefault="00775DAE" w:rsidP="00142FBE">
      <w:pPr>
        <w:ind w:firstLine="709"/>
        <w:jc w:val="both"/>
        <w:rPr>
          <w:rFonts w:eastAsia="MS Mincho"/>
        </w:rPr>
      </w:pPr>
      <w:r w:rsidRPr="004505C1">
        <w:rPr>
          <w:rFonts w:eastAsia="MS Mincho"/>
        </w:rPr>
        <w:t>- на здания и помещения сельскохозяйственного и производственного назначения, в которых требования к системам внутреннего водопровода и канализации задаются технологическим</w:t>
      </w:r>
      <w:r w:rsidR="00AE0ECA" w:rsidRPr="004505C1">
        <w:rPr>
          <w:rFonts w:eastAsia="MS Mincho"/>
        </w:rPr>
        <w:t>и</w:t>
      </w:r>
      <w:r w:rsidRPr="004505C1">
        <w:rPr>
          <w:rFonts w:eastAsia="MS Mincho"/>
        </w:rPr>
        <w:t xml:space="preserve"> требованиями, а также на здания и сооружения, отнес</w:t>
      </w:r>
      <w:r w:rsidR="00853310" w:rsidRPr="004505C1">
        <w:rPr>
          <w:rFonts w:eastAsia="MS Mincho"/>
        </w:rPr>
        <w:t>е</w:t>
      </w:r>
      <w:r w:rsidRPr="004505C1">
        <w:rPr>
          <w:rFonts w:eastAsia="MS Mincho"/>
        </w:rPr>
        <w:t>нные к особо опасным объектам;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</w:t>
      </w:r>
      <w:r w:rsidR="00C86006" w:rsidRPr="00C86006">
        <w:rPr>
          <w:sz w:val="24"/>
          <w:szCs w:val="24"/>
        </w:rPr>
        <w:t>внутридомовые вакуумные системы удаления отходов</w:t>
      </w:r>
      <w:r w:rsidRPr="004505C1">
        <w:rPr>
          <w:sz w:val="24"/>
          <w:szCs w:val="24"/>
        </w:rPr>
        <w:t>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установки обработки горячей воды;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системы </w:t>
      </w:r>
      <w:r w:rsidR="00692F68" w:rsidRPr="004505C1">
        <w:rPr>
          <w:sz w:val="24"/>
          <w:szCs w:val="24"/>
        </w:rPr>
        <w:t xml:space="preserve">горячего </w:t>
      </w:r>
      <w:r w:rsidR="00E41A8D" w:rsidRPr="004505C1">
        <w:rPr>
          <w:sz w:val="24"/>
          <w:szCs w:val="24"/>
        </w:rPr>
        <w:t xml:space="preserve">водоснабжения </w:t>
      </w:r>
      <w:r w:rsidR="00692F68" w:rsidRPr="004505C1">
        <w:rPr>
          <w:sz w:val="24"/>
          <w:szCs w:val="24"/>
        </w:rPr>
        <w:t>дл</w:t>
      </w:r>
      <w:r w:rsidR="0068402B" w:rsidRPr="004505C1">
        <w:rPr>
          <w:sz w:val="24"/>
          <w:szCs w:val="24"/>
        </w:rPr>
        <w:t>я технологических нужд</w:t>
      </w:r>
      <w:r w:rsidRPr="004505C1">
        <w:rPr>
          <w:sz w:val="24"/>
          <w:szCs w:val="24"/>
        </w:rPr>
        <w:t xml:space="preserve"> промышле</w:t>
      </w:r>
      <w:r w:rsidR="00D80DA4" w:rsidRPr="004505C1">
        <w:rPr>
          <w:sz w:val="24"/>
          <w:szCs w:val="24"/>
        </w:rPr>
        <w:t>нных предприятий;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системы специального</w:t>
      </w:r>
      <w:r w:rsidR="00D80DA4" w:rsidRPr="004505C1">
        <w:rPr>
          <w:sz w:val="24"/>
          <w:szCs w:val="24"/>
        </w:rPr>
        <w:t xml:space="preserve"> производственного </w:t>
      </w:r>
      <w:r w:rsidR="00E41A8D" w:rsidRPr="004505C1">
        <w:rPr>
          <w:sz w:val="24"/>
          <w:szCs w:val="24"/>
        </w:rPr>
        <w:t>водоснабжения</w:t>
      </w:r>
      <w:r w:rsidRPr="004505C1">
        <w:rPr>
          <w:sz w:val="24"/>
          <w:szCs w:val="24"/>
        </w:rPr>
        <w:t xml:space="preserve"> (деионизированной воды, глубокого ох</w:t>
      </w:r>
      <w:r w:rsidR="00C03C0B" w:rsidRPr="004505C1">
        <w:rPr>
          <w:sz w:val="24"/>
          <w:szCs w:val="24"/>
        </w:rPr>
        <w:t>лаждения и др.)</w:t>
      </w:r>
      <w:r w:rsidRPr="004505C1">
        <w:rPr>
          <w:sz w:val="24"/>
          <w:szCs w:val="24"/>
        </w:rPr>
        <w:t>;</w:t>
      </w:r>
    </w:p>
    <w:p w:rsidR="008F7817" w:rsidRDefault="008F7817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</w:t>
      </w:r>
      <w:r w:rsidR="004D461B" w:rsidRPr="004505C1">
        <w:rPr>
          <w:sz w:val="24"/>
          <w:szCs w:val="24"/>
        </w:rPr>
        <w:t xml:space="preserve">внутридомовые </w:t>
      </w:r>
      <w:r w:rsidRPr="004505C1">
        <w:rPr>
          <w:sz w:val="24"/>
          <w:szCs w:val="24"/>
        </w:rPr>
        <w:t>системы кондиционирования воды</w:t>
      </w:r>
      <w:r w:rsidR="00AE0ECA" w:rsidRPr="004505C1">
        <w:rPr>
          <w:sz w:val="24"/>
          <w:szCs w:val="24"/>
        </w:rPr>
        <w:t>.</w:t>
      </w:r>
    </w:p>
    <w:p w:rsidR="00C86006" w:rsidRPr="00C86006" w:rsidRDefault="00C86006" w:rsidP="00C86006">
      <w:pPr>
        <w:shd w:val="clear" w:color="auto" w:fill="FFFFFF"/>
        <w:ind w:firstLine="708"/>
        <w:jc w:val="both"/>
        <w:rPr>
          <w:b/>
          <w:bCs/>
        </w:rPr>
      </w:pPr>
      <w:r>
        <w:rPr>
          <w:b/>
          <w:bCs/>
        </w:rPr>
        <w:t xml:space="preserve">Раздел 1 </w:t>
      </w:r>
      <w:r w:rsidRPr="00C86006">
        <w:rPr>
          <w:b/>
          <w:bCs/>
        </w:rPr>
        <w:t>(Измененная редакция, Изм. № 3).</w:t>
      </w:r>
    </w:p>
    <w:p w:rsidR="00365D98" w:rsidRPr="004505C1" w:rsidRDefault="00365D98" w:rsidP="00142FBE">
      <w:pPr>
        <w:pStyle w:val="1"/>
        <w:keepNext w:val="0"/>
        <w:widowControl w:val="0"/>
        <w:numPr>
          <w:ilvl w:val="0"/>
          <w:numId w:val="0"/>
        </w:numPr>
        <w:tabs>
          <w:tab w:val="left" w:pos="708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t>2 Нормативные ссылки</w:t>
      </w:r>
    </w:p>
    <w:p w:rsidR="004749B9" w:rsidRDefault="00365D98" w:rsidP="00142FBE">
      <w:pPr>
        <w:pStyle w:val="21"/>
        <w:spacing w:after="0" w:line="240" w:lineRule="auto"/>
        <w:ind w:left="0" w:firstLine="709"/>
        <w:jc w:val="both"/>
      </w:pPr>
      <w:r w:rsidRPr="004505C1">
        <w:t xml:space="preserve">В настоящем своде правил </w:t>
      </w:r>
      <w:r w:rsidR="00DD382A" w:rsidRPr="004505C1">
        <w:t>использованы нормативные</w:t>
      </w:r>
      <w:r w:rsidRPr="004505C1">
        <w:t xml:space="preserve"> ссылки на следующие документы:</w:t>
      </w:r>
    </w:p>
    <w:p w:rsidR="001A6131" w:rsidRPr="004505C1" w:rsidRDefault="001A6131" w:rsidP="00142FBE">
      <w:pPr>
        <w:pStyle w:val="21"/>
        <w:spacing w:after="0" w:line="240" w:lineRule="auto"/>
        <w:ind w:left="0" w:firstLine="709"/>
        <w:jc w:val="both"/>
      </w:pPr>
      <w:r>
        <w:t xml:space="preserve">ГОСТ </w:t>
      </w:r>
      <w:r w:rsidRPr="001A6131">
        <w:t>9.005–72 Единая система защиты от коррозии и старения. Металлы, сплавы, металлические и неметаллические неорганические покрытия. Допустимые и недопустимые контакты с металлами и неметаллами</w:t>
      </w:r>
    </w:p>
    <w:p w:rsidR="005650E2" w:rsidRPr="004505C1" w:rsidRDefault="00673824" w:rsidP="00142FBE">
      <w:pPr>
        <w:pStyle w:val="21"/>
        <w:spacing w:after="0" w:line="240" w:lineRule="auto"/>
        <w:ind w:left="0" w:firstLine="709"/>
        <w:jc w:val="both"/>
      </w:pPr>
      <w:r w:rsidRPr="004505C1">
        <w:t>ГОСТ 12.1.003–2014 Система стандартов безопасности труда. Шум. Общие требования</w:t>
      </w:r>
      <w:r w:rsidR="00142FBE">
        <w:t xml:space="preserve"> </w:t>
      </w:r>
      <w:r w:rsidR="008D1B53" w:rsidRPr="004505C1">
        <w:t>безопасности</w:t>
      </w:r>
    </w:p>
    <w:p w:rsidR="00AE4FE3" w:rsidRPr="004505C1" w:rsidRDefault="00AE4FE3" w:rsidP="00142FBE">
      <w:pPr>
        <w:pStyle w:val="21"/>
        <w:spacing w:after="0" w:line="240" w:lineRule="auto"/>
        <w:ind w:left="0" w:firstLine="709"/>
        <w:jc w:val="both"/>
      </w:pPr>
      <w:r w:rsidRPr="004505C1">
        <w:t>ГОСТ 17.1.2.03</w:t>
      </w:r>
      <w:r w:rsidR="00BC3E9C" w:rsidRPr="004505C1">
        <w:t>–</w:t>
      </w:r>
      <w:r w:rsidRPr="004505C1">
        <w:t>90 Охрана природы. Гидросфера. Критерии и показатели качества воды для орошения</w:t>
      </w:r>
    </w:p>
    <w:p w:rsidR="00346A13" w:rsidRPr="004505C1" w:rsidRDefault="00346A13" w:rsidP="00142FBE">
      <w:pPr>
        <w:pStyle w:val="21"/>
        <w:spacing w:after="0" w:line="240" w:lineRule="auto"/>
        <w:ind w:left="0" w:firstLine="709"/>
        <w:jc w:val="both"/>
      </w:pPr>
      <w:r w:rsidRPr="004505C1">
        <w:t>ГОСТ 18599</w:t>
      </w:r>
      <w:r w:rsidR="001C696E" w:rsidRPr="004505C1">
        <w:t>–</w:t>
      </w:r>
      <w:r w:rsidRPr="004505C1">
        <w:t>2001 Трубы напорные из полиэтилена. Технич</w:t>
      </w:r>
      <w:r w:rsidR="001C696E" w:rsidRPr="004505C1">
        <w:t>еские условия</w:t>
      </w:r>
    </w:p>
    <w:p w:rsidR="00346A13" w:rsidRPr="004505C1" w:rsidRDefault="00346A13" w:rsidP="00142FBE">
      <w:pPr>
        <w:pStyle w:val="21"/>
        <w:spacing w:after="0" w:line="240" w:lineRule="auto"/>
        <w:ind w:left="0" w:firstLine="709"/>
        <w:jc w:val="both"/>
      </w:pPr>
      <w:r w:rsidRPr="004505C1">
        <w:t>ГОСТ 21.601–2011 Система проектной документации для строительства. Правила выполнения рабочей документации внутренних систем водоснабжения и канализации</w:t>
      </w:r>
    </w:p>
    <w:p w:rsidR="004749B9" w:rsidRPr="004505C1" w:rsidRDefault="00B14BC9" w:rsidP="00142FBE">
      <w:pPr>
        <w:pStyle w:val="21"/>
        <w:spacing w:after="0" w:line="240" w:lineRule="auto"/>
        <w:ind w:left="0" w:firstLine="709"/>
        <w:jc w:val="both"/>
      </w:pPr>
      <w:r w:rsidRPr="004505C1">
        <w:t>ГОСТ 25150</w:t>
      </w:r>
      <w:r w:rsidR="00BC3E9C" w:rsidRPr="004505C1">
        <w:t>–</w:t>
      </w:r>
      <w:r w:rsidRPr="004505C1">
        <w:t xml:space="preserve">82 </w:t>
      </w:r>
      <w:r w:rsidR="003F36C1" w:rsidRPr="004505C1">
        <w:t>Кан</w:t>
      </w:r>
      <w:r w:rsidRPr="004505C1">
        <w:t>ализация. Термины и определения</w:t>
      </w:r>
    </w:p>
    <w:p w:rsidR="008C1511" w:rsidRDefault="003F36C1" w:rsidP="00142FBE">
      <w:pPr>
        <w:pStyle w:val="21"/>
        <w:spacing w:after="0" w:line="240" w:lineRule="auto"/>
        <w:ind w:left="0" w:firstLine="709"/>
        <w:jc w:val="both"/>
      </w:pPr>
      <w:r w:rsidRPr="004505C1">
        <w:t>ГОСТ 25151</w:t>
      </w:r>
      <w:r w:rsidR="00BC3E9C" w:rsidRPr="004505C1">
        <w:t>–</w:t>
      </w:r>
      <w:r w:rsidR="00B14BC9" w:rsidRPr="004505C1">
        <w:t xml:space="preserve">82 </w:t>
      </w:r>
      <w:r w:rsidRPr="004505C1">
        <w:t>Водос</w:t>
      </w:r>
      <w:r w:rsidR="00B14BC9" w:rsidRPr="004505C1">
        <w:t>набжение. Термины и определения</w:t>
      </w:r>
    </w:p>
    <w:p w:rsidR="001A6131" w:rsidRPr="004505C1" w:rsidRDefault="001A6131" w:rsidP="00142FBE">
      <w:pPr>
        <w:pStyle w:val="21"/>
        <w:spacing w:after="0" w:line="240" w:lineRule="auto"/>
        <w:ind w:left="0" w:firstLine="709"/>
        <w:jc w:val="both"/>
      </w:pPr>
    </w:p>
    <w:p w:rsidR="001A6131" w:rsidRPr="001A6131" w:rsidRDefault="001A6131" w:rsidP="001A6131">
      <w:pPr>
        <w:pStyle w:val="aff4"/>
        <w:pBdr>
          <w:top w:val="single" w:sz="4" w:space="1" w:color="auto"/>
        </w:pBdr>
        <w:jc w:val="both"/>
        <w:rPr>
          <w:rFonts w:ascii="Times New Roman" w:hAnsi="Times New Roman"/>
          <w:b/>
          <w:sz w:val="24"/>
          <w:szCs w:val="24"/>
        </w:rPr>
      </w:pPr>
      <w:r w:rsidRPr="00094663">
        <w:rPr>
          <w:rFonts w:ascii="Times New Roman" w:hAnsi="Times New Roman"/>
          <w:b/>
          <w:sz w:val="24"/>
          <w:szCs w:val="24"/>
        </w:rPr>
        <w:t>Издание официальное</w:t>
      </w:r>
    </w:p>
    <w:p w:rsidR="00142FBE" w:rsidRPr="00094663" w:rsidRDefault="000556A3" w:rsidP="001A6131">
      <w:pPr>
        <w:pStyle w:val="21"/>
        <w:spacing w:after="0" w:line="240" w:lineRule="auto"/>
        <w:ind w:left="0" w:firstLine="709"/>
        <w:jc w:val="both"/>
      </w:pPr>
      <w:r w:rsidRPr="004505C1">
        <w:lastRenderedPageBreak/>
        <w:t>ГОСТ 27751</w:t>
      </w:r>
      <w:r w:rsidR="00BC3E9C" w:rsidRPr="004505C1">
        <w:t>–</w:t>
      </w:r>
      <w:r w:rsidRPr="004505C1">
        <w:t>2014 Надежность строительных конструкций и оснований. Основные положения</w:t>
      </w:r>
      <w:bookmarkStart w:id="2" w:name="_Hlk89161162"/>
    </w:p>
    <w:bookmarkEnd w:id="2"/>
    <w:p w:rsidR="008D1B53" w:rsidRPr="004505C1" w:rsidRDefault="008D1B53" w:rsidP="00142FBE">
      <w:pPr>
        <w:ind w:firstLine="709"/>
        <w:jc w:val="both"/>
      </w:pPr>
      <w:r w:rsidRPr="004505C1">
        <w:t>ГОСТ Р 50193.1</w:t>
      </w:r>
      <w:r w:rsidR="00BC3E9C" w:rsidRPr="004505C1">
        <w:t>–</w:t>
      </w:r>
      <w:r w:rsidRPr="004505C1">
        <w:t xml:space="preserve">92 </w:t>
      </w:r>
      <w:r w:rsidR="00B726C5" w:rsidRPr="004505C1">
        <w:t>(ИСО 4064/1</w:t>
      </w:r>
      <w:r w:rsidR="001C696E" w:rsidRPr="004505C1">
        <w:t>–</w:t>
      </w:r>
      <w:r w:rsidR="00B726C5" w:rsidRPr="004505C1">
        <w:t xml:space="preserve">77) </w:t>
      </w:r>
      <w:r w:rsidRPr="004505C1">
        <w:t>Измерение расхода воды в закрытых каналах. Счетчики холодной питьевой воды. Технические требования</w:t>
      </w:r>
    </w:p>
    <w:p w:rsidR="003F36C1" w:rsidRPr="004505C1" w:rsidRDefault="00365D98" w:rsidP="00142FBE">
      <w:pPr>
        <w:ind w:firstLine="709"/>
        <w:jc w:val="both"/>
      </w:pPr>
      <w:r w:rsidRPr="004505C1">
        <w:t>ГОСТ Р 51232</w:t>
      </w:r>
      <w:r w:rsidR="00BC3E9C" w:rsidRPr="004505C1">
        <w:t>–</w:t>
      </w:r>
      <w:r w:rsidRPr="004505C1">
        <w:t>98 Вода питьевая. Общие требования к организации и методам</w:t>
      </w:r>
      <w:r w:rsidR="00604733" w:rsidRPr="004505C1">
        <w:t xml:space="preserve"> </w:t>
      </w:r>
      <w:r w:rsidRPr="004505C1">
        <w:t>контроля качества</w:t>
      </w:r>
    </w:p>
    <w:p w:rsidR="00CD0B8F" w:rsidRDefault="00CD0B8F" w:rsidP="00142FBE">
      <w:pPr>
        <w:ind w:firstLine="709"/>
        <w:jc w:val="both"/>
      </w:pPr>
      <w:bookmarkStart w:id="3" w:name="_Toc243388048"/>
      <w:r w:rsidRPr="004505C1">
        <w:t>ГОСТ Р 51571</w:t>
      </w:r>
      <w:r w:rsidR="00BC3E9C" w:rsidRPr="004505C1">
        <w:t>–</w:t>
      </w:r>
      <w:r w:rsidRPr="004505C1">
        <w:t>2000 Компенсаторы и уплотнения сильфонные металлические. Общие технические требования</w:t>
      </w:r>
    </w:p>
    <w:p w:rsidR="001A6131" w:rsidRDefault="001A6131" w:rsidP="00142FBE">
      <w:pPr>
        <w:ind w:firstLine="709"/>
        <w:jc w:val="both"/>
      </w:pPr>
      <w:r w:rsidRPr="001A6131">
        <w:t>ГОСТ Р 55023–2012 Арматура трубопроводная. Регуляторы давления квартирные. Общие технические условия</w:t>
      </w:r>
    </w:p>
    <w:p w:rsidR="001A6131" w:rsidRPr="004505C1" w:rsidRDefault="001A6131" w:rsidP="00142FBE">
      <w:pPr>
        <w:ind w:firstLine="709"/>
        <w:jc w:val="both"/>
      </w:pPr>
      <w:r w:rsidRPr="001A6131">
        <w:t>ГОСТ Р 70214–2022 Гидротехника. Основные понятия. Термины и определения</w:t>
      </w:r>
    </w:p>
    <w:p w:rsidR="009E2592" w:rsidRPr="004505C1" w:rsidRDefault="00864352" w:rsidP="00142FBE">
      <w:pPr>
        <w:ind w:firstLine="709"/>
        <w:jc w:val="both"/>
      </w:pPr>
      <w:hyperlink r:id="rId13" w:history="1">
        <w:r w:rsidR="00811EC3" w:rsidRPr="004505C1">
          <w:t>СП 8.13130.2020</w:t>
        </w:r>
      </w:hyperlink>
      <w:r w:rsidR="00811EC3" w:rsidRPr="004505C1">
        <w:t xml:space="preserve"> </w:t>
      </w:r>
      <w:r w:rsidR="009E2592" w:rsidRPr="004505C1">
        <w:t xml:space="preserve">Системы противопожарной защиты. </w:t>
      </w:r>
      <w:r w:rsidR="00811EC3" w:rsidRPr="004505C1">
        <w:t>Наружное противопожарное водоснабжение. Требования пожарной безопасности</w:t>
      </w:r>
    </w:p>
    <w:p w:rsidR="001A142E" w:rsidRPr="004505C1" w:rsidRDefault="001A142E" w:rsidP="00142FBE">
      <w:pPr>
        <w:ind w:firstLine="709"/>
        <w:jc w:val="both"/>
      </w:pPr>
      <w:r w:rsidRPr="004505C1">
        <w:t>СП 10.13130.20</w:t>
      </w:r>
      <w:r w:rsidR="00941033" w:rsidRPr="004505C1">
        <w:t>20</w:t>
      </w:r>
      <w:r w:rsidRPr="004505C1">
        <w:t xml:space="preserve"> Системы противопожарной защиты. Внутренний противопожарный водопровод. </w:t>
      </w:r>
      <w:r w:rsidR="00941033" w:rsidRPr="004505C1">
        <w:t>Нормы и правила проектирования</w:t>
      </w:r>
    </w:p>
    <w:p w:rsidR="000556A3" w:rsidRPr="004505C1" w:rsidRDefault="000556A3" w:rsidP="00142FBE">
      <w:pPr>
        <w:ind w:firstLine="709"/>
        <w:jc w:val="both"/>
      </w:pPr>
      <w:r w:rsidRPr="004505C1">
        <w:t xml:space="preserve">СП 21.13330.2012 </w:t>
      </w:r>
      <w:r w:rsidR="00472BBF" w:rsidRPr="004505C1">
        <w:t>«</w:t>
      </w:r>
      <w:r w:rsidRPr="004505C1">
        <w:t>СНиП 2.01.09-91 Здания и сооружения на подрабатываемых территориях и просадочных грунтах</w:t>
      </w:r>
      <w:r w:rsidR="00472BBF" w:rsidRPr="004505C1">
        <w:t>»</w:t>
      </w:r>
      <w:r w:rsidRPr="004505C1">
        <w:t xml:space="preserve"> (с изменением № 1)</w:t>
      </w:r>
    </w:p>
    <w:p w:rsidR="000F53C7" w:rsidRPr="004505C1" w:rsidRDefault="00B14BC9" w:rsidP="00142FBE">
      <w:pPr>
        <w:ind w:firstLine="709"/>
        <w:jc w:val="both"/>
      </w:pPr>
      <w:r w:rsidRPr="004505C1">
        <w:t>СП 31.13330.20</w:t>
      </w:r>
      <w:r w:rsidR="000427FB">
        <w:t>21</w:t>
      </w:r>
      <w:r w:rsidRPr="004505C1">
        <w:t xml:space="preserve"> </w:t>
      </w:r>
      <w:r w:rsidR="00472BBF" w:rsidRPr="004505C1">
        <w:t>«</w:t>
      </w:r>
      <w:r w:rsidR="00604733" w:rsidRPr="004505C1">
        <w:t>СНиП 2.04.02-84</w:t>
      </w:r>
      <w:r w:rsidR="00472BBF" w:rsidRPr="004505C1">
        <w:t>*</w:t>
      </w:r>
      <w:r w:rsidR="00604733" w:rsidRPr="004505C1">
        <w:t xml:space="preserve"> </w:t>
      </w:r>
      <w:r w:rsidRPr="004505C1">
        <w:t>Водоснабжение. Наружные сети и сооружения</w:t>
      </w:r>
      <w:r w:rsidR="00472BBF" w:rsidRPr="004505C1">
        <w:t>»</w:t>
      </w:r>
    </w:p>
    <w:p w:rsidR="000F53C7" w:rsidRPr="004505C1" w:rsidRDefault="00B14BC9" w:rsidP="00142FBE">
      <w:pPr>
        <w:ind w:firstLine="709"/>
        <w:jc w:val="both"/>
      </w:pPr>
      <w:r w:rsidRPr="004505C1">
        <w:t>СП 32.13330.201</w:t>
      </w:r>
      <w:r w:rsidR="00604733" w:rsidRPr="004505C1">
        <w:t>8</w:t>
      </w:r>
      <w:r w:rsidRPr="004505C1">
        <w:t xml:space="preserve"> </w:t>
      </w:r>
      <w:r w:rsidR="00472BBF" w:rsidRPr="004505C1">
        <w:t>«</w:t>
      </w:r>
      <w:r w:rsidR="00604733" w:rsidRPr="004505C1">
        <w:t xml:space="preserve">СНиП 2.04.03-85 </w:t>
      </w:r>
      <w:r w:rsidRPr="004505C1">
        <w:t>Канализация. Наружные сети и сооружения</w:t>
      </w:r>
      <w:r w:rsidR="00472BBF" w:rsidRPr="004505C1">
        <w:t>» (</w:t>
      </w:r>
      <w:r w:rsidR="000427FB" w:rsidRPr="000427FB">
        <w:t>с изменениями № 1, № 2</w:t>
      </w:r>
      <w:r w:rsidR="00472BBF" w:rsidRPr="004505C1">
        <w:t>)</w:t>
      </w:r>
    </w:p>
    <w:p w:rsidR="00AE4FE3" w:rsidRPr="004505C1" w:rsidRDefault="00AE4FE3" w:rsidP="00142FBE">
      <w:pPr>
        <w:ind w:firstLine="709"/>
        <w:jc w:val="both"/>
      </w:pPr>
      <w:r w:rsidRPr="004505C1">
        <w:t>СП 42.13330.2016 «СНиП 2.07.01-89* Градостроительство. Планировка и застройка городских и сельских поселений» (с изменениями № 1, № 2</w:t>
      </w:r>
      <w:r w:rsidR="00C86006">
        <w:t>, № 3, № 4</w:t>
      </w:r>
      <w:r w:rsidRPr="004505C1">
        <w:t>)</w:t>
      </w:r>
    </w:p>
    <w:p w:rsidR="00CD0B8F" w:rsidRPr="004505C1" w:rsidRDefault="00CD0B8F" w:rsidP="00142FBE">
      <w:pPr>
        <w:ind w:firstLine="709"/>
        <w:jc w:val="both"/>
      </w:pPr>
      <w:r w:rsidRPr="004505C1">
        <w:t>СП</w:t>
      </w:r>
      <w:r w:rsidR="001C696E" w:rsidRPr="004505C1">
        <w:t xml:space="preserve"> 48.13330.2019 «СНиП 12-01-2004 </w:t>
      </w:r>
      <w:r w:rsidRPr="004505C1">
        <w:t>Организация строительства»</w:t>
      </w:r>
      <w:r w:rsidR="000427FB">
        <w:t xml:space="preserve"> </w:t>
      </w:r>
      <w:r w:rsidR="000427FB" w:rsidRPr="004505C1">
        <w:t>(с изменением № 1)</w:t>
      </w:r>
    </w:p>
    <w:p w:rsidR="00B14BC9" w:rsidRPr="004505C1" w:rsidRDefault="00B14BC9" w:rsidP="00142FBE">
      <w:pPr>
        <w:ind w:firstLine="709"/>
        <w:jc w:val="both"/>
      </w:pPr>
      <w:r w:rsidRPr="004505C1">
        <w:t xml:space="preserve">СП 51.13330.2011 </w:t>
      </w:r>
      <w:r w:rsidR="00472BBF" w:rsidRPr="004505C1">
        <w:t>«</w:t>
      </w:r>
      <w:r w:rsidRPr="004505C1">
        <w:t xml:space="preserve">СНиП 23-03-2003 </w:t>
      </w:r>
      <w:r w:rsidR="003D361E" w:rsidRPr="004505C1">
        <w:t>Защита от шума</w:t>
      </w:r>
      <w:r w:rsidR="00472BBF" w:rsidRPr="004505C1">
        <w:t>» (</w:t>
      </w:r>
      <w:r w:rsidR="000427FB" w:rsidRPr="000427FB">
        <w:t xml:space="preserve">с изменениями № 1, № </w:t>
      </w:r>
      <w:proofErr w:type="gramStart"/>
      <w:r w:rsidR="000427FB" w:rsidRPr="000427FB">
        <w:t>2</w:t>
      </w:r>
      <w:r w:rsidR="00C86006">
        <w:t xml:space="preserve">,   </w:t>
      </w:r>
      <w:proofErr w:type="gramEnd"/>
      <w:r w:rsidR="00C86006">
        <w:t xml:space="preserve"> № 3</w:t>
      </w:r>
      <w:r w:rsidR="00472BBF" w:rsidRPr="004505C1">
        <w:t>)</w:t>
      </w:r>
    </w:p>
    <w:p w:rsidR="001A6131" w:rsidRDefault="00596E4B" w:rsidP="00142FBE">
      <w:pPr>
        <w:ind w:firstLine="709"/>
        <w:jc w:val="both"/>
      </w:pPr>
      <w:r w:rsidRPr="004505C1">
        <w:t>СП 54.13330.20</w:t>
      </w:r>
      <w:r w:rsidR="001A6131">
        <w:t>22</w:t>
      </w:r>
      <w:r w:rsidRPr="004505C1">
        <w:t xml:space="preserve"> </w:t>
      </w:r>
      <w:r w:rsidR="00387B59" w:rsidRPr="004505C1">
        <w:t>«</w:t>
      </w:r>
      <w:r w:rsidR="005607B6" w:rsidRPr="004505C1">
        <w:t xml:space="preserve">СНиП 31-01-2003 </w:t>
      </w:r>
      <w:r w:rsidRPr="004505C1">
        <w:t>Здания жилые многоквартирные</w:t>
      </w:r>
      <w:r w:rsidR="00387B59" w:rsidRPr="004505C1">
        <w:t>»</w:t>
      </w:r>
      <w:r w:rsidR="00E10497" w:rsidRPr="004505C1">
        <w:t xml:space="preserve"> </w:t>
      </w:r>
    </w:p>
    <w:p w:rsidR="00941033" w:rsidRPr="004505C1" w:rsidRDefault="00941033" w:rsidP="00142FBE">
      <w:pPr>
        <w:ind w:firstLine="709"/>
        <w:jc w:val="both"/>
      </w:pPr>
      <w:r w:rsidRPr="004505C1">
        <w:t>СП 59.13330.20</w:t>
      </w:r>
      <w:r w:rsidR="000427FB">
        <w:t>20</w:t>
      </w:r>
      <w:r w:rsidRPr="004505C1">
        <w:t xml:space="preserve"> «СНиП 35-01-2001 Доступность зданий и сооружений для маломобильных групп населения»</w:t>
      </w:r>
      <w:r w:rsidR="00C86006">
        <w:t xml:space="preserve"> (с изменениями № 1, № 2)</w:t>
      </w:r>
    </w:p>
    <w:p w:rsidR="00D42905" w:rsidRPr="004505C1" w:rsidRDefault="00206EB9" w:rsidP="00142FBE">
      <w:pPr>
        <w:ind w:firstLine="709"/>
        <w:jc w:val="both"/>
      </w:pPr>
      <w:r w:rsidRPr="004505C1">
        <w:t xml:space="preserve">СП 61.13330.2012 </w:t>
      </w:r>
      <w:r w:rsidR="00387B59" w:rsidRPr="004505C1">
        <w:t>«</w:t>
      </w:r>
      <w:r w:rsidR="005607B6" w:rsidRPr="004505C1">
        <w:t xml:space="preserve">СНиП 41-03-2003 </w:t>
      </w:r>
      <w:r w:rsidRPr="004505C1">
        <w:t>Тепловая изоляция оборудования и трубопроводов</w:t>
      </w:r>
      <w:r w:rsidR="00387B59" w:rsidRPr="004505C1">
        <w:t>» (с изменением № 1)</w:t>
      </w:r>
    </w:p>
    <w:p w:rsidR="005121D4" w:rsidRPr="004505C1" w:rsidRDefault="00D42905" w:rsidP="00142FBE">
      <w:pPr>
        <w:ind w:firstLine="709"/>
        <w:jc w:val="both"/>
      </w:pPr>
      <w:r w:rsidRPr="004505C1">
        <w:t xml:space="preserve">СП 66.13330.2011 Проектирование и строительство напорных сетей водоснабжения и водоотведения с применением высокопрочных труб из чугуна с шаровидным графитом (с </w:t>
      </w:r>
      <w:r w:rsidR="00387B59" w:rsidRPr="004505C1">
        <w:t>и</w:t>
      </w:r>
      <w:r w:rsidRPr="004505C1">
        <w:t xml:space="preserve">зменениями № 1, </w:t>
      </w:r>
      <w:r w:rsidR="00387B59" w:rsidRPr="004505C1">
        <w:t xml:space="preserve">№ </w:t>
      </w:r>
      <w:r w:rsidRPr="004505C1">
        <w:t>2)</w:t>
      </w:r>
    </w:p>
    <w:p w:rsidR="005121D4" w:rsidRPr="004505C1" w:rsidRDefault="00206EB9" w:rsidP="00142FBE">
      <w:pPr>
        <w:ind w:firstLine="709"/>
        <w:jc w:val="both"/>
      </w:pPr>
      <w:r w:rsidRPr="004505C1">
        <w:t>СП 73.1333</w:t>
      </w:r>
      <w:r w:rsidR="00596E4B" w:rsidRPr="004505C1">
        <w:t xml:space="preserve">0.2016 </w:t>
      </w:r>
      <w:r w:rsidR="009122EC" w:rsidRPr="004505C1">
        <w:t>«</w:t>
      </w:r>
      <w:r w:rsidRPr="004505C1">
        <w:t>СНиП 3.05.01-85 Внутренние санитарно-технические</w:t>
      </w:r>
      <w:r w:rsidR="00604733" w:rsidRPr="004505C1">
        <w:t xml:space="preserve"> </w:t>
      </w:r>
      <w:r w:rsidR="008F22C4" w:rsidRPr="004505C1">
        <w:t>системы зданий</w:t>
      </w:r>
      <w:r w:rsidR="009122EC" w:rsidRPr="004505C1">
        <w:t>» (с изменением № 1)</w:t>
      </w:r>
    </w:p>
    <w:p w:rsidR="002E1428" w:rsidRPr="004505C1" w:rsidRDefault="009122EC" w:rsidP="00142FBE">
      <w:pPr>
        <w:ind w:firstLine="709"/>
        <w:jc w:val="both"/>
      </w:pPr>
      <w:r w:rsidRPr="004505C1">
        <w:t>СП 118.13330.20</w:t>
      </w:r>
      <w:r w:rsidR="001A6131">
        <w:t>2</w:t>
      </w:r>
      <w:r w:rsidRPr="004505C1">
        <w:t xml:space="preserve">2 «СНиП 31-06-2009 </w:t>
      </w:r>
      <w:r w:rsidR="002E1428" w:rsidRPr="004505C1">
        <w:t>О</w:t>
      </w:r>
      <w:r w:rsidRPr="004505C1">
        <w:t>бщественные здания и сооружения» (с изменениями № 1, № 2, № 3)</w:t>
      </w:r>
    </w:p>
    <w:p w:rsidR="008454FA" w:rsidRPr="004505C1" w:rsidRDefault="008454FA" w:rsidP="00142FBE">
      <w:pPr>
        <w:ind w:firstLine="709"/>
        <w:jc w:val="both"/>
      </w:pPr>
      <w:r w:rsidRPr="004505C1">
        <w:t>СП 131.13330.20</w:t>
      </w:r>
      <w:r w:rsidR="000427FB">
        <w:t>20</w:t>
      </w:r>
      <w:r w:rsidRPr="004505C1">
        <w:t xml:space="preserve"> «СНиП 23-01-99* Строительная климатология»</w:t>
      </w:r>
      <w:r w:rsidR="00C86006">
        <w:t xml:space="preserve"> (с изменениями № 1, № 2)</w:t>
      </w:r>
    </w:p>
    <w:p w:rsidR="00AF1F65" w:rsidRPr="004505C1" w:rsidRDefault="00AF1F65" w:rsidP="00142FBE">
      <w:pPr>
        <w:ind w:firstLine="709"/>
        <w:jc w:val="both"/>
      </w:pPr>
      <w:r w:rsidRPr="004505C1">
        <w:t xml:space="preserve">СП 136.13330.2012 Здания и сооружения. Общие положения проектирования с учетом доступности для маломобильных групп населения (с </w:t>
      </w:r>
      <w:r w:rsidR="001C696E" w:rsidRPr="004505C1">
        <w:t>и</w:t>
      </w:r>
      <w:r w:rsidRPr="004505C1">
        <w:t>зменени</w:t>
      </w:r>
      <w:r w:rsidR="001A6131">
        <w:t>ями</w:t>
      </w:r>
      <w:r w:rsidRPr="004505C1">
        <w:t xml:space="preserve"> № 1</w:t>
      </w:r>
      <w:r w:rsidR="001A6131">
        <w:t>, № 2</w:t>
      </w:r>
      <w:r w:rsidRPr="004505C1">
        <w:t>)</w:t>
      </w:r>
    </w:p>
    <w:p w:rsidR="00AF1F65" w:rsidRPr="004505C1" w:rsidRDefault="00AF1F65" w:rsidP="00142FBE">
      <w:pPr>
        <w:ind w:firstLine="709"/>
        <w:jc w:val="both"/>
      </w:pPr>
      <w:r w:rsidRPr="004505C1">
        <w:t xml:space="preserve">СП 137.13330.2012 Жилая среда с планировочными элементами, доступными инвалидам. Правила проектирования (с </w:t>
      </w:r>
      <w:r w:rsidR="001C696E" w:rsidRPr="004505C1">
        <w:t>и</w:t>
      </w:r>
      <w:r w:rsidRPr="004505C1">
        <w:t>зменением № 1)</w:t>
      </w:r>
    </w:p>
    <w:p w:rsidR="00AF1F65" w:rsidRPr="004505C1" w:rsidRDefault="00AF1F65" w:rsidP="00142FBE">
      <w:pPr>
        <w:ind w:firstLine="709"/>
        <w:jc w:val="both"/>
      </w:pPr>
      <w:r w:rsidRPr="004505C1">
        <w:t xml:space="preserve">СП 148.13330.2012 Помещения в учреждениях социального и медицинского обслуживания. Правила проектирования (с </w:t>
      </w:r>
      <w:r w:rsidR="001C696E" w:rsidRPr="004505C1">
        <w:t>и</w:t>
      </w:r>
      <w:r w:rsidRPr="004505C1">
        <w:t>зменением № 1)</w:t>
      </w:r>
    </w:p>
    <w:p w:rsidR="004B03B8" w:rsidRPr="004505C1" w:rsidRDefault="004B03B8" w:rsidP="00142FBE">
      <w:pPr>
        <w:ind w:firstLine="709"/>
        <w:jc w:val="both"/>
      </w:pPr>
      <w:r w:rsidRPr="004505C1">
        <w:t>СП 158.13330</w:t>
      </w:r>
      <w:r w:rsidR="00127539" w:rsidRPr="004505C1">
        <w:t>.2014 Здания и помещения медицинских организаций. Правила проектирования (</w:t>
      </w:r>
      <w:r w:rsidR="000427FB" w:rsidRPr="000427FB">
        <w:t>с изменениями № 1, № 2, № 3</w:t>
      </w:r>
      <w:r w:rsidR="00127539" w:rsidRPr="004505C1">
        <w:t>)</w:t>
      </w:r>
    </w:p>
    <w:p w:rsidR="006C3C7F" w:rsidRPr="004505C1" w:rsidRDefault="00944257" w:rsidP="00142FBE">
      <w:pPr>
        <w:ind w:firstLine="709"/>
        <w:jc w:val="both"/>
      </w:pPr>
      <w:r w:rsidRPr="004505C1">
        <w:t xml:space="preserve">СП 252.1325800.2016 Здания дошкольных образовательных организаций. Правила проектирования (с </w:t>
      </w:r>
      <w:r w:rsidR="00D529D1" w:rsidRPr="004505C1">
        <w:t>и</w:t>
      </w:r>
      <w:r w:rsidRPr="004505C1">
        <w:t>зменени</w:t>
      </w:r>
      <w:r w:rsidR="001A6131">
        <w:t>ями</w:t>
      </w:r>
      <w:r w:rsidRPr="004505C1">
        <w:t xml:space="preserve"> № 1</w:t>
      </w:r>
      <w:r w:rsidR="001A6131">
        <w:t>, № 2</w:t>
      </w:r>
      <w:r w:rsidRPr="004505C1">
        <w:t>)</w:t>
      </w:r>
    </w:p>
    <w:p w:rsidR="0026228F" w:rsidRPr="004505C1" w:rsidRDefault="003B6426" w:rsidP="00142FBE">
      <w:pPr>
        <w:ind w:firstLine="709"/>
        <w:jc w:val="both"/>
      </w:pPr>
      <w:r w:rsidRPr="004505C1">
        <w:t>СП 253.1325800</w:t>
      </w:r>
      <w:r w:rsidR="00CD1203" w:rsidRPr="004505C1">
        <w:t>.2016</w:t>
      </w:r>
      <w:r w:rsidRPr="004505C1">
        <w:t xml:space="preserve"> Инженерные системы высотных зданий</w:t>
      </w:r>
      <w:r w:rsidR="000427FB">
        <w:t xml:space="preserve"> </w:t>
      </w:r>
      <w:r w:rsidR="000427FB" w:rsidRPr="004505C1">
        <w:t>(с изменением № 1)</w:t>
      </w:r>
    </w:p>
    <w:p w:rsidR="00961D05" w:rsidRDefault="00961D05" w:rsidP="00142FBE">
      <w:pPr>
        <w:ind w:firstLine="709"/>
        <w:jc w:val="both"/>
      </w:pPr>
      <w:r w:rsidRPr="004505C1">
        <w:lastRenderedPageBreak/>
        <w:t>СП 466.1325800.2019 Наемные дома. Правила проектирования</w:t>
      </w:r>
    </w:p>
    <w:p w:rsidR="001A6131" w:rsidRPr="004505C1" w:rsidRDefault="001A6131" w:rsidP="00142FBE">
      <w:pPr>
        <w:ind w:firstLine="709"/>
        <w:jc w:val="both"/>
      </w:pPr>
      <w:r w:rsidRPr="001A6131">
        <w:t>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</w:t>
      </w:r>
    </w:p>
    <w:p w:rsidR="006F6695" w:rsidRDefault="006F6695" w:rsidP="00142FBE">
      <w:pPr>
        <w:ind w:firstLine="709"/>
        <w:jc w:val="both"/>
      </w:pPr>
      <w:r w:rsidRPr="004505C1">
        <w:t>СП 486.1311500.2020 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</w:t>
      </w:r>
    </w:p>
    <w:p w:rsidR="001A6131" w:rsidRDefault="001A6131" w:rsidP="00142FBE">
      <w:pPr>
        <w:ind w:firstLine="709"/>
        <w:jc w:val="both"/>
      </w:pPr>
      <w:r w:rsidRPr="001A6131">
        <w:t>СП 510.1325800.2022 Тепловые пункты и системы внутреннего теплоснабжения</w:t>
      </w:r>
    </w:p>
    <w:p w:rsidR="000427FB" w:rsidRDefault="006C7D3F" w:rsidP="000427FB">
      <w:pPr>
        <w:ind w:firstLine="709"/>
        <w:jc w:val="both"/>
        <w:rPr>
          <w:sz w:val="20"/>
          <w:szCs w:val="20"/>
        </w:rPr>
      </w:pPr>
      <w:r w:rsidRPr="000427FB">
        <w:rPr>
          <w:rStyle w:val="61pt"/>
          <w:b w:val="0"/>
          <w:color w:val="auto"/>
          <w:sz w:val="20"/>
          <w:szCs w:val="20"/>
        </w:rPr>
        <w:t>Примечание</w:t>
      </w:r>
      <w:r w:rsidRPr="000427FB">
        <w:rPr>
          <w:b/>
          <w:sz w:val="20"/>
          <w:szCs w:val="20"/>
        </w:rPr>
        <w:t xml:space="preserve"> </w:t>
      </w:r>
      <w:r w:rsidR="006F07C1" w:rsidRPr="00142FBE">
        <w:rPr>
          <w:spacing w:val="40"/>
          <w:sz w:val="20"/>
          <w:szCs w:val="20"/>
        </w:rPr>
        <w:t>‒</w:t>
      </w:r>
      <w:r w:rsidRPr="00142FBE">
        <w:rPr>
          <w:sz w:val="20"/>
          <w:szCs w:val="20"/>
        </w:rPr>
        <w:t xml:space="preserve"> При пользовании настоящим сводом правил целесообразно проверить действие ссылочных документов в информационной системе общего пользования </w:t>
      </w:r>
      <w:r w:rsidR="006501A8" w:rsidRPr="00142FBE">
        <w:rPr>
          <w:sz w:val="20"/>
          <w:szCs w:val="20"/>
        </w:rPr>
        <w:t>–</w:t>
      </w:r>
      <w:r w:rsidRPr="00142FBE">
        <w:rPr>
          <w:sz w:val="20"/>
          <w:szCs w:val="20"/>
        </w:rPr>
        <w:t xml:space="preserve">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</w:t>
      </w:r>
      <w:r w:rsidR="003B00FF" w:rsidRPr="00142FBE">
        <w:rPr>
          <w:sz w:val="20"/>
          <w:szCs w:val="20"/>
        </w:rPr>
        <w:t>л</w:t>
      </w:r>
      <w:r w:rsidRPr="00142FBE">
        <w:rPr>
          <w:sz w:val="20"/>
          <w:szCs w:val="20"/>
        </w:rPr>
        <w:t>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  <w:bookmarkStart w:id="4" w:name="_Toc202341276"/>
      <w:bookmarkStart w:id="5" w:name="_Toc202341400"/>
    </w:p>
    <w:p w:rsidR="006D44BB" w:rsidRPr="00E227BF" w:rsidRDefault="006D44BB" w:rsidP="006D44BB">
      <w:pPr>
        <w:pStyle w:val="aff4"/>
        <w:ind w:firstLine="709"/>
        <w:jc w:val="both"/>
        <w:rPr>
          <w:rFonts w:ascii="Times New Roman" w:hAnsi="Times New Roman"/>
          <w:b/>
          <w:sz w:val="24"/>
          <w:szCs w:val="24"/>
        </w:rPr>
      </w:pPr>
      <w:bookmarkStart w:id="6" w:name="_Hlk37931926"/>
      <w:bookmarkStart w:id="7" w:name="_Hlk37931248"/>
      <w:r w:rsidRPr="006D44BB">
        <w:rPr>
          <w:rFonts w:ascii="Times New Roman" w:hAnsi="Times New Roman"/>
          <w:b/>
          <w:sz w:val="24"/>
          <w:szCs w:val="24"/>
        </w:rPr>
        <w:t>Раздел 2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2</w:t>
      </w:r>
      <w:r w:rsidR="001A6131">
        <w:rPr>
          <w:rFonts w:ascii="Times New Roman" w:hAnsi="Times New Roman"/>
          <w:b/>
          <w:sz w:val="24"/>
          <w:szCs w:val="24"/>
        </w:rPr>
        <w:t>, № 3</w:t>
      </w:r>
      <w:r w:rsidRPr="00E227BF">
        <w:rPr>
          <w:rFonts w:ascii="Times New Roman" w:hAnsi="Times New Roman"/>
          <w:b/>
          <w:sz w:val="24"/>
          <w:szCs w:val="24"/>
        </w:rPr>
        <w:t>).</w:t>
      </w:r>
      <w:bookmarkEnd w:id="6"/>
    </w:p>
    <w:bookmarkEnd w:id="7"/>
    <w:p w:rsidR="000427FB" w:rsidRPr="006D44BB" w:rsidRDefault="000427FB" w:rsidP="000427FB">
      <w:pPr>
        <w:ind w:firstLine="709"/>
        <w:jc w:val="both"/>
      </w:pPr>
    </w:p>
    <w:p w:rsidR="007C7280" w:rsidRPr="006D44BB" w:rsidRDefault="00B96FDD" w:rsidP="000427FB">
      <w:pPr>
        <w:ind w:firstLine="709"/>
        <w:jc w:val="both"/>
        <w:rPr>
          <w:b/>
        </w:rPr>
      </w:pPr>
      <w:r w:rsidRPr="006D44BB">
        <w:rPr>
          <w:b/>
        </w:rPr>
        <w:t>3</w:t>
      </w:r>
      <w:r w:rsidR="007C7280" w:rsidRPr="006D44BB">
        <w:rPr>
          <w:b/>
        </w:rPr>
        <w:t xml:space="preserve"> Термины, определения, обозначения и единицы измерения</w:t>
      </w:r>
    </w:p>
    <w:p w:rsidR="000B23BE" w:rsidRPr="004505C1" w:rsidRDefault="000B23BE" w:rsidP="00142FBE">
      <w:pPr>
        <w:pStyle w:val="1"/>
        <w:keepNext w:val="0"/>
        <w:widowControl w:val="0"/>
        <w:numPr>
          <w:ilvl w:val="0"/>
          <w:numId w:val="0"/>
        </w:numPr>
        <w:tabs>
          <w:tab w:val="left" w:pos="708"/>
        </w:tabs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t>3.</w:t>
      </w:r>
      <w:r w:rsidR="007C7280" w:rsidRPr="004505C1">
        <w:rPr>
          <w:rFonts w:ascii="Times New Roman" w:hAnsi="Times New Roman" w:cs="Times New Roman"/>
          <w:sz w:val="24"/>
          <w:szCs w:val="24"/>
        </w:rPr>
        <w:t xml:space="preserve">1 </w:t>
      </w:r>
      <w:r w:rsidRPr="004505C1">
        <w:rPr>
          <w:rFonts w:ascii="Times New Roman" w:hAnsi="Times New Roman" w:cs="Times New Roman"/>
          <w:sz w:val="24"/>
          <w:szCs w:val="24"/>
        </w:rPr>
        <w:t>Термины и определения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В настоящем своде правил применены термины и определения по ГОСТ 17.1.2.03, ГОСТ 25150, ГОСТ 25151, ГОСТ Р 70214, [5], [6], [8]–[11], [13]–[15], СП 31.13330, СП 32.13330, СП 118.13330, СП 486.1311500, а также следующие термины с соответствующими определениями: 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3.1.1 </w:t>
      </w:r>
      <w:r w:rsidRPr="001A6131">
        <w:rPr>
          <w:b/>
        </w:rPr>
        <w:t>атмосферные сточные воды:</w:t>
      </w:r>
      <w:r w:rsidRPr="001A6131">
        <w:t xml:space="preserve"> Обеззараженные атмосферные осадки в виде дождевых и талых вод, собранные в резервуар технической воды системой водостока здания.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3.1.2 </w:t>
      </w:r>
      <w:r w:rsidRPr="001A6131">
        <w:rPr>
          <w:b/>
        </w:rPr>
        <w:t>бытовая техническая вода:</w:t>
      </w:r>
      <w:r w:rsidRPr="001A6131">
        <w:t xml:space="preserve"> Атмосферные и серые сточные воды, прошедшие соответствующую очистку, допускающую их повторное использование на нужды водоснабжения систем и оборудования, в которых исключены питьевое применение и контакт с кожными покровами человека. </w:t>
      </w:r>
    </w:p>
    <w:p w:rsidR="001A6131" w:rsidRPr="001A6131" w:rsidRDefault="001A6131" w:rsidP="001A6131">
      <w:pPr>
        <w:ind w:firstLine="709"/>
        <w:jc w:val="both"/>
        <w:rPr>
          <w:b/>
          <w:bCs/>
        </w:rPr>
      </w:pPr>
      <w:r w:rsidRPr="001A6131">
        <w:rPr>
          <w:bCs/>
        </w:rPr>
        <w:t>3.1.3</w:t>
      </w:r>
      <w:r w:rsidRPr="001A6131">
        <w:rPr>
          <w:b/>
          <w:bCs/>
        </w:rPr>
        <w:t xml:space="preserve"> внутренняя система водопровода (внутренний водопровод):</w:t>
      </w:r>
      <w:r w:rsidRPr="001A6131">
        <w:t xml:space="preserve"> Система трубопроводов и устройств, обеспечивающая присоединение к наружным сетям, подачу воды к санитарно-техническим приборам, технологическому оборудованию и пожарным кранам в границах внешнего контура стен одного здания или группы зданий и сооружений и имеющая общее водоизмерительное устройство от наружных сетей водопровода поселения, городского округа или предприятия.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3.1.4 </w:t>
      </w:r>
      <w:r w:rsidRPr="001A6131">
        <w:rPr>
          <w:b/>
          <w:bCs/>
        </w:rPr>
        <w:t>внутренняя система водоотведения (внутренняя канализация):</w:t>
      </w:r>
      <w:r w:rsidRPr="001A6131">
        <w:t xml:space="preserve"> Система трубопроводов и устройств в границах внешнего контура стен одного здания или группы зданий и сооружений, ограниченная выпусками до первого смотрового колодца, обеспечивающая отведение сточных, дождевых и талых вод в сеть водоотведения соответствующего назначения поселения или городского округа, или предприятия.</w:t>
      </w:r>
    </w:p>
    <w:p w:rsidR="001A6131" w:rsidRPr="00171579" w:rsidRDefault="001A6131" w:rsidP="001A6131">
      <w:pPr>
        <w:ind w:firstLine="709"/>
        <w:jc w:val="both"/>
        <w:rPr>
          <w:sz w:val="20"/>
          <w:szCs w:val="20"/>
        </w:rPr>
      </w:pPr>
      <w:r w:rsidRPr="00171579">
        <w:rPr>
          <w:sz w:val="20"/>
          <w:szCs w:val="20"/>
        </w:rPr>
        <w:t>П р и м е ч а н и е – Водосточные системы и элементы противопожарных систем могут располагаться за пределами внешнего контура стен.</w:t>
      </w:r>
    </w:p>
    <w:p w:rsidR="001A6131" w:rsidRPr="001A6131" w:rsidRDefault="001A6131" w:rsidP="001A6131">
      <w:pPr>
        <w:ind w:firstLine="709"/>
        <w:jc w:val="both"/>
        <w:rPr>
          <w:b/>
        </w:rPr>
      </w:pPr>
      <w:r w:rsidRPr="001A6131">
        <w:t>3.1.5</w:t>
      </w:r>
      <w:r w:rsidRPr="001A6131">
        <w:rPr>
          <w:b/>
        </w:rPr>
        <w:t> 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1A6131">
        <w:rPr>
          <w:b/>
          <w:bCs/>
        </w:rPr>
        <w:t>водоотведение:</w:t>
      </w:r>
      <w:r w:rsidRPr="001A6131">
        <w:t xml:space="preserve"> Прием, транспортировка и очистка сточных вод с использованием централизованной системы водоотведения.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1A6131">
        <w:lastRenderedPageBreak/>
        <w:t>[6, статья 2, пункт 2]</w:t>
      </w:r>
    </w:p>
    <w:p w:rsidR="001A6131" w:rsidRPr="001A6131" w:rsidRDefault="001A6131" w:rsidP="001A6131">
      <w:pPr>
        <w:spacing w:before="120"/>
        <w:ind w:firstLine="709"/>
        <w:jc w:val="both"/>
      </w:pPr>
      <w:r w:rsidRPr="001A6131">
        <w:t>3.1.6</w:t>
      </w:r>
      <w:r w:rsidRPr="001A6131">
        <w:rPr>
          <w:b/>
        </w:rPr>
        <w:t> 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</w:pPr>
      <w:r w:rsidRPr="001A6131">
        <w:rPr>
          <w:b/>
          <w:bCs/>
        </w:rPr>
        <w:t>водоснабжение:</w:t>
      </w:r>
      <w:r w:rsidRPr="001A6131">
        <w:t xml:space="preserve"> Водоподготовка, транспортировка и подача питьевой или технической воды абонентам с использованием централизованных или нецентрализованных систем холодного водоснабжения (холодное водоснабжение) или приготовление, транспортировка и подача горячей воды абонентам с использованием централизованных или нецентрализованных систем горячего водоснабжения (горячее водоснабжение).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1A6131">
        <w:t>[6, статья 2, пункт 4]</w:t>
      </w:r>
    </w:p>
    <w:p w:rsidR="001A6131" w:rsidRPr="001A6131" w:rsidRDefault="001A6131" w:rsidP="001A6131">
      <w:pPr>
        <w:ind w:firstLine="709"/>
        <w:jc w:val="both"/>
      </w:pPr>
    </w:p>
    <w:p w:rsidR="001A6131" w:rsidRPr="001A6131" w:rsidRDefault="001A6131" w:rsidP="001A6131">
      <w:pPr>
        <w:ind w:firstLine="709"/>
        <w:jc w:val="both"/>
      </w:pPr>
      <w:r w:rsidRPr="001A6131">
        <w:t>3.1.7</w:t>
      </w:r>
      <w:r w:rsidRPr="001A6131">
        <w:rPr>
          <w:b/>
        </w:rPr>
        <w:t xml:space="preserve"> воздушный (вакуумный) клапан: </w:t>
      </w:r>
      <w:r w:rsidRPr="001A6131">
        <w:t>Устройство, пропускающее воздух в одном направлении – вслед за движущейся в трубопроводе жидкостью и не пропускающее воздух в обратном направлении, предназначенное для увеличения пропускной способности невентилируемого канализационного стояка или предотвращения срыва гидрозатвора у санитарного прибора или приборов.</w:t>
      </w:r>
    </w:p>
    <w:p w:rsidR="001A6131" w:rsidRPr="001A6131" w:rsidRDefault="001A6131" w:rsidP="001A6131">
      <w:pPr>
        <w:ind w:firstLine="709"/>
        <w:jc w:val="both"/>
      </w:pPr>
      <w:r w:rsidRPr="001A6131">
        <w:t>3.1.8</w:t>
      </w:r>
      <w:r w:rsidRPr="001A6131">
        <w:rPr>
          <w:b/>
          <w:bCs/>
        </w:rPr>
        <w:t xml:space="preserve"> </w:t>
      </w:r>
      <w:r w:rsidRPr="001A6131">
        <w:rPr>
          <w:b/>
        </w:rPr>
        <w:t>выпуск (канализационный):</w:t>
      </w:r>
      <w:r w:rsidRPr="001A6131">
        <w:t xml:space="preserve"> Участок отводного (горизонтального) трубопровода от раструба с внутренней стороны стены здания до первого приемного колодца.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3.1.9 </w:t>
      </w:r>
      <w:r w:rsidRPr="001A6131">
        <w:rPr>
          <w:b/>
          <w:bCs/>
        </w:rPr>
        <w:t>гарантированный напор:</w:t>
      </w:r>
      <w:r w:rsidRPr="001A6131">
        <w:t xml:space="preserve"> Давление воды в точке подключения к коммунальным сетям водопровода, обеспечиваемое </w:t>
      </w:r>
      <w:r w:rsidRPr="001A6131">
        <w:rPr>
          <w:bCs/>
        </w:rPr>
        <w:t>организацией водопроводно-канализационного хозяйства</w:t>
      </w:r>
      <w:r w:rsidRPr="001A6131">
        <w:t xml:space="preserve"> в период максимального водоразбора.</w:t>
      </w:r>
    </w:p>
    <w:p w:rsidR="001A6131" w:rsidRPr="001A6131" w:rsidRDefault="001A6131" w:rsidP="001A6131">
      <w:pPr>
        <w:ind w:firstLine="709"/>
        <w:jc w:val="both"/>
        <w:rPr>
          <w:strike/>
        </w:rPr>
      </w:pPr>
      <w:r w:rsidRPr="001A6131">
        <w:t>3.1.10</w:t>
      </w:r>
      <w:r w:rsidRPr="001A6131">
        <w:rPr>
          <w:b/>
        </w:rPr>
        <w:t> 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1A6131">
        <w:rPr>
          <w:b/>
          <w:bCs/>
        </w:rPr>
        <w:t>граница балансовой принадлежности:</w:t>
      </w:r>
      <w:r w:rsidRPr="001A6131">
        <w:t xml:space="preserve"> Линия раздела объектов централизованных систем холодного водоснабжения и (или) водоотведения, в том числе водопроводных и (или) канализационных сетей, между владельцами по признаку собственности или владения на ином законном основании. 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1A6131">
        <w:t xml:space="preserve">[9, раздел </w:t>
      </w:r>
      <w:r w:rsidRPr="001A6131">
        <w:rPr>
          <w:lang w:val="en-US"/>
        </w:rPr>
        <w:t>I</w:t>
      </w:r>
      <w:r w:rsidRPr="001A6131">
        <w:t>, пункт 2]</w:t>
      </w:r>
    </w:p>
    <w:p w:rsidR="001A6131" w:rsidRPr="001A6131" w:rsidRDefault="001A6131" w:rsidP="001A6131">
      <w:pPr>
        <w:spacing w:before="120"/>
        <w:ind w:firstLine="709"/>
        <w:jc w:val="both"/>
      </w:pPr>
      <w:r w:rsidRPr="001A6131">
        <w:t xml:space="preserve">3.1.11 </w:t>
      </w:r>
      <w:r w:rsidRPr="001A6131">
        <w:rPr>
          <w:b/>
          <w:bCs/>
        </w:rPr>
        <w:t>гидрозатвор:</w:t>
      </w:r>
      <w:r w:rsidRPr="001A6131">
        <w:t xml:space="preserve"> </w:t>
      </w:r>
      <w:proofErr w:type="spellStart"/>
      <w:r w:rsidRPr="001A6131">
        <w:t>Запахозапирающее</w:t>
      </w:r>
      <w:proofErr w:type="spellEnd"/>
      <w:r w:rsidRPr="001A6131">
        <w:t xml:space="preserve"> </w:t>
      </w:r>
      <w:hyperlink r:id="rId14" w:tooltip="устройство" w:history="1">
        <w:r w:rsidRPr="001A6131">
          <w:t>устройство</w:t>
        </w:r>
      </w:hyperlink>
      <w:r w:rsidRPr="001A6131">
        <w:t xml:space="preserve"> гидравлического действия.</w:t>
      </w:r>
    </w:p>
    <w:p w:rsidR="001A6131" w:rsidRPr="001A6131" w:rsidRDefault="001A6131" w:rsidP="001A6131">
      <w:pPr>
        <w:ind w:firstLine="709"/>
        <w:jc w:val="both"/>
      </w:pPr>
      <w:r w:rsidRPr="001A6131">
        <w:rPr>
          <w:bCs/>
        </w:rPr>
        <w:t>3.1.12</w:t>
      </w:r>
      <w:r w:rsidRPr="001A6131">
        <w:rPr>
          <w:b/>
          <w:bCs/>
        </w:rPr>
        <w:t xml:space="preserve"> 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1A6131">
        <w:rPr>
          <w:b/>
        </w:rPr>
        <w:t xml:space="preserve">индивидуальный тепловой пункт; </w:t>
      </w:r>
      <w:r w:rsidRPr="001A6131">
        <w:t xml:space="preserve">ИТП: Комплекс устройств для присоединения </w:t>
      </w:r>
      <w:proofErr w:type="spellStart"/>
      <w:r w:rsidRPr="001A6131">
        <w:t>теплопотребляющей</w:t>
      </w:r>
      <w:proofErr w:type="spellEnd"/>
      <w:r w:rsidRPr="001A6131">
        <w:t xml:space="preserve"> установки к тепловой сети, преобразования параметров теплоносителя и распределения его по видам тепловой нагрузки для одного здания, строения или сооружения.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1A6131">
        <w:t xml:space="preserve">[15, раздел </w:t>
      </w:r>
      <w:r w:rsidRPr="001A6131">
        <w:rPr>
          <w:lang w:val="en-US"/>
        </w:rPr>
        <w:t>I</w:t>
      </w:r>
      <w:r w:rsidRPr="001A6131">
        <w:t>, пункт 3]</w:t>
      </w:r>
    </w:p>
    <w:p w:rsidR="001A6131" w:rsidRPr="001A6131" w:rsidRDefault="001A6131" w:rsidP="001A6131">
      <w:pPr>
        <w:spacing w:before="120"/>
        <w:ind w:firstLine="709"/>
        <w:jc w:val="both"/>
      </w:pPr>
      <w:r w:rsidRPr="001A6131">
        <w:t>3.1.13</w:t>
      </w:r>
      <w:r w:rsidRPr="001A6131">
        <w:rPr>
          <w:b/>
          <w:bCs/>
        </w:rPr>
        <w:t xml:space="preserve"> канализационный вентилируемый стояк: </w:t>
      </w:r>
      <w:r w:rsidRPr="001A6131">
        <w:t>Стояк, имеющий вытяжную часть и через нее сообщение с атмосферой, способствующее воздухообмену в трубопроводах внутренней и наружной сети канализации.</w:t>
      </w:r>
    </w:p>
    <w:p w:rsidR="001A6131" w:rsidRPr="001A6131" w:rsidRDefault="001A6131" w:rsidP="001A6131">
      <w:pPr>
        <w:ind w:firstLine="709"/>
        <w:jc w:val="both"/>
        <w:rPr>
          <w:spacing w:val="40"/>
        </w:rPr>
      </w:pPr>
      <w:r w:rsidRPr="001A6131">
        <w:t>3.1.14</w:t>
      </w:r>
      <w:r w:rsidRPr="001A6131">
        <w:rPr>
          <w:b/>
          <w:bCs/>
        </w:rPr>
        <w:t xml:space="preserve"> канализационный невентилируемый стояк: </w:t>
      </w:r>
      <w:r w:rsidRPr="001A6131">
        <w:t>Стояк, не имеющий сообщения с атмосферой.</w:t>
      </w:r>
      <w:r w:rsidRPr="001A6131">
        <w:rPr>
          <w:spacing w:val="40"/>
        </w:rPr>
        <w:t xml:space="preserve"> </w:t>
      </w:r>
    </w:p>
    <w:p w:rsidR="001A6131" w:rsidRPr="00171579" w:rsidRDefault="001A6131" w:rsidP="001A6131">
      <w:pPr>
        <w:ind w:firstLine="709"/>
        <w:jc w:val="both"/>
        <w:rPr>
          <w:sz w:val="20"/>
          <w:szCs w:val="20"/>
        </w:rPr>
      </w:pPr>
      <w:r w:rsidRPr="00171579">
        <w:rPr>
          <w:spacing w:val="40"/>
          <w:sz w:val="20"/>
          <w:szCs w:val="20"/>
        </w:rPr>
        <w:t>Примечание</w:t>
      </w:r>
      <w:r w:rsidRPr="00171579">
        <w:rPr>
          <w:sz w:val="20"/>
          <w:szCs w:val="20"/>
        </w:rPr>
        <w:t xml:space="preserve"> – К невентилируемым стоякам относятся: стояк или группа стояков, объединенных поверху сборным трубопроводом, не имеющие вытяжной части или оборудованные воздушным (вакуумным) клапаном.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3.1.15 </w:t>
      </w:r>
      <w:r w:rsidRPr="001A6131">
        <w:rPr>
          <w:b/>
        </w:rPr>
        <w:t>лимит водопотребления (водоотведения):</w:t>
      </w:r>
      <w:r w:rsidRPr="001A6131">
        <w:t xml:space="preserve"> Установленный абоненту предельный объем отпущенной (полученной) питьевой воды и принимаемых (сбрасываемых) сточных вод на определенный период времени.</w:t>
      </w:r>
    </w:p>
    <w:p w:rsidR="001A6131" w:rsidRPr="001A6131" w:rsidRDefault="001A6131" w:rsidP="001A6131">
      <w:pPr>
        <w:ind w:firstLine="709"/>
        <w:jc w:val="both"/>
      </w:pPr>
      <w:r w:rsidRPr="001A6131">
        <w:t>3.1.16</w:t>
      </w:r>
      <w:r w:rsidRPr="001A6131">
        <w:rPr>
          <w:b/>
          <w:bCs/>
        </w:rPr>
        <w:t xml:space="preserve"> напор:</w:t>
      </w:r>
      <w:r w:rsidRPr="001A6131">
        <w:t xml:space="preserve"> Давление воды при определенном расходе в сети водопровода, м вод. ст.</w:t>
      </w:r>
    </w:p>
    <w:p w:rsidR="001A6131" w:rsidRPr="00171579" w:rsidRDefault="001A6131" w:rsidP="001A6131">
      <w:pPr>
        <w:ind w:firstLine="709"/>
        <w:jc w:val="both"/>
        <w:rPr>
          <w:sz w:val="20"/>
          <w:szCs w:val="20"/>
        </w:rPr>
      </w:pPr>
      <w:r w:rsidRPr="00171579">
        <w:rPr>
          <w:sz w:val="20"/>
          <w:szCs w:val="20"/>
        </w:rPr>
        <w:t>П р и м е ч а н и е – Метр (миллиметр) водяного столба – внесистемная единица давления, применяемая в ряде отраслей техники и гидравлике. 9,807 килопаскалей (кПа) соответствуют гидростатическому давлению водяного столба высотой 1 м при наибольшей плотности воды при температуре 4 °C. Сокращение: «м вод. ст.» и «мм вод. ст.».</w:t>
      </w:r>
    </w:p>
    <w:p w:rsidR="001A6131" w:rsidRPr="001A6131" w:rsidRDefault="001A6131" w:rsidP="001A6131">
      <w:pPr>
        <w:ind w:firstLine="709"/>
        <w:jc w:val="both"/>
      </w:pPr>
      <w:r w:rsidRPr="001A6131">
        <w:lastRenderedPageBreak/>
        <w:t xml:space="preserve">3.1.17 </w:t>
      </w:r>
      <w:r w:rsidRPr="001A6131">
        <w:rPr>
          <w:b/>
          <w:bCs/>
        </w:rPr>
        <w:t>номинальное (условное) давление PN:</w:t>
      </w:r>
      <w:r w:rsidRPr="001A6131">
        <w:t xml:space="preserve"> Наибольшее избыточное давление при температуре среды 293 К (20 °С), при котором допустима длительная работа труб, арматуры и деталей трубопровода, имеющих заданные размеры, обоснованные расчетом на прочность при выбранных материалах и характеристиках их прочности, соответствующих температуре 293 К (20 °С).</w:t>
      </w:r>
    </w:p>
    <w:p w:rsidR="001A6131" w:rsidRPr="001A6131" w:rsidRDefault="001A6131" w:rsidP="001A6131">
      <w:pPr>
        <w:ind w:firstLine="709"/>
        <w:jc w:val="both"/>
      </w:pPr>
      <w:r w:rsidRPr="001A6131">
        <w:t>3.1.18</w:t>
      </w:r>
      <w:r w:rsidRPr="001A6131">
        <w:rPr>
          <w:b/>
        </w:rPr>
        <w:t> 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1A6131">
        <w:rPr>
          <w:b/>
          <w:bCs/>
        </w:rPr>
        <w:t>питьевая вода:</w:t>
      </w:r>
      <w:r w:rsidRPr="001A6131">
        <w:t xml:space="preserve"> Вода, за исключением бутилированной питьевой воды, предназначенная для питья, приготовления пищи и других хозяйственно-бытовых нужд населения, а также для производства пищевой продукции.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1A6131">
        <w:t>[6, статья 2, пункт 18]</w:t>
      </w:r>
    </w:p>
    <w:p w:rsidR="001A6131" w:rsidRPr="001A6131" w:rsidRDefault="001A6131" w:rsidP="001A6131">
      <w:pPr>
        <w:ind w:firstLine="709"/>
        <w:jc w:val="both"/>
      </w:pPr>
      <w:r w:rsidRPr="001A6131">
        <w:t>3.1.19</w:t>
      </w:r>
      <w:r w:rsidRPr="001A6131">
        <w:rPr>
          <w:b/>
          <w:bCs/>
        </w:rPr>
        <w:t xml:space="preserve"> </w:t>
      </w:r>
      <w:r w:rsidRPr="001A6131">
        <w:rPr>
          <w:b/>
        </w:rPr>
        <w:t xml:space="preserve">пропускная способность: </w:t>
      </w:r>
      <w:r w:rsidRPr="001A6131">
        <w:t>Максимальный объемный или весовой расход жидкости через поперечное сечение трубопровода или санитарно-технической арматуры в единицу времени.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3.1.20 </w:t>
      </w:r>
      <w:r w:rsidRPr="001A6131">
        <w:rPr>
          <w:b/>
        </w:rPr>
        <w:t>рабочее</w:t>
      </w:r>
      <w:r w:rsidRPr="001A6131">
        <w:t xml:space="preserve"> </w:t>
      </w:r>
      <w:r w:rsidRPr="001A6131">
        <w:rPr>
          <w:b/>
          <w:bCs/>
        </w:rPr>
        <w:t>давление:</w:t>
      </w:r>
      <w:r w:rsidRPr="001A6131">
        <w:t xml:space="preserve"> Наибольшее избыточное давление, при котором обеспечивается заданный режим эксплуатации труб, арматуры и деталей трубопровода.</w:t>
      </w:r>
    </w:p>
    <w:p w:rsidR="001A6131" w:rsidRPr="001A6131" w:rsidRDefault="001A6131" w:rsidP="001A6131">
      <w:pPr>
        <w:ind w:firstLine="709"/>
        <w:jc w:val="both"/>
        <w:rPr>
          <w:rFonts w:eastAsia="Calibri"/>
        </w:rPr>
      </w:pPr>
      <w:r w:rsidRPr="001A6131">
        <w:t>3.1.21</w:t>
      </w:r>
      <w:r w:rsidRPr="001A6131">
        <w:rPr>
          <w:b/>
          <w:bCs/>
        </w:rPr>
        <w:t xml:space="preserve"> </w:t>
      </w:r>
      <w:r w:rsidRPr="001A6131">
        <w:rPr>
          <w:b/>
        </w:rPr>
        <w:t>расчетный расход воды:</w:t>
      </w:r>
      <w:r w:rsidRPr="001A6131">
        <w:t xml:space="preserve"> </w:t>
      </w:r>
      <w:r w:rsidRPr="001A6131">
        <w:rPr>
          <w:rFonts w:eastAsia="Calibri"/>
        </w:rPr>
        <w:t>Обоснованное исследованиями и практикой эксплуатации значение расхода водопотребления с учетом основных влияющих факторов (числа потребителей, числа приборов, заселенности квартир жилых зданий, объема выпуска продукции и др.)</w:t>
      </w:r>
      <w:r w:rsidRPr="001A6131">
        <w:t>.</w:t>
      </w:r>
    </w:p>
    <w:p w:rsidR="001A6131" w:rsidRPr="001A6131" w:rsidRDefault="001A6131" w:rsidP="001A6131">
      <w:pPr>
        <w:ind w:firstLine="709"/>
        <w:jc w:val="both"/>
      </w:pPr>
      <w:r w:rsidRPr="001A6131">
        <w:t>3.1.22</w:t>
      </w:r>
      <w:r w:rsidRPr="001A6131">
        <w:rPr>
          <w:b/>
          <w:bCs/>
        </w:rPr>
        <w:t xml:space="preserve"> </w:t>
      </w:r>
      <w:r w:rsidRPr="001A6131">
        <w:rPr>
          <w:b/>
        </w:rPr>
        <w:t>расчетный расход сточных вод:</w:t>
      </w:r>
      <w:r w:rsidRPr="001A6131">
        <w:t xml:space="preserve"> Обоснованное исследованиями и практикой эксплуатации значение расхода, прогнозируемого для объекта </w:t>
      </w:r>
      <w:proofErr w:type="spellStart"/>
      <w:r w:rsidRPr="001A6131">
        <w:t>канализования</w:t>
      </w:r>
      <w:proofErr w:type="spellEnd"/>
      <w:r w:rsidRPr="001A6131">
        <w:t xml:space="preserve"> в целом или его части с учетом влияющих факторов (числа потребителей, числа и характеристик санитарно-технических приборов, оборудования, емкости отводных трубопроводов и др.).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3.1.23 </w:t>
      </w:r>
      <w:bookmarkStart w:id="8" w:name="_Hlk46346804"/>
      <w:r w:rsidRPr="001A6131">
        <w:rPr>
          <w:b/>
        </w:rPr>
        <w:t>сборный</w:t>
      </w:r>
      <w:r w:rsidRPr="001A6131">
        <w:t xml:space="preserve"> </w:t>
      </w:r>
      <w:r w:rsidRPr="001A6131">
        <w:rPr>
          <w:b/>
          <w:bCs/>
        </w:rPr>
        <w:t>отводной (горизонтальный) трубопровод</w:t>
      </w:r>
      <w:bookmarkEnd w:id="8"/>
      <w:r w:rsidRPr="001A6131">
        <w:rPr>
          <w:b/>
        </w:rPr>
        <w:t>:</w:t>
      </w:r>
      <w:r w:rsidRPr="001A6131">
        <w:t xml:space="preserve"> Трубопровод, предназначенный для транспортирования загрязненных стоков от стояка (стояков) из здания до первого приемного колодца.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3.1.24 </w:t>
      </w:r>
      <w:r w:rsidRPr="001A6131">
        <w:rPr>
          <w:b/>
        </w:rPr>
        <w:t>серые сточные воды:</w:t>
      </w:r>
      <w:r w:rsidRPr="001A6131">
        <w:t xml:space="preserve"> Хозяйственно-бытовые сточные воды, поступающие от санитарно-технического и кухонного оборудования, не являющегося источником поступления фекальных включений.</w:t>
      </w:r>
    </w:p>
    <w:p w:rsidR="001A6131" w:rsidRPr="001A6131" w:rsidRDefault="001A6131" w:rsidP="001A6131">
      <w:pPr>
        <w:ind w:firstLine="709"/>
        <w:jc w:val="both"/>
      </w:pPr>
      <w:r w:rsidRPr="001A6131">
        <w:rPr>
          <w:bCs/>
        </w:rPr>
        <w:t>3.1.25</w:t>
      </w:r>
      <w:r w:rsidRPr="001A6131">
        <w:rPr>
          <w:b/>
          <w:bCs/>
        </w:rPr>
        <w:t xml:space="preserve"> сифон</w:t>
      </w:r>
      <w:r w:rsidRPr="001A6131">
        <w:rPr>
          <w:b/>
        </w:rPr>
        <w:t>:</w:t>
      </w:r>
      <w:r w:rsidRPr="001A6131">
        <w:t xml:space="preserve"> Техническое устройство, позволяющее подключить санитарный прибор или приемник сточных вод (производственных стоков) к системе канализации, в конструкции которого может быть использован гидрозатвор или иной принцип защиты от канализационных газов, например: «сухой» сифон и т. п.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3.1.26 </w:t>
      </w:r>
      <w:r w:rsidRPr="001A6131">
        <w:rPr>
          <w:b/>
        </w:rPr>
        <w:t>сифонно-вакуумная канализация:</w:t>
      </w:r>
      <w:r w:rsidRPr="001A6131">
        <w:t xml:space="preserve"> Кровельная водосточная система, использующая энергию столба жидкости в стояках.</w:t>
      </w:r>
    </w:p>
    <w:p w:rsidR="001A6131" w:rsidRPr="001A6131" w:rsidRDefault="001A6131" w:rsidP="001A6131">
      <w:pPr>
        <w:ind w:firstLine="709"/>
        <w:jc w:val="both"/>
      </w:pPr>
      <w:r w:rsidRPr="001A6131">
        <w:t>3.1.27</w:t>
      </w:r>
      <w:r w:rsidRPr="001A6131">
        <w:rPr>
          <w:b/>
          <w:bCs/>
        </w:rPr>
        <w:t xml:space="preserve"> </w:t>
      </w:r>
      <w:r w:rsidRPr="001A6131">
        <w:rPr>
          <w:b/>
        </w:rPr>
        <w:t>срок службы оборудования, арматуры, материалов:</w:t>
      </w:r>
      <w:r w:rsidRPr="001A6131">
        <w:t xml:space="preserve"> Календарная продолжительность эксплуатации от ее начала или возобновления после ремонта до наступления состояния, при котором дальнейшая эксплуатация недопустима или нецелесообразна.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3.1.28 </w:t>
      </w:r>
      <w:r w:rsidRPr="001A6131">
        <w:rPr>
          <w:b/>
        </w:rPr>
        <w:t>стояк серых сточных вод</w:t>
      </w:r>
      <w:r w:rsidRPr="001A6131">
        <w:t>: Канализационный стояк, предназначенный для транспортирования серых сточных вод.</w:t>
      </w:r>
    </w:p>
    <w:p w:rsidR="001A6131" w:rsidRPr="001A6131" w:rsidRDefault="001A6131" w:rsidP="001A6131">
      <w:pPr>
        <w:ind w:firstLine="709"/>
        <w:jc w:val="both"/>
      </w:pPr>
      <w:r w:rsidRPr="001A6131">
        <w:t xml:space="preserve">3.1.29 </w:t>
      </w:r>
      <w:r w:rsidRPr="001A6131">
        <w:rPr>
          <w:b/>
        </w:rPr>
        <w:t>тепловая изоляция (трубопроводов):</w:t>
      </w:r>
      <w:r w:rsidRPr="001A6131">
        <w:t xml:space="preserve"> Теплоизоляционные материалы и конструкции для сокращения тепловых потерь трубопроводами или предотвращения образования конденсата на их поверхности.</w:t>
      </w:r>
    </w:p>
    <w:p w:rsidR="001A6131" w:rsidRPr="001A6131" w:rsidRDefault="001A6131" w:rsidP="001A6131">
      <w:pPr>
        <w:ind w:firstLine="709"/>
        <w:jc w:val="both"/>
      </w:pPr>
      <w:r w:rsidRPr="001A6131">
        <w:t>3.1.30</w:t>
      </w:r>
      <w:r w:rsidRPr="001A6131">
        <w:rPr>
          <w:b/>
        </w:rPr>
        <w:t> </w:t>
      </w:r>
    </w:p>
    <w:p w:rsidR="001A6131" w:rsidRPr="001A6131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1A6131">
        <w:rPr>
          <w:b/>
          <w:bCs/>
        </w:rPr>
        <w:t>техническая вода</w:t>
      </w:r>
      <w:r w:rsidRPr="001A6131">
        <w:rPr>
          <w:b/>
        </w:rPr>
        <w:t>:</w:t>
      </w:r>
      <w:r w:rsidRPr="001A6131">
        <w:t xml:space="preserve"> Вода, подаваемая с использованием централизованной или нецентрализованной системы водоснабжения, не предназначенная для питья, приготовления пищи и других хозяйственно-бытовых нужд населения или для производства пищевой продукции.</w:t>
      </w:r>
    </w:p>
    <w:p w:rsidR="001A6131" w:rsidRPr="00171579" w:rsidRDefault="001A6131" w:rsidP="001A6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sz w:val="28"/>
          <w:szCs w:val="28"/>
        </w:rPr>
      </w:pPr>
      <w:r w:rsidRPr="001A6131">
        <w:t>[6, статья 2, пункт 24]</w:t>
      </w:r>
    </w:p>
    <w:p w:rsidR="001A6131" w:rsidRPr="001A6131" w:rsidRDefault="001A6131" w:rsidP="001A6131">
      <w:pPr>
        <w:pStyle w:val="1"/>
        <w:keepNext w:val="0"/>
        <w:widowControl w:val="0"/>
        <w:numPr>
          <w:ilvl w:val="0"/>
          <w:numId w:val="0"/>
        </w:numPr>
        <w:tabs>
          <w:tab w:val="left" w:pos="708"/>
        </w:tabs>
        <w:spacing w:before="0"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131">
        <w:rPr>
          <w:rFonts w:ascii="Times New Roman" w:hAnsi="Times New Roman" w:cs="Times New Roman"/>
          <w:sz w:val="24"/>
          <w:szCs w:val="24"/>
        </w:rPr>
        <w:t>Подраздел 3.1 (Измененная редакция, Изм. № 3).</w:t>
      </w:r>
    </w:p>
    <w:p w:rsidR="0050723D" w:rsidRPr="004505C1" w:rsidRDefault="0050723D" w:rsidP="00142FBE">
      <w:pPr>
        <w:pStyle w:val="1"/>
        <w:keepNext w:val="0"/>
        <w:widowControl w:val="0"/>
        <w:numPr>
          <w:ilvl w:val="0"/>
          <w:numId w:val="0"/>
        </w:numPr>
        <w:tabs>
          <w:tab w:val="left" w:pos="708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lastRenderedPageBreak/>
        <w:t xml:space="preserve">3.2 </w:t>
      </w:r>
      <w:r w:rsidR="00E81E24" w:rsidRPr="004505C1">
        <w:rPr>
          <w:rFonts w:ascii="Times New Roman" w:hAnsi="Times New Roman" w:cs="Times New Roman"/>
          <w:sz w:val="24"/>
          <w:szCs w:val="24"/>
        </w:rPr>
        <w:t>Обозначения и единицы измерения</w:t>
      </w:r>
    </w:p>
    <w:p w:rsidR="0050723D" w:rsidRPr="004505C1" w:rsidRDefault="0050723D" w:rsidP="00142FBE">
      <w:pPr>
        <w:pStyle w:val="131"/>
        <w:shd w:val="clear" w:color="auto" w:fill="auto"/>
        <w:spacing w:before="240" w:after="120" w:line="240" w:lineRule="auto"/>
        <w:ind w:firstLine="709"/>
        <w:rPr>
          <w:sz w:val="24"/>
          <w:szCs w:val="24"/>
          <w:shd w:val="clear" w:color="auto" w:fill="auto"/>
        </w:rPr>
      </w:pPr>
      <w:r w:rsidRPr="004505C1">
        <w:rPr>
          <w:sz w:val="24"/>
          <w:szCs w:val="24"/>
          <w:shd w:val="clear" w:color="auto" w:fill="auto"/>
        </w:rPr>
        <w:t xml:space="preserve">В настоящем своде правил </w:t>
      </w:r>
      <w:r w:rsidR="00E81E24" w:rsidRPr="004505C1">
        <w:rPr>
          <w:sz w:val="24"/>
          <w:szCs w:val="24"/>
          <w:shd w:val="clear" w:color="auto" w:fill="auto"/>
        </w:rPr>
        <w:t>применены</w:t>
      </w:r>
      <w:r w:rsidRPr="004505C1">
        <w:rPr>
          <w:sz w:val="24"/>
          <w:szCs w:val="24"/>
          <w:shd w:val="clear" w:color="auto" w:fill="auto"/>
        </w:rPr>
        <w:t xml:space="preserve"> следующие обозначения и единицы измерения:</w:t>
      </w:r>
    </w:p>
    <w:tbl>
      <w:tblPr>
        <w:tblW w:w="9327" w:type="dxa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34"/>
        <w:gridCol w:w="8193"/>
      </w:tblGrid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расход стоков от санитарно-технического прибора, л/с, принимаемый согласно </w:t>
            </w:r>
            <w:r w:rsidR="00BC3E9C" w:rsidRPr="004505C1">
              <w:t>т</w:t>
            </w:r>
            <w:r w:rsidR="00EF03E1" w:rsidRPr="004505C1">
              <w:t>абл</w:t>
            </w:r>
            <w:r w:rsidR="00BC3E9C" w:rsidRPr="004505C1">
              <w:t>ице</w:t>
            </w:r>
            <w:r w:rsidR="00EF03E1" w:rsidRPr="004505C1">
              <w:t xml:space="preserve"> А.1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tot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74200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общий максимальный расчетный расход воды, л/с, принимаемый согласно 5.3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 xml:space="preserve">– </w:t>
            </w:r>
            <w:r w:rsidR="00EF03E1" w:rsidRPr="004505C1">
              <w:t>максимальный расчетный расход горячей воды, л/с, принимаемый</w:t>
            </w:r>
            <w:r w:rsidR="00BC3E9C" w:rsidRPr="004505C1">
              <w:t xml:space="preserve"> согласно </w:t>
            </w:r>
            <w:r w:rsidR="00EF03E1" w:rsidRPr="004505C1">
              <w:t>5.3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максимальный расчетный расход холодной вод</w:t>
            </w:r>
            <w:r w:rsidR="00BC3E9C" w:rsidRPr="004505C1">
              <w:t xml:space="preserve">ы, л/с, принимаемый согласно </w:t>
            </w:r>
            <w:r w:rsidR="00EF03E1" w:rsidRPr="004505C1">
              <w:t>5.3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максимальный расчетный расход сточных вод для стояко</w:t>
            </w:r>
            <w:r w:rsidR="00BC3E9C" w:rsidRPr="004505C1">
              <w:t xml:space="preserve">в, л/с, принимаемый согласно </w:t>
            </w:r>
            <w:r w:rsidR="00EF03E1" w:rsidRPr="004505C1">
              <w:t>5.</w:t>
            </w:r>
            <w:r w:rsidR="00AF7979" w:rsidRPr="004505C1">
              <w:t>5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sL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максимальный расчетный расход сточных вод для горизонтальных отводящих трубопровод</w:t>
            </w:r>
            <w:r w:rsidR="00BC3E9C" w:rsidRPr="004505C1">
              <w:t>ов, л/с, принимаемый согласно</w:t>
            </w:r>
            <w:r w:rsidR="00EF03E1" w:rsidRPr="004505C1">
              <w:t xml:space="preserve"> 5.7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общий расход воды, л/ч, санитарно-техническим пр</w:t>
            </w:r>
            <w:r w:rsidR="00BC3E9C" w:rsidRPr="004505C1">
              <w:t xml:space="preserve">ибором, принимаемый согласно </w:t>
            </w:r>
            <w:r w:rsidR="00EF03E1" w:rsidRPr="004505C1">
              <w:t>5.8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расход горячей воды, л/ч, санитарно-техническим прибором, принимаемый </w:t>
            </w:r>
            <w:r w:rsidR="00BC3E9C" w:rsidRPr="004505C1">
              <w:t xml:space="preserve">согласно </w:t>
            </w:r>
            <w:r w:rsidR="00EF03E1" w:rsidRPr="004505C1">
              <w:t>5.8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0,</m:t>
                    </m:r>
                    <m:r>
                      <w:rPr>
                        <w:rFonts w:ascii="Cambria Math" w:hAnsi="Cambria Math"/>
                        <w:lang w:val="en-US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F03E1" w:rsidRPr="004505C1" w:rsidRDefault="00C6673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EF03E1" w:rsidRPr="004505C1">
              <w:t xml:space="preserve"> расход холодной воды, л/ч, санитарно-техническим пр</w:t>
            </w:r>
            <w:r w:rsidR="00BC3E9C" w:rsidRPr="004505C1">
              <w:t xml:space="preserve">ибором, принимаемый согласно </w:t>
            </w:r>
            <w:r w:rsidR="00EF03E1" w:rsidRPr="004505C1">
              <w:t>5.8</w:t>
            </w:r>
            <w:r w:rsidR="00130C8F"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D63A3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D63A3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6D63A3" w:rsidRPr="004505C1">
              <w:t xml:space="preserve"> общий расчетный расход воды, л, потребителем в час наибольшего водопотребления, п</w:t>
            </w:r>
            <w:r w:rsidR="00E81E24" w:rsidRPr="004505C1">
              <w:t>ринимаемый</w:t>
            </w:r>
            <w:r w:rsidR="006D63A3" w:rsidRPr="004505C1">
              <w:t xml:space="preserve"> по табл</w:t>
            </w:r>
            <w:r w:rsidR="00BC3E9C" w:rsidRPr="004505C1">
              <w:t>ице</w:t>
            </w:r>
            <w:r w:rsidR="006D63A3" w:rsidRPr="004505C1">
              <w:t xml:space="preserve"> А.2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D63A3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D63A3" w:rsidRPr="004505C1" w:rsidRDefault="00130C8F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6D63A3" w:rsidRPr="004505C1">
              <w:t xml:space="preserve"> расчетный расход горячей воды, л, потребителем в час наибольшего водоп</w:t>
            </w:r>
            <w:r w:rsidR="00E81E24" w:rsidRPr="004505C1">
              <w:t>отребления, принимаемый</w:t>
            </w:r>
            <w:r w:rsidR="00BC3E9C" w:rsidRPr="004505C1">
              <w:t xml:space="preserve"> по таблице</w:t>
            </w:r>
            <w:r w:rsidR="006D63A3" w:rsidRPr="004505C1">
              <w:t xml:space="preserve"> А.2</w:t>
            </w:r>
            <w:r w:rsidRPr="004505C1">
              <w:t>;</w:t>
            </w:r>
          </w:p>
        </w:tc>
      </w:tr>
      <w:tr w:rsidR="00D3014F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D63A3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D63A3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6D63A3" w:rsidRPr="004505C1">
              <w:t xml:space="preserve"> расчетный расход холодной воды, л, потребителем в час наибольшего потребления, прин</w:t>
            </w:r>
            <w:r w:rsidR="00E81E24" w:rsidRPr="004505C1">
              <w:t>имаемый</w:t>
            </w:r>
            <w:r w:rsidR="006D63A3" w:rsidRPr="004505C1">
              <w:t xml:space="preserve"> по табл</w:t>
            </w:r>
            <w:r w:rsidR="00BC3E9C" w:rsidRPr="004505C1">
              <w:t>ице</w:t>
            </w:r>
            <w:r w:rsidR="00130C8F" w:rsidRPr="004505C1">
              <w:t xml:space="preserve"> А.2;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общий максимальный часовой расход воды, м</w:t>
            </w:r>
            <w:r w:rsidR="00FD1771" w:rsidRPr="004505C1">
              <w:rPr>
                <w:vertAlign w:val="superscript"/>
              </w:rPr>
              <w:t>3</w:t>
            </w:r>
            <w:r w:rsidR="00FD1771" w:rsidRPr="004505C1">
              <w:t>, принимаемый согласно 5.10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максимальный часовой расход горячей воды, м</w:t>
            </w:r>
            <w:r w:rsidR="00FD1771" w:rsidRPr="004505C1">
              <w:rPr>
                <w:vertAlign w:val="superscript"/>
              </w:rPr>
              <w:t>3</w:t>
            </w:r>
            <w:r w:rsidR="00FD1771" w:rsidRPr="004505C1">
              <w:t>, принимаемый согласно 5.10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максимальный часовой расход холодной воды, м³, принимаемый согласно 5.10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средний за период водопотребления общий удельный часовой расход воды, отнесенный к одному прибору, л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средний за период водопотребления удельный часовой расход горячей </w:t>
            </w:r>
            <w:r w:rsidR="00FD1771" w:rsidRPr="004505C1">
              <w:lastRenderedPageBreak/>
              <w:t>воды, отнесенный к одному прибору, л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средний за период водопотребления удельный часовой расход холодной воды, отнесенный к одному прибору, л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общий средний часовой расход воды, м</w:t>
            </w:r>
            <w:r w:rsidR="00FD1771" w:rsidRPr="004505C1">
              <w:rPr>
                <w:vertAlign w:val="superscript"/>
              </w:rPr>
              <w:t>3</w:t>
            </w:r>
            <w:r w:rsidR="00130C8F" w:rsidRPr="004505C1">
              <w:t xml:space="preserve">, принимаемый согласно </w:t>
            </w:r>
            <w:r w:rsidR="00FD1771" w:rsidRPr="004505C1">
              <w:t>5.11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FORMATTEXT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средний часовой расход горячей воды, м</w:t>
            </w:r>
            <w:r w:rsidR="00FD1771" w:rsidRPr="004505C1">
              <w:rPr>
                <w:vertAlign w:val="superscript"/>
              </w:rPr>
              <w:t>3</w:t>
            </w:r>
            <w:r w:rsidR="00FD1771" w:rsidRPr="004505C1">
              <w:t xml:space="preserve">, принимаемый </w:t>
            </w:r>
            <w:r w:rsidR="00130C8F" w:rsidRPr="004505C1">
              <w:t xml:space="preserve">согласно </w:t>
            </w:r>
            <w:r w:rsidR="00FD1771" w:rsidRPr="004505C1">
              <w:t>5.11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средний часовой расход холодной воды, м</w:t>
            </w:r>
            <w:r w:rsidR="00FD1771" w:rsidRPr="004505C1">
              <w:rPr>
                <w:vertAlign w:val="superscript"/>
              </w:rPr>
              <w:t>3</w:t>
            </w:r>
            <w:r w:rsidR="00130C8F" w:rsidRPr="004505C1">
              <w:t xml:space="preserve">, принимаемый согласно </w:t>
            </w:r>
            <w:r w:rsidR="00FD1771" w:rsidRPr="004505C1">
              <w:t>5.11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cir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расчетный циркуляционный расход горячей воды в системе, л/с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h,cir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расчетный расход горячей воды с учетом циркуляционного, л/с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общий расчетный расход воды потребителем в средние сутки, л, принимаемый по табл</w:t>
            </w:r>
            <w:r w:rsidR="00130C8F" w:rsidRPr="004505C1">
              <w:t>ице</w:t>
            </w:r>
            <w:r w:rsidR="00FD1771" w:rsidRPr="004505C1">
              <w:t xml:space="preserve"> А.2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расчетный расход горячей воды потребителем в средни</w:t>
            </w:r>
            <w:r w:rsidR="00130C8F" w:rsidRPr="004505C1">
              <w:t>е сутки, л, принимаемый по таблице</w:t>
            </w:r>
            <w:r w:rsidR="00FD1771" w:rsidRPr="004505C1">
              <w:t xml:space="preserve"> А.2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расчетный расход холодной воды потребителем в средние сутки, л, принимаемый по табл</w:t>
            </w:r>
            <w:r w:rsidR="00130C8F" w:rsidRPr="004505C1">
              <w:t>ице</w:t>
            </w:r>
            <w:r w:rsidR="00FD1771" w:rsidRPr="004505C1">
              <w:t xml:space="preserve"> А.2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общий расход воды потребителем в сутки (смену) наибольшего водопотребления, л, принимаемый по табл</w:t>
            </w:r>
            <w:r w:rsidR="00130C8F" w:rsidRPr="004505C1">
              <w:t>ице</w:t>
            </w:r>
            <w:r w:rsidR="00FD1771" w:rsidRPr="004505C1">
              <w:t xml:space="preserve"> А.2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FORMATTEXT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расход горячей воды, л, потребителем в сутки (смену) наибольшего водоп</w:t>
            </w:r>
            <w:r w:rsidR="00130C8F" w:rsidRPr="004505C1">
              <w:t>отребления, принимаемый по таблице</w:t>
            </w:r>
            <w:r w:rsidR="00FD1771" w:rsidRPr="004505C1">
              <w:t xml:space="preserve"> А.2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расход холодной воды, л, потребителем в сутки (смену) наибольшего водоп</w:t>
            </w:r>
            <w:r w:rsidR="00130C8F" w:rsidRPr="004505C1">
              <w:t>отребления, принимаемый по таблице</w:t>
            </w:r>
            <w:r w:rsidR="00FD1771" w:rsidRPr="004505C1">
              <w:t xml:space="preserve"> А.2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2045D9" w:rsidP="00142FBE">
            <w:pPr>
              <w:pStyle w:val="MIDDLEPICT"/>
              <w:rPr>
                <w:position w:val="-10"/>
              </w:rPr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расчетный расход дождевых вод, л/с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  <w:rPr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sp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расход воды, подаваемой насосами, л/с (м</w:t>
            </w:r>
            <w:r w:rsidR="00FD1771" w:rsidRPr="004505C1">
              <w:rPr>
                <w:vertAlign w:val="superscript"/>
              </w:rPr>
              <w:t>3</w:t>
            </w:r>
            <w:r w:rsidR="00FD1771" w:rsidRPr="004505C1">
              <w:t>/ч)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sp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часовой расход воды, м</w:t>
            </w:r>
            <w:r w:rsidR="00FD1771" w:rsidRPr="004505C1">
              <w:rPr>
                <w:vertAlign w:val="superscript"/>
              </w:rPr>
              <w:t>3</w:t>
            </w:r>
            <w:r w:rsidR="00FD1771" w:rsidRPr="004505C1">
              <w:t>, подаваемой насосом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2045D9" w:rsidP="00142FBE">
            <w:pPr>
              <w:pStyle w:val="MIDDLEPICT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число водопотребителей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2045D9" w:rsidP="00142FBE">
            <w:pPr>
              <w:pStyle w:val="MIDDLEPICT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число санитарно-технических приборов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2045D9" w:rsidP="00142FBE">
            <w:pPr>
              <w:pStyle w:val="MIDDLEPICT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вероятность действия санитарно-технических приборов согласно</w:t>
            </w:r>
            <w:r w:rsidR="00130C8F" w:rsidRPr="004505C1">
              <w:t xml:space="preserve"> </w:t>
            </w:r>
            <w:r w:rsidR="00FD1771" w:rsidRPr="004505C1">
              <w:t>5.4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  <w:rPr>
                <w:b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hr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вероятность использования санитарно-технических приборов (возможность подачи прибором нормированного часового расхода воды) в течение расчетного часа в зданиях или сооружениях с одинаковы</w:t>
            </w:r>
            <w:r w:rsidR="00130C8F" w:rsidRPr="004505C1">
              <w:t xml:space="preserve">ми водопотребителями согласно </w:t>
            </w:r>
            <w:r w:rsidR="00FD1771" w:rsidRPr="004505C1">
              <w:t>5.9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2045D9" w:rsidP="00142FBE">
            <w:pPr>
              <w:pStyle w:val="MIDDLEPICT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удельные потери напора по длине на трение при расчетном расходе, определяемые по таблицам для гидравлического расчета трубопроводов систем холодного и горячего </w:t>
            </w:r>
            <w:r w:rsidR="00FD1771" w:rsidRPr="004505C1">
              <w:rPr>
                <w:rFonts w:eastAsia="MS Mincho"/>
                <w:spacing w:val="-8"/>
              </w:rPr>
              <w:t>водоснабжения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2045D9" w:rsidP="00142FBE">
            <w:pPr>
              <w:pStyle w:val="MIDDLEPICT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w:lastRenderedPageBreak/>
                  <m:t>T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расчетное время водопотребления воды (сутки, смена), ч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FORMATTEXT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напор, давление, м вод.</w:t>
            </w:r>
            <w:r w:rsidR="00DF1359" w:rsidRPr="004505C1">
              <w:t xml:space="preserve"> </w:t>
            </w:r>
            <w:r w:rsidR="00FD1771" w:rsidRPr="004505C1">
              <w:t>ст., развиваемый насосной установкой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geom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геометрическая высота подачи воды, м, от оси насоса до диктующего санитарно-технического прибора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потери напора, давления, м вод.</w:t>
            </w:r>
            <w:r w:rsidR="00DF1359" w:rsidRPr="004505C1">
              <w:t xml:space="preserve"> </w:t>
            </w:r>
            <w:r w:rsidR="00FD1771" w:rsidRPr="004505C1">
              <w:t>ст.</w:t>
            </w:r>
            <w:r w:rsidR="00F67FF7" w:rsidRPr="004505C1">
              <w:t>,</w:t>
            </w:r>
            <w:r w:rsidR="00FD1771" w:rsidRPr="004505C1">
              <w:t xml:space="preserve"> на расчетном участке трубопровода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FORMATTEXT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l,tot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сумма потерь напора на расчетном участке трубопровода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FORMATTEXT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наименьший гарантированный напор, давление, м вод.</w:t>
            </w:r>
            <w:r w:rsidR="00DF1359" w:rsidRPr="004505C1">
              <w:t xml:space="preserve"> </w:t>
            </w:r>
            <w:r w:rsidR="00FD1771" w:rsidRPr="004505C1">
              <w:t>ст., в наружной водопроводной сети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ep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избыточный напор, м</w:t>
            </w:r>
            <w:r w:rsidR="00DF1359" w:rsidRPr="004505C1">
              <w:t xml:space="preserve"> </w:t>
            </w:r>
            <w:r w:rsidR="00FD1771" w:rsidRPr="004505C1">
              <w:t>вод.</w:t>
            </w:r>
            <w:r w:rsidR="00DF1359" w:rsidRPr="004505C1">
              <w:t xml:space="preserve"> </w:t>
            </w:r>
            <w:r w:rsidR="00FD1771" w:rsidRPr="004505C1">
              <w:t>ст., который следует погасить диафрагмой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расход тепл</w:t>
            </w:r>
            <w:r w:rsidR="001A6131">
              <w:t>овой энергии</w:t>
            </w:r>
            <w:r w:rsidR="00FD1771" w:rsidRPr="004505C1">
              <w:t>, кВт, на приготовление горячей воды в течение часа максимального водопотребления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расход </w:t>
            </w:r>
            <w:r w:rsidR="001A6131" w:rsidRPr="004505C1">
              <w:t>тепл</w:t>
            </w:r>
            <w:r w:rsidR="001A6131">
              <w:t>овой энергии</w:t>
            </w:r>
            <w:r w:rsidR="00FD1771" w:rsidRPr="004505C1">
              <w:t>, кВт, на приготовление горячей воды в течение среднего часа водопотребления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ht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потери </w:t>
            </w:r>
            <w:r w:rsidR="001A6131" w:rsidRPr="004505C1">
              <w:t>тепл</w:t>
            </w:r>
            <w:r w:rsidR="001A6131">
              <w:t>овой энергии</w:t>
            </w:r>
            <w:r w:rsidR="008A788A" w:rsidRPr="004505C1">
              <w:t xml:space="preserve"> </w:t>
            </w:r>
            <w:r w:rsidR="00FD1771" w:rsidRPr="004505C1">
              <w:t>трубопроводами на расчетном участке, кВт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2045D9" w:rsidP="00142FBE">
            <w:pPr>
              <w:pStyle w:val="FORMATTEXT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скорость движения жидкости в трубопроводе, м/с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  <w:vAlign w:val="center"/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наполнение трубопровода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температура холодной воды, °С, в сети водопровода; при отсутствии данных ее следует принимать равной 5 °С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p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  <w:vAlign w:val="center"/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температура горячей воды, °С, в местах водоразбора или на границе балансовой принадлежности (для предварительных расчетов допускается принимать 65</w:t>
            </w:r>
            <w:r w:rsidR="00130C8F" w:rsidRPr="004505C1">
              <w:t xml:space="preserve"> </w:t>
            </w:r>
            <w:r w:rsidR="00FD1771" w:rsidRPr="004505C1">
              <w:t>°С)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864352" w:rsidP="00142FBE">
            <w:pPr>
              <w:pStyle w:val="MIDDLEPI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коэффициент, учитывающий потери напора в местных сопротивлениях</w:t>
            </w:r>
            <w:r w:rsidR="00130C8F" w:rsidRPr="004505C1">
              <w:t>;</w:t>
            </w:r>
          </w:p>
        </w:tc>
      </w:tr>
      <w:tr w:rsidR="00FD1771" w:rsidRPr="004505C1" w:rsidTr="0074200E">
        <w:trPr>
          <w:trHeight w:val="20"/>
        </w:trPr>
        <w:tc>
          <w:tcPr>
            <w:tcW w:w="1134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3F2AE7" w:rsidP="00142FBE">
            <w:pPr>
              <w:pStyle w:val="MIDDLEPICT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8193" w:type="dxa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FD1771" w:rsidRPr="004505C1" w:rsidRDefault="00BC270A" w:rsidP="00142FBE">
            <w:pPr>
              <w:pStyle w:val="FORMATTEXT0"/>
              <w:ind w:left="57" w:right="57"/>
              <w:jc w:val="both"/>
            </w:pPr>
            <w:r w:rsidRPr="004505C1">
              <w:t>–</w:t>
            </w:r>
            <w:r w:rsidR="00FD1771" w:rsidRPr="004505C1">
              <w:t xml:space="preserve"> число включений насоса в 1 ч</w:t>
            </w:r>
            <w:r w:rsidR="00130C8F" w:rsidRPr="004505C1">
              <w:t>.</w:t>
            </w:r>
          </w:p>
        </w:tc>
      </w:tr>
    </w:tbl>
    <w:p w:rsidR="0074200E" w:rsidRPr="00E227BF" w:rsidRDefault="0074200E" w:rsidP="0074200E">
      <w:pPr>
        <w:pStyle w:val="aff4"/>
        <w:ind w:firstLine="709"/>
        <w:jc w:val="both"/>
        <w:rPr>
          <w:rFonts w:ascii="Times New Roman" w:hAnsi="Times New Roman"/>
          <w:b/>
          <w:sz w:val="24"/>
          <w:szCs w:val="24"/>
        </w:rPr>
      </w:pPr>
      <w:bookmarkStart w:id="9" w:name="_Hlk37960282"/>
      <w:r w:rsidRPr="0074200E">
        <w:rPr>
          <w:rFonts w:ascii="Times New Roman" w:hAnsi="Times New Roman"/>
          <w:sz w:val="24"/>
          <w:szCs w:val="24"/>
        </w:rPr>
        <w:t>3.2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</w:t>
      </w:r>
      <w:r w:rsidR="001A6131">
        <w:rPr>
          <w:rFonts w:ascii="Times New Roman" w:hAnsi="Times New Roman"/>
          <w:b/>
          <w:sz w:val="24"/>
          <w:szCs w:val="24"/>
        </w:rPr>
        <w:t>, № 3</w:t>
      </w:r>
      <w:r w:rsidRPr="00E227BF">
        <w:rPr>
          <w:rFonts w:ascii="Times New Roman" w:hAnsi="Times New Roman"/>
          <w:b/>
          <w:sz w:val="24"/>
          <w:szCs w:val="24"/>
        </w:rPr>
        <w:t>).</w:t>
      </w:r>
    </w:p>
    <w:bookmarkEnd w:id="9"/>
    <w:p w:rsidR="000B23BE" w:rsidRPr="004505C1" w:rsidRDefault="006501A8" w:rsidP="00142FBE">
      <w:pPr>
        <w:pStyle w:val="1"/>
        <w:keepNext w:val="0"/>
        <w:widowControl w:val="0"/>
        <w:numPr>
          <w:ilvl w:val="0"/>
          <w:numId w:val="0"/>
        </w:numPr>
        <w:tabs>
          <w:tab w:val="left" w:pos="708"/>
        </w:tabs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t>4</w:t>
      </w:r>
      <w:r w:rsidR="000B23BE" w:rsidRPr="004505C1">
        <w:rPr>
          <w:rFonts w:ascii="Times New Roman" w:hAnsi="Times New Roman" w:cs="Times New Roman"/>
          <w:sz w:val="24"/>
          <w:szCs w:val="24"/>
        </w:rPr>
        <w:t xml:space="preserve"> Общие положения</w:t>
      </w:r>
      <w:r w:rsidR="00DD700F" w:rsidRPr="004505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0A15" w:rsidRPr="004505C1" w:rsidRDefault="00FE0A15" w:rsidP="00142FB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t xml:space="preserve">4.1 </w:t>
      </w:r>
      <w:r w:rsidR="001A6131" w:rsidRPr="001A6131">
        <w:rPr>
          <w:rFonts w:ascii="Times New Roman" w:hAnsi="Times New Roman" w:cs="Times New Roman"/>
          <w:sz w:val="24"/>
          <w:szCs w:val="24"/>
        </w:rPr>
        <w:t>Настоящий свод правил устанавливает требования к внутренним системам водопровода и канализации зданий для обеспечения комплексной безопасности согласно [1], [3], [5], для обеспечения необходимого уровня сохранности зданий при различных природных явлениях и техногенных воздействиях, защиты жизни и здоровья человека при неблагоприятных воздействиях внешней среды (в том числе необходимых безопасных условий для проживания и пользования системами в зданиях и сооружениях в процессе эксплуатации), снижения экологического ущерба и эффективного использования энергоресурсов</w:t>
      </w:r>
      <w:r w:rsidRPr="004505C1">
        <w:rPr>
          <w:rFonts w:ascii="Times New Roman" w:hAnsi="Times New Roman" w:cs="Times New Roman"/>
          <w:sz w:val="24"/>
          <w:szCs w:val="24"/>
        </w:rPr>
        <w:t>.</w:t>
      </w:r>
    </w:p>
    <w:p w:rsidR="00126138" w:rsidRDefault="00126138" w:rsidP="00142FBE">
      <w:pPr>
        <w:ind w:firstLine="709"/>
        <w:jc w:val="both"/>
      </w:pPr>
      <w:r w:rsidRPr="004505C1">
        <w:rPr>
          <w:rFonts w:eastAsia="MS Mincho"/>
          <w:spacing w:val="-8"/>
        </w:rPr>
        <w:t>Для общественных зданий высотой более 50 м и жилых зданий высотой более 75 м т</w:t>
      </w:r>
      <w:r w:rsidRPr="004505C1">
        <w:t xml:space="preserve">ребования настоящего </w:t>
      </w:r>
      <w:r w:rsidR="00F11023" w:rsidRPr="004505C1">
        <w:t>свода правил</w:t>
      </w:r>
      <w:r w:rsidRPr="004505C1">
        <w:t xml:space="preserve"> применяются совместно с положениями СП</w:t>
      </w:r>
      <w:r w:rsidR="00F11023" w:rsidRPr="004505C1">
        <w:t xml:space="preserve"> </w:t>
      </w:r>
      <w:r w:rsidRPr="004505C1">
        <w:t>253.1325800 в области проектирования инженерных систем высотных зданий.</w:t>
      </w:r>
    </w:p>
    <w:p w:rsidR="001A6131" w:rsidRDefault="001A6131" w:rsidP="00142FBE">
      <w:pPr>
        <w:ind w:firstLine="709"/>
        <w:jc w:val="both"/>
      </w:pPr>
    </w:p>
    <w:p w:rsidR="001A6131" w:rsidRPr="001A6131" w:rsidRDefault="001A6131" w:rsidP="00142FBE">
      <w:pPr>
        <w:ind w:firstLine="709"/>
        <w:jc w:val="both"/>
        <w:rPr>
          <w:rFonts w:eastAsia="MS Mincho"/>
          <w:b/>
          <w:bCs/>
          <w:spacing w:val="-8"/>
        </w:rPr>
      </w:pPr>
      <w:r w:rsidRPr="001A6131">
        <w:rPr>
          <w:b/>
          <w:bCs/>
        </w:rPr>
        <w:t>(Измененная редакция, Изм. № 3).</w:t>
      </w:r>
    </w:p>
    <w:p w:rsidR="003C02DD" w:rsidRPr="004505C1" w:rsidRDefault="00FE0A15" w:rsidP="00142FBE">
      <w:pPr>
        <w:ind w:firstLine="709"/>
        <w:jc w:val="both"/>
      </w:pPr>
      <w:r w:rsidRPr="004505C1">
        <w:t xml:space="preserve">4.2 </w:t>
      </w:r>
      <w:r w:rsidR="000B23BE" w:rsidRPr="004505C1">
        <w:t xml:space="preserve">Во всех типах зданий, возводимых в канализованных районах, следует предусматривать </w:t>
      </w:r>
      <w:r w:rsidR="00E41A8D" w:rsidRPr="004505C1">
        <w:t xml:space="preserve">внутренние системы </w:t>
      </w:r>
      <w:r w:rsidR="00E41A8D" w:rsidRPr="004505C1">
        <w:rPr>
          <w:rFonts w:eastAsia="MS Mincho"/>
          <w:spacing w:val="-8"/>
        </w:rPr>
        <w:t>водоснабжения</w:t>
      </w:r>
      <w:r w:rsidR="000B23BE" w:rsidRPr="004505C1">
        <w:t xml:space="preserve"> и </w:t>
      </w:r>
      <w:r w:rsidR="00E41A8D" w:rsidRPr="004505C1">
        <w:t>водоотведения</w:t>
      </w:r>
      <w:r w:rsidR="000B23BE" w:rsidRPr="004505C1">
        <w:t>.</w:t>
      </w:r>
      <w:r w:rsidR="001814B7" w:rsidRPr="004505C1">
        <w:t xml:space="preserve"> </w:t>
      </w:r>
    </w:p>
    <w:p w:rsidR="003C02DD" w:rsidRPr="004505C1" w:rsidRDefault="00CB3A89" w:rsidP="00142FBE">
      <w:pPr>
        <w:ind w:firstLine="709"/>
        <w:jc w:val="both"/>
      </w:pPr>
      <w:r w:rsidRPr="004505C1">
        <w:t>Районы поселений или городских округов, в пределах которых отсутствуют абоненты, подключенны</w:t>
      </w:r>
      <w:r w:rsidR="003C02DD" w:rsidRPr="004505C1">
        <w:t>е к централизованным</w:t>
      </w:r>
      <w:r w:rsidRPr="004505C1">
        <w:t xml:space="preserve"> сетям водоотведения, транспортирующи</w:t>
      </w:r>
      <w:r w:rsidR="00F67FF7" w:rsidRPr="004505C1">
        <w:t>м</w:t>
      </w:r>
      <w:r w:rsidRPr="004505C1">
        <w:t xml:space="preserve"> сточные воды</w:t>
      </w:r>
      <w:r w:rsidR="003C02DD" w:rsidRPr="004505C1">
        <w:t xml:space="preserve"> к очистным сооружениям,</w:t>
      </w:r>
      <w:r w:rsidRPr="004505C1">
        <w:t xml:space="preserve"> относятся к неканализованным. </w:t>
      </w:r>
    </w:p>
    <w:p w:rsidR="00587846" w:rsidRDefault="00587846" w:rsidP="00142FBE">
      <w:pPr>
        <w:ind w:firstLine="709"/>
        <w:jc w:val="both"/>
      </w:pPr>
      <w:r w:rsidRPr="004505C1">
        <w:t>Лимиты водопотребления и нормативы водоотведения и сброса загрязняющих веществ</w:t>
      </w:r>
      <w:r w:rsidR="00E6639B" w:rsidRPr="004505C1">
        <w:t>,</w:t>
      </w:r>
      <w:r w:rsidRPr="004505C1">
        <w:t xml:space="preserve"> </w:t>
      </w:r>
      <w:r w:rsidR="00E6639B" w:rsidRPr="004505C1">
        <w:t xml:space="preserve">контроль состава и свойств сточных вод </w:t>
      </w:r>
      <w:r w:rsidRPr="004505C1">
        <w:t xml:space="preserve">определяются в соответствии с положениями </w:t>
      </w:r>
      <w:r w:rsidR="00477BF2" w:rsidRPr="004505C1">
        <w:t>[</w:t>
      </w:r>
      <w:r w:rsidR="00792DE9" w:rsidRPr="004505C1">
        <w:t>8</w:t>
      </w:r>
      <w:r w:rsidR="00477BF2" w:rsidRPr="004505C1">
        <w:t xml:space="preserve">]. </w:t>
      </w:r>
    </w:p>
    <w:p w:rsidR="00ED408C" w:rsidRPr="004505C1" w:rsidRDefault="00ED408C" w:rsidP="00142FBE">
      <w:pPr>
        <w:ind w:firstLine="709"/>
        <w:jc w:val="both"/>
      </w:pPr>
      <w:r w:rsidRPr="00ED408C">
        <w:t>При составлении балансов водоснабжения и водоотведения для получения условий подключения (технологического присоединения) следует использовать среднесуточные расходы воды по потребителям в соответствии с таблицей А.2 с добавлением сведений согласно [9].</w:t>
      </w:r>
    </w:p>
    <w:p w:rsidR="009F10FF" w:rsidRDefault="00477BF2" w:rsidP="00142FBE">
      <w:pPr>
        <w:ind w:firstLine="709"/>
        <w:jc w:val="both"/>
      </w:pPr>
      <w:r w:rsidRPr="004505C1">
        <w:t>Т</w:t>
      </w:r>
      <w:r w:rsidR="001814B7" w:rsidRPr="004505C1">
        <w:t xml:space="preserve">рубопроводы </w:t>
      </w:r>
      <w:r w:rsidR="0029142C" w:rsidRPr="004505C1">
        <w:t xml:space="preserve">наружных </w:t>
      </w:r>
      <w:r w:rsidR="001814B7" w:rsidRPr="004505C1">
        <w:t>сетей водопровода (в том числе наружного пожаротушения) и водоотведения, прокладываемые вне здания, должны соответствовать требованиям</w:t>
      </w:r>
      <w:r w:rsidR="009F10FF" w:rsidRPr="004505C1">
        <w:t xml:space="preserve"> </w:t>
      </w:r>
      <w:hyperlink r:id="rId15" w:history="1">
        <w:r w:rsidR="009F10FF" w:rsidRPr="004505C1">
          <w:t>СП 31.13330</w:t>
        </w:r>
      </w:hyperlink>
      <w:r w:rsidR="00F74A5D" w:rsidRPr="004505C1">
        <w:t xml:space="preserve">, </w:t>
      </w:r>
      <w:hyperlink r:id="rId16" w:history="1">
        <w:r w:rsidR="009F10FF" w:rsidRPr="004505C1">
          <w:t>СП 32.13330</w:t>
        </w:r>
      </w:hyperlink>
      <w:r w:rsidR="00F74A5D" w:rsidRPr="004505C1">
        <w:t xml:space="preserve"> и СП 8.13130</w:t>
      </w:r>
      <w:r w:rsidR="009F10FF" w:rsidRPr="004505C1">
        <w:t>.</w:t>
      </w:r>
    </w:p>
    <w:p w:rsidR="00ED408C" w:rsidRPr="00ED408C" w:rsidRDefault="00ED408C" w:rsidP="00142FBE">
      <w:pPr>
        <w:ind w:firstLine="709"/>
        <w:jc w:val="both"/>
        <w:rPr>
          <w:b/>
          <w:bCs/>
        </w:rPr>
      </w:pPr>
      <w:r w:rsidRPr="00ED408C">
        <w:rPr>
          <w:b/>
          <w:bCs/>
        </w:rPr>
        <w:t>(Измененная редакция, Изм. № 3).</w:t>
      </w:r>
    </w:p>
    <w:p w:rsidR="0050723D" w:rsidRDefault="0050723D" w:rsidP="00142FBE">
      <w:pPr>
        <w:ind w:firstLine="709"/>
        <w:jc w:val="both"/>
      </w:pPr>
      <w:r w:rsidRPr="004505C1">
        <w:t>4.3 В неканализованных районах поселений и городских округов внутренние системы водоснабжения с устройством индивидуальных и</w:t>
      </w:r>
      <w:r w:rsidR="00D66786" w:rsidRPr="004505C1">
        <w:t xml:space="preserve"> </w:t>
      </w:r>
      <w:r w:rsidR="00F67FF7" w:rsidRPr="004505C1">
        <w:t>(</w:t>
      </w:r>
      <w:r w:rsidRPr="004505C1">
        <w:t>или</w:t>
      </w:r>
      <w:r w:rsidR="00F67FF7" w:rsidRPr="004505C1">
        <w:t>)</w:t>
      </w:r>
      <w:r w:rsidRPr="004505C1">
        <w:t xml:space="preserve"> коллективных систем доочистки питьевой воды и системы водоотведения, с устройством местных (локальных) очистных сооружений следует предусматривать в жилых зданиях, гостиницах, домах-интернатах, больницах, родильных домах, поликлиниках, амбулаториях, диспансерах, санэпидстанциях, санаториях, домах отдыха, пансионатах, физкультурно-оздоровительных организациях, дошкольных образовательных организациях, общеобразовательных организациях (в том числе с интернатами), образовательных  организациях профессионального и  высшего образования, кинотеатрах, клубных и досугово-развлекательных учреждениях, предприятиях общественного питания, спортивных сооружениях, банях и прачечных.</w:t>
      </w:r>
    </w:p>
    <w:p w:rsidR="00ED408C" w:rsidRDefault="00ED408C" w:rsidP="00142FBE">
      <w:pPr>
        <w:ind w:firstLine="709"/>
        <w:jc w:val="both"/>
        <w:rPr>
          <w:sz w:val="20"/>
          <w:szCs w:val="20"/>
        </w:rPr>
      </w:pPr>
      <w:r w:rsidRPr="00171579">
        <w:rPr>
          <w:bCs/>
          <w:spacing w:val="30"/>
          <w:sz w:val="20"/>
          <w:szCs w:val="20"/>
        </w:rPr>
        <w:t xml:space="preserve">Примечание – </w:t>
      </w:r>
      <w:r w:rsidRPr="00171579">
        <w:rPr>
          <w:sz w:val="20"/>
          <w:szCs w:val="20"/>
        </w:rPr>
        <w:t>Вне зданий допускается устройство накопительных емкостей, выгребов для сбора сточных вод перечисленных в 4.3 объектов, если вывоз жидких бытовых отходов предусмотрен на очистные сооружения поселения с учетом СП 32.13330.</w:t>
      </w:r>
    </w:p>
    <w:p w:rsidR="00ED408C" w:rsidRPr="00ED408C" w:rsidRDefault="00ED408C" w:rsidP="00142FBE">
      <w:pPr>
        <w:ind w:firstLine="709"/>
        <w:jc w:val="both"/>
        <w:rPr>
          <w:b/>
          <w:bCs/>
        </w:rPr>
      </w:pPr>
      <w:r w:rsidRPr="00ED408C">
        <w:rPr>
          <w:b/>
          <w:bCs/>
        </w:rPr>
        <w:t>(Измененная редакция, Изм. № 3).</w:t>
      </w:r>
    </w:p>
    <w:p w:rsidR="0050723D" w:rsidRPr="004505C1" w:rsidRDefault="0050723D" w:rsidP="00142FBE">
      <w:pPr>
        <w:ind w:firstLine="709"/>
        <w:jc w:val="both"/>
      </w:pPr>
      <w:r w:rsidRPr="004505C1">
        <w:t xml:space="preserve">4.4 В неканализованных районах поселений и городских округов при соблюдении положений </w:t>
      </w:r>
      <w:r w:rsidR="00197802">
        <w:t xml:space="preserve">[17] </w:t>
      </w:r>
      <w:r w:rsidRPr="004505C1">
        <w:t>допускается оборудовать люфт-клозетами, туалетными кабинами</w:t>
      </w:r>
      <w:r w:rsidR="00197802">
        <w:t xml:space="preserve"> [20]</w:t>
      </w:r>
      <w:r w:rsidRPr="004505C1">
        <w:t xml:space="preserve"> и уборными (для зданий, расположенных в климатических районах строительства </w:t>
      </w:r>
      <w:r w:rsidR="00BC270A" w:rsidRPr="004505C1">
        <w:rPr>
          <w:lang w:val="en-US" w:eastAsia="en-US" w:bidi="en-US"/>
        </w:rPr>
        <w:t>I</w:t>
      </w:r>
      <w:r w:rsidR="00BC270A" w:rsidRPr="004505C1">
        <w:rPr>
          <w:lang w:eastAsia="en-US" w:bidi="en-US"/>
        </w:rPr>
        <w:t>–</w:t>
      </w:r>
      <w:r w:rsidR="00BC270A" w:rsidRPr="004505C1">
        <w:rPr>
          <w:lang w:val="en-US" w:eastAsia="en-US" w:bidi="en-US"/>
        </w:rPr>
        <w:t>III</w:t>
      </w:r>
      <w:r w:rsidR="00BC270A" w:rsidRPr="004505C1">
        <w:t xml:space="preserve"> </w:t>
      </w:r>
      <w:r w:rsidRPr="004505C1">
        <w:t>по СП 131.13330</w:t>
      </w:r>
      <w:r w:rsidRPr="004505C1">
        <w:rPr>
          <w:lang w:eastAsia="en-US" w:bidi="en-US"/>
        </w:rPr>
        <w:t xml:space="preserve">) </w:t>
      </w:r>
      <w:r w:rsidR="00197802">
        <w:rPr>
          <w:lang w:eastAsia="en-US" w:bidi="en-US"/>
        </w:rPr>
        <w:t xml:space="preserve">[20] </w:t>
      </w:r>
      <w:r w:rsidRPr="004505C1">
        <w:t>или биотуалетами одноквартирные жилые дома высотой 1</w:t>
      </w:r>
      <w:r w:rsidR="00BC270A" w:rsidRPr="004505C1">
        <w:t>–</w:t>
      </w:r>
      <w:r w:rsidRPr="004505C1">
        <w:t xml:space="preserve">2 этажа. </w:t>
      </w:r>
    </w:p>
    <w:p w:rsidR="0050723D" w:rsidRDefault="0050723D" w:rsidP="00142FBE">
      <w:pPr>
        <w:ind w:firstLine="709"/>
        <w:jc w:val="both"/>
      </w:pPr>
      <w:r w:rsidRPr="004505C1">
        <w:t xml:space="preserve">Водоснабжение абонентов неканализованных районов осуществляется при наличии технической возможности через абонентские водомерные камеры </w:t>
      </w:r>
      <w:r w:rsidR="00197802">
        <w:t xml:space="preserve">(узлы учета) </w:t>
      </w:r>
      <w:r w:rsidRPr="004505C1">
        <w:t>с подключением уличных водоразборных кранов без ввода водопровода в здания. Способы утилизации содержимого люфт-клозетов, туалетных кабин, уборных и биотуалетов, а также расположение и конструкция абонентских водомерных камер определяются проектной документацией и [9</w:t>
      </w:r>
      <w:r w:rsidR="00BC270A" w:rsidRPr="004505C1">
        <w:t>]</w:t>
      </w:r>
      <w:r w:rsidRPr="004505C1">
        <w:t xml:space="preserve">, </w:t>
      </w:r>
      <w:r w:rsidR="00BC270A" w:rsidRPr="004505C1">
        <w:t>[</w:t>
      </w:r>
      <w:r w:rsidRPr="004505C1">
        <w:t>10].</w:t>
      </w:r>
    </w:p>
    <w:p w:rsidR="006D44BB" w:rsidRPr="004505C1" w:rsidRDefault="006D44BB" w:rsidP="00142FBE">
      <w:pPr>
        <w:ind w:firstLine="709"/>
        <w:jc w:val="both"/>
      </w:pPr>
      <w:r w:rsidRPr="00E227BF">
        <w:rPr>
          <w:b/>
        </w:rPr>
        <w:t>(Измененная редакция, Изм. № 2</w:t>
      </w:r>
      <w:r w:rsidR="00197802">
        <w:rPr>
          <w:b/>
        </w:rPr>
        <w:t>, № 3</w:t>
      </w:r>
      <w:r w:rsidRPr="00E227BF">
        <w:rPr>
          <w:b/>
        </w:rPr>
        <w:t>).</w:t>
      </w:r>
    </w:p>
    <w:p w:rsidR="009F10FF" w:rsidRPr="004505C1" w:rsidRDefault="009413A4" w:rsidP="00142FBE">
      <w:pPr>
        <w:ind w:firstLine="709"/>
        <w:jc w:val="both"/>
      </w:pPr>
      <w:r w:rsidRPr="004505C1">
        <w:t xml:space="preserve">4.5 </w:t>
      </w:r>
      <w:r w:rsidR="009F10FF" w:rsidRPr="004505C1">
        <w:t>Трубы, арматура, оборудование и материалы, санитарно-технические приборы, применяемые при устройстве внутренних систем водоснабжения и водоотведения зданий, должны соответствовать требованиям [1</w:t>
      </w:r>
      <w:r w:rsidR="00BC270A" w:rsidRPr="004505C1">
        <w:t>]</w:t>
      </w:r>
      <w:r w:rsidR="009F10FF" w:rsidRPr="004505C1">
        <w:t xml:space="preserve">, </w:t>
      </w:r>
      <w:r w:rsidR="004F305E" w:rsidRPr="004505C1">
        <w:t xml:space="preserve">[2], </w:t>
      </w:r>
      <w:r w:rsidR="00BC270A" w:rsidRPr="004505C1">
        <w:t>[</w:t>
      </w:r>
      <w:r w:rsidR="009F10FF" w:rsidRPr="004505C1">
        <w:t>4</w:t>
      </w:r>
      <w:r w:rsidR="00BC270A" w:rsidRPr="004505C1">
        <w:t>]</w:t>
      </w:r>
      <w:r w:rsidR="009F10FF" w:rsidRPr="004505C1">
        <w:t xml:space="preserve">, </w:t>
      </w:r>
      <w:r w:rsidR="00BC270A" w:rsidRPr="004505C1">
        <w:t>[</w:t>
      </w:r>
      <w:r w:rsidR="009F10FF" w:rsidRPr="004505C1">
        <w:t>5</w:t>
      </w:r>
      <w:r w:rsidR="00BC270A" w:rsidRPr="004505C1">
        <w:t>]</w:t>
      </w:r>
      <w:r w:rsidR="004F305E" w:rsidRPr="004505C1">
        <w:t>,</w:t>
      </w:r>
      <w:r w:rsidR="009F10FF" w:rsidRPr="004505C1">
        <w:t xml:space="preserve"> </w:t>
      </w:r>
      <w:r w:rsidR="00BC270A" w:rsidRPr="004505C1">
        <w:t>[</w:t>
      </w:r>
      <w:r w:rsidR="004F305E" w:rsidRPr="004505C1">
        <w:t>11]</w:t>
      </w:r>
      <w:r w:rsidR="00197802">
        <w:t xml:space="preserve">, [18] </w:t>
      </w:r>
      <w:r w:rsidR="004F305E" w:rsidRPr="004505C1">
        <w:t>и настоящего свода правил</w:t>
      </w:r>
      <w:r w:rsidR="009F10FF" w:rsidRPr="004505C1">
        <w:t>.</w:t>
      </w:r>
    </w:p>
    <w:p w:rsidR="009413A4" w:rsidRDefault="009413A4" w:rsidP="00142FBE">
      <w:pPr>
        <w:ind w:firstLine="709"/>
        <w:jc w:val="both"/>
      </w:pPr>
      <w:r w:rsidRPr="004505C1">
        <w:t>Использование восстановленных и бывших в употреблении материалов, изделий и труб не допускается.</w:t>
      </w:r>
    </w:p>
    <w:p w:rsidR="006D44BB" w:rsidRPr="004505C1" w:rsidRDefault="006D44BB" w:rsidP="00142FBE">
      <w:pPr>
        <w:ind w:firstLine="709"/>
        <w:jc w:val="both"/>
      </w:pPr>
      <w:r w:rsidRPr="00E227BF">
        <w:rPr>
          <w:b/>
        </w:rPr>
        <w:t>(Измененная редакция, Изм. № 2</w:t>
      </w:r>
      <w:r w:rsidR="00197802">
        <w:rPr>
          <w:b/>
        </w:rPr>
        <w:t>, № 3</w:t>
      </w:r>
      <w:r w:rsidRPr="00E227BF">
        <w:rPr>
          <w:b/>
        </w:rPr>
        <w:t>).</w:t>
      </w:r>
    </w:p>
    <w:p w:rsidR="009413A4" w:rsidRPr="004505C1" w:rsidRDefault="009413A4" w:rsidP="00142FBE">
      <w:pPr>
        <w:ind w:firstLine="709"/>
        <w:jc w:val="both"/>
      </w:pPr>
      <w:r w:rsidRPr="004505C1">
        <w:lastRenderedPageBreak/>
        <w:t xml:space="preserve">4.6 </w:t>
      </w:r>
      <w:r w:rsidR="009F10FF" w:rsidRPr="004505C1">
        <w:t>Трубы, арматура, оборудование и материалы, устройства и технические средства водоподготовки, предназначенные для использования в системах хозяйственно-питьевого водоснабжения, должны соответствовать [14].</w:t>
      </w:r>
    </w:p>
    <w:p w:rsidR="000B23BE" w:rsidRPr="004505C1" w:rsidRDefault="000B23BE" w:rsidP="00142FBE">
      <w:pPr>
        <w:ind w:firstLine="709"/>
        <w:jc w:val="both"/>
      </w:pPr>
      <w:r w:rsidRPr="004505C1">
        <w:t>4.</w:t>
      </w:r>
      <w:r w:rsidR="00227FA2" w:rsidRPr="004505C1">
        <w:t>7</w:t>
      </w:r>
      <w:r w:rsidRPr="004505C1">
        <w:t xml:space="preserve"> Качество холодной и горячей воды (санитарно-эпидемиологические показатели), подаваемой на хозяйственно-питьевые нужды</w:t>
      </w:r>
      <w:r w:rsidR="00B2538F" w:rsidRPr="004505C1">
        <w:t>,</w:t>
      </w:r>
      <w:r w:rsidRPr="004505C1">
        <w:t xml:space="preserve"> должн</w:t>
      </w:r>
      <w:r w:rsidR="00B2538F" w:rsidRPr="004505C1">
        <w:t>о</w:t>
      </w:r>
      <w:r w:rsidRPr="004505C1">
        <w:t xml:space="preserve"> соответствовать требованиям </w:t>
      </w:r>
      <w:r w:rsidR="00197802">
        <w:t>[17], [18]</w:t>
      </w:r>
      <w:r w:rsidRPr="004505C1">
        <w:t xml:space="preserve">. </w:t>
      </w:r>
    </w:p>
    <w:p w:rsidR="009F10FF" w:rsidRPr="004505C1" w:rsidRDefault="009F10FF" w:rsidP="00142FBE">
      <w:pPr>
        <w:ind w:firstLine="708"/>
        <w:jc w:val="both"/>
      </w:pPr>
      <w:r w:rsidRPr="004505C1">
        <w:t>Организаци</w:t>
      </w:r>
      <w:r w:rsidR="00E14311" w:rsidRPr="004505C1">
        <w:t>ю</w:t>
      </w:r>
      <w:r w:rsidRPr="004505C1">
        <w:t xml:space="preserve"> и методы контроля качества питьевой воды устанавливают согласно ГОСТ Р 51232.</w:t>
      </w:r>
    </w:p>
    <w:p w:rsidR="000B23BE" w:rsidRDefault="000B23BE" w:rsidP="00142FBE">
      <w:pPr>
        <w:pStyle w:val="formattext"/>
        <w:spacing w:before="0" w:after="0"/>
        <w:ind w:firstLine="709"/>
        <w:jc w:val="both"/>
      </w:pPr>
      <w:r w:rsidRPr="004505C1">
        <w:t>Температура горячей воды в местах водоразбора независимо от применяемой системы теплоснабжения</w:t>
      </w:r>
      <w:r w:rsidRPr="004505C1">
        <w:rPr>
          <w:b/>
          <w:bCs/>
        </w:rPr>
        <w:t xml:space="preserve"> </w:t>
      </w:r>
      <w:r w:rsidRPr="004505C1">
        <w:t>должна быть не ниже 60 °С и не выше 75 °С.</w:t>
      </w:r>
    </w:p>
    <w:p w:rsidR="006D44BB" w:rsidRPr="004505C1" w:rsidRDefault="006D44BB" w:rsidP="00142FBE">
      <w:pPr>
        <w:pStyle w:val="formattext"/>
        <w:spacing w:before="0" w:after="0"/>
        <w:ind w:firstLine="709"/>
        <w:jc w:val="both"/>
      </w:pPr>
      <w:r w:rsidRPr="00E227BF">
        <w:rPr>
          <w:b/>
        </w:rPr>
        <w:t>(Измененная редакция, Изм. № 2</w:t>
      </w:r>
      <w:r w:rsidR="00197802">
        <w:rPr>
          <w:b/>
        </w:rPr>
        <w:t>, № 3</w:t>
      </w:r>
      <w:r w:rsidRPr="00E227BF">
        <w:rPr>
          <w:b/>
        </w:rPr>
        <w:t>).</w:t>
      </w:r>
    </w:p>
    <w:p w:rsidR="000B23BE" w:rsidRPr="004505C1" w:rsidRDefault="000B23BE" w:rsidP="00142FBE">
      <w:pPr>
        <w:ind w:firstLine="709"/>
        <w:jc w:val="both"/>
      </w:pPr>
      <w:r w:rsidRPr="004505C1">
        <w:t>4.</w:t>
      </w:r>
      <w:r w:rsidR="00227FA2" w:rsidRPr="004505C1">
        <w:t>8</w:t>
      </w:r>
      <w:r w:rsidRPr="004505C1">
        <w:t xml:space="preserve"> </w:t>
      </w:r>
      <w:r w:rsidR="009070B7" w:rsidRPr="004505C1">
        <w:t xml:space="preserve">В дошкольных образовательных организациях, в общеобразовательных организациях (для учащихся младших классов), комнатах матери и ребенка на вокзалах, в аэропортах и иных общественных зданиях, детских лечебно-профилактических учреждениях, в которых санитарно-техническое оборудование проектируется с учетом использования детьми дошкольного и младшего школьного возраста, температура горячей воды, подаваемой к водоразборной арматуре душей и умывальников, </w:t>
      </w:r>
      <w:r w:rsidRPr="004505C1">
        <w:t>не должна превышать 37 °С.</w:t>
      </w:r>
    </w:p>
    <w:p w:rsidR="000B23BE" w:rsidRPr="004505C1" w:rsidRDefault="000B23BE" w:rsidP="00142FBE">
      <w:pPr>
        <w:pStyle w:val="21"/>
        <w:spacing w:after="0" w:line="240" w:lineRule="auto"/>
        <w:ind w:left="0" w:firstLine="709"/>
        <w:jc w:val="both"/>
      </w:pPr>
      <w:r w:rsidRPr="004505C1">
        <w:t>4.</w:t>
      </w:r>
      <w:r w:rsidR="00227FA2" w:rsidRPr="004505C1">
        <w:t>9</w:t>
      </w:r>
      <w:r w:rsidRPr="004505C1">
        <w:t xml:space="preserve"> Для предприятий общественного питания и для других водопотребителей, которым </w:t>
      </w:r>
      <w:r w:rsidR="002A1277" w:rsidRPr="004505C1">
        <w:t>для технологических нужд</w:t>
      </w:r>
      <w:r w:rsidRPr="004505C1">
        <w:t xml:space="preserve"> </w:t>
      </w:r>
      <w:r w:rsidR="006D77B9" w:rsidRPr="004505C1">
        <w:t xml:space="preserve">требуется </w:t>
      </w:r>
      <w:r w:rsidRPr="004505C1">
        <w:t>горячая вода с температурой выше указанной в 4.</w:t>
      </w:r>
      <w:r w:rsidR="002852B3" w:rsidRPr="004505C1">
        <w:t>7</w:t>
      </w:r>
      <w:r w:rsidRPr="004505C1">
        <w:t xml:space="preserve">, следует предусматривать местные водонагреватели. </w:t>
      </w:r>
    </w:p>
    <w:p w:rsidR="009F10FF" w:rsidRDefault="009F10FF" w:rsidP="00142FBE">
      <w:pPr>
        <w:pStyle w:val="21"/>
        <w:spacing w:after="0" w:line="240" w:lineRule="auto"/>
        <w:ind w:left="0" w:firstLine="709"/>
        <w:jc w:val="both"/>
      </w:pPr>
      <w:bookmarkStart w:id="10" w:name="PO0000022"/>
      <w:bookmarkStart w:id="11" w:name="_Toc202341274"/>
      <w:bookmarkStart w:id="12" w:name="_Toc202341398"/>
      <w:r w:rsidRPr="004505C1">
        <w:t>Качество воды, подаваемой на производственные нужды, определяется техн</w:t>
      </w:r>
      <w:r w:rsidR="003D12B1" w:rsidRPr="004505C1">
        <w:t>ологич</w:t>
      </w:r>
      <w:r w:rsidRPr="004505C1">
        <w:t>еским заданием.</w:t>
      </w:r>
    </w:p>
    <w:p w:rsidR="00197802" w:rsidRDefault="00197802" w:rsidP="00142FBE">
      <w:pPr>
        <w:pStyle w:val="21"/>
        <w:spacing w:after="0" w:line="240" w:lineRule="auto"/>
        <w:ind w:left="0" w:firstLine="709"/>
        <w:jc w:val="both"/>
      </w:pPr>
      <w:r w:rsidRPr="00197802">
        <w:t>4.10 По заданию на проектирование допускается устройство в общественных зданиях, а при наличии дополнительно технико-экономического обоснования – и в жилых зданиях систем технического водоснабжения с учетом требований [17], [18]. При этом следует выполнять соответствующую маркировку стояков и трубопроводов атмосферных и серых сточных вод. При использовании серых сточных вод следует проектировать раздельные системы водоснабжения и водоотведения.</w:t>
      </w:r>
    </w:p>
    <w:p w:rsidR="00197802" w:rsidRPr="00197802" w:rsidRDefault="00197802" w:rsidP="00142FBE">
      <w:pPr>
        <w:pStyle w:val="21"/>
        <w:spacing w:after="0" w:line="240" w:lineRule="auto"/>
        <w:ind w:left="0" w:firstLine="709"/>
        <w:jc w:val="both"/>
        <w:rPr>
          <w:b/>
          <w:bCs/>
        </w:rPr>
      </w:pPr>
      <w:r w:rsidRPr="00197802">
        <w:rPr>
          <w:b/>
          <w:bCs/>
        </w:rPr>
        <w:t>(Введен дополнительно, Изм. № 3).</w:t>
      </w:r>
    </w:p>
    <w:p w:rsidR="000B23BE" w:rsidRDefault="000B23BE" w:rsidP="00197802">
      <w:pPr>
        <w:widowControl w:val="0"/>
        <w:tabs>
          <w:tab w:val="left" w:pos="920"/>
        </w:tabs>
        <w:autoSpaceDE w:val="0"/>
        <w:autoSpaceDN w:val="0"/>
        <w:adjustRightInd w:val="0"/>
        <w:spacing w:before="240"/>
        <w:ind w:left="709"/>
        <w:jc w:val="both"/>
        <w:rPr>
          <w:b/>
        </w:rPr>
      </w:pPr>
      <w:r w:rsidRPr="004505C1">
        <w:rPr>
          <w:b/>
        </w:rPr>
        <w:t>5</w:t>
      </w:r>
      <w:r w:rsidRPr="004505C1">
        <w:t xml:space="preserve"> </w:t>
      </w:r>
      <w:r w:rsidRPr="004505C1">
        <w:rPr>
          <w:b/>
        </w:rPr>
        <w:t>Определение расчетных расходов воды, стоков и тепл</w:t>
      </w:r>
      <w:r w:rsidR="00197802">
        <w:rPr>
          <w:b/>
        </w:rPr>
        <w:t>овой энергии</w:t>
      </w:r>
      <w:r w:rsidRPr="004505C1">
        <w:rPr>
          <w:b/>
        </w:rPr>
        <w:t xml:space="preserve"> на приготовление горячей воды</w:t>
      </w:r>
    </w:p>
    <w:p w:rsidR="00197802" w:rsidRPr="004505C1" w:rsidRDefault="00197802" w:rsidP="00197802">
      <w:pPr>
        <w:widowControl w:val="0"/>
        <w:tabs>
          <w:tab w:val="left" w:pos="920"/>
        </w:tabs>
        <w:autoSpaceDE w:val="0"/>
        <w:autoSpaceDN w:val="0"/>
        <w:adjustRightInd w:val="0"/>
        <w:spacing w:after="120"/>
        <w:ind w:left="709"/>
        <w:jc w:val="both"/>
        <w:rPr>
          <w:b/>
        </w:rPr>
      </w:pPr>
      <w:r>
        <w:rPr>
          <w:b/>
        </w:rPr>
        <w:t>(Измененная редакция, Изм. № 3).</w:t>
      </w:r>
    </w:p>
    <w:bookmarkEnd w:id="10"/>
    <w:bookmarkEnd w:id="11"/>
    <w:bookmarkEnd w:id="12"/>
    <w:p w:rsidR="000B23BE" w:rsidRPr="004505C1" w:rsidRDefault="000B23BE" w:rsidP="00142FBE">
      <w:pPr>
        <w:ind w:firstLine="709"/>
        <w:jc w:val="both"/>
      </w:pPr>
      <w:r w:rsidRPr="004505C1">
        <w:t xml:space="preserve">5.1 Системы </w:t>
      </w:r>
      <w:r w:rsidR="00D42B41" w:rsidRPr="004505C1">
        <w:rPr>
          <w:rFonts w:eastAsia="MS Mincho"/>
          <w:spacing w:val="-8"/>
        </w:rPr>
        <w:t>водоснабжения</w:t>
      </w:r>
      <w:r w:rsidRPr="004505C1">
        <w:t xml:space="preserve"> и </w:t>
      </w:r>
      <w:r w:rsidR="00D42B41" w:rsidRPr="004505C1">
        <w:t>водоотведени</w:t>
      </w:r>
      <w:r w:rsidR="001A53E0" w:rsidRPr="004505C1">
        <w:t>я</w:t>
      </w:r>
      <w:r w:rsidRPr="004505C1">
        <w:t xml:space="preserve"> зданий должны обеспечивать </w:t>
      </w:r>
      <w:r w:rsidR="00D42B41" w:rsidRPr="004505C1">
        <w:t>пропуск</w:t>
      </w:r>
      <w:r w:rsidRPr="004505C1">
        <w:t xml:space="preserve"> воды и отведение стоков </w:t>
      </w:r>
      <w:r w:rsidR="00BF0065" w:rsidRPr="004505C1">
        <w:t xml:space="preserve">с </w:t>
      </w:r>
      <w:r w:rsidRPr="004505C1">
        <w:t>расход</w:t>
      </w:r>
      <w:r w:rsidR="00BF0065" w:rsidRPr="004505C1">
        <w:t>ами,</w:t>
      </w:r>
      <w:r w:rsidRPr="004505C1">
        <w:t xml:space="preserve"> соответств</w:t>
      </w:r>
      <w:r w:rsidR="00BF0065" w:rsidRPr="004505C1">
        <w:t>ующи</w:t>
      </w:r>
      <w:r w:rsidR="001A53E0" w:rsidRPr="004505C1">
        <w:t>ми</w:t>
      </w:r>
      <w:r w:rsidRPr="004505C1">
        <w:t xml:space="preserve"> расчетному числу водопотребителей или </w:t>
      </w:r>
      <w:r w:rsidR="00E32ADA" w:rsidRPr="004505C1">
        <w:t>числ</w:t>
      </w:r>
      <w:r w:rsidR="00D42B41" w:rsidRPr="004505C1">
        <w:t xml:space="preserve">у </w:t>
      </w:r>
      <w:r w:rsidRPr="004505C1">
        <w:t>установленных санитарно-технических приборов.</w:t>
      </w:r>
    </w:p>
    <w:p w:rsidR="000B23BE" w:rsidRPr="004505C1" w:rsidRDefault="000B23BE" w:rsidP="00142FBE">
      <w:pPr>
        <w:ind w:firstLine="709"/>
        <w:jc w:val="both"/>
      </w:pPr>
      <w:r w:rsidRPr="004505C1">
        <w:t xml:space="preserve">При проектировании системы </w:t>
      </w:r>
      <w:r w:rsidR="00EF463C" w:rsidRPr="004505C1">
        <w:t xml:space="preserve">горячего </w:t>
      </w:r>
      <w:r w:rsidR="00D42B41" w:rsidRPr="004505C1">
        <w:rPr>
          <w:rFonts w:eastAsia="MS Mincho"/>
          <w:spacing w:val="-8"/>
        </w:rPr>
        <w:t>водоснабжения</w:t>
      </w:r>
      <w:r w:rsidRPr="004505C1">
        <w:t xml:space="preserve">, присоединяемой к закрытой системе теплоснабжения, </w:t>
      </w:r>
      <w:r w:rsidR="00752207" w:rsidRPr="004505C1">
        <w:t>расчетную</w:t>
      </w:r>
      <w:r w:rsidRPr="004505C1">
        <w:t xml:space="preserve"> температуру горячей воды </w:t>
      </w:r>
      <w:r w:rsidR="0026228F" w:rsidRPr="004505C1">
        <w:t xml:space="preserve">на выходе из ИТП здания </w:t>
      </w:r>
      <w:r w:rsidRPr="004505C1">
        <w:t xml:space="preserve">следует принимать равной </w:t>
      </w:r>
      <w:bookmarkStart w:id="13" w:name="п_3_2"/>
      <w:r w:rsidRPr="004505C1">
        <w:t xml:space="preserve">65 °C. </w:t>
      </w:r>
    </w:p>
    <w:p w:rsidR="00AD53D0" w:rsidRPr="004505C1" w:rsidRDefault="000B23BE" w:rsidP="00142FBE">
      <w:pPr>
        <w:ind w:firstLine="709"/>
        <w:jc w:val="both"/>
      </w:pPr>
      <w:r w:rsidRPr="004505C1">
        <w:t>5.2</w:t>
      </w:r>
      <w:bookmarkEnd w:id="13"/>
      <w:r w:rsidRPr="004505C1">
        <w:t xml:space="preserve"> </w:t>
      </w:r>
      <w:r w:rsidR="00AD53D0" w:rsidRPr="004505C1">
        <w:t xml:space="preserve">Расход воды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tot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</m:oMath>
      <w:r w:rsidR="00AD53D0" w:rsidRPr="004505C1">
        <w:t>, л/с</w:t>
      </w:r>
      <w:r w:rsidR="00B2538F" w:rsidRPr="004505C1">
        <w:t>,</w:t>
      </w:r>
      <w:r w:rsidR="00AD53D0" w:rsidRPr="004505C1">
        <w:t xml:space="preserve"> санитарно-техническим прибором (арматурой), отнесенный к одному прибору, следует определять:</w:t>
      </w:r>
    </w:p>
    <w:p w:rsidR="000B23BE" w:rsidRPr="004505C1" w:rsidRDefault="000B23BE" w:rsidP="00142FBE">
      <w:pPr>
        <w:ind w:firstLine="709"/>
        <w:jc w:val="both"/>
        <w:rPr>
          <w:b/>
        </w:rPr>
      </w:pPr>
      <w:r w:rsidRPr="004505C1">
        <w:t xml:space="preserve">- отдельным прибором </w:t>
      </w:r>
      <w:r w:rsidR="004E48C5" w:rsidRPr="004505C1">
        <w:t>–</w:t>
      </w:r>
      <w:r w:rsidRPr="004505C1">
        <w:t xml:space="preserve"> по </w:t>
      </w:r>
      <w:r w:rsidR="007F107D" w:rsidRPr="004505C1">
        <w:t>табл</w:t>
      </w:r>
      <w:r w:rsidR="004E48C5" w:rsidRPr="004505C1">
        <w:t>ице</w:t>
      </w:r>
      <w:r w:rsidR="007F107D" w:rsidRPr="004505C1">
        <w:t xml:space="preserve"> А</w:t>
      </w:r>
      <w:r w:rsidR="004E48C5" w:rsidRPr="004505C1">
        <w:t>.</w:t>
      </w:r>
      <w:r w:rsidR="007F107D" w:rsidRPr="004505C1">
        <w:t>1;</w:t>
      </w:r>
    </w:p>
    <w:p w:rsidR="000B23BE" w:rsidRPr="004505C1" w:rsidRDefault="000B23BE" w:rsidP="00142FBE">
      <w:pPr>
        <w:ind w:firstLine="709"/>
        <w:jc w:val="both"/>
      </w:pPr>
      <w:r w:rsidRPr="004505C1">
        <w:t xml:space="preserve">- различными приборами для одинаковых водопотребителей на участке тупиковой сети </w:t>
      </w:r>
      <w:r w:rsidR="004E48C5" w:rsidRPr="004505C1">
        <w:t>–</w:t>
      </w:r>
      <w:r w:rsidRPr="004505C1">
        <w:t xml:space="preserve"> </w:t>
      </w:r>
      <w:r w:rsidR="007F107D" w:rsidRPr="004505C1">
        <w:t>по табл</w:t>
      </w:r>
      <w:r w:rsidR="004E48C5" w:rsidRPr="004505C1">
        <w:t>ице</w:t>
      </w:r>
      <w:r w:rsidR="007F107D" w:rsidRPr="004505C1">
        <w:t xml:space="preserve"> А</w:t>
      </w:r>
      <w:r w:rsidR="004E48C5" w:rsidRPr="004505C1">
        <w:t>.</w:t>
      </w:r>
      <w:r w:rsidR="00F37565" w:rsidRPr="004505C1">
        <w:t>2</w:t>
      </w:r>
      <w:r w:rsidRPr="004505C1">
        <w:t>;</w:t>
      </w:r>
    </w:p>
    <w:p w:rsidR="000B23BE" w:rsidRPr="004505C1" w:rsidRDefault="000B23BE" w:rsidP="00142FBE">
      <w:pPr>
        <w:ind w:firstLine="709"/>
        <w:jc w:val="both"/>
      </w:pPr>
      <w:r w:rsidRPr="004505C1">
        <w:t xml:space="preserve">- различными приборами для разных водопотребителей </w:t>
      </w:r>
      <w:r w:rsidR="00F74A5D" w:rsidRPr="004505C1">
        <w:t>‒</w:t>
      </w:r>
      <w:r w:rsidRPr="004505C1">
        <w:t xml:space="preserve"> по формуле</w:t>
      </w:r>
    </w:p>
    <w:p w:rsidR="000B23BE" w:rsidRPr="004505C1" w:rsidRDefault="00864352" w:rsidP="0074200E">
      <w:pPr>
        <w:tabs>
          <w:tab w:val="left" w:pos="7371"/>
        </w:tabs>
        <w:spacing w:before="120" w:after="120"/>
        <w:ind w:left="2835" w:firstLine="709"/>
        <w:jc w:val="right"/>
      </w:pP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q</m:t>
            </m:r>
          </m:e>
          <m:sub>
            <m:r>
              <w:rPr>
                <w:rFonts w:ascii="Cambria Math" w:hAnsi="Cambria Math"/>
                <w:vertAlign w:val="subscript"/>
              </w:rPr>
              <m:t>0</m:t>
            </m:r>
          </m:sub>
        </m:sSub>
        <m:r>
          <w:rPr>
            <w:rFonts w:ascii="Cambria Math" w:hAnsi="Cambria Math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naryPr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oi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naryPr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i</m:t>
                    </m:r>
                  </m:sub>
                </m:sSub>
              </m:e>
            </m:nary>
          </m:den>
        </m:f>
      </m:oMath>
      <w:r w:rsidR="00BC270A" w:rsidRPr="004505C1">
        <w:t xml:space="preserve">,          </w:t>
      </w:r>
      <w:r w:rsidR="0074200E">
        <w:t xml:space="preserve">                             </w:t>
      </w:r>
      <w:r w:rsidR="00BC270A" w:rsidRPr="004505C1">
        <w:t xml:space="preserve">                     </w:t>
      </w:r>
      <w:r w:rsidR="000B23BE" w:rsidRPr="004505C1">
        <w:t>(1)</w:t>
      </w:r>
    </w:p>
    <w:p w:rsidR="000B23BE" w:rsidRPr="004505C1" w:rsidRDefault="000B23BE" w:rsidP="00142FBE">
      <w:pPr>
        <w:jc w:val="both"/>
        <w:rPr>
          <w:b/>
        </w:rPr>
      </w:pPr>
      <w:r w:rsidRPr="004505C1">
        <w:t xml:space="preserve">где </w:t>
      </w:r>
      <w:r w:rsidRPr="004505C1">
        <w:rPr>
          <w:i/>
          <w:lang w:val="en-US"/>
        </w:rPr>
        <w:t>P</w:t>
      </w:r>
      <w:r w:rsidRPr="004505C1">
        <w:rPr>
          <w:i/>
          <w:vertAlign w:val="subscript"/>
          <w:lang w:val="en-US"/>
        </w:rPr>
        <w:t>i</w:t>
      </w:r>
      <w:r w:rsidRPr="004505C1">
        <w:rPr>
          <w:i/>
          <w:vertAlign w:val="subscript"/>
        </w:rPr>
        <w:t xml:space="preserve"> </w:t>
      </w:r>
      <w:r w:rsidR="00BC270A" w:rsidRPr="004505C1">
        <w:rPr>
          <w:iCs/>
        </w:rPr>
        <w:t>–</w:t>
      </w:r>
      <w:r w:rsidRPr="004505C1">
        <w:t xml:space="preserve"> вероятность действия санитарно-технических приборов, определяемая для каждой гр</w:t>
      </w:r>
      <w:r w:rsidR="00BC270A" w:rsidRPr="004505C1">
        <w:t xml:space="preserve">уппы водопотребителей согласно </w:t>
      </w:r>
      <w:hyperlink w:anchor="п_3_4" w:tooltip="п. 3.4" w:history="1">
        <w:r w:rsidRPr="004505C1">
          <w:rPr>
            <w:rStyle w:val="a3"/>
            <w:color w:val="auto"/>
            <w:u w:val="none"/>
          </w:rPr>
          <w:t>5.4</w:t>
        </w:r>
      </w:hyperlink>
      <w:r w:rsidR="002852B3" w:rsidRPr="004505C1">
        <w:t>;</w:t>
      </w:r>
    </w:p>
    <w:p w:rsidR="002852B3" w:rsidRPr="004505C1" w:rsidRDefault="00B95A02" w:rsidP="00142FBE">
      <w:pPr>
        <w:ind w:firstLine="709"/>
        <w:jc w:val="both"/>
      </w:pPr>
      <w:r w:rsidRPr="004505C1">
        <w:rPr>
          <w:noProof/>
          <w:position w:val="-12"/>
        </w:rPr>
        <w:object w:dxaOrig="320" w:dyaOrig="340">
          <v:shape id="_x0000_i1026" type="#_x0000_t75" alt="" style="width:15.55pt;height:17.85pt;mso-width-percent:0;mso-height-percent:0;mso-width-percent:0;mso-height-percent:0" o:ole="">
            <v:imagedata r:id="rId17" o:title=""/>
          </v:shape>
          <o:OLEObject Type="Embed" ProgID="Equation.3" ShapeID="_x0000_i1026" DrawAspect="Content" ObjectID="_1774078108" r:id="rId18"/>
        </w:object>
      </w:r>
      <w:r w:rsidR="000B23BE" w:rsidRPr="004505C1">
        <w:rPr>
          <w:i/>
          <w:vertAlign w:val="subscript"/>
        </w:rPr>
        <w:t xml:space="preserve"> </w:t>
      </w:r>
      <w:r w:rsidR="00BC270A" w:rsidRPr="004505C1">
        <w:t>–</w:t>
      </w:r>
      <w:r w:rsidR="000B23BE" w:rsidRPr="004505C1">
        <w:t xml:space="preserve"> </w:t>
      </w:r>
      <w:r w:rsidR="00AD53D0" w:rsidRPr="004505C1">
        <w:t>расход воды (общий, горячей, холодной), л/с, санитарно-техническим прибором (арматурой), принимаемый по табл</w:t>
      </w:r>
      <w:r w:rsidR="00BC270A" w:rsidRPr="004505C1">
        <w:t>ице</w:t>
      </w:r>
      <w:r w:rsidR="00AD53D0" w:rsidRPr="004505C1">
        <w:t xml:space="preserve"> А</w:t>
      </w:r>
      <w:r w:rsidR="00BC270A" w:rsidRPr="004505C1">
        <w:t>.</w:t>
      </w:r>
      <w:r w:rsidR="00B15EE3" w:rsidRPr="004505C1">
        <w:t>2</w:t>
      </w:r>
      <w:r w:rsidR="00AD53D0" w:rsidRPr="004505C1">
        <w:t xml:space="preserve"> для каждой группы </w:t>
      </w:r>
      <w:proofErr w:type="spellStart"/>
      <w:r w:rsidR="00AD53D0" w:rsidRPr="004505C1">
        <w:t>водопотребителей</w:t>
      </w:r>
      <w:proofErr w:type="spellEnd"/>
      <w:r w:rsidR="002852B3" w:rsidRPr="004505C1">
        <w:t>;</w:t>
      </w:r>
    </w:p>
    <w:p w:rsidR="00AD53D0" w:rsidRPr="004505C1" w:rsidRDefault="002852B3" w:rsidP="00142FBE">
      <w:pPr>
        <w:ind w:firstLine="709"/>
        <w:jc w:val="both"/>
      </w:pPr>
      <w:r w:rsidRPr="004505C1">
        <w:rPr>
          <w:i/>
          <w:iCs/>
          <w:lang w:val="en-US"/>
        </w:rPr>
        <w:t>N</w:t>
      </w:r>
      <w:r w:rsidRPr="004505C1">
        <w:rPr>
          <w:i/>
          <w:iCs/>
          <w:vertAlign w:val="subscript"/>
          <w:lang w:val="en-US"/>
        </w:rPr>
        <w:t>i</w:t>
      </w:r>
      <w:r w:rsidRPr="004505C1">
        <w:rPr>
          <w:i/>
          <w:iCs/>
        </w:rPr>
        <w:t xml:space="preserve"> </w:t>
      </w:r>
      <w:r w:rsidR="00BC270A" w:rsidRPr="004505C1">
        <w:t>–</w:t>
      </w:r>
      <w:r w:rsidRPr="004505C1">
        <w:t xml:space="preserve"> </w:t>
      </w:r>
      <w:r w:rsidR="00C905DE" w:rsidRPr="004505C1">
        <w:t>числ</w:t>
      </w:r>
      <w:r w:rsidRPr="004505C1">
        <w:t>о санитарно-технических приборов</w:t>
      </w:r>
      <w:r w:rsidR="00792DE9" w:rsidRPr="004505C1">
        <w:t>.</w:t>
      </w:r>
    </w:p>
    <w:p w:rsidR="00B7650E" w:rsidRPr="0074200E" w:rsidRDefault="00AD53D0" w:rsidP="00142FBE">
      <w:pPr>
        <w:spacing w:before="120"/>
        <w:ind w:firstLine="709"/>
        <w:jc w:val="both"/>
        <w:rPr>
          <w:sz w:val="20"/>
          <w:szCs w:val="20"/>
        </w:rPr>
      </w:pPr>
      <w:r w:rsidRPr="0074200E">
        <w:rPr>
          <w:bCs/>
          <w:spacing w:val="30"/>
          <w:sz w:val="20"/>
          <w:szCs w:val="20"/>
        </w:rPr>
        <w:t>Примечания</w:t>
      </w:r>
    </w:p>
    <w:p w:rsidR="00AD53D0" w:rsidRPr="0074200E" w:rsidRDefault="00AD53D0" w:rsidP="00142FBE">
      <w:pPr>
        <w:ind w:firstLine="709"/>
        <w:jc w:val="both"/>
        <w:rPr>
          <w:sz w:val="20"/>
          <w:szCs w:val="20"/>
        </w:rPr>
      </w:pPr>
      <w:r w:rsidRPr="0074200E">
        <w:rPr>
          <w:sz w:val="20"/>
          <w:szCs w:val="20"/>
        </w:rPr>
        <w:t xml:space="preserve">1 При устройстве кольцевой сети расход воды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74200E">
        <w:rPr>
          <w:sz w:val="20"/>
          <w:szCs w:val="20"/>
        </w:rPr>
        <w:t xml:space="preserve"> следует определять для сети в целом и принимать одинаковым для всех ее участков.</w:t>
      </w:r>
    </w:p>
    <w:p w:rsidR="000B23BE" w:rsidRPr="0074200E" w:rsidRDefault="002E0188" w:rsidP="00142FBE">
      <w:pPr>
        <w:ind w:firstLine="709"/>
        <w:jc w:val="both"/>
        <w:rPr>
          <w:sz w:val="20"/>
          <w:szCs w:val="20"/>
        </w:rPr>
      </w:pPr>
      <w:r w:rsidRPr="0074200E">
        <w:rPr>
          <w:sz w:val="20"/>
          <w:szCs w:val="20"/>
        </w:rPr>
        <w:t xml:space="preserve">2 </w:t>
      </w:r>
      <w:r w:rsidR="000B23BE" w:rsidRPr="0074200E">
        <w:rPr>
          <w:sz w:val="20"/>
          <w:szCs w:val="20"/>
        </w:rPr>
        <w:t>В жилых и общественных зданиях, по которым отсутствуют сведения о расходах воды и технических характеристиках санитарно-технических приборов, допускается принимать:</w:t>
      </w:r>
    </w:p>
    <w:p w:rsidR="000B23BE" w:rsidRPr="004505C1" w:rsidRDefault="00864352" w:rsidP="00142FBE">
      <w:pPr>
        <w:tabs>
          <w:tab w:val="left" w:pos="7088"/>
        </w:tabs>
        <w:spacing w:before="120" w:after="120"/>
        <w:ind w:firstLine="709"/>
        <w:jc w:val="center"/>
        <w:rPr>
          <w:b/>
          <w:i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tot</m:t>
            </m:r>
          </m:sup>
        </m:sSubSup>
        <m:r>
          <w:rPr>
            <w:rFonts w:ascii="Cambria Math" w:hAnsi="Cambria Math"/>
          </w:rPr>
          <m:t xml:space="preserve">=0,3 л/с,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             q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 xml:space="preserve">0 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=0,2 л/с</m:t>
        </m:r>
      </m:oMath>
      <w:r w:rsidR="00BC270A" w:rsidRPr="004505C1">
        <w:t>.</w:t>
      </w:r>
    </w:p>
    <w:p w:rsidR="00AD53D0" w:rsidRPr="004505C1" w:rsidRDefault="00AD53D0" w:rsidP="00142FBE">
      <w:pPr>
        <w:spacing w:after="120"/>
        <w:ind w:firstLine="709"/>
        <w:jc w:val="both"/>
      </w:pPr>
      <w:bookmarkStart w:id="14" w:name="п_3_3"/>
      <w:r w:rsidRPr="004505C1">
        <w:t>5.3</w:t>
      </w:r>
      <w:bookmarkEnd w:id="14"/>
      <w:r w:rsidRPr="004505C1">
        <w:t xml:space="preserve"> Максимальный расчетный расход воды на расчетном участке сети </w:t>
      </w:r>
      <m:oMath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tot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h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d>
      </m:oMath>
      <w:r w:rsidRPr="004505C1">
        <w:t>, л/с</w:t>
      </w:r>
      <w:r w:rsidR="004E48C5" w:rsidRPr="004505C1">
        <w:t>, следует определять по формуле</w:t>
      </w:r>
    </w:p>
    <w:p w:rsidR="00AD53D0" w:rsidRPr="004505C1" w:rsidRDefault="00337D8B" w:rsidP="0074200E">
      <w:pPr>
        <w:tabs>
          <w:tab w:val="left" w:pos="7371"/>
        </w:tabs>
        <w:spacing w:after="120"/>
        <w:ind w:left="3402" w:firstLine="709"/>
        <w:jc w:val="right"/>
      </w:pPr>
      <m:oMath>
        <m:r>
          <w:rPr>
            <w:rFonts w:ascii="Cambria Math" w:hAnsi="Cambria Math"/>
          </w:rPr>
          <m:t xml:space="preserve">q=5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a</m:t>
        </m:r>
      </m:oMath>
      <w:r w:rsidR="00BC270A" w:rsidRPr="004505C1">
        <w:t>,</w:t>
      </w:r>
      <w:r w:rsidR="0074200E">
        <w:t xml:space="preserve">                                 </w:t>
      </w:r>
      <w:r w:rsidR="00BC270A" w:rsidRPr="004505C1">
        <w:t xml:space="preserve">                               </w:t>
      </w:r>
      <w:r w:rsidR="00AD53D0" w:rsidRPr="004505C1">
        <w:t>(2)</w:t>
      </w:r>
    </w:p>
    <w:p w:rsidR="00AD53D0" w:rsidRPr="004505C1" w:rsidRDefault="00F15A67" w:rsidP="00142FBE">
      <w:pPr>
        <w:jc w:val="both"/>
      </w:pPr>
      <w:r w:rsidRPr="004505C1">
        <w:t>г</w:t>
      </w:r>
      <w:r w:rsidR="00AD53D0" w:rsidRPr="004505C1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tot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 xml:space="preserve"> 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  <m:r>
              <w:rPr>
                <w:rFonts w:ascii="Cambria Math" w:hAnsi="Cambria Math"/>
              </w:rPr>
              <m:t xml:space="preserve">, 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</m:oMath>
      <w:r w:rsidR="00AD53D0" w:rsidRPr="004505C1">
        <w:t xml:space="preserve">, </w:t>
      </w:r>
      <w:r w:rsidR="00BC270A" w:rsidRPr="004505C1">
        <w:rPr>
          <w:iCs/>
        </w:rPr>
        <w:t>–</w:t>
      </w:r>
      <w:r w:rsidR="00AD53D0" w:rsidRPr="004505C1">
        <w:rPr>
          <w:iCs/>
        </w:rPr>
        <w:t xml:space="preserve"> </w:t>
      </w:r>
      <w:r w:rsidR="00AD53D0" w:rsidRPr="004505C1">
        <w:t xml:space="preserve">расход воды, л/с, </w:t>
      </w:r>
      <w:r w:rsidR="00E32ADA" w:rsidRPr="004505C1">
        <w:t>значение</w:t>
      </w:r>
      <w:r w:rsidR="00AD53D0" w:rsidRPr="004505C1">
        <w:t xml:space="preserve"> которого следует определять согласно </w:t>
      </w:r>
      <w:hyperlink w:anchor="п_3_2" w:tooltip="п. 3.2" w:history="1">
        <w:r w:rsidR="00AD53D0" w:rsidRPr="004505C1">
          <w:rPr>
            <w:rStyle w:val="a3"/>
            <w:color w:val="auto"/>
            <w:u w:val="none"/>
          </w:rPr>
          <w:t>5.2</w:t>
        </w:r>
      </w:hyperlink>
      <w:r w:rsidR="00AD53D0" w:rsidRPr="004505C1">
        <w:t>;</w:t>
      </w:r>
    </w:p>
    <w:p w:rsidR="00AD53D0" w:rsidRPr="004505C1" w:rsidRDefault="00AD53D0" w:rsidP="00142FBE">
      <w:pPr>
        <w:ind w:firstLine="709"/>
        <w:jc w:val="both"/>
      </w:pPr>
      <w:r w:rsidRPr="004505C1">
        <w:rPr>
          <w:rFonts w:ascii="Cambria Math" w:hAnsi="Cambria Math"/>
        </w:rPr>
        <w:sym w:font="Symbol" w:char="F061"/>
      </w:r>
      <w:r w:rsidRPr="004505C1">
        <w:rPr>
          <w:i/>
        </w:rPr>
        <w:t xml:space="preserve"> </w:t>
      </w:r>
      <w:r w:rsidR="00BC270A" w:rsidRPr="004505C1">
        <w:t>–</w:t>
      </w:r>
      <w:r w:rsidRPr="004505C1">
        <w:t xml:space="preserve"> коэффициент, определяемый по </w:t>
      </w:r>
      <w:hyperlink w:anchor="PO0000462" w:tooltip="Приложение 4" w:history="1">
        <w:r w:rsidR="00BC270A" w:rsidRPr="004505C1">
          <w:rPr>
            <w:rStyle w:val="a3"/>
            <w:color w:val="auto"/>
            <w:u w:val="none"/>
          </w:rPr>
          <w:t>приложению</w:t>
        </w:r>
      </w:hyperlink>
      <w:r w:rsidR="00BC270A" w:rsidRPr="004505C1">
        <w:rPr>
          <w:rStyle w:val="a3"/>
          <w:color w:val="auto"/>
          <w:u w:val="none"/>
        </w:rPr>
        <w:t xml:space="preserve"> </w:t>
      </w:r>
      <w:r w:rsidRPr="004505C1">
        <w:rPr>
          <w:rStyle w:val="a3"/>
          <w:color w:val="auto"/>
          <w:u w:val="none"/>
        </w:rPr>
        <w:t>Б</w:t>
      </w:r>
      <w:r w:rsidRPr="004505C1">
        <w:t xml:space="preserve"> в зависимости от общего числа приборов </w:t>
      </w:r>
      <w:r w:rsidRPr="004505C1">
        <w:rPr>
          <w:i/>
          <w:lang w:val="en-US"/>
        </w:rPr>
        <w:t>N</w:t>
      </w:r>
      <w:r w:rsidRPr="004505C1">
        <w:t xml:space="preserve"> на расчетном участке сети и вероятности их действия </w:t>
      </w:r>
      <w:r w:rsidRPr="004505C1">
        <w:rPr>
          <w:i/>
        </w:rPr>
        <w:t>Р</w:t>
      </w:r>
      <w:r w:rsidRPr="004505C1">
        <w:t xml:space="preserve">. </w:t>
      </w:r>
    </w:p>
    <w:p w:rsidR="00F74A5D" w:rsidRPr="004505C1" w:rsidRDefault="00AD53D0" w:rsidP="00142FBE">
      <w:pPr>
        <w:ind w:firstLine="709"/>
        <w:jc w:val="both"/>
        <w:rPr>
          <w:bCs/>
          <w:spacing w:val="40"/>
          <w:sz w:val="22"/>
          <w:szCs w:val="22"/>
        </w:rPr>
      </w:pPr>
      <w:r w:rsidRPr="004505C1">
        <w:t xml:space="preserve">При этом </w:t>
      </w:r>
      <w:hyperlink w:anchor="TO0000015" w:tooltip="Таблица 1" w:history="1">
        <w:r w:rsidRPr="004505C1">
          <w:rPr>
            <w:rStyle w:val="a3"/>
            <w:color w:val="auto"/>
            <w:u w:val="none"/>
          </w:rPr>
          <w:t>табл</w:t>
        </w:r>
        <w:r w:rsidR="00BC270A" w:rsidRPr="004505C1">
          <w:rPr>
            <w:rStyle w:val="a3"/>
            <w:color w:val="auto"/>
            <w:u w:val="none"/>
          </w:rPr>
          <w:t>ицей</w:t>
        </w:r>
        <w:r w:rsidRPr="004505C1">
          <w:rPr>
            <w:rStyle w:val="a3"/>
            <w:color w:val="auto"/>
            <w:u w:val="none"/>
          </w:rPr>
          <w:t xml:space="preserve"> Б.1</w:t>
        </w:r>
      </w:hyperlink>
      <w:r w:rsidRPr="004505C1">
        <w:t xml:space="preserve"> </w:t>
      </w:r>
      <w:r w:rsidR="00BC270A" w:rsidRPr="004505C1">
        <w:t>с</w:t>
      </w:r>
      <w:r w:rsidRPr="004505C1">
        <w:t xml:space="preserve">ледует руководствоваться при </w:t>
      </w:r>
      <w:r w:rsidRPr="004505C1">
        <w:rPr>
          <w:i/>
        </w:rPr>
        <w:t>Р</w:t>
      </w:r>
      <w:r w:rsidR="00BC270A" w:rsidRPr="004505C1">
        <w:rPr>
          <w:i/>
        </w:rPr>
        <w:t xml:space="preserve"> </w:t>
      </w:r>
      <w:r w:rsidRPr="004505C1">
        <w:rPr>
          <w:iCs/>
        </w:rPr>
        <w:t>&gt;</w:t>
      </w:r>
      <w:r w:rsidR="00BC270A" w:rsidRPr="004505C1">
        <w:rPr>
          <w:iCs/>
        </w:rPr>
        <w:t xml:space="preserve"> </w:t>
      </w:r>
      <w:r w:rsidRPr="004505C1">
        <w:t xml:space="preserve">0,1 и </w:t>
      </w:r>
      <w:r w:rsidRPr="004505C1">
        <w:rPr>
          <w:i/>
          <w:lang w:val="en-US"/>
        </w:rPr>
        <w:t>N</w:t>
      </w:r>
      <w:r w:rsidR="00BC270A" w:rsidRPr="004505C1">
        <w:rPr>
          <w:i/>
        </w:rPr>
        <w:t xml:space="preserve"> </w:t>
      </w:r>
      <w:r w:rsidRPr="004505C1">
        <w:rPr>
          <w:lang w:val="en-US"/>
        </w:rPr>
        <w:sym w:font="Symbol" w:char="F0A3"/>
      </w:r>
      <w:r w:rsidRPr="004505C1">
        <w:t xml:space="preserve"> 200; при других значениях </w:t>
      </w:r>
      <w:r w:rsidRPr="004505C1">
        <w:rPr>
          <w:i/>
        </w:rPr>
        <w:t>Р</w:t>
      </w:r>
      <w:r w:rsidRPr="004505C1">
        <w:t xml:space="preserve"> и </w:t>
      </w:r>
      <w:r w:rsidRPr="004505C1">
        <w:rPr>
          <w:i/>
        </w:rPr>
        <w:t>N</w:t>
      </w:r>
      <w:r w:rsidRPr="004505C1">
        <w:t xml:space="preserve"> коэффициент </w:t>
      </w:r>
      <w:r w:rsidRPr="004505C1">
        <w:sym w:font="Symbol" w:char="F061"/>
      </w:r>
      <w:r w:rsidRPr="004505C1">
        <w:t xml:space="preserve"> следует принимать по табл</w:t>
      </w:r>
      <w:r w:rsidR="00BC270A" w:rsidRPr="004505C1">
        <w:t>ице</w:t>
      </w:r>
      <w:r w:rsidRPr="004505C1">
        <w:t xml:space="preserve"> Б.2</w:t>
      </w:r>
      <w:r w:rsidRPr="004505C1">
        <w:rPr>
          <w:rStyle w:val="a3"/>
          <w:color w:val="auto"/>
          <w:u w:val="none"/>
        </w:rPr>
        <w:t>.</w:t>
      </w:r>
    </w:p>
    <w:p w:rsidR="000B23BE" w:rsidRPr="0074200E" w:rsidRDefault="000B23BE" w:rsidP="00142FBE">
      <w:pPr>
        <w:spacing w:before="120"/>
        <w:ind w:firstLine="709"/>
        <w:jc w:val="both"/>
        <w:rPr>
          <w:sz w:val="20"/>
          <w:szCs w:val="20"/>
        </w:rPr>
      </w:pPr>
      <w:r w:rsidRPr="0074200E">
        <w:rPr>
          <w:bCs/>
          <w:spacing w:val="30"/>
          <w:sz w:val="20"/>
          <w:szCs w:val="20"/>
        </w:rPr>
        <w:t>Примечания</w:t>
      </w:r>
    </w:p>
    <w:p w:rsidR="00195176" w:rsidRPr="0074200E" w:rsidRDefault="000B23BE" w:rsidP="00142FBE">
      <w:pPr>
        <w:ind w:firstLine="709"/>
        <w:jc w:val="both"/>
        <w:rPr>
          <w:sz w:val="20"/>
          <w:szCs w:val="20"/>
        </w:rPr>
      </w:pPr>
      <w:r w:rsidRPr="0074200E">
        <w:rPr>
          <w:sz w:val="20"/>
          <w:szCs w:val="20"/>
        </w:rPr>
        <w:t>1 Расход воды на концевых участках сети следует принимать по расчету, но не меньше максимального секундного расхода воды одним из установленных санитарно-технических приборов</w:t>
      </w:r>
      <w:r w:rsidR="00E75ABE" w:rsidRPr="0074200E">
        <w:rPr>
          <w:sz w:val="20"/>
          <w:szCs w:val="20"/>
        </w:rPr>
        <w:t xml:space="preserve"> с наибольшим расходом</w:t>
      </w:r>
      <w:r w:rsidRPr="0074200E">
        <w:rPr>
          <w:sz w:val="20"/>
          <w:szCs w:val="20"/>
        </w:rPr>
        <w:t>.</w:t>
      </w:r>
    </w:p>
    <w:p w:rsidR="00195176" w:rsidRPr="0074200E" w:rsidRDefault="000B23BE" w:rsidP="00142FBE">
      <w:pPr>
        <w:ind w:firstLine="709"/>
        <w:jc w:val="both"/>
        <w:rPr>
          <w:strike/>
          <w:sz w:val="20"/>
          <w:szCs w:val="20"/>
        </w:rPr>
      </w:pPr>
      <w:r w:rsidRPr="0074200E">
        <w:rPr>
          <w:sz w:val="20"/>
          <w:szCs w:val="20"/>
        </w:rPr>
        <w:t>2 Расход воды на технологические нужды промышленных предприятий следует определять</w:t>
      </w:r>
      <w:r w:rsidR="00BC270A" w:rsidRPr="0074200E">
        <w:rPr>
          <w:sz w:val="20"/>
          <w:szCs w:val="20"/>
        </w:rPr>
        <w:t>,</w:t>
      </w:r>
      <w:r w:rsidR="00752207" w:rsidRPr="0074200E">
        <w:rPr>
          <w:sz w:val="20"/>
          <w:szCs w:val="20"/>
        </w:rPr>
        <w:t xml:space="preserve"> </w:t>
      </w:r>
      <w:r w:rsidR="00195176" w:rsidRPr="0074200E">
        <w:rPr>
          <w:sz w:val="20"/>
          <w:szCs w:val="20"/>
        </w:rPr>
        <w:t>как наибольший из расходов воды: либо от единицы технологического оборудования, при полном несовпадении работы по времени; либо – как сумм</w:t>
      </w:r>
      <w:r w:rsidR="00752207" w:rsidRPr="0074200E">
        <w:rPr>
          <w:sz w:val="20"/>
          <w:szCs w:val="20"/>
        </w:rPr>
        <w:t>у</w:t>
      </w:r>
      <w:r w:rsidR="00195176" w:rsidRPr="0074200E">
        <w:rPr>
          <w:sz w:val="20"/>
          <w:szCs w:val="20"/>
        </w:rPr>
        <w:t xml:space="preserve"> расходов воды, совпадающих по времени работы единиц технологического оборудования. </w:t>
      </w:r>
    </w:p>
    <w:p w:rsidR="0029142C" w:rsidRPr="0074200E" w:rsidRDefault="000B23BE" w:rsidP="00142FBE">
      <w:pPr>
        <w:pStyle w:val="ac"/>
        <w:ind w:firstLine="709"/>
        <w:rPr>
          <w:color w:val="auto"/>
        </w:rPr>
      </w:pPr>
      <w:r w:rsidRPr="0074200E">
        <w:rPr>
          <w:color w:val="auto"/>
        </w:rPr>
        <w:t xml:space="preserve">3 Для вспомогательных зданий промышленных предприятий значение </w:t>
      </w:r>
      <w:r w:rsidRPr="0074200E">
        <w:rPr>
          <w:i/>
          <w:color w:val="auto"/>
        </w:rPr>
        <w:t>q</w:t>
      </w:r>
      <w:r w:rsidRPr="0074200E">
        <w:rPr>
          <w:color w:val="auto"/>
        </w:rPr>
        <w:t xml:space="preserve"> допускается определять</w:t>
      </w:r>
      <w:r w:rsidR="00BC270A" w:rsidRPr="0074200E">
        <w:rPr>
          <w:color w:val="auto"/>
        </w:rPr>
        <w:t>,</w:t>
      </w:r>
      <w:r w:rsidRPr="0074200E">
        <w:rPr>
          <w:color w:val="auto"/>
        </w:rPr>
        <w:t xml:space="preserve"> как сумму расходов воды на хозяйственно-питьевые нужды по формуле (2) и душевые нужды </w:t>
      </w:r>
      <w:r w:rsidR="00F74A5D" w:rsidRPr="0074200E">
        <w:rPr>
          <w:color w:val="auto"/>
        </w:rPr>
        <w:t>‒</w:t>
      </w:r>
      <w:r w:rsidRPr="0074200E">
        <w:rPr>
          <w:color w:val="auto"/>
        </w:rPr>
        <w:t xml:space="preserve"> по числу установленных душевых сеток по </w:t>
      </w:r>
      <w:r w:rsidR="00BC270A" w:rsidRPr="0074200E">
        <w:rPr>
          <w:color w:val="auto"/>
        </w:rPr>
        <w:t>таблице</w:t>
      </w:r>
      <w:r w:rsidR="0029142C" w:rsidRPr="0074200E">
        <w:rPr>
          <w:color w:val="auto"/>
        </w:rPr>
        <w:t xml:space="preserve"> А</w:t>
      </w:r>
      <w:r w:rsidR="00BC270A" w:rsidRPr="0074200E">
        <w:rPr>
          <w:color w:val="auto"/>
        </w:rPr>
        <w:t>.</w:t>
      </w:r>
      <w:r w:rsidR="0029142C" w:rsidRPr="0074200E">
        <w:rPr>
          <w:color w:val="auto"/>
        </w:rPr>
        <w:t>1</w:t>
      </w:r>
      <w:r w:rsidR="00BC270A" w:rsidRPr="0074200E">
        <w:rPr>
          <w:color w:val="auto"/>
        </w:rPr>
        <w:t>.</w:t>
      </w:r>
    </w:p>
    <w:p w:rsidR="000B23BE" w:rsidRPr="004505C1" w:rsidRDefault="000B23BE" w:rsidP="00142FBE">
      <w:pPr>
        <w:spacing w:before="120"/>
        <w:ind w:firstLine="709"/>
        <w:jc w:val="both"/>
      </w:pPr>
      <w:bookmarkStart w:id="15" w:name="п_3_4"/>
      <w:r w:rsidRPr="004505C1">
        <w:t>5.4</w:t>
      </w:r>
      <w:bookmarkEnd w:id="15"/>
      <w:r w:rsidRPr="004505C1">
        <w:rPr>
          <w:b/>
        </w:rPr>
        <w:t xml:space="preserve"> </w:t>
      </w:r>
      <w:r w:rsidRPr="004505C1">
        <w:t xml:space="preserve">Вероятность действия санитарно-технических приборов </w:t>
      </w:r>
      <m:oMath>
        <m:r>
          <w:rPr>
            <w:rFonts w:ascii="Cambria Math" w:hAnsi="Cambria Math"/>
          </w:rPr>
          <m:t>P 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tot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)</m:t>
        </m:r>
      </m:oMath>
      <w:r w:rsidRPr="004505C1">
        <w:t xml:space="preserve"> на участках сети следует определять по формулам:</w:t>
      </w:r>
    </w:p>
    <w:p w:rsidR="000B23BE" w:rsidRPr="004505C1" w:rsidRDefault="000B23BE" w:rsidP="00142FBE">
      <w:pPr>
        <w:ind w:firstLine="709"/>
        <w:jc w:val="both"/>
        <w:rPr>
          <w:i/>
        </w:rPr>
      </w:pPr>
      <w:r w:rsidRPr="004505C1">
        <w:t xml:space="preserve">а) при однотипных водопотребителях в здании, без учета изменения соотношения </w:t>
      </w:r>
      <w:r w:rsidRPr="004505C1">
        <w:rPr>
          <w:i/>
          <w:lang w:val="en-US"/>
        </w:rPr>
        <w:t>U</w:t>
      </w:r>
      <w:r w:rsidRPr="004505C1">
        <w:rPr>
          <w:i/>
        </w:rPr>
        <w:t>/</w:t>
      </w:r>
      <w:r w:rsidRPr="004505C1">
        <w:rPr>
          <w:i/>
          <w:lang w:val="en-US"/>
        </w:rPr>
        <w:t>N</w:t>
      </w:r>
    </w:p>
    <w:p w:rsidR="000B23BE" w:rsidRPr="004505C1" w:rsidRDefault="00EF4D58" w:rsidP="00142FBE">
      <w:pPr>
        <w:tabs>
          <w:tab w:val="left" w:pos="7371"/>
        </w:tabs>
        <w:spacing w:before="120" w:after="120"/>
        <w:ind w:left="1701"/>
        <w:jc w:val="both"/>
      </w:pPr>
      <w:bookmarkStart w:id="16" w:name="PO0000032"/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 xml:space="preserve">hr,u </m:t>
                </m:r>
              </m:sub>
            </m:sSub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 N ∙</m:t>
            </m:r>
            <m:r>
              <m:rPr>
                <m:nor/>
              </m:rPr>
              <w:rPr>
                <w:rFonts w:ascii="Cambria Math" w:hAnsi="Cambria Math"/>
                <w:i/>
              </w:rPr>
              <m:t xml:space="preserve"> </m:t>
            </m:r>
            <m:r>
              <m:rPr>
                <m:nor/>
              </m:rPr>
              <m:t>3600</m:t>
            </m:r>
          </m:den>
        </m:f>
      </m:oMath>
      <w:r w:rsidR="000B23BE" w:rsidRPr="004505C1">
        <w:t xml:space="preserve">  </w:t>
      </w:r>
      <w:r w:rsidR="00F74A5D" w:rsidRPr="004505C1">
        <w:t xml:space="preserve"> </w:t>
      </w:r>
      <w:r w:rsidR="000B23BE" w:rsidRPr="004505C1">
        <w:t xml:space="preserve">  </w:t>
      </w:r>
      <w:r w:rsidR="0035388C" w:rsidRPr="004505C1">
        <w:t xml:space="preserve">   </w:t>
      </w:r>
      <w:r w:rsidR="000B23BE" w:rsidRPr="004505C1">
        <w:t xml:space="preserve">или     </w:t>
      </w:r>
      <w:r w:rsidR="007B3F84" w:rsidRPr="004505C1">
        <w:t xml:space="preserve">     </w:t>
      </w:r>
      <m:oMath>
        <m:r>
          <w:rPr>
            <w:rFonts w:ascii="Cambria Math" w:hAnsi="Cambria Math"/>
          </w:rPr>
          <m:t>NP=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 xml:space="preserve">hr,u </m:t>
                </m:r>
              </m:sub>
            </m:sSub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 ∙ </m:t>
            </m:r>
            <m:r>
              <m:rPr>
                <m:nor/>
              </m:rPr>
              <w:rPr>
                <w:rFonts w:ascii="Cambria Math" w:hAnsi="Cambria Math"/>
                <w:i/>
              </w:rPr>
              <m:t xml:space="preserve"> </m:t>
            </m:r>
            <m:r>
              <m:rPr>
                <m:nor/>
              </m:rPr>
              <m:t>3600</m:t>
            </m:r>
          </m:den>
        </m:f>
        <m:r>
          <w:rPr>
            <w:rFonts w:ascii="Cambria Math" w:hAnsi="Cambria Math"/>
          </w:rPr>
          <m:t>;</m:t>
        </m:r>
      </m:oMath>
      <w:r w:rsidR="0035388C" w:rsidRPr="004505C1">
        <w:t xml:space="preserve">     </w:t>
      </w:r>
      <w:r w:rsidR="007B3F84" w:rsidRPr="004505C1">
        <w:t xml:space="preserve">     </w:t>
      </w:r>
      <w:r w:rsidR="00BC270A" w:rsidRPr="004505C1">
        <w:t xml:space="preserve">     </w:t>
      </w:r>
      <w:r w:rsidR="007B3F84" w:rsidRPr="004505C1">
        <w:t xml:space="preserve"> </w:t>
      </w:r>
      <w:r w:rsidR="0035388C" w:rsidRPr="004505C1">
        <w:t xml:space="preserve">       </w:t>
      </w:r>
      <w:r w:rsidR="00F74A5D" w:rsidRPr="004505C1">
        <w:t xml:space="preserve"> </w:t>
      </w:r>
      <w:r w:rsidR="0035388C" w:rsidRPr="004505C1">
        <w:t xml:space="preserve">   </w:t>
      </w:r>
      <w:r w:rsidR="00F74A5D" w:rsidRPr="004505C1">
        <w:t xml:space="preserve">       </w:t>
      </w:r>
      <w:r w:rsidR="008A0D28" w:rsidRPr="004505C1">
        <w:t xml:space="preserve">      </w:t>
      </w:r>
      <w:r w:rsidR="00F74A5D" w:rsidRPr="004505C1">
        <w:t xml:space="preserve">    </w:t>
      </w:r>
      <w:r w:rsidR="0035388C" w:rsidRPr="004505C1">
        <w:t xml:space="preserve">  </w:t>
      </w:r>
      <w:r w:rsidR="00762AEF" w:rsidRPr="004505C1">
        <w:t xml:space="preserve">      </w:t>
      </w:r>
      <w:r w:rsidR="0035388C" w:rsidRPr="004505C1">
        <w:t xml:space="preserve">     </w:t>
      </w:r>
      <w:r w:rsidR="000B23BE" w:rsidRPr="004505C1">
        <w:t>(3)</w:t>
      </w:r>
    </w:p>
    <w:bookmarkEnd w:id="16"/>
    <w:p w:rsidR="000B23BE" w:rsidRPr="004505C1" w:rsidRDefault="000B23BE" w:rsidP="00142FBE">
      <w:pPr>
        <w:pStyle w:val="21"/>
        <w:spacing w:after="0" w:line="240" w:lineRule="auto"/>
        <w:ind w:left="0" w:firstLine="709"/>
        <w:jc w:val="both"/>
      </w:pPr>
      <w:r w:rsidRPr="004505C1">
        <w:t>б) при отличающихся группах водопотребителей в здании</w:t>
      </w:r>
      <w:bookmarkStart w:id="17" w:name="ф4"/>
    </w:p>
    <w:p w:rsidR="000B23BE" w:rsidRPr="004505C1" w:rsidRDefault="00516649" w:rsidP="0074200E">
      <w:pPr>
        <w:pStyle w:val="21"/>
        <w:spacing w:after="0" w:line="240" w:lineRule="auto"/>
        <w:ind w:left="2835" w:firstLine="709"/>
        <w:jc w:val="right"/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naryPr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p>
              <m:e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  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 xml:space="preserve">  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  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naryPr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p>
              <m:e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  </m:t>
                    </m:r>
                  </m:sub>
                </m:sSub>
              </m:e>
            </m:nary>
          </m:den>
        </m:f>
      </m:oMath>
      <w:r w:rsidRPr="00171579">
        <w:rPr>
          <w:sz w:val="28"/>
          <w:vertAlign w:val="subscript"/>
        </w:rPr>
        <w:t xml:space="preserve"> </w:t>
      </w:r>
      <w:r w:rsidRPr="00171579">
        <w:rPr>
          <w:sz w:val="28"/>
          <w:szCs w:val="28"/>
        </w:rPr>
        <w:t xml:space="preserve"> </w:t>
      </w:r>
      <w:r w:rsidR="00BC270A" w:rsidRPr="004505C1">
        <w:t>.</w:t>
      </w:r>
      <w:r w:rsidR="0074200E">
        <w:t xml:space="preserve">                                                 </w:t>
      </w:r>
      <w:r w:rsidR="008A0D28" w:rsidRPr="004505C1">
        <w:t xml:space="preserve"> </w:t>
      </w:r>
      <w:r w:rsidR="00BC270A" w:rsidRPr="004505C1">
        <w:t xml:space="preserve">           </w:t>
      </w:r>
      <w:r w:rsidR="008A0D28" w:rsidRPr="004505C1">
        <w:t xml:space="preserve">  </w:t>
      </w:r>
      <w:r w:rsidR="000B23BE" w:rsidRPr="004505C1">
        <w:t>(4)</w:t>
      </w:r>
    </w:p>
    <w:bookmarkEnd w:id="17"/>
    <w:p w:rsidR="002C6F7A" w:rsidRDefault="002C6F7A" w:rsidP="00142FBE">
      <w:pPr>
        <w:ind w:firstLine="709"/>
        <w:jc w:val="both"/>
        <w:rPr>
          <w:rStyle w:val="a3"/>
          <w:b/>
          <w:bCs/>
          <w:color w:val="auto"/>
          <w:u w:val="none"/>
        </w:rPr>
      </w:pPr>
      <w:r w:rsidRPr="002C6F7A">
        <w:rPr>
          <w:rStyle w:val="a3"/>
          <w:bCs/>
          <w:color w:val="auto"/>
          <w:u w:val="none"/>
        </w:rPr>
        <w:t>Формула (4)</w:t>
      </w:r>
      <w:r w:rsidRPr="00516649">
        <w:rPr>
          <w:rStyle w:val="a3"/>
          <w:b/>
          <w:bCs/>
          <w:color w:val="auto"/>
          <w:u w:val="none"/>
        </w:rPr>
        <w:t xml:space="preserve"> (Измененная редакция, Изм. № 3).</w:t>
      </w:r>
    </w:p>
    <w:p w:rsidR="002C6F7A" w:rsidRDefault="002C6F7A" w:rsidP="00142FBE">
      <w:pPr>
        <w:ind w:firstLine="709"/>
        <w:jc w:val="both"/>
        <w:rPr>
          <w:bCs/>
          <w:spacing w:val="30"/>
          <w:sz w:val="20"/>
          <w:szCs w:val="20"/>
        </w:rPr>
      </w:pPr>
    </w:p>
    <w:p w:rsidR="00B7650E" w:rsidRPr="0074200E" w:rsidRDefault="00D93C44" w:rsidP="00142FBE">
      <w:pPr>
        <w:ind w:firstLine="709"/>
        <w:jc w:val="both"/>
        <w:rPr>
          <w:sz w:val="20"/>
          <w:szCs w:val="20"/>
        </w:rPr>
      </w:pPr>
      <w:r w:rsidRPr="0074200E">
        <w:rPr>
          <w:bCs/>
          <w:spacing w:val="30"/>
          <w:sz w:val="20"/>
          <w:szCs w:val="20"/>
        </w:rPr>
        <w:t>Примечания</w:t>
      </w:r>
    </w:p>
    <w:p w:rsidR="000B23BE" w:rsidRPr="0074200E" w:rsidRDefault="00BC270A" w:rsidP="00142FBE">
      <w:pPr>
        <w:ind w:firstLine="709"/>
        <w:jc w:val="both"/>
        <w:rPr>
          <w:i/>
          <w:sz w:val="20"/>
          <w:szCs w:val="20"/>
        </w:rPr>
      </w:pPr>
      <w:r w:rsidRPr="0074200E">
        <w:rPr>
          <w:sz w:val="20"/>
          <w:szCs w:val="20"/>
        </w:rPr>
        <w:t>1</w:t>
      </w:r>
      <w:r w:rsidR="000B23BE" w:rsidRPr="0074200E">
        <w:rPr>
          <w:sz w:val="20"/>
          <w:szCs w:val="20"/>
        </w:rPr>
        <w:t xml:space="preserve"> При отсутствии данных о </w:t>
      </w:r>
      <w:r w:rsidR="00C905DE" w:rsidRPr="0074200E">
        <w:rPr>
          <w:sz w:val="20"/>
          <w:szCs w:val="20"/>
        </w:rPr>
        <w:t xml:space="preserve">числе </w:t>
      </w:r>
      <w:r w:rsidR="000B23BE" w:rsidRPr="0074200E">
        <w:rPr>
          <w:sz w:val="20"/>
          <w:szCs w:val="20"/>
        </w:rPr>
        <w:t xml:space="preserve">санитарно-технических приборов в здании значение </w:t>
      </w:r>
      <w:r w:rsidR="000B23BE" w:rsidRPr="0074200E">
        <w:rPr>
          <w:i/>
          <w:sz w:val="20"/>
          <w:szCs w:val="20"/>
        </w:rPr>
        <w:t>Р</w:t>
      </w:r>
      <w:r w:rsidR="000B23BE" w:rsidRPr="0074200E">
        <w:rPr>
          <w:sz w:val="20"/>
          <w:szCs w:val="20"/>
        </w:rPr>
        <w:t xml:space="preserve"> допускается определять по </w:t>
      </w:r>
      <w:hyperlink w:anchor="PO0000032" w:tooltip="Формула 3" w:history="1">
        <w:r w:rsidR="000B23BE" w:rsidRPr="0074200E">
          <w:rPr>
            <w:rStyle w:val="a3"/>
            <w:color w:val="auto"/>
            <w:sz w:val="20"/>
            <w:szCs w:val="20"/>
            <w:u w:val="none"/>
          </w:rPr>
          <w:t>формулам (3</w:t>
        </w:r>
      </w:hyperlink>
      <w:r w:rsidR="000B23BE" w:rsidRPr="0074200E">
        <w:rPr>
          <w:sz w:val="20"/>
          <w:szCs w:val="20"/>
        </w:rPr>
        <w:t xml:space="preserve">) и </w:t>
      </w:r>
      <w:hyperlink w:anchor="ф4" w:tooltip="ф. 4" w:history="1">
        <w:r w:rsidR="000B23BE" w:rsidRPr="0074200E">
          <w:rPr>
            <w:rStyle w:val="a3"/>
            <w:color w:val="auto"/>
            <w:sz w:val="20"/>
            <w:szCs w:val="20"/>
            <w:u w:val="none"/>
          </w:rPr>
          <w:t>(4)</w:t>
        </w:r>
      </w:hyperlink>
      <w:r w:rsidR="000B23BE" w:rsidRPr="0074200E">
        <w:rPr>
          <w:sz w:val="20"/>
          <w:szCs w:val="20"/>
        </w:rPr>
        <w:t xml:space="preserve">, принимая </w:t>
      </w:r>
      <w:r w:rsidR="000B23BE" w:rsidRPr="0074200E">
        <w:rPr>
          <w:i/>
          <w:sz w:val="20"/>
          <w:szCs w:val="20"/>
        </w:rPr>
        <w:t>N</w:t>
      </w:r>
      <w:r w:rsidR="000B23BE" w:rsidRPr="0074200E">
        <w:rPr>
          <w:sz w:val="20"/>
          <w:szCs w:val="20"/>
        </w:rPr>
        <w:t xml:space="preserve"> = </w:t>
      </w:r>
      <w:r w:rsidR="000B23BE" w:rsidRPr="0074200E">
        <w:rPr>
          <w:i/>
          <w:sz w:val="20"/>
          <w:szCs w:val="20"/>
          <w:lang w:val="en-US"/>
        </w:rPr>
        <w:t>U</w:t>
      </w:r>
      <w:r w:rsidR="000B23BE" w:rsidRPr="0074200E">
        <w:rPr>
          <w:sz w:val="20"/>
          <w:szCs w:val="20"/>
        </w:rPr>
        <w:t>.</w:t>
      </w:r>
    </w:p>
    <w:p w:rsidR="00516649" w:rsidRPr="002C6F7A" w:rsidRDefault="000B23BE" w:rsidP="002C6F7A">
      <w:pPr>
        <w:spacing w:after="120"/>
        <w:ind w:firstLine="709"/>
        <w:jc w:val="both"/>
        <w:rPr>
          <w:sz w:val="20"/>
          <w:szCs w:val="20"/>
        </w:rPr>
      </w:pPr>
      <w:r w:rsidRPr="0074200E">
        <w:rPr>
          <w:sz w:val="20"/>
          <w:szCs w:val="20"/>
        </w:rPr>
        <w:t xml:space="preserve">2 При нескольких группах водопотребителей, для которых периоды наибольшего потребления воды не будут совпадать по времени суток, вероятность действия приборов для системы в целом допускается вычислять по </w:t>
      </w:r>
      <w:hyperlink w:anchor="PO0000032" w:tooltip="Формула 3" w:history="1">
        <w:r w:rsidRPr="0074200E">
          <w:rPr>
            <w:rStyle w:val="a3"/>
            <w:color w:val="auto"/>
            <w:sz w:val="20"/>
            <w:szCs w:val="20"/>
            <w:u w:val="none"/>
          </w:rPr>
          <w:t>формулам (3</w:t>
        </w:r>
      </w:hyperlink>
      <w:r w:rsidRPr="0074200E">
        <w:rPr>
          <w:sz w:val="20"/>
          <w:szCs w:val="20"/>
        </w:rPr>
        <w:t xml:space="preserve">) и </w:t>
      </w:r>
      <w:hyperlink w:anchor="ф4" w:tooltip="ф. 4" w:history="1">
        <w:r w:rsidRPr="0074200E">
          <w:rPr>
            <w:rStyle w:val="a3"/>
            <w:color w:val="auto"/>
            <w:sz w:val="20"/>
            <w:szCs w:val="20"/>
            <w:u w:val="none"/>
          </w:rPr>
          <w:t>(4)</w:t>
        </w:r>
      </w:hyperlink>
      <w:r w:rsidRPr="0074200E">
        <w:rPr>
          <w:rStyle w:val="a3"/>
          <w:color w:val="auto"/>
          <w:sz w:val="20"/>
          <w:szCs w:val="20"/>
          <w:u w:val="none"/>
        </w:rPr>
        <w:t>.</w:t>
      </w:r>
    </w:p>
    <w:p w:rsidR="006D63A3" w:rsidRPr="004505C1" w:rsidRDefault="000B23BE" w:rsidP="00142FBE">
      <w:pPr>
        <w:ind w:firstLine="709"/>
        <w:jc w:val="both"/>
      </w:pPr>
      <w:r w:rsidRPr="004505C1">
        <w:t>5.5</w:t>
      </w:r>
      <w:r w:rsidR="006D63A3" w:rsidRPr="004505C1">
        <w:t xml:space="preserve"> Для </w:t>
      </w:r>
      <w:r w:rsidR="006D63A3" w:rsidRPr="004505C1">
        <w:rPr>
          <w:bCs/>
        </w:rPr>
        <w:t>стояков</w:t>
      </w:r>
      <w:r w:rsidR="006D63A3" w:rsidRPr="004505C1">
        <w:t xml:space="preserve"> системы внутреннего водоотведения максимальный расчетный расход стоков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lang w:val="en-US"/>
              </w:rPr>
              <m:t>s</m:t>
            </m:r>
          </m:sup>
        </m:sSup>
      </m:oMath>
      <w:r w:rsidR="006D63A3" w:rsidRPr="004505C1">
        <w:t xml:space="preserve">, л/с, определяется как сумма общего максимального расчетного расхода стоков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lang w:val="en-US"/>
              </w:rPr>
              <m:t>tot</m:t>
            </m:r>
          </m:sup>
        </m:sSup>
      </m:oMath>
      <w:r w:rsidR="006D63A3" w:rsidRPr="004505C1">
        <w:t>, л/с, согласно 5.3, не вызывающих срыва гидравлических затворов любых видов санитарно-технических приборов (при</w:t>
      </w:r>
      <w:r w:rsidR="004E48C5" w:rsidRPr="004505C1">
        <w:t>е</w:t>
      </w:r>
      <w:r w:rsidR="006D63A3" w:rsidRPr="004505C1">
        <w:t xml:space="preserve">мников сточных вод) и максимального секундного </w:t>
      </w:r>
      <w:r w:rsidR="006D63A3" w:rsidRPr="004505C1">
        <w:lastRenderedPageBreak/>
        <w:t xml:space="preserve">расхода от прибора с </w:t>
      </w:r>
      <w:r w:rsidR="006D63A3" w:rsidRPr="004505C1">
        <w:rPr>
          <w:bCs/>
        </w:rPr>
        <w:t>максимальным водоотведением</w:t>
      </w:r>
      <m:oMath>
        <m:r>
          <m:rPr>
            <m:sty m:val="bi"/>
          </m:rPr>
          <w:rPr>
            <w:rFonts w:ascii="Cambria Math" w:hAnsi="Cambria Math"/>
            <w:sz w:val="22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s</m:t>
            </m:r>
          </m:sup>
        </m:sSubSup>
      </m:oMath>
      <w:r w:rsidR="00124D99" w:rsidRPr="004505C1">
        <w:rPr>
          <w:sz w:val="22"/>
        </w:rPr>
        <w:t>,</w:t>
      </w:r>
      <w:r w:rsidR="006D63A3" w:rsidRPr="004505C1">
        <w:rPr>
          <w:sz w:val="22"/>
        </w:rPr>
        <w:t xml:space="preserve"> </w:t>
      </w:r>
      <w:r w:rsidR="006D63A3" w:rsidRPr="004505C1">
        <w:t xml:space="preserve">л/с, выбираемым по </w:t>
      </w:r>
      <w:r w:rsidR="004E48C5" w:rsidRPr="004505C1">
        <w:t>таблице А.1, по формуле</w:t>
      </w:r>
    </w:p>
    <w:p w:rsidR="0074200E" w:rsidRPr="004505C1" w:rsidRDefault="00864352" w:rsidP="0074200E">
      <w:pPr>
        <w:ind w:left="2268"/>
        <w:jc w:val="right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 xml:space="preserve">         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lang w:val="en-US"/>
              </w:rPr>
              <m:t>s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lang w:val="en-US"/>
              </w:rPr>
              <m:t>tot</m:t>
            </m:r>
          </m:sup>
        </m:s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s</m:t>
            </m:r>
          </m:sup>
        </m:sSubSup>
      </m:oMath>
      <w:r w:rsidR="0074200E" w:rsidRPr="004505C1">
        <w:t xml:space="preserve">.                                                           </w:t>
      </w:r>
      <w:r w:rsidR="0074200E" w:rsidRPr="0074200E">
        <w:t xml:space="preserve"> </w:t>
      </w:r>
      <w:r w:rsidR="0074200E" w:rsidRPr="004505C1">
        <w:t>(5)</w:t>
      </w:r>
    </w:p>
    <w:p w:rsidR="00FA7EE4" w:rsidRPr="004505C1" w:rsidRDefault="00FA7EE4" w:rsidP="00142FBE">
      <w:pPr>
        <w:widowControl w:val="0"/>
        <w:ind w:firstLine="709"/>
        <w:jc w:val="both"/>
      </w:pPr>
      <w:r w:rsidRPr="004505C1">
        <w:t>5.</w:t>
      </w:r>
      <w:r w:rsidR="007B3F84" w:rsidRPr="004505C1">
        <w:t xml:space="preserve">6 </w:t>
      </w:r>
      <w:r w:rsidRPr="004505C1">
        <w:t>Средние за расчетный период удельные часовые расходы воды</w:t>
      </w:r>
      <w:bookmarkStart w:id="18" w:name="_Hlk45104880"/>
      <w:r w:rsidRPr="004505C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tot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</m:oMath>
      <w:bookmarkEnd w:id="18"/>
      <w:r w:rsidRPr="004505C1">
        <w:t>, л, на расчетном участке отнесенные к одному п</w:t>
      </w:r>
      <w:r w:rsidR="004E48C5" w:rsidRPr="004505C1">
        <w:t>рибору, определяются по формуле</w:t>
      </w:r>
    </w:p>
    <w:p w:rsidR="00FA7EE4" w:rsidRPr="004505C1" w:rsidRDefault="00864352" w:rsidP="0074200E">
      <w:pPr>
        <w:spacing w:before="120"/>
        <w:ind w:left="4111" w:hanging="142"/>
        <w:jc w:val="right"/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lang w:val="en-US"/>
              </w:rPr>
              <m:t>tot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u,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tot</m:t>
                </m:r>
              </m:sup>
            </m:sSubSup>
            <m:r>
              <w:rPr>
                <w:rFonts w:ascii="Cambria Math" w:hAnsi="Cambria Math"/>
              </w:rPr>
              <m:t>∙U</m:t>
            </m:r>
          </m:num>
          <m:den>
            <m:r>
              <w:rPr>
                <w:rFonts w:ascii="Cambria Math" w:hAnsi="Cambria Math"/>
              </w:rPr>
              <m:t>T∙N</m:t>
            </m:r>
          </m:den>
        </m:f>
      </m:oMath>
      <w:r w:rsidR="00BC270A" w:rsidRPr="004505C1">
        <w:rPr>
          <w:sz w:val="28"/>
          <w:szCs w:val="28"/>
        </w:rPr>
        <w:t>,</w:t>
      </w:r>
      <w:r w:rsidR="00F74A5D" w:rsidRPr="004505C1">
        <w:t xml:space="preserve"> </w:t>
      </w:r>
      <w:r w:rsidR="00762AEF" w:rsidRPr="004505C1">
        <w:t xml:space="preserve">          </w:t>
      </w:r>
      <w:r w:rsidR="0074200E">
        <w:t xml:space="preserve">             </w:t>
      </w:r>
      <w:r w:rsidR="00BC270A" w:rsidRPr="004505C1">
        <w:t xml:space="preserve">                                  </w:t>
      </w:r>
      <w:r w:rsidR="00F74A5D" w:rsidRPr="004505C1">
        <w:t xml:space="preserve">   </w:t>
      </w:r>
      <w:r w:rsidR="00FA7EE4" w:rsidRPr="004505C1">
        <w:t>(6)</w:t>
      </w:r>
    </w:p>
    <w:p w:rsidR="0074200E" w:rsidRPr="0074200E" w:rsidRDefault="0074200E" w:rsidP="0074200E">
      <w:pPr>
        <w:pStyle w:val="aff4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74200E">
        <w:rPr>
          <w:rFonts w:ascii="Times New Roman" w:hAnsi="Times New Roman"/>
          <w:sz w:val="24"/>
          <w:szCs w:val="24"/>
        </w:rPr>
        <w:t>Формула (6)</w:t>
      </w:r>
      <w:r w:rsidRPr="0074200E">
        <w:rPr>
          <w:b/>
          <w:sz w:val="24"/>
          <w:szCs w:val="24"/>
        </w:rPr>
        <w:t xml:space="preserve"> </w:t>
      </w:r>
      <w:r w:rsidRPr="0074200E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FA7EE4" w:rsidRPr="0074200E" w:rsidRDefault="0074200E" w:rsidP="00142FBE">
      <w:pPr>
        <w:widowControl w:val="0"/>
        <w:tabs>
          <w:tab w:val="left" w:pos="2870"/>
        </w:tabs>
        <w:spacing w:before="120"/>
        <w:jc w:val="both"/>
        <w:rPr>
          <w:i/>
          <w:iCs/>
        </w:rPr>
      </w:pPr>
      <w:r w:rsidRPr="0074200E">
        <w:t xml:space="preserve">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u,</m:t>
            </m:r>
            <m:r>
              <w:rPr>
                <w:rFonts w:ascii="Cambria Math" w:hAnsi="Cambria Math"/>
                <w:lang w:val="en-US"/>
              </w:rPr>
              <m:t>m</m:t>
            </m:r>
          </m:sub>
          <m:sup>
            <m:r>
              <w:rPr>
                <w:rFonts w:ascii="Cambria Math" w:hAnsi="Cambria Math"/>
              </w:rPr>
              <m:t>tot</m:t>
            </m:r>
          </m:sup>
        </m:sSubSup>
        <m:r>
          <w:rPr>
            <w:rFonts w:ascii="Cambria Math" w:hAnsi="Cambria Math"/>
          </w:rPr>
          <m:t xml:space="preserve"> </m:t>
        </m:r>
      </m:oMath>
      <w:r w:rsidRPr="0074200E">
        <w:t xml:space="preserve"> – общий расчетный расход воды потребителем в средние сутки, л, принимаемый по </w:t>
      </w:r>
      <w:r w:rsidRPr="0074200E">
        <w:rPr>
          <w:rStyle w:val="a3"/>
          <w:color w:val="auto"/>
          <w:u w:val="none"/>
        </w:rPr>
        <w:t>таблице А.2</w:t>
      </w:r>
      <w:r w:rsidRPr="0074200E">
        <w:t>;</w:t>
      </w:r>
    </w:p>
    <w:p w:rsidR="0074200E" w:rsidRPr="0074200E" w:rsidRDefault="0074200E" w:rsidP="0074200E">
      <w:pPr>
        <w:pStyle w:val="aff4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74200E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FA7EE4" w:rsidRPr="004505C1" w:rsidRDefault="00510F23" w:rsidP="00142FBE">
      <w:pPr>
        <w:widowControl w:val="0"/>
        <w:tabs>
          <w:tab w:val="left" w:pos="2870"/>
        </w:tabs>
        <w:ind w:firstLine="709"/>
        <w:jc w:val="both"/>
      </w:pPr>
      <m:oMath>
        <m:r>
          <w:rPr>
            <w:rFonts w:ascii="Cambria Math" w:hAnsi="Cambria Math"/>
            <w:lang w:val="en-US"/>
          </w:rPr>
          <m:t>T</m:t>
        </m:r>
      </m:oMath>
      <w:r w:rsidR="00FA7EE4" w:rsidRPr="004505C1">
        <w:t xml:space="preserve"> </w:t>
      </w:r>
      <w:r w:rsidR="00BC270A" w:rsidRPr="004505C1">
        <w:t>–</w:t>
      </w:r>
      <w:r w:rsidR="00FA7EE4" w:rsidRPr="004505C1">
        <w:t xml:space="preserve"> расчетное время, ч, потребления воды (за сутки);</w:t>
      </w:r>
    </w:p>
    <w:p w:rsidR="00FA7EE4" w:rsidRPr="004505C1" w:rsidRDefault="00510F23" w:rsidP="00142FBE">
      <w:pPr>
        <w:ind w:left="851" w:hanging="142"/>
        <w:jc w:val="both"/>
      </w:pPr>
      <m:oMath>
        <m:r>
          <w:rPr>
            <w:rFonts w:ascii="Cambria Math" w:hAnsi="Cambria Math"/>
            <w:lang w:val="en-US"/>
          </w:rPr>
          <m:t>U</m:t>
        </m:r>
      </m:oMath>
      <w:r w:rsidR="00FA7EE4" w:rsidRPr="004505C1">
        <w:t xml:space="preserve"> </w:t>
      </w:r>
      <w:r w:rsidR="00BC270A" w:rsidRPr="004505C1">
        <w:t>–</w:t>
      </w:r>
      <w:r w:rsidR="0020488C" w:rsidRPr="004505C1">
        <w:t xml:space="preserve"> </w:t>
      </w:r>
      <w:r w:rsidR="00FA7EE4" w:rsidRPr="004505C1">
        <w:t>число водопотребителей;</w:t>
      </w:r>
    </w:p>
    <w:p w:rsidR="00FA7EE4" w:rsidRPr="004505C1" w:rsidRDefault="00510F23" w:rsidP="00142FBE">
      <w:pPr>
        <w:ind w:left="851" w:hanging="142"/>
        <w:jc w:val="both"/>
      </w:pPr>
      <m:oMath>
        <m:r>
          <w:rPr>
            <w:rFonts w:ascii="Cambria Math" w:hAnsi="Cambria Math"/>
            <w:lang w:val="en-US"/>
          </w:rPr>
          <m:t>N</m:t>
        </m:r>
      </m:oMath>
      <w:r w:rsidR="00FA7EE4" w:rsidRPr="004505C1">
        <w:rPr>
          <w:i/>
          <w:iCs/>
        </w:rPr>
        <w:t xml:space="preserve"> </w:t>
      </w:r>
      <w:r w:rsidR="00BC270A" w:rsidRPr="004505C1">
        <w:t>–</w:t>
      </w:r>
      <w:r w:rsidR="00FA7EE4" w:rsidRPr="004505C1">
        <w:t xml:space="preserve"> </w:t>
      </w:r>
      <w:r w:rsidR="00C905DE" w:rsidRPr="004505C1">
        <w:t xml:space="preserve">число </w:t>
      </w:r>
      <w:r w:rsidR="00FA7EE4" w:rsidRPr="004505C1">
        <w:t>санитарно-технических приборов.</w:t>
      </w:r>
    </w:p>
    <w:p w:rsidR="00FA7EE4" w:rsidRPr="0074200E" w:rsidRDefault="00D93C44" w:rsidP="00142FBE">
      <w:pPr>
        <w:spacing w:before="120"/>
        <w:ind w:firstLine="709"/>
        <w:jc w:val="both"/>
        <w:rPr>
          <w:sz w:val="20"/>
          <w:szCs w:val="20"/>
        </w:rPr>
      </w:pPr>
      <w:r w:rsidRPr="0074200E">
        <w:rPr>
          <w:bCs/>
          <w:spacing w:val="30"/>
          <w:sz w:val="20"/>
          <w:szCs w:val="20"/>
        </w:rPr>
        <w:t>Примечание</w:t>
      </w:r>
      <w:r w:rsidR="006F07C1" w:rsidRPr="0074200E">
        <w:rPr>
          <w:bCs/>
          <w:spacing w:val="40"/>
          <w:sz w:val="20"/>
          <w:szCs w:val="20"/>
        </w:rPr>
        <w:t xml:space="preserve"> ‒</w:t>
      </w:r>
      <w:r w:rsidR="00FA7EE4" w:rsidRPr="0074200E">
        <w:rPr>
          <w:sz w:val="20"/>
          <w:szCs w:val="20"/>
        </w:rPr>
        <w:t xml:space="preserve"> При неизвестном </w:t>
      </w:r>
      <w:r w:rsidR="00C905DE" w:rsidRPr="0074200E">
        <w:rPr>
          <w:sz w:val="20"/>
          <w:szCs w:val="20"/>
        </w:rPr>
        <w:t>числе</w:t>
      </w:r>
      <w:r w:rsidR="00FA7EE4" w:rsidRPr="0074200E">
        <w:rPr>
          <w:sz w:val="20"/>
          <w:szCs w:val="20"/>
        </w:rPr>
        <w:t xml:space="preserve"> санитарно-технических приборов допускается принимать </w:t>
      </w:r>
      <w:r w:rsidR="00C905DE" w:rsidRPr="0074200E">
        <w:rPr>
          <w:sz w:val="20"/>
          <w:szCs w:val="20"/>
        </w:rPr>
        <w:t>число</w:t>
      </w:r>
      <w:r w:rsidR="00FA7EE4" w:rsidRPr="0074200E">
        <w:rPr>
          <w:sz w:val="20"/>
          <w:szCs w:val="20"/>
        </w:rPr>
        <w:t xml:space="preserve"> приборов</w:t>
      </w:r>
      <w:r w:rsidR="001E5C27" w:rsidRPr="0074200E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="00FA7EE4" w:rsidRPr="0074200E">
        <w:rPr>
          <w:sz w:val="20"/>
          <w:szCs w:val="20"/>
        </w:rPr>
        <w:t xml:space="preserve"> равным числу потребителей </w:t>
      </w:r>
      <m:oMath>
        <m:r>
          <w:rPr>
            <w:rFonts w:ascii="Cambria Math" w:hAnsi="Cambria Math"/>
            <w:sz w:val="20"/>
            <w:szCs w:val="20"/>
          </w:rPr>
          <m:t>U</m:t>
        </m:r>
      </m:oMath>
      <w:r w:rsidR="00FA7EE4" w:rsidRPr="0074200E">
        <w:rPr>
          <w:sz w:val="20"/>
          <w:szCs w:val="20"/>
        </w:rPr>
        <w:t>.</w:t>
      </w:r>
    </w:p>
    <w:p w:rsidR="00AD53D0" w:rsidRPr="004505C1" w:rsidRDefault="00AD53D0" w:rsidP="00142FBE">
      <w:pPr>
        <w:widowControl w:val="0"/>
        <w:shd w:val="clear" w:color="auto" w:fill="FFFFFF"/>
        <w:tabs>
          <w:tab w:val="left" w:pos="2870"/>
        </w:tabs>
        <w:spacing w:before="120" w:after="120"/>
        <w:ind w:firstLine="709"/>
        <w:jc w:val="both"/>
      </w:pPr>
      <w:r w:rsidRPr="004505C1">
        <w:t xml:space="preserve">5.7 Для горизонтальных отводящих трубопроводов максимальным расчетным расходом является расход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sL</m:t>
            </m:r>
          </m:sup>
        </m:sSup>
      </m:oMath>
      <w:r w:rsidRPr="004505C1">
        <w:t xml:space="preserve">, л/с, значение которого вычисляется в зависимости от </w:t>
      </w:r>
      <w:r w:rsidR="00C905DE" w:rsidRPr="004505C1">
        <w:t>числ</w:t>
      </w:r>
      <w:r w:rsidRPr="004505C1">
        <w:t xml:space="preserve">а санитарно-технических приборов </w:t>
      </w:r>
      <w:r w:rsidRPr="004505C1">
        <w:rPr>
          <w:i/>
          <w:iCs/>
          <w:lang w:val="en-US"/>
        </w:rPr>
        <w:t>N</w:t>
      </w:r>
      <w:r w:rsidRPr="004505C1">
        <w:t xml:space="preserve">, присоединенных к расчетному участку трубопровода, и длины этого трубопровода </w:t>
      </w:r>
      <w:r w:rsidRPr="004505C1">
        <w:rPr>
          <w:i/>
          <w:iCs/>
          <w:lang w:val="en-US"/>
        </w:rPr>
        <w:t>L</w:t>
      </w:r>
      <w:r w:rsidR="008B470E" w:rsidRPr="004505C1">
        <w:t>, м, по формуле</w:t>
      </w:r>
    </w:p>
    <w:p w:rsidR="00AD53D0" w:rsidRPr="004505C1" w:rsidRDefault="00864352" w:rsidP="0074200E">
      <w:pPr>
        <w:widowControl w:val="0"/>
        <w:shd w:val="clear" w:color="auto" w:fill="FFFFFF"/>
        <w:tabs>
          <w:tab w:val="left" w:pos="2870"/>
        </w:tabs>
        <w:ind w:left="3686"/>
        <w:jc w:val="right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sL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  <m:sup>
                <m:r>
                  <w:rPr>
                    <w:rFonts w:ascii="Cambria Math" w:hAnsi="Cambria Math"/>
                  </w:rPr>
                  <m:t>tot</m:t>
                </m:r>
              </m:sup>
            </m:sSubSup>
          </m:num>
          <m:den>
            <m:r>
              <w:rPr>
                <w:rFonts w:ascii="Cambria Math" w:hAnsi="Cambria Math"/>
              </w:rPr>
              <m:t>3,6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w:rPr>
            <w:rFonts w:ascii="Cambria Math" w:hAnsi="Cambria Math"/>
          </w:rPr>
          <m:t>,</m:t>
        </m:r>
      </m:oMath>
      <w:r w:rsidR="00AD53D0" w:rsidRPr="004505C1">
        <w:tab/>
      </w:r>
      <w:r w:rsidR="00AD53D0" w:rsidRPr="004505C1">
        <w:tab/>
      </w:r>
      <w:r w:rsidR="008B470E" w:rsidRPr="004505C1">
        <w:tab/>
      </w:r>
      <w:r w:rsidR="008B470E" w:rsidRPr="004505C1">
        <w:tab/>
      </w:r>
      <w:r w:rsidR="008B470E" w:rsidRPr="004505C1">
        <w:tab/>
        <w:t xml:space="preserve">  </w:t>
      </w:r>
      <w:r w:rsidR="00AD53D0" w:rsidRPr="004505C1">
        <w:t>(7)</w:t>
      </w:r>
    </w:p>
    <w:p w:rsidR="00AD53D0" w:rsidRPr="004505C1" w:rsidRDefault="00AD53D0" w:rsidP="00142FBE">
      <w:pPr>
        <w:widowControl w:val="0"/>
        <w:shd w:val="clear" w:color="auto" w:fill="FFFFFF"/>
        <w:tabs>
          <w:tab w:val="left" w:pos="2870"/>
        </w:tabs>
        <w:jc w:val="both"/>
        <w:rPr>
          <w:i/>
          <w:iCs/>
        </w:rPr>
      </w:pPr>
      <w:r w:rsidRPr="004505C1">
        <w:t>г</w:t>
      </w:r>
      <w:r w:rsidRPr="004505C1">
        <w:rPr>
          <w:bCs/>
        </w:rPr>
        <w:t>де</w:t>
      </w:r>
      <w:r w:rsidR="00B7650E" w:rsidRPr="004505C1">
        <w:rPr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/>
              </w:rPr>
              <m:t>tot</m:t>
            </m:r>
          </m:sup>
        </m:sSubSup>
      </m:oMath>
      <w:r w:rsidRPr="004505C1">
        <w:t xml:space="preserve"> </w:t>
      </w:r>
      <w:r w:rsidR="0020488C" w:rsidRPr="004505C1">
        <w:t>‒</w:t>
      </w:r>
      <w:r w:rsidRPr="004505C1">
        <w:t xml:space="preserve"> общий максимальный часовой расход воды, м³, на расчетном участке;</w:t>
      </w:r>
    </w:p>
    <w:p w:rsidR="00AD53D0" w:rsidRPr="004505C1" w:rsidRDefault="00864352" w:rsidP="00142FBE">
      <w:pPr>
        <w:widowControl w:val="0"/>
        <w:shd w:val="clear" w:color="auto" w:fill="FFFFFF"/>
        <w:tabs>
          <w:tab w:val="left" w:pos="2870"/>
        </w:tabs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20488C" w:rsidRPr="004505C1">
        <w:t>‒</w:t>
      </w:r>
      <w:r w:rsidR="00AD53D0" w:rsidRPr="004505C1">
        <w:t xml:space="preserve"> коэффициент, принимае</w:t>
      </w:r>
      <w:r w:rsidR="001C4097" w:rsidRPr="004505C1">
        <w:t>мый</w:t>
      </w:r>
      <w:r w:rsidR="00AD53D0" w:rsidRPr="004505C1">
        <w:t xml:space="preserve"> по табл</w:t>
      </w:r>
      <w:r w:rsidR="00C905DE" w:rsidRPr="004505C1">
        <w:t>ице</w:t>
      </w:r>
      <w:r w:rsidR="00AD53D0" w:rsidRPr="004505C1">
        <w:t xml:space="preserve"> </w:t>
      </w:r>
      <w:r w:rsidR="00C905DE" w:rsidRPr="004505C1">
        <w:t>5.</w:t>
      </w:r>
      <w:r w:rsidR="00AD53D0" w:rsidRPr="004505C1">
        <w:t>1;</w:t>
      </w:r>
    </w:p>
    <w:p w:rsidR="00AD53D0" w:rsidRPr="004505C1" w:rsidRDefault="00864352" w:rsidP="00142FBE">
      <w:pPr>
        <w:widowControl w:val="0"/>
        <w:shd w:val="clear" w:color="auto" w:fill="FFFFFF"/>
        <w:tabs>
          <w:tab w:val="left" w:pos="2870"/>
        </w:tabs>
        <w:ind w:firstLine="709"/>
        <w:jc w:val="both"/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s</m:t>
            </m:r>
          </m:sup>
        </m:sSubSup>
        <m:r>
          <w:rPr>
            <w:rFonts w:ascii="Cambria Math" w:hAnsi="Cambria Math"/>
          </w:rPr>
          <m:t xml:space="preserve"> </m:t>
        </m:r>
      </m:oMath>
      <w:r w:rsidR="0020488C" w:rsidRPr="004505C1">
        <w:t>‒</w:t>
      </w:r>
      <w:r w:rsidR="00AD53D0" w:rsidRPr="004505C1">
        <w:t xml:space="preserve"> расход стоков</w:t>
      </w:r>
      <w:r w:rsidR="00195176" w:rsidRPr="004505C1">
        <w:t>, л/с,</w:t>
      </w:r>
      <w:r w:rsidR="00AD53D0" w:rsidRPr="004505C1">
        <w:t xml:space="preserve"> от присоединяемого прибора с</w:t>
      </w:r>
      <w:r w:rsidR="00AD53D0" w:rsidRPr="004505C1">
        <w:rPr>
          <w:b/>
          <w:bCs/>
        </w:rPr>
        <w:t xml:space="preserve"> </w:t>
      </w:r>
      <w:r w:rsidR="00AD53D0" w:rsidRPr="004505C1">
        <w:rPr>
          <w:bCs/>
        </w:rPr>
        <w:t>максимальной емкостью</w:t>
      </w:r>
      <w:r w:rsidR="008B470E" w:rsidRPr="004505C1">
        <w:t>, принимае</w:t>
      </w:r>
      <w:r w:rsidR="001C4097" w:rsidRPr="004505C1">
        <w:t>мый</w:t>
      </w:r>
      <w:r w:rsidR="008B470E" w:rsidRPr="004505C1">
        <w:t xml:space="preserve"> по таблице </w:t>
      </w:r>
      <w:r w:rsidR="00AD53D0" w:rsidRPr="004505C1">
        <w:t>А.1</w:t>
      </w:r>
      <w:r w:rsidR="008B470E" w:rsidRPr="004505C1">
        <w:t>.</w:t>
      </w:r>
    </w:p>
    <w:p w:rsidR="000B23BE" w:rsidRPr="004505C1" w:rsidRDefault="000B23BE" w:rsidP="00142FBE">
      <w:pPr>
        <w:widowControl w:val="0"/>
        <w:shd w:val="clear" w:color="auto" w:fill="FFFFFF"/>
        <w:tabs>
          <w:tab w:val="left" w:pos="2870"/>
        </w:tabs>
        <w:spacing w:before="120" w:after="120"/>
        <w:rPr>
          <w:bCs/>
          <w:spacing w:val="40"/>
        </w:rPr>
      </w:pPr>
      <w:r w:rsidRPr="004505C1">
        <w:rPr>
          <w:bCs/>
          <w:spacing w:val="40"/>
        </w:rPr>
        <w:t xml:space="preserve">Таблица </w:t>
      </w:r>
      <w:r w:rsidR="006C239D" w:rsidRPr="004505C1">
        <w:rPr>
          <w:bCs/>
          <w:spacing w:val="40"/>
        </w:rPr>
        <w:t>5.</w:t>
      </w:r>
      <w:r w:rsidRPr="004505C1">
        <w:rPr>
          <w:bCs/>
          <w:spacing w:val="40"/>
        </w:rPr>
        <w:t>1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43"/>
        <w:gridCol w:w="654"/>
        <w:gridCol w:w="652"/>
        <w:gridCol w:w="674"/>
        <w:gridCol w:w="674"/>
        <w:gridCol w:w="674"/>
        <w:gridCol w:w="663"/>
        <w:gridCol w:w="663"/>
        <w:gridCol w:w="663"/>
        <w:gridCol w:w="674"/>
        <w:gridCol w:w="663"/>
        <w:gridCol w:w="674"/>
        <w:gridCol w:w="663"/>
        <w:gridCol w:w="705"/>
      </w:tblGrid>
      <w:tr w:rsidR="00D3014F" w:rsidRPr="004505C1" w:rsidTr="00955F77">
        <w:trPr>
          <w:cantSplit/>
          <w:tblHeader/>
        </w:trPr>
        <w:tc>
          <w:tcPr>
            <w:tcW w:w="66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i/>
                <w:sz w:val="20"/>
                <w:szCs w:val="20"/>
              </w:rPr>
            </w:pPr>
            <w:r w:rsidRPr="004505C1">
              <w:rPr>
                <w:bCs/>
                <w:i/>
                <w:sz w:val="20"/>
                <w:szCs w:val="20"/>
              </w:rPr>
              <w:t>N</w:t>
            </w:r>
          </w:p>
        </w:tc>
        <w:tc>
          <w:tcPr>
            <w:tcW w:w="9027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widowControl w:val="0"/>
              <w:shd w:val="clear" w:color="auto" w:fill="FFFFFF"/>
              <w:ind w:firstLine="709"/>
              <w:jc w:val="center"/>
            </w:pPr>
            <w:r w:rsidRPr="004505C1">
              <w:t xml:space="preserve">Значения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oMath>
            <w:r w:rsidRPr="004505C1">
              <w:rPr>
                <w:i/>
                <w:iCs/>
                <w:vertAlign w:val="subscript"/>
              </w:rPr>
              <w:t xml:space="preserve"> </w:t>
            </w:r>
            <w:r w:rsidRPr="004505C1">
              <w:t xml:space="preserve">при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  <w:r w:rsidRPr="004505C1">
              <w:t>, м</w:t>
            </w:r>
            <w:r w:rsidR="008B470E" w:rsidRPr="004505C1">
              <w:t>, равном</w:t>
            </w:r>
          </w:p>
        </w:tc>
      </w:tr>
      <w:tr w:rsidR="00D3014F" w:rsidRPr="004505C1" w:rsidTr="00C905DE">
        <w:trPr>
          <w:cantSplit/>
          <w:tblHeader/>
        </w:trPr>
        <w:tc>
          <w:tcPr>
            <w:tcW w:w="666" w:type="dxa"/>
            <w:vMerge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50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500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1000</w:t>
            </w:r>
          </w:p>
        </w:tc>
      </w:tr>
      <w:tr w:rsidR="00D3014F" w:rsidRPr="004505C1" w:rsidTr="00C905DE">
        <w:trPr>
          <w:cantSplit/>
          <w:trHeight w:hRule="exact" w:val="57"/>
        </w:trPr>
        <w:tc>
          <w:tcPr>
            <w:tcW w:w="6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0,61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0,34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0,27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0,15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0,13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0,63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0,41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0,37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0,35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0,28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0,24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0,16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0,13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0,64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0,42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0,39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0,29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0,24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0,16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0,14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0,65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0,39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0,37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0,25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0,17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0,14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0,66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0,44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0,38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0,25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0,17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0,14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0,67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0,45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0,41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0,38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0,31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0,17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0,15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0,68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0,42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0,39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0,31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0,27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0,18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0,15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32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0,68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0,47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0,32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0,27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0,18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0,15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36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0,69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0,47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0,28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0,19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0,16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0,70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0,48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0,44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0,41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0,31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0,28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0,19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0,16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0,77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0,52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0,49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0,40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0,34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0,23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0,20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500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0,95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0,89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0,88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0,86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0,83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0,81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0,77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0,73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0,70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0,66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0,50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0,44</w:t>
            </w:r>
          </w:p>
        </w:tc>
      </w:tr>
      <w:tr w:rsidR="00D3014F" w:rsidRPr="004505C1" w:rsidTr="002978E6"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1000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0,99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0,96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0,95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0,94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0,91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0,90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0,88</w:t>
            </w:r>
          </w:p>
        </w:tc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0,77</w:t>
            </w:r>
          </w:p>
        </w:tc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B23BE" w:rsidRPr="004505C1" w:rsidRDefault="000B23BE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0,71</w:t>
            </w:r>
          </w:p>
        </w:tc>
      </w:tr>
      <w:tr w:rsidR="00D3014F" w:rsidRPr="004505C1" w:rsidTr="00F73D14">
        <w:tc>
          <w:tcPr>
            <w:tcW w:w="9693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B23BE" w:rsidRPr="004505C1" w:rsidRDefault="000B23BE" w:rsidP="00142FBE">
            <w:pPr>
              <w:spacing w:before="120" w:after="120"/>
              <w:ind w:left="57" w:right="57" w:firstLine="709"/>
              <w:jc w:val="both"/>
              <w:rPr>
                <w:sz w:val="22"/>
                <w:szCs w:val="22"/>
              </w:rPr>
            </w:pPr>
            <w:r w:rsidRPr="004505C1">
              <w:rPr>
                <w:spacing w:val="30"/>
                <w:sz w:val="20"/>
                <w:szCs w:val="22"/>
              </w:rPr>
              <w:lastRenderedPageBreak/>
              <w:t>Примечание</w:t>
            </w:r>
            <w:r w:rsidR="008B470E" w:rsidRPr="004505C1">
              <w:rPr>
                <w:spacing w:val="30"/>
                <w:sz w:val="20"/>
                <w:szCs w:val="22"/>
              </w:rPr>
              <w:t xml:space="preserve"> </w:t>
            </w:r>
            <w:r w:rsidRPr="004505C1">
              <w:rPr>
                <w:sz w:val="20"/>
                <w:szCs w:val="22"/>
              </w:rPr>
              <w:t xml:space="preserve">‒ За длину </w:t>
            </w:r>
            <w:r w:rsidRPr="004505C1">
              <w:rPr>
                <w:i/>
                <w:iCs/>
                <w:sz w:val="20"/>
                <w:szCs w:val="22"/>
                <w:lang w:val="en-US"/>
              </w:rPr>
              <w:t>L</w:t>
            </w:r>
            <w:r w:rsidRPr="004505C1">
              <w:rPr>
                <w:sz w:val="20"/>
                <w:szCs w:val="22"/>
              </w:rPr>
              <w:t xml:space="preserve"> принима</w:t>
            </w:r>
            <w:r w:rsidR="001C4097" w:rsidRPr="004505C1">
              <w:rPr>
                <w:sz w:val="20"/>
                <w:szCs w:val="22"/>
              </w:rPr>
              <w:t>ют</w:t>
            </w:r>
            <w:r w:rsidRPr="004505C1">
              <w:rPr>
                <w:sz w:val="20"/>
                <w:szCs w:val="22"/>
              </w:rPr>
              <w:t xml:space="preserve"> расстояние от последнего на расчетном участке стояка до ближайшего присоединения следующего стояка или, при отсутствии таких присоединений, до ближайшего канализационного колодца</w:t>
            </w:r>
            <w:r w:rsidR="005F62C5" w:rsidRPr="004505C1">
              <w:rPr>
                <w:sz w:val="20"/>
                <w:szCs w:val="22"/>
              </w:rPr>
              <w:t>.</w:t>
            </w:r>
          </w:p>
        </w:tc>
      </w:tr>
    </w:tbl>
    <w:p w:rsidR="00AD53D0" w:rsidRPr="004505C1" w:rsidRDefault="00AD53D0" w:rsidP="00142FBE">
      <w:pPr>
        <w:spacing w:before="120"/>
        <w:ind w:firstLine="709"/>
        <w:jc w:val="both"/>
      </w:pPr>
      <w:r w:rsidRPr="004505C1">
        <w:t xml:space="preserve">5.8 Расход воды (стоков), л/ч, санитарно-техническим прибором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/>
              </w:rPr>
              <m:t>hr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q</m:t>
                </m:r>
              </m:e>
              <m:sub>
                <m:r>
                  <w:rPr>
                    <w:rFonts w:ascii="Cambria Math"/>
                  </w:rPr>
                  <m:t>0,</m:t>
                </m:r>
                <m:r>
                  <w:rPr>
                    <w:rFonts w:ascii="Cambria Math" w:hAnsi="Cambria Math"/>
                  </w:rPr>
                  <m:t>hr</m:t>
                </m:r>
              </m:sub>
              <m:sup>
                <m:r>
                  <w:rPr>
                    <w:rFonts w:ascii="Cambria Math"/>
                  </w:rPr>
                  <m:t>tot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q</m:t>
                </m:r>
              </m:e>
              <m:sub>
                <m:r>
                  <w:rPr>
                    <w:rFonts w:ascii="Cambria Math"/>
                  </w:rPr>
                  <m:t>0,</m:t>
                </m:r>
                <m:r>
                  <w:rPr>
                    <w:rFonts w:ascii="Cambria Math" w:hAnsi="Cambria Math"/>
                  </w:rPr>
                  <m:t>hr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>q</m:t>
                </m:r>
              </m:e>
              <m:sub>
                <m:r>
                  <w:rPr>
                    <w:rFonts w:ascii="Cambria Math"/>
                  </w:rPr>
                  <m:t>0,</m:t>
                </m:r>
                <m:r>
                  <w:rPr>
                    <w:rFonts w:ascii="Cambria Math" w:hAnsi="Cambria Math"/>
                  </w:rPr>
                  <m:t>hr</m:t>
                </m:r>
              </m:sub>
              <m:sup>
                <m:r>
                  <w:rPr>
                    <w:rFonts w:ascii="Cambria Math"/>
                  </w:rPr>
                  <m:t>c</m:t>
                </m:r>
              </m:sup>
            </m:sSubSup>
          </m:e>
        </m:d>
      </m:oMath>
      <w:r w:rsidRPr="004505C1">
        <w:t>, следует определять:</w:t>
      </w:r>
    </w:p>
    <w:p w:rsidR="00AD53D0" w:rsidRPr="004505C1" w:rsidRDefault="00AD53D0" w:rsidP="00142FBE">
      <w:pPr>
        <w:ind w:firstLine="709"/>
        <w:jc w:val="both"/>
      </w:pPr>
      <w:r w:rsidRPr="004505C1">
        <w:t xml:space="preserve">- при однотипных водопотребителях </w:t>
      </w:r>
      <w:r w:rsidR="00411BE7" w:rsidRPr="004505C1">
        <w:t xml:space="preserve">– </w:t>
      </w:r>
      <w:r w:rsidRPr="004505C1">
        <w:t>по табл</w:t>
      </w:r>
      <w:r w:rsidR="008B470E" w:rsidRPr="004505C1">
        <w:t>ице А.2</w:t>
      </w:r>
      <w:r w:rsidRPr="004505C1">
        <w:t>;</w:t>
      </w:r>
    </w:p>
    <w:p w:rsidR="00510F23" w:rsidRPr="004505C1" w:rsidRDefault="000B23BE" w:rsidP="00142FBE">
      <w:pPr>
        <w:ind w:firstLine="709"/>
        <w:jc w:val="both"/>
      </w:pPr>
      <w:r w:rsidRPr="004505C1">
        <w:t>- при отличающихся водопотребителях</w:t>
      </w:r>
      <w:r w:rsidR="007A4527" w:rsidRPr="004505C1">
        <w:t xml:space="preserve"> </w:t>
      </w:r>
      <w:r w:rsidR="0020488C" w:rsidRPr="004505C1">
        <w:t>‒</w:t>
      </w:r>
      <w:r w:rsidR="007A4527" w:rsidRPr="004505C1">
        <w:t xml:space="preserve"> </w:t>
      </w:r>
      <w:r w:rsidR="008B470E" w:rsidRPr="004505C1">
        <w:t>по формуле</w:t>
      </w:r>
    </w:p>
    <w:p w:rsidR="000B23BE" w:rsidRDefault="00864352" w:rsidP="0074200E">
      <w:pPr>
        <w:tabs>
          <w:tab w:val="left" w:pos="7371"/>
        </w:tabs>
        <w:ind w:left="2268" w:firstLine="709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/>
              </w:rPr>
              <m:t>hr</m:t>
            </m:r>
          </m:sub>
        </m:sSub>
        <m:r>
          <w:rPr>
            <w:rFonts w:ascii="Cambria Math" w:hAnsi="Cambria Math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naryPr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p>
              <m:e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  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hr,i</m:t>
                        </m:r>
                        <m:r>
                          <w:rPr>
                            <w:rFonts w:ascii="Cambria Math" w:hAnsi="Cambria Math"/>
                          </w:rPr>
                          <m:t xml:space="preserve">  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0,</m:t>
                    </m:r>
                    <m:r>
                      <w:rPr>
                        <w:rFonts w:ascii="Cambria Math" w:hAnsi="Cambria Math"/>
                        <w:vertAlign w:val="subscript"/>
                      </w:rPr>
                      <m:t>hr,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  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naryPr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p>
              <m:e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  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hr,i</m:t>
                    </m:r>
                    <m:r>
                      <w:rPr>
                        <w:rFonts w:ascii="Cambria Math" w:hAnsi="Cambria Math"/>
                      </w:rPr>
                      <m:t xml:space="preserve">  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 </m:t>
                </m:r>
              </m:e>
            </m:nary>
          </m:den>
        </m:f>
      </m:oMath>
      <w:r w:rsidR="008B470E" w:rsidRPr="00516649">
        <w:t>.</w:t>
      </w:r>
      <w:r w:rsidR="008B470E" w:rsidRPr="004505C1">
        <w:tab/>
      </w:r>
      <w:r w:rsidR="008B470E" w:rsidRPr="004505C1">
        <w:tab/>
        <w:t xml:space="preserve">              </w:t>
      </w:r>
      <w:r w:rsidR="000B23BE" w:rsidRPr="004505C1">
        <w:t>(</w:t>
      </w:r>
      <w:r w:rsidR="00277DCA" w:rsidRPr="004505C1">
        <w:t>8</w:t>
      </w:r>
      <w:r w:rsidR="000B23BE" w:rsidRPr="004505C1">
        <w:t>)</w:t>
      </w:r>
    </w:p>
    <w:p w:rsidR="002C6F7A" w:rsidRPr="004505C1" w:rsidRDefault="002C6F7A" w:rsidP="002C6F7A">
      <w:pPr>
        <w:tabs>
          <w:tab w:val="left" w:pos="7371"/>
        </w:tabs>
        <w:ind w:firstLine="709"/>
        <w:jc w:val="both"/>
      </w:pPr>
      <w:r w:rsidRPr="002C6F7A">
        <w:rPr>
          <w:bCs/>
          <w:iCs/>
        </w:rPr>
        <w:t>Формула (8)</w:t>
      </w:r>
      <w:r w:rsidRPr="00516649">
        <w:rPr>
          <w:b/>
          <w:bCs/>
          <w:iCs/>
        </w:rPr>
        <w:t xml:space="preserve"> (Измененная редакция, Изм. № 3).</w:t>
      </w:r>
    </w:p>
    <w:p w:rsidR="000B23BE" w:rsidRPr="0074200E" w:rsidRDefault="000B23BE" w:rsidP="00142FBE">
      <w:pPr>
        <w:ind w:firstLine="709"/>
        <w:jc w:val="both"/>
        <w:rPr>
          <w:sz w:val="20"/>
          <w:szCs w:val="20"/>
        </w:rPr>
      </w:pPr>
      <w:r w:rsidRPr="0074200E">
        <w:rPr>
          <w:bCs/>
          <w:spacing w:val="30"/>
          <w:sz w:val="20"/>
          <w:szCs w:val="20"/>
        </w:rPr>
        <w:t>Примечание</w:t>
      </w:r>
      <w:r w:rsidR="00B7650E" w:rsidRPr="0074200E">
        <w:rPr>
          <w:bCs/>
          <w:spacing w:val="40"/>
          <w:sz w:val="20"/>
          <w:szCs w:val="20"/>
        </w:rPr>
        <w:t xml:space="preserve"> ‒</w:t>
      </w:r>
      <w:r w:rsidRPr="0074200E">
        <w:rPr>
          <w:sz w:val="20"/>
          <w:szCs w:val="20"/>
        </w:rPr>
        <w:t xml:space="preserve"> В жилых и общественных зданиях, по которым отсутствуют сведения о числе и технических характеристиках санитарно-технических приборов, допускается принимать:</w:t>
      </w:r>
    </w:p>
    <w:p w:rsidR="00516649" w:rsidRPr="002C6F7A" w:rsidRDefault="00864352" w:rsidP="002C6F7A">
      <w:pPr>
        <w:spacing w:before="120" w:after="120"/>
        <w:jc w:val="center"/>
        <w:rPr>
          <w:i/>
          <w:sz w:val="22"/>
          <w:szCs w:val="22"/>
        </w:rPr>
      </w:pP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  <w:vertAlign w:val="subscript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vertAlign w:val="subscript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2"/>
                <w:vertAlign w:val="subscript"/>
              </w:rPr>
              <m:t>0,</m:t>
            </m:r>
            <m:r>
              <w:rPr>
                <w:rFonts w:ascii="Cambria Math" w:hAnsi="Cambria Math"/>
                <w:sz w:val="22"/>
                <w:szCs w:val="22"/>
                <w:vertAlign w:val="subscript"/>
              </w:rPr>
              <m:t>hr</m:t>
            </m:r>
          </m:sub>
          <m:sup>
            <m:r>
              <w:rPr>
                <w:rFonts w:ascii="Cambria Math" w:hAnsi="Cambria Math"/>
                <w:sz w:val="22"/>
                <w:szCs w:val="22"/>
                <w:vertAlign w:val="subscript"/>
              </w:rPr>
              <m:t>tot</m:t>
            </m:r>
          </m:sup>
        </m:sSubSup>
        <m:r>
          <w:rPr>
            <w:rFonts w:ascii="Cambria Math" w:hAnsi="Cambria Math"/>
            <w:sz w:val="22"/>
            <w:szCs w:val="22"/>
            <w:vertAlign w:val="subscript"/>
          </w:rPr>
          <m:t xml:space="preserve">=300 л/ч,       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vertAlign w:val="subscript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2"/>
                <w:vertAlign w:val="subscript"/>
              </w:rPr>
              <m:t>0,</m:t>
            </m:r>
            <m:r>
              <w:rPr>
                <w:rFonts w:ascii="Cambria Math" w:hAnsi="Cambria Math"/>
                <w:sz w:val="22"/>
                <w:szCs w:val="22"/>
                <w:vertAlign w:val="subscript"/>
              </w:rPr>
              <m:t>h</m:t>
            </m:r>
            <m:r>
              <w:rPr>
                <w:rFonts w:ascii="Cambria Math" w:hAnsi="Cambria Math"/>
                <w:sz w:val="22"/>
                <w:szCs w:val="22"/>
                <w:vertAlign w:val="subscript"/>
                <w:lang w:val="en-US"/>
              </w:rPr>
              <m:t>r</m:t>
            </m:r>
          </m:sub>
          <m:sup>
            <m:r>
              <w:rPr>
                <w:rFonts w:ascii="Cambria Math" w:hAnsi="Cambria Math"/>
                <w:sz w:val="22"/>
                <w:szCs w:val="22"/>
                <w:vertAlign w:val="subscript"/>
              </w:rPr>
              <m:t>h</m:t>
            </m:r>
          </m:sup>
        </m:sSubSup>
        <m:r>
          <w:rPr>
            <w:rFonts w:ascii="Cambria Math" w:hAnsi="Cambria Math"/>
            <w:sz w:val="22"/>
            <w:szCs w:val="22"/>
            <w:vertAlign w:val="subscript"/>
          </w:rPr>
          <m:t>=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vertAlign w:val="subscript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2"/>
                <w:vertAlign w:val="subscript"/>
              </w:rPr>
              <m:t>0,</m:t>
            </m:r>
            <m:r>
              <w:rPr>
                <w:rFonts w:ascii="Cambria Math" w:hAnsi="Cambria Math"/>
                <w:sz w:val="22"/>
                <w:szCs w:val="22"/>
                <w:vertAlign w:val="subscript"/>
              </w:rPr>
              <m:t>h</m:t>
            </m:r>
            <m:r>
              <w:rPr>
                <w:rFonts w:ascii="Cambria Math" w:hAnsi="Cambria Math"/>
                <w:sz w:val="22"/>
                <w:szCs w:val="22"/>
                <w:vertAlign w:val="subscript"/>
                <w:lang w:val="en-US"/>
              </w:rPr>
              <m:t>r</m:t>
            </m:r>
          </m:sub>
          <m:sup>
            <m:r>
              <w:rPr>
                <w:rFonts w:ascii="Cambria Math" w:hAnsi="Cambria Math"/>
                <w:sz w:val="22"/>
                <w:szCs w:val="22"/>
                <w:vertAlign w:val="subscript"/>
                <w:lang w:val="en-US"/>
              </w:rPr>
              <m:t>c</m:t>
            </m:r>
          </m:sup>
        </m:sSubSup>
        <m:r>
          <w:rPr>
            <w:rFonts w:ascii="Cambria Math" w:hAnsi="Cambria Math"/>
            <w:sz w:val="22"/>
            <w:szCs w:val="22"/>
            <w:vertAlign w:val="subscript"/>
          </w:rPr>
          <m:t>=200 л/ч</m:t>
        </m:r>
      </m:oMath>
      <w:r w:rsidR="008B470E" w:rsidRPr="004505C1">
        <w:rPr>
          <w:i/>
          <w:sz w:val="22"/>
          <w:szCs w:val="22"/>
        </w:rPr>
        <w:t>.</w:t>
      </w:r>
    </w:p>
    <w:p w:rsidR="000B23BE" w:rsidRPr="004505C1" w:rsidRDefault="000B23BE" w:rsidP="00142FBE">
      <w:pPr>
        <w:ind w:firstLine="709"/>
        <w:jc w:val="both"/>
      </w:pPr>
      <w:bookmarkStart w:id="19" w:name="PO0000039"/>
      <w:r w:rsidRPr="004505C1">
        <w:t>5.</w:t>
      </w:r>
      <w:r w:rsidR="00277DCA" w:rsidRPr="004505C1">
        <w:t>9</w:t>
      </w:r>
      <w:r w:rsidRPr="004505C1">
        <w:t xml:space="preserve"> Вероятность использования санитарно-технических приборов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4505C1">
        <w:t xml:space="preserve"> для системы в целом следует определять по формуле</w:t>
      </w:r>
    </w:p>
    <w:bookmarkEnd w:id="19"/>
    <w:p w:rsidR="000B23BE" w:rsidRPr="004505C1" w:rsidRDefault="00864352" w:rsidP="0074200E">
      <w:pPr>
        <w:tabs>
          <w:tab w:val="left" w:pos="7371"/>
        </w:tabs>
        <w:spacing w:before="120" w:after="120"/>
        <w:ind w:left="3402" w:firstLine="709"/>
        <w:jc w:val="right"/>
        <w:rPr>
          <w:b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i/>
              </w:rPr>
              <m:t xml:space="preserve"> </m:t>
            </m:r>
            <m:r>
              <m:rPr>
                <m:nor/>
              </m:rPr>
              <m:t>3600</m:t>
            </m:r>
            <m:r>
              <w:rPr>
                <w:rFonts w:ascii="Cambria Math" w:hAnsi="Cambria Math"/>
              </w:rPr>
              <m:t xml:space="preserve"> P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0,</m:t>
                </m:r>
                <m:r>
                  <w:rPr>
                    <w:rFonts w:ascii="Cambria Math" w:hAnsi="Cambria Math"/>
                  </w:rPr>
                  <m:t>hr</m:t>
                </m:r>
              </m:sub>
            </m:sSub>
          </m:den>
        </m:f>
      </m:oMath>
      <w:r w:rsidR="00380231" w:rsidRPr="004505C1">
        <w:t>.</w:t>
      </w:r>
      <w:r w:rsidR="00380231" w:rsidRPr="004505C1">
        <w:tab/>
      </w:r>
      <w:r w:rsidR="00380231" w:rsidRPr="004505C1">
        <w:tab/>
        <w:t xml:space="preserve">              </w:t>
      </w:r>
      <w:r w:rsidR="000B23BE" w:rsidRPr="004505C1">
        <w:t>(</w:t>
      </w:r>
      <w:r w:rsidR="00277DCA" w:rsidRPr="004505C1">
        <w:t>9</w:t>
      </w:r>
      <w:r w:rsidR="000B23BE" w:rsidRPr="004505C1">
        <w:t>)</w:t>
      </w:r>
    </w:p>
    <w:p w:rsidR="00516649" w:rsidRPr="004505C1" w:rsidRDefault="007B68CB" w:rsidP="00516649">
      <w:pPr>
        <w:spacing w:before="105" w:after="105"/>
        <w:ind w:firstLine="709"/>
        <w:jc w:val="both"/>
      </w:pPr>
      <w:bookmarkStart w:id="20" w:name="PO0000041"/>
      <w:r w:rsidRPr="004505C1">
        <w:t>5.10</w:t>
      </w:r>
      <w:r w:rsidR="000B23BE" w:rsidRPr="004505C1">
        <w:t xml:space="preserve"> </w:t>
      </w:r>
      <w:bookmarkEnd w:id="20"/>
      <w:r w:rsidR="000B23BE" w:rsidRPr="004505C1">
        <w:rPr>
          <w:iCs/>
        </w:rPr>
        <w:t>Максимальный</w:t>
      </w:r>
      <w:r w:rsidR="000B23BE" w:rsidRPr="004505C1">
        <w:t xml:space="preserve"> часовой расход воды (стоков)</w:t>
      </w:r>
      <w:r w:rsidR="000B23BE" w:rsidRPr="004505C1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0B23BE" w:rsidRPr="004505C1">
        <w:t xml:space="preserve"> (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  <m:sup>
            <m:r>
              <w:rPr>
                <w:rFonts w:ascii="Cambria Math" w:hAnsi="Cambria Math"/>
                <w:lang w:val="en-US"/>
              </w:rPr>
              <m:t>tot</m:t>
            </m:r>
          </m:sup>
        </m:sSubSup>
      </m:oMath>
      <w:r w:rsidR="000B23BE" w:rsidRPr="004505C1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</m:oMath>
      <w:r w:rsidR="000B23BE" w:rsidRPr="004505C1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  <m:sup>
            <m:r>
              <w:rPr>
                <w:rFonts w:ascii="Cambria Math" w:hAnsi="Cambria Math"/>
                <w:lang w:val="en-US"/>
              </w:rPr>
              <m:t>c</m:t>
            </m:r>
          </m:sup>
        </m:sSubSup>
      </m:oMath>
      <w:r w:rsidR="000B23BE" w:rsidRPr="004505C1">
        <w:t>), м</w:t>
      </w:r>
      <w:r w:rsidR="000B23BE" w:rsidRPr="004505C1">
        <w:rPr>
          <w:vertAlign w:val="superscript"/>
        </w:rPr>
        <w:t>3</w:t>
      </w:r>
      <w:r w:rsidR="00516649">
        <w:t>/ч</w:t>
      </w:r>
      <w:r w:rsidR="000B23BE" w:rsidRPr="004505C1">
        <w:t>, следует определять по формуле</w:t>
      </w:r>
    </w:p>
    <w:p w:rsidR="0074200E" w:rsidRPr="004505C1" w:rsidRDefault="00864352" w:rsidP="0074200E">
      <w:pPr>
        <w:spacing w:before="105" w:after="105"/>
        <w:ind w:left="2268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=0,005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,</m:t>
        </m:r>
      </m:oMath>
      <w:r w:rsidR="0074200E" w:rsidRPr="004505C1">
        <w:t xml:space="preserve">                                                   (10)</w:t>
      </w:r>
    </w:p>
    <w:p w:rsidR="00AD53D0" w:rsidRPr="004505C1" w:rsidRDefault="00AD53D0" w:rsidP="00142FBE">
      <w:pPr>
        <w:jc w:val="both"/>
      </w:pPr>
      <w:r w:rsidRPr="004505C1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4E48C5" w:rsidRPr="004505C1">
        <w:t xml:space="preserve">‒ </w:t>
      </w:r>
      <w:r w:rsidRPr="004505C1">
        <w:t xml:space="preserve">коэффициент, определяемый по </w:t>
      </w:r>
      <w:r w:rsidR="004E48C5" w:rsidRPr="004505C1">
        <w:t>п</w:t>
      </w:r>
      <w:r w:rsidRPr="004505C1">
        <w:t xml:space="preserve">риложению Б в зависимости от общего </w:t>
      </w:r>
      <w:r w:rsidR="00411BE7" w:rsidRPr="004505C1">
        <w:t>числ</w:t>
      </w:r>
      <w:r w:rsidRPr="004505C1">
        <w:t xml:space="preserve">а приборов </w:t>
      </w:r>
      <w:r w:rsidRPr="004505C1">
        <w:rPr>
          <w:i/>
          <w:lang w:val="en-US"/>
        </w:rPr>
        <w:t>N</w:t>
      </w:r>
      <w:r w:rsidRPr="004505C1">
        <w:rPr>
          <w:i/>
        </w:rPr>
        <w:t>,</w:t>
      </w:r>
      <w:r w:rsidRPr="004505C1">
        <w:t xml:space="preserve"> обслуживаемых проектируемой системой, и вероятности их использования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4505C1">
        <w:t>, вычисляемой согласно 5.</w:t>
      </w:r>
      <w:r w:rsidR="00435F28" w:rsidRPr="004505C1">
        <w:t>9</w:t>
      </w:r>
      <w:r w:rsidRPr="004505C1">
        <w:t>. При этом табл</w:t>
      </w:r>
      <w:r w:rsidR="004E48C5" w:rsidRPr="004505C1">
        <w:t xml:space="preserve">ицей Б.1 </w:t>
      </w:r>
      <w:r w:rsidRPr="004505C1">
        <w:t xml:space="preserve">следует руководствоваться при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F56292" w:rsidRPr="004505C1">
        <w:t xml:space="preserve"> </w:t>
      </w:r>
      <w:r w:rsidRPr="004505C1">
        <w:rPr>
          <w:iCs/>
        </w:rPr>
        <w:t>&gt;</w:t>
      </w:r>
      <w:r w:rsidRPr="004505C1">
        <w:t xml:space="preserve"> 0,1 и </w:t>
      </w:r>
      <w:r w:rsidRPr="004505C1">
        <w:rPr>
          <w:i/>
        </w:rPr>
        <w:t>N</w:t>
      </w:r>
      <w:r w:rsidR="00F56292" w:rsidRPr="004505C1">
        <w:rPr>
          <w:i/>
        </w:rPr>
        <w:t xml:space="preserve"> </w:t>
      </w:r>
      <w:r w:rsidRPr="004505C1">
        <w:sym w:font="Symbol" w:char="F0A3"/>
      </w:r>
      <w:r w:rsidRPr="004505C1">
        <w:t xml:space="preserve"> 200, при других значениях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4505C1">
        <w:t xml:space="preserve"> и </w:t>
      </w:r>
      <w:r w:rsidR="00195176" w:rsidRPr="004505C1">
        <w:rPr>
          <w:i/>
          <w:lang w:val="en-US"/>
        </w:rPr>
        <w:t>N</w:t>
      </w:r>
      <w:r w:rsidRPr="004505C1">
        <w:t xml:space="preserve"> коэффициент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4505C1">
        <w:t xml:space="preserve"> следует принимать по табл</w:t>
      </w:r>
      <w:r w:rsidR="004E48C5" w:rsidRPr="004505C1">
        <w:t>ице</w:t>
      </w:r>
      <w:r w:rsidRPr="004505C1">
        <w:t xml:space="preserve"> Б.2.</w:t>
      </w:r>
    </w:p>
    <w:p w:rsidR="000B23BE" w:rsidRDefault="00D93C44" w:rsidP="00142FBE">
      <w:pPr>
        <w:spacing w:before="120" w:after="120"/>
        <w:ind w:firstLine="709"/>
        <w:jc w:val="both"/>
        <w:rPr>
          <w:sz w:val="22"/>
          <w:szCs w:val="22"/>
        </w:rPr>
      </w:pPr>
      <w:r w:rsidRPr="004505C1">
        <w:rPr>
          <w:bCs/>
          <w:spacing w:val="30"/>
          <w:sz w:val="22"/>
          <w:szCs w:val="22"/>
        </w:rPr>
        <w:t>Примечание</w:t>
      </w:r>
      <w:r w:rsidR="00B7650E" w:rsidRPr="004505C1">
        <w:rPr>
          <w:bCs/>
          <w:spacing w:val="40"/>
          <w:sz w:val="22"/>
          <w:szCs w:val="22"/>
        </w:rPr>
        <w:t xml:space="preserve"> ‒</w:t>
      </w:r>
      <w:r w:rsidR="000B23BE" w:rsidRPr="004505C1">
        <w:rPr>
          <w:bCs/>
          <w:spacing w:val="40"/>
          <w:sz w:val="22"/>
          <w:szCs w:val="22"/>
        </w:rPr>
        <w:t xml:space="preserve"> </w:t>
      </w:r>
      <w:r w:rsidR="000B23BE" w:rsidRPr="004505C1">
        <w:rPr>
          <w:sz w:val="22"/>
          <w:szCs w:val="22"/>
        </w:rPr>
        <w:t xml:space="preserve">Для вспомогательных зданий промышленных предприятий значение </w:t>
      </w:r>
      <w:r w:rsidR="000B23BE" w:rsidRPr="004505C1">
        <w:rPr>
          <w:i/>
        </w:rPr>
        <w:t>q</w:t>
      </w:r>
      <w:r w:rsidR="000B23BE" w:rsidRPr="004505C1">
        <w:rPr>
          <w:i/>
          <w:vertAlign w:val="subscript"/>
        </w:rPr>
        <w:t>hr</w:t>
      </w:r>
      <w:r w:rsidR="000B23BE" w:rsidRPr="004505C1">
        <w:rPr>
          <w:sz w:val="22"/>
          <w:szCs w:val="22"/>
        </w:rPr>
        <w:t xml:space="preserve"> допускается определять</w:t>
      </w:r>
      <w:r w:rsidR="00411BE7" w:rsidRPr="004505C1">
        <w:rPr>
          <w:sz w:val="22"/>
          <w:szCs w:val="22"/>
        </w:rPr>
        <w:t>,</w:t>
      </w:r>
      <w:r w:rsidR="000B23BE" w:rsidRPr="004505C1">
        <w:rPr>
          <w:sz w:val="22"/>
          <w:szCs w:val="22"/>
        </w:rPr>
        <w:t xml:space="preserve"> как сумму расходов воды на пользование душами и хозяйственно-питьевые нужды, принимаемых по числу водопотребителей в наиболее многочисленной смене.</w:t>
      </w:r>
    </w:p>
    <w:p w:rsidR="00516649" w:rsidRPr="00516649" w:rsidRDefault="00516649" w:rsidP="00142FBE">
      <w:pPr>
        <w:spacing w:before="120" w:after="120"/>
        <w:ind w:firstLine="709"/>
        <w:jc w:val="both"/>
        <w:rPr>
          <w:b/>
          <w:bCs/>
        </w:rPr>
      </w:pPr>
      <w:r w:rsidRPr="00516649">
        <w:rPr>
          <w:b/>
          <w:bCs/>
        </w:rPr>
        <w:t>(Измененная редакция, Изм. № 3).</w:t>
      </w:r>
    </w:p>
    <w:p w:rsidR="00516649" w:rsidRPr="00516649" w:rsidRDefault="00AD53D0" w:rsidP="00516649">
      <w:pPr>
        <w:spacing w:before="120"/>
        <w:ind w:firstLine="709"/>
        <w:jc w:val="both"/>
      </w:pPr>
      <w:r w:rsidRPr="004505C1">
        <w:t xml:space="preserve">5.11 </w:t>
      </w:r>
      <w:r w:rsidR="00516649" w:rsidRPr="00516649">
        <w:t xml:space="preserve">Средний часовой расход воды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 xml:space="preserve">T </m:t>
            </m:r>
          </m:sub>
        </m:sSub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tot</m:t>
            </m:r>
          </m:sup>
        </m:sSubSup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 xml:space="preserve">) </m:t>
        </m:r>
      </m:oMath>
      <w:r w:rsidR="00516649" w:rsidRPr="00516649">
        <w:rPr>
          <w:iCs/>
        </w:rPr>
        <w:t>,</w:t>
      </w:r>
      <w:r w:rsidR="00516649" w:rsidRPr="00516649">
        <w:t xml:space="preserve"> м</w:t>
      </w:r>
      <w:r w:rsidR="00516649" w:rsidRPr="00516649">
        <w:rPr>
          <w:vertAlign w:val="superscript"/>
        </w:rPr>
        <w:t>3</w:t>
      </w:r>
      <w:r w:rsidR="00516649" w:rsidRPr="00516649">
        <w:t xml:space="preserve">/ч, за расчетное время водопотребления (сутки, смена) </w:t>
      </w:r>
      <w:r w:rsidR="00516649" w:rsidRPr="00516649">
        <w:rPr>
          <w:i/>
        </w:rPr>
        <w:t>Т</w:t>
      </w:r>
      <w:r w:rsidR="00516649" w:rsidRPr="00516649">
        <w:t>, ч, следует определять по формуле</w:t>
      </w:r>
    </w:p>
    <w:tbl>
      <w:tblPr>
        <w:tblStyle w:val="af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30"/>
        <w:gridCol w:w="1325"/>
      </w:tblGrid>
      <w:tr w:rsidR="00516649" w:rsidRPr="00516649" w:rsidTr="00864352">
        <w:tc>
          <w:tcPr>
            <w:tcW w:w="4636" w:type="pct"/>
            <w:vAlign w:val="center"/>
          </w:tcPr>
          <w:p w:rsidR="00516649" w:rsidRPr="00516649" w:rsidRDefault="00864352" w:rsidP="00516649">
            <w:pPr>
              <w:spacing w:before="120"/>
              <w:ind w:firstLine="709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 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vertAlign w:val="subscript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vertAlign w:val="subscript"/>
                          </w:rPr>
                          <m:t>i</m:t>
                        </m:r>
                      </m:sup>
                      <m:e>
                        <m:r>
                          <w:rPr>
                            <w:rFonts w:ascii="Cambria Math" w:hAnsi="Cambria Math"/>
                            <w:vertAlign w:val="subscript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i,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u,m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 xml:space="preserve">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hAnsi="Cambria Math"/>
                        <w:vertAlign w:val="subscript"/>
                      </w:rPr>
                      <m:t>1000 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364" w:type="pct"/>
            <w:vAlign w:val="center"/>
          </w:tcPr>
          <w:p w:rsidR="00516649" w:rsidRPr="00516649" w:rsidRDefault="00516649" w:rsidP="00516649">
            <w:pPr>
              <w:spacing w:before="120"/>
              <w:ind w:firstLine="709"/>
              <w:jc w:val="both"/>
            </w:pPr>
            <w:r w:rsidRPr="00516649">
              <w:t>(11)</w:t>
            </w:r>
          </w:p>
        </w:tc>
      </w:tr>
    </w:tbl>
    <w:p w:rsidR="00516649" w:rsidRPr="00516649" w:rsidRDefault="00516649" w:rsidP="00516649">
      <w:pPr>
        <w:spacing w:before="120"/>
        <w:ind w:firstLine="709"/>
        <w:jc w:val="both"/>
      </w:pPr>
      <w:r w:rsidRPr="00516649">
        <w:t xml:space="preserve">Связь между максимальным и средним часовым расходами воды определяется соотношением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:rsidR="00516649" w:rsidRPr="00516649" w:rsidRDefault="00516649" w:rsidP="00516649">
      <w:pPr>
        <w:spacing w:before="120"/>
        <w:ind w:firstLine="709"/>
        <w:jc w:val="both"/>
      </w:pPr>
      <w:r w:rsidRPr="00516649">
        <w:t>Максимальный коэффициент часовой неравномерности для оценочных расчетов по жилой застройке   можно принять по данным таблицы 5.2.</w:t>
      </w:r>
    </w:p>
    <w:p w:rsidR="00516649" w:rsidRPr="00516649" w:rsidRDefault="00516649" w:rsidP="00516649">
      <w:pPr>
        <w:spacing w:before="120"/>
        <w:ind w:firstLine="709"/>
        <w:jc w:val="both"/>
      </w:pPr>
      <w:r w:rsidRPr="00516649">
        <w:t xml:space="preserve"> Т а б л и ц а 5.2</w:t>
      </w:r>
    </w:p>
    <w:tbl>
      <w:tblPr>
        <w:tblStyle w:val="afc"/>
        <w:tblW w:w="9607" w:type="dxa"/>
        <w:tblLook w:val="04A0" w:firstRow="1" w:lastRow="0" w:firstColumn="1" w:lastColumn="0" w:noHBand="0" w:noVBand="1"/>
      </w:tblPr>
      <w:tblGrid>
        <w:gridCol w:w="933"/>
        <w:gridCol w:w="566"/>
        <w:gridCol w:w="566"/>
        <w:gridCol w:w="566"/>
        <w:gridCol w:w="566"/>
        <w:gridCol w:w="566"/>
        <w:gridCol w:w="616"/>
        <w:gridCol w:w="616"/>
        <w:gridCol w:w="616"/>
        <w:gridCol w:w="616"/>
        <w:gridCol w:w="616"/>
        <w:gridCol w:w="616"/>
        <w:gridCol w:w="716"/>
        <w:gridCol w:w="716"/>
        <w:gridCol w:w="716"/>
      </w:tblGrid>
      <w:tr w:rsidR="00516649" w:rsidRPr="00171579" w:rsidTr="00864352">
        <w:tc>
          <w:tcPr>
            <w:tcW w:w="933" w:type="dxa"/>
          </w:tcPr>
          <w:p w:rsidR="00516649" w:rsidRPr="00171579" w:rsidRDefault="00516649" w:rsidP="00864352">
            <w:pPr>
              <w:spacing w:before="60" w:line="360" w:lineRule="auto"/>
              <w:jc w:val="center"/>
              <w:rPr>
                <w:sz w:val="20"/>
                <w:szCs w:val="20"/>
              </w:rPr>
            </w:pPr>
            <w:proofErr w:type="gramStart"/>
            <w:r w:rsidRPr="00171579">
              <w:rPr>
                <w:sz w:val="20"/>
                <w:szCs w:val="20"/>
              </w:rPr>
              <w:t>Коли-</w:t>
            </w:r>
            <w:proofErr w:type="spellStart"/>
            <w:r w:rsidRPr="00171579">
              <w:rPr>
                <w:sz w:val="20"/>
                <w:szCs w:val="20"/>
              </w:rPr>
              <w:t>чество</w:t>
            </w:r>
            <w:proofErr w:type="spellEnd"/>
            <w:proofErr w:type="gramEnd"/>
          </w:p>
          <w:p w:rsidR="00516649" w:rsidRPr="00171579" w:rsidRDefault="00516649" w:rsidP="00864352">
            <w:pPr>
              <w:spacing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жителей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150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200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300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500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750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1000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1500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2500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4000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6000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7500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10000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20000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50000</w:t>
            </w:r>
          </w:p>
        </w:tc>
      </w:tr>
      <w:tr w:rsidR="00516649" w:rsidRPr="00171579" w:rsidTr="00864352">
        <w:tc>
          <w:tcPr>
            <w:tcW w:w="933" w:type="dxa"/>
          </w:tcPr>
          <w:p w:rsidR="00516649" w:rsidRPr="00171579" w:rsidRDefault="00516649" w:rsidP="00864352">
            <w:p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8674" w:type="dxa"/>
            <w:gridSpan w:val="14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Общая вода</w:t>
            </w:r>
          </w:p>
        </w:tc>
      </w:tr>
      <w:tr w:rsidR="00516649" w:rsidRPr="00171579" w:rsidTr="00864352">
        <w:tc>
          <w:tcPr>
            <w:tcW w:w="933" w:type="dxa"/>
          </w:tcPr>
          <w:p w:rsidR="00516649" w:rsidRPr="00171579" w:rsidRDefault="00516649" w:rsidP="00864352">
            <w:pPr>
              <w:spacing w:before="60" w:after="60" w:line="360" w:lineRule="auto"/>
              <w:rPr>
                <w:sz w:val="20"/>
                <w:szCs w:val="20"/>
                <w:lang w:val="en-US"/>
              </w:rPr>
            </w:pPr>
            <w:r w:rsidRPr="00171579">
              <w:rPr>
                <w:i/>
                <w:iCs/>
                <w:sz w:val="20"/>
                <w:szCs w:val="20"/>
              </w:rPr>
              <w:t>К</w:t>
            </w:r>
            <w:r w:rsidRPr="00171579">
              <w:rPr>
                <w:sz w:val="20"/>
                <w:szCs w:val="20"/>
                <w:vertAlign w:val="subscript"/>
                <w:lang w:val="en-US"/>
              </w:rPr>
              <w:t>max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3,75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3,43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3,05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2,68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2,45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2,31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2,13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1,9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1,83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1,8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1,77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1,71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1,65</w:t>
            </w:r>
          </w:p>
        </w:tc>
      </w:tr>
      <w:tr w:rsidR="00516649" w:rsidRPr="00171579" w:rsidTr="00864352">
        <w:tc>
          <w:tcPr>
            <w:tcW w:w="933" w:type="dxa"/>
          </w:tcPr>
          <w:p w:rsidR="00516649" w:rsidRPr="00171579" w:rsidRDefault="00516649" w:rsidP="00864352">
            <w:p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8674" w:type="dxa"/>
            <w:gridSpan w:val="14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Горячая вода</w:t>
            </w:r>
          </w:p>
        </w:tc>
      </w:tr>
      <w:tr w:rsidR="00516649" w:rsidRPr="00171579" w:rsidTr="00864352">
        <w:trPr>
          <w:trHeight w:val="442"/>
        </w:trPr>
        <w:tc>
          <w:tcPr>
            <w:tcW w:w="933" w:type="dxa"/>
          </w:tcPr>
          <w:p w:rsidR="00516649" w:rsidRPr="00171579" w:rsidRDefault="00516649" w:rsidP="00864352">
            <w:pPr>
              <w:spacing w:before="60" w:after="60" w:line="360" w:lineRule="auto"/>
              <w:rPr>
                <w:sz w:val="20"/>
                <w:szCs w:val="20"/>
                <w:lang w:val="en-US"/>
              </w:rPr>
            </w:pPr>
            <w:r w:rsidRPr="00171579">
              <w:rPr>
                <w:i/>
                <w:iCs/>
                <w:sz w:val="20"/>
                <w:szCs w:val="20"/>
              </w:rPr>
              <w:t>К</w:t>
            </w:r>
            <w:r w:rsidRPr="00171579">
              <w:rPr>
                <w:sz w:val="20"/>
                <w:szCs w:val="20"/>
                <w:vertAlign w:val="subscript"/>
                <w:lang w:val="en-US"/>
              </w:rPr>
              <w:t>max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4,88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4,88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4,63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4,05</w:t>
            </w:r>
          </w:p>
        </w:tc>
        <w:tc>
          <w:tcPr>
            <w:tcW w:w="56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3,63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3,45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3,3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2,96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2,8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2,7</w:t>
            </w:r>
          </w:p>
        </w:tc>
        <w:tc>
          <w:tcPr>
            <w:tcW w:w="6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2,65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2,6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2,48</w:t>
            </w:r>
          </w:p>
        </w:tc>
        <w:tc>
          <w:tcPr>
            <w:tcW w:w="716" w:type="dxa"/>
            <w:vAlign w:val="center"/>
          </w:tcPr>
          <w:p w:rsidR="00516649" w:rsidRPr="00171579" w:rsidRDefault="00516649" w:rsidP="00864352">
            <w:pPr>
              <w:spacing w:before="60" w:after="60" w:line="360" w:lineRule="auto"/>
              <w:jc w:val="center"/>
              <w:rPr>
                <w:sz w:val="20"/>
                <w:szCs w:val="20"/>
              </w:rPr>
            </w:pPr>
            <w:r w:rsidRPr="00171579">
              <w:rPr>
                <w:sz w:val="20"/>
                <w:szCs w:val="20"/>
              </w:rPr>
              <w:t>2,4</w:t>
            </w:r>
          </w:p>
        </w:tc>
      </w:tr>
      <w:tr w:rsidR="00516649" w:rsidRPr="00171579" w:rsidTr="00864352">
        <w:trPr>
          <w:trHeight w:val="442"/>
        </w:trPr>
        <w:tc>
          <w:tcPr>
            <w:tcW w:w="9607" w:type="dxa"/>
            <w:gridSpan w:val="15"/>
          </w:tcPr>
          <w:p w:rsidR="00516649" w:rsidRPr="00171579" w:rsidRDefault="00516649" w:rsidP="00864352">
            <w:pPr>
              <w:spacing w:before="60" w:after="60" w:line="360" w:lineRule="auto"/>
              <w:ind w:firstLine="447"/>
              <w:jc w:val="both"/>
              <w:rPr>
                <w:sz w:val="20"/>
                <w:szCs w:val="20"/>
              </w:rPr>
            </w:pPr>
            <w:r w:rsidRPr="00171579">
              <w:rPr>
                <w:spacing w:val="30"/>
                <w:sz w:val="20"/>
                <w:szCs w:val="20"/>
              </w:rPr>
              <w:t>Прим</w:t>
            </w:r>
            <w:bookmarkStart w:id="21" w:name="OCRUncertain1289"/>
            <w:r w:rsidRPr="00171579">
              <w:rPr>
                <w:spacing w:val="30"/>
                <w:sz w:val="20"/>
                <w:szCs w:val="20"/>
              </w:rPr>
              <w:t>е</w:t>
            </w:r>
            <w:bookmarkEnd w:id="21"/>
            <w:r w:rsidRPr="00171579">
              <w:rPr>
                <w:spacing w:val="30"/>
                <w:sz w:val="20"/>
                <w:szCs w:val="20"/>
              </w:rPr>
              <w:t xml:space="preserve">чание ‒ </w:t>
            </w:r>
            <w:r w:rsidRPr="00171579">
              <w:rPr>
                <w:sz w:val="20"/>
                <w:szCs w:val="20"/>
              </w:rPr>
              <w:t>П</w:t>
            </w:r>
            <w:bookmarkStart w:id="22" w:name="OCRUncertain1304"/>
            <w:r w:rsidRPr="00171579">
              <w:rPr>
                <w:sz w:val="20"/>
                <w:szCs w:val="20"/>
              </w:rPr>
              <w:t>ри</w:t>
            </w:r>
            <w:bookmarkEnd w:id="22"/>
            <w:r w:rsidRPr="00171579">
              <w:rPr>
                <w:sz w:val="20"/>
                <w:szCs w:val="20"/>
              </w:rPr>
              <w:t xml:space="preserve"> отсутствии данных о назначении встроенно-пристроенных помещений общественного назначения допускается при определении коэффициента часо</w:t>
            </w:r>
            <w:bookmarkStart w:id="23" w:name="OCRUncertain1305"/>
            <w:r w:rsidRPr="00171579">
              <w:rPr>
                <w:sz w:val="20"/>
                <w:szCs w:val="20"/>
              </w:rPr>
              <w:t>в</w:t>
            </w:r>
            <w:bookmarkEnd w:id="23"/>
            <w:r w:rsidRPr="00171579">
              <w:rPr>
                <w:sz w:val="20"/>
                <w:szCs w:val="20"/>
              </w:rPr>
              <w:t xml:space="preserve">ой неравномерности </w:t>
            </w:r>
            <w:hyperlink w:anchor="TO0000007" w:tooltip="Таблица 2" w:history="1"/>
            <w:r w:rsidRPr="00171579">
              <w:rPr>
                <w:sz w:val="20"/>
                <w:szCs w:val="20"/>
              </w:rPr>
              <w:t xml:space="preserve">условно принимать численность жителей с </w:t>
            </w:r>
            <w:bookmarkStart w:id="24" w:name="OCRUncertain1306"/>
            <w:r w:rsidRPr="00171579">
              <w:rPr>
                <w:sz w:val="20"/>
                <w:szCs w:val="20"/>
              </w:rPr>
              <w:t>к</w:t>
            </w:r>
            <w:bookmarkEnd w:id="24"/>
            <w:r w:rsidRPr="00171579">
              <w:rPr>
                <w:sz w:val="20"/>
                <w:szCs w:val="20"/>
              </w:rPr>
              <w:t>оэфф</w:t>
            </w:r>
            <w:bookmarkStart w:id="25" w:name="OCRUncertain1307"/>
            <w:r w:rsidRPr="00171579">
              <w:rPr>
                <w:sz w:val="20"/>
                <w:szCs w:val="20"/>
              </w:rPr>
              <w:t>и</w:t>
            </w:r>
            <w:bookmarkEnd w:id="25"/>
            <w:r w:rsidRPr="00171579">
              <w:rPr>
                <w:sz w:val="20"/>
                <w:szCs w:val="20"/>
              </w:rPr>
              <w:t>циентом до 1,2.</w:t>
            </w:r>
          </w:p>
        </w:tc>
      </w:tr>
    </w:tbl>
    <w:p w:rsidR="00516649" w:rsidRDefault="00516649" w:rsidP="00516649">
      <w:pPr>
        <w:spacing w:before="120"/>
        <w:ind w:firstLine="709"/>
        <w:jc w:val="both"/>
      </w:pPr>
      <w:r>
        <w:rPr>
          <w:b/>
          <w:bCs/>
        </w:rPr>
        <w:t>Таблица 5.2 (Введена дополнительно, Изм. № 3).</w:t>
      </w:r>
    </w:p>
    <w:p w:rsidR="00516649" w:rsidRPr="00516649" w:rsidRDefault="00516649" w:rsidP="00516649">
      <w:pPr>
        <w:spacing w:before="120"/>
        <w:ind w:firstLine="709"/>
        <w:jc w:val="both"/>
      </w:pPr>
      <w:r w:rsidRPr="00516649">
        <w:t>Минимальный часовой расход воды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hr,</m:t>
            </m:r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516649">
        <w:t xml:space="preserve"> (общей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vertAlign w:val="subscript"/>
              </w:rPr>
              <m:t>h</m:t>
            </m:r>
            <m:r>
              <w:rPr>
                <w:rFonts w:ascii="Cambria Math" w:hAnsi="Cambria Math"/>
                <w:vertAlign w:val="subscript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min</m:t>
            </m:r>
          </m:sub>
          <m:sup>
            <m:r>
              <w:rPr>
                <w:rFonts w:ascii="Cambria Math" w:hAnsi="Cambria Math"/>
              </w:rPr>
              <m:t>tot</m:t>
            </m:r>
          </m:sup>
        </m:sSubSup>
      </m:oMath>
      <w:r w:rsidRPr="00516649">
        <w:t>, горячей</w:t>
      </w:r>
      <m:oMath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vertAlign w:val="subscript"/>
              </w:rPr>
              <m:t>h</m:t>
            </m:r>
            <m:r>
              <w:rPr>
                <w:rFonts w:ascii="Cambria Math" w:hAnsi="Cambria Math"/>
                <w:vertAlign w:val="subscript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min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</m:oMath>
      <w:r w:rsidRPr="00516649">
        <w:t>  или холодной 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vertAlign w:val="subscript"/>
              </w:rPr>
              <m:t>h</m:t>
            </m:r>
            <m:r>
              <w:rPr>
                <w:rFonts w:ascii="Cambria Math" w:hAnsi="Cambria Math"/>
                <w:vertAlign w:val="subscript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min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516649">
        <w:t>), м</w:t>
      </w:r>
      <w:r w:rsidRPr="00516649">
        <w:rPr>
          <w:vertAlign w:val="superscript"/>
        </w:rPr>
        <w:t>3</w:t>
      </w:r>
      <w:r w:rsidRPr="00516649">
        <w:t>/ч, следует вычислять по формуле</w:t>
      </w:r>
    </w:p>
    <w:p w:rsidR="00516649" w:rsidRPr="00516649" w:rsidRDefault="00516649" w:rsidP="00516649">
      <w:pPr>
        <w:spacing w:before="120"/>
        <w:ind w:firstLine="709"/>
        <w:jc w:val="both"/>
      </w:pPr>
      <w:r w:rsidRPr="00516649">
        <w:t xml:space="preserve">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hr,</m:t>
            </m:r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</m:oMath>
      <w:r w:rsidRPr="00516649">
        <w:t xml:space="preserve">                                               (11а)</w:t>
      </w:r>
    </w:p>
    <w:p w:rsidR="00516649" w:rsidRPr="00516649" w:rsidRDefault="00516649" w:rsidP="00516649">
      <w:pPr>
        <w:spacing w:before="120"/>
        <w:ind w:firstLine="709"/>
        <w:jc w:val="both"/>
      </w:pPr>
      <w:r w:rsidRPr="00516649">
        <w:t>где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516649">
        <w:rPr>
          <w:vertAlign w:val="subscript"/>
        </w:rPr>
        <w:t xml:space="preserve"> </w:t>
      </w:r>
      <w:r w:rsidRPr="00516649">
        <w:t>‒ минимальный коэффициент часовой неравномерности, определяемый по таблице 5.3 в зависимости от максимального коэффициента часовой неравномерности;</w:t>
      </w:r>
    </w:p>
    <w:p w:rsidR="00516649" w:rsidRPr="00516649" w:rsidRDefault="00864352" w:rsidP="00516649">
      <w:pPr>
        <w:spacing w:before="120"/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hr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516649" w:rsidRPr="00516649">
        <w:t xml:space="preserve"> ‒ максимальный часовой расход воды (общей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tot</m:t>
            </m:r>
          </m:sup>
        </m:sSubSup>
      </m:oMath>
      <w:r w:rsidR="00516649" w:rsidRPr="00516649">
        <w:t>, горячей 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</m:oMath>
      <w:r w:rsidR="00516649" w:rsidRPr="00516649">
        <w:t> или холодной 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="00516649" w:rsidRPr="00516649">
        <w:t>), м</w:t>
      </w:r>
      <w:r w:rsidR="00516649" w:rsidRPr="00516649">
        <w:rPr>
          <w:vertAlign w:val="superscript"/>
        </w:rPr>
        <w:t>3</w:t>
      </w:r>
      <w:r w:rsidR="00516649" w:rsidRPr="00516649">
        <w:t>/ч;</w:t>
      </w:r>
    </w:p>
    <w:p w:rsidR="00516649" w:rsidRPr="00516649" w:rsidRDefault="00864352" w:rsidP="00516649">
      <w:pPr>
        <w:spacing w:before="120"/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516649" w:rsidRPr="00516649">
        <w:t> ‒ средний часовой расход воды (общей 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tot</m:t>
            </m:r>
          </m:sup>
        </m:sSubSup>
      </m:oMath>
      <w:r w:rsidR="00516649" w:rsidRPr="00516649">
        <w:t>, горячей 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</m:oMath>
      <w:r w:rsidR="00516649" w:rsidRPr="00516649">
        <w:rPr>
          <w:iCs/>
        </w:rPr>
        <w:t xml:space="preserve"> </w:t>
      </w:r>
      <w:r w:rsidR="00516649" w:rsidRPr="00516649">
        <w:t>или холодной 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="00516649" w:rsidRPr="00516649">
        <w:t>), м</w:t>
      </w:r>
      <w:r w:rsidR="00516649" w:rsidRPr="00516649">
        <w:rPr>
          <w:vertAlign w:val="superscript"/>
        </w:rPr>
        <w:t>3</w:t>
      </w:r>
      <w:r w:rsidR="00516649" w:rsidRPr="00516649">
        <w:t>/ч.</w:t>
      </w:r>
    </w:p>
    <w:p w:rsidR="00516649" w:rsidRPr="00516649" w:rsidRDefault="00516649" w:rsidP="00516649">
      <w:pPr>
        <w:spacing w:before="120" w:after="120" w:line="360" w:lineRule="auto"/>
        <w:ind w:firstLine="142"/>
        <w:textAlignment w:val="baseline"/>
      </w:pPr>
      <w:r w:rsidRPr="00516649">
        <w:t>Т а б л и ц а 5.3</w:t>
      </w:r>
    </w:p>
    <w:tbl>
      <w:tblPr>
        <w:tblW w:w="935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745"/>
        <w:gridCol w:w="908"/>
        <w:gridCol w:w="799"/>
        <w:gridCol w:w="853"/>
        <w:gridCol w:w="799"/>
        <w:gridCol w:w="908"/>
        <w:gridCol w:w="799"/>
        <w:gridCol w:w="853"/>
        <w:gridCol w:w="799"/>
        <w:gridCol w:w="908"/>
      </w:tblGrid>
      <w:tr w:rsidR="00516649" w:rsidRPr="00171579" w:rsidTr="00516649">
        <w:trPr>
          <w:jc w:val="center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rPr>
                <w:i/>
                <w:iCs/>
                <w:noProof/>
              </w:rPr>
              <w:t>К</w:t>
            </w:r>
            <w:r w:rsidRPr="00171579">
              <w:rPr>
                <w:noProof/>
                <w:vertAlign w:val="subscript"/>
                <w:lang w:val="en-US"/>
              </w:rPr>
              <w:t>m</w:t>
            </w:r>
            <w:r w:rsidRPr="00171579">
              <w:rPr>
                <w:noProof/>
                <w:vertAlign w:val="subscript"/>
              </w:rPr>
              <w:t>ах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1,0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1,2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1,4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1,6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1,8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2,0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2,25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2,5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2,75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3,0</w:t>
            </w:r>
          </w:p>
        </w:tc>
      </w:tr>
      <w:tr w:rsidR="00516649" w:rsidRPr="00171579" w:rsidTr="00516649">
        <w:trPr>
          <w:jc w:val="center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rPr>
                <w:i/>
                <w:iCs/>
                <w:noProof/>
              </w:rPr>
              <w:t>К</w:t>
            </w:r>
            <w:r w:rsidRPr="00171579">
              <w:rPr>
                <w:noProof/>
                <w:vertAlign w:val="subscript"/>
                <w:lang w:val="en-US"/>
              </w:rPr>
              <w:t>min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1,0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0,74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0,54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0,4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0,29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0,21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0,14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0,1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0,07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16649" w:rsidRPr="00171579" w:rsidRDefault="00516649" w:rsidP="00864352">
            <w:pPr>
              <w:spacing w:line="360" w:lineRule="auto"/>
              <w:jc w:val="center"/>
              <w:textAlignment w:val="baseline"/>
            </w:pPr>
            <w:r w:rsidRPr="00171579">
              <w:t>0,04</w:t>
            </w:r>
          </w:p>
        </w:tc>
      </w:tr>
    </w:tbl>
    <w:p w:rsidR="00516649" w:rsidRDefault="00516649" w:rsidP="00516649">
      <w:pPr>
        <w:spacing w:before="120" w:after="120"/>
        <w:ind w:firstLine="709"/>
        <w:jc w:val="both"/>
        <w:rPr>
          <w:b/>
          <w:bCs/>
        </w:rPr>
      </w:pPr>
      <w:r>
        <w:rPr>
          <w:b/>
          <w:bCs/>
        </w:rPr>
        <w:t>Таблица 5.3 (Введена дополнительно, Изм. № 3).</w:t>
      </w:r>
    </w:p>
    <w:p w:rsidR="00516649" w:rsidRPr="00516649" w:rsidRDefault="00FF07B4" w:rsidP="00516649">
      <w:pPr>
        <w:spacing w:before="120" w:after="120"/>
        <w:ind w:firstLine="709"/>
        <w:jc w:val="both"/>
        <w:rPr>
          <w:b/>
          <w:bCs/>
        </w:rPr>
      </w:pPr>
      <w:r>
        <w:rPr>
          <w:b/>
          <w:bCs/>
        </w:rPr>
        <w:t xml:space="preserve">5.11 </w:t>
      </w:r>
      <w:r w:rsidR="00516649" w:rsidRPr="00516649">
        <w:rPr>
          <w:b/>
          <w:bCs/>
        </w:rPr>
        <w:t>(Измененная редакция, Изм. № 3).</w:t>
      </w:r>
    </w:p>
    <w:p w:rsidR="000B23BE" w:rsidRPr="004505C1" w:rsidRDefault="000B23BE" w:rsidP="00142FBE">
      <w:pPr>
        <w:ind w:firstLine="709"/>
        <w:jc w:val="both"/>
      </w:pPr>
      <w:r w:rsidRPr="004505C1">
        <w:t>5.1</w:t>
      </w:r>
      <w:r w:rsidR="007B68CB" w:rsidRPr="004505C1">
        <w:t>2</w:t>
      </w:r>
      <w:r w:rsidRPr="004505C1">
        <w:t xml:space="preserve"> Расход </w:t>
      </w:r>
      <w:r w:rsidR="00516649">
        <w:t>тепловой энергии</w:t>
      </w:r>
      <w:r w:rsidR="00190467" w:rsidRPr="004505C1"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w:rPr>
            <w:rFonts w:ascii="Cambria Math" w:hAnsi="Cambria Math"/>
          </w:rPr>
          <m:t xml:space="preserve">  (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w:rPr>
            <w:rFonts w:ascii="Cambria Math" w:hAnsi="Cambria Math"/>
          </w:rPr>
          <m:t>)</m:t>
        </m:r>
      </m:oMath>
      <w:r w:rsidRPr="004505C1">
        <w:t>, кВт</w:t>
      </w:r>
      <w:r w:rsidR="004E48C5" w:rsidRPr="004505C1">
        <w:t>,</w:t>
      </w:r>
      <w:r w:rsidRPr="004505C1">
        <w:t xml:space="preserve"> на приготовление горячей воды с учетом потерь тепла подающими и циркуляционными трубопроводами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4505C1">
        <w:rPr>
          <w:i/>
          <w:vertAlign w:val="superscript"/>
        </w:rPr>
        <w:t xml:space="preserve"> </w:t>
      </w:r>
      <w:r w:rsidRPr="004505C1">
        <w:t>следует определять:</w:t>
      </w:r>
    </w:p>
    <w:p w:rsidR="000B23BE" w:rsidRPr="004505C1" w:rsidRDefault="000B23BE" w:rsidP="00142FBE">
      <w:pPr>
        <w:spacing w:before="120" w:after="60"/>
        <w:ind w:firstLine="709"/>
        <w:jc w:val="both"/>
      </w:pPr>
      <w:r w:rsidRPr="004505C1">
        <w:t>а) в течение среднего часа</w:t>
      </w:r>
    </w:p>
    <w:p w:rsidR="000B23BE" w:rsidRPr="004505C1" w:rsidRDefault="00F56292" w:rsidP="00142FBE">
      <w:pPr>
        <w:ind w:firstLine="709"/>
        <w:jc w:val="right"/>
      </w:pPr>
      <w:r w:rsidRPr="004505C1">
        <w:rPr>
          <w:iCs/>
        </w:rPr>
        <w:t xml:space="preserve">    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w:rPr>
            <w:rFonts w:ascii="Cambria Math" w:hAnsi="Cambria Math"/>
          </w:rPr>
          <m:t xml:space="preserve">=1,16 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iCs/>
                <w:lang w:val="en-US"/>
              </w:rPr>
              <m:t>T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h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ht</m:t>
            </m:r>
          </m:sup>
        </m:sSup>
      </m:oMath>
      <w:r w:rsidR="00767220" w:rsidRPr="004505C1">
        <w:t>;</w:t>
      </w:r>
      <w:r w:rsidR="000B23BE" w:rsidRPr="004505C1">
        <w:tab/>
      </w:r>
      <w:r w:rsidR="000B23BE" w:rsidRPr="004505C1">
        <w:tab/>
      </w:r>
      <w:r w:rsidR="000B23BE" w:rsidRPr="004505C1">
        <w:tab/>
      </w:r>
      <w:r w:rsidR="000B23BE" w:rsidRPr="004505C1">
        <w:tab/>
      </w:r>
      <w:r w:rsidR="000B23BE" w:rsidRPr="004505C1">
        <w:tab/>
        <w:t>(1</w:t>
      </w:r>
      <w:r w:rsidR="007B68CB" w:rsidRPr="004505C1">
        <w:t>2</w:t>
      </w:r>
      <w:r w:rsidR="000B23BE" w:rsidRPr="004505C1">
        <w:t>)</w:t>
      </w:r>
    </w:p>
    <w:p w:rsidR="000B23BE" w:rsidRPr="004505C1" w:rsidRDefault="000B23BE" w:rsidP="00142FBE">
      <w:pPr>
        <w:spacing w:before="60" w:after="60"/>
        <w:ind w:firstLine="709"/>
        <w:jc w:val="both"/>
      </w:pPr>
      <w:r w:rsidRPr="004505C1">
        <w:t>б) в течение часа максимального водопотребления</w:t>
      </w:r>
    </w:p>
    <w:p w:rsidR="000B23BE" w:rsidRPr="004505C1" w:rsidRDefault="00767220" w:rsidP="00142FBE">
      <w:pPr>
        <w:pStyle w:val="18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035"/>
        </w:tabs>
        <w:ind w:left="0" w:firstLine="709"/>
        <w:jc w:val="right"/>
        <w:rPr>
          <w:sz w:val="24"/>
          <w:lang w:val="en-US"/>
        </w:rPr>
      </w:pPr>
      <w:r w:rsidRPr="004505C1">
        <w:rPr>
          <w:iCs/>
          <w:sz w:val="24"/>
          <w:szCs w:val="24"/>
        </w:rPr>
        <w:t xml:space="preserve">   </w:t>
      </w:r>
      <w:r w:rsidR="00F56292" w:rsidRPr="004505C1">
        <w:rPr>
          <w:iCs/>
          <w:sz w:val="24"/>
          <w:szCs w:val="24"/>
        </w:rPr>
        <w:t xml:space="preserve">    </w:t>
      </w:r>
      <w:r w:rsidRPr="004505C1">
        <w:rPr>
          <w:iCs/>
          <w:sz w:val="24"/>
          <w:szCs w:val="24"/>
        </w:rPr>
        <w:t xml:space="preserve">    </w:t>
      </w:r>
      <w:r w:rsidR="00F56292" w:rsidRPr="004505C1">
        <w:rPr>
          <w:iCs/>
          <w:sz w:val="24"/>
          <w:szCs w:val="24"/>
        </w:rPr>
        <w:t xml:space="preserve"> 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 xml:space="preserve">=1,16 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m:t>hr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 w:rsidR="003F1E87" w:rsidRPr="004505C1">
        <w:rPr>
          <w:sz w:val="24"/>
          <w:lang w:val="en-US"/>
        </w:rPr>
        <w:t>,</w:t>
      </w:r>
      <w:r w:rsidR="00F05984" w:rsidRPr="004505C1">
        <w:rPr>
          <w:sz w:val="24"/>
          <w:lang w:val="en-US"/>
        </w:rPr>
        <w:tab/>
      </w:r>
      <w:r w:rsidR="000B23BE" w:rsidRPr="004505C1">
        <w:rPr>
          <w:sz w:val="24"/>
          <w:lang w:val="en-US"/>
        </w:rPr>
        <w:tab/>
      </w:r>
      <w:r w:rsidR="000B23BE" w:rsidRPr="004505C1">
        <w:rPr>
          <w:sz w:val="24"/>
          <w:lang w:val="en-US"/>
        </w:rPr>
        <w:tab/>
        <w:t>(1</w:t>
      </w:r>
      <w:r w:rsidR="007B68CB" w:rsidRPr="004505C1">
        <w:rPr>
          <w:sz w:val="24"/>
          <w:lang w:val="en-US"/>
        </w:rPr>
        <w:t>3</w:t>
      </w:r>
      <w:r w:rsidR="000B23BE" w:rsidRPr="004505C1">
        <w:rPr>
          <w:sz w:val="24"/>
          <w:lang w:val="en-US"/>
        </w:rPr>
        <w:t>)</w:t>
      </w:r>
    </w:p>
    <w:p w:rsidR="000B23BE" w:rsidRPr="004505C1" w:rsidRDefault="000B23BE" w:rsidP="00142FBE">
      <w:pPr>
        <w:pStyle w:val="18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035"/>
        </w:tabs>
        <w:spacing w:before="120"/>
        <w:ind w:left="0"/>
        <w:jc w:val="both"/>
        <w:rPr>
          <w:sz w:val="24"/>
          <w:szCs w:val="24"/>
        </w:rPr>
      </w:pPr>
      <w:bookmarkStart w:id="26" w:name="_Toc202341275"/>
      <w:bookmarkStart w:id="27" w:name="_Toc202341399"/>
      <w:r w:rsidRPr="004505C1"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iCs/>
                <w:sz w:val="22"/>
                <w:lang w:val="en-US"/>
              </w:rPr>
              <m:t>T</m:t>
            </m:r>
          </m:sub>
          <m:sup>
            <m:r>
              <w:rPr>
                <w:rFonts w:ascii="Cambria Math" w:hAnsi="Cambria Math"/>
                <w:sz w:val="24"/>
              </w:rPr>
              <m:t>h</m:t>
            </m:r>
          </m:sup>
        </m:sSubSup>
      </m:oMath>
      <w:r w:rsidRPr="004505C1">
        <w:rPr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m:t>hr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h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 - </m:t>
        </m:r>
      </m:oMath>
      <w:r w:rsidRPr="004505C1">
        <w:rPr>
          <w:sz w:val="24"/>
          <w:szCs w:val="24"/>
        </w:rPr>
        <w:t>средний часовой и максимальный часовой расходы горячей воды, м</w:t>
      </w:r>
      <w:r w:rsidRPr="004505C1">
        <w:rPr>
          <w:sz w:val="24"/>
          <w:szCs w:val="24"/>
          <w:vertAlign w:val="superscript"/>
        </w:rPr>
        <w:t>3</w:t>
      </w:r>
      <w:r w:rsidRPr="004505C1">
        <w:rPr>
          <w:sz w:val="24"/>
          <w:szCs w:val="24"/>
        </w:rPr>
        <w:t>/ч</w:t>
      </w:r>
      <w:r w:rsidR="007A4527" w:rsidRPr="004505C1">
        <w:rPr>
          <w:sz w:val="24"/>
          <w:szCs w:val="24"/>
        </w:rPr>
        <w:t>;</w:t>
      </w:r>
      <w:r w:rsidRPr="004505C1">
        <w:rPr>
          <w:sz w:val="24"/>
          <w:szCs w:val="24"/>
        </w:rPr>
        <w:t xml:space="preserve"> </w:t>
      </w:r>
    </w:p>
    <w:p w:rsidR="000B23BE" w:rsidRPr="004505C1" w:rsidRDefault="00864352" w:rsidP="00142FBE">
      <w:pPr>
        <w:ind w:firstLine="709"/>
        <w:jc w:val="both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 w:rsidR="007A4527" w:rsidRPr="004505C1">
        <w:t>–</w:t>
      </w:r>
      <w:r w:rsidR="000B23BE" w:rsidRPr="004505C1">
        <w:t xml:space="preserve"> температура горячей воды в местах водоразбора или на границе балансовой принадлежности, для предварительных расчетов допускается принимать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=</m:t>
        </m:r>
      </m:oMath>
      <w:r w:rsidR="003F1E87" w:rsidRPr="004505C1">
        <w:t xml:space="preserve"> </w:t>
      </w:r>
      <w:r w:rsidR="000B23BE" w:rsidRPr="004505C1">
        <w:t>65 °С</w:t>
      </w:r>
      <w:bookmarkEnd w:id="26"/>
      <w:bookmarkEnd w:id="27"/>
      <w:r w:rsidR="007F45C4" w:rsidRPr="004505C1">
        <w:t>;</w:t>
      </w:r>
    </w:p>
    <w:p w:rsidR="000B23BE" w:rsidRPr="004505C1" w:rsidRDefault="00864352" w:rsidP="00142FBE">
      <w:pPr>
        <w:shd w:val="clear" w:color="auto" w:fill="FFFFFF"/>
        <w:spacing w:after="120"/>
        <w:ind w:firstLine="709"/>
        <w:jc w:val="both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="000B23BE" w:rsidRPr="004505C1">
        <w:t xml:space="preserve"> </w:t>
      </w:r>
      <w:r w:rsidR="007A4527" w:rsidRPr="004505C1">
        <w:t>–</w:t>
      </w:r>
      <w:r w:rsidR="000B23BE" w:rsidRPr="004505C1">
        <w:t xml:space="preserve"> температура в системе </w:t>
      </w:r>
      <w:r w:rsidR="00EF463C" w:rsidRPr="004505C1">
        <w:t>холодного водоснабжения</w:t>
      </w:r>
      <w:r w:rsidR="000B23BE" w:rsidRPr="004505C1">
        <w:t>, при отсутствии данных следует принимать</w:t>
      </w:r>
      <w:r w:rsidR="00B500E8" w:rsidRPr="004505C1"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="000B23BE" w:rsidRPr="004505C1">
        <w:t xml:space="preserve"> </w:t>
      </w:r>
      <w:r w:rsidR="00B500E8" w:rsidRPr="004505C1">
        <w:t>=</w:t>
      </w:r>
      <w:r w:rsidR="003F1E87" w:rsidRPr="004505C1">
        <w:t xml:space="preserve"> </w:t>
      </w:r>
      <w:r w:rsidR="000B23BE" w:rsidRPr="004505C1">
        <w:t xml:space="preserve">5 </w:t>
      </w:r>
      <w:r w:rsidR="00703580" w:rsidRPr="004505C1">
        <w:t>°</w:t>
      </w:r>
      <w:r w:rsidR="000B23BE" w:rsidRPr="004505C1">
        <w:t>С.</w:t>
      </w:r>
    </w:p>
    <w:p w:rsidR="000B23BE" w:rsidRDefault="00D93C44" w:rsidP="00142FBE">
      <w:pPr>
        <w:spacing w:after="120"/>
        <w:ind w:firstLine="709"/>
        <w:jc w:val="both"/>
        <w:rPr>
          <w:sz w:val="20"/>
          <w:szCs w:val="20"/>
        </w:rPr>
      </w:pPr>
      <w:r w:rsidRPr="00445AD8">
        <w:rPr>
          <w:bCs/>
          <w:spacing w:val="30"/>
          <w:sz w:val="20"/>
          <w:szCs w:val="20"/>
        </w:rPr>
        <w:t>Примечание</w:t>
      </w:r>
      <w:r w:rsidR="00B7650E" w:rsidRPr="00445AD8">
        <w:rPr>
          <w:bCs/>
          <w:spacing w:val="40"/>
          <w:sz w:val="20"/>
          <w:szCs w:val="20"/>
        </w:rPr>
        <w:t xml:space="preserve"> ‒</w:t>
      </w:r>
      <w:r w:rsidR="000B23BE" w:rsidRPr="00445AD8">
        <w:rPr>
          <w:bCs/>
          <w:spacing w:val="40"/>
          <w:sz w:val="20"/>
          <w:szCs w:val="20"/>
        </w:rPr>
        <w:t xml:space="preserve"> </w:t>
      </w:r>
      <w:r w:rsidR="00516649" w:rsidRPr="00516649">
        <w:rPr>
          <w:sz w:val="20"/>
          <w:szCs w:val="20"/>
        </w:rPr>
        <w:t xml:space="preserve">На стадии разработки рабочей документации </w:t>
      </w:r>
      <m:oMath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ht</m:t>
            </m:r>
          </m:sup>
        </m:sSup>
      </m:oMath>
      <w:r w:rsidR="00516649" w:rsidRPr="00516649">
        <w:rPr>
          <w:sz w:val="20"/>
          <w:szCs w:val="20"/>
        </w:rPr>
        <w:t xml:space="preserve"> определяется расчетом в соответствии с 61.13330. В проектной документации значение </w:t>
      </w:r>
      <m:oMath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ht</m:t>
            </m:r>
          </m:sup>
        </m:sSup>
      </m:oMath>
      <w:r w:rsidR="00516649" w:rsidRPr="00516649">
        <w:rPr>
          <w:sz w:val="20"/>
          <w:szCs w:val="20"/>
        </w:rPr>
        <w:t xml:space="preserve"> ориентировочно принимают равным 30 % ‒ 40 % (до 60 % при двухзонном водоснабжении) от величины расхода тепла на приготовление горячей воды 1,16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hr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h</m:t>
            </m:r>
          </m:sup>
        </m:sSubSup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516649" w:rsidRPr="00516649">
        <w:rPr>
          <w:sz w:val="20"/>
          <w:szCs w:val="20"/>
        </w:rPr>
        <w:t>(</w:t>
      </w:r>
      <w:proofErr w:type="spellStart"/>
      <w:r w:rsidR="00516649" w:rsidRPr="00516649">
        <w:rPr>
          <w:i/>
          <w:iCs/>
          <w:sz w:val="20"/>
          <w:szCs w:val="20"/>
        </w:rPr>
        <w:t>t</w:t>
      </w:r>
      <w:r w:rsidR="00516649" w:rsidRPr="00516649">
        <w:rPr>
          <w:i/>
          <w:iCs/>
          <w:sz w:val="20"/>
          <w:szCs w:val="20"/>
          <w:vertAlign w:val="superscript"/>
        </w:rPr>
        <w:t>h</w:t>
      </w:r>
      <w:proofErr w:type="spellEnd"/>
      <w:r w:rsidR="00516649" w:rsidRPr="00516649">
        <w:rPr>
          <w:sz w:val="20"/>
          <w:szCs w:val="20"/>
        </w:rPr>
        <w:t xml:space="preserve"> ‒ </w:t>
      </w:r>
      <w:proofErr w:type="spellStart"/>
      <w:r w:rsidR="00516649" w:rsidRPr="00516649">
        <w:rPr>
          <w:i/>
          <w:iCs/>
          <w:sz w:val="20"/>
          <w:szCs w:val="20"/>
        </w:rPr>
        <w:t>t</w:t>
      </w:r>
      <w:r w:rsidR="00516649" w:rsidRPr="00516649">
        <w:rPr>
          <w:i/>
          <w:iCs/>
          <w:sz w:val="20"/>
          <w:szCs w:val="20"/>
          <w:vertAlign w:val="superscript"/>
        </w:rPr>
        <w:t>c</w:t>
      </w:r>
      <w:proofErr w:type="spellEnd"/>
      <w:r w:rsidR="00516649" w:rsidRPr="00516649">
        <w:rPr>
          <w:sz w:val="20"/>
          <w:szCs w:val="20"/>
        </w:rPr>
        <w:t>) для многоквартирных жилых домов, оборудованных водяными полотенцесушителями, присоединенными к системе горячего водоснабжения</w:t>
      </w:r>
      <w:r w:rsidR="00344D41" w:rsidRPr="00445AD8">
        <w:rPr>
          <w:sz w:val="20"/>
          <w:szCs w:val="20"/>
        </w:rPr>
        <w:t>.</w:t>
      </w:r>
    </w:p>
    <w:p w:rsidR="00516649" w:rsidRPr="00516649" w:rsidRDefault="00516649" w:rsidP="00142FBE">
      <w:pPr>
        <w:spacing w:after="120"/>
        <w:ind w:firstLine="709"/>
        <w:jc w:val="both"/>
        <w:rPr>
          <w:b/>
          <w:bCs/>
        </w:rPr>
      </w:pPr>
      <w:r w:rsidRPr="00516649">
        <w:rPr>
          <w:b/>
          <w:bCs/>
        </w:rPr>
        <w:lastRenderedPageBreak/>
        <w:t>(Измененная редакция, Изм. № 3).</w:t>
      </w:r>
    </w:p>
    <w:p w:rsidR="009A538C" w:rsidRPr="004505C1" w:rsidRDefault="009A538C" w:rsidP="00142FBE">
      <w:pPr>
        <w:ind w:firstLine="709"/>
        <w:jc w:val="both"/>
      </w:pPr>
      <w:r w:rsidRPr="004505C1">
        <w:t>5.1</w:t>
      </w:r>
      <w:r w:rsidR="007B68CB" w:rsidRPr="004505C1">
        <w:t>3</w:t>
      </w:r>
      <w:r w:rsidRPr="004505C1">
        <w:t xml:space="preserve"> </w:t>
      </w:r>
      <w:r w:rsidR="00746096" w:rsidRPr="004505C1">
        <w:t>Суточный</w:t>
      </w:r>
      <w:r w:rsidRPr="004505C1">
        <w:t xml:space="preserve"> расход воды следует определять суммированием расхода воды всеми потребителями с учетом расхода воды на поливку. Суточный расход стоков следует принимать равным водопотреблению без учета расхода воды на поливку.</w:t>
      </w:r>
    </w:p>
    <w:p w:rsidR="00F05984" w:rsidRPr="004505C1" w:rsidRDefault="00D568B9" w:rsidP="00142FBE">
      <w:pPr>
        <w:ind w:firstLine="709"/>
        <w:jc w:val="both"/>
      </w:pPr>
      <w:r w:rsidRPr="004505C1">
        <w:t>5.1</w:t>
      </w:r>
      <w:r w:rsidR="007B68CB" w:rsidRPr="004505C1">
        <w:t>4</w:t>
      </w:r>
      <w:r w:rsidRPr="004505C1">
        <w:t xml:space="preserve"> В поселениях, городских округах и на предприятиях </w:t>
      </w:r>
      <w:r w:rsidR="003F1E87" w:rsidRPr="004505C1">
        <w:t>в</w:t>
      </w:r>
      <w:r w:rsidRPr="004505C1">
        <w:t xml:space="preserve"> цел</w:t>
      </w:r>
      <w:r w:rsidR="003F1E87" w:rsidRPr="004505C1">
        <w:t>ях</w:t>
      </w:r>
      <w:r w:rsidRPr="004505C1">
        <w:t xml:space="preserve"> экономии воды питьевого качества</w:t>
      </w:r>
      <w:r w:rsidR="00B31D09" w:rsidRPr="004505C1">
        <w:t xml:space="preserve"> </w:t>
      </w:r>
      <w:r w:rsidRPr="004505C1">
        <w:t xml:space="preserve">допускается подводить </w:t>
      </w:r>
      <w:r w:rsidR="00FB56F9" w:rsidRPr="004505C1">
        <w:t xml:space="preserve">техническую </w:t>
      </w:r>
      <w:r w:rsidRPr="004505C1">
        <w:t>воду к писсуарам и смывным бачкам унитазов</w:t>
      </w:r>
      <w:r w:rsidR="002412BE" w:rsidRPr="004505C1">
        <w:t>. При этом следует предусматривать мероприятия, не допускающие возможность объединения систем водоснабжения питьевого и непитьевого качества (например</w:t>
      </w:r>
      <w:r w:rsidR="001912D1" w:rsidRPr="004505C1">
        <w:t>,</w:t>
      </w:r>
      <w:r w:rsidR="002412BE" w:rsidRPr="004505C1">
        <w:t xml:space="preserve"> в разных шахтах и</w:t>
      </w:r>
      <w:r w:rsidR="00B500E8" w:rsidRPr="004505C1">
        <w:t xml:space="preserve"> </w:t>
      </w:r>
      <w:r w:rsidR="001912D1" w:rsidRPr="004505C1">
        <w:t>(</w:t>
      </w:r>
      <w:r w:rsidR="002412BE" w:rsidRPr="004505C1">
        <w:t>или</w:t>
      </w:r>
      <w:r w:rsidR="001912D1" w:rsidRPr="004505C1">
        <w:t>)</w:t>
      </w:r>
      <w:r w:rsidR="002412BE" w:rsidRPr="004505C1">
        <w:t xml:space="preserve"> с обязательной маркировкой цветом или любым иным способом, который позволит визуально определить раз</w:t>
      </w:r>
      <w:r w:rsidR="001912D1" w:rsidRPr="004505C1">
        <w:t>лич</w:t>
      </w:r>
      <w:r w:rsidR="002412BE" w:rsidRPr="004505C1">
        <w:t>ное назначение трубопроводов систем водоснабжения)</w:t>
      </w:r>
      <w:r w:rsidRPr="004505C1">
        <w:t>.</w:t>
      </w:r>
    </w:p>
    <w:p w:rsidR="000B23BE" w:rsidRPr="004505C1" w:rsidRDefault="000B23BE" w:rsidP="00142FBE">
      <w:pPr>
        <w:widowControl w:val="0"/>
        <w:tabs>
          <w:tab w:val="left" w:pos="920"/>
        </w:tabs>
        <w:autoSpaceDE w:val="0"/>
        <w:autoSpaceDN w:val="0"/>
        <w:adjustRightInd w:val="0"/>
        <w:spacing w:before="120" w:after="120"/>
        <w:ind w:firstLine="709"/>
        <w:jc w:val="both"/>
        <w:rPr>
          <w:b/>
        </w:rPr>
      </w:pPr>
      <w:r w:rsidRPr="004505C1">
        <w:rPr>
          <w:b/>
        </w:rPr>
        <w:t xml:space="preserve">6 Системы </w:t>
      </w:r>
      <w:r w:rsidR="00EF463C" w:rsidRPr="004505C1">
        <w:rPr>
          <w:b/>
        </w:rPr>
        <w:t>холодного</w:t>
      </w:r>
      <w:r w:rsidR="00EF463C" w:rsidRPr="004505C1">
        <w:rPr>
          <w:rFonts w:eastAsia="MS Mincho"/>
          <w:b/>
          <w:spacing w:val="-8"/>
        </w:rPr>
        <w:t xml:space="preserve"> </w:t>
      </w:r>
      <w:r w:rsidR="00D42B41" w:rsidRPr="004505C1">
        <w:rPr>
          <w:rFonts w:eastAsia="MS Mincho"/>
          <w:b/>
          <w:spacing w:val="-8"/>
        </w:rPr>
        <w:t>водоснабжения</w:t>
      </w:r>
    </w:p>
    <w:p w:rsidR="000B23BE" w:rsidRPr="004505C1" w:rsidRDefault="000B23BE" w:rsidP="00142FBE">
      <w:pPr>
        <w:ind w:firstLine="709"/>
        <w:jc w:val="both"/>
      </w:pPr>
      <w:r w:rsidRPr="004505C1">
        <w:t xml:space="preserve">6.1 В зданиях в зависимости от их назначения следует предусматривать </w:t>
      </w:r>
      <w:r w:rsidR="00D42B41" w:rsidRPr="004505C1">
        <w:t xml:space="preserve">внутренние </w:t>
      </w:r>
      <w:r w:rsidRPr="004505C1">
        <w:t xml:space="preserve">системы </w:t>
      </w:r>
      <w:r w:rsidR="00EF463C" w:rsidRPr="004505C1">
        <w:t>холодного</w:t>
      </w:r>
      <w:r w:rsidR="00EF463C" w:rsidRPr="004505C1">
        <w:rPr>
          <w:rFonts w:eastAsia="MS Mincho"/>
          <w:spacing w:val="-8"/>
        </w:rPr>
        <w:t xml:space="preserve"> </w:t>
      </w:r>
      <w:r w:rsidR="00D42B41" w:rsidRPr="004505C1">
        <w:rPr>
          <w:rFonts w:eastAsia="MS Mincho"/>
          <w:spacing w:val="-8"/>
        </w:rPr>
        <w:t>водоснабжения</w:t>
      </w:r>
      <w:r w:rsidRPr="004505C1">
        <w:t>:</w:t>
      </w:r>
    </w:p>
    <w:p w:rsidR="000B23BE" w:rsidRPr="004505C1" w:rsidRDefault="000B23BE" w:rsidP="00142FBE">
      <w:pPr>
        <w:ind w:firstLine="709"/>
        <w:jc w:val="both"/>
      </w:pPr>
      <w:r w:rsidRPr="004505C1">
        <w:t>- хозяйственно-питьевого;</w:t>
      </w:r>
    </w:p>
    <w:p w:rsidR="000B23BE" w:rsidRPr="004505C1" w:rsidRDefault="000B23BE" w:rsidP="00142FBE">
      <w:pPr>
        <w:ind w:firstLine="709"/>
        <w:jc w:val="both"/>
      </w:pPr>
      <w:r w:rsidRPr="004505C1">
        <w:t>- производственного;</w:t>
      </w:r>
    </w:p>
    <w:p w:rsidR="000B23BE" w:rsidRDefault="000B23BE" w:rsidP="00142FBE">
      <w:pPr>
        <w:ind w:firstLine="709"/>
        <w:jc w:val="both"/>
      </w:pPr>
      <w:r w:rsidRPr="004505C1">
        <w:t>- противопожарного</w:t>
      </w:r>
      <w:r w:rsidR="00F54055">
        <w:t>;</w:t>
      </w:r>
    </w:p>
    <w:p w:rsidR="00F54055" w:rsidRPr="004505C1" w:rsidRDefault="00F54055" w:rsidP="00142FBE">
      <w:pPr>
        <w:ind w:firstLine="709"/>
        <w:jc w:val="both"/>
      </w:pPr>
      <w:r>
        <w:t xml:space="preserve">- </w:t>
      </w:r>
      <w:r w:rsidRPr="00F54055">
        <w:t>технического (по заданию на проектирование).</w:t>
      </w:r>
    </w:p>
    <w:p w:rsidR="00FB1690" w:rsidRPr="004505C1" w:rsidRDefault="00144B27" w:rsidP="00142FBE">
      <w:pPr>
        <w:ind w:firstLine="709"/>
        <w:jc w:val="both"/>
      </w:pPr>
      <w:r w:rsidRPr="004505C1">
        <w:t xml:space="preserve">Сети </w:t>
      </w:r>
      <w:r w:rsidR="000B23BE" w:rsidRPr="004505C1">
        <w:t xml:space="preserve">хозяйственно-питьевого </w:t>
      </w:r>
      <w:r w:rsidR="00D42B41" w:rsidRPr="004505C1">
        <w:rPr>
          <w:rFonts w:eastAsia="MS Mincho"/>
          <w:spacing w:val="-8"/>
        </w:rPr>
        <w:t>водоснабжения</w:t>
      </w:r>
      <w:r w:rsidR="00D42B41" w:rsidRPr="004505C1">
        <w:t xml:space="preserve"> </w:t>
      </w:r>
      <w:r w:rsidR="000B23BE" w:rsidRPr="004505C1">
        <w:t xml:space="preserve">при совпадении требований по качеству </w:t>
      </w:r>
      <w:r w:rsidR="00000128" w:rsidRPr="004505C1">
        <w:t xml:space="preserve">воды и </w:t>
      </w:r>
      <w:r w:rsidR="00B630D2" w:rsidRPr="004505C1">
        <w:t>рабоче</w:t>
      </w:r>
      <w:r w:rsidR="00000128" w:rsidRPr="004505C1">
        <w:t xml:space="preserve">му давлению </w:t>
      </w:r>
      <w:r w:rsidR="000B23BE" w:rsidRPr="004505C1">
        <w:t xml:space="preserve">допускается объединять с производственным и противопожарным водопроводом. </w:t>
      </w:r>
      <w:r w:rsidR="00FB1690" w:rsidRPr="004505C1">
        <w:t xml:space="preserve">При этом </w:t>
      </w:r>
      <w:r w:rsidR="00FB5AF2" w:rsidRPr="004505C1">
        <w:t xml:space="preserve">в </w:t>
      </w:r>
      <w:r w:rsidR="00FB1690" w:rsidRPr="004505C1">
        <w:t>систем</w:t>
      </w:r>
      <w:r w:rsidR="00FB5AF2" w:rsidRPr="004505C1">
        <w:t xml:space="preserve">е должны отсутствовать не имеющие </w:t>
      </w:r>
      <w:r w:rsidR="00FB1690" w:rsidRPr="004505C1">
        <w:t>циркуляци</w:t>
      </w:r>
      <w:r w:rsidR="00FB5AF2" w:rsidRPr="004505C1">
        <w:t>и (застойные</w:t>
      </w:r>
      <w:r w:rsidR="00FB1690" w:rsidRPr="004505C1">
        <w:t>)</w:t>
      </w:r>
      <w:r w:rsidR="00FB5AF2" w:rsidRPr="004505C1">
        <w:t xml:space="preserve"> участки</w:t>
      </w:r>
      <w:r w:rsidR="00FB1690" w:rsidRPr="004505C1">
        <w:t>.</w:t>
      </w:r>
    </w:p>
    <w:p w:rsidR="000B23BE" w:rsidRDefault="000B23BE" w:rsidP="00142FBE">
      <w:pPr>
        <w:ind w:firstLine="709"/>
        <w:jc w:val="both"/>
      </w:pPr>
      <w:r w:rsidRPr="004505C1">
        <w:t xml:space="preserve">Оборудование </w:t>
      </w:r>
      <w:r w:rsidR="00144B27" w:rsidRPr="004505C1">
        <w:t xml:space="preserve">сетей </w:t>
      </w:r>
      <w:r w:rsidRPr="004505C1">
        <w:t xml:space="preserve">производственного и противопожарного </w:t>
      </w:r>
      <w:r w:rsidR="00144B27" w:rsidRPr="004505C1">
        <w:t xml:space="preserve">водопровода </w:t>
      </w:r>
      <w:r w:rsidR="00764E96" w:rsidRPr="004505C1">
        <w:t xml:space="preserve">для использования в системах с водой питьевого качества </w:t>
      </w:r>
      <w:r w:rsidRPr="004505C1">
        <w:t xml:space="preserve">должно </w:t>
      </w:r>
      <w:r w:rsidR="00764E96" w:rsidRPr="004505C1">
        <w:t xml:space="preserve">отвечать требованиям </w:t>
      </w:r>
      <w:r w:rsidR="00344D41" w:rsidRPr="004505C1">
        <w:t>4.5.</w:t>
      </w:r>
    </w:p>
    <w:p w:rsidR="00F54055" w:rsidRPr="00F54055" w:rsidRDefault="00F54055" w:rsidP="00142FBE">
      <w:pPr>
        <w:ind w:firstLine="709"/>
        <w:jc w:val="both"/>
        <w:rPr>
          <w:b/>
          <w:bCs/>
        </w:rPr>
      </w:pPr>
      <w:r w:rsidRPr="00F54055">
        <w:rPr>
          <w:b/>
          <w:bCs/>
        </w:rPr>
        <w:t>(Измененная редакция, Изм. № 3).</w:t>
      </w:r>
    </w:p>
    <w:p w:rsidR="009F10FF" w:rsidRPr="004505C1" w:rsidRDefault="009F10FF" w:rsidP="00142FBE">
      <w:pPr>
        <w:ind w:firstLine="709"/>
        <w:jc w:val="both"/>
      </w:pPr>
      <w:r w:rsidRPr="004505C1">
        <w:t>6.2 Выбор системы холодного</w:t>
      </w:r>
      <w:r w:rsidRPr="004505C1">
        <w:rPr>
          <w:rFonts w:eastAsia="MS Mincho"/>
          <w:spacing w:val="-8"/>
        </w:rPr>
        <w:t xml:space="preserve"> водоснабжения</w:t>
      </w:r>
      <w:r w:rsidRPr="004505C1">
        <w:t xml:space="preserve"> следует проводить из условий обеспечения пожарной безопасности, требований </w:t>
      </w:r>
      <w:r w:rsidR="0050723D" w:rsidRPr="004505C1">
        <w:t>санитарно-эпидемиологических норм и правил</w:t>
      </w:r>
      <w:r w:rsidRPr="004505C1">
        <w:t xml:space="preserve">, технико-экономической целесообразности, требований технологии производства, а также с учетом проектируемой (существующей) наружной системы </w:t>
      </w:r>
      <w:r w:rsidRPr="004505C1">
        <w:rPr>
          <w:rFonts w:eastAsia="MS Mincho"/>
          <w:spacing w:val="-8"/>
        </w:rPr>
        <w:t>водоснабжения</w:t>
      </w:r>
      <w:r w:rsidRPr="004505C1">
        <w:t>.</w:t>
      </w:r>
    </w:p>
    <w:p w:rsidR="009F10FF" w:rsidRPr="004505C1" w:rsidRDefault="009F10FF" w:rsidP="00142FBE">
      <w:pPr>
        <w:ind w:firstLine="709"/>
        <w:jc w:val="both"/>
      </w:pPr>
      <w:r w:rsidRPr="004505C1">
        <w:t>6.3 При проектировании систем холодного</w:t>
      </w:r>
      <w:r w:rsidRPr="004505C1">
        <w:rPr>
          <w:rFonts w:eastAsia="MS Mincho"/>
          <w:spacing w:val="-8"/>
        </w:rPr>
        <w:t xml:space="preserve"> водоснабжения</w:t>
      </w:r>
      <w:r w:rsidRPr="004505C1">
        <w:t xml:space="preserve"> необходимо предусматривать мероприятия по снижению потерь воды, шума и вибрации в помещениях в соответствии с положениями ГОСТ 12.1.003, СП 51.13330.</w:t>
      </w:r>
    </w:p>
    <w:p w:rsidR="000B23BE" w:rsidRPr="004505C1" w:rsidRDefault="000B23BE" w:rsidP="00142FBE">
      <w:pPr>
        <w:ind w:firstLine="709"/>
        <w:jc w:val="both"/>
      </w:pPr>
      <w:r w:rsidRPr="004505C1">
        <w:t xml:space="preserve">6.4 Системы производственного </w:t>
      </w:r>
      <w:r w:rsidR="00D42B41" w:rsidRPr="004505C1">
        <w:rPr>
          <w:rFonts w:eastAsia="MS Mincho"/>
          <w:spacing w:val="-8"/>
        </w:rPr>
        <w:t>водоснабжения</w:t>
      </w:r>
      <w:r w:rsidRPr="004505C1">
        <w:t xml:space="preserve"> должны удовлетворять технологическим требованиям и не вызывать коррозии аппаратуры и трубопроводов, отложения солей и биологического обрастания труб и аппаратов.</w:t>
      </w:r>
    </w:p>
    <w:p w:rsidR="000B23BE" w:rsidRPr="004505C1" w:rsidRDefault="000B23BE" w:rsidP="00142FBE">
      <w:pPr>
        <w:ind w:firstLine="709"/>
        <w:jc w:val="both"/>
      </w:pPr>
      <w:r w:rsidRPr="004505C1">
        <w:t>6.5 В производственных и вспомогательных зданиях для сокращения расхода воды следует предусматривать системы оборотного и повторного использования воды.</w:t>
      </w:r>
    </w:p>
    <w:p w:rsidR="00D33135" w:rsidRPr="004505C1" w:rsidRDefault="00D33135" w:rsidP="00142FBE">
      <w:pPr>
        <w:spacing w:before="240" w:after="120"/>
        <w:ind w:firstLine="709"/>
        <w:jc w:val="both"/>
        <w:rPr>
          <w:b/>
          <w:strike/>
        </w:rPr>
      </w:pPr>
      <w:r w:rsidRPr="004505C1">
        <w:rPr>
          <w:b/>
        </w:rPr>
        <w:t xml:space="preserve">7 </w:t>
      </w:r>
      <w:r w:rsidR="00FA58F1" w:rsidRPr="004505C1">
        <w:rPr>
          <w:b/>
        </w:rPr>
        <w:t>Противопожарный водопровод</w:t>
      </w:r>
    </w:p>
    <w:p w:rsidR="00FD678E" w:rsidRDefault="00354604" w:rsidP="00142FBE">
      <w:pPr>
        <w:ind w:firstLine="709"/>
        <w:jc w:val="both"/>
      </w:pPr>
      <w:r w:rsidRPr="004505C1">
        <w:t>7</w:t>
      </w:r>
      <w:r w:rsidR="00365D98" w:rsidRPr="004505C1">
        <w:t xml:space="preserve">.1 </w:t>
      </w:r>
      <w:r w:rsidR="00D53E25" w:rsidRPr="004505C1">
        <w:t>Противопожарный водопровод</w:t>
      </w:r>
      <w:r w:rsidR="00B71AA1" w:rsidRPr="004505C1">
        <w:t xml:space="preserve"> </w:t>
      </w:r>
      <w:r w:rsidR="00423BC7" w:rsidRPr="004505C1">
        <w:t xml:space="preserve">(ВПВ) </w:t>
      </w:r>
      <w:r w:rsidR="00FD678E" w:rsidRPr="004505C1">
        <w:t xml:space="preserve">следует выполнять </w:t>
      </w:r>
      <w:r w:rsidR="009F10FF" w:rsidRPr="004505C1">
        <w:t xml:space="preserve">в соответствии с </w:t>
      </w:r>
      <w:r w:rsidR="00BA022E" w:rsidRPr="004505C1">
        <w:t xml:space="preserve">настоящим </w:t>
      </w:r>
      <w:r w:rsidR="009F10FF" w:rsidRPr="004505C1">
        <w:t xml:space="preserve">разделом </w:t>
      </w:r>
      <w:r w:rsidR="00E14311" w:rsidRPr="004505C1">
        <w:t xml:space="preserve">с учетом </w:t>
      </w:r>
      <w:r w:rsidR="00B71AA1" w:rsidRPr="004505C1">
        <w:t>требован</w:t>
      </w:r>
      <w:r w:rsidR="00E14311" w:rsidRPr="004505C1">
        <w:t>ий</w:t>
      </w:r>
      <w:r w:rsidR="00B71AA1" w:rsidRPr="004505C1">
        <w:t xml:space="preserve"> </w:t>
      </w:r>
      <w:r w:rsidR="00FD678E" w:rsidRPr="004505C1">
        <w:t>СП 10.13130.</w:t>
      </w:r>
    </w:p>
    <w:p w:rsidR="00F54055" w:rsidRPr="00F54055" w:rsidRDefault="00F54055" w:rsidP="00142FBE">
      <w:pPr>
        <w:ind w:firstLine="709"/>
        <w:jc w:val="both"/>
        <w:rPr>
          <w:b/>
          <w:bCs/>
        </w:rPr>
      </w:pPr>
      <w:r w:rsidRPr="00F54055">
        <w:rPr>
          <w:b/>
          <w:bCs/>
        </w:rPr>
        <w:t>(Измененная редакция, Изм. № 3).</w:t>
      </w:r>
    </w:p>
    <w:p w:rsidR="00F54055" w:rsidRPr="00F54055" w:rsidRDefault="00FD678E" w:rsidP="00F54055">
      <w:pPr>
        <w:ind w:firstLine="709"/>
        <w:jc w:val="both"/>
        <w:rPr>
          <w:b/>
          <w:bCs/>
        </w:rPr>
      </w:pPr>
      <w:r w:rsidRPr="00F54055">
        <w:rPr>
          <w:b/>
          <w:bCs/>
        </w:rPr>
        <w:t>7.2</w:t>
      </w:r>
      <w:bookmarkEnd w:id="4"/>
      <w:bookmarkEnd w:id="5"/>
      <w:r w:rsidR="00F54055" w:rsidRPr="00F54055">
        <w:rPr>
          <w:b/>
          <w:bCs/>
        </w:rPr>
        <w:t>–7.20 (Исключены, Изм. № 3).</w:t>
      </w:r>
    </w:p>
    <w:p w:rsidR="007135CC" w:rsidRPr="004505C1" w:rsidRDefault="007135CC" w:rsidP="00142FBE">
      <w:pPr>
        <w:ind w:firstLine="709"/>
        <w:jc w:val="both"/>
      </w:pPr>
    </w:p>
    <w:p w:rsidR="007135CC" w:rsidRPr="004505C1" w:rsidRDefault="007135CC" w:rsidP="00142FBE">
      <w:pPr>
        <w:ind w:firstLine="709"/>
        <w:jc w:val="both"/>
      </w:pPr>
    </w:p>
    <w:p w:rsidR="00365D98" w:rsidRPr="004505C1" w:rsidRDefault="00CF176F" w:rsidP="00142FBE">
      <w:pPr>
        <w:ind w:firstLine="709"/>
        <w:jc w:val="both"/>
        <w:rPr>
          <w:b/>
        </w:rPr>
      </w:pPr>
      <w:r w:rsidRPr="004505C1">
        <w:rPr>
          <w:b/>
        </w:rPr>
        <w:t>8</w:t>
      </w:r>
      <w:r w:rsidR="003B0DF2" w:rsidRPr="004505C1">
        <w:rPr>
          <w:b/>
        </w:rPr>
        <w:t xml:space="preserve"> </w:t>
      </w:r>
      <w:r w:rsidR="00365D98" w:rsidRPr="004505C1">
        <w:rPr>
          <w:b/>
        </w:rPr>
        <w:t xml:space="preserve">Устройство </w:t>
      </w:r>
      <w:r w:rsidR="00E742B7" w:rsidRPr="004505C1">
        <w:rPr>
          <w:b/>
        </w:rPr>
        <w:t xml:space="preserve">систем </w:t>
      </w:r>
      <w:r w:rsidR="00EF463C" w:rsidRPr="004505C1">
        <w:rPr>
          <w:b/>
        </w:rPr>
        <w:t>холодного</w:t>
      </w:r>
      <w:r w:rsidR="00EF463C" w:rsidRPr="004505C1">
        <w:rPr>
          <w:rFonts w:eastAsia="MS Mincho"/>
          <w:b/>
          <w:spacing w:val="-8"/>
        </w:rPr>
        <w:t xml:space="preserve"> </w:t>
      </w:r>
      <w:r w:rsidR="0033256B" w:rsidRPr="004505C1">
        <w:rPr>
          <w:rFonts w:eastAsia="MS Mincho"/>
          <w:b/>
          <w:spacing w:val="-8"/>
        </w:rPr>
        <w:t>водоснабжения</w:t>
      </w:r>
    </w:p>
    <w:p w:rsidR="00365D98" w:rsidRDefault="003B0DF2" w:rsidP="00142FBE">
      <w:pPr>
        <w:ind w:firstLine="709"/>
        <w:jc w:val="both"/>
      </w:pPr>
      <w:r w:rsidRPr="004505C1">
        <w:t xml:space="preserve">8.1 </w:t>
      </w:r>
      <w:r w:rsidR="00365D98" w:rsidRPr="004505C1">
        <w:t xml:space="preserve">Системы внутреннего </w:t>
      </w:r>
      <w:r w:rsidR="000F1AC5" w:rsidRPr="004505C1">
        <w:t xml:space="preserve">холодного </w:t>
      </w:r>
      <w:r w:rsidR="0033256B" w:rsidRPr="004505C1">
        <w:rPr>
          <w:rFonts w:eastAsia="MS Mincho"/>
          <w:spacing w:val="-8"/>
        </w:rPr>
        <w:t>водоснабжения</w:t>
      </w:r>
      <w:r w:rsidR="00365D98" w:rsidRPr="004505C1">
        <w:t xml:space="preserve"> (хозяйственно-питьевого, производственного, противопожарного) включают: вводы в здания, водомерные узлы, разводящую сеть, стояки, подводки к санитарным приборам и технологическим установкам, водоразборную, смесительную, запорную и регулирующую арматуру. При </w:t>
      </w:r>
      <w:r w:rsidR="00365D98" w:rsidRPr="004505C1">
        <w:lastRenderedPageBreak/>
        <w:t xml:space="preserve">необходимости в систему внутреннего </w:t>
      </w:r>
      <w:r w:rsidR="0033256B" w:rsidRPr="004505C1">
        <w:rPr>
          <w:rFonts w:eastAsia="MS Mincho"/>
          <w:spacing w:val="-8"/>
        </w:rPr>
        <w:t>водоснабжения</w:t>
      </w:r>
      <w:r w:rsidR="00365D98" w:rsidRPr="004505C1">
        <w:t xml:space="preserve"> следует включать насосные установки, запасные и регулирующие емкости.</w:t>
      </w:r>
      <w:r w:rsidR="000063B1" w:rsidRPr="004505C1">
        <w:t xml:space="preserve"> </w:t>
      </w:r>
    </w:p>
    <w:p w:rsidR="00F54055" w:rsidRDefault="00F54055" w:rsidP="00142FBE">
      <w:pPr>
        <w:ind w:firstLine="709"/>
        <w:jc w:val="both"/>
        <w:rPr>
          <w:bCs/>
        </w:rPr>
      </w:pPr>
      <w:r w:rsidRPr="00F54055">
        <w:rPr>
          <w:bCs/>
        </w:rPr>
        <w:t>Соединять трубопроводы системы холодного водоснабжения с трубопроводами, подающими воду на технологические нужды, не допускается.</w:t>
      </w:r>
    </w:p>
    <w:p w:rsidR="00F54055" w:rsidRPr="007C5E21" w:rsidRDefault="00F54055" w:rsidP="00F54055">
      <w:pPr>
        <w:ind w:firstLine="709"/>
        <w:jc w:val="both"/>
        <w:rPr>
          <w:b/>
          <w:bCs/>
        </w:rPr>
      </w:pPr>
      <w:r w:rsidRPr="00F54055">
        <w:rPr>
          <w:b/>
          <w:bCs/>
        </w:rPr>
        <w:t>(Измененная редакция, Изм. № 3).</w:t>
      </w:r>
    </w:p>
    <w:p w:rsidR="00365D98" w:rsidRPr="004505C1" w:rsidRDefault="003B0DF2" w:rsidP="00142FBE">
      <w:pPr>
        <w:ind w:firstLine="709"/>
        <w:jc w:val="both"/>
      </w:pPr>
      <w:bookmarkStart w:id="28" w:name="PO0000139"/>
      <w:r w:rsidRPr="004505C1">
        <w:t xml:space="preserve">8.2 </w:t>
      </w:r>
      <w:r w:rsidR="00365D98" w:rsidRPr="004505C1">
        <w:t>Сети водопроводов холодной воды следует принимать:</w:t>
      </w:r>
    </w:p>
    <w:p w:rsidR="00365D98" w:rsidRPr="004505C1" w:rsidRDefault="00365D98" w:rsidP="00142FBE">
      <w:pPr>
        <w:ind w:firstLine="709"/>
        <w:jc w:val="both"/>
      </w:pPr>
      <w:r w:rsidRPr="004505C1">
        <w:t>- тупиковыми, если допускается перерыв в подаче воды и при числе пожарных кранов менее 12;</w:t>
      </w:r>
    </w:p>
    <w:p w:rsidR="00B06D58" w:rsidRPr="004505C1" w:rsidRDefault="00365D98" w:rsidP="00142FBE">
      <w:pPr>
        <w:ind w:firstLine="709"/>
        <w:jc w:val="both"/>
      </w:pPr>
      <w:r w:rsidRPr="004505C1">
        <w:t>- кольцевыми или с закольцованными вводами при двух тупиковых трубопроводах с ответвлениями к потребителям от каждого из них</w:t>
      </w:r>
      <w:r w:rsidR="00530E4D" w:rsidRPr="004505C1">
        <w:t xml:space="preserve"> д</w:t>
      </w:r>
      <w:r w:rsidRPr="004505C1">
        <w:t>ля обеспечения непрерывной подачи воды</w:t>
      </w:r>
      <w:r w:rsidR="00177E61" w:rsidRPr="004505C1">
        <w:t>.</w:t>
      </w:r>
    </w:p>
    <w:p w:rsidR="00365D98" w:rsidRPr="004505C1" w:rsidRDefault="003B0DF2" w:rsidP="00142FBE">
      <w:pPr>
        <w:ind w:firstLine="709"/>
        <w:jc w:val="both"/>
      </w:pPr>
      <w:r w:rsidRPr="004505C1">
        <w:t xml:space="preserve">8.3 </w:t>
      </w:r>
      <w:r w:rsidR="00365D98" w:rsidRPr="004505C1">
        <w:t>Кольцевые сети здания должны быть присоединены к различным участкам наружной кольцевой сети не менее чем двумя вводами. Между вводами на наружной сети водопровода следует предусмотреть запорную арматуру для обеспечения подачи воды в здание при аварии на одном из участков сети.</w:t>
      </w:r>
    </w:p>
    <w:p w:rsidR="00365D98" w:rsidRPr="004505C1" w:rsidRDefault="003B0DF2" w:rsidP="00142FBE">
      <w:pPr>
        <w:ind w:firstLine="709"/>
        <w:jc w:val="both"/>
      </w:pPr>
      <w:r w:rsidRPr="004505C1">
        <w:t>8</w:t>
      </w:r>
      <w:r w:rsidR="00365D98" w:rsidRPr="004505C1">
        <w:t>.4 Два ввода и более следует предусматривать: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- </w:t>
      </w:r>
      <w:r w:rsidR="00EA4EFD" w:rsidRPr="004505C1">
        <w:t xml:space="preserve">для </w:t>
      </w:r>
      <w:r w:rsidRPr="004505C1">
        <w:t>зданий, в которых установлено 12 пожарных кранов</w:t>
      </w:r>
      <w:r w:rsidR="00CF176F" w:rsidRPr="004505C1">
        <w:t xml:space="preserve"> и более</w:t>
      </w:r>
      <w:r w:rsidRPr="004505C1">
        <w:t>;</w:t>
      </w:r>
    </w:p>
    <w:p w:rsidR="00365D98" w:rsidRPr="004505C1" w:rsidRDefault="00365D98" w:rsidP="00142FBE">
      <w:pPr>
        <w:ind w:firstLine="709"/>
        <w:jc w:val="both"/>
      </w:pPr>
      <w:r w:rsidRPr="004505C1">
        <w:t>- жилых зданий с числом квартир более 400, клубов и досугово-развлекательных учреждений с эстрадой, кинотеатров с числом мест более 300;</w:t>
      </w:r>
    </w:p>
    <w:p w:rsidR="00365D98" w:rsidRPr="004505C1" w:rsidRDefault="00365D98" w:rsidP="00142FBE">
      <w:pPr>
        <w:ind w:firstLine="709"/>
        <w:jc w:val="both"/>
      </w:pPr>
      <w:r w:rsidRPr="004505C1">
        <w:t>- театров, клубов и досугово-развлекательных учреждений со сценой независимо от числа мест;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- зданий, оборудованных </w:t>
      </w:r>
      <w:r w:rsidR="00A4185F" w:rsidRPr="004505C1">
        <w:t>автоматическими установкам</w:t>
      </w:r>
      <w:r w:rsidR="00D6337A" w:rsidRPr="004505C1">
        <w:t xml:space="preserve">и пожаротушения </w:t>
      </w:r>
      <w:r w:rsidR="00E2693B" w:rsidRPr="004505C1">
        <w:t>(</w:t>
      </w:r>
      <w:r w:rsidR="00D6337A" w:rsidRPr="004505C1">
        <w:t xml:space="preserve">спринклерные, </w:t>
      </w:r>
      <w:r w:rsidR="00A4185F" w:rsidRPr="004505C1">
        <w:t>дренчерные системы),</w:t>
      </w:r>
      <w:r w:rsidRPr="004505C1">
        <w:t xml:space="preserve"> при чи</w:t>
      </w:r>
      <w:r w:rsidR="00E2693B" w:rsidRPr="004505C1">
        <w:t>сле узлов управления более трех</w:t>
      </w:r>
      <w:r w:rsidR="00EC74C4" w:rsidRPr="004505C1">
        <w:t>;</w:t>
      </w:r>
    </w:p>
    <w:p w:rsidR="00365D98" w:rsidRPr="004505C1" w:rsidRDefault="00365D98" w:rsidP="00142FBE">
      <w:pPr>
        <w:ind w:firstLine="709"/>
        <w:jc w:val="both"/>
      </w:pPr>
      <w:r w:rsidRPr="004505C1">
        <w:t>- бань при числе мест 200 и более;</w:t>
      </w:r>
    </w:p>
    <w:p w:rsidR="00E2693B" w:rsidRPr="004505C1" w:rsidRDefault="00EC74C4" w:rsidP="00142FBE">
      <w:pPr>
        <w:ind w:firstLine="709"/>
        <w:jc w:val="both"/>
      </w:pPr>
      <w:r w:rsidRPr="004505C1">
        <w:t xml:space="preserve">- прачечных на </w:t>
      </w:r>
      <w:r w:rsidR="00CF176F" w:rsidRPr="004505C1">
        <w:t>2 т</w:t>
      </w:r>
      <w:r w:rsidR="00365D98" w:rsidRPr="004505C1">
        <w:t xml:space="preserve"> и более белья в смену.</w:t>
      </w:r>
      <w:bookmarkEnd w:id="28"/>
    </w:p>
    <w:p w:rsidR="00365D98" w:rsidRPr="004505C1" w:rsidRDefault="003B0DF2" w:rsidP="00142FBE">
      <w:pPr>
        <w:ind w:firstLine="709"/>
        <w:jc w:val="both"/>
      </w:pPr>
      <w:r w:rsidRPr="004505C1">
        <w:t xml:space="preserve">8.5 </w:t>
      </w:r>
      <w:r w:rsidR="00365D98" w:rsidRPr="004505C1">
        <w:t xml:space="preserve">При необходимости установки в здании насосов для повышения давления во внутренней сети вводы </w:t>
      </w:r>
      <w:r w:rsidR="009E3913" w:rsidRPr="004505C1">
        <w:t xml:space="preserve">водопровода </w:t>
      </w:r>
      <w:r w:rsidR="00365D98" w:rsidRPr="004505C1">
        <w:t>должны быть объединены перед насосами с установкой задвижки на соединительном трубопроводе для обеспечения подачи воды каждым насосом из любого ввода.</w:t>
      </w:r>
    </w:p>
    <w:p w:rsidR="00365D98" w:rsidRPr="004505C1" w:rsidRDefault="00365D98" w:rsidP="00142FBE">
      <w:pPr>
        <w:ind w:firstLine="709"/>
        <w:jc w:val="both"/>
      </w:pPr>
      <w:r w:rsidRPr="004505C1">
        <w:t>При устройстве на каждом вводе самостоятельных насосных установок объединения вводов не требуется.</w:t>
      </w:r>
    </w:p>
    <w:p w:rsidR="00365D98" w:rsidRPr="004505C1" w:rsidRDefault="003B0DF2" w:rsidP="00142FBE">
      <w:pPr>
        <w:ind w:firstLine="709"/>
        <w:jc w:val="both"/>
      </w:pPr>
      <w:r w:rsidRPr="004505C1">
        <w:t>8</w:t>
      </w:r>
      <w:r w:rsidR="00767BD1" w:rsidRPr="004505C1">
        <w:t>.6</w:t>
      </w:r>
      <w:r w:rsidRPr="004505C1">
        <w:t xml:space="preserve"> </w:t>
      </w:r>
      <w:r w:rsidR="00365D98" w:rsidRPr="004505C1">
        <w:t>Расстояние по горизонтали в свету между вводами хозяйственно-питьевого водопровода и выпусками канализации и водостоков следует принимать</w:t>
      </w:r>
      <w:r w:rsidR="00EA4EFD" w:rsidRPr="004505C1">
        <w:t>, м,</w:t>
      </w:r>
      <w:r w:rsidR="00365D98" w:rsidRPr="004505C1">
        <w:t xml:space="preserve"> не менее: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1,5 </w:t>
      </w:r>
      <w:r w:rsidR="0028728A" w:rsidRPr="004505C1">
        <w:t>‒</w:t>
      </w:r>
      <w:r w:rsidRPr="004505C1">
        <w:t xml:space="preserve"> при диаметре трубопровода ввода до 200 мм включительно;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3 </w:t>
      </w:r>
      <w:r w:rsidR="0028728A" w:rsidRPr="004505C1">
        <w:t>‒</w:t>
      </w:r>
      <w:r w:rsidRPr="004505C1">
        <w:t xml:space="preserve"> при диаметре трубопровода ввода более 200 мм.</w:t>
      </w:r>
    </w:p>
    <w:p w:rsidR="00365D98" w:rsidRPr="004505C1" w:rsidRDefault="00365D98" w:rsidP="00142FBE">
      <w:pPr>
        <w:ind w:firstLine="709"/>
        <w:jc w:val="both"/>
      </w:pPr>
      <w:r w:rsidRPr="004505C1">
        <w:t>Допускается совместная прокладка вводов водопровода различного назначения.</w:t>
      </w:r>
    </w:p>
    <w:p w:rsidR="009E3913" w:rsidRDefault="003B0DF2" w:rsidP="00142FBE">
      <w:pPr>
        <w:ind w:firstLine="709"/>
        <w:jc w:val="both"/>
        <w:rPr>
          <w:iCs/>
        </w:rPr>
      </w:pPr>
      <w:r w:rsidRPr="004505C1">
        <w:t>8</w:t>
      </w:r>
      <w:r w:rsidR="00767BD1" w:rsidRPr="004505C1">
        <w:t>.7</w:t>
      </w:r>
      <w:r w:rsidRPr="004505C1">
        <w:t xml:space="preserve"> </w:t>
      </w:r>
      <w:r w:rsidR="00365D98" w:rsidRPr="004505C1">
        <w:t xml:space="preserve">На трубопроводах вводов следует предусматривать упоры </w:t>
      </w:r>
      <w:r w:rsidR="00847A24" w:rsidRPr="004505C1">
        <w:t xml:space="preserve">или неподвижные опоры </w:t>
      </w:r>
      <w:r w:rsidR="00365D98" w:rsidRPr="004505C1">
        <w:t xml:space="preserve">на поворотах труб в вертикальной или горизонтальной плоскости, </w:t>
      </w:r>
      <w:r w:rsidR="007E70E6" w:rsidRPr="004505C1">
        <w:t xml:space="preserve">на </w:t>
      </w:r>
      <w:r w:rsidR="0014462D" w:rsidRPr="004505C1">
        <w:t>плоск</w:t>
      </w:r>
      <w:r w:rsidR="00CF176F" w:rsidRPr="004505C1">
        <w:t>ом</w:t>
      </w:r>
      <w:r w:rsidR="0014462D" w:rsidRPr="004505C1">
        <w:t xml:space="preserve"> фланц</w:t>
      </w:r>
      <w:r w:rsidR="00CF176F" w:rsidRPr="004505C1">
        <w:t>е</w:t>
      </w:r>
      <w:r w:rsidR="0014462D" w:rsidRPr="004505C1">
        <w:t xml:space="preserve"> с резиновым кольцом</w:t>
      </w:r>
      <w:r w:rsidR="00CF176F" w:rsidRPr="004505C1">
        <w:t xml:space="preserve"> (ПФРК</w:t>
      </w:r>
      <w:r w:rsidR="007E70E6" w:rsidRPr="004505C1">
        <w:t xml:space="preserve">), </w:t>
      </w:r>
      <w:r w:rsidR="00365D98" w:rsidRPr="004505C1">
        <w:t>когда возникающие усилия не могут быть восприняты соединениями труб.</w:t>
      </w:r>
      <w:r w:rsidR="00BB2458" w:rsidRPr="004505C1">
        <w:t xml:space="preserve"> Следует предусматривать устройство упоров </w:t>
      </w:r>
      <w:r w:rsidR="00847A24" w:rsidRPr="004505C1">
        <w:t xml:space="preserve">или неподвижных опор </w:t>
      </w:r>
      <w:r w:rsidR="00BB2458" w:rsidRPr="004505C1">
        <w:t xml:space="preserve">на всех </w:t>
      </w:r>
      <w:r w:rsidR="007C5E21">
        <w:t xml:space="preserve">вводах </w:t>
      </w:r>
      <w:r w:rsidR="00BB2458" w:rsidRPr="004505C1">
        <w:t>напорных трубопровод</w:t>
      </w:r>
      <w:r w:rsidR="007C5E21">
        <w:t>ов</w:t>
      </w:r>
      <w:r w:rsidR="00BB2458" w:rsidRPr="004505C1">
        <w:t xml:space="preserve"> при поворотах труб в вертикальной или горизонтальной плоскости</w:t>
      </w:r>
      <w:r w:rsidR="009E3913" w:rsidRPr="004505C1">
        <w:rPr>
          <w:iCs/>
        </w:rPr>
        <w:t xml:space="preserve">. </w:t>
      </w:r>
    </w:p>
    <w:p w:rsidR="007C5E21" w:rsidRPr="007C5E21" w:rsidRDefault="007C5E21" w:rsidP="00142FBE">
      <w:pPr>
        <w:ind w:firstLine="709"/>
        <w:jc w:val="both"/>
        <w:rPr>
          <w:b/>
          <w:bCs/>
          <w:iCs/>
        </w:rPr>
      </w:pPr>
      <w:r w:rsidRPr="007C5E21">
        <w:rPr>
          <w:b/>
          <w:bCs/>
          <w:iCs/>
        </w:rPr>
        <w:t>(Измененная редакция, Изм. № 3).</w:t>
      </w:r>
    </w:p>
    <w:p w:rsidR="00365D98" w:rsidRPr="004505C1" w:rsidRDefault="003B0DF2" w:rsidP="00142FBE">
      <w:pPr>
        <w:ind w:firstLine="709"/>
        <w:jc w:val="both"/>
      </w:pPr>
      <w:bookmarkStart w:id="29" w:name="PO0000145"/>
      <w:r w:rsidRPr="004505C1">
        <w:t>8</w:t>
      </w:r>
      <w:r w:rsidR="00767BD1" w:rsidRPr="004505C1">
        <w:t>.8</w:t>
      </w:r>
      <w:r w:rsidR="00365D98" w:rsidRPr="004505C1">
        <w:t xml:space="preserve"> Пересечение тру</w:t>
      </w:r>
      <w:r w:rsidR="00C84D59" w:rsidRPr="004505C1">
        <w:t xml:space="preserve">бопроводами </w:t>
      </w:r>
      <w:r w:rsidR="00B630D2" w:rsidRPr="004505C1">
        <w:t xml:space="preserve">наружных </w:t>
      </w:r>
      <w:r w:rsidR="00365D98" w:rsidRPr="004505C1">
        <w:t xml:space="preserve">стен подвала и фундамента здания следует выполнять под углом 90°, в сухих грунтах </w:t>
      </w:r>
      <w:r w:rsidR="0028728A" w:rsidRPr="004505C1">
        <w:t>‒</w:t>
      </w:r>
      <w:r w:rsidR="00365D98" w:rsidRPr="004505C1">
        <w:t xml:space="preserve"> с зазором </w:t>
      </w:r>
      <w:r w:rsidR="00B630D2" w:rsidRPr="004505C1">
        <w:t xml:space="preserve">вокруг трубы </w:t>
      </w:r>
      <w:r w:rsidR="00365D98" w:rsidRPr="004505C1">
        <w:t>0,</w:t>
      </w:r>
      <w:r w:rsidR="00177E61" w:rsidRPr="004505C1">
        <w:t>2</w:t>
      </w:r>
      <w:r w:rsidR="00365D98" w:rsidRPr="004505C1">
        <w:t xml:space="preserve"> м между трубопроводом и строительными конструкциями и заделкой отве</w:t>
      </w:r>
      <w:r w:rsidR="00530E4D" w:rsidRPr="004505C1">
        <w:t>рстия в стене водо- и газонепроницаемым</w:t>
      </w:r>
      <w:r w:rsidR="00365D98" w:rsidRPr="004505C1">
        <w:t xml:space="preserve"> (в газиф</w:t>
      </w:r>
      <w:r w:rsidR="00530E4D" w:rsidRPr="004505C1">
        <w:t>ицированных районах) эластичным материалом</w:t>
      </w:r>
      <w:r w:rsidR="00365D98" w:rsidRPr="004505C1">
        <w:t xml:space="preserve">, в мокрых </w:t>
      </w:r>
      <w:r w:rsidR="00524CFA" w:rsidRPr="004505C1">
        <w:t xml:space="preserve">грунтах </w:t>
      </w:r>
      <w:r w:rsidR="0028728A" w:rsidRPr="004505C1">
        <w:t>‒</w:t>
      </w:r>
      <w:r w:rsidR="00524CFA" w:rsidRPr="004505C1">
        <w:t xml:space="preserve"> с установкой сальника</w:t>
      </w:r>
      <w:r w:rsidR="00365D98" w:rsidRPr="004505C1">
        <w:t>.</w:t>
      </w:r>
    </w:p>
    <w:p w:rsidR="006E3353" w:rsidRPr="004505C1" w:rsidRDefault="003B0DF2" w:rsidP="00142FBE">
      <w:pPr>
        <w:ind w:firstLine="709"/>
        <w:jc w:val="both"/>
      </w:pPr>
      <w:bookmarkStart w:id="30" w:name="п98"/>
      <w:bookmarkEnd w:id="29"/>
      <w:r w:rsidRPr="004505C1">
        <w:t>8</w:t>
      </w:r>
      <w:r w:rsidR="00767BD1" w:rsidRPr="004505C1">
        <w:t>.9</w:t>
      </w:r>
      <w:r w:rsidR="00365D98" w:rsidRPr="004505C1">
        <w:t xml:space="preserve"> Прокладку разводящих сетей водопровода холодной воды в жилых и </w:t>
      </w:r>
      <w:bookmarkEnd w:id="30"/>
      <w:r w:rsidR="00365D98" w:rsidRPr="004505C1">
        <w:t>общественных зданиях следует предусматривать в подпольях, подвалах, технических</w:t>
      </w:r>
      <w:r w:rsidR="00FD199C" w:rsidRPr="004505C1">
        <w:t xml:space="preserve"> этажах и на «теплых» чердаках</w:t>
      </w:r>
      <w:r w:rsidR="00B359C8" w:rsidRPr="004505C1">
        <w:t>.</w:t>
      </w:r>
      <w:r w:rsidR="00FD199C" w:rsidRPr="004505C1">
        <w:t xml:space="preserve"> В</w:t>
      </w:r>
      <w:r w:rsidR="00365D98" w:rsidRPr="004505C1">
        <w:t xml:space="preserve"> случае </w:t>
      </w:r>
      <w:r w:rsidR="00A404C6" w:rsidRPr="004505C1">
        <w:t xml:space="preserve">их </w:t>
      </w:r>
      <w:r w:rsidR="00365D98" w:rsidRPr="004505C1">
        <w:t xml:space="preserve">отсутствия </w:t>
      </w:r>
      <w:r w:rsidR="0028728A" w:rsidRPr="004505C1">
        <w:t>‒</w:t>
      </w:r>
      <w:r w:rsidR="00365D98" w:rsidRPr="004505C1">
        <w:t xml:space="preserve"> </w:t>
      </w:r>
      <w:r w:rsidR="00A404C6" w:rsidRPr="004505C1">
        <w:t xml:space="preserve">в подпольных каналах </w:t>
      </w:r>
      <w:r w:rsidR="00365D98" w:rsidRPr="004505C1">
        <w:t>на первом этаже совместно с трубопроводами отопления или под полом с устройством съемного</w:t>
      </w:r>
      <w:r w:rsidR="007F45C4" w:rsidRPr="004505C1">
        <w:t xml:space="preserve"> </w:t>
      </w:r>
      <w:r w:rsidR="00E06858" w:rsidRPr="004505C1">
        <w:lastRenderedPageBreak/>
        <w:t>перекрытия</w:t>
      </w:r>
      <w:r w:rsidR="00365D98" w:rsidRPr="004505C1">
        <w:t>, а также по конструкциям зданий, по которым допускается открытая прокладка трубопроводов, или под потолко</w:t>
      </w:r>
      <w:r w:rsidR="00714133" w:rsidRPr="004505C1">
        <w:t xml:space="preserve">м </w:t>
      </w:r>
      <w:r w:rsidR="00E06858" w:rsidRPr="004505C1">
        <w:t xml:space="preserve">общего </w:t>
      </w:r>
      <w:r w:rsidR="00714133" w:rsidRPr="004505C1">
        <w:t>коридора</w:t>
      </w:r>
      <w:r w:rsidR="00365D98" w:rsidRPr="004505C1">
        <w:t xml:space="preserve">. </w:t>
      </w:r>
    </w:p>
    <w:p w:rsidR="00754B01" w:rsidRPr="004505C1" w:rsidRDefault="00365D98" w:rsidP="00142FBE">
      <w:pPr>
        <w:ind w:firstLine="709"/>
        <w:jc w:val="both"/>
      </w:pPr>
      <w:r w:rsidRPr="004505C1">
        <w:t xml:space="preserve">Прокладку стояков и разводку внутреннего водопровода следует предусматривать в шахтах, </w:t>
      </w:r>
      <w:r w:rsidR="001116EC" w:rsidRPr="004505C1">
        <w:t xml:space="preserve">открыто </w:t>
      </w:r>
      <w:r w:rsidR="00994FA5" w:rsidRPr="004505C1">
        <w:t>‒</w:t>
      </w:r>
      <w:r w:rsidR="00524CFA" w:rsidRPr="004505C1">
        <w:t xml:space="preserve"> </w:t>
      </w:r>
      <w:r w:rsidR="001116EC" w:rsidRPr="004505C1">
        <w:t>по</w:t>
      </w:r>
      <w:r w:rsidR="00140FCE" w:rsidRPr="004505C1">
        <w:t xml:space="preserve"> стенам душевых, кухонь, </w:t>
      </w:r>
      <w:r w:rsidRPr="004505C1">
        <w:t xml:space="preserve">в монтажных нишах межквартирных коридоров с устройством специальных технических шкафов, обеспечивающих свободный доступ технического персонала к измерительным приборам и арматуре. </w:t>
      </w:r>
      <w:r w:rsidR="00754B01" w:rsidRPr="004505C1">
        <w:t xml:space="preserve">Технические шкафы (включая лицевые панели) стояков входят в состав инженерного оборудования систем внутреннего водоснабжения и водоотведения зданий и должны быть включены в </w:t>
      </w:r>
      <w:r w:rsidR="003A07AF" w:rsidRPr="004505C1">
        <w:t xml:space="preserve">объем работ </w:t>
      </w:r>
      <w:r w:rsidR="00754B01" w:rsidRPr="004505C1">
        <w:t>на строительство объекта.</w:t>
      </w:r>
    </w:p>
    <w:p w:rsidR="00BF53A8" w:rsidRDefault="00365D98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 xml:space="preserve">В жилых зданиях </w:t>
      </w:r>
      <w:r w:rsidR="006E3353" w:rsidRPr="004505C1">
        <w:t xml:space="preserve">с расположением этажных распределительных коллекторов в межквартирных коридорах </w:t>
      </w:r>
      <w:r w:rsidRPr="004505C1">
        <w:t xml:space="preserve">допускается присоединение </w:t>
      </w:r>
      <w:r w:rsidR="006E3353" w:rsidRPr="004505C1">
        <w:t>квартир</w:t>
      </w:r>
      <w:r w:rsidRPr="004505C1">
        <w:t xml:space="preserve"> </w:t>
      </w:r>
      <w:r w:rsidR="009E3913" w:rsidRPr="004505C1">
        <w:t xml:space="preserve">к коллекторам холодной и горячей воды </w:t>
      </w:r>
      <w:r w:rsidR="006E3353" w:rsidRPr="004505C1">
        <w:t>разводящими трубопроводами</w:t>
      </w:r>
      <w:bookmarkStart w:id="31" w:name="п99"/>
      <w:r w:rsidR="00524CFA" w:rsidRPr="004505C1">
        <w:t>,</w:t>
      </w:r>
      <w:r w:rsidR="0006183E" w:rsidRPr="004505C1">
        <w:t xml:space="preserve"> проходящими в пространстве подшивного потолка </w:t>
      </w:r>
      <w:r w:rsidR="00524CFA" w:rsidRPr="004505C1">
        <w:t>обще</w:t>
      </w:r>
      <w:r w:rsidR="0006183E" w:rsidRPr="004505C1">
        <w:t>квартирного коридора.</w:t>
      </w:r>
      <w:r w:rsidR="006E3353" w:rsidRPr="004505C1">
        <w:t xml:space="preserve"> При этом на присоединени</w:t>
      </w:r>
      <w:r w:rsidR="00024E2E" w:rsidRPr="004505C1">
        <w:t>ях</w:t>
      </w:r>
      <w:r w:rsidR="006E3353" w:rsidRPr="004505C1">
        <w:t xml:space="preserve"> </w:t>
      </w:r>
      <w:r w:rsidR="009E3913" w:rsidRPr="004505C1">
        <w:t xml:space="preserve">квартирных </w:t>
      </w:r>
      <w:r w:rsidR="006E3353" w:rsidRPr="004505C1">
        <w:t>трубопроводов к коллектор</w:t>
      </w:r>
      <w:r w:rsidR="009E3913" w:rsidRPr="004505C1">
        <w:t>ам</w:t>
      </w:r>
      <w:r w:rsidR="006E3353" w:rsidRPr="004505C1">
        <w:t xml:space="preserve"> следует предусматривать запорную арматуру, обратные клапаны и приборы учета водопотребления</w:t>
      </w:r>
      <w:r w:rsidR="009E3913" w:rsidRPr="004505C1">
        <w:t>. На присоединении коллекторов к стоякам следует устанавливать з</w:t>
      </w:r>
      <w:r w:rsidR="0033780B" w:rsidRPr="004505C1">
        <w:t>апорную арматуру, фильтр и этажный регулятор давления</w:t>
      </w:r>
      <w:r w:rsidR="00994FA5" w:rsidRPr="004505C1">
        <w:t>.</w:t>
      </w:r>
      <w:r w:rsidR="0033780B" w:rsidRPr="004505C1">
        <w:t xml:space="preserve"> </w:t>
      </w:r>
      <w:r w:rsidR="009E3913" w:rsidRPr="004505C1">
        <w:t xml:space="preserve">Разводящие сети от коллекторов до квартир следует принимать с учетом </w:t>
      </w:r>
      <w:r w:rsidR="0033780B" w:rsidRPr="004505C1">
        <w:t xml:space="preserve">обеспечения напора (давления) у приборов </w:t>
      </w:r>
      <w:r w:rsidR="009E3913" w:rsidRPr="004505C1">
        <w:t xml:space="preserve">квартир </w:t>
      </w:r>
      <w:r w:rsidR="0033780B" w:rsidRPr="004505C1">
        <w:t>согласно 8.2</w:t>
      </w:r>
      <w:r w:rsidR="00024E2E" w:rsidRPr="004505C1">
        <w:t>1</w:t>
      </w:r>
      <w:r w:rsidR="0033780B" w:rsidRPr="004505C1">
        <w:t>.</w:t>
      </w:r>
    </w:p>
    <w:p w:rsidR="007C5E21" w:rsidRPr="00A06D23" w:rsidRDefault="007C5E21" w:rsidP="007C5E21">
      <w:pPr>
        <w:ind w:firstLine="709"/>
        <w:jc w:val="both"/>
        <w:rPr>
          <w:b/>
          <w:bCs/>
          <w:iCs/>
        </w:rPr>
      </w:pPr>
      <w:r w:rsidRPr="007C5E21">
        <w:rPr>
          <w:b/>
          <w:bCs/>
          <w:iCs/>
        </w:rPr>
        <w:t>(Измененная редакция, Изм. № 3).</w:t>
      </w:r>
    </w:p>
    <w:p w:rsidR="009B63C0" w:rsidRPr="004505C1" w:rsidRDefault="003B0DF2" w:rsidP="00142FBE">
      <w:pPr>
        <w:ind w:firstLine="709"/>
        <w:jc w:val="both"/>
        <w:rPr>
          <w:strike/>
        </w:rPr>
      </w:pPr>
      <w:r w:rsidRPr="004505C1">
        <w:t>8</w:t>
      </w:r>
      <w:r w:rsidR="00767BD1" w:rsidRPr="004505C1">
        <w:t>.10</w:t>
      </w:r>
      <w:r w:rsidR="00365D98" w:rsidRPr="004505C1">
        <w:t xml:space="preserve"> Прокладку сетей водопровода внутри производственных зданий допускается </w:t>
      </w:r>
      <w:bookmarkEnd w:id="31"/>
      <w:r w:rsidR="00365D98" w:rsidRPr="004505C1">
        <w:t xml:space="preserve">предусматривать открытой </w:t>
      </w:r>
      <w:r w:rsidR="00994FA5" w:rsidRPr="004505C1">
        <w:t>‒</w:t>
      </w:r>
      <w:r w:rsidR="00365D98" w:rsidRPr="004505C1">
        <w:t xml:space="preserve"> по фермам, колоннам, стенам и под перекрытиями. При невозможности открытой прокладки допускается предусматривать размещение водопроводных сетей в общих каналах с другими трубопроводами, кроме трубопроводов, транспортирующих легковоспламеняющиеся, горючие или ядовитые жидкости и газы. </w:t>
      </w:r>
    </w:p>
    <w:p w:rsidR="00365D98" w:rsidRPr="004505C1" w:rsidRDefault="00365D98" w:rsidP="00142FBE">
      <w:pPr>
        <w:ind w:firstLine="709"/>
        <w:jc w:val="both"/>
      </w:pPr>
      <w:r w:rsidRPr="004505C1">
        <w:t>Специальные каналы для прокладки водопровод</w:t>
      </w:r>
      <w:r w:rsidR="00AF4F18" w:rsidRPr="004505C1">
        <w:t>ных сетей</w:t>
      </w:r>
      <w:r w:rsidRPr="004505C1">
        <w:t xml:space="preserve"> следует проектировать при обосновании и только в исключительных случаях. Трубопроводы, подводящие воду к технологическому оборудованию, допускается прокладывать в полу или под полом, за исключением подвальных помещений.</w:t>
      </w:r>
    </w:p>
    <w:p w:rsidR="00365D98" w:rsidRPr="004505C1" w:rsidRDefault="003B0DF2" w:rsidP="00142FBE">
      <w:pPr>
        <w:ind w:firstLine="709"/>
        <w:jc w:val="both"/>
      </w:pPr>
      <w:r w:rsidRPr="004505C1">
        <w:t>8</w:t>
      </w:r>
      <w:r w:rsidR="00767BD1" w:rsidRPr="004505C1">
        <w:t>.11</w:t>
      </w:r>
      <w:r w:rsidR="00365D98" w:rsidRPr="004505C1">
        <w:t xml:space="preserve"> Сеть водопровода холодной воды при совместной прокладке в каналах с трубопроводами, транспортирующими горячую воду или пар, необходимо размещать </w:t>
      </w:r>
      <w:r w:rsidR="00243F02" w:rsidRPr="004505C1">
        <w:t>не выше</w:t>
      </w:r>
      <w:r w:rsidR="00365D98" w:rsidRPr="004505C1">
        <w:t xml:space="preserve"> этих </w:t>
      </w:r>
      <w:r w:rsidR="00524CFA" w:rsidRPr="004505C1">
        <w:t>трубопроводов с устройством тепл</w:t>
      </w:r>
      <w:r w:rsidR="00365D98" w:rsidRPr="004505C1">
        <w:t>оизоляции.</w:t>
      </w:r>
    </w:p>
    <w:p w:rsidR="00365D98" w:rsidRPr="004505C1" w:rsidRDefault="003B0DF2" w:rsidP="00142FBE">
      <w:pPr>
        <w:ind w:firstLine="709"/>
        <w:jc w:val="both"/>
      </w:pPr>
      <w:r w:rsidRPr="004505C1">
        <w:t>8</w:t>
      </w:r>
      <w:r w:rsidR="00767BD1" w:rsidRPr="004505C1">
        <w:t>.12</w:t>
      </w:r>
      <w:r w:rsidR="00365D98" w:rsidRPr="004505C1">
        <w:t xml:space="preserve"> Трубопроводы, кроме пожарных стояков, прокладываемые в каналах, шахтах, тоннелях, </w:t>
      </w:r>
      <w:r w:rsidR="0033780B" w:rsidRPr="004505C1">
        <w:t>подпольях, подвалах, технических этажах и на «теплых» чердаках</w:t>
      </w:r>
      <w:r w:rsidR="00FD199C" w:rsidRPr="004505C1">
        <w:t>,</w:t>
      </w:r>
      <w:r w:rsidR="0033780B" w:rsidRPr="004505C1">
        <w:t xml:space="preserve"> следует изолировать от конденсации влаги</w:t>
      </w:r>
      <w:r w:rsidR="007C4296" w:rsidRPr="004505C1">
        <w:t xml:space="preserve"> </w:t>
      </w:r>
      <w:r w:rsidR="00D24A1A" w:rsidRPr="004505C1">
        <w:t xml:space="preserve">и тепловых потерь </w:t>
      </w:r>
      <w:r w:rsidR="007C4296" w:rsidRPr="004505C1">
        <w:t>согласно СП 61.13330</w:t>
      </w:r>
      <w:r w:rsidR="0033780B" w:rsidRPr="004505C1">
        <w:t>.</w:t>
      </w:r>
    </w:p>
    <w:p w:rsidR="00365D98" w:rsidRDefault="003B0DF2" w:rsidP="00142FBE">
      <w:pPr>
        <w:ind w:firstLine="709"/>
        <w:jc w:val="both"/>
      </w:pPr>
      <w:r w:rsidRPr="004505C1">
        <w:t>8</w:t>
      </w:r>
      <w:r w:rsidR="00767BD1" w:rsidRPr="004505C1">
        <w:t>.13</w:t>
      </w:r>
      <w:r w:rsidR="00365D98" w:rsidRPr="004505C1">
        <w:t xml:space="preserve"> Скрытую прокладку трубопроводов </w:t>
      </w:r>
      <w:r w:rsidR="001116EC" w:rsidRPr="004505C1">
        <w:t>(в плинтусах, штрабах, шахтах,</w:t>
      </w:r>
      <w:r w:rsidR="00F869A4" w:rsidRPr="004505C1">
        <w:t xml:space="preserve"> каналах</w:t>
      </w:r>
      <w:r w:rsidR="001116EC" w:rsidRPr="004505C1">
        <w:t xml:space="preserve">) </w:t>
      </w:r>
      <w:r w:rsidR="00365D98" w:rsidRPr="004505C1">
        <w:t>следует предусматривать для помещений, к отделке которых предъявляются повышенные т</w:t>
      </w:r>
      <w:r w:rsidR="001116EC" w:rsidRPr="004505C1">
        <w:t>ребования.</w:t>
      </w:r>
      <w:r w:rsidR="00365D98" w:rsidRPr="004505C1">
        <w:t xml:space="preserve"> Допускается открытая прокладка </w:t>
      </w:r>
      <w:r w:rsidR="00A06D23" w:rsidRPr="00A06D23">
        <w:t xml:space="preserve">трубопроводов по подвалу, техническому этажу, коридорам нежилых помещений, в том числе </w:t>
      </w:r>
      <w:r w:rsidR="001116EC" w:rsidRPr="004505C1">
        <w:t>подводок к санитарным</w:t>
      </w:r>
      <w:r w:rsidR="00365D98" w:rsidRPr="004505C1">
        <w:t xml:space="preserve"> приборам в местах, где исключа</w:t>
      </w:r>
      <w:r w:rsidR="00FD199C" w:rsidRPr="004505C1">
        <w:t>ю</w:t>
      </w:r>
      <w:r w:rsidR="00365D98" w:rsidRPr="004505C1">
        <w:t>тся механическое повреж</w:t>
      </w:r>
      <w:r w:rsidR="00EC764B" w:rsidRPr="004505C1">
        <w:t>дение полимерных трубопроводов</w:t>
      </w:r>
      <w:r w:rsidR="00232E07" w:rsidRPr="004505C1">
        <w:t xml:space="preserve"> и ультрафиолетовое воздействие</w:t>
      </w:r>
      <w:r w:rsidR="00DC74C0" w:rsidRPr="004505C1">
        <w:t xml:space="preserve"> на них</w:t>
      </w:r>
      <w:r w:rsidR="00EC764B" w:rsidRPr="004505C1">
        <w:t>.</w:t>
      </w:r>
      <w:r w:rsidR="00365D98" w:rsidRPr="004505C1">
        <w:t xml:space="preserve"> Борозды в стенах следует</w:t>
      </w:r>
      <w:r w:rsidR="001116EC" w:rsidRPr="004505C1">
        <w:t xml:space="preserve"> заделывать штукатуркой</w:t>
      </w:r>
      <w:r w:rsidR="00714133" w:rsidRPr="004505C1">
        <w:t xml:space="preserve"> </w:t>
      </w:r>
      <w:r w:rsidR="00365D98" w:rsidRPr="004505C1">
        <w:t xml:space="preserve">или облицовкой, а в местах установки арматуры </w:t>
      </w:r>
      <w:r w:rsidR="00994FA5" w:rsidRPr="004505C1">
        <w:t>‒</w:t>
      </w:r>
      <w:r w:rsidR="00365D98" w:rsidRPr="004505C1">
        <w:t xml:space="preserve"> предусматривать </w:t>
      </w:r>
      <w:r w:rsidR="00DC74C0" w:rsidRPr="004505C1">
        <w:t xml:space="preserve">ниши с </w:t>
      </w:r>
      <w:r w:rsidR="00365D98" w:rsidRPr="004505C1">
        <w:t>дверк</w:t>
      </w:r>
      <w:r w:rsidR="00DC74C0" w:rsidRPr="004505C1">
        <w:t>ам</w:t>
      </w:r>
      <w:r w:rsidR="00365D98" w:rsidRPr="004505C1">
        <w:t>и.</w:t>
      </w:r>
    </w:p>
    <w:p w:rsidR="00A06D23" w:rsidRDefault="00A06D23" w:rsidP="00142FBE">
      <w:pPr>
        <w:ind w:firstLine="709"/>
        <w:jc w:val="both"/>
      </w:pPr>
      <w:r w:rsidRPr="00A06D23">
        <w:t>Не следует предусматривать транзитную прокладку водопроводов холодного водоснабжения, горячего водоснабжения в полу, под потолком и скрыто в стенах жилых комнат.</w:t>
      </w:r>
    </w:p>
    <w:p w:rsidR="00A06D23" w:rsidRPr="00A06D23" w:rsidRDefault="00A06D23" w:rsidP="00142FBE">
      <w:pPr>
        <w:ind w:firstLine="709"/>
        <w:jc w:val="both"/>
        <w:rPr>
          <w:b/>
          <w:bCs/>
        </w:rPr>
      </w:pPr>
      <w:r w:rsidRPr="00A06D23">
        <w:rPr>
          <w:b/>
          <w:bCs/>
        </w:rPr>
        <w:t>(Измененная редакция, Изм. № 3).</w:t>
      </w:r>
    </w:p>
    <w:p w:rsidR="00CC6854" w:rsidRPr="004505C1" w:rsidRDefault="003B0DF2" w:rsidP="00142FBE">
      <w:pPr>
        <w:ind w:firstLine="709"/>
        <w:jc w:val="both"/>
      </w:pPr>
      <w:r w:rsidRPr="004505C1">
        <w:t>8</w:t>
      </w:r>
      <w:r w:rsidR="00767BD1" w:rsidRPr="004505C1">
        <w:t>.14</w:t>
      </w:r>
      <w:r w:rsidR="00365D98" w:rsidRPr="004505C1">
        <w:t xml:space="preserve"> </w:t>
      </w:r>
      <w:r w:rsidR="00CC6854" w:rsidRPr="004505C1">
        <w:rPr>
          <w:shd w:val="clear" w:color="auto" w:fill="FFFFFF"/>
        </w:rPr>
        <w:t xml:space="preserve">Скрытая прокладка трубопроводов, соединяемых на резьбе (за исключением розеток для присоединения настенной водоразборной арматуры), соединяемых </w:t>
      </w:r>
      <w:r w:rsidR="00DA6179" w:rsidRPr="004505C1">
        <w:rPr>
          <w:shd w:val="clear" w:color="auto" w:fill="FFFFFF"/>
        </w:rPr>
        <w:t>с</w:t>
      </w:r>
      <w:r w:rsidR="00CC6854" w:rsidRPr="004505C1">
        <w:rPr>
          <w:shd w:val="clear" w:color="auto" w:fill="FFFFFF"/>
        </w:rPr>
        <w:t xml:space="preserve"> помощ</w:t>
      </w:r>
      <w:r w:rsidR="00DA6179" w:rsidRPr="004505C1">
        <w:rPr>
          <w:shd w:val="clear" w:color="auto" w:fill="FFFFFF"/>
        </w:rPr>
        <w:t>ью</w:t>
      </w:r>
      <w:r w:rsidR="00CC6854" w:rsidRPr="004505C1">
        <w:rPr>
          <w:shd w:val="clear" w:color="auto" w:fill="FFFFFF"/>
        </w:rPr>
        <w:t xml:space="preserve"> других фитингов и </w:t>
      </w:r>
      <w:r w:rsidR="00DA6179" w:rsidRPr="004505C1">
        <w:rPr>
          <w:shd w:val="clear" w:color="auto" w:fill="FFFFFF"/>
        </w:rPr>
        <w:t>подобных</w:t>
      </w:r>
      <w:r w:rsidR="00CC6854" w:rsidRPr="004505C1">
        <w:rPr>
          <w:shd w:val="clear" w:color="auto" w:fill="FFFFFF"/>
        </w:rPr>
        <w:t xml:space="preserve"> соединений</w:t>
      </w:r>
      <w:r w:rsidR="00DA6179" w:rsidRPr="004505C1">
        <w:rPr>
          <w:shd w:val="clear" w:color="auto" w:fill="FFFFFF"/>
        </w:rPr>
        <w:t>,</w:t>
      </w:r>
      <w:r w:rsidR="00CC6854" w:rsidRPr="004505C1">
        <w:rPr>
          <w:shd w:val="clear" w:color="auto" w:fill="FFFFFF"/>
        </w:rPr>
        <w:t xml:space="preserve"> не имеющая доступа к стыковым соединениям, не допускается.</w:t>
      </w:r>
    </w:p>
    <w:p w:rsidR="00365D98" w:rsidRPr="004505C1" w:rsidRDefault="003B0DF2" w:rsidP="00142FBE">
      <w:pPr>
        <w:ind w:firstLine="709"/>
        <w:jc w:val="both"/>
      </w:pPr>
      <w:r w:rsidRPr="004505C1">
        <w:t>8</w:t>
      </w:r>
      <w:r w:rsidR="00767BD1" w:rsidRPr="004505C1">
        <w:t>.15</w:t>
      </w:r>
      <w:r w:rsidR="00365D98" w:rsidRPr="004505C1">
        <w:t xml:space="preserve"> Не допускается прокладка трубопроводов внутренних систем </w:t>
      </w:r>
      <w:r w:rsidR="00AF4F18" w:rsidRPr="004505C1">
        <w:rPr>
          <w:rFonts w:eastAsia="MS Mincho"/>
          <w:spacing w:val="-8"/>
        </w:rPr>
        <w:t>водоснабжения</w:t>
      </w:r>
      <w:r w:rsidR="00365D98" w:rsidRPr="004505C1">
        <w:t xml:space="preserve"> в местах, где доступ к ним во время эксплуатации и при аварийных ситуациях связан с </w:t>
      </w:r>
      <w:r w:rsidR="00365D98" w:rsidRPr="004505C1">
        <w:lastRenderedPageBreak/>
        <w:t>ослаблением несущих элементов и конструкций зданий и со</w:t>
      </w:r>
      <w:r w:rsidR="00A11138" w:rsidRPr="004505C1">
        <w:t>оружений (под фундаментными плитами, в ограждающих конструкциях, в конструкции</w:t>
      </w:r>
      <w:r w:rsidR="00365D98" w:rsidRPr="004505C1">
        <w:t xml:space="preserve"> перекрытий).</w:t>
      </w:r>
    </w:p>
    <w:p w:rsidR="005B5635" w:rsidRPr="004505C1" w:rsidRDefault="003B0DF2" w:rsidP="00142FBE">
      <w:pPr>
        <w:ind w:firstLine="709"/>
        <w:jc w:val="both"/>
      </w:pPr>
      <w:r w:rsidRPr="004505C1">
        <w:t>8</w:t>
      </w:r>
      <w:r w:rsidR="00767BD1" w:rsidRPr="004505C1">
        <w:t>.16</w:t>
      </w:r>
      <w:r w:rsidR="00E40BA0" w:rsidRPr="004505C1">
        <w:t xml:space="preserve"> </w:t>
      </w:r>
      <w:r w:rsidR="005B5635" w:rsidRPr="004505C1">
        <w:t xml:space="preserve">Систему хозяйственно-питьевого </w:t>
      </w:r>
      <w:r w:rsidR="00AF4F18" w:rsidRPr="004505C1">
        <w:rPr>
          <w:rFonts w:eastAsia="MS Mincho"/>
          <w:spacing w:val="-8"/>
        </w:rPr>
        <w:t>водоснабжения</w:t>
      </w:r>
      <w:r w:rsidR="005B5635" w:rsidRPr="004505C1">
        <w:t xml:space="preserve"> встроенн</w:t>
      </w:r>
      <w:r w:rsidR="00024E2E" w:rsidRPr="004505C1">
        <w:t>о-пристроенных</w:t>
      </w:r>
      <w:r w:rsidR="005B5635" w:rsidRPr="004505C1">
        <w:t xml:space="preserve"> помещений следует проектировать отдельно от жилой части.</w:t>
      </w:r>
      <w:r w:rsidR="00DC74C0" w:rsidRPr="004505C1">
        <w:t xml:space="preserve"> Допускается устройство общих разводящих магистралей с установкой узлов учета на ответвлени</w:t>
      </w:r>
      <w:r w:rsidR="00295B76" w:rsidRPr="004505C1">
        <w:t>ях</w:t>
      </w:r>
      <w:r w:rsidR="00DC74C0" w:rsidRPr="004505C1">
        <w:t xml:space="preserve"> к потребителям.</w:t>
      </w:r>
    </w:p>
    <w:p w:rsidR="00365D98" w:rsidRPr="004505C1" w:rsidRDefault="003B0DF2" w:rsidP="00142FBE">
      <w:pPr>
        <w:ind w:firstLine="709"/>
        <w:jc w:val="both"/>
      </w:pPr>
      <w:r w:rsidRPr="004505C1">
        <w:t>8</w:t>
      </w:r>
      <w:r w:rsidR="00E40BA0" w:rsidRPr="004505C1">
        <w:t>.1</w:t>
      </w:r>
      <w:r w:rsidR="00767BD1" w:rsidRPr="004505C1">
        <w:t>7</w:t>
      </w:r>
      <w:r w:rsidR="00365D98" w:rsidRPr="004505C1">
        <w:t xml:space="preserve"> Прокладку </w:t>
      </w:r>
      <w:r w:rsidR="00AF4F18" w:rsidRPr="004505C1">
        <w:t xml:space="preserve">сети </w:t>
      </w:r>
      <w:r w:rsidR="00365D98" w:rsidRPr="004505C1">
        <w:t>водопровода холодной воды круглогодичного действия следует предусматривать в помещениях с т</w:t>
      </w:r>
      <w:r w:rsidR="00714133" w:rsidRPr="004505C1">
        <w:t xml:space="preserve">емпературой воздуха зимой выше </w:t>
      </w:r>
      <w:r w:rsidR="00CD25A0" w:rsidRPr="004505C1">
        <w:t>5</w:t>
      </w:r>
      <w:r w:rsidR="00365D98" w:rsidRPr="004505C1">
        <w:t xml:space="preserve"> </w:t>
      </w:r>
      <w:r w:rsidR="00365D98" w:rsidRPr="004505C1">
        <w:sym w:font="Symbol" w:char="00B0"/>
      </w:r>
      <w:r w:rsidR="00365D98" w:rsidRPr="004505C1">
        <w:t xml:space="preserve">С. При прокладке трубопроводов в помещениях с температурой воздуха ниже </w:t>
      </w:r>
      <w:r w:rsidR="00CD25A0" w:rsidRPr="004505C1">
        <w:t>5</w:t>
      </w:r>
      <w:r w:rsidR="00365D98" w:rsidRPr="004505C1">
        <w:t xml:space="preserve"> </w:t>
      </w:r>
      <w:r w:rsidR="00365D98" w:rsidRPr="004505C1">
        <w:sym w:font="Symbol" w:char="00B0"/>
      </w:r>
      <w:r w:rsidR="00365D98" w:rsidRPr="004505C1">
        <w:t>С следует предусматривать мероприятия</w:t>
      </w:r>
      <w:r w:rsidR="00145574" w:rsidRPr="004505C1">
        <w:rPr>
          <w:color w:val="FF0000"/>
        </w:rPr>
        <w:t>,</w:t>
      </w:r>
      <w:r w:rsidR="00365D98" w:rsidRPr="004505C1">
        <w:rPr>
          <w:color w:val="FF0000"/>
        </w:rPr>
        <w:t xml:space="preserve"> </w:t>
      </w:r>
      <w:r w:rsidR="00365D98" w:rsidRPr="004505C1">
        <w:t xml:space="preserve">предотвращающие промерзание трубопроводов (электроподогрев, </w:t>
      </w:r>
      <w:r w:rsidR="00DC74C0" w:rsidRPr="004505C1">
        <w:t>прокладка греющего спутника</w:t>
      </w:r>
      <w:r w:rsidR="00365D98" w:rsidRPr="004505C1">
        <w:t>).</w:t>
      </w:r>
    </w:p>
    <w:p w:rsidR="00DC74C0" w:rsidRDefault="003B0DF2" w:rsidP="00142FBE">
      <w:pPr>
        <w:ind w:firstLine="709"/>
        <w:jc w:val="both"/>
      </w:pPr>
      <w:r w:rsidRPr="004505C1">
        <w:t>8</w:t>
      </w:r>
      <w:r w:rsidR="00767BD1" w:rsidRPr="004505C1">
        <w:t>.18</w:t>
      </w:r>
      <w:r w:rsidR="00E40BA0" w:rsidRPr="004505C1">
        <w:t xml:space="preserve"> </w:t>
      </w:r>
      <w:r w:rsidR="00365D98" w:rsidRPr="004505C1">
        <w:t xml:space="preserve">При возможности кратковременного снижения температуры в помещении </w:t>
      </w:r>
      <w:r w:rsidR="00F41B34">
        <w:t>ниже плюс 5</w:t>
      </w:r>
      <w:r w:rsidR="00EA4EFD" w:rsidRPr="004505C1">
        <w:t xml:space="preserve"> </w:t>
      </w:r>
      <w:r w:rsidR="00365D98" w:rsidRPr="004505C1">
        <w:sym w:font="Symbol" w:char="00B0"/>
      </w:r>
      <w:r w:rsidR="00365D98" w:rsidRPr="004505C1">
        <w:t xml:space="preserve">С, а также при прокладке труб в зоне влияния наружного холодного воздуха (вблизи наружных входных дверей и ворот) </w:t>
      </w:r>
      <w:r w:rsidR="00A122F1" w:rsidRPr="004505C1">
        <w:t xml:space="preserve">следует предусматривать </w:t>
      </w:r>
      <w:r w:rsidR="00DC74C0" w:rsidRPr="004505C1">
        <w:t>прокладку греющего спутника</w:t>
      </w:r>
      <w:r w:rsidR="00B630D2" w:rsidRPr="004505C1">
        <w:t xml:space="preserve"> (электроподогрев</w:t>
      </w:r>
      <w:r w:rsidR="00DC74C0" w:rsidRPr="004505C1">
        <w:t>).</w:t>
      </w:r>
    </w:p>
    <w:p w:rsidR="00F41B34" w:rsidRPr="004505C1" w:rsidRDefault="00F41B34" w:rsidP="00142FBE">
      <w:pPr>
        <w:ind w:firstLine="709"/>
        <w:jc w:val="both"/>
      </w:pPr>
      <w:r w:rsidRPr="00A06D23">
        <w:rPr>
          <w:b/>
          <w:bCs/>
        </w:rPr>
        <w:t>(Измененная редакция, Изм. № 3).</w:t>
      </w:r>
    </w:p>
    <w:p w:rsidR="00F146CE" w:rsidRPr="004505C1" w:rsidRDefault="00F146CE" w:rsidP="00142FBE">
      <w:pPr>
        <w:ind w:firstLine="709"/>
        <w:jc w:val="both"/>
      </w:pPr>
      <w:r w:rsidRPr="004505C1">
        <w:t>8.</w:t>
      </w:r>
      <w:r w:rsidR="0004233E" w:rsidRPr="004505C1">
        <w:t>19</w:t>
      </w:r>
      <w:r w:rsidRPr="004505C1">
        <w:t xml:space="preserve"> Конструктивные схемы систем </w:t>
      </w:r>
      <w:r w:rsidR="00EF463C" w:rsidRPr="004505C1">
        <w:t>холодного</w:t>
      </w:r>
      <w:r w:rsidR="00EF463C" w:rsidRPr="004505C1">
        <w:rPr>
          <w:rFonts w:eastAsia="MS Mincho"/>
          <w:spacing w:val="-8"/>
        </w:rPr>
        <w:t xml:space="preserve"> </w:t>
      </w:r>
      <w:r w:rsidR="00AF4F18" w:rsidRPr="004505C1">
        <w:rPr>
          <w:rFonts w:eastAsia="MS Mincho"/>
          <w:spacing w:val="-8"/>
        </w:rPr>
        <w:t>водоснабжения</w:t>
      </w:r>
      <w:r w:rsidRPr="004505C1">
        <w:t xml:space="preserve"> следует принимать</w:t>
      </w:r>
      <w:r w:rsidR="00BE0A47" w:rsidRPr="004505C1">
        <w:t xml:space="preserve"> по одному из возможных вариантов</w:t>
      </w:r>
      <w:r w:rsidRPr="004505C1">
        <w:t>:</w:t>
      </w:r>
    </w:p>
    <w:p w:rsidR="00DC74C0" w:rsidRPr="004505C1" w:rsidRDefault="00DC74C0" w:rsidP="00142FBE">
      <w:pPr>
        <w:ind w:firstLine="709"/>
        <w:jc w:val="both"/>
      </w:pPr>
      <w:r w:rsidRPr="004505C1">
        <w:t xml:space="preserve">- с нижней разводкой магистрали (подвал, технический этаж), с расположением водоразборных стояков в </w:t>
      </w:r>
      <w:r w:rsidR="00BE0A47" w:rsidRPr="004505C1">
        <w:t>санузл</w:t>
      </w:r>
      <w:r w:rsidR="0033780B" w:rsidRPr="004505C1">
        <w:t>ах</w:t>
      </w:r>
      <w:r w:rsidR="00BE0A47" w:rsidRPr="004505C1">
        <w:t xml:space="preserve"> (кухн</w:t>
      </w:r>
      <w:r w:rsidR="0033780B" w:rsidRPr="004505C1">
        <w:t>ях, ванных комнатах)</w:t>
      </w:r>
      <w:r w:rsidR="00BE0A47" w:rsidRPr="004505C1">
        <w:t xml:space="preserve"> квартир</w:t>
      </w:r>
      <w:r w:rsidRPr="004505C1">
        <w:t>;</w:t>
      </w:r>
    </w:p>
    <w:p w:rsidR="00DC74C0" w:rsidRPr="004505C1" w:rsidRDefault="00DC74C0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>- с верхней разводкой магистрали (технический этаж, «теплый» чердак), с главным подающим стояком в лестнично-лифтовом холле (</w:t>
      </w:r>
      <w:r w:rsidR="009E3913" w:rsidRPr="004505C1">
        <w:t xml:space="preserve">общеквартирном </w:t>
      </w:r>
      <w:r w:rsidRPr="004505C1">
        <w:t xml:space="preserve">коридоре) </w:t>
      </w:r>
      <w:r w:rsidR="009E3913" w:rsidRPr="004505C1">
        <w:t xml:space="preserve">с </w:t>
      </w:r>
      <w:r w:rsidRPr="004505C1">
        <w:t xml:space="preserve">водоразборными стояками </w:t>
      </w:r>
      <w:r w:rsidR="009E3095" w:rsidRPr="004505C1">
        <w:t>в санузлах (кухнях, ванных комнатах) квартир</w:t>
      </w:r>
      <w:r w:rsidR="00BE0A47" w:rsidRPr="004505C1">
        <w:t>;</w:t>
      </w:r>
    </w:p>
    <w:p w:rsidR="00BE0A47" w:rsidRPr="004505C1" w:rsidRDefault="00F146CE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>- с расположением водоразборных стояков</w:t>
      </w:r>
      <w:r w:rsidR="00DC74C0" w:rsidRPr="004505C1">
        <w:t xml:space="preserve"> вне пределов квартир в конструктивных нишах лестнично-лифтового холла или </w:t>
      </w:r>
      <w:r w:rsidR="00BE0A47" w:rsidRPr="004505C1">
        <w:t xml:space="preserve">общеквартирного </w:t>
      </w:r>
      <w:r w:rsidR="00DC74C0" w:rsidRPr="004505C1">
        <w:t>коридора</w:t>
      </w:r>
      <w:r w:rsidRPr="004505C1">
        <w:t xml:space="preserve">, </w:t>
      </w:r>
      <w:r w:rsidR="00DC74C0" w:rsidRPr="004505C1">
        <w:t>с подключением к ним поэтажных коллекторов</w:t>
      </w:r>
      <w:r w:rsidR="00BE0A47" w:rsidRPr="004505C1">
        <w:t>;</w:t>
      </w:r>
    </w:p>
    <w:p w:rsidR="0004233E" w:rsidRPr="004505C1" w:rsidRDefault="00BE0A47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 xml:space="preserve">- </w:t>
      </w:r>
      <w:r w:rsidR="0004233E" w:rsidRPr="004505C1">
        <w:t>с расположением водоразборных стояков вне пределов квартир в конструктивных нишах лестнично-лифтового холла или межквартирного коридора, с подключением к ним тупиковых полимерных трубопроводов, проложенны</w:t>
      </w:r>
      <w:r w:rsidR="00295B76" w:rsidRPr="004505C1">
        <w:t>х</w:t>
      </w:r>
      <w:r w:rsidR="0004233E" w:rsidRPr="004505C1">
        <w:t xml:space="preserve"> в пространстве подшивного потолка межквартирного коридора, к которым присоединяются трубопроводы подачи холодной воды в квартиры, проходящие в пространстве подшивного потолка. </w:t>
      </w:r>
    </w:p>
    <w:p w:rsidR="009E3095" w:rsidRPr="004505C1" w:rsidRDefault="0004233E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>Разводящие сети от коллекторов до квартир следует принимать с учетом обеспечения напора (давления) у приборов квартир согласно 8.2</w:t>
      </w:r>
      <w:r w:rsidR="00024E2E" w:rsidRPr="004505C1">
        <w:t>1</w:t>
      </w:r>
      <w:r w:rsidRPr="004505C1">
        <w:t>.</w:t>
      </w:r>
    </w:p>
    <w:p w:rsidR="009F10FF" w:rsidRPr="004505C1" w:rsidRDefault="009F10FF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>Возможность установки приборов учета на ответвлении от стояка под потолком коридора, в нише санузла или кухни квартиры определяется проектной документацией.</w:t>
      </w:r>
    </w:p>
    <w:p w:rsidR="000D041C" w:rsidRPr="004505C1" w:rsidRDefault="000D041C" w:rsidP="00142FBE">
      <w:pPr>
        <w:ind w:firstLine="709"/>
        <w:jc w:val="both"/>
      </w:pPr>
      <w:r w:rsidRPr="004505C1">
        <w:t xml:space="preserve">В верхних точках систем </w:t>
      </w:r>
      <w:r w:rsidR="00EF463C" w:rsidRPr="004505C1">
        <w:t>холодного</w:t>
      </w:r>
      <w:r w:rsidR="00EF463C" w:rsidRPr="004505C1">
        <w:rPr>
          <w:rFonts w:eastAsia="MS Mincho"/>
          <w:spacing w:val="-8"/>
        </w:rPr>
        <w:t xml:space="preserve"> </w:t>
      </w:r>
      <w:r w:rsidR="00AF4F18" w:rsidRPr="004505C1">
        <w:rPr>
          <w:rFonts w:eastAsia="MS Mincho"/>
          <w:spacing w:val="-8"/>
        </w:rPr>
        <w:t>водоснабжения</w:t>
      </w:r>
      <w:r w:rsidRPr="004505C1">
        <w:t xml:space="preserve"> следует предусматривать установку автоматических воздушных клапанов, исключающих образование </w:t>
      </w:r>
      <w:r w:rsidR="00C43DB3" w:rsidRPr="004505C1">
        <w:t>разрежения</w:t>
      </w:r>
      <w:r w:rsidRPr="004505C1">
        <w:t xml:space="preserve"> при опорожнении стояков и удаление воздуха из верхней зоны стояков в режиме эксплуатации. </w:t>
      </w:r>
    </w:p>
    <w:p w:rsidR="00262ACE" w:rsidRPr="004505C1" w:rsidRDefault="00262ACE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>Возможны также иные проектные решения подключения потребителей.</w:t>
      </w:r>
    </w:p>
    <w:p w:rsidR="0033780B" w:rsidRPr="004505C1" w:rsidRDefault="0033780B" w:rsidP="00142FBE">
      <w:pPr>
        <w:ind w:firstLine="709"/>
        <w:jc w:val="both"/>
      </w:pPr>
      <w:r w:rsidRPr="004505C1">
        <w:t>8.2</w:t>
      </w:r>
      <w:r w:rsidR="0004233E" w:rsidRPr="004505C1">
        <w:t>0</w:t>
      </w:r>
      <w:r w:rsidRPr="004505C1">
        <w:t xml:space="preserve"> При расчете систем хозяйственно-питьевого и производственного водопроводов следует обеспечивать необходимый напор (давление) воды у санитарных приборов и технологического оборудования</w:t>
      </w:r>
      <w:r w:rsidR="00921EC0" w:rsidRPr="004505C1">
        <w:t>,</w:t>
      </w:r>
      <w:r w:rsidRPr="004505C1">
        <w:t xml:space="preserve"> расположенных в самой высокой и</w:t>
      </w:r>
      <w:r w:rsidR="004D4789" w:rsidRPr="004505C1">
        <w:t>ли</w:t>
      </w:r>
      <w:r w:rsidRPr="004505C1">
        <w:t xml:space="preserve"> удаленной от ввода части</w:t>
      </w:r>
      <w:r w:rsidR="00921EC0" w:rsidRPr="004505C1">
        <w:t xml:space="preserve"> </w:t>
      </w:r>
      <w:r w:rsidRPr="004505C1">
        <w:t>здания.</w:t>
      </w:r>
    </w:p>
    <w:p w:rsidR="00F257F2" w:rsidRDefault="005F1E66" w:rsidP="00142FBE">
      <w:pPr>
        <w:ind w:firstLine="709"/>
        <w:jc w:val="both"/>
      </w:pPr>
      <w:r w:rsidRPr="004505C1">
        <w:t>8.</w:t>
      </w:r>
      <w:r w:rsidR="001D7272" w:rsidRPr="004505C1">
        <w:t>2</w:t>
      </w:r>
      <w:r w:rsidR="0004233E" w:rsidRPr="004505C1">
        <w:t>1</w:t>
      </w:r>
      <w:r w:rsidRPr="004505C1">
        <w:t xml:space="preserve"> </w:t>
      </w:r>
      <w:r w:rsidR="00177E61" w:rsidRPr="004505C1">
        <w:t>Свободный</w:t>
      </w:r>
      <w:r w:rsidR="00F257F2" w:rsidRPr="004505C1">
        <w:t xml:space="preserve"> напор (давление) на отметке наиболее высоко расположенного санитарного прибора в зоне системы </w:t>
      </w:r>
      <w:r w:rsidR="00F257F2" w:rsidRPr="004505C1">
        <w:rPr>
          <w:rFonts w:eastAsia="MS Mincho"/>
          <w:spacing w:val="-8"/>
        </w:rPr>
        <w:t>водоснабжения</w:t>
      </w:r>
      <w:r w:rsidR="00F257F2" w:rsidRPr="004505C1">
        <w:t xml:space="preserve"> следует принимать не менее 20,0 м вод. ст. (0,2 МПа).</w:t>
      </w:r>
    </w:p>
    <w:p w:rsidR="00F41B34" w:rsidRDefault="00F41B34" w:rsidP="00142FBE">
      <w:pPr>
        <w:ind w:firstLine="709"/>
        <w:jc w:val="both"/>
      </w:pPr>
      <w:r w:rsidRPr="00F41B34">
        <w:t>При проектировании в условиях сложившейся застройки по заданию на проектирование (при бюджетном финансировании строительства или реконструкции зданий до пяти этажей включительно) допускается принимать значение свободного напора по паспортным данным устанавливаемых приборов.</w:t>
      </w:r>
    </w:p>
    <w:p w:rsidR="00F41B34" w:rsidRPr="004505C1" w:rsidRDefault="00F41B34" w:rsidP="00142FBE">
      <w:pPr>
        <w:ind w:firstLine="709"/>
        <w:jc w:val="both"/>
      </w:pPr>
      <w:r w:rsidRPr="00A06D23">
        <w:rPr>
          <w:b/>
          <w:bCs/>
        </w:rPr>
        <w:t>(Измененная редакция, Изм. № 3).</w:t>
      </w:r>
    </w:p>
    <w:p w:rsidR="0004233E" w:rsidRPr="004505C1" w:rsidRDefault="0071217E" w:rsidP="00142FBE">
      <w:pPr>
        <w:ind w:firstLine="709"/>
        <w:jc w:val="both"/>
      </w:pPr>
      <w:r w:rsidRPr="004505C1">
        <w:lastRenderedPageBreak/>
        <w:t>8.</w:t>
      </w:r>
      <w:r w:rsidR="001D7272" w:rsidRPr="004505C1">
        <w:t>2</w:t>
      </w:r>
      <w:r w:rsidR="0004233E" w:rsidRPr="004505C1">
        <w:t>2</w:t>
      </w:r>
      <w:r w:rsidR="00365D98" w:rsidRPr="004505C1">
        <w:t xml:space="preserve"> </w:t>
      </w:r>
      <w:bookmarkStart w:id="32" w:name="PO0000107"/>
      <w:r w:rsidR="0004233E" w:rsidRPr="004505C1">
        <w:t>Гидростатический напор (давление) в системе хозяйственно-питьевого водо</w:t>
      </w:r>
      <w:r w:rsidR="003036DD" w:rsidRPr="004505C1">
        <w:t>снабжения</w:t>
      </w:r>
      <w:r w:rsidR="0004233E" w:rsidRPr="004505C1">
        <w:t xml:space="preserve"> на отметке наиболее низко расположенного санитарно-технического прибора </w:t>
      </w:r>
      <w:r w:rsidR="00AF4AC9" w:rsidRPr="004505C1">
        <w:t>следует принимать согласно 7.1</w:t>
      </w:r>
      <w:r w:rsidR="0067522C" w:rsidRPr="004505C1">
        <w:t>0</w:t>
      </w:r>
      <w:r w:rsidR="0004233E" w:rsidRPr="004505C1">
        <w:t>. При расчетном напоре (давлении), превышающем 45 м вод. ст. (0,45 МПа), следует предусматривать регуляторы давления, снижающие его как при статическом, так и при дина</w:t>
      </w:r>
      <w:r w:rsidR="00EA4EFD" w:rsidRPr="004505C1">
        <w:t>мическом режиме работы системы.</w:t>
      </w:r>
    </w:p>
    <w:p w:rsidR="003036DD" w:rsidRPr="004505C1" w:rsidRDefault="0071217E" w:rsidP="00142FBE">
      <w:pPr>
        <w:ind w:firstLine="709"/>
        <w:jc w:val="both"/>
      </w:pPr>
      <w:r w:rsidRPr="004505C1">
        <w:t>8.</w:t>
      </w:r>
      <w:r w:rsidR="001D7272" w:rsidRPr="004505C1">
        <w:t>2</w:t>
      </w:r>
      <w:r w:rsidR="0004233E" w:rsidRPr="004505C1">
        <w:t>3</w:t>
      </w:r>
      <w:r w:rsidR="00365D98" w:rsidRPr="004505C1">
        <w:t xml:space="preserve"> </w:t>
      </w:r>
      <w:bookmarkStart w:id="33" w:name="п76"/>
      <w:bookmarkStart w:id="34" w:name="PO0000108"/>
      <w:bookmarkEnd w:id="32"/>
      <w:r w:rsidR="003036DD" w:rsidRPr="004505C1">
        <w:t>Гидравлический расчет сети водопровода, питаемой двумя вводами, следует проводить с учетом выключения одного из них.</w:t>
      </w:r>
    </w:p>
    <w:p w:rsidR="003036DD" w:rsidRPr="004505C1" w:rsidRDefault="003036DD" w:rsidP="00142FBE">
      <w:pPr>
        <w:ind w:firstLine="709"/>
        <w:jc w:val="both"/>
      </w:pPr>
      <w:r w:rsidRPr="004505C1">
        <w:t>При двух вводах в здание каждый из них должен быть рассчитан на 100 %-</w:t>
      </w:r>
      <w:r w:rsidR="00EA4EFD" w:rsidRPr="004505C1">
        <w:t>ны</w:t>
      </w:r>
      <w:r w:rsidRPr="004505C1">
        <w:t xml:space="preserve">й пропуск расчетного расхода воды. При </w:t>
      </w:r>
      <w:r w:rsidR="00DA6179" w:rsidRPr="004505C1">
        <w:t>числе</w:t>
      </w:r>
      <w:r w:rsidRPr="004505C1">
        <w:t xml:space="preserve"> вводов три и более каждый ввод должен быть рассчитан на 50 %-</w:t>
      </w:r>
      <w:r w:rsidR="00EA4EFD" w:rsidRPr="004505C1">
        <w:t>ны</w:t>
      </w:r>
      <w:r w:rsidRPr="004505C1">
        <w:t>й пропуск расчетного расхода воды.</w:t>
      </w:r>
    </w:p>
    <w:p w:rsidR="003036DD" w:rsidRPr="004505C1" w:rsidRDefault="003036DD" w:rsidP="00142FBE">
      <w:pPr>
        <w:ind w:firstLine="709"/>
        <w:jc w:val="both"/>
      </w:pPr>
      <w:r w:rsidRPr="004505C1">
        <w:t xml:space="preserve">Гидравлический расчет системы холодного водоснабжения следует проводить по максимальному секундному расходу воды. </w:t>
      </w:r>
    </w:p>
    <w:p w:rsidR="003036DD" w:rsidRDefault="003036DD" w:rsidP="00142FBE">
      <w:pPr>
        <w:ind w:firstLine="709"/>
        <w:jc w:val="both"/>
      </w:pPr>
      <w:r w:rsidRPr="004505C1">
        <w:t xml:space="preserve">8.24 </w:t>
      </w:r>
      <w:r w:rsidR="00F41B34" w:rsidRPr="00F41B34">
        <w:t>Диаметры участков сети внутреннего водопровода следует определять гидравлическим расчетом с учетом максимального использования гарантированного напора (давления) воды в системе наружного водоснабжения</w:t>
      </w:r>
      <w:r w:rsidRPr="004505C1">
        <w:t>.</w:t>
      </w:r>
    </w:p>
    <w:p w:rsidR="00F41B34" w:rsidRPr="004505C1" w:rsidRDefault="00F41B34" w:rsidP="00F41B34">
      <w:pPr>
        <w:ind w:firstLine="709"/>
        <w:jc w:val="both"/>
      </w:pPr>
      <w:r w:rsidRPr="00A06D23">
        <w:rPr>
          <w:b/>
          <w:bCs/>
        </w:rPr>
        <w:t>(Измененная редакция, Изм. № 3).</w:t>
      </w:r>
    </w:p>
    <w:p w:rsidR="00BF53A8" w:rsidRPr="004505C1" w:rsidRDefault="0071217E" w:rsidP="00142FBE">
      <w:pPr>
        <w:ind w:firstLine="709"/>
        <w:jc w:val="both"/>
      </w:pPr>
      <w:r w:rsidRPr="004505C1">
        <w:t>8.</w:t>
      </w:r>
      <w:r w:rsidR="001D7272" w:rsidRPr="004505C1">
        <w:t>2</w:t>
      </w:r>
      <w:r w:rsidR="003036DD" w:rsidRPr="004505C1">
        <w:t>5</w:t>
      </w:r>
      <w:r w:rsidR="00365D98" w:rsidRPr="004505C1">
        <w:t xml:space="preserve"> </w:t>
      </w:r>
      <w:bookmarkStart w:id="35" w:name="PO0000109"/>
      <w:bookmarkEnd w:id="33"/>
      <w:bookmarkEnd w:id="34"/>
      <w:r w:rsidR="00BF53A8" w:rsidRPr="004505C1">
        <w:t xml:space="preserve">В душевых производственных предприятий и общественных зданий, с числом душевых сеток более трех, следует предусматривать коллекторную или кольцевую схему подачи холодной воды. Диаметр коллектора или диаметр кольцевого трубопровода </w:t>
      </w:r>
      <w:r w:rsidR="00145574" w:rsidRPr="004505C1">
        <w:t>следует</w:t>
      </w:r>
      <w:r w:rsidR="00BF53A8" w:rsidRPr="004505C1">
        <w:t xml:space="preserve"> определять по общему расходу воды на душевые сетки.</w:t>
      </w:r>
    </w:p>
    <w:p w:rsidR="00BF53A8" w:rsidRPr="004505C1" w:rsidRDefault="00BF53A8" w:rsidP="00142FBE">
      <w:pPr>
        <w:ind w:firstLine="709"/>
        <w:jc w:val="both"/>
      </w:pPr>
      <w:r w:rsidRPr="004505C1">
        <w:t>Продолжительность пользования душем в групповых душевых вспомогательных зданий и помещениях производственных предприятий следует принимать 45 мин после окончания смены</w:t>
      </w:r>
      <w:r w:rsidR="00E742B7" w:rsidRPr="004505C1">
        <w:t>.</w:t>
      </w:r>
    </w:p>
    <w:p w:rsidR="00E6529A" w:rsidRPr="004505C1" w:rsidRDefault="009A595D" w:rsidP="00142FBE">
      <w:pPr>
        <w:ind w:firstLine="709"/>
        <w:jc w:val="both"/>
      </w:pPr>
      <w:r w:rsidRPr="004505C1">
        <w:t xml:space="preserve">8.26 </w:t>
      </w:r>
      <w:r w:rsidR="00E6529A" w:rsidRPr="004505C1">
        <w:t xml:space="preserve">Скорость движения воды в системе внутреннего </w:t>
      </w:r>
      <w:r w:rsidR="00AF4F18" w:rsidRPr="004505C1">
        <w:rPr>
          <w:rFonts w:eastAsia="MS Mincho"/>
          <w:spacing w:val="-8"/>
        </w:rPr>
        <w:t>водоснабжения</w:t>
      </w:r>
      <w:r w:rsidR="00E6529A" w:rsidRPr="004505C1">
        <w:t xml:space="preserve"> следует принимать в зависимости от допустимого эквивалентного уровня </w:t>
      </w:r>
      <w:r w:rsidR="00D15FE1" w:rsidRPr="004505C1">
        <w:t>шума</w:t>
      </w:r>
      <w:r w:rsidR="00E6529A" w:rsidRPr="004505C1">
        <w:t xml:space="preserve"> в помещении:</w:t>
      </w:r>
    </w:p>
    <w:p w:rsidR="00E6529A" w:rsidRPr="004505C1" w:rsidRDefault="00145574" w:rsidP="00142FBE">
      <w:pPr>
        <w:ind w:firstLine="709"/>
        <w:jc w:val="both"/>
      </w:pPr>
      <w:r w:rsidRPr="004505C1">
        <w:t>а) выше 40 дБ</w:t>
      </w:r>
      <w:r w:rsidR="00E6529A" w:rsidRPr="004505C1">
        <w:t xml:space="preserve"> </w:t>
      </w:r>
      <w:r w:rsidR="00D61351" w:rsidRPr="004505C1">
        <w:t>‒</w:t>
      </w:r>
      <w:r w:rsidR="00E6529A" w:rsidRPr="004505C1">
        <w:t xml:space="preserve"> не более 1,5 м/с в общественных зданиях и помещениях; не более 2 м/с в административно-бытовых зданиях и помещениях; не более 3 м/с в производственных зданиях и помещениях;</w:t>
      </w:r>
    </w:p>
    <w:p w:rsidR="00E6529A" w:rsidRPr="004505C1" w:rsidRDefault="00145574" w:rsidP="00142FBE">
      <w:pPr>
        <w:ind w:firstLine="709"/>
        <w:jc w:val="both"/>
      </w:pPr>
      <w:r w:rsidRPr="004505C1">
        <w:t>б) 40 дБ</w:t>
      </w:r>
      <w:r w:rsidR="00E6529A" w:rsidRPr="004505C1">
        <w:t xml:space="preserve"> и ниже </w:t>
      </w:r>
      <w:r w:rsidR="00D61351" w:rsidRPr="004505C1">
        <w:t xml:space="preserve">‒ </w:t>
      </w:r>
      <w:r w:rsidR="00E6529A" w:rsidRPr="004505C1">
        <w:t xml:space="preserve">по </w:t>
      </w:r>
      <w:r w:rsidR="00EA4EFD" w:rsidRPr="004505C1">
        <w:t>п</w:t>
      </w:r>
      <w:r w:rsidR="00E6529A" w:rsidRPr="004505C1">
        <w:t xml:space="preserve">риложению </w:t>
      </w:r>
      <w:r w:rsidR="004A6FBE" w:rsidRPr="004505C1">
        <w:t>И</w:t>
      </w:r>
      <w:r w:rsidR="00E6529A" w:rsidRPr="004505C1">
        <w:t>.</w:t>
      </w:r>
    </w:p>
    <w:p w:rsidR="00145574" w:rsidRPr="004505C1" w:rsidRDefault="0071217E" w:rsidP="00142FBE">
      <w:pPr>
        <w:ind w:firstLine="709"/>
        <w:jc w:val="both"/>
      </w:pPr>
      <w:r w:rsidRPr="004505C1">
        <w:t>8.</w:t>
      </w:r>
      <w:r w:rsidR="001D7272" w:rsidRPr="004505C1">
        <w:t>2</w:t>
      </w:r>
      <w:r w:rsidR="009A595D" w:rsidRPr="004505C1">
        <w:t>7</w:t>
      </w:r>
      <w:r w:rsidR="00365D98" w:rsidRPr="004505C1">
        <w:t xml:space="preserve"> </w:t>
      </w:r>
      <w:r w:rsidR="00B33E09" w:rsidRPr="004505C1">
        <w:t>Величин</w:t>
      </w:r>
      <w:r w:rsidR="00315190" w:rsidRPr="004505C1">
        <w:t>у</w:t>
      </w:r>
      <w:r w:rsidR="00B33E09" w:rsidRPr="004505C1">
        <w:t xml:space="preserve"> </w:t>
      </w:r>
      <w:r w:rsidR="00385462" w:rsidRPr="004505C1">
        <w:t xml:space="preserve">требуемого </w:t>
      </w:r>
      <w:r w:rsidR="001F2ECF" w:rsidRPr="004505C1">
        <w:t xml:space="preserve">напора </w:t>
      </w: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2"/>
                <w:vertAlign w:val="subscript"/>
              </w:rPr>
              <m:t>тр</m:t>
            </m:r>
          </m:sub>
        </m:sSub>
      </m:oMath>
      <w:r w:rsidR="00DA6179" w:rsidRPr="004505C1">
        <w:t xml:space="preserve">, </w:t>
      </w:r>
      <w:r w:rsidR="00CE790F" w:rsidRPr="004505C1">
        <w:t>м вод. ст.</w:t>
      </w:r>
      <w:r w:rsidR="009E3095" w:rsidRPr="004505C1">
        <w:t xml:space="preserve">, </w:t>
      </w:r>
      <w:r w:rsidR="009A595D" w:rsidRPr="004505C1">
        <w:t>необходимого для подачи воды потребителю, определя</w:t>
      </w:r>
      <w:r w:rsidR="00145574" w:rsidRPr="004505C1">
        <w:t>ю</w:t>
      </w:r>
      <w:r w:rsidR="00DA6179" w:rsidRPr="004505C1">
        <w:t>т по формуле</w:t>
      </w:r>
    </w:p>
    <w:p w:rsidR="009A595D" w:rsidRPr="004505C1" w:rsidRDefault="00864352" w:rsidP="00142FBE">
      <w:pPr>
        <w:jc w:val="right"/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6"/>
                <w:vertAlign w:val="subscript"/>
              </w:rPr>
              <m:t>тр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rFonts w:ascii="Cambria Math"/>
                <w:i/>
                <w:iCs/>
                <w:sz w:val="36"/>
                <w:vertAlign w:val="subscript"/>
                <w:lang w:val="en-US"/>
              </w:rPr>
              <m:t>geom</m:t>
            </m:r>
          </m:sub>
        </m:sSub>
        <m:r>
          <w:rPr>
            <w:rFonts w:ascii="Cambria Math" w:hAnsi="Cambria Math"/>
          </w:rPr>
          <m:t xml:space="preserve"> +∑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il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6"/>
                <w:vertAlign w:val="subscript"/>
              </w:rPr>
              <m:t>п</m:t>
            </m:r>
            <m:r>
              <m:rPr>
                <m:nor/>
              </m:rPr>
              <w:rPr>
                <w:iCs/>
                <w:sz w:val="32"/>
                <w:vertAlign w:val="subscript"/>
              </w:rPr>
              <m:t>р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 ∑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6"/>
                <w:vertAlign w:val="subscript"/>
              </w:rPr>
              <m:t>вод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6"/>
                <w:vertAlign w:val="subscript"/>
              </w:rPr>
              <m:t>теп</m:t>
            </m:r>
            <m:r>
              <m:rPr>
                <m:nor/>
              </m:rPr>
              <w:rPr>
                <w:iCs/>
                <w:sz w:val="32"/>
                <w:vertAlign w:val="subscript"/>
              </w:rPr>
              <m:t>л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SupPr>
          <m:e>
            <m:r>
              <w:rPr>
                <w:rFonts w:ascii="Cambria Math" w:hAnsi="Cambria Math"/>
                <w:vertAlign w:val="subscript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l</m:t>
            </m:r>
          </m:sub>
          <m:sup>
            <m:r>
              <m:rPr>
                <m:nor/>
              </m:rPr>
              <w:rPr>
                <w:iCs/>
                <w:sz w:val="32"/>
                <w:vertAlign w:val="subscript"/>
              </w:rPr>
              <m:t>ввод</m:t>
            </m:r>
          </m:sup>
        </m:sSubSup>
      </m:oMath>
      <w:r w:rsidR="00DA6179" w:rsidRPr="004505C1">
        <w:t>,</w:t>
      </w:r>
      <w:r w:rsidR="00145574" w:rsidRPr="004505C1">
        <w:t xml:space="preserve">            </w:t>
      </w:r>
      <w:r w:rsidR="009A595D" w:rsidRPr="004505C1">
        <w:tab/>
        <w:t>(14)</w:t>
      </w:r>
    </w:p>
    <w:p w:rsidR="009E3095" w:rsidRPr="004505C1" w:rsidRDefault="009A595D" w:rsidP="00142FBE">
      <w:pPr>
        <w:jc w:val="both"/>
      </w:pPr>
      <w:r w:rsidRPr="004505C1">
        <w:t>где</w:t>
      </w:r>
      <w:r w:rsidR="009E3095" w:rsidRPr="004505C1">
        <w:t xml:space="preserve"> </w:t>
      </w:r>
      <w:r w:rsidR="009E3095" w:rsidRPr="004505C1">
        <w:tab/>
      </w: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rFonts w:ascii="Cambria Math"/>
                <w:i/>
                <w:iCs/>
                <w:sz w:val="32"/>
                <w:vertAlign w:val="subscript"/>
                <w:lang w:val="en-US"/>
              </w:rPr>
              <m:t>geom</m:t>
            </m:r>
          </m:sub>
        </m:sSub>
      </m:oMath>
      <w:r w:rsidR="009E3095" w:rsidRPr="004505C1">
        <w:t xml:space="preserve"> </w:t>
      </w:r>
      <w:r w:rsidR="00994FA5" w:rsidRPr="004505C1">
        <w:rPr>
          <w:i/>
          <w:iCs/>
        </w:rPr>
        <w:t>–</w:t>
      </w:r>
      <w:r w:rsidR="009E3095" w:rsidRPr="004505C1">
        <w:t xml:space="preserve"> геометрическая высота расположения диктующего санитарно-технического прибора (пожарного крана) </w:t>
      </w:r>
      <w:r w:rsidR="009E3095" w:rsidRPr="004505C1">
        <w:rPr>
          <w:iCs/>
        </w:rPr>
        <w:t>над точкой подключения</w:t>
      </w:r>
      <w:r w:rsidR="009E3095" w:rsidRPr="004505C1">
        <w:t xml:space="preserve">, </w:t>
      </w:r>
      <w:r w:rsidR="00CE790F" w:rsidRPr="004505C1">
        <w:t>м вод. ст.</w:t>
      </w:r>
      <w:r w:rsidR="009E3095" w:rsidRPr="004505C1">
        <w:t>;</w:t>
      </w:r>
    </w:p>
    <w:p w:rsidR="009E3095" w:rsidRPr="004505C1" w:rsidRDefault="00214CC8" w:rsidP="00142FBE">
      <w:pPr>
        <w:ind w:firstLine="709"/>
        <w:jc w:val="both"/>
        <w:rPr>
          <w:iCs/>
        </w:rPr>
      </w:pP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il</m:t>
            </m:r>
          </m:sub>
        </m:sSub>
      </m:oMath>
      <w:r w:rsidR="004E2BFC" w:rsidRPr="004505C1">
        <w:rPr>
          <w:i/>
          <w:iCs/>
        </w:rPr>
        <w:t xml:space="preserve"> </w:t>
      </w:r>
      <w:r w:rsidR="009E3095" w:rsidRPr="004505C1">
        <w:rPr>
          <w:i/>
          <w:iCs/>
        </w:rPr>
        <w:t xml:space="preserve">– </w:t>
      </w:r>
      <w:r w:rsidR="009E3095" w:rsidRPr="004505C1">
        <w:rPr>
          <w:iCs/>
        </w:rPr>
        <w:t>сумма потерь</w:t>
      </w:r>
      <w:r w:rsidR="009E3095" w:rsidRPr="004505C1">
        <w:rPr>
          <w:i/>
          <w:iCs/>
        </w:rPr>
        <w:t xml:space="preserve"> </w:t>
      </w:r>
      <w:r w:rsidR="009E3095" w:rsidRPr="004505C1">
        <w:t>напора на</w:t>
      </w:r>
      <w:r w:rsidR="009E3095" w:rsidRPr="004505C1">
        <w:rPr>
          <w:i/>
          <w:iCs/>
        </w:rPr>
        <w:t xml:space="preserve"> </w:t>
      </w:r>
      <w:r w:rsidR="009E3095" w:rsidRPr="004505C1">
        <w:rPr>
          <w:iCs/>
        </w:rPr>
        <w:t>всех участках трубопровода диктующего направления,</w:t>
      </w:r>
      <w:r w:rsidR="009E3095" w:rsidRPr="004505C1">
        <w:rPr>
          <w:i/>
          <w:iCs/>
        </w:rPr>
        <w:t xml:space="preserve"> </w:t>
      </w:r>
      <w:r w:rsidR="00CE790F" w:rsidRPr="004505C1">
        <w:rPr>
          <w:iCs/>
        </w:rPr>
        <w:t>м вод. ст.</w:t>
      </w:r>
      <w:r w:rsidR="009E3095" w:rsidRPr="004505C1">
        <w:rPr>
          <w:iCs/>
        </w:rPr>
        <w:t>;</w:t>
      </w:r>
    </w:p>
    <w:p w:rsidR="004E2BFC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2"/>
                <w:vertAlign w:val="subscript"/>
              </w:rPr>
              <m:t>пр</m:t>
            </m:r>
          </m:sub>
        </m:sSub>
      </m:oMath>
      <w:r w:rsidR="004E2BFC" w:rsidRPr="004505C1">
        <w:rPr>
          <w:i/>
        </w:rPr>
        <w:t xml:space="preserve"> </w:t>
      </w:r>
      <w:r w:rsidR="00315190" w:rsidRPr="004505C1">
        <w:rPr>
          <w:i/>
          <w:iCs/>
        </w:rPr>
        <w:t>–</w:t>
      </w:r>
      <w:r w:rsidR="004E2BFC" w:rsidRPr="004505C1">
        <w:t xml:space="preserve"> напор (давление) перед диктующим прибором, м вод.</w:t>
      </w:r>
      <w:r w:rsidR="00DF1359" w:rsidRPr="004505C1">
        <w:t xml:space="preserve"> </w:t>
      </w:r>
      <w:r w:rsidR="004E2BFC" w:rsidRPr="004505C1">
        <w:t>ст., принима</w:t>
      </w:r>
      <w:r w:rsidR="00315190" w:rsidRPr="004505C1">
        <w:t>ю</w:t>
      </w:r>
      <w:r w:rsidR="004E2BFC" w:rsidRPr="004505C1">
        <w:t>т согласно 8.21</w:t>
      </w:r>
      <w:r w:rsidR="007F45C4" w:rsidRPr="004505C1">
        <w:t>;</w:t>
      </w:r>
    </w:p>
    <w:p w:rsidR="009E3095" w:rsidRPr="004505C1" w:rsidRDefault="00FB108F" w:rsidP="00142FBE">
      <w:pPr>
        <w:ind w:firstLine="709"/>
        <w:jc w:val="both"/>
        <w:rPr>
          <w:iCs/>
        </w:rPr>
      </w:pP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2"/>
                <w:vertAlign w:val="subscript"/>
              </w:rPr>
              <m:t>вод</m:t>
            </m:r>
          </m:sub>
        </m:sSub>
      </m:oMath>
      <w:r w:rsidR="009E3095" w:rsidRPr="004505C1">
        <w:rPr>
          <w:i/>
          <w:iCs/>
        </w:rPr>
        <w:t xml:space="preserve"> – </w:t>
      </w:r>
      <w:r w:rsidR="009E3095" w:rsidRPr="004505C1">
        <w:rPr>
          <w:iCs/>
        </w:rPr>
        <w:t>сумма</w:t>
      </w:r>
      <w:r w:rsidR="009E3095" w:rsidRPr="004505C1">
        <w:rPr>
          <w:i/>
          <w:iCs/>
        </w:rPr>
        <w:t xml:space="preserve"> </w:t>
      </w:r>
      <w:r w:rsidR="009E3095" w:rsidRPr="004505C1">
        <w:rPr>
          <w:iCs/>
        </w:rPr>
        <w:t xml:space="preserve">потерь напора в узлах учета потребляемой воды (общем для жилого комплекса, общедомовом, индивидуальном), </w:t>
      </w:r>
      <w:r w:rsidR="00CE790F" w:rsidRPr="004505C1">
        <w:rPr>
          <w:iCs/>
        </w:rPr>
        <w:t>м вод. ст.</w:t>
      </w:r>
      <w:r w:rsidR="004A6FBE" w:rsidRPr="004505C1">
        <w:rPr>
          <w:iCs/>
        </w:rPr>
        <w:t>,</w:t>
      </w:r>
      <w:r w:rsidR="009E3095" w:rsidRPr="004505C1">
        <w:t xml:space="preserve"> принима</w:t>
      </w:r>
      <w:r w:rsidR="00315190" w:rsidRPr="004505C1">
        <w:t>ю</w:t>
      </w:r>
      <w:r w:rsidR="009E3095" w:rsidRPr="004505C1">
        <w:t>т согласно</w:t>
      </w:r>
      <w:r w:rsidR="00A94094" w:rsidRPr="004505C1">
        <w:t xml:space="preserve"> </w:t>
      </w:r>
      <w:r w:rsidR="009E3095" w:rsidRPr="004505C1">
        <w:t>12.15;</w:t>
      </w:r>
    </w:p>
    <w:p w:rsidR="009E3095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Cs/>
                <w:sz w:val="32"/>
                <w:vertAlign w:val="subscript"/>
              </w:rPr>
              <m:t>тепл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</m:oMath>
      <w:r w:rsidR="009E3095" w:rsidRPr="004505C1">
        <w:t xml:space="preserve"> – потери напора в теплообменнике (водонагревателе)</w:t>
      </w:r>
      <w:r w:rsidR="005650E2" w:rsidRPr="004505C1">
        <w:t>,</w:t>
      </w:r>
      <w:r w:rsidR="009E3095" w:rsidRPr="004505C1">
        <w:t xml:space="preserve"> принима</w:t>
      </w:r>
      <w:r w:rsidR="00DA6179" w:rsidRPr="004505C1">
        <w:t>ют</w:t>
      </w:r>
      <w:r w:rsidR="009E3095" w:rsidRPr="004505C1">
        <w:t xml:space="preserve"> ориентировочно </w:t>
      </w:r>
      <w:r w:rsidR="00994FA5" w:rsidRPr="004505C1">
        <w:rPr>
          <w:i/>
          <w:iCs/>
        </w:rPr>
        <w:t>–</w:t>
      </w:r>
      <w:r w:rsidR="009E3095" w:rsidRPr="004505C1">
        <w:t xml:space="preserve"> </w:t>
      </w:r>
      <w:r w:rsidR="00CE1C4E" w:rsidRPr="004505C1">
        <w:t>0,0</w:t>
      </w:r>
      <w:r w:rsidR="009E3095" w:rsidRPr="004505C1">
        <w:t xml:space="preserve">3 </w:t>
      </w:r>
      <w:r w:rsidR="00CE1C4E" w:rsidRPr="004505C1">
        <w:t>МПа</w:t>
      </w:r>
      <w:r w:rsidR="00CE790F" w:rsidRPr="004505C1">
        <w:t xml:space="preserve"> (3 м вод. ст.)</w:t>
      </w:r>
      <w:r w:rsidR="005650E2" w:rsidRPr="004505C1">
        <w:t>;</w:t>
      </w:r>
    </w:p>
    <w:p w:rsidR="009E3095" w:rsidRPr="004505C1" w:rsidRDefault="00864352" w:rsidP="00142FBE">
      <w:pPr>
        <w:ind w:firstLine="709"/>
        <w:jc w:val="both"/>
        <w:rPr>
          <w:i/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SupPr>
          <m:e>
            <m:r>
              <w:rPr>
                <w:rFonts w:ascii="Cambria Math" w:hAnsi="Cambria Math"/>
                <w:vertAlign w:val="subscript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l</m:t>
            </m:r>
          </m:sub>
          <m:sup>
            <m:r>
              <m:rPr>
                <m:nor/>
              </m:rPr>
              <w:rPr>
                <w:iCs/>
                <w:sz w:val="32"/>
                <w:vertAlign w:val="subscript"/>
              </w:rPr>
              <m:t>ввод</m:t>
            </m:r>
          </m:sup>
        </m:sSubSup>
      </m:oMath>
      <w:r w:rsidR="009E3095" w:rsidRPr="004505C1">
        <w:rPr>
          <w:i/>
          <w:iCs/>
        </w:rPr>
        <w:t xml:space="preserve"> – </w:t>
      </w:r>
      <w:r w:rsidR="009E3095" w:rsidRPr="004505C1">
        <w:rPr>
          <w:iCs/>
        </w:rPr>
        <w:t>потери напора на вводе/вводах водопровода,</w:t>
      </w:r>
      <w:r w:rsidR="009E3095" w:rsidRPr="004505C1">
        <w:rPr>
          <w:i/>
          <w:iCs/>
        </w:rPr>
        <w:t xml:space="preserve"> </w:t>
      </w:r>
      <w:r w:rsidR="009E3095" w:rsidRPr="004505C1">
        <w:rPr>
          <w:iCs/>
        </w:rPr>
        <w:t>при пропуске расхода воды н</w:t>
      </w:r>
      <w:r w:rsidR="00DA6179" w:rsidRPr="004505C1">
        <w:rPr>
          <w:iCs/>
        </w:rPr>
        <w:t xml:space="preserve">а хозяйственно-питьевые нужды </w:t>
      </w:r>
      <w:r w:rsidR="009E3095" w:rsidRPr="004505C1">
        <w:rPr>
          <w:iCs/>
        </w:rPr>
        <w:t>и</w:t>
      </w:r>
      <w:r w:rsidR="00DA6179" w:rsidRPr="004505C1">
        <w:rPr>
          <w:iCs/>
        </w:rPr>
        <w:t xml:space="preserve"> (</w:t>
      </w:r>
      <w:r w:rsidR="009E3095" w:rsidRPr="004505C1">
        <w:rPr>
          <w:iCs/>
        </w:rPr>
        <w:t>или</w:t>
      </w:r>
      <w:r w:rsidR="00DA6179" w:rsidRPr="004505C1">
        <w:rPr>
          <w:iCs/>
        </w:rPr>
        <w:t>)</w:t>
      </w:r>
      <w:r w:rsidR="009E3095" w:rsidRPr="004505C1">
        <w:rPr>
          <w:iCs/>
        </w:rPr>
        <w:t xml:space="preserve"> противопожарного расхода воды, </w:t>
      </w:r>
      <w:r w:rsidR="00CE790F" w:rsidRPr="004505C1">
        <w:rPr>
          <w:iCs/>
        </w:rPr>
        <w:t>м вод. ст.</w:t>
      </w:r>
    </w:p>
    <w:p w:rsidR="002E0CD3" w:rsidRPr="004505C1" w:rsidRDefault="009A595D" w:rsidP="00142FBE">
      <w:pPr>
        <w:ind w:firstLine="709"/>
        <w:jc w:val="both"/>
      </w:pPr>
      <w:r w:rsidRPr="004505C1">
        <w:t xml:space="preserve">8.28 </w:t>
      </w:r>
      <w:r w:rsidR="002E0CD3" w:rsidRPr="004505C1">
        <w:t xml:space="preserve">Потери напора на участках системы </w:t>
      </w:r>
      <w:r w:rsidR="00EF463C" w:rsidRPr="004505C1">
        <w:t>холодного</w:t>
      </w:r>
      <w:r w:rsidR="00EF463C" w:rsidRPr="004505C1">
        <w:rPr>
          <w:rFonts w:eastAsia="MS Mincho"/>
          <w:spacing w:val="-8"/>
        </w:rPr>
        <w:t xml:space="preserve"> </w:t>
      </w:r>
      <w:r w:rsidR="00AF4F18" w:rsidRPr="004505C1">
        <w:rPr>
          <w:rFonts w:eastAsia="MS Mincho"/>
          <w:spacing w:val="-8"/>
        </w:rPr>
        <w:t>водоснабжения</w:t>
      </w:r>
      <w:r w:rsidR="002E0CD3" w:rsidRPr="004505C1">
        <w:t xml:space="preserve">, </w:t>
      </w:r>
      <w:r w:rsidR="00CE790F" w:rsidRPr="004505C1">
        <w:t>м вод. ст.</w:t>
      </w:r>
      <w:r w:rsidR="009E3095" w:rsidRPr="004505C1">
        <w:t xml:space="preserve">, </w:t>
      </w:r>
      <w:r w:rsidR="002E0CD3" w:rsidRPr="004505C1">
        <w:t>следует определять</w:t>
      </w:r>
      <w:r w:rsidR="00957081" w:rsidRPr="004505C1">
        <w:t xml:space="preserve"> </w:t>
      </w:r>
      <w:r w:rsidR="002E0CD3" w:rsidRPr="004505C1">
        <w:t>с учетом шероховатости</w:t>
      </w:r>
      <w:r w:rsidR="00F96DBB" w:rsidRPr="004505C1">
        <w:t xml:space="preserve"> материала труб</w:t>
      </w:r>
      <w:r w:rsidR="00994FA5" w:rsidRPr="004505C1">
        <w:t>:</w:t>
      </w:r>
    </w:p>
    <w:p w:rsidR="002E0CD3" w:rsidRPr="004505C1" w:rsidRDefault="00864352" w:rsidP="00445AD8">
      <w:pPr>
        <w:pStyle w:val="formattexttopleveltext"/>
        <w:spacing w:before="60" w:beforeAutospacing="0" w:after="60" w:afterAutospacing="0"/>
        <w:ind w:left="2835" w:firstLine="709"/>
        <w:jc w:val="right"/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il</m:t>
            </m:r>
          </m:sub>
        </m:sSub>
        <m:r>
          <w:rPr>
            <w:rFonts w:ascii="Cambria Math" w:hAnsi="Cambria Math"/>
            <w:vertAlign w:val="subscript"/>
          </w:rPr>
          <m:t>=i l (1+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k</m:t>
            </m:r>
          </m:e>
          <m:sub>
            <m:r>
              <w:rPr>
                <w:rFonts w:ascii="Cambria Math" w:hAnsi="Cambria Math"/>
                <w:vertAlign w:val="subscript"/>
              </w:rPr>
              <m:t>l</m:t>
            </m:r>
          </m:sub>
        </m:sSub>
        <m:r>
          <w:rPr>
            <w:rFonts w:ascii="Cambria Math" w:hAnsi="Cambria Math"/>
            <w:vertAlign w:val="subscript"/>
          </w:rPr>
          <m:t>)</m:t>
        </m:r>
      </m:oMath>
      <w:r w:rsidR="00EA4EFD" w:rsidRPr="004505C1">
        <w:t>,</w:t>
      </w:r>
      <w:r w:rsidR="00142F27" w:rsidRPr="004505C1">
        <w:rPr>
          <w:i/>
          <w:iCs/>
        </w:rPr>
        <w:tab/>
      </w:r>
      <w:r w:rsidR="00EA4EFD" w:rsidRPr="004505C1">
        <w:rPr>
          <w:i/>
          <w:iCs/>
        </w:rPr>
        <w:tab/>
      </w:r>
      <w:r w:rsidR="00EA4EFD" w:rsidRPr="004505C1">
        <w:rPr>
          <w:i/>
          <w:iCs/>
        </w:rPr>
        <w:tab/>
      </w:r>
      <w:r w:rsidR="00EA4EFD" w:rsidRPr="004505C1">
        <w:rPr>
          <w:i/>
          <w:iCs/>
        </w:rPr>
        <w:tab/>
      </w:r>
      <w:r w:rsidR="00EA4EFD" w:rsidRPr="004505C1">
        <w:rPr>
          <w:i/>
          <w:iCs/>
        </w:rPr>
        <w:tab/>
      </w:r>
      <w:r w:rsidR="002E0CD3" w:rsidRPr="004505C1">
        <w:rPr>
          <w:iCs/>
        </w:rPr>
        <w:t>(1</w:t>
      </w:r>
      <w:r w:rsidR="009A595D" w:rsidRPr="004505C1">
        <w:rPr>
          <w:iCs/>
        </w:rPr>
        <w:t>5</w:t>
      </w:r>
      <w:r w:rsidR="002E0CD3" w:rsidRPr="004505C1">
        <w:rPr>
          <w:iCs/>
        </w:rPr>
        <w:t>)</w:t>
      </w:r>
    </w:p>
    <w:bookmarkEnd w:id="35"/>
    <w:p w:rsidR="009E3095" w:rsidRPr="004505C1" w:rsidRDefault="009E3095" w:rsidP="00142FBE">
      <w:pPr>
        <w:jc w:val="both"/>
      </w:pPr>
      <w:r w:rsidRPr="004505C1">
        <w:t xml:space="preserve">где </w:t>
      </w:r>
      <w:r w:rsidRPr="004505C1">
        <w:tab/>
      </w:r>
      <m:oMath>
        <m:r>
          <w:rPr>
            <w:rFonts w:ascii="Cambria Math" w:hAnsi="Cambria Math"/>
          </w:rPr>
          <m:t>i</m:t>
        </m:r>
      </m:oMath>
      <w:r w:rsidRPr="004505C1">
        <w:t xml:space="preserve"> </w:t>
      </w:r>
      <w:r w:rsidR="00994FA5" w:rsidRPr="004505C1">
        <w:rPr>
          <w:i/>
          <w:iCs/>
        </w:rPr>
        <w:t>–</w:t>
      </w:r>
      <w:r w:rsidRPr="004505C1">
        <w:t xml:space="preserve"> удельные потери напора единицы длины трубопровода </w:t>
      </w:r>
      <m:oMath>
        <m:r>
          <w:rPr>
            <w:rFonts w:ascii="Cambria Math" w:hAnsi="Cambria Math"/>
          </w:rPr>
          <m:t>l</m:t>
        </m:r>
      </m:oMath>
      <w:r w:rsidRPr="004505C1">
        <w:rPr>
          <w:i/>
          <w:iCs/>
        </w:rPr>
        <w:t xml:space="preserve">, </w:t>
      </w:r>
      <w:r w:rsidRPr="004505C1">
        <w:rPr>
          <w:iCs/>
        </w:rPr>
        <w:t>м</w:t>
      </w:r>
      <w:r w:rsidR="00994FA5" w:rsidRPr="004505C1">
        <w:rPr>
          <w:iCs/>
        </w:rPr>
        <w:t>,</w:t>
      </w:r>
      <w:r w:rsidRPr="004505C1">
        <w:t xml:space="preserve"> при температуре воды</w:t>
      </w:r>
      <w:r w:rsidR="005C3972" w:rsidRPr="004505C1">
        <w:t>,</w:t>
      </w:r>
      <w:r w:rsidRPr="004505C1">
        <w:t xml:space="preserve"> равной 10</w:t>
      </w:r>
      <w:r w:rsidR="005C3972" w:rsidRPr="004505C1">
        <w:t xml:space="preserve"> </w:t>
      </w:r>
      <w:r w:rsidRPr="004505C1">
        <w:t xml:space="preserve">°С, принимаемые </w:t>
      </w:r>
      <w:r w:rsidR="00DC69E3" w:rsidRPr="004505C1">
        <w:t>п</w:t>
      </w:r>
      <w:r w:rsidRPr="004505C1">
        <w:t xml:space="preserve">о </w:t>
      </w:r>
      <w:r w:rsidR="00870188" w:rsidRPr="004505C1">
        <w:t>таблицам</w:t>
      </w:r>
      <w:r w:rsidR="0093459F" w:rsidRPr="004505C1">
        <w:t xml:space="preserve"> для гидравлического расчета водопроводных труб</w:t>
      </w:r>
      <w:r w:rsidRPr="004505C1">
        <w:t xml:space="preserve">, по расчетным формулам с учетом шероховатости материала труб или по данным </w:t>
      </w:r>
      <w:r w:rsidR="005C3972" w:rsidRPr="004505C1">
        <w:t xml:space="preserve">предприятия </w:t>
      </w:r>
      <w:r w:rsidR="005C3972" w:rsidRPr="004505C1">
        <w:rPr>
          <w:iCs/>
        </w:rPr>
        <w:t xml:space="preserve">– </w:t>
      </w:r>
      <w:r w:rsidRPr="004505C1">
        <w:t>производителя труб;</w:t>
      </w:r>
    </w:p>
    <w:p w:rsidR="00166C61" w:rsidRDefault="00864352" w:rsidP="00142FBE">
      <w:pPr>
        <w:ind w:firstLine="284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k</m:t>
            </m:r>
          </m:e>
          <m:sub>
            <m:r>
              <w:rPr>
                <w:rFonts w:ascii="Cambria Math" w:hAnsi="Cambria Math"/>
                <w:vertAlign w:val="subscript"/>
              </w:rPr>
              <m:t>l</m:t>
            </m:r>
          </m:sub>
        </m:sSub>
      </m:oMath>
      <w:r w:rsidR="009E3095" w:rsidRPr="004505C1">
        <w:t xml:space="preserve"> </w:t>
      </w:r>
      <w:r w:rsidR="00994FA5" w:rsidRPr="004505C1">
        <w:rPr>
          <w:i/>
          <w:iCs/>
        </w:rPr>
        <w:t>–</w:t>
      </w:r>
      <w:r w:rsidR="009E3095" w:rsidRPr="004505C1">
        <w:t xml:space="preserve"> коэффициент, учитывающий потери напора в местных сопротивлениях, значения которого следует принимать</w:t>
      </w:r>
      <w:r w:rsidR="00465FFB" w:rsidRPr="004505C1">
        <w:t xml:space="preserve">: 0,2 – </w:t>
      </w:r>
      <w:r w:rsidR="00D94D1D" w:rsidRPr="004505C1">
        <w:t>в сетях объединенных хозяйственно-противопожарных водопроводов жилых и общественных зданий, а также в сетях производственных водопроводов</w:t>
      </w:r>
      <w:r w:rsidR="00465FFB" w:rsidRPr="004505C1">
        <w:t>; 0,3 – в сетях хозяйственно-питьевых водопроводов жилых и общественных зданий</w:t>
      </w:r>
      <w:r w:rsidR="00D94D1D" w:rsidRPr="004505C1">
        <w:t>; 0,15 – в сетях объединенных производственных противопожарных водопроводов; 0,1 – в сетях противопожарных водопроводов.</w:t>
      </w:r>
    </w:p>
    <w:p w:rsidR="00F41B34" w:rsidRDefault="00F41B34" w:rsidP="00F41B34">
      <w:pPr>
        <w:ind w:firstLine="709"/>
        <w:jc w:val="both"/>
      </w:pPr>
      <w:r w:rsidRPr="00F41B34">
        <w:t>8.29 На сети хозяйственно-питьевого водоснабжения в каждой квартире следует предусматривать отдельный кран диаметром не менее 15 мм для присоединения шланга, оборудованного распылителем, для использования его в качестве первичного устройства внутриквартирного пожаротушения для ликвидации очага возгорания. Длина шланга должна обеспечивать возможность подачи воды в любую точку квартиры (СП 54.13330).</w:t>
      </w:r>
    </w:p>
    <w:p w:rsidR="00F41B34" w:rsidRPr="00F41B34" w:rsidRDefault="00F41B34" w:rsidP="00F41B34">
      <w:pPr>
        <w:ind w:firstLine="709"/>
        <w:jc w:val="both"/>
      </w:pPr>
      <w:r w:rsidRPr="00A06D23">
        <w:rPr>
          <w:b/>
          <w:bCs/>
        </w:rPr>
        <w:t>(</w:t>
      </w:r>
      <w:r>
        <w:rPr>
          <w:b/>
          <w:bCs/>
        </w:rPr>
        <w:t>В</w:t>
      </w:r>
      <w:r w:rsidR="00FF07B4">
        <w:rPr>
          <w:b/>
          <w:bCs/>
        </w:rPr>
        <w:t>веден</w:t>
      </w:r>
      <w:r>
        <w:rPr>
          <w:b/>
          <w:bCs/>
        </w:rPr>
        <w:t xml:space="preserve"> дополнительно</w:t>
      </w:r>
      <w:r w:rsidRPr="00A06D23">
        <w:rPr>
          <w:b/>
          <w:bCs/>
        </w:rPr>
        <w:t>, Изм. № 3).</w:t>
      </w:r>
    </w:p>
    <w:p w:rsidR="00365D98" w:rsidRPr="004505C1" w:rsidRDefault="00D870E9" w:rsidP="00142FBE">
      <w:pPr>
        <w:spacing w:before="240" w:after="120"/>
        <w:ind w:firstLine="709"/>
        <w:jc w:val="both"/>
        <w:rPr>
          <w:b/>
        </w:rPr>
      </w:pPr>
      <w:r w:rsidRPr="004505C1">
        <w:rPr>
          <w:b/>
        </w:rPr>
        <w:t>9</w:t>
      </w:r>
      <w:r w:rsidR="00365D98" w:rsidRPr="004505C1">
        <w:rPr>
          <w:b/>
        </w:rPr>
        <w:t xml:space="preserve"> Системы </w:t>
      </w:r>
      <w:r w:rsidR="00E22156" w:rsidRPr="004505C1">
        <w:rPr>
          <w:b/>
        </w:rPr>
        <w:t xml:space="preserve">горячего </w:t>
      </w:r>
      <w:r w:rsidR="00365D98" w:rsidRPr="004505C1">
        <w:rPr>
          <w:b/>
        </w:rPr>
        <w:t>водо</w:t>
      </w:r>
      <w:r w:rsidR="00CE790F" w:rsidRPr="004505C1">
        <w:rPr>
          <w:b/>
        </w:rPr>
        <w:t>снабжения</w:t>
      </w:r>
    </w:p>
    <w:p w:rsidR="00365D98" w:rsidRPr="004505C1" w:rsidRDefault="006922BF" w:rsidP="00142FBE">
      <w:pPr>
        <w:ind w:firstLine="709"/>
        <w:jc w:val="both"/>
      </w:pPr>
      <w:r w:rsidRPr="004505C1">
        <w:t>9</w:t>
      </w:r>
      <w:r w:rsidR="003D61C0" w:rsidRPr="004505C1">
        <w:t xml:space="preserve">.1 В зависимости от </w:t>
      </w:r>
      <w:r w:rsidR="008926B3" w:rsidRPr="004505C1">
        <w:t>объема и режима потребления</w:t>
      </w:r>
      <w:r w:rsidR="003D61C0" w:rsidRPr="004505C1">
        <w:t xml:space="preserve"> </w:t>
      </w:r>
      <w:r w:rsidR="00365D98" w:rsidRPr="004505C1">
        <w:t>горячей воды на хозяйственно</w:t>
      </w:r>
      <w:r w:rsidR="008926B3" w:rsidRPr="004505C1">
        <w:t>-питьевые нужды</w:t>
      </w:r>
      <w:r w:rsidR="00E22156" w:rsidRPr="004505C1">
        <w:t>,</w:t>
      </w:r>
      <w:r w:rsidR="00F66533" w:rsidRPr="004505C1">
        <w:t xml:space="preserve"> ее приготовление </w:t>
      </w:r>
      <w:r w:rsidR="00365D98" w:rsidRPr="004505C1">
        <w:t xml:space="preserve">следует предусматривать </w:t>
      </w:r>
      <w:r w:rsidR="00F66533" w:rsidRPr="004505C1">
        <w:t>централизованной системой</w:t>
      </w:r>
      <w:r w:rsidR="00365D98" w:rsidRPr="004505C1">
        <w:t xml:space="preserve"> </w:t>
      </w:r>
      <w:r w:rsidR="00F66533" w:rsidRPr="004505C1">
        <w:t>теплоснабжения</w:t>
      </w:r>
      <w:r w:rsidR="00365D98" w:rsidRPr="004505C1">
        <w:t xml:space="preserve"> </w:t>
      </w:r>
      <w:r w:rsidR="00F66533" w:rsidRPr="004505C1">
        <w:t xml:space="preserve">здания </w:t>
      </w:r>
      <w:r w:rsidR="00365D98" w:rsidRPr="004505C1">
        <w:t xml:space="preserve">или </w:t>
      </w:r>
      <w:r w:rsidR="00F66533" w:rsidRPr="004505C1">
        <w:t>местными</w:t>
      </w:r>
      <w:r w:rsidR="00365D98" w:rsidRPr="004505C1">
        <w:t xml:space="preserve"> </w:t>
      </w:r>
      <w:r w:rsidR="00F5457E" w:rsidRPr="004505C1">
        <w:t>установками</w:t>
      </w:r>
      <w:r w:rsidR="00365D98" w:rsidRPr="004505C1">
        <w:t>.</w:t>
      </w:r>
      <w:r w:rsidR="00EC28CA" w:rsidRPr="004505C1">
        <w:t xml:space="preserve"> Выбор схемы подогрева и обработки воды для систем централизованного горячего водоснабжения следует предусматривать согласно СП </w:t>
      </w:r>
      <w:r w:rsidR="00F41B34">
        <w:t>510.1325800</w:t>
      </w:r>
      <w:r w:rsidR="00EC28CA" w:rsidRPr="004505C1">
        <w:t>.</w:t>
      </w:r>
    </w:p>
    <w:p w:rsidR="009F10FF" w:rsidRPr="004505C1" w:rsidRDefault="009F10FF" w:rsidP="00142FBE">
      <w:pPr>
        <w:ind w:firstLine="709"/>
        <w:jc w:val="both"/>
      </w:pPr>
      <w:r w:rsidRPr="004505C1">
        <w:t xml:space="preserve">Для приготовления горячей воды допускается применение альтернативных источников теплоснабжения, работающих на природных возобновляемых источниках энергии (солнечные, ветровые, водные, геотермальные, твердотопливные и комбинированные в их сочетаниях). Оборудование и трубопроводы данных систем со стороны подачи воды в систему </w:t>
      </w:r>
      <w:r w:rsidR="005C3972" w:rsidRPr="004505C1">
        <w:t>горячего водоснабжения</w:t>
      </w:r>
      <w:r w:rsidRPr="004505C1">
        <w:t xml:space="preserve"> должны соответствовать [14].</w:t>
      </w:r>
    </w:p>
    <w:p w:rsidR="00365D98" w:rsidRPr="00445AD8" w:rsidRDefault="00D93C44" w:rsidP="00142FBE">
      <w:pPr>
        <w:spacing w:before="120" w:after="120"/>
        <w:ind w:firstLine="709"/>
        <w:jc w:val="both"/>
        <w:rPr>
          <w:sz w:val="20"/>
          <w:szCs w:val="20"/>
        </w:rPr>
      </w:pPr>
      <w:r w:rsidRPr="00445AD8">
        <w:rPr>
          <w:bCs/>
          <w:spacing w:val="30"/>
          <w:sz w:val="20"/>
          <w:szCs w:val="20"/>
        </w:rPr>
        <w:t>Примечани</w:t>
      </w:r>
      <w:r w:rsidR="00082CDB" w:rsidRPr="00445AD8">
        <w:rPr>
          <w:bCs/>
          <w:spacing w:val="30"/>
          <w:sz w:val="20"/>
          <w:szCs w:val="20"/>
        </w:rPr>
        <w:t>е</w:t>
      </w:r>
      <w:r w:rsidR="006F07C1" w:rsidRPr="00445AD8">
        <w:rPr>
          <w:sz w:val="20"/>
          <w:szCs w:val="20"/>
        </w:rPr>
        <w:t xml:space="preserve"> </w:t>
      </w:r>
      <w:r w:rsidR="006F07C1" w:rsidRPr="00445AD8">
        <w:rPr>
          <w:bCs/>
          <w:spacing w:val="40"/>
          <w:sz w:val="20"/>
          <w:szCs w:val="20"/>
        </w:rPr>
        <w:t>‒</w:t>
      </w:r>
      <w:r w:rsidR="00365D98" w:rsidRPr="00445AD8">
        <w:rPr>
          <w:sz w:val="20"/>
          <w:szCs w:val="20"/>
        </w:rPr>
        <w:t xml:space="preserve"> При необходимости подачи горячей воды питьевого качества на технологические нужды допускается подач</w:t>
      </w:r>
      <w:r w:rsidR="00845EB0" w:rsidRPr="00445AD8">
        <w:rPr>
          <w:sz w:val="20"/>
          <w:szCs w:val="20"/>
        </w:rPr>
        <w:t>а</w:t>
      </w:r>
      <w:r w:rsidR="00365D98" w:rsidRPr="00445AD8">
        <w:rPr>
          <w:sz w:val="20"/>
          <w:szCs w:val="20"/>
        </w:rPr>
        <w:t xml:space="preserve"> горячей воды одновременно на хозяйственно-питьевые и технологические нужды.</w:t>
      </w:r>
    </w:p>
    <w:p w:rsidR="00F41B34" w:rsidRPr="00F41B34" w:rsidRDefault="00F41B34" w:rsidP="00142FBE">
      <w:pPr>
        <w:ind w:firstLine="709"/>
        <w:jc w:val="both"/>
        <w:rPr>
          <w:b/>
          <w:bCs/>
        </w:rPr>
      </w:pPr>
      <w:r w:rsidRPr="00F41B34">
        <w:rPr>
          <w:b/>
          <w:bCs/>
        </w:rPr>
        <w:t>(Измененная редакция, Изм. № 3).</w:t>
      </w:r>
    </w:p>
    <w:p w:rsidR="00365D98" w:rsidRPr="004505C1" w:rsidRDefault="006922BF" w:rsidP="00142FBE">
      <w:pPr>
        <w:ind w:firstLine="709"/>
        <w:jc w:val="both"/>
      </w:pPr>
      <w:r w:rsidRPr="004505C1">
        <w:t>9</w:t>
      </w:r>
      <w:r w:rsidR="00365D98" w:rsidRPr="004505C1">
        <w:t xml:space="preserve">.2 Не допускается соединять трубопроводы системы </w:t>
      </w:r>
      <w:r w:rsidR="00E22156" w:rsidRPr="004505C1">
        <w:t xml:space="preserve">горячего </w:t>
      </w:r>
      <w:r w:rsidR="00CE790F" w:rsidRPr="004505C1">
        <w:t>водоснабжения</w:t>
      </w:r>
      <w:r w:rsidR="00365D98" w:rsidRPr="004505C1">
        <w:t xml:space="preserve"> с трубопроводами, подающими горячую воду на технологические нужды, а также </w:t>
      </w:r>
      <w:r w:rsidR="0040639B" w:rsidRPr="004505C1">
        <w:t xml:space="preserve">имеющими </w:t>
      </w:r>
      <w:r w:rsidR="00365D98" w:rsidRPr="004505C1">
        <w:t xml:space="preserve">непосредственный контакт с технологическим оборудованием и установками </w:t>
      </w:r>
      <w:r w:rsidR="005D7D4D" w:rsidRPr="004505C1">
        <w:t xml:space="preserve">приготовления </w:t>
      </w:r>
      <w:r w:rsidR="00365D98" w:rsidRPr="004505C1">
        <w:t>горячей воды, подаваемой потребителю с возможным изменением ее качества.</w:t>
      </w:r>
    </w:p>
    <w:p w:rsidR="00F41B34" w:rsidRPr="00F41B34" w:rsidRDefault="00F5497A" w:rsidP="00F41B34">
      <w:pPr>
        <w:ind w:firstLine="709"/>
        <w:jc w:val="both"/>
      </w:pPr>
      <w:r w:rsidRPr="004505C1">
        <w:t xml:space="preserve">9.3 </w:t>
      </w:r>
      <w:r w:rsidR="00F41B34" w:rsidRPr="00F41B34">
        <w:t>К системе горячего водоснабжения допускается присоединять:</w:t>
      </w:r>
    </w:p>
    <w:p w:rsidR="00F41B34" w:rsidRPr="00F41B34" w:rsidRDefault="00F41B34" w:rsidP="00F41B34">
      <w:pPr>
        <w:ind w:firstLine="709"/>
        <w:jc w:val="both"/>
      </w:pPr>
      <w:r w:rsidRPr="00F41B34">
        <w:t>- нагревательные приборы в шкафах для сушки одежды детей в раздевальных дошкольных образовательных организаций;</w:t>
      </w:r>
    </w:p>
    <w:p w:rsidR="00F41B34" w:rsidRPr="00F41B34" w:rsidRDefault="00F41B34" w:rsidP="00F41B34">
      <w:pPr>
        <w:ind w:firstLine="709"/>
        <w:jc w:val="both"/>
      </w:pPr>
      <w:r w:rsidRPr="00F41B34">
        <w:t>- системы обогрева пола зала бассейна в дошкольных образовательных организациях с обеспечением температуры поверхности пола в пределах 26 °С – 30 °С.</w:t>
      </w:r>
    </w:p>
    <w:p w:rsidR="007B63AE" w:rsidRDefault="00F41B34" w:rsidP="00F41B34">
      <w:pPr>
        <w:ind w:firstLine="709"/>
        <w:jc w:val="both"/>
      </w:pPr>
      <w:r w:rsidRPr="00F41B34">
        <w:t>Необходимо предусматривать устройства для отключения вышеуказанных нагревательных приборов и систем обогрева, оборудование и трубопроводы данных систем должны соответствовать требованиям 4.5 и 4.6</w:t>
      </w:r>
      <w:r w:rsidR="00B630D2" w:rsidRPr="004505C1">
        <w:t>.</w:t>
      </w:r>
    </w:p>
    <w:p w:rsidR="00F41B34" w:rsidRPr="00F41B34" w:rsidRDefault="00F41B34" w:rsidP="00F41B34">
      <w:pPr>
        <w:ind w:firstLine="709"/>
        <w:jc w:val="both"/>
        <w:rPr>
          <w:b/>
          <w:bCs/>
        </w:rPr>
      </w:pPr>
      <w:r w:rsidRPr="00F41B34">
        <w:rPr>
          <w:b/>
          <w:bCs/>
        </w:rPr>
        <w:t>(Измененная редакция, Изм. № 3).</w:t>
      </w:r>
    </w:p>
    <w:p w:rsidR="00365D98" w:rsidRPr="004505C1" w:rsidRDefault="006922BF" w:rsidP="00142FBE">
      <w:pPr>
        <w:ind w:firstLine="709"/>
        <w:jc w:val="both"/>
      </w:pPr>
      <w:r w:rsidRPr="004505C1">
        <w:t>9</w:t>
      </w:r>
      <w:r w:rsidR="00365D98" w:rsidRPr="004505C1">
        <w:t>.</w:t>
      </w:r>
      <w:r w:rsidR="00F5497A" w:rsidRPr="004505C1">
        <w:t>4</w:t>
      </w:r>
      <w:r w:rsidR="00365D98" w:rsidRPr="004505C1">
        <w:t xml:space="preserve"> Выбор технологической схемы приготовления горячей воды и необходимость ее обработки следует </w:t>
      </w:r>
      <w:r w:rsidR="002E4E6B" w:rsidRPr="004505C1">
        <w:t>определять</w:t>
      </w:r>
      <w:r w:rsidR="00383F04" w:rsidRPr="004505C1">
        <w:t xml:space="preserve"> в соответствии с</w:t>
      </w:r>
      <w:r w:rsidR="002E4E6B" w:rsidRPr="004505C1">
        <w:t xml:space="preserve"> требованиями проектирования тепловых пунктов.</w:t>
      </w:r>
    </w:p>
    <w:p w:rsidR="00365D98" w:rsidRDefault="006922BF" w:rsidP="00142FBE">
      <w:pPr>
        <w:ind w:firstLine="709"/>
        <w:jc w:val="both"/>
      </w:pPr>
      <w:r w:rsidRPr="004505C1">
        <w:t>9</w:t>
      </w:r>
      <w:r w:rsidR="00365D98" w:rsidRPr="004505C1">
        <w:t>.</w:t>
      </w:r>
      <w:r w:rsidR="00F5497A" w:rsidRPr="004505C1">
        <w:t>5</w:t>
      </w:r>
      <w:r w:rsidR="00365D98" w:rsidRPr="004505C1">
        <w:t xml:space="preserve"> П</w:t>
      </w:r>
      <w:r w:rsidR="000941EC" w:rsidRPr="004505C1">
        <w:t xml:space="preserve">омещение </w:t>
      </w:r>
      <w:r w:rsidR="0007404C" w:rsidRPr="004505C1">
        <w:t xml:space="preserve">ИТП </w:t>
      </w:r>
      <w:r w:rsidR="000941EC" w:rsidRPr="004505C1">
        <w:t>с оборудованием для приготовления горячей воды</w:t>
      </w:r>
      <w:r w:rsidR="008926B3" w:rsidRPr="004505C1">
        <w:t xml:space="preserve"> </w:t>
      </w:r>
      <w:r w:rsidR="00F41B34">
        <w:t>располагают</w:t>
      </w:r>
      <w:r w:rsidR="000941EC" w:rsidRPr="004505C1">
        <w:t xml:space="preserve"> </w:t>
      </w:r>
      <w:r w:rsidR="00140FCE" w:rsidRPr="004505C1">
        <w:t xml:space="preserve">возможно ближе к </w:t>
      </w:r>
      <w:r w:rsidR="005D7D4D" w:rsidRPr="004505C1">
        <w:t>центру</w:t>
      </w:r>
      <w:r w:rsidR="000941EC" w:rsidRPr="004505C1">
        <w:t xml:space="preserve"> ее потребления</w:t>
      </w:r>
      <w:r w:rsidR="005D7D4D" w:rsidRPr="004505C1">
        <w:t xml:space="preserve"> </w:t>
      </w:r>
      <w:r w:rsidR="001E4A54" w:rsidRPr="004505C1">
        <w:t>для</w:t>
      </w:r>
      <w:r w:rsidR="005D7D4D" w:rsidRPr="004505C1">
        <w:t xml:space="preserve"> упрощ</w:t>
      </w:r>
      <w:r w:rsidR="001E4A54" w:rsidRPr="004505C1">
        <w:t>ения</w:t>
      </w:r>
      <w:r w:rsidR="005D7D4D" w:rsidRPr="004505C1">
        <w:t xml:space="preserve"> процесс</w:t>
      </w:r>
      <w:r w:rsidR="001E4A54" w:rsidRPr="004505C1">
        <w:t>а</w:t>
      </w:r>
      <w:r w:rsidR="005D7D4D" w:rsidRPr="004505C1">
        <w:t xml:space="preserve"> увязки </w:t>
      </w:r>
      <w:r w:rsidR="0007404C" w:rsidRPr="004505C1">
        <w:t>потерь напора (давления)</w:t>
      </w:r>
      <w:r w:rsidR="00BD57E0" w:rsidRPr="004505C1">
        <w:t xml:space="preserve"> в циркуляционных кольцах</w:t>
      </w:r>
      <w:r w:rsidR="005D7D4D" w:rsidRPr="004505C1">
        <w:t>.</w:t>
      </w:r>
    </w:p>
    <w:p w:rsidR="00F41B34" w:rsidRPr="00F41B34" w:rsidRDefault="00F41B34" w:rsidP="00F41B34">
      <w:pPr>
        <w:ind w:firstLine="709"/>
        <w:jc w:val="both"/>
        <w:rPr>
          <w:b/>
          <w:bCs/>
        </w:rPr>
      </w:pPr>
      <w:r w:rsidRPr="00F41B34">
        <w:rPr>
          <w:b/>
          <w:bCs/>
        </w:rPr>
        <w:t>(Измененная редакция, Изм. № 3).</w:t>
      </w:r>
    </w:p>
    <w:p w:rsidR="00014D75" w:rsidRPr="004505C1" w:rsidRDefault="006922BF" w:rsidP="00142FBE">
      <w:pPr>
        <w:ind w:firstLine="709"/>
        <w:jc w:val="both"/>
      </w:pPr>
      <w:r w:rsidRPr="004505C1">
        <w:t>9</w:t>
      </w:r>
      <w:r w:rsidR="00760F6D" w:rsidRPr="004505C1">
        <w:t>.</w:t>
      </w:r>
      <w:r w:rsidR="00F5497A" w:rsidRPr="004505C1">
        <w:t>6</w:t>
      </w:r>
      <w:r w:rsidR="00760F6D" w:rsidRPr="004505C1">
        <w:t xml:space="preserve"> В системе </w:t>
      </w:r>
      <w:r w:rsidR="00756A13" w:rsidRPr="004505C1">
        <w:t xml:space="preserve">горячего </w:t>
      </w:r>
      <w:r w:rsidR="00760F6D" w:rsidRPr="004505C1">
        <w:t>водо</w:t>
      </w:r>
      <w:r w:rsidR="00CE790F" w:rsidRPr="004505C1">
        <w:t>снабжения</w:t>
      </w:r>
      <w:r w:rsidR="00014D75" w:rsidRPr="004505C1">
        <w:t xml:space="preserve"> следует предусматривать температуру горячей воды в местах водоразбора не ниже указанной в 4.</w:t>
      </w:r>
      <w:r w:rsidR="00D67563" w:rsidRPr="004505C1">
        <w:t>7</w:t>
      </w:r>
      <w:r w:rsidR="00014D75" w:rsidRPr="004505C1">
        <w:t xml:space="preserve"> (60 ºС) за счет циркуляции горячей воды или иными методами и</w:t>
      </w:r>
      <w:r w:rsidR="00EA4EFD" w:rsidRPr="004505C1">
        <w:t xml:space="preserve"> (</w:t>
      </w:r>
      <w:r w:rsidR="00014D75" w:rsidRPr="004505C1">
        <w:t>или</w:t>
      </w:r>
      <w:r w:rsidR="00EA4EFD" w:rsidRPr="004505C1">
        <w:t>)</w:t>
      </w:r>
      <w:r w:rsidR="00014D75" w:rsidRPr="004505C1">
        <w:t xml:space="preserve"> их сочетанием.</w:t>
      </w:r>
    </w:p>
    <w:p w:rsidR="00365D98" w:rsidRPr="004505C1" w:rsidRDefault="006922BF" w:rsidP="00142FBE">
      <w:pPr>
        <w:ind w:firstLine="709"/>
        <w:jc w:val="both"/>
      </w:pPr>
      <w:r w:rsidRPr="004505C1">
        <w:lastRenderedPageBreak/>
        <w:t>9</w:t>
      </w:r>
      <w:r w:rsidR="00365D98" w:rsidRPr="004505C1">
        <w:t>.</w:t>
      </w:r>
      <w:r w:rsidR="00F5497A" w:rsidRPr="004505C1">
        <w:t>7</w:t>
      </w:r>
      <w:r w:rsidR="00365D98" w:rsidRPr="004505C1">
        <w:t xml:space="preserve"> Допускается не предусматривать циркуляцию в централизованной системе подачи горячей воды в местах с регламентирова</w:t>
      </w:r>
      <w:r w:rsidR="006A1554" w:rsidRPr="004505C1">
        <w:t>нным по времени ее потреблением.</w:t>
      </w:r>
    </w:p>
    <w:p w:rsidR="00F41B34" w:rsidRPr="00F41B34" w:rsidRDefault="006922BF" w:rsidP="00F41B34">
      <w:pPr>
        <w:ind w:firstLine="709"/>
        <w:jc w:val="both"/>
      </w:pPr>
      <w:r w:rsidRPr="004505C1">
        <w:t>9</w:t>
      </w:r>
      <w:r w:rsidR="00422CA3" w:rsidRPr="004505C1">
        <w:t>.</w:t>
      </w:r>
      <w:r w:rsidR="00F5497A" w:rsidRPr="004505C1">
        <w:t>8</w:t>
      </w:r>
      <w:r w:rsidR="00365D98" w:rsidRPr="004505C1">
        <w:t xml:space="preserve"> </w:t>
      </w:r>
      <w:r w:rsidR="00F41B34" w:rsidRPr="00F41B34">
        <w:t>Полотенцесушители, устанавливаемые в ванных и совмещенных санузлах жилых домов для поддержания комфортной температуры воздуха, следует подключать к подающим или циркуляционным трубопроводам системы горячего водоснабжения по схеме, обеспечивающей постоянный проток через них горячей воды. С той же целью допускается оснащение ванных комнат электрическими полотенцесушителями, подключенными к системе электроснабжения потребителя.</w:t>
      </w:r>
    </w:p>
    <w:p w:rsidR="00207512" w:rsidRDefault="00F41B34" w:rsidP="00F41B34">
      <w:pPr>
        <w:ind w:firstLine="709"/>
        <w:jc w:val="both"/>
      </w:pPr>
      <w:r w:rsidRPr="00171579">
        <w:rPr>
          <w:sz w:val="20"/>
          <w:szCs w:val="20"/>
        </w:rPr>
        <w:t>П р и м е ч а н и е – Использовать полотенцесушители (кроме электрических) вместо отопительных приборов при значительных теплопотерях в ванной комнате (например, при расположении ее у наружной стены здания) не допускается</w:t>
      </w:r>
      <w:r w:rsidR="00C93FFC" w:rsidRPr="00F41B34">
        <w:rPr>
          <w:sz w:val="22"/>
          <w:szCs w:val="22"/>
        </w:rPr>
        <w:t>.</w:t>
      </w:r>
    </w:p>
    <w:p w:rsidR="00F41B34" w:rsidRPr="00F41B34" w:rsidRDefault="00F41B34" w:rsidP="00F41B34">
      <w:pPr>
        <w:ind w:firstLine="709"/>
        <w:jc w:val="both"/>
        <w:rPr>
          <w:b/>
          <w:bCs/>
        </w:rPr>
      </w:pPr>
      <w:r w:rsidRPr="00F41B34">
        <w:rPr>
          <w:b/>
          <w:bCs/>
        </w:rPr>
        <w:t>(Измененная редакция, Изм. № 3).</w:t>
      </w:r>
    </w:p>
    <w:p w:rsidR="00014D75" w:rsidRDefault="00207512" w:rsidP="00142FBE">
      <w:pPr>
        <w:pStyle w:val="a7"/>
        <w:spacing w:before="0" w:beforeAutospacing="0" w:after="0" w:afterAutospacing="0"/>
        <w:ind w:firstLine="709"/>
        <w:rPr>
          <w:rFonts w:ascii="Times New Roman" w:hAnsi="Times New Roman"/>
          <w:color w:val="auto"/>
          <w:sz w:val="24"/>
          <w:szCs w:val="24"/>
        </w:rPr>
      </w:pPr>
      <w:r w:rsidRPr="004505C1">
        <w:rPr>
          <w:rFonts w:ascii="Times New Roman" w:hAnsi="Times New Roman"/>
          <w:color w:val="auto"/>
          <w:sz w:val="24"/>
          <w:szCs w:val="24"/>
        </w:rPr>
        <w:t>9.</w:t>
      </w:r>
      <w:r w:rsidR="00F5497A" w:rsidRPr="004505C1">
        <w:rPr>
          <w:rFonts w:ascii="Times New Roman" w:hAnsi="Times New Roman"/>
          <w:color w:val="auto"/>
          <w:sz w:val="24"/>
          <w:szCs w:val="24"/>
        </w:rPr>
        <w:t>9</w:t>
      </w:r>
      <w:r w:rsidRPr="004505C1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365D98" w:rsidRPr="004505C1">
        <w:rPr>
          <w:rFonts w:ascii="Times New Roman" w:hAnsi="Times New Roman"/>
          <w:color w:val="auto"/>
          <w:sz w:val="24"/>
          <w:szCs w:val="24"/>
        </w:rPr>
        <w:t>В целях возмо</w:t>
      </w:r>
      <w:r w:rsidR="00A61D41" w:rsidRPr="004505C1">
        <w:rPr>
          <w:rFonts w:ascii="Times New Roman" w:hAnsi="Times New Roman"/>
          <w:color w:val="auto"/>
          <w:sz w:val="24"/>
          <w:szCs w:val="24"/>
        </w:rPr>
        <w:t>жности замены полотенцесушителя</w:t>
      </w:r>
      <w:r w:rsidRPr="004505C1">
        <w:rPr>
          <w:rFonts w:ascii="Times New Roman" w:hAnsi="Times New Roman"/>
          <w:color w:val="auto"/>
          <w:sz w:val="24"/>
          <w:szCs w:val="24"/>
        </w:rPr>
        <w:t xml:space="preserve"> в период эксплуатации</w:t>
      </w:r>
      <w:r w:rsidR="00124D8D" w:rsidRPr="004505C1">
        <w:rPr>
          <w:rFonts w:ascii="Times New Roman" w:hAnsi="Times New Roman"/>
          <w:color w:val="auto"/>
          <w:sz w:val="24"/>
          <w:szCs w:val="24"/>
        </w:rPr>
        <w:t xml:space="preserve"> здания (без отключения стояка</w:t>
      </w:r>
      <w:r w:rsidR="00D67563" w:rsidRPr="004505C1">
        <w:rPr>
          <w:rFonts w:ascii="Times New Roman" w:hAnsi="Times New Roman"/>
          <w:color w:val="auto"/>
          <w:sz w:val="24"/>
          <w:szCs w:val="24"/>
        </w:rPr>
        <w:t xml:space="preserve"> горячей воды)</w:t>
      </w:r>
      <w:r w:rsidR="00365D98" w:rsidRPr="004505C1">
        <w:rPr>
          <w:rFonts w:ascii="Times New Roman" w:hAnsi="Times New Roman"/>
          <w:color w:val="auto"/>
          <w:sz w:val="24"/>
          <w:szCs w:val="24"/>
        </w:rPr>
        <w:t xml:space="preserve"> полотенцесушитель допускается присоединять к отводящим патрубкам от водоразборного </w:t>
      </w:r>
      <w:r w:rsidR="00F41B34">
        <w:rPr>
          <w:rFonts w:ascii="Times New Roman" w:hAnsi="Times New Roman"/>
          <w:color w:val="auto"/>
          <w:sz w:val="24"/>
          <w:szCs w:val="24"/>
        </w:rPr>
        <w:t xml:space="preserve">или циркуляционного </w:t>
      </w:r>
      <w:r w:rsidR="00365D98" w:rsidRPr="004505C1">
        <w:rPr>
          <w:rFonts w:ascii="Times New Roman" w:hAnsi="Times New Roman"/>
          <w:color w:val="auto"/>
          <w:sz w:val="24"/>
          <w:szCs w:val="24"/>
        </w:rPr>
        <w:t xml:space="preserve">стояка с установкой между ними </w:t>
      </w:r>
      <w:r w:rsidR="00014D75" w:rsidRPr="004505C1">
        <w:rPr>
          <w:rFonts w:ascii="Times New Roman" w:hAnsi="Times New Roman"/>
          <w:color w:val="auto"/>
          <w:sz w:val="24"/>
          <w:szCs w:val="24"/>
        </w:rPr>
        <w:t>перемычки на расстоянии не менее 0,1 м от стояка на один диаметр меньше диаметра стояка и запорной арматуры на патрубках за перемычкой. Увеличение сопротивления подающего водоразборного стояка при этом должно быть учтено при гидравлическом расчете.</w:t>
      </w:r>
    </w:p>
    <w:p w:rsidR="00F41B34" w:rsidRPr="00F41B34" w:rsidRDefault="00F41B34" w:rsidP="00142FBE">
      <w:pPr>
        <w:pStyle w:val="a7"/>
        <w:spacing w:before="0" w:beforeAutospacing="0" w:after="0" w:afterAutospacing="0"/>
        <w:ind w:firstLine="709"/>
        <w:rPr>
          <w:rFonts w:ascii="Times New Roman" w:hAnsi="Times New Roman"/>
          <w:color w:val="auto"/>
          <w:sz w:val="24"/>
          <w:szCs w:val="24"/>
        </w:rPr>
      </w:pPr>
      <w:r w:rsidRPr="00F41B34">
        <w:rPr>
          <w:rFonts w:ascii="Times New Roman" w:hAnsi="Times New Roman"/>
          <w:b/>
          <w:bCs/>
          <w:sz w:val="24"/>
          <w:szCs w:val="24"/>
        </w:rPr>
        <w:t>(Измененная редакция, Изм. № 3</w:t>
      </w:r>
      <w:r>
        <w:rPr>
          <w:rFonts w:ascii="Times New Roman" w:hAnsi="Times New Roman"/>
          <w:b/>
          <w:bCs/>
          <w:sz w:val="24"/>
          <w:szCs w:val="24"/>
        </w:rPr>
        <w:t>).</w:t>
      </w:r>
    </w:p>
    <w:p w:rsidR="004F2094" w:rsidRDefault="006922BF" w:rsidP="00F41B34">
      <w:pPr>
        <w:pStyle w:val="a7"/>
        <w:spacing w:before="0" w:beforeAutospacing="0" w:after="0" w:afterAutospacing="0"/>
        <w:ind w:firstLine="709"/>
      </w:pPr>
      <w:r w:rsidRPr="004505C1">
        <w:rPr>
          <w:rFonts w:ascii="Times New Roman" w:hAnsi="Times New Roman"/>
          <w:color w:val="auto"/>
          <w:sz w:val="24"/>
          <w:szCs w:val="24"/>
        </w:rPr>
        <w:t>9</w:t>
      </w:r>
      <w:r w:rsidR="00422CA3" w:rsidRPr="004505C1">
        <w:rPr>
          <w:rFonts w:ascii="Times New Roman" w:hAnsi="Times New Roman"/>
          <w:color w:val="auto"/>
          <w:sz w:val="24"/>
          <w:szCs w:val="24"/>
        </w:rPr>
        <w:t>.</w:t>
      </w:r>
      <w:r w:rsidR="00F5497A" w:rsidRPr="004505C1">
        <w:rPr>
          <w:rFonts w:ascii="Times New Roman" w:hAnsi="Times New Roman"/>
          <w:color w:val="auto"/>
          <w:sz w:val="24"/>
          <w:szCs w:val="24"/>
        </w:rPr>
        <w:t>10</w:t>
      </w:r>
      <w:r w:rsidR="00365D98" w:rsidRPr="004505C1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F41B34" w:rsidRPr="00F41B34">
        <w:rPr>
          <w:rFonts w:ascii="Times New Roman" w:hAnsi="Times New Roman"/>
          <w:color w:val="auto"/>
          <w:sz w:val="24"/>
          <w:szCs w:val="24"/>
        </w:rPr>
        <w:t>При установке полотенцесушителей на водоразборных стояках следует выполнять поверочный расчет остывания воды в водоразборном стояке и в полотенцесушителях в целях недопущения остывания горячей воды в местах водоразбора ниже указанной в 4.7 (60 ºС) у потребителей</w:t>
      </w:r>
      <w:r w:rsidR="00E13EFD" w:rsidRPr="004505C1">
        <w:t>.</w:t>
      </w:r>
      <w:r w:rsidR="004F2094" w:rsidRPr="004505C1">
        <w:t xml:space="preserve"> </w:t>
      </w:r>
    </w:p>
    <w:p w:rsidR="00F41B34" w:rsidRPr="004505C1" w:rsidRDefault="00F41B34" w:rsidP="00142FBE">
      <w:pPr>
        <w:ind w:firstLine="709"/>
        <w:jc w:val="both"/>
      </w:pPr>
      <w:r w:rsidRPr="00F41B34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AF1433" w:rsidRPr="004505C1" w:rsidRDefault="006922BF" w:rsidP="00142FBE">
      <w:pPr>
        <w:ind w:firstLine="709"/>
        <w:jc w:val="both"/>
      </w:pPr>
      <w:r w:rsidRPr="004505C1">
        <w:t>9</w:t>
      </w:r>
      <w:r w:rsidR="00422CA3" w:rsidRPr="004505C1">
        <w:t>.</w:t>
      </w:r>
      <w:r w:rsidR="004F2094" w:rsidRPr="004505C1">
        <w:t>1</w:t>
      </w:r>
      <w:r w:rsidR="00F5497A" w:rsidRPr="004505C1">
        <w:t>1</w:t>
      </w:r>
      <w:r w:rsidR="00365D98" w:rsidRPr="004505C1">
        <w:t xml:space="preserve"> Присоединение водоразборных приборов к циркуляционным стоякам и циркуляционным трубопроводам не допускается.</w:t>
      </w:r>
    </w:p>
    <w:p w:rsidR="00E742B7" w:rsidRPr="004505C1" w:rsidRDefault="00014D75" w:rsidP="00142FBE">
      <w:pPr>
        <w:ind w:firstLine="709"/>
        <w:jc w:val="both"/>
      </w:pPr>
      <w:r w:rsidRPr="004505C1">
        <w:t xml:space="preserve">9.12 </w:t>
      </w:r>
      <w:r w:rsidR="00E742B7" w:rsidRPr="004505C1">
        <w:t>В душевых производственных пр</w:t>
      </w:r>
      <w:r w:rsidR="00D67563" w:rsidRPr="004505C1">
        <w:t>едприятий и общественных зданий</w:t>
      </w:r>
      <w:r w:rsidR="00E742B7" w:rsidRPr="004505C1">
        <w:t xml:space="preserve"> с </w:t>
      </w:r>
      <w:r w:rsidR="00D67563" w:rsidRPr="004505C1">
        <w:t>числом душевых сеток более трех</w:t>
      </w:r>
      <w:r w:rsidR="00E742B7" w:rsidRPr="004505C1">
        <w:t xml:space="preserve"> следует предусматривать коллекторную или кольцевую схему подачи </w:t>
      </w:r>
      <w:r w:rsidR="00F41B34">
        <w:t>горячей</w:t>
      </w:r>
      <w:r w:rsidR="00E742B7" w:rsidRPr="004505C1">
        <w:t xml:space="preserve"> воды. Диаметр коллектора или диаметр кольцевого </w:t>
      </w:r>
      <w:r w:rsidR="00E742B7" w:rsidRPr="00445AD8">
        <w:t xml:space="preserve">трубопровода </w:t>
      </w:r>
      <w:r w:rsidR="00D67563" w:rsidRPr="00445AD8">
        <w:t>следует</w:t>
      </w:r>
      <w:r w:rsidR="00E742B7" w:rsidRPr="00445AD8">
        <w:t xml:space="preserve"> </w:t>
      </w:r>
      <w:r w:rsidR="00E742B7" w:rsidRPr="004505C1">
        <w:t>определять по общему расходу воды на душевые сетки.</w:t>
      </w:r>
    </w:p>
    <w:p w:rsidR="00E742B7" w:rsidRDefault="00E742B7" w:rsidP="00142FBE">
      <w:pPr>
        <w:ind w:firstLine="709"/>
        <w:jc w:val="both"/>
      </w:pPr>
      <w:r w:rsidRPr="004505C1">
        <w:t>Продолжительность пользования душем в групповых душевых вспомогательных зданий и помещениях производственных предприятий следует принимать 45 мин после окончания смены.</w:t>
      </w:r>
    </w:p>
    <w:p w:rsidR="00F41B34" w:rsidRPr="004505C1" w:rsidRDefault="00F41B34" w:rsidP="00142FBE">
      <w:pPr>
        <w:ind w:firstLine="709"/>
        <w:jc w:val="both"/>
      </w:pPr>
      <w:r w:rsidRPr="00F41B34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CF459C" w:rsidRDefault="0044089D" w:rsidP="00142FBE">
      <w:pPr>
        <w:ind w:firstLine="709"/>
        <w:jc w:val="both"/>
      </w:pPr>
      <w:r w:rsidRPr="004505C1">
        <w:t>9.1</w:t>
      </w:r>
      <w:r w:rsidR="00E742B7" w:rsidRPr="004505C1">
        <w:t>3</w:t>
      </w:r>
      <w:r w:rsidRPr="004505C1">
        <w:t xml:space="preserve"> В системах, имеющих блок </w:t>
      </w:r>
      <w:r w:rsidR="00E55A69" w:rsidRPr="004505C1">
        <w:t>автономного горячего водоснабжения</w:t>
      </w:r>
      <w:r w:rsidRPr="004505C1">
        <w:t>, полотенцесушители следует размещать на отдельных стояках, отключаемых при работе данного блока.</w:t>
      </w:r>
    </w:p>
    <w:p w:rsidR="00F41B34" w:rsidRDefault="00F41B34" w:rsidP="00142FBE">
      <w:pPr>
        <w:ind w:firstLine="709"/>
        <w:jc w:val="both"/>
      </w:pPr>
      <w:r w:rsidRPr="00F41B34">
        <w:t xml:space="preserve">9.14 По заданию на проектирование допускается использование </w:t>
      </w:r>
      <w:proofErr w:type="spellStart"/>
      <w:r w:rsidRPr="00F41B34">
        <w:t>теплонасосных</w:t>
      </w:r>
      <w:proofErr w:type="spellEnd"/>
      <w:r w:rsidRPr="00F41B34">
        <w:t xml:space="preserve"> систем горячего водоснабжения многоквартирных жилых домов. При этом для уменьшения потребления электрической энергии в часы пиковых нагрузок рекомендуется использовать аккумулирование горячей воды</w:t>
      </w:r>
      <w:r>
        <w:t>.</w:t>
      </w:r>
    </w:p>
    <w:p w:rsidR="00F41B34" w:rsidRPr="004505C1" w:rsidRDefault="00F41B34" w:rsidP="00142FBE">
      <w:pPr>
        <w:ind w:firstLine="709"/>
        <w:jc w:val="both"/>
      </w:pPr>
      <w:r w:rsidRPr="00F41B34">
        <w:rPr>
          <w:b/>
          <w:bCs/>
        </w:rPr>
        <w:t>(</w:t>
      </w:r>
      <w:r>
        <w:rPr>
          <w:b/>
          <w:bCs/>
        </w:rPr>
        <w:t>Введен дополнительно</w:t>
      </w:r>
      <w:r w:rsidRPr="00F41B34">
        <w:rPr>
          <w:b/>
          <w:bCs/>
        </w:rPr>
        <w:t>, Изм. № 3</w:t>
      </w:r>
      <w:r>
        <w:rPr>
          <w:b/>
          <w:bCs/>
        </w:rPr>
        <w:t>).</w:t>
      </w:r>
    </w:p>
    <w:p w:rsidR="00612CC9" w:rsidRPr="004505C1" w:rsidRDefault="00612CC9" w:rsidP="00142FBE">
      <w:pPr>
        <w:spacing w:before="240" w:after="120"/>
        <w:ind w:firstLine="709"/>
        <w:jc w:val="both"/>
        <w:rPr>
          <w:b/>
        </w:rPr>
      </w:pPr>
      <w:r w:rsidRPr="004505C1">
        <w:rPr>
          <w:b/>
        </w:rPr>
        <w:t>10</w:t>
      </w:r>
      <w:r w:rsidR="00177E61" w:rsidRPr="004505C1">
        <w:rPr>
          <w:b/>
        </w:rPr>
        <w:t xml:space="preserve"> </w:t>
      </w:r>
      <w:r w:rsidRPr="004505C1">
        <w:rPr>
          <w:b/>
        </w:rPr>
        <w:t xml:space="preserve">Устройство </w:t>
      </w:r>
      <w:r w:rsidR="00E742B7" w:rsidRPr="004505C1">
        <w:rPr>
          <w:b/>
        </w:rPr>
        <w:t xml:space="preserve">систем </w:t>
      </w:r>
      <w:r w:rsidR="00B613FF" w:rsidRPr="004505C1">
        <w:rPr>
          <w:b/>
        </w:rPr>
        <w:t xml:space="preserve">горячего </w:t>
      </w:r>
      <w:r w:rsidR="00F82A7C" w:rsidRPr="004505C1">
        <w:rPr>
          <w:b/>
        </w:rPr>
        <w:t>во</w:t>
      </w:r>
      <w:r w:rsidR="00133E2F" w:rsidRPr="004505C1">
        <w:rPr>
          <w:b/>
        </w:rPr>
        <w:t>до</w:t>
      </w:r>
      <w:r w:rsidR="00B613FF" w:rsidRPr="004505C1">
        <w:rPr>
          <w:b/>
        </w:rPr>
        <w:t>снабжения</w:t>
      </w:r>
    </w:p>
    <w:p w:rsidR="00365D98" w:rsidRPr="004505C1" w:rsidRDefault="004F2094" w:rsidP="00142FBE">
      <w:pPr>
        <w:ind w:firstLine="709"/>
        <w:jc w:val="both"/>
      </w:pPr>
      <w:r w:rsidRPr="004505C1">
        <w:t>10</w:t>
      </w:r>
      <w:r w:rsidR="00365D98" w:rsidRPr="004505C1">
        <w:t xml:space="preserve">.1 Системы </w:t>
      </w:r>
      <w:r w:rsidR="00B613FF" w:rsidRPr="004505C1">
        <w:t xml:space="preserve">горячего </w:t>
      </w:r>
      <w:r w:rsidR="00133E2F" w:rsidRPr="004505C1">
        <w:t>водоснабжения</w:t>
      </w:r>
      <w:r w:rsidR="00365D98" w:rsidRPr="004505C1">
        <w:t xml:space="preserve"> следует проектироват</w:t>
      </w:r>
      <w:r w:rsidR="00AA2D24" w:rsidRPr="004505C1">
        <w:t>ь с учетом требований</w:t>
      </w:r>
      <w:r w:rsidR="00667FD6" w:rsidRPr="004505C1">
        <w:t>, предъявляемых к системам водоснабжени</w:t>
      </w:r>
      <w:r w:rsidR="00D26342" w:rsidRPr="004505C1">
        <w:t xml:space="preserve">я </w:t>
      </w:r>
      <w:r w:rsidR="0011535E" w:rsidRPr="004505C1">
        <w:t xml:space="preserve">согласно </w:t>
      </w:r>
      <w:r w:rsidR="00AA2D24" w:rsidRPr="004505C1">
        <w:t>раздел</w:t>
      </w:r>
      <w:r w:rsidR="0011535E" w:rsidRPr="004505C1">
        <w:t>ам</w:t>
      </w:r>
      <w:r w:rsidR="00AA2D24" w:rsidRPr="004505C1">
        <w:t xml:space="preserve"> 8</w:t>
      </w:r>
      <w:r w:rsidR="009F10FF" w:rsidRPr="004505C1">
        <w:t xml:space="preserve"> и 9</w:t>
      </w:r>
      <w:r w:rsidR="00365D98" w:rsidRPr="004505C1">
        <w:t>.</w:t>
      </w:r>
    </w:p>
    <w:p w:rsidR="00365D98" w:rsidRPr="004505C1" w:rsidRDefault="004F2094" w:rsidP="00142FBE">
      <w:pPr>
        <w:ind w:firstLine="709"/>
        <w:jc w:val="both"/>
      </w:pPr>
      <w:r w:rsidRPr="004505C1">
        <w:t>10</w:t>
      </w:r>
      <w:r w:rsidR="00365D98" w:rsidRPr="004505C1">
        <w:t>.2 Пр</w:t>
      </w:r>
      <w:r w:rsidR="0011535E" w:rsidRPr="004505C1">
        <w:t>и пр</w:t>
      </w:r>
      <w:r w:rsidR="00365D98" w:rsidRPr="004505C1">
        <w:t>окладк</w:t>
      </w:r>
      <w:r w:rsidR="0011535E" w:rsidRPr="004505C1">
        <w:t>е</w:t>
      </w:r>
      <w:r w:rsidR="00365D98" w:rsidRPr="004505C1">
        <w:t xml:space="preserve"> магистральных и разводящих сетей водопровода горячей воды в жилых и общественных зданиях в подпольях, подвалах, технических этажах, </w:t>
      </w:r>
      <w:r w:rsidR="007E0E2E" w:rsidRPr="004505C1">
        <w:t>под потолком</w:t>
      </w:r>
      <w:r w:rsidR="00D87738" w:rsidRPr="004505C1">
        <w:t xml:space="preserve"> общих</w:t>
      </w:r>
      <w:r w:rsidR="007E0E2E" w:rsidRPr="004505C1">
        <w:t xml:space="preserve"> коридоров</w:t>
      </w:r>
      <w:r w:rsidR="0011535E" w:rsidRPr="004505C1">
        <w:t xml:space="preserve"> и</w:t>
      </w:r>
      <w:r w:rsidR="00365D98" w:rsidRPr="004505C1">
        <w:t xml:space="preserve"> н</w:t>
      </w:r>
      <w:r w:rsidR="0011535E" w:rsidRPr="004505C1">
        <w:t xml:space="preserve">а чердаках следует предусматривать </w:t>
      </w:r>
      <w:r w:rsidR="00365D98" w:rsidRPr="004505C1">
        <w:t>теплоизоляци</w:t>
      </w:r>
      <w:r w:rsidR="0011535E" w:rsidRPr="004505C1">
        <w:t>ю</w:t>
      </w:r>
      <w:r w:rsidR="00365D98" w:rsidRPr="004505C1">
        <w:t>.</w:t>
      </w:r>
    </w:p>
    <w:p w:rsidR="00365D98" w:rsidRPr="004505C1" w:rsidRDefault="004F2094" w:rsidP="00142FBE">
      <w:pPr>
        <w:ind w:firstLine="709"/>
        <w:jc w:val="both"/>
      </w:pPr>
      <w:r w:rsidRPr="004505C1">
        <w:t>10</w:t>
      </w:r>
      <w:r w:rsidR="004C2E0D" w:rsidRPr="004505C1">
        <w:t>.3 Тепловую изоляцию следует</w:t>
      </w:r>
      <w:r w:rsidR="00365D98" w:rsidRPr="004505C1">
        <w:t xml:space="preserve"> предусматривать для подающих и циркуляционных трубопроводов систем</w:t>
      </w:r>
      <w:r w:rsidR="007E0E2E" w:rsidRPr="004505C1">
        <w:t xml:space="preserve">ы </w:t>
      </w:r>
      <w:r w:rsidR="00907202" w:rsidRPr="004505C1">
        <w:t xml:space="preserve">горячего </w:t>
      </w:r>
      <w:r w:rsidR="00133E2F" w:rsidRPr="004505C1">
        <w:t>водоснабжения</w:t>
      </w:r>
      <w:r w:rsidR="00365D98" w:rsidRPr="004505C1">
        <w:t xml:space="preserve">, включая стояки, кроме </w:t>
      </w:r>
      <w:r w:rsidR="00365D98" w:rsidRPr="004505C1">
        <w:lastRenderedPageBreak/>
        <w:t>подводок к водоразборным приборам.</w:t>
      </w:r>
      <w:r w:rsidR="004C2E0D" w:rsidRPr="004505C1">
        <w:t xml:space="preserve"> </w:t>
      </w:r>
      <w:r w:rsidR="00365D98" w:rsidRPr="004505C1">
        <w:t xml:space="preserve">Толщина теплоизоляционного слоя должна </w:t>
      </w:r>
      <w:r w:rsidR="00845EB0" w:rsidRPr="004505C1">
        <w:t>обеспечивать допустимые потери тепла трубопроводами при расчете циркуляционного расхода. Т</w:t>
      </w:r>
      <w:r w:rsidR="00365D98" w:rsidRPr="004505C1">
        <w:t xml:space="preserve">еплопроводность теплоизоляционного материала </w:t>
      </w:r>
      <w:r w:rsidR="00845EB0" w:rsidRPr="004505C1">
        <w:t xml:space="preserve">следует принимать </w:t>
      </w:r>
      <w:r w:rsidR="00365D98" w:rsidRPr="004505C1">
        <w:t xml:space="preserve">не </w:t>
      </w:r>
      <w:r w:rsidR="0044089D" w:rsidRPr="004505C1">
        <w:t>бол</w:t>
      </w:r>
      <w:r w:rsidR="00365D98" w:rsidRPr="004505C1">
        <w:t>ее 0,05 Вт/(м</w:t>
      </w:r>
      <w:r w:rsidR="00365D98" w:rsidRPr="004505C1">
        <w:sym w:font="Symbol" w:char="00D7"/>
      </w:r>
      <w:r w:rsidR="00365D98" w:rsidRPr="004505C1">
        <w:sym w:font="Symbol" w:char="00B0"/>
      </w:r>
      <w:r w:rsidR="00365D98" w:rsidRPr="004505C1">
        <w:t>С)</w:t>
      </w:r>
      <w:r w:rsidR="00CF459C" w:rsidRPr="004505C1">
        <w:t xml:space="preserve">, а толщину теплоизоляции </w:t>
      </w:r>
      <w:r w:rsidR="00E22860" w:rsidRPr="004505C1">
        <w:rPr>
          <w:i/>
          <w:iCs/>
        </w:rPr>
        <w:t xml:space="preserve">– </w:t>
      </w:r>
      <w:r w:rsidR="00CF459C" w:rsidRPr="004505C1">
        <w:t>не менее 10 мм.</w:t>
      </w:r>
    </w:p>
    <w:p w:rsidR="006525F0" w:rsidRPr="004505C1" w:rsidRDefault="006525F0" w:rsidP="00142FBE">
      <w:pPr>
        <w:ind w:firstLine="709"/>
        <w:jc w:val="both"/>
      </w:pPr>
      <w:r w:rsidRPr="004505C1">
        <w:t xml:space="preserve">10.4 При проектировании водопровода горячей воды следует предусматривать мероприятия по компенсации температурных удлинений трубопроводов за счет </w:t>
      </w:r>
      <w:r w:rsidR="00C946F8" w:rsidRPr="004505C1">
        <w:t xml:space="preserve">упругости самого трубопровода </w:t>
      </w:r>
      <w:r w:rsidR="007F45C4" w:rsidRPr="004505C1">
        <w:t>на участках с поворотами трубопровода (</w:t>
      </w:r>
      <w:r w:rsidR="00C946F8" w:rsidRPr="004505C1">
        <w:t>самокомпенсации</w:t>
      </w:r>
      <w:r w:rsidR="007F45C4" w:rsidRPr="004505C1">
        <w:t xml:space="preserve">) </w:t>
      </w:r>
      <w:r w:rsidRPr="004505C1">
        <w:t>или за счет установки сильфонных компенсаторов с учетом требований 24.3.</w:t>
      </w:r>
    </w:p>
    <w:p w:rsidR="00BF53A8" w:rsidRPr="004505C1" w:rsidRDefault="004F2094" w:rsidP="00142FBE">
      <w:pPr>
        <w:ind w:firstLine="709"/>
        <w:jc w:val="both"/>
      </w:pPr>
      <w:r w:rsidRPr="004505C1">
        <w:t>10</w:t>
      </w:r>
      <w:r w:rsidR="00EB4640" w:rsidRPr="004505C1">
        <w:t>.5</w:t>
      </w:r>
      <w:r w:rsidR="00365D98" w:rsidRPr="004505C1">
        <w:t xml:space="preserve"> В жилых и общественных зданиях при числе этажей </w:t>
      </w:r>
      <w:r w:rsidR="00845EB0" w:rsidRPr="004505C1">
        <w:t>свыше</w:t>
      </w:r>
      <w:r w:rsidR="00365D98" w:rsidRPr="004505C1">
        <w:t xml:space="preserve"> </w:t>
      </w:r>
      <w:r w:rsidR="00845EB0" w:rsidRPr="004505C1">
        <w:t xml:space="preserve">четырех </w:t>
      </w:r>
      <w:r w:rsidR="00365D98" w:rsidRPr="004505C1">
        <w:t>группы водоразборных стояков</w:t>
      </w:r>
      <w:r w:rsidR="00105689" w:rsidRPr="004505C1">
        <w:t xml:space="preserve"> (от двух</w:t>
      </w:r>
      <w:r w:rsidR="007E0E2E" w:rsidRPr="004505C1">
        <w:t xml:space="preserve"> до шести стояков)</w:t>
      </w:r>
      <w:r w:rsidR="00365D98" w:rsidRPr="004505C1">
        <w:t xml:space="preserve"> </w:t>
      </w:r>
      <w:r w:rsidR="006A4FDD" w:rsidRPr="004505C1">
        <w:t>допускае</w:t>
      </w:r>
      <w:r w:rsidR="008866CF" w:rsidRPr="004505C1">
        <w:t>т</w:t>
      </w:r>
      <w:r w:rsidR="006A4FDD" w:rsidRPr="004505C1">
        <w:t>ся</w:t>
      </w:r>
      <w:r w:rsidR="00365D98" w:rsidRPr="004505C1">
        <w:t xml:space="preserve"> объединять кольцующими перемычками в секционные узлы</w:t>
      </w:r>
      <w:r w:rsidR="007E0E2E" w:rsidRPr="004505C1">
        <w:t>.</w:t>
      </w:r>
    </w:p>
    <w:p w:rsidR="00615274" w:rsidRPr="004505C1" w:rsidRDefault="006943E0" w:rsidP="00142FBE">
      <w:pPr>
        <w:ind w:firstLine="709"/>
        <w:jc w:val="both"/>
      </w:pPr>
      <w:r w:rsidRPr="004505C1">
        <w:t xml:space="preserve">10.6 </w:t>
      </w:r>
      <w:r w:rsidR="00615274" w:rsidRPr="004505C1">
        <w:t xml:space="preserve">Конструктивные схемы систем </w:t>
      </w:r>
      <w:r w:rsidR="00907202" w:rsidRPr="004505C1">
        <w:t xml:space="preserve">горячего </w:t>
      </w:r>
      <w:r w:rsidR="00133E2F" w:rsidRPr="004505C1">
        <w:t>водоснабжения</w:t>
      </w:r>
      <w:r w:rsidR="00907202" w:rsidRPr="004505C1">
        <w:t xml:space="preserve"> </w:t>
      </w:r>
      <w:r w:rsidR="00F41B34">
        <w:t>принимают</w:t>
      </w:r>
      <w:r w:rsidR="00615274" w:rsidRPr="004505C1">
        <w:t xml:space="preserve"> по одному из возможных вариантов:</w:t>
      </w:r>
    </w:p>
    <w:p w:rsidR="0033138E" w:rsidRPr="004505C1" w:rsidRDefault="0033138E" w:rsidP="00142FBE">
      <w:pPr>
        <w:ind w:firstLine="709"/>
        <w:jc w:val="both"/>
      </w:pPr>
      <w:r w:rsidRPr="004505C1">
        <w:t>- с нижней разводкой подающей и циркуляционной магистралей (подвал, технический этаж), с расположением водоразборных и циркуляционных стояков в ванных комнатах, нишах санузлов (кухонь) квартир. В нижней части циркуляционные стояки объединяются в секционные узлы и подключаются к общему циркуляционному трубопроводу либо напрямую, либо сборными участками с установкой на них ручных балансировочных клапанов;</w:t>
      </w:r>
    </w:p>
    <w:p w:rsidR="00EC7DDC" w:rsidRPr="004505C1" w:rsidRDefault="00EC7DDC" w:rsidP="00142FBE">
      <w:pPr>
        <w:ind w:firstLine="709"/>
        <w:jc w:val="both"/>
      </w:pPr>
      <w:r w:rsidRPr="004505C1">
        <w:t xml:space="preserve">- с нижней разводкой подающей магистрали (подвал, технический этаж), с расположением водоразборных стояков </w:t>
      </w:r>
      <w:r w:rsidR="00845EB0" w:rsidRPr="004505C1">
        <w:t xml:space="preserve">в ванных комнатах, </w:t>
      </w:r>
      <w:r w:rsidRPr="004505C1">
        <w:t xml:space="preserve">в нишах санузлов (кухонь) квартир и объединением их в секционный узел </w:t>
      </w:r>
      <w:r w:rsidR="00845EB0" w:rsidRPr="004505C1">
        <w:t xml:space="preserve">перемычкой </w:t>
      </w:r>
      <w:r w:rsidRPr="004505C1">
        <w:t>(на техническом этаже, чердаке) с последующим присоединением к циркуляционному стояку, прокладываемому в общеквартирном коридоре</w:t>
      </w:r>
      <w:r w:rsidR="00E354A7" w:rsidRPr="00E354A7">
        <w:rPr>
          <w:sz w:val="28"/>
          <w:szCs w:val="28"/>
        </w:rPr>
        <w:t xml:space="preserve"> </w:t>
      </w:r>
      <w:r w:rsidR="00E354A7" w:rsidRPr="00E354A7">
        <w:t>с установкой на них ручных балансировочных клапанов</w:t>
      </w:r>
      <w:r w:rsidRPr="004505C1">
        <w:t>;</w:t>
      </w:r>
      <w:r w:rsidR="00EE5B96" w:rsidRPr="004505C1">
        <w:t xml:space="preserve"> </w:t>
      </w:r>
    </w:p>
    <w:p w:rsidR="00615274" w:rsidRPr="004505C1" w:rsidRDefault="00615274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 xml:space="preserve">- с верхней разводкой подающей магистрали (технический этаж, «теплый» чердак), с главным подающим стояком в лестнично-лифтовом холле (коридоре), водоразборными стояками </w:t>
      </w:r>
      <w:r w:rsidR="00845EB0" w:rsidRPr="004505C1">
        <w:t xml:space="preserve">в ванных комнатах, </w:t>
      </w:r>
      <w:r w:rsidRPr="004505C1">
        <w:t>нишах санузлов (кухонь) квартир</w:t>
      </w:r>
      <w:r w:rsidR="00865D65" w:rsidRPr="004505C1">
        <w:t xml:space="preserve">. В нижней части стояки подключаются к сборному циркуляционному трубопроводу либо объединяются в секционные узлы (от двух до шести стояков) и подключаются также к общему циркуляционному трубопроводу сборными участками с установкой на них </w:t>
      </w:r>
      <w:r w:rsidR="0033138E" w:rsidRPr="004505C1">
        <w:t xml:space="preserve">ручных </w:t>
      </w:r>
      <w:r w:rsidR="00865D65" w:rsidRPr="004505C1">
        <w:t>балансировочных клапанов</w:t>
      </w:r>
      <w:r w:rsidRPr="004505C1">
        <w:t>;</w:t>
      </w:r>
    </w:p>
    <w:p w:rsidR="00615274" w:rsidRPr="004505C1" w:rsidRDefault="00615274" w:rsidP="00142FBE">
      <w:pPr>
        <w:widowControl w:val="0"/>
        <w:autoSpaceDE w:val="0"/>
        <w:autoSpaceDN w:val="0"/>
        <w:adjustRightInd w:val="0"/>
        <w:ind w:firstLine="709"/>
        <w:jc w:val="both"/>
      </w:pPr>
      <w:r w:rsidRPr="004505C1">
        <w:t>- с расположением подающих и циркуляционных водоразборных стояков вне пределов квартир в конструктивных нишах лестнично-лифтового холла или общеквартирного коридора, с подключением к ним этажных коллекторов</w:t>
      </w:r>
      <w:r w:rsidR="00262ACE" w:rsidRPr="004505C1">
        <w:t>,</w:t>
      </w:r>
      <w:r w:rsidRPr="004505C1">
        <w:t xml:space="preserve"> к которым присоединяются трубопроводы</w:t>
      </w:r>
      <w:r w:rsidR="00170318" w:rsidRPr="004505C1">
        <w:t xml:space="preserve"> </w:t>
      </w:r>
      <w:r w:rsidR="0033138E" w:rsidRPr="004505C1">
        <w:t xml:space="preserve">подачи горячей воды в </w:t>
      </w:r>
      <w:r w:rsidRPr="004505C1">
        <w:t>квартир</w:t>
      </w:r>
      <w:r w:rsidR="0033138E" w:rsidRPr="004505C1">
        <w:t>ы</w:t>
      </w:r>
      <w:r w:rsidR="00262ACE" w:rsidRPr="004505C1">
        <w:t xml:space="preserve">. </w:t>
      </w:r>
      <w:r w:rsidR="00CF459C" w:rsidRPr="004505C1">
        <w:t xml:space="preserve">При этом на поквартирных ответвлениях устанавливаются запорная арматура, обратные клапаны и приборы учета. </w:t>
      </w:r>
      <w:r w:rsidR="00994FA5" w:rsidRPr="004505C1">
        <w:t>Р</w:t>
      </w:r>
      <w:r w:rsidR="00CF459C" w:rsidRPr="004505C1">
        <w:t>асчетн</w:t>
      </w:r>
      <w:r w:rsidR="00E354A7">
        <w:t>ый</w:t>
      </w:r>
      <w:r w:rsidR="00CF459C" w:rsidRPr="004505C1">
        <w:t xml:space="preserve"> циркуляци</w:t>
      </w:r>
      <w:r w:rsidR="00E354A7">
        <w:t>онный</w:t>
      </w:r>
      <w:r w:rsidR="00CF459C" w:rsidRPr="004505C1">
        <w:t xml:space="preserve"> </w:t>
      </w:r>
      <w:r w:rsidR="00E354A7">
        <w:t>расход в циркуляционных</w:t>
      </w:r>
      <w:r w:rsidR="00CF459C" w:rsidRPr="004505C1">
        <w:t xml:space="preserve"> стояках обеспечивается установкой ручного балансировочного клапана в месте подключения циркуляционного стояка к разводящей сборной магистрали;</w:t>
      </w:r>
    </w:p>
    <w:p w:rsidR="00533633" w:rsidRPr="004505C1" w:rsidRDefault="00615274" w:rsidP="00142FBE">
      <w:pPr>
        <w:ind w:firstLine="709"/>
        <w:jc w:val="both"/>
      </w:pPr>
      <w:r w:rsidRPr="004505C1">
        <w:t xml:space="preserve">- с расположением </w:t>
      </w:r>
      <w:r w:rsidR="0033138E" w:rsidRPr="004505C1">
        <w:t>водоразборных</w:t>
      </w:r>
      <w:r w:rsidRPr="004505C1">
        <w:t xml:space="preserve"> и циркуляционных стояков вне пределов квартир в конструктивных нишах лестнично-лифтового холла или коридора, с подключением к ним </w:t>
      </w:r>
      <w:r w:rsidR="00262ACE" w:rsidRPr="004505C1">
        <w:t>кольце</w:t>
      </w:r>
      <w:r w:rsidRPr="004505C1">
        <w:t>вых полимерных трубопроводов, проложенны</w:t>
      </w:r>
      <w:r w:rsidR="0033138E" w:rsidRPr="004505C1">
        <w:t>х</w:t>
      </w:r>
      <w:r w:rsidRPr="004505C1">
        <w:t xml:space="preserve"> в пространстве подшивного потолка общеквартирного коридора, к которым присоединяются </w:t>
      </w:r>
      <w:r w:rsidR="00433D48" w:rsidRPr="004505C1">
        <w:t>трубопроводы подачи горячей воды в квартиры</w:t>
      </w:r>
      <w:r w:rsidRPr="004505C1">
        <w:t>.</w:t>
      </w:r>
      <w:r w:rsidR="00262ACE" w:rsidRPr="004505C1">
        <w:t xml:space="preserve"> </w:t>
      </w:r>
      <w:r w:rsidR="00642105">
        <w:t>Расчетный циркуляционный расход</w:t>
      </w:r>
      <w:r w:rsidR="00262ACE" w:rsidRPr="004505C1">
        <w:t xml:space="preserve"> на этаже обеспечивается установкой </w:t>
      </w:r>
      <w:r w:rsidR="00433D48" w:rsidRPr="004505C1">
        <w:t xml:space="preserve">ручного </w:t>
      </w:r>
      <w:r w:rsidR="00262ACE" w:rsidRPr="004505C1">
        <w:t>балансировочного клапана в месте подключения к циркуляционному стояку.</w:t>
      </w:r>
      <w:r w:rsidR="001E4A54" w:rsidRPr="004505C1">
        <w:t xml:space="preserve"> На ответвлении от трубопровода к квартирам следует устанавливать запорную арматуру, фильтр</w:t>
      </w:r>
      <w:r w:rsidR="00433D48" w:rsidRPr="004505C1">
        <w:t>,</w:t>
      </w:r>
      <w:r w:rsidR="001E4A54" w:rsidRPr="004505C1">
        <w:t xml:space="preserve"> регулятор давления</w:t>
      </w:r>
      <w:r w:rsidR="00433D48" w:rsidRPr="004505C1">
        <w:t xml:space="preserve"> и прибор учета</w:t>
      </w:r>
      <w:r w:rsidR="001E4A54" w:rsidRPr="004505C1">
        <w:t xml:space="preserve"> (при </w:t>
      </w:r>
      <w:r w:rsidR="00433D48" w:rsidRPr="004505C1">
        <w:t xml:space="preserve">условии </w:t>
      </w:r>
      <w:r w:rsidR="001E4A54" w:rsidRPr="004505C1">
        <w:t>обеспечени</w:t>
      </w:r>
      <w:r w:rsidR="00433D48" w:rsidRPr="004505C1">
        <w:t>я</w:t>
      </w:r>
      <w:r w:rsidR="001E4A54" w:rsidRPr="004505C1">
        <w:t xml:space="preserve"> расчетного допустимого давления у приборов по 8.2</w:t>
      </w:r>
      <w:r w:rsidR="00642105">
        <w:t>2</w:t>
      </w:r>
      <w:r w:rsidR="001E4A54" w:rsidRPr="004505C1">
        <w:t>).</w:t>
      </w:r>
      <w:r w:rsidR="00533633" w:rsidRPr="004505C1">
        <w:t xml:space="preserve"> Водоразборные и циркуляционные стояки при такой схеме не должны кольцеваться между собой.</w:t>
      </w:r>
    </w:p>
    <w:p w:rsidR="001E4A54" w:rsidRPr="004505C1" w:rsidRDefault="00262ACE" w:rsidP="00142FBE">
      <w:pPr>
        <w:ind w:firstLine="709"/>
        <w:jc w:val="both"/>
      </w:pPr>
      <w:r w:rsidRPr="004505C1">
        <w:t xml:space="preserve">Вариант установки </w:t>
      </w:r>
      <w:r w:rsidR="00433D48" w:rsidRPr="004505C1">
        <w:t xml:space="preserve">фильтра, регулятора давления и прибора учета </w:t>
      </w:r>
      <w:r w:rsidRPr="004505C1">
        <w:t xml:space="preserve">(на ответвлении от кольцевого трубопровода под потолком коридора или в нише санузла или кухни квартиры) определяется проектом. </w:t>
      </w:r>
    </w:p>
    <w:p w:rsidR="00EC7DDC" w:rsidRPr="004505C1" w:rsidRDefault="00EC7DDC" w:rsidP="00142FBE">
      <w:pPr>
        <w:ind w:firstLine="709"/>
        <w:jc w:val="both"/>
      </w:pPr>
      <w:r w:rsidRPr="004505C1">
        <w:lastRenderedPageBreak/>
        <w:t>В мест</w:t>
      </w:r>
      <w:r w:rsidR="00433D48" w:rsidRPr="004505C1">
        <w:t>ах</w:t>
      </w:r>
      <w:r w:rsidRPr="004505C1">
        <w:t xml:space="preserve"> присоединения циркуляционных трубопроводов к сборным циркуляционным </w:t>
      </w:r>
      <w:r w:rsidR="00642105">
        <w:t xml:space="preserve">трубопроводам, </w:t>
      </w:r>
      <w:r w:rsidRPr="004505C1">
        <w:t xml:space="preserve">магистралям </w:t>
      </w:r>
      <w:r w:rsidR="00433D48" w:rsidRPr="004505C1">
        <w:t xml:space="preserve">и стоякам </w:t>
      </w:r>
      <w:r w:rsidRPr="004505C1">
        <w:t xml:space="preserve">следует предусматривать установку ручных балансировочных клапанов. </w:t>
      </w:r>
    </w:p>
    <w:p w:rsidR="000D041C" w:rsidRDefault="00924F7B" w:rsidP="00142FBE">
      <w:pPr>
        <w:ind w:firstLine="709"/>
        <w:jc w:val="both"/>
      </w:pPr>
      <w:r w:rsidRPr="004505C1">
        <w:t>При соответствующем обосновании допустимы</w:t>
      </w:r>
      <w:r w:rsidR="000D041C" w:rsidRPr="004505C1">
        <w:t xml:space="preserve"> иные </w:t>
      </w:r>
      <w:r w:rsidRPr="004505C1">
        <w:t>варианты</w:t>
      </w:r>
      <w:r w:rsidR="000D041C" w:rsidRPr="004505C1">
        <w:t xml:space="preserve"> подключения потребителей.</w:t>
      </w:r>
    </w:p>
    <w:p w:rsidR="00642105" w:rsidRPr="00642105" w:rsidRDefault="00642105" w:rsidP="00142FBE">
      <w:pPr>
        <w:ind w:firstLine="709"/>
        <w:jc w:val="both"/>
        <w:rPr>
          <w:b/>
          <w:bCs/>
        </w:rPr>
      </w:pPr>
      <w:r w:rsidRPr="00642105">
        <w:rPr>
          <w:b/>
          <w:bCs/>
        </w:rPr>
        <w:t>(Измененная редакция, Изм. № 3).</w:t>
      </w:r>
    </w:p>
    <w:p w:rsidR="00533633" w:rsidRPr="004505C1" w:rsidRDefault="00533633" w:rsidP="00142FBE">
      <w:pPr>
        <w:ind w:firstLine="709"/>
        <w:jc w:val="both"/>
      </w:pPr>
      <w:r w:rsidRPr="004505C1">
        <w:t xml:space="preserve">10.7 При расположении водоразборных и циркуляционных стояков вне пределов квартир в конструктивных нишах лестнично-лифтового холла или </w:t>
      </w:r>
      <w:r w:rsidR="00B15431" w:rsidRPr="004505C1">
        <w:t xml:space="preserve">межквартирного </w:t>
      </w:r>
      <w:r w:rsidRPr="004505C1">
        <w:t>коридора п</w:t>
      </w:r>
      <w:r w:rsidR="00433D48" w:rsidRPr="004505C1">
        <w:t xml:space="preserve">одключение полотенцесушителей квартир </w:t>
      </w:r>
      <w:r w:rsidR="00170318" w:rsidRPr="004505C1">
        <w:t>допус</w:t>
      </w:r>
      <w:r w:rsidR="00D358BE" w:rsidRPr="004505C1">
        <w:t>кается</w:t>
      </w:r>
      <w:r w:rsidR="00433D48" w:rsidRPr="004505C1">
        <w:t xml:space="preserve"> выполн</w:t>
      </w:r>
      <w:r w:rsidR="00170318" w:rsidRPr="004505C1">
        <w:t>я</w:t>
      </w:r>
      <w:r w:rsidR="00433D48" w:rsidRPr="004505C1">
        <w:t>ть от кольцевого трубопровода</w:t>
      </w:r>
      <w:r w:rsidRPr="004505C1">
        <w:t>,</w:t>
      </w:r>
      <w:r w:rsidR="00433D48" w:rsidRPr="004505C1">
        <w:t xml:space="preserve"> </w:t>
      </w:r>
      <w:r w:rsidRPr="004505C1">
        <w:t xml:space="preserve">подключенного к водоразборному стояку и проложенного в пространстве подшивного потолка общеквартирного коридора, </w:t>
      </w:r>
      <w:r w:rsidR="00433D48" w:rsidRPr="004505C1">
        <w:t>с установкой на вводе в квартиры запорной арматуры для каждого полотенцесушителя</w:t>
      </w:r>
      <w:r w:rsidRPr="004505C1">
        <w:t xml:space="preserve"> (группы полоте</w:t>
      </w:r>
      <w:r w:rsidR="00D358BE" w:rsidRPr="004505C1">
        <w:t>н</w:t>
      </w:r>
      <w:r w:rsidRPr="004505C1">
        <w:t>цесушителей)</w:t>
      </w:r>
      <w:r w:rsidR="00433D48" w:rsidRPr="004505C1">
        <w:t xml:space="preserve"> и </w:t>
      </w:r>
      <w:r w:rsidR="008779B3" w:rsidRPr="004505C1">
        <w:t>ручного балансировочного клапана на обратной линии от полотенцесушителя квартиры. О</w:t>
      </w:r>
      <w:r w:rsidR="00433D48" w:rsidRPr="004505C1">
        <w:t xml:space="preserve">бъединение циркуляционных линий от полотенцесушителей в </w:t>
      </w:r>
      <w:r w:rsidR="008779B3" w:rsidRPr="004505C1">
        <w:t>обособленную сборную</w:t>
      </w:r>
      <w:r w:rsidR="00433D48" w:rsidRPr="004505C1">
        <w:t xml:space="preserve"> магистраль, прокладываемую также под потолком коридора</w:t>
      </w:r>
      <w:r w:rsidR="000A561A" w:rsidRPr="004505C1">
        <w:t>,</w:t>
      </w:r>
      <w:r w:rsidR="00433D48" w:rsidRPr="004505C1">
        <w:t xml:space="preserve"> </w:t>
      </w:r>
      <w:r w:rsidR="008779B3" w:rsidRPr="004505C1">
        <w:t xml:space="preserve">следует выполнять </w:t>
      </w:r>
      <w:r w:rsidR="00433D48" w:rsidRPr="004505C1">
        <w:t>по попутной схеме с установкой на этой сборной линии отдельного балансировочного клапана в месте подключения к циркуляционному стояку.</w:t>
      </w:r>
      <w:r w:rsidRPr="004505C1">
        <w:t xml:space="preserve"> Возможно использование общего трубопровода для водоразбора и подключения полотенцесушителей</w:t>
      </w:r>
      <w:r w:rsidR="008779B3" w:rsidRPr="004505C1">
        <w:t xml:space="preserve"> квартир</w:t>
      </w:r>
      <w:r w:rsidRPr="004505C1">
        <w:t xml:space="preserve">. Водоразборные и циркуляционные стояки при такой схеме не должны </w:t>
      </w:r>
      <w:r w:rsidR="00924F7B" w:rsidRPr="004505C1">
        <w:t>закольцо</w:t>
      </w:r>
      <w:r w:rsidRPr="004505C1">
        <w:t>в</w:t>
      </w:r>
      <w:r w:rsidR="00924F7B" w:rsidRPr="004505C1">
        <w:t>ыв</w:t>
      </w:r>
      <w:r w:rsidRPr="004505C1">
        <w:t xml:space="preserve">аться между собой. Подача воды к полотенцесушителям </w:t>
      </w:r>
      <w:r w:rsidR="008779B3" w:rsidRPr="004505C1">
        <w:t xml:space="preserve">по такой схеме </w:t>
      </w:r>
      <w:r w:rsidRPr="004505C1">
        <w:t xml:space="preserve">должна </w:t>
      </w:r>
      <w:r w:rsidR="00D358BE" w:rsidRPr="004505C1">
        <w:t>осуществля</w:t>
      </w:r>
      <w:r w:rsidR="008779B3" w:rsidRPr="004505C1">
        <w:t>ться только после осмотра и приемки сети горячего водоснабжения квартиры службой эксплуатации.</w:t>
      </w:r>
    </w:p>
    <w:p w:rsidR="00924F7B" w:rsidRPr="004505C1" w:rsidRDefault="00D21D3B" w:rsidP="00142FBE">
      <w:pPr>
        <w:ind w:firstLine="709"/>
        <w:jc w:val="both"/>
      </w:pPr>
      <w:r w:rsidRPr="004505C1">
        <w:t>10.</w:t>
      </w:r>
      <w:r w:rsidR="00533633" w:rsidRPr="004505C1">
        <w:t>8</w:t>
      </w:r>
      <w:r w:rsidR="00365D98" w:rsidRPr="004505C1">
        <w:t xml:space="preserve"> </w:t>
      </w:r>
      <w:r w:rsidR="00154A35" w:rsidRPr="004505C1">
        <w:t>Гидравлический расчет системы</w:t>
      </w:r>
      <w:r w:rsidR="00365D98" w:rsidRPr="004505C1">
        <w:t xml:space="preserve"> </w:t>
      </w:r>
      <w:r w:rsidR="00907202" w:rsidRPr="004505C1">
        <w:t xml:space="preserve">горячего </w:t>
      </w:r>
      <w:r w:rsidR="00133E2F" w:rsidRPr="004505C1">
        <w:t>водоснабжения</w:t>
      </w:r>
      <w:r w:rsidR="00924F7B" w:rsidRPr="004505C1">
        <w:t xml:space="preserve"> следует проводить в режиме водоразбора </w:t>
      </w:r>
      <w:r w:rsidR="000A561A" w:rsidRPr="004505C1">
        <w:rPr>
          <w:i/>
          <w:iCs/>
        </w:rPr>
        <w:t>–</w:t>
      </w:r>
      <w:r w:rsidR="00924F7B" w:rsidRPr="004505C1">
        <w:t xml:space="preserve"> на пропуск расчетного расхода горячей воды и в режиме циркуляции (отсутствие водоразбора) на пропуск циркуляционного расхода воды.</w:t>
      </w:r>
    </w:p>
    <w:p w:rsidR="00365D98" w:rsidRPr="004505C1" w:rsidRDefault="00D8334D" w:rsidP="00142FBE">
      <w:pPr>
        <w:ind w:firstLine="709"/>
        <w:jc w:val="both"/>
      </w:pPr>
      <w:r w:rsidRPr="004505C1">
        <w:t>10.</w:t>
      </w:r>
      <w:r w:rsidR="00533633" w:rsidRPr="004505C1">
        <w:t>9</w:t>
      </w:r>
      <w:r w:rsidRPr="004505C1">
        <w:t xml:space="preserve"> </w:t>
      </w:r>
      <w:r w:rsidR="000D3A4A" w:rsidRPr="004505C1">
        <w:t>В</w:t>
      </w:r>
      <w:r w:rsidR="00365D98" w:rsidRPr="004505C1">
        <w:t xml:space="preserve"> режиме водо</w:t>
      </w:r>
      <w:r w:rsidR="00154A35" w:rsidRPr="004505C1">
        <w:t xml:space="preserve">разбора </w:t>
      </w:r>
      <w:r w:rsidR="00D358BE" w:rsidRPr="004505C1">
        <w:t>проводят</w:t>
      </w:r>
      <w:r w:rsidR="00154A35" w:rsidRPr="004505C1">
        <w:t xml:space="preserve"> определение расчетных секундных расходов</w:t>
      </w:r>
      <w:r w:rsidR="00365D98" w:rsidRPr="004505C1">
        <w:t xml:space="preserve"> воды</w:t>
      </w:r>
      <w:r w:rsidR="005D5E81" w:rsidRPr="004505C1">
        <w:t xml:space="preserve"> на расчетных участках, подбор </w:t>
      </w:r>
      <w:r w:rsidR="00365D98" w:rsidRPr="004505C1">
        <w:t>диаметров подающих т</w:t>
      </w:r>
      <w:r w:rsidR="00140FCE" w:rsidRPr="004505C1">
        <w:t>рубопрово</w:t>
      </w:r>
      <w:r w:rsidR="004C2E0D" w:rsidRPr="004505C1">
        <w:t>дов, определение потерь напора (давления</w:t>
      </w:r>
      <w:r w:rsidR="00140FCE" w:rsidRPr="004505C1">
        <w:t xml:space="preserve">) </w:t>
      </w:r>
      <w:r w:rsidR="006479AD" w:rsidRPr="004505C1">
        <w:t>в системе и требуемого напора</w:t>
      </w:r>
      <w:r w:rsidR="000A561A" w:rsidRPr="004505C1">
        <w:t>.</w:t>
      </w:r>
    </w:p>
    <w:p w:rsidR="00F446AF" w:rsidRPr="004505C1" w:rsidRDefault="00007A4B" w:rsidP="00142FBE">
      <w:pPr>
        <w:ind w:firstLine="709"/>
        <w:jc w:val="both"/>
      </w:pPr>
      <w:r w:rsidRPr="004505C1">
        <w:t>Максимальный</w:t>
      </w:r>
      <w:r w:rsidR="00F446AF" w:rsidRPr="004505C1">
        <w:t xml:space="preserve"> секундный расход</w:t>
      </w:r>
      <w:r w:rsidR="002B4C55" w:rsidRPr="004505C1">
        <w:t xml:space="preserve"> </w:t>
      </w:r>
      <w:r w:rsidR="007D790F" w:rsidRPr="004505C1">
        <w:t xml:space="preserve">горячей </w:t>
      </w:r>
      <w:r w:rsidR="002B4C55" w:rsidRPr="004505C1">
        <w:t>воды на расчетн</w:t>
      </w:r>
      <w:r w:rsidRPr="004505C1">
        <w:t>ых участках</w:t>
      </w:r>
      <w:r w:rsidR="00F446AF" w:rsidRPr="004505C1">
        <w:t xml:space="preserve"> сети </w:t>
      </w:r>
      <w:r w:rsidR="00F446AF" w:rsidRPr="004505C1">
        <w:rPr>
          <w:i/>
        </w:rPr>
        <w:t>q</w:t>
      </w:r>
      <w:r w:rsidR="00F446AF" w:rsidRPr="004505C1">
        <w:rPr>
          <w:i/>
          <w:vertAlign w:val="superscript"/>
        </w:rPr>
        <w:t>h</w:t>
      </w:r>
      <w:r w:rsidR="00F446AF" w:rsidRPr="004505C1">
        <w:t>, л/с, следует определять по формуле (</w:t>
      </w:r>
      <w:r w:rsidR="002B4C55" w:rsidRPr="004505C1">
        <w:t>2</w:t>
      </w:r>
      <w:r w:rsidR="00F446AF" w:rsidRPr="004505C1">
        <w:t>)</w:t>
      </w:r>
      <w:r w:rsidR="0053450D" w:rsidRPr="004505C1">
        <w:t xml:space="preserve"> и</w:t>
      </w:r>
      <w:r w:rsidR="00CA48BD" w:rsidRPr="004505C1">
        <w:t xml:space="preserve"> </w:t>
      </w:r>
      <w:r w:rsidR="002B4C55" w:rsidRPr="004505C1">
        <w:t>5.3.</w:t>
      </w:r>
    </w:p>
    <w:p w:rsidR="008779B3" w:rsidRPr="004505C1" w:rsidRDefault="00760429" w:rsidP="00142FBE">
      <w:pPr>
        <w:ind w:firstLine="709"/>
        <w:jc w:val="both"/>
      </w:pPr>
      <w:r w:rsidRPr="004505C1">
        <w:t>Величину</w:t>
      </w:r>
      <w:r w:rsidR="00FE044A" w:rsidRPr="004505C1">
        <w:t xml:space="preserve"> требуемого напора</w:t>
      </w:r>
      <w:r w:rsidR="007C4EF7" w:rsidRPr="004505C1">
        <w:t xml:space="preserve">, </w:t>
      </w:r>
      <w:r w:rsidR="00EC28CA" w:rsidRPr="004505C1">
        <w:t>м вод. ст.</w:t>
      </w:r>
      <w:r w:rsidR="00FE044A" w:rsidRPr="004505C1">
        <w:t>, необходимого</w:t>
      </w:r>
      <w:r w:rsidR="00403541" w:rsidRPr="004505C1">
        <w:t xml:space="preserve"> для подачи воды потребителю</w:t>
      </w:r>
      <w:r w:rsidRPr="004505C1">
        <w:t xml:space="preserve"> и потери напора на участках системы </w:t>
      </w:r>
      <w:r w:rsidR="00907202" w:rsidRPr="004505C1">
        <w:t xml:space="preserve">горячего </w:t>
      </w:r>
      <w:r w:rsidR="00133E2F" w:rsidRPr="004505C1">
        <w:t>водоснабжения</w:t>
      </w:r>
      <w:r w:rsidRPr="004505C1">
        <w:t>, следует определять по формулам (1</w:t>
      </w:r>
      <w:r w:rsidR="00920348" w:rsidRPr="004505C1">
        <w:t>4</w:t>
      </w:r>
      <w:r w:rsidRPr="004505C1">
        <w:t>), (1</w:t>
      </w:r>
      <w:r w:rsidR="00920348" w:rsidRPr="004505C1">
        <w:t>5</w:t>
      </w:r>
      <w:r w:rsidRPr="004505C1">
        <w:t>)</w:t>
      </w:r>
      <w:r w:rsidR="008779B3" w:rsidRPr="004505C1">
        <w:t>.</w:t>
      </w:r>
    </w:p>
    <w:p w:rsidR="00D8650F" w:rsidRPr="004505C1" w:rsidRDefault="005A056A" w:rsidP="00142FBE">
      <w:pPr>
        <w:ind w:firstLine="709"/>
        <w:jc w:val="both"/>
      </w:pPr>
      <w:r w:rsidRPr="004505C1">
        <w:t xml:space="preserve">При расчете </w:t>
      </w:r>
      <w:r w:rsidR="00E55A69" w:rsidRPr="004505C1">
        <w:t>системы</w:t>
      </w:r>
      <w:r w:rsidR="00907202" w:rsidRPr="004505C1">
        <w:t xml:space="preserve"> горячего</w:t>
      </w:r>
      <w:r w:rsidRPr="004505C1">
        <w:t xml:space="preserve"> </w:t>
      </w:r>
      <w:r w:rsidR="00133E2F" w:rsidRPr="004505C1">
        <w:t>водоснабжения</w:t>
      </w:r>
      <w:r w:rsidRPr="004505C1">
        <w:t xml:space="preserve"> следует обеспечивать необходимый напор (давление) воды у санитарных приборов</w:t>
      </w:r>
      <w:r w:rsidR="00921EC0" w:rsidRPr="004505C1">
        <w:t xml:space="preserve"> </w:t>
      </w:r>
      <w:r w:rsidR="008779B3" w:rsidRPr="004505C1">
        <w:t>согласно</w:t>
      </w:r>
      <w:r w:rsidRPr="004505C1">
        <w:t xml:space="preserve"> 8.2</w:t>
      </w:r>
      <w:r w:rsidR="00FB27A8" w:rsidRPr="004505C1">
        <w:t>1</w:t>
      </w:r>
      <w:r w:rsidRPr="004505C1">
        <w:t>.</w:t>
      </w:r>
      <w:r w:rsidR="00D8650F" w:rsidRPr="004505C1">
        <w:t xml:space="preserve"> </w:t>
      </w:r>
      <w:r w:rsidR="008B0929" w:rsidRPr="004505C1">
        <w:t xml:space="preserve">Скорость движения горячей воды в трубопроводах </w:t>
      </w:r>
      <w:r w:rsidR="00107093" w:rsidRPr="004505C1">
        <w:t xml:space="preserve">следует принимать </w:t>
      </w:r>
      <w:r w:rsidR="008779B3" w:rsidRPr="004505C1">
        <w:t>согласно</w:t>
      </w:r>
      <w:r w:rsidR="00107093" w:rsidRPr="004505C1">
        <w:t xml:space="preserve"> 8.2</w:t>
      </w:r>
      <w:r w:rsidR="00FB27A8" w:rsidRPr="004505C1">
        <w:t>6</w:t>
      </w:r>
      <w:r w:rsidR="00E55A69" w:rsidRPr="004505C1">
        <w:t>.</w:t>
      </w:r>
    </w:p>
    <w:p w:rsidR="00921EC0" w:rsidRPr="004505C1" w:rsidRDefault="005D5E81" w:rsidP="00142FBE">
      <w:pPr>
        <w:ind w:firstLine="709"/>
        <w:jc w:val="both"/>
      </w:pPr>
      <w:r w:rsidRPr="004505C1">
        <w:t>10.</w:t>
      </w:r>
      <w:r w:rsidR="00AB1904" w:rsidRPr="004505C1">
        <w:t>10</w:t>
      </w:r>
      <w:r w:rsidR="00486FD9" w:rsidRPr="004505C1">
        <w:t xml:space="preserve"> </w:t>
      </w:r>
      <w:r w:rsidRPr="004505C1">
        <w:t>В</w:t>
      </w:r>
      <w:r w:rsidR="00486FD9" w:rsidRPr="004505C1">
        <w:t xml:space="preserve"> режиме циркуляции </w:t>
      </w:r>
      <w:r w:rsidR="00107093" w:rsidRPr="004505C1">
        <w:t xml:space="preserve">следует выполнить подбор диаметров циркуляционных трубопроводов, увязку потерь напора (давления) в циркуляционных кольцах, определить </w:t>
      </w:r>
      <w:r w:rsidR="00D358BE" w:rsidRPr="004505C1">
        <w:t>значения</w:t>
      </w:r>
      <w:r w:rsidR="00107093" w:rsidRPr="004505C1">
        <w:t xml:space="preserve"> </w:t>
      </w:r>
      <w:r w:rsidR="00642105" w:rsidRPr="00642105">
        <w:t xml:space="preserve">потерь тепла в трубопроводах системы горячего водоснабжения и величину </w:t>
      </w:r>
      <w:r w:rsidR="00107093" w:rsidRPr="004505C1">
        <w:t>циркуляционн</w:t>
      </w:r>
      <w:r w:rsidR="00D358BE" w:rsidRPr="004505C1">
        <w:t>ых</w:t>
      </w:r>
      <w:r w:rsidR="00107093" w:rsidRPr="004505C1">
        <w:t xml:space="preserve"> расхо</w:t>
      </w:r>
      <w:r w:rsidR="00921EC0" w:rsidRPr="004505C1">
        <w:t>д</w:t>
      </w:r>
      <w:r w:rsidR="00D358BE" w:rsidRPr="004505C1">
        <w:t>ов</w:t>
      </w:r>
      <w:r w:rsidR="00107093" w:rsidRPr="004505C1">
        <w:t xml:space="preserve"> на участках сети. </w:t>
      </w:r>
    </w:p>
    <w:p w:rsidR="00107093" w:rsidRPr="004505C1" w:rsidRDefault="00107093" w:rsidP="00142FBE">
      <w:pPr>
        <w:ind w:firstLine="709"/>
        <w:jc w:val="both"/>
      </w:pPr>
      <w:r w:rsidRPr="004505C1">
        <w:t xml:space="preserve">Циркуляционный расход </w:t>
      </w:r>
      <w:r w:rsidR="00FB27A8" w:rsidRPr="004505C1">
        <w:t xml:space="preserve">горячей </w:t>
      </w:r>
      <w:r w:rsidRPr="004505C1">
        <w:t>воды должен компенсировать потери тепла подающими и циркуляционными трубопроводами системы для поддержания нормативной температуры воды у потребителей и соответствовать режиму работы циркуляционных насосов и оборудования в ИТП.</w:t>
      </w:r>
    </w:p>
    <w:p w:rsidR="004F2094" w:rsidRDefault="00B43574" w:rsidP="00142FBE">
      <w:pPr>
        <w:ind w:firstLine="709"/>
        <w:jc w:val="both"/>
      </w:pPr>
      <w:r w:rsidRPr="004505C1">
        <w:t>О</w:t>
      </w:r>
      <w:r w:rsidR="00486FD9" w:rsidRPr="004505C1">
        <w:t>пределени</w:t>
      </w:r>
      <w:r w:rsidR="005D5E81" w:rsidRPr="004505C1">
        <w:t>е</w:t>
      </w:r>
      <w:r w:rsidR="00365D98" w:rsidRPr="004505C1">
        <w:t xml:space="preserve"> циркул</w:t>
      </w:r>
      <w:r w:rsidR="00486FD9" w:rsidRPr="004505C1">
        <w:t>яционного расхода воды</w:t>
      </w:r>
      <w:r w:rsidR="00365D98" w:rsidRPr="004505C1">
        <w:t>, компенсирующего потери теп</w:t>
      </w:r>
      <w:r w:rsidR="00856FE4" w:rsidRPr="004505C1">
        <w:t>ла</w:t>
      </w:r>
      <w:r w:rsidR="006C089E" w:rsidRPr="004505C1">
        <w:t xml:space="preserve"> </w:t>
      </w:r>
      <w:r w:rsidR="00365D98" w:rsidRPr="004505C1">
        <w:t xml:space="preserve">подающими </w:t>
      </w:r>
      <w:r w:rsidR="006C089E" w:rsidRPr="004505C1">
        <w:t xml:space="preserve">и циркуляционными </w:t>
      </w:r>
      <w:r w:rsidR="00365D98" w:rsidRPr="004505C1">
        <w:t>трубопроводами систем</w:t>
      </w:r>
      <w:r w:rsidR="00D8334D" w:rsidRPr="004505C1">
        <w:t>ы</w:t>
      </w:r>
      <w:r w:rsidR="000A561A" w:rsidRPr="004505C1">
        <w:t>,</w:t>
      </w:r>
      <w:r w:rsidRPr="004505C1">
        <w:t xml:space="preserve"> следует проводить в увязке с</w:t>
      </w:r>
      <w:r w:rsidR="00D8334D" w:rsidRPr="004505C1">
        <w:t xml:space="preserve"> </w:t>
      </w:r>
      <w:r w:rsidR="00387341" w:rsidRPr="004505C1">
        <w:t>подбор</w:t>
      </w:r>
      <w:r w:rsidRPr="004505C1">
        <w:t>ом</w:t>
      </w:r>
      <w:r w:rsidR="00387341" w:rsidRPr="004505C1">
        <w:t xml:space="preserve"> </w:t>
      </w:r>
      <w:r w:rsidR="00365D98" w:rsidRPr="004505C1">
        <w:t>диаметров циркуляционных трубопроводов</w:t>
      </w:r>
      <w:r w:rsidRPr="004505C1">
        <w:t xml:space="preserve"> и</w:t>
      </w:r>
      <w:r w:rsidR="00BD57E0" w:rsidRPr="004505C1">
        <w:t xml:space="preserve"> </w:t>
      </w:r>
      <w:r w:rsidR="004C2E0D" w:rsidRPr="004505C1">
        <w:t>потерь напора</w:t>
      </w:r>
      <w:r w:rsidR="00A42C9A" w:rsidRPr="004505C1">
        <w:t xml:space="preserve"> </w:t>
      </w:r>
      <w:r w:rsidR="004C2E0D" w:rsidRPr="004505C1">
        <w:t>(давления)</w:t>
      </w:r>
      <w:r w:rsidR="00BD57E0" w:rsidRPr="004505C1">
        <w:t xml:space="preserve"> в</w:t>
      </w:r>
      <w:r w:rsidR="00105689" w:rsidRPr="004505C1">
        <w:t xml:space="preserve"> циркуляционных</w:t>
      </w:r>
      <w:r w:rsidR="00BD57E0" w:rsidRPr="004505C1">
        <w:t xml:space="preserve"> кольцах</w:t>
      </w:r>
      <w:r w:rsidR="00365D98" w:rsidRPr="004505C1">
        <w:t>.</w:t>
      </w:r>
      <w:r w:rsidR="00BD0F98" w:rsidRPr="004505C1">
        <w:t xml:space="preserve"> </w:t>
      </w:r>
    </w:p>
    <w:p w:rsidR="00642105" w:rsidRPr="004505C1" w:rsidRDefault="00642105" w:rsidP="00142FBE">
      <w:pPr>
        <w:ind w:firstLine="709"/>
        <w:jc w:val="both"/>
      </w:pPr>
      <w:r w:rsidRPr="00642105">
        <w:t xml:space="preserve">Потери тепла подающими и циркуляционными трубопроводами системы горячего водоснабжения и ее оборудованием определяются расчетом в целях </w:t>
      </w:r>
      <w:proofErr w:type="spellStart"/>
      <w:r w:rsidRPr="00642105">
        <w:t>непревышения</w:t>
      </w:r>
      <w:proofErr w:type="spellEnd"/>
      <w:r w:rsidRPr="00642105">
        <w:t xml:space="preserve"> перепада температур 10 </w:t>
      </w:r>
      <w:r w:rsidRPr="00642105">
        <w:sym w:font="Symbol" w:char="F0B0"/>
      </w:r>
      <w:r w:rsidRPr="00642105">
        <w:t>С в системе в расчетном режиме циркуляции.</w:t>
      </w:r>
    </w:p>
    <w:p w:rsidR="00642105" w:rsidRPr="00642105" w:rsidRDefault="00642105" w:rsidP="00642105">
      <w:pPr>
        <w:tabs>
          <w:tab w:val="left" w:pos="567"/>
        </w:tabs>
        <w:ind w:firstLine="709"/>
        <w:jc w:val="both"/>
      </w:pPr>
      <w:r w:rsidRPr="00642105">
        <w:lastRenderedPageBreak/>
        <w:t xml:space="preserve">Циркуляционный расход горячей воды в элементах системы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cir</m:t>
            </m:r>
          </m:sup>
        </m:sSubSup>
      </m:oMath>
      <w:r w:rsidRPr="00642105">
        <w:t>, л/с, следует определять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30"/>
        <w:gridCol w:w="1325"/>
      </w:tblGrid>
      <w:tr w:rsidR="00642105" w:rsidRPr="00642105" w:rsidTr="00864352">
        <w:tc>
          <w:tcPr>
            <w:tcW w:w="8926" w:type="dxa"/>
            <w:vAlign w:val="center"/>
          </w:tcPr>
          <w:p w:rsidR="00642105" w:rsidRPr="00642105" w:rsidRDefault="00642105" w:rsidP="00642105">
            <w:pPr>
              <w:tabs>
                <w:tab w:val="left" w:pos="567"/>
              </w:tabs>
              <w:ind w:firstLine="709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cir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∑</m:t>
                        </m:r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ht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4,2 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</m:t>
                </m:r>
              </m:oMath>
            </m:oMathPara>
          </w:p>
        </w:tc>
        <w:tc>
          <w:tcPr>
            <w:tcW w:w="701" w:type="dxa"/>
            <w:vAlign w:val="center"/>
          </w:tcPr>
          <w:p w:rsidR="00642105" w:rsidRPr="00642105" w:rsidRDefault="00642105" w:rsidP="00642105">
            <w:pPr>
              <w:tabs>
                <w:tab w:val="left" w:pos="567"/>
              </w:tabs>
              <w:ind w:firstLine="709"/>
              <w:jc w:val="both"/>
            </w:pPr>
            <w:r w:rsidRPr="00642105">
              <w:t>(16)</w:t>
            </w:r>
          </w:p>
        </w:tc>
      </w:tr>
    </w:tbl>
    <w:p w:rsidR="00642105" w:rsidRPr="00642105" w:rsidRDefault="00642105" w:rsidP="00642105">
      <w:pPr>
        <w:tabs>
          <w:tab w:val="left" w:pos="567"/>
        </w:tabs>
        <w:ind w:firstLine="709"/>
        <w:jc w:val="both"/>
      </w:pPr>
      <w:r w:rsidRPr="00642105">
        <w:t xml:space="preserve">где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ht</m:t>
            </m:r>
          </m:sup>
        </m:sSubSup>
      </m:oMath>
      <w:r w:rsidRPr="00642105">
        <w:t xml:space="preserve"> – потери тепла подающими и циркуляционными трубопроводами системы горячего водоснабжения, определяемые в соответствии с СП 61.13330 и расчетом потерь тепла оборудованием, кВт;</w:t>
      </w:r>
    </w:p>
    <w:p w:rsidR="00642105" w:rsidRPr="00642105" w:rsidRDefault="00642105" w:rsidP="00642105">
      <w:pPr>
        <w:tabs>
          <w:tab w:val="left" w:pos="567"/>
        </w:tabs>
        <w:ind w:firstLine="709"/>
        <w:jc w:val="both"/>
      </w:pPr>
      <m:oMath>
        <m:r>
          <m:rPr>
            <m:sty m:val="p"/>
          </m:rPr>
          <w:rPr>
            <w:rFonts w:ascii="Cambria Math" w:hAnsi="Cambria Math"/>
          </w:rPr>
          <w:sym w:font="Symbol" w:char="0044"/>
        </m:r>
        <m:r>
          <w:rPr>
            <w:rFonts w:ascii="Cambria Math" w:hAnsi="Cambria Math"/>
          </w:rPr>
          <m:t>t</m:t>
        </m:r>
      </m:oMath>
      <w:r w:rsidRPr="00642105">
        <w:t xml:space="preserve"> – допустимая разность температур в трубопроводах системы от водонагревателя до точки подключения циркуляционного трубопровода в тепловом пункте, обеспечивающая температуру горячей воды у потребителя не ниже 60 </w:t>
      </w:r>
      <w:r w:rsidRPr="00642105">
        <w:sym w:font="Symbol" w:char="00B0"/>
      </w:r>
      <w:r w:rsidRPr="00642105">
        <w:t>С;</w:t>
      </w:r>
    </w:p>
    <w:p w:rsidR="00565202" w:rsidRPr="004505C1" w:rsidRDefault="00642105" w:rsidP="00642105">
      <w:pPr>
        <w:tabs>
          <w:tab w:val="left" w:pos="567"/>
        </w:tabs>
        <w:ind w:firstLine="709"/>
        <w:jc w:val="both"/>
      </w:pPr>
      <w:r w:rsidRPr="00642105">
        <w:t>4,2 – удельная теплоемкость воды, кДж/(кг∙ºС</w:t>
      </w:r>
      <w:r>
        <w:t>)</w:t>
      </w:r>
      <w:r w:rsidR="00920348" w:rsidRPr="004505C1">
        <w:t>.</w:t>
      </w:r>
    </w:p>
    <w:p w:rsidR="00642105" w:rsidRPr="00642105" w:rsidRDefault="00642105" w:rsidP="00642105">
      <w:pPr>
        <w:tabs>
          <w:tab w:val="left" w:pos="567"/>
        </w:tabs>
        <w:ind w:firstLine="709"/>
        <w:jc w:val="both"/>
      </w:pPr>
      <w:r w:rsidRPr="00642105">
        <w:t>Для разветвленных систем горячего водоснабжения здания расчет циркуляционных расходов следует проводить по всем циркуляционным кольцам и выставлять их значение в литрах в секунду при наладке на балансировочных клапанах в месте присоединения циркуляционных трубопроводов к общему сборному трубопроводу и далее к циркуляционному насосу системы горячего водоснабжения в ИТП.  При этом в зависимости от принятой конструктивной схемы горячего водоснабжения общий циркуляционный расход для подбора циркуляционного расхода определяется суммированием циркуляционных расходов в кольцах и ветках системы.</w:t>
      </w:r>
    </w:p>
    <w:p w:rsidR="00642105" w:rsidRPr="00642105" w:rsidRDefault="00642105" w:rsidP="00642105">
      <w:pPr>
        <w:tabs>
          <w:tab w:val="left" w:pos="567"/>
        </w:tabs>
        <w:ind w:firstLine="709"/>
        <w:jc w:val="both"/>
      </w:pPr>
      <w:r w:rsidRPr="00642105">
        <w:t xml:space="preserve">Для систем горячего водоснабжения здания с одним теплообменником в ИТП для нескольких зон по высоте общий циркуляционный расход следует определять, как сумму циркуляционных расходов каждой зоны. </w:t>
      </w:r>
    </w:p>
    <w:p w:rsidR="006D4B1D" w:rsidRDefault="00642105" w:rsidP="00642105">
      <w:pPr>
        <w:tabs>
          <w:tab w:val="left" w:pos="567"/>
        </w:tabs>
        <w:ind w:firstLine="709"/>
        <w:jc w:val="both"/>
      </w:pPr>
      <w:r w:rsidRPr="00642105">
        <w:t xml:space="preserve">Если при принятой в рабочей документации толщине изоляции перепад температур в системе превысит оптимальный, равный 10 </w:t>
      </w:r>
      <w:r w:rsidRPr="00642105">
        <w:sym w:font="Symbol" w:char="F0B0"/>
      </w:r>
      <w:r w:rsidRPr="00642105">
        <w:t>С, следует выполнить повторный расчет потерь тепла с применением большей толщины изоляционных конструкций поэлементно</w:t>
      </w:r>
      <w:r w:rsidR="006D4B1D" w:rsidRPr="004505C1">
        <w:t>.</w:t>
      </w:r>
    </w:p>
    <w:p w:rsidR="00642105" w:rsidRPr="00642105" w:rsidRDefault="00642105" w:rsidP="00642105">
      <w:pPr>
        <w:tabs>
          <w:tab w:val="left" w:pos="567"/>
        </w:tabs>
        <w:ind w:firstLine="709"/>
        <w:jc w:val="both"/>
        <w:rPr>
          <w:b/>
          <w:bCs/>
        </w:rPr>
      </w:pPr>
      <w:r w:rsidRPr="00642105">
        <w:rPr>
          <w:b/>
          <w:bCs/>
        </w:rPr>
        <w:t>(Измененная редакция, Изм. № 3).</w:t>
      </w:r>
    </w:p>
    <w:p w:rsidR="003F1C97" w:rsidRPr="004505C1" w:rsidRDefault="006B6EF2" w:rsidP="00142FBE">
      <w:pPr>
        <w:ind w:firstLine="709"/>
        <w:jc w:val="both"/>
      </w:pPr>
      <w:r w:rsidRPr="004505C1">
        <w:t>10.1</w:t>
      </w:r>
      <w:r w:rsidR="00AB1904" w:rsidRPr="004505C1">
        <w:t>1</w:t>
      </w:r>
      <w:r w:rsidR="00E63A7A" w:rsidRPr="004505C1">
        <w:t xml:space="preserve"> </w:t>
      </w:r>
      <w:r w:rsidR="00636535" w:rsidRPr="004505C1">
        <w:t xml:space="preserve">Максимальный секундный расход </w:t>
      </w:r>
      <w:r w:rsidR="00FB27A8" w:rsidRPr="004505C1">
        <w:t xml:space="preserve">горячей </w:t>
      </w:r>
      <w:r w:rsidR="00636535" w:rsidRPr="004505C1">
        <w:t xml:space="preserve">воды на расчетных участках сети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 w:rsidR="00636535" w:rsidRPr="004505C1">
        <w:t>, л/с,</w:t>
      </w:r>
      <w:r w:rsidR="003F1C97" w:rsidRPr="004505C1">
        <w:t xml:space="preserve"> </w:t>
      </w:r>
      <w:r w:rsidR="007D25FE" w:rsidRPr="004505C1">
        <w:t>определенный по формуле (2)</w:t>
      </w:r>
      <w:r w:rsidR="000A561A" w:rsidRPr="004505C1">
        <w:t>,</w:t>
      </w:r>
      <w:r w:rsidR="007D25FE" w:rsidRPr="004505C1">
        <w:t xml:space="preserve"> </w:t>
      </w:r>
      <w:r w:rsidR="003F1C97" w:rsidRPr="004505C1">
        <w:t>следует корректировать</w:t>
      </w:r>
      <w:r w:rsidR="00E63A7A" w:rsidRPr="004505C1">
        <w:t xml:space="preserve"> с </w:t>
      </w:r>
      <w:r w:rsidR="003F1C97" w:rsidRPr="004505C1">
        <w:t xml:space="preserve">учетом циркуляционного расхода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  <w:lang w:val="en-US"/>
              </w:rPr>
              <m:t>cir</m:t>
            </m:r>
          </m:sup>
        </m:sSup>
        <m:r>
          <w:rPr>
            <w:rFonts w:ascii="Cambria Math" w:hAnsi="Cambria Math"/>
          </w:rPr>
          <m:t xml:space="preserve"> ,</m:t>
        </m:r>
      </m:oMath>
      <w:r w:rsidR="003F1C97" w:rsidRPr="004505C1">
        <w:t xml:space="preserve"> </w:t>
      </w:r>
      <w:r w:rsidR="007D25FE" w:rsidRPr="004505C1">
        <w:t>л/с</w:t>
      </w:r>
      <w:r w:rsidR="002421DA" w:rsidRPr="004505C1">
        <w:t>, определенного по формуле (1</w:t>
      </w:r>
      <w:r w:rsidR="00920348" w:rsidRPr="004505C1">
        <w:t>6</w:t>
      </w:r>
      <w:r w:rsidR="002421DA" w:rsidRPr="004505C1">
        <w:t xml:space="preserve">), в зависимости от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</w:rPr>
              <m:t>h</m:t>
            </m:r>
          </m:sup>
        </m:sSup>
      </m:oMath>
      <w:r w:rsidR="00D870E9" w:rsidRPr="004505C1">
        <w:t>/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  <w:lang w:val="en-US"/>
              </w:rPr>
              <m:t>cir</m:t>
            </m:r>
          </m:sup>
        </m:sSup>
      </m:oMath>
      <w:r w:rsidR="003F579D" w:rsidRPr="004505C1">
        <w:t xml:space="preserve"> по </w:t>
      </w:r>
      <w:r w:rsidR="00761FF8" w:rsidRPr="004505C1">
        <w:t>п</w:t>
      </w:r>
      <w:r w:rsidR="000B4465" w:rsidRPr="004505C1">
        <w:t>риложени</w:t>
      </w:r>
      <w:r w:rsidR="003F579D" w:rsidRPr="004505C1">
        <w:t>ю</w:t>
      </w:r>
      <w:r w:rsidR="002421DA" w:rsidRPr="004505C1">
        <w:t xml:space="preserve"> </w:t>
      </w:r>
      <w:r w:rsidR="003F579D" w:rsidRPr="004505C1">
        <w:t>Г</w:t>
      </w:r>
      <w:r w:rsidR="00547ADE" w:rsidRPr="004505C1">
        <w:t>:</w:t>
      </w:r>
    </w:p>
    <w:p w:rsidR="00E63A7A" w:rsidRPr="004505C1" w:rsidRDefault="00864352" w:rsidP="00445AD8">
      <w:pPr>
        <w:spacing w:before="120" w:after="120"/>
        <w:ind w:left="2835" w:firstLine="709"/>
        <w:jc w:val="right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</w:rPr>
              <m:t>h,</m:t>
            </m:r>
            <m:r>
              <w:rPr>
                <w:rFonts w:ascii="Cambria Math" w:hAnsi="Cambria Math"/>
                <w:vertAlign w:val="superscript"/>
                <w:lang w:val="en-US"/>
              </w:rPr>
              <m:t>cir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</w:rPr>
              <m:t>h</m:t>
            </m:r>
          </m:sup>
        </m:sSup>
        <m:r>
          <w:rPr>
            <w:rFonts w:ascii="Cambria Math" w:hAnsi="Cambria Math"/>
          </w:rPr>
          <m:t xml:space="preserve"> (1+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cir</m:t>
            </m:r>
          </m:sub>
        </m:sSub>
        <m:r>
          <w:rPr>
            <w:rFonts w:ascii="Cambria Math" w:hAnsi="Cambria Math"/>
          </w:rPr>
          <m:t>)</m:t>
        </m:r>
      </m:oMath>
      <w:r w:rsidR="00761FF8" w:rsidRPr="004505C1">
        <w:t>,</w:t>
      </w:r>
      <w:r w:rsidR="00F80299" w:rsidRPr="004505C1">
        <w:tab/>
      </w:r>
      <w:r w:rsidR="00B74EB5" w:rsidRPr="004505C1">
        <w:tab/>
      </w:r>
      <w:r w:rsidR="00636535" w:rsidRPr="004505C1">
        <w:tab/>
      </w:r>
      <w:r w:rsidR="00636535" w:rsidRPr="004505C1">
        <w:tab/>
      </w:r>
      <w:r w:rsidR="00F80299" w:rsidRPr="004505C1">
        <w:t>(1</w:t>
      </w:r>
      <w:r w:rsidR="00920348" w:rsidRPr="004505C1">
        <w:t>7</w:t>
      </w:r>
      <w:r w:rsidR="00E63A7A" w:rsidRPr="004505C1">
        <w:t>)</w:t>
      </w:r>
    </w:p>
    <w:p w:rsidR="00E63A7A" w:rsidRPr="004505C1" w:rsidRDefault="00D10C5D" w:rsidP="00142FBE">
      <w:pPr>
        <w:jc w:val="both"/>
      </w:pPr>
      <w:r w:rsidRPr="004505C1">
        <w:t>г</w:t>
      </w:r>
      <w:r w:rsidR="00E63A7A" w:rsidRPr="004505C1">
        <w:t xml:space="preserve">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2"/>
                <w:lang w:val="en-US"/>
              </w:rPr>
              <m:t>cir</m:t>
            </m:r>
          </m:sub>
        </m:sSub>
      </m:oMath>
      <w:r w:rsidR="00E63A7A" w:rsidRPr="004505C1">
        <w:t xml:space="preserve"> </w:t>
      </w:r>
      <w:r w:rsidR="000A561A" w:rsidRPr="004505C1">
        <w:rPr>
          <w:i/>
          <w:iCs/>
        </w:rPr>
        <w:t>–</w:t>
      </w:r>
      <w:r w:rsidR="00E63A7A" w:rsidRPr="004505C1">
        <w:t xml:space="preserve"> коэффициент, принимаемый</w:t>
      </w:r>
      <w:r w:rsidRPr="004505C1">
        <w:t xml:space="preserve"> </w:t>
      </w:r>
      <w:r w:rsidR="00E63A7A" w:rsidRPr="004505C1">
        <w:t>для водонагревателей и начальных участков систем</w:t>
      </w:r>
      <w:r w:rsidR="00636535" w:rsidRPr="004505C1">
        <w:t>ы горячей воды</w:t>
      </w:r>
      <w:r w:rsidR="00E63A7A" w:rsidRPr="004505C1">
        <w:t xml:space="preserve"> до последнего водоразборного стояка</w:t>
      </w:r>
      <w:r w:rsidR="00B10D90" w:rsidRPr="004505C1">
        <w:t xml:space="preserve"> или наиболее удаленного прибора </w:t>
      </w:r>
      <w:r w:rsidR="003F579D" w:rsidRPr="004505C1">
        <w:t xml:space="preserve">по </w:t>
      </w:r>
      <w:r w:rsidR="00761FF8" w:rsidRPr="004505C1">
        <w:t>п</w:t>
      </w:r>
      <w:r w:rsidR="003F579D" w:rsidRPr="004505C1">
        <w:t>риложению Г</w:t>
      </w:r>
      <w:r w:rsidR="00A470F3" w:rsidRPr="004505C1">
        <w:t xml:space="preserve">, </w:t>
      </w:r>
      <w:r w:rsidR="00E63A7A" w:rsidRPr="004505C1">
        <w:t xml:space="preserve">для остальных участков сети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2"/>
                <w:lang w:val="en-US"/>
              </w:rPr>
              <m:t>cir</m:t>
            </m:r>
          </m:sub>
        </m:sSub>
      </m:oMath>
      <w:r w:rsidR="006B6EF2" w:rsidRPr="004505C1">
        <w:t>= 0</w:t>
      </w:r>
      <w:r w:rsidR="00B43574" w:rsidRPr="004505C1">
        <w:t>.</w:t>
      </w:r>
    </w:p>
    <w:p w:rsidR="00365D98" w:rsidRPr="004505C1" w:rsidRDefault="006B6EF2" w:rsidP="00142FBE">
      <w:pPr>
        <w:ind w:firstLine="709"/>
        <w:jc w:val="both"/>
      </w:pPr>
      <w:r w:rsidRPr="004505C1">
        <w:t>10.1</w:t>
      </w:r>
      <w:r w:rsidR="00AB1904" w:rsidRPr="004505C1">
        <w:t>2</w:t>
      </w:r>
      <w:r w:rsidR="005E6EB2" w:rsidRPr="004505C1">
        <w:t xml:space="preserve"> </w:t>
      </w:r>
      <w:r w:rsidR="00EB3215" w:rsidRPr="004505C1">
        <w:t>Сумм</w:t>
      </w:r>
      <w:r w:rsidR="003230B2" w:rsidRPr="004505C1">
        <w:t>а</w:t>
      </w:r>
      <w:r w:rsidR="00EB3215" w:rsidRPr="004505C1">
        <w:t xml:space="preserve"> потерь</w:t>
      </w:r>
      <w:r w:rsidR="005E6EB2" w:rsidRPr="004505C1">
        <w:t xml:space="preserve"> напора</w:t>
      </w:r>
      <w:r w:rsidR="00365D98" w:rsidRPr="004505C1">
        <w:t xml:space="preserve"> в подающих и циркуляционных трубопро</w:t>
      </w:r>
      <w:r w:rsidR="00EB3215" w:rsidRPr="004505C1">
        <w:t xml:space="preserve">водах </w:t>
      </w:r>
      <w:r w:rsidR="00DA478A" w:rsidRPr="004505C1">
        <w:t xml:space="preserve">каждого кольца </w:t>
      </w:r>
      <w:r w:rsidR="00631451" w:rsidRPr="004505C1">
        <w:t xml:space="preserve">системы </w:t>
      </w:r>
      <w:r w:rsidR="00907202" w:rsidRPr="004505C1">
        <w:t xml:space="preserve">горячего </w:t>
      </w:r>
      <w:r w:rsidR="00133E2F" w:rsidRPr="004505C1">
        <w:t xml:space="preserve">водоснабжения </w:t>
      </w:r>
      <w:r w:rsidR="00DA478A" w:rsidRPr="004505C1">
        <w:t xml:space="preserve">при пропуске циркуляционного расхода </w:t>
      </w:r>
      <w:r w:rsidR="00365D98" w:rsidRPr="004505C1">
        <w:t>не дол</w:t>
      </w:r>
      <w:r w:rsidR="003230B2" w:rsidRPr="004505C1">
        <w:t>жн</w:t>
      </w:r>
      <w:r w:rsidR="003230B2" w:rsidRPr="004505C1">
        <w:rPr>
          <w:color w:val="FF0000"/>
        </w:rPr>
        <w:t>а</w:t>
      </w:r>
      <w:r w:rsidR="005E6EB2" w:rsidRPr="004505C1">
        <w:t xml:space="preserve"> отличаться для </w:t>
      </w:r>
      <w:r w:rsidR="00EB3215" w:rsidRPr="004505C1">
        <w:t xml:space="preserve">одной и </w:t>
      </w:r>
      <w:r w:rsidR="005E6EB2" w:rsidRPr="004505C1">
        <w:t>разных веток</w:t>
      </w:r>
      <w:r w:rsidR="00365D98" w:rsidRPr="004505C1">
        <w:t xml:space="preserve"> более чем на 10 %</w:t>
      </w:r>
      <w:r w:rsidR="00A470F3" w:rsidRPr="004505C1">
        <w:t xml:space="preserve"> от </w:t>
      </w:r>
      <w:r w:rsidR="001928D8" w:rsidRPr="004505C1">
        <w:t>потерь напора в самом удаленном кольце системы</w:t>
      </w:r>
      <w:r w:rsidR="00A470F3" w:rsidRPr="004505C1">
        <w:t>.</w:t>
      </w:r>
    </w:p>
    <w:p w:rsidR="00365D98" w:rsidRPr="004505C1" w:rsidRDefault="00594B8B" w:rsidP="00142FBE">
      <w:pPr>
        <w:ind w:firstLine="709"/>
        <w:jc w:val="both"/>
      </w:pPr>
      <w:r w:rsidRPr="004505C1">
        <w:t>10.1</w:t>
      </w:r>
      <w:r w:rsidR="00AB1904" w:rsidRPr="004505C1">
        <w:t>3</w:t>
      </w:r>
      <w:r w:rsidR="00365D98" w:rsidRPr="004505C1">
        <w:t xml:space="preserve"> При нево</w:t>
      </w:r>
      <w:r w:rsidR="005E6EB2" w:rsidRPr="004505C1">
        <w:t>зможности увязки потерь напора</w:t>
      </w:r>
      <w:r w:rsidR="000C55FF" w:rsidRPr="004505C1">
        <w:t xml:space="preserve"> (давлений) в циркуляционных кольцах </w:t>
      </w:r>
      <w:r w:rsidR="00B10D90" w:rsidRPr="004505C1">
        <w:t xml:space="preserve">сети горячего водопровода </w:t>
      </w:r>
      <w:r w:rsidR="00365D98" w:rsidRPr="004505C1">
        <w:t>путем соответствующего подбора диаметров трубопроводов следует предусматривать установку ручных балансировочных клапанов на цирку</w:t>
      </w:r>
      <w:r w:rsidR="005E6EB2" w:rsidRPr="004505C1">
        <w:t>ляционных трубопроводах системы с подтверждением их настройки</w:t>
      </w:r>
      <w:r w:rsidR="007D790F" w:rsidRPr="004505C1">
        <w:t xml:space="preserve"> расчетом</w:t>
      </w:r>
      <w:r w:rsidR="005E6EB2" w:rsidRPr="004505C1">
        <w:t>.</w:t>
      </w:r>
    </w:p>
    <w:p w:rsidR="00894BB4" w:rsidRDefault="00167B3B" w:rsidP="00142FBE">
      <w:pPr>
        <w:ind w:firstLine="709"/>
        <w:jc w:val="both"/>
      </w:pPr>
      <w:r w:rsidRPr="004505C1">
        <w:t>10.1</w:t>
      </w:r>
      <w:r w:rsidR="00AB1904" w:rsidRPr="004505C1">
        <w:t>4</w:t>
      </w:r>
      <w:r w:rsidR="00365D98" w:rsidRPr="004505C1">
        <w:t xml:space="preserve"> В </w:t>
      </w:r>
      <w:r w:rsidR="00B10D90" w:rsidRPr="004505C1">
        <w:t>сетях горячего водопровода</w:t>
      </w:r>
      <w:r w:rsidR="00365D98" w:rsidRPr="004505C1">
        <w:t xml:space="preserve">, присоединяемых к закрытым системам теплоснабжения, </w:t>
      </w:r>
      <w:r w:rsidRPr="004505C1">
        <w:t>потери напора (давления)</w:t>
      </w:r>
      <w:r w:rsidR="005E6EB2" w:rsidRPr="004505C1">
        <w:t xml:space="preserve"> </w:t>
      </w:r>
      <w:r w:rsidR="00365D98" w:rsidRPr="004505C1">
        <w:t>в</w:t>
      </w:r>
      <w:r w:rsidR="00A80FC0" w:rsidRPr="004505C1">
        <w:t xml:space="preserve"> циркуляционных кольцах </w:t>
      </w:r>
      <w:r w:rsidR="00365D98" w:rsidRPr="004505C1">
        <w:t>при расчетном циркуляционно</w:t>
      </w:r>
      <w:r w:rsidR="00A80FC0" w:rsidRPr="004505C1">
        <w:t xml:space="preserve">м расходе </w:t>
      </w:r>
      <w:r w:rsidR="00642105">
        <w:t>принимают</w:t>
      </w:r>
      <w:r w:rsidR="00A80FC0" w:rsidRPr="004505C1">
        <w:t xml:space="preserve"> </w:t>
      </w:r>
      <w:r w:rsidR="003230B2" w:rsidRPr="004505C1">
        <w:t>2</w:t>
      </w:r>
      <w:r w:rsidR="00920348" w:rsidRPr="004505C1">
        <w:t>÷5 м вод. ст.  (0,02÷0,05 МПа).</w:t>
      </w:r>
      <w:bookmarkStart w:id="36" w:name="_8._ЭНЕРГОСБЕРЕЖЕНИЕ"/>
      <w:bookmarkStart w:id="37" w:name="_Toc243388053"/>
      <w:bookmarkEnd w:id="3"/>
      <w:bookmarkEnd w:id="36"/>
    </w:p>
    <w:p w:rsidR="00642105" w:rsidRPr="00642105" w:rsidRDefault="00642105" w:rsidP="00142FBE">
      <w:pPr>
        <w:ind w:firstLine="709"/>
        <w:jc w:val="both"/>
        <w:rPr>
          <w:b/>
          <w:bCs/>
        </w:rPr>
      </w:pPr>
      <w:r w:rsidRPr="00642105">
        <w:rPr>
          <w:b/>
          <w:bCs/>
        </w:rPr>
        <w:t>(Измененная редакция, Изм. № 3).</w:t>
      </w:r>
    </w:p>
    <w:p w:rsidR="00365D98" w:rsidRPr="004505C1" w:rsidRDefault="00365D98" w:rsidP="00142FBE">
      <w:pPr>
        <w:spacing w:before="240" w:after="120"/>
        <w:ind w:firstLine="709"/>
        <w:jc w:val="both"/>
        <w:rPr>
          <w:b/>
        </w:rPr>
      </w:pPr>
      <w:r w:rsidRPr="004505C1">
        <w:rPr>
          <w:b/>
        </w:rPr>
        <w:t>1</w:t>
      </w:r>
      <w:r w:rsidR="00B71679" w:rsidRPr="004505C1">
        <w:rPr>
          <w:b/>
        </w:rPr>
        <w:t>1</w:t>
      </w:r>
      <w:r w:rsidR="00D10C5D" w:rsidRPr="004505C1">
        <w:rPr>
          <w:b/>
        </w:rPr>
        <w:t xml:space="preserve"> </w:t>
      </w:r>
      <w:r w:rsidRPr="004505C1">
        <w:rPr>
          <w:b/>
        </w:rPr>
        <w:t>Трубопроводы и арматура</w:t>
      </w:r>
    </w:p>
    <w:p w:rsidR="009F10FF" w:rsidRPr="004505C1" w:rsidRDefault="00365D98" w:rsidP="00142FBE">
      <w:pPr>
        <w:ind w:firstLine="709"/>
        <w:jc w:val="both"/>
      </w:pPr>
      <w:r w:rsidRPr="004505C1">
        <w:lastRenderedPageBreak/>
        <w:t>1</w:t>
      </w:r>
      <w:r w:rsidR="00B71679" w:rsidRPr="004505C1">
        <w:t>1</w:t>
      </w:r>
      <w:r w:rsidRPr="004505C1">
        <w:t xml:space="preserve">.1 </w:t>
      </w:r>
      <w:r w:rsidR="009F10FF" w:rsidRPr="004505C1">
        <w:t xml:space="preserve">Трубы, арматура, оборудование и материалы, применяемые при устройстве систем холодного и горячего водоснабжения, водоотведения и водостоков, должны соответствовать </w:t>
      </w:r>
      <w:r w:rsidR="00461382" w:rsidRPr="004505C1">
        <w:t xml:space="preserve">[14] и </w:t>
      </w:r>
      <w:r w:rsidR="009F10FF" w:rsidRPr="004505C1">
        <w:t xml:space="preserve">требованиям </w:t>
      </w:r>
      <w:r w:rsidR="00461382" w:rsidRPr="004505C1">
        <w:t xml:space="preserve">настоящего </w:t>
      </w:r>
      <w:r w:rsidR="009F10FF" w:rsidRPr="004505C1">
        <w:t xml:space="preserve">свода правил. </w:t>
      </w:r>
    </w:p>
    <w:p w:rsidR="00C932A0" w:rsidRPr="004505C1" w:rsidRDefault="00365D98" w:rsidP="00142FBE">
      <w:pPr>
        <w:ind w:firstLine="709"/>
        <w:jc w:val="both"/>
      </w:pPr>
      <w:r w:rsidRPr="004505C1">
        <w:t>1</w:t>
      </w:r>
      <w:r w:rsidR="00B71679" w:rsidRPr="004505C1">
        <w:t>1</w:t>
      </w:r>
      <w:r w:rsidR="0036585F" w:rsidRPr="004505C1">
        <w:t xml:space="preserve">.2 </w:t>
      </w:r>
      <w:r w:rsidR="00C932A0" w:rsidRPr="004505C1">
        <w:t xml:space="preserve">Материал труб и соединительных деталей для систем </w:t>
      </w:r>
      <w:r w:rsidR="00EF463C" w:rsidRPr="004505C1">
        <w:t xml:space="preserve">холодного и горячего </w:t>
      </w:r>
      <w:r w:rsidR="00B5435B" w:rsidRPr="004505C1">
        <w:t xml:space="preserve">водоснабжения </w:t>
      </w:r>
      <w:r w:rsidR="00C932A0" w:rsidRPr="004505C1">
        <w:t>следует выбирать на основании технико-экономического и гидравлического расчетов, коррозионной агрессивности транспортируемой воды, а также условий обеспечения надежности, долговечности работы трубопроводов и требований к качеству воды. Срок службы систем</w:t>
      </w:r>
      <w:r w:rsidR="00B5435B" w:rsidRPr="004505C1">
        <w:t xml:space="preserve"> водоснабжения</w:t>
      </w:r>
      <w:r w:rsidR="00C932A0" w:rsidRPr="004505C1">
        <w:t xml:space="preserve"> при температуре воды 20 °С и нормативном давлении должен составлять не менее 50 лет, а при температуре 75 °С и нормативном давлении </w:t>
      </w:r>
      <w:r w:rsidR="000A561A" w:rsidRPr="004505C1">
        <w:rPr>
          <w:i/>
          <w:iCs/>
        </w:rPr>
        <w:t>–</w:t>
      </w:r>
      <w:r w:rsidR="00C932A0" w:rsidRPr="004505C1">
        <w:t xml:space="preserve"> не менее 25 лет.</w:t>
      </w:r>
    </w:p>
    <w:p w:rsidR="00921F45" w:rsidRDefault="00B71679" w:rsidP="00142FBE">
      <w:pPr>
        <w:ind w:firstLine="709"/>
        <w:jc w:val="both"/>
      </w:pPr>
      <w:r w:rsidRPr="004505C1">
        <w:t>11</w:t>
      </w:r>
      <w:r w:rsidR="003735A7" w:rsidRPr="004505C1">
        <w:t xml:space="preserve">.3 </w:t>
      </w:r>
      <w:r w:rsidR="000B74DC" w:rsidRPr="004505C1">
        <w:t>Соединения</w:t>
      </w:r>
      <w:r w:rsidR="00A21D39" w:rsidRPr="004505C1">
        <w:t xml:space="preserve"> полимерных трубопроводов, а также деталей и узлов из них </w:t>
      </w:r>
      <w:r w:rsidR="000F3EF0" w:rsidRPr="004505C1">
        <w:t>следует выполня</w:t>
      </w:r>
      <w:r w:rsidR="001E3FAB" w:rsidRPr="004505C1">
        <w:t>ть</w:t>
      </w:r>
      <w:r w:rsidR="00A21D39" w:rsidRPr="004505C1">
        <w:t xml:space="preserve"> диффузной сваркой через переходники-фитинги, с помощью пресс</w:t>
      </w:r>
      <w:r w:rsidR="000F4778" w:rsidRPr="004505C1">
        <w:t>-</w:t>
      </w:r>
      <w:r w:rsidR="00A21D39" w:rsidRPr="004505C1">
        <w:t>фитингов, компрессионных фитингов.</w:t>
      </w:r>
      <w:r w:rsidR="001E3FAB" w:rsidRPr="004505C1">
        <w:t xml:space="preserve"> Соединяемые таким способом элементы</w:t>
      </w:r>
      <w:r w:rsidR="00A21D39" w:rsidRPr="004505C1">
        <w:t xml:space="preserve"> должны быть из идентичного материала.</w:t>
      </w:r>
    </w:p>
    <w:p w:rsidR="00642105" w:rsidRDefault="00642105" w:rsidP="00142FBE">
      <w:pPr>
        <w:ind w:firstLine="709"/>
        <w:jc w:val="both"/>
      </w:pPr>
      <w:r w:rsidRPr="00642105">
        <w:t>В системах с полимерными трубами следует применять соединительные детали и фитинги одного изготовителя.</w:t>
      </w:r>
    </w:p>
    <w:p w:rsidR="00642105" w:rsidRPr="00642105" w:rsidRDefault="00642105" w:rsidP="00642105">
      <w:pPr>
        <w:ind w:firstLine="709"/>
        <w:jc w:val="both"/>
        <w:rPr>
          <w:b/>
          <w:bCs/>
        </w:rPr>
      </w:pPr>
      <w:r w:rsidRPr="00642105">
        <w:rPr>
          <w:b/>
          <w:bCs/>
        </w:rPr>
        <w:t>(Измененная редакция, Изм. № 3).</w:t>
      </w:r>
    </w:p>
    <w:p w:rsidR="00B057EF" w:rsidRDefault="00921F45" w:rsidP="00142FBE">
      <w:pPr>
        <w:ind w:firstLine="709"/>
        <w:jc w:val="both"/>
      </w:pPr>
      <w:r w:rsidRPr="004505C1">
        <w:t>1</w:t>
      </w:r>
      <w:r w:rsidR="00B71679" w:rsidRPr="004505C1">
        <w:t>1</w:t>
      </w:r>
      <w:r w:rsidR="000B74DC" w:rsidRPr="004505C1">
        <w:t xml:space="preserve">.4 </w:t>
      </w:r>
      <w:r w:rsidR="00B057EF" w:rsidRPr="004505C1">
        <w:t xml:space="preserve">Оцинкованные трубы, узлы и детали следует соединять на резьбе с применением </w:t>
      </w:r>
      <w:r w:rsidR="00615274" w:rsidRPr="004505C1">
        <w:t xml:space="preserve">стальных </w:t>
      </w:r>
      <w:r w:rsidR="00B057EF" w:rsidRPr="004505C1">
        <w:t>оцинкованных соединительных частей или оцинкованных из ковкого чугуна, на накидных гайках, на фланцах (к арматуре и оборудованию), на пресс-фитингах или на грувлочных соединениях</w:t>
      </w:r>
      <w:r w:rsidR="00615274" w:rsidRPr="004505C1">
        <w:t xml:space="preserve"> (разъемные фиксаторы с уплотнительной манжетой)</w:t>
      </w:r>
      <w:r w:rsidR="00B057EF" w:rsidRPr="004505C1">
        <w:t>, специально предназначенных для использования в</w:t>
      </w:r>
      <w:r w:rsidR="00615274" w:rsidRPr="004505C1">
        <w:t xml:space="preserve"> </w:t>
      </w:r>
      <w:r w:rsidR="00B057EF" w:rsidRPr="004505C1">
        <w:t xml:space="preserve">трубопроводных системах </w:t>
      </w:r>
      <w:r w:rsidR="00615274" w:rsidRPr="004505C1">
        <w:t>с прокатанны</w:t>
      </w:r>
      <w:r w:rsidR="00C932A0" w:rsidRPr="004505C1">
        <w:t>ми</w:t>
      </w:r>
      <w:r w:rsidR="00615274" w:rsidRPr="004505C1">
        <w:t xml:space="preserve"> на трубе желобками, в которые заходит выступ корпуса фиксатора</w:t>
      </w:r>
      <w:r w:rsidR="00B057EF" w:rsidRPr="004505C1">
        <w:t>.</w:t>
      </w:r>
    </w:p>
    <w:p w:rsidR="00642105" w:rsidRDefault="00642105" w:rsidP="00142FBE">
      <w:pPr>
        <w:ind w:firstLine="709"/>
        <w:jc w:val="both"/>
      </w:pPr>
      <w:r w:rsidRPr="00642105">
        <w:t>Допускается указанными способами соединять оцинкованные трубы, узлы и детали с трубами, узлами и деталями, выполненными из нержавеющей стали, и с арматурой, выполненной из латуни, с учетом требований ГОСТ 9.005</w:t>
      </w:r>
      <w:r>
        <w:t>.</w:t>
      </w:r>
    </w:p>
    <w:p w:rsidR="00642105" w:rsidRPr="00642105" w:rsidRDefault="00642105" w:rsidP="00642105">
      <w:pPr>
        <w:ind w:firstLine="709"/>
        <w:jc w:val="both"/>
        <w:rPr>
          <w:b/>
          <w:bCs/>
        </w:rPr>
      </w:pPr>
      <w:r w:rsidRPr="00642105">
        <w:rPr>
          <w:b/>
          <w:bCs/>
        </w:rPr>
        <w:t>(Измененная редакция, Изм. № 3).</w:t>
      </w:r>
    </w:p>
    <w:p w:rsidR="00A533B8" w:rsidRPr="004505C1" w:rsidRDefault="00B71679" w:rsidP="00142FBE">
      <w:pPr>
        <w:ind w:firstLine="709"/>
        <w:jc w:val="both"/>
      </w:pPr>
      <w:r w:rsidRPr="004505C1">
        <w:t>11</w:t>
      </w:r>
      <w:r w:rsidR="007A67B2" w:rsidRPr="004505C1">
        <w:t>.5</w:t>
      </w:r>
      <w:r w:rsidR="002A55C1" w:rsidRPr="004505C1">
        <w:t xml:space="preserve"> </w:t>
      </w:r>
      <w:r w:rsidR="00A533B8" w:rsidRPr="004505C1">
        <w:t xml:space="preserve">В местах пересечения трубопроводами внутренних стен, перегородок, перекрытий следует предусматривать гильзы из полимерных или металлических труб. Внутренний диаметр гильз должен быть </w:t>
      </w:r>
      <w:r w:rsidR="00642105">
        <w:t xml:space="preserve">не менее чем </w:t>
      </w:r>
      <w:r w:rsidR="00A533B8" w:rsidRPr="004505C1">
        <w:t xml:space="preserve">на 5–10 мм больше наружного диаметра прокладываемой трубы. Зазор между трубой и гильзой следует заполнить негорючим </w:t>
      </w:r>
      <w:bookmarkStart w:id="38" w:name="_Hlk46172329"/>
      <w:r w:rsidR="00A533B8" w:rsidRPr="004505C1">
        <w:t>гидрофобным</w:t>
      </w:r>
      <w:bookmarkEnd w:id="38"/>
      <w:r w:rsidR="00A533B8" w:rsidRPr="004505C1">
        <w:t xml:space="preserve"> материалом, допускающим перемещение трубы вдоль продольной оси.</w:t>
      </w:r>
    </w:p>
    <w:p w:rsidR="00642105" w:rsidRDefault="00B752C6" w:rsidP="00142FBE">
      <w:pPr>
        <w:ind w:firstLine="709"/>
        <w:jc w:val="both"/>
      </w:pPr>
      <w:r w:rsidRPr="004505C1">
        <w:t xml:space="preserve">При пересечении трубопроводами ограждающих конструкций с </w:t>
      </w:r>
      <w:r w:rsidR="00642105">
        <w:t xml:space="preserve">нормируемыми пределами огнестойкости или противопожарных преград с </w:t>
      </w:r>
      <w:r w:rsidRPr="004505C1">
        <w:t>нормируемой огнестойкостью должны быть выполнены требования по огнестойкости узлов пересечения в соответствии с требованиями [</w:t>
      </w:r>
      <w:r w:rsidR="000F300F" w:rsidRPr="004505C1">
        <w:t>3</w:t>
      </w:r>
      <w:r w:rsidRPr="004505C1">
        <w:t>].</w:t>
      </w:r>
    </w:p>
    <w:p w:rsidR="00B752C6" w:rsidRPr="004505C1" w:rsidRDefault="00642105" w:rsidP="00142FBE">
      <w:pPr>
        <w:ind w:firstLine="709"/>
        <w:jc w:val="both"/>
      </w:pPr>
      <w:r w:rsidRPr="00642105">
        <w:rPr>
          <w:b/>
          <w:bCs/>
        </w:rPr>
        <w:t>(Измененная редакция, Изм. № 3)</w:t>
      </w:r>
      <w:r>
        <w:rPr>
          <w:b/>
          <w:bCs/>
        </w:rPr>
        <w:t>.</w:t>
      </w:r>
      <w:r w:rsidR="00B752C6" w:rsidRPr="004505C1">
        <w:t xml:space="preserve"> </w:t>
      </w:r>
    </w:p>
    <w:p w:rsidR="00365D98" w:rsidRDefault="00365D98" w:rsidP="00142FBE">
      <w:pPr>
        <w:ind w:firstLine="709"/>
        <w:jc w:val="both"/>
      </w:pPr>
      <w:r w:rsidRPr="004505C1">
        <w:t>1</w:t>
      </w:r>
      <w:r w:rsidR="00B71679" w:rsidRPr="004505C1">
        <w:t>1</w:t>
      </w:r>
      <w:r w:rsidR="00285675" w:rsidRPr="004505C1">
        <w:t>.6</w:t>
      </w:r>
      <w:r w:rsidRPr="004505C1">
        <w:t xml:space="preserve"> На трубопроводах систем </w:t>
      </w:r>
      <w:r w:rsidR="00EF463C" w:rsidRPr="004505C1">
        <w:t xml:space="preserve">холодного и горячего </w:t>
      </w:r>
      <w:r w:rsidR="00B5435B" w:rsidRPr="004505C1">
        <w:t>водоснабжения</w:t>
      </w:r>
      <w:r w:rsidRPr="004505C1">
        <w:t xml:space="preserve"> следует устанавливать запорную, водоразборную, </w:t>
      </w:r>
      <w:r w:rsidR="00D22CCE" w:rsidRPr="004505C1">
        <w:t>смесительную</w:t>
      </w:r>
      <w:r w:rsidRPr="004505C1">
        <w:t xml:space="preserve"> арматуру, обратные клапаны, регуляторы давления, ручные балансировочные клапаны, автоматические воздушные клапаны. Конструкция водоразборной и запорной арматуры должна обеспечивать плавное открывание и закрывание потока воды. Водоразборная, регулирующая и запорная арматура должн</w:t>
      </w:r>
      <w:r w:rsidR="00855ADD" w:rsidRPr="004505C1">
        <w:t>ы</w:t>
      </w:r>
      <w:r w:rsidRPr="004505C1">
        <w:t xml:space="preserve"> </w:t>
      </w:r>
      <w:r w:rsidR="00855ADD" w:rsidRPr="004505C1">
        <w:t>иметь подтверждение соответствия требованиям аналогично 4.</w:t>
      </w:r>
      <w:r w:rsidR="001237F7" w:rsidRPr="004505C1">
        <w:t>5 и 4.6</w:t>
      </w:r>
      <w:r w:rsidRPr="004505C1">
        <w:t>.</w:t>
      </w:r>
    </w:p>
    <w:p w:rsidR="00642105" w:rsidRDefault="00642105" w:rsidP="00142FBE">
      <w:pPr>
        <w:ind w:firstLine="709"/>
        <w:jc w:val="both"/>
      </w:pPr>
      <w:r w:rsidRPr="00642105">
        <w:t>Конструкция регулятора давления должна включать защиту от протечек, исключающую разгерметизацию чувствительного элемента (мембраны или поршневого механизма) в соответствии с ГОСТ Р 55023–2012 (пункт 5.4.2).</w:t>
      </w:r>
    </w:p>
    <w:p w:rsidR="00642105" w:rsidRPr="004505C1" w:rsidRDefault="00642105" w:rsidP="00142FBE">
      <w:pPr>
        <w:ind w:firstLine="709"/>
        <w:jc w:val="both"/>
      </w:pPr>
      <w:r w:rsidRPr="00642105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6B3A25" w:rsidRPr="004505C1" w:rsidRDefault="00AA2D24" w:rsidP="00142FBE">
      <w:pPr>
        <w:ind w:firstLine="709"/>
        <w:jc w:val="both"/>
      </w:pPr>
      <w:r w:rsidRPr="004505C1">
        <w:t>11</w:t>
      </w:r>
      <w:r w:rsidR="00E65064" w:rsidRPr="004505C1">
        <w:t xml:space="preserve">.7 </w:t>
      </w:r>
      <w:r w:rsidR="006B3A25" w:rsidRPr="004505C1">
        <w:t>Установку обратных клапанов на вводах водопровода следует предусматривать</w:t>
      </w:r>
      <w:r w:rsidR="000F5D82" w:rsidRPr="004505C1">
        <w:t>,</w:t>
      </w:r>
      <w:r w:rsidR="006B3A25" w:rsidRPr="004505C1">
        <w:t xml:space="preserve"> если на внутренней во</w:t>
      </w:r>
      <w:r w:rsidR="0014171E" w:rsidRPr="004505C1">
        <w:t>допроводной сети имеется несколько вводов</w:t>
      </w:r>
      <w:r w:rsidR="006B3A25" w:rsidRPr="004505C1">
        <w:t xml:space="preserve"> </w:t>
      </w:r>
      <w:r w:rsidR="0014171E" w:rsidRPr="004505C1">
        <w:t>с измерительными устройствами, соединенных</w:t>
      </w:r>
      <w:r w:rsidR="006B3A25" w:rsidRPr="004505C1">
        <w:t xml:space="preserve"> между собой трубопроводами внутри здания.</w:t>
      </w:r>
    </w:p>
    <w:p w:rsidR="00365D98" w:rsidRPr="004505C1" w:rsidRDefault="00365D98" w:rsidP="00142FBE">
      <w:pPr>
        <w:ind w:firstLine="709"/>
        <w:jc w:val="both"/>
      </w:pPr>
      <w:r w:rsidRPr="004505C1">
        <w:lastRenderedPageBreak/>
        <w:t>1</w:t>
      </w:r>
      <w:r w:rsidR="00AA2D24" w:rsidRPr="004505C1">
        <w:t>1</w:t>
      </w:r>
      <w:r w:rsidR="00E65064" w:rsidRPr="004505C1">
        <w:t>.8</w:t>
      </w:r>
      <w:r w:rsidRPr="004505C1">
        <w:t xml:space="preserve"> Установку запорной арматуры на сетях внутреннего водопровода следует предусматривать:</w:t>
      </w:r>
    </w:p>
    <w:p w:rsidR="00365D98" w:rsidRPr="004505C1" w:rsidRDefault="00365D98" w:rsidP="00142FBE">
      <w:pPr>
        <w:ind w:firstLine="709"/>
        <w:jc w:val="both"/>
      </w:pPr>
      <w:r w:rsidRPr="004505C1">
        <w:t>- на каждом вводе;</w:t>
      </w:r>
    </w:p>
    <w:p w:rsidR="00365D98" w:rsidRPr="004505C1" w:rsidRDefault="00365D98" w:rsidP="00142FBE">
      <w:pPr>
        <w:ind w:firstLine="709"/>
        <w:jc w:val="both"/>
      </w:pPr>
      <w:r w:rsidRPr="004505C1">
        <w:t>- на кольцевой разводящей сети для обеспечения возможности выключения на ремонт ее отдельных участков (</w:t>
      </w:r>
      <w:r w:rsidR="00B752C6" w:rsidRPr="004505C1">
        <w:t xml:space="preserve">расстояние </w:t>
      </w:r>
      <w:r w:rsidRPr="004505C1">
        <w:t xml:space="preserve">не более </w:t>
      </w:r>
      <w:r w:rsidR="00B752C6" w:rsidRPr="004505C1">
        <w:t xml:space="preserve">1/2 длины </w:t>
      </w:r>
      <w:r w:rsidRPr="004505C1">
        <w:t>кольц</w:t>
      </w:r>
      <w:r w:rsidR="00B752C6" w:rsidRPr="004505C1">
        <w:t>евой сети</w:t>
      </w:r>
      <w:r w:rsidRPr="004505C1">
        <w:t>);</w:t>
      </w:r>
    </w:p>
    <w:p w:rsidR="00365D98" w:rsidRPr="004505C1" w:rsidRDefault="00365D98" w:rsidP="00142FBE">
      <w:pPr>
        <w:ind w:firstLine="709"/>
        <w:jc w:val="both"/>
      </w:pPr>
      <w:r w:rsidRPr="004505C1">
        <w:t>- на кольцевой сети производственного водопровода холодной воды из расчета обеспечения дву</w:t>
      </w:r>
      <w:r w:rsidR="00F15980" w:rsidRPr="004505C1">
        <w:t>х</w:t>
      </w:r>
      <w:r w:rsidRPr="004505C1">
        <w:t>сторонней подачи воды к оборудованию, не допускающему перерыва в подаче воды;</w:t>
      </w:r>
    </w:p>
    <w:p w:rsidR="00855ADD" w:rsidRPr="004505C1" w:rsidRDefault="00365D98" w:rsidP="00142FBE">
      <w:pPr>
        <w:ind w:firstLine="709"/>
        <w:jc w:val="both"/>
      </w:pPr>
      <w:r w:rsidRPr="004505C1">
        <w:t>-</w:t>
      </w:r>
      <w:r w:rsidR="00F15980" w:rsidRPr="004505C1">
        <w:t xml:space="preserve"> у основания пожарных стояков</w:t>
      </w:r>
      <w:r w:rsidR="00855ADD" w:rsidRPr="004505C1">
        <w:t>;</w:t>
      </w:r>
    </w:p>
    <w:p w:rsidR="00F15980" w:rsidRPr="004505C1" w:rsidRDefault="00855ADD" w:rsidP="00142FBE">
      <w:pPr>
        <w:ind w:firstLine="709"/>
        <w:jc w:val="both"/>
      </w:pPr>
      <w:r w:rsidRPr="004505C1">
        <w:t>- у основания</w:t>
      </w:r>
      <w:r w:rsidR="00F15980" w:rsidRPr="004505C1">
        <w:t xml:space="preserve"> подающих и циркуляционных стояков в зданиях и сооружениях;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- на ответвлениях, питающих </w:t>
      </w:r>
      <w:r w:rsidR="00862856" w:rsidRPr="004505C1">
        <w:t>пять</w:t>
      </w:r>
      <w:r w:rsidRPr="004505C1">
        <w:t xml:space="preserve"> водоразборных точек и более;</w:t>
      </w:r>
    </w:p>
    <w:p w:rsidR="00365D98" w:rsidRPr="004505C1" w:rsidRDefault="00365D98" w:rsidP="00142FBE">
      <w:pPr>
        <w:ind w:firstLine="709"/>
        <w:jc w:val="both"/>
      </w:pPr>
      <w:r w:rsidRPr="004505C1">
        <w:t>- на ответвлениях от магистральных линий водопровода;</w:t>
      </w:r>
    </w:p>
    <w:p w:rsidR="00365D98" w:rsidRPr="004505C1" w:rsidRDefault="00365D98" w:rsidP="00142FBE">
      <w:pPr>
        <w:ind w:firstLine="709"/>
        <w:jc w:val="both"/>
      </w:pPr>
      <w:r w:rsidRPr="004505C1">
        <w:t>- на ответвлениях в каждую квартиру или номер гостиницы, на подводках к смывным б</w:t>
      </w:r>
      <w:r w:rsidR="000F4778" w:rsidRPr="004505C1">
        <w:t>а</w:t>
      </w:r>
      <w:r w:rsidRPr="004505C1">
        <w:t>чкам и водонагревательным колонкам, на ответвлениях к групповым душам и умывальникам;</w:t>
      </w:r>
    </w:p>
    <w:p w:rsidR="00365D98" w:rsidRPr="004505C1" w:rsidRDefault="00365D98" w:rsidP="00142FBE">
      <w:pPr>
        <w:ind w:firstLine="709"/>
        <w:jc w:val="both"/>
      </w:pPr>
      <w:r w:rsidRPr="004505C1">
        <w:t>- на ответвлениях трубопровода к секционным узлам;</w:t>
      </w:r>
    </w:p>
    <w:p w:rsidR="00365D98" w:rsidRPr="004505C1" w:rsidRDefault="00365D98" w:rsidP="00142FBE">
      <w:pPr>
        <w:ind w:firstLine="709"/>
        <w:jc w:val="both"/>
      </w:pPr>
      <w:r w:rsidRPr="004505C1">
        <w:t>- перед наружными поливочными кранами;</w:t>
      </w:r>
    </w:p>
    <w:p w:rsidR="00365D98" w:rsidRPr="004505C1" w:rsidRDefault="00365D98" w:rsidP="00142FBE">
      <w:pPr>
        <w:ind w:firstLine="709"/>
        <w:jc w:val="both"/>
      </w:pPr>
      <w:r w:rsidRPr="004505C1">
        <w:t>- перед приборами, аппаратами и оборудовани</w:t>
      </w:r>
      <w:r w:rsidR="00F15980" w:rsidRPr="004505C1">
        <w:t xml:space="preserve">ем специального назначения </w:t>
      </w:r>
      <w:r w:rsidR="000A561A" w:rsidRPr="004505C1">
        <w:rPr>
          <w:i/>
          <w:iCs/>
        </w:rPr>
        <w:t>–</w:t>
      </w:r>
      <w:r w:rsidRPr="004505C1">
        <w:t xml:space="preserve"> в случае необходимости.</w:t>
      </w:r>
    </w:p>
    <w:p w:rsidR="00365D98" w:rsidRPr="004505C1" w:rsidRDefault="00365D98" w:rsidP="00142FBE">
      <w:pPr>
        <w:ind w:firstLine="709"/>
        <w:jc w:val="both"/>
      </w:pPr>
      <w:r w:rsidRPr="004505C1">
        <w:t>Запорную арматуру следует предусматривать у основания и в верхней части закольцованных по вертикали стояков.</w:t>
      </w:r>
    </w:p>
    <w:p w:rsidR="00365D98" w:rsidRPr="004505C1" w:rsidRDefault="00365D98" w:rsidP="00142FBE">
      <w:pPr>
        <w:ind w:firstLine="709"/>
        <w:jc w:val="both"/>
      </w:pPr>
      <w:r w:rsidRPr="004505C1">
        <w:t>На кольцевых участках сети следует предусматривать арматуру, обеспечивающую пропуск воды в двух направлениях.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Запорную арматуру на водопроводных стояках, проходящих через встроенные магазины, столовые, рестораны и другие помещения, недоступные для осмотра в ночное время, следует устанавливать в подвале, подполье или </w:t>
      </w:r>
      <w:r w:rsidR="001B6141" w:rsidRPr="004505C1">
        <w:t xml:space="preserve">в </w:t>
      </w:r>
      <w:r w:rsidRPr="004505C1">
        <w:t>техн</w:t>
      </w:r>
      <w:r w:rsidR="001B6141" w:rsidRPr="004505C1">
        <w:t xml:space="preserve">ическом этаже, </w:t>
      </w:r>
      <w:r w:rsidR="00461382" w:rsidRPr="004505C1">
        <w:t xml:space="preserve">к которым </w:t>
      </w:r>
      <w:r w:rsidR="001B6141" w:rsidRPr="004505C1">
        <w:t>име</w:t>
      </w:r>
      <w:r w:rsidR="00461382" w:rsidRPr="004505C1">
        <w:t>ется</w:t>
      </w:r>
      <w:r w:rsidRPr="004505C1">
        <w:t xml:space="preserve"> постоянный доступ.</w:t>
      </w:r>
    </w:p>
    <w:p w:rsidR="00365D98" w:rsidRPr="004505C1" w:rsidRDefault="00365D98" w:rsidP="00142FBE">
      <w:pPr>
        <w:overflowPunct w:val="0"/>
        <w:autoSpaceDE w:val="0"/>
        <w:autoSpaceDN w:val="0"/>
        <w:adjustRightInd w:val="0"/>
        <w:ind w:firstLine="709"/>
        <w:jc w:val="both"/>
      </w:pPr>
      <w:r w:rsidRPr="004505C1">
        <w:t>1</w:t>
      </w:r>
      <w:r w:rsidR="00AA2D24" w:rsidRPr="004505C1">
        <w:t>1</w:t>
      </w:r>
      <w:r w:rsidR="00E65064" w:rsidRPr="004505C1">
        <w:t>.9</w:t>
      </w:r>
      <w:r w:rsidRPr="004505C1">
        <w:t xml:space="preserve"> При расположении водопроводной арматуры диаметром 50 мм и более на высоте свыше 1,6 м от пола следует предусматривать стационарные площадки или мостики для ее обслуживания.</w:t>
      </w:r>
      <w:r w:rsidR="00847A0A" w:rsidRPr="004505C1">
        <w:t xml:space="preserve"> </w:t>
      </w:r>
      <w:r w:rsidRPr="004505C1">
        <w:t>При высоте расположения водопроводной арматуры до 3 м и диаметре до 150 мм допускается использовать передвижные вышки, стремянки и приставные лестницы с уклоном не более 60</w:t>
      </w:r>
      <w:r w:rsidR="00461382" w:rsidRPr="004505C1">
        <w:t>º</w:t>
      </w:r>
      <w:r w:rsidR="0086497D" w:rsidRPr="004505C1">
        <w:t xml:space="preserve"> </w:t>
      </w:r>
      <w:r w:rsidRPr="004505C1">
        <w:t>для ее обслуживания при условии соблюдения правил техники безопасности.</w:t>
      </w:r>
    </w:p>
    <w:p w:rsidR="00365D98" w:rsidRPr="004505C1" w:rsidRDefault="00365D98" w:rsidP="00142FBE">
      <w:pPr>
        <w:overflowPunct w:val="0"/>
        <w:autoSpaceDE w:val="0"/>
        <w:autoSpaceDN w:val="0"/>
        <w:adjustRightInd w:val="0"/>
        <w:ind w:firstLine="709"/>
        <w:jc w:val="both"/>
      </w:pPr>
      <w:bookmarkStart w:id="39" w:name="п1010"/>
      <w:r w:rsidRPr="004505C1">
        <w:t>1</w:t>
      </w:r>
      <w:r w:rsidR="00AA2D24" w:rsidRPr="004505C1">
        <w:t>1</w:t>
      </w:r>
      <w:r w:rsidR="00E65064" w:rsidRPr="004505C1">
        <w:t>.10</w:t>
      </w:r>
      <w:r w:rsidRPr="004505C1">
        <w:t xml:space="preserve"> Установку регуляторов давления на вводах </w:t>
      </w:r>
      <w:r w:rsidR="00B5435B" w:rsidRPr="004505C1">
        <w:t>водопровода</w:t>
      </w:r>
      <w:r w:rsidRPr="004505C1">
        <w:t xml:space="preserve"> холодной вод</w:t>
      </w:r>
      <w:r w:rsidR="00B5435B" w:rsidRPr="004505C1">
        <w:t>ы</w:t>
      </w:r>
      <w:r w:rsidRPr="004505C1">
        <w:t xml:space="preserve"> в здания </w:t>
      </w:r>
      <w:bookmarkEnd w:id="39"/>
      <w:r w:rsidRPr="004505C1">
        <w:t>следует предусматривать после задвижки</w:t>
      </w:r>
      <w:r w:rsidR="00B019E3" w:rsidRPr="004505C1">
        <w:t>,</w:t>
      </w:r>
      <w:r w:rsidRPr="004505C1">
        <w:t xml:space="preserve"> отключающей счетчик количества воды, или после</w:t>
      </w:r>
      <w:r w:rsidR="00D10C5D" w:rsidRPr="004505C1">
        <w:t xml:space="preserve"> </w:t>
      </w:r>
      <w:r w:rsidRPr="004505C1">
        <w:t>хозяйственно-питьевых насосов</w:t>
      </w:r>
      <w:r w:rsidR="001F1D9D" w:rsidRPr="004505C1">
        <w:t xml:space="preserve"> без частотно</w:t>
      </w:r>
      <w:r w:rsidR="007F7409" w:rsidRPr="004505C1">
        <w:t>-</w:t>
      </w:r>
      <w:r w:rsidR="001F1D9D" w:rsidRPr="004505C1">
        <w:t>регулируемого привода</w:t>
      </w:r>
      <w:r w:rsidRPr="004505C1">
        <w:t>, при этом после регулятора следует предусматривать установку за</w:t>
      </w:r>
      <w:r w:rsidR="00B019E3" w:rsidRPr="004505C1">
        <w:t>порной арматуры</w:t>
      </w:r>
      <w:r w:rsidRPr="004505C1">
        <w:t xml:space="preserve">. Для контроля работы и возможности наладки регулятора давления до и после него должны быть установлены манометры. </w:t>
      </w:r>
    </w:p>
    <w:p w:rsidR="00365D98" w:rsidRPr="004505C1" w:rsidRDefault="00365D98" w:rsidP="00142FBE">
      <w:pPr>
        <w:overflowPunct w:val="0"/>
        <w:autoSpaceDE w:val="0"/>
        <w:autoSpaceDN w:val="0"/>
        <w:adjustRightInd w:val="0"/>
        <w:ind w:firstLine="709"/>
        <w:jc w:val="both"/>
      </w:pPr>
      <w:r w:rsidRPr="004505C1">
        <w:t>Установку регулятора давления на вводе в квартиру следует предусматривать после запорной арматуры без манометров для контроля работы и возможности наладки регулятора.</w:t>
      </w:r>
    </w:p>
    <w:p w:rsidR="00365D98" w:rsidRPr="004505C1" w:rsidRDefault="00365D98" w:rsidP="00142FBE">
      <w:pPr>
        <w:overflowPunct w:val="0"/>
        <w:autoSpaceDE w:val="0"/>
        <w:autoSpaceDN w:val="0"/>
        <w:adjustRightInd w:val="0"/>
        <w:ind w:firstLine="709"/>
        <w:jc w:val="both"/>
      </w:pPr>
      <w:r w:rsidRPr="004505C1">
        <w:t>1</w:t>
      </w:r>
      <w:r w:rsidR="00AA2D24" w:rsidRPr="004505C1">
        <w:t>1</w:t>
      </w:r>
      <w:r w:rsidRPr="004505C1">
        <w:t>.</w:t>
      </w:r>
      <w:r w:rsidR="0051551B" w:rsidRPr="004505C1">
        <w:rPr>
          <w:bCs/>
        </w:rPr>
        <w:t>11</w:t>
      </w:r>
      <w:r w:rsidRPr="004505C1">
        <w:rPr>
          <w:bCs/>
        </w:rPr>
        <w:t xml:space="preserve"> В</w:t>
      </w:r>
      <w:r w:rsidR="0051551B" w:rsidRPr="004505C1">
        <w:t xml:space="preserve"> местах </w:t>
      </w:r>
      <w:r w:rsidRPr="004505C1">
        <w:t>водоразбора следует предусматривать установку смесителей с разде</w:t>
      </w:r>
      <w:r w:rsidR="0051551B" w:rsidRPr="004505C1">
        <w:t xml:space="preserve">льной подводкой </w:t>
      </w:r>
      <w:r w:rsidRPr="004505C1">
        <w:t xml:space="preserve">холодной </w:t>
      </w:r>
      <w:r w:rsidR="0051551B" w:rsidRPr="004505C1">
        <w:t xml:space="preserve">и горячей </w:t>
      </w:r>
      <w:r w:rsidRPr="004505C1">
        <w:t>воды.</w:t>
      </w:r>
    </w:p>
    <w:p w:rsidR="00365D98" w:rsidRPr="004505C1" w:rsidRDefault="00365D98" w:rsidP="00142FBE">
      <w:pPr>
        <w:overflowPunct w:val="0"/>
        <w:autoSpaceDE w:val="0"/>
        <w:autoSpaceDN w:val="0"/>
        <w:adjustRightInd w:val="0"/>
        <w:ind w:firstLine="709"/>
        <w:jc w:val="both"/>
      </w:pPr>
      <w:r w:rsidRPr="004505C1">
        <w:t>Допускается не предусматривать</w:t>
      </w:r>
      <w:r w:rsidR="00754378" w:rsidRPr="004505C1">
        <w:t xml:space="preserve"> установку смесителей в системе</w:t>
      </w:r>
      <w:r w:rsidRPr="004505C1">
        <w:t xml:space="preserve"> </w:t>
      </w:r>
      <w:r w:rsidR="00F17CBB" w:rsidRPr="004505C1">
        <w:t xml:space="preserve">горячего </w:t>
      </w:r>
      <w:r w:rsidR="00B5435B" w:rsidRPr="004505C1">
        <w:t>водоснабжения</w:t>
      </w:r>
      <w:r w:rsidR="00754378" w:rsidRPr="004505C1">
        <w:t xml:space="preserve">, если водоразбор </w:t>
      </w:r>
      <w:r w:rsidR="007F7409" w:rsidRPr="004505C1">
        <w:t>осуществляется</w:t>
      </w:r>
      <w:r w:rsidR="0051551B" w:rsidRPr="004505C1">
        <w:t xml:space="preserve"> без смешения с холодной водой</w:t>
      </w:r>
      <w:r w:rsidRPr="004505C1">
        <w:t>.</w:t>
      </w:r>
    </w:p>
    <w:p w:rsidR="00642105" w:rsidRPr="00642105" w:rsidRDefault="00365D98" w:rsidP="00642105">
      <w:pPr>
        <w:ind w:firstLine="709"/>
        <w:jc w:val="both"/>
      </w:pPr>
      <w:r w:rsidRPr="004505C1">
        <w:t>1</w:t>
      </w:r>
      <w:r w:rsidR="00AA2D24" w:rsidRPr="004505C1">
        <w:t>1</w:t>
      </w:r>
      <w:r w:rsidR="0051551B" w:rsidRPr="004505C1">
        <w:t>.12</w:t>
      </w:r>
      <w:r w:rsidRPr="004505C1">
        <w:t xml:space="preserve"> </w:t>
      </w:r>
      <w:r w:rsidR="00642105" w:rsidRPr="00642105">
        <w:t>Установку обратных клапанов на водопроводах холодной и горячей воды следует предусматривать:</w:t>
      </w:r>
    </w:p>
    <w:p w:rsidR="00642105" w:rsidRPr="00642105" w:rsidRDefault="00642105" w:rsidP="00642105">
      <w:pPr>
        <w:ind w:firstLine="709"/>
        <w:jc w:val="both"/>
      </w:pPr>
      <w:r w:rsidRPr="00642105">
        <w:t>- на участках трубопроводов, подающих воду к групповым смесителям, для предотвращения гидроударов, возможных при определенном сочетании одновременно открытых и закрытых водоразборных кранов;</w:t>
      </w:r>
    </w:p>
    <w:p w:rsidR="00642105" w:rsidRPr="00642105" w:rsidRDefault="00642105" w:rsidP="00642105">
      <w:pPr>
        <w:ind w:firstLine="709"/>
        <w:jc w:val="both"/>
      </w:pPr>
      <w:r w:rsidRPr="00642105">
        <w:t>- на циркуляционном трубопроводе перед присоединением его к водонагревателю.</w:t>
      </w:r>
    </w:p>
    <w:p w:rsidR="00642105" w:rsidRPr="00642105" w:rsidRDefault="00642105" w:rsidP="00642105">
      <w:pPr>
        <w:ind w:firstLine="709"/>
        <w:jc w:val="both"/>
        <w:rPr>
          <w:b/>
          <w:bCs/>
          <w:sz w:val="20"/>
          <w:szCs w:val="20"/>
        </w:rPr>
      </w:pPr>
      <w:r w:rsidRPr="00642105">
        <w:rPr>
          <w:sz w:val="20"/>
          <w:szCs w:val="20"/>
        </w:rPr>
        <w:lastRenderedPageBreak/>
        <w:t>П р и м е ч а н и е – Групповой смеситель – водоразборный смеситель, предназначенный для смешения холодной и горячей воды, подаваемой после смешения на группу санитарно-технических приборов, у которых может регулироваться только расход (групповые души, групповые умывальники и т. д.).</w:t>
      </w:r>
      <w:r w:rsidRPr="00642105">
        <w:rPr>
          <w:b/>
          <w:bCs/>
          <w:sz w:val="20"/>
          <w:szCs w:val="20"/>
        </w:rPr>
        <w:t xml:space="preserve"> </w:t>
      </w:r>
    </w:p>
    <w:p w:rsidR="00642105" w:rsidRPr="004505C1" w:rsidRDefault="00642105" w:rsidP="00642105">
      <w:pPr>
        <w:ind w:firstLine="709"/>
        <w:jc w:val="both"/>
      </w:pPr>
      <w:r w:rsidRPr="00642105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C93C84" w:rsidRPr="004505C1" w:rsidRDefault="00365D98" w:rsidP="00142FBE">
      <w:pPr>
        <w:ind w:firstLine="709"/>
        <w:jc w:val="both"/>
      </w:pPr>
      <w:r w:rsidRPr="004505C1">
        <w:t>1</w:t>
      </w:r>
      <w:r w:rsidR="00AA2D24" w:rsidRPr="004505C1">
        <w:t>1</w:t>
      </w:r>
      <w:r w:rsidR="0051551B" w:rsidRPr="004505C1">
        <w:t>.13</w:t>
      </w:r>
      <w:r w:rsidRPr="004505C1">
        <w:t xml:space="preserve"> В мусоросборных камерах жилых зданий </w:t>
      </w:r>
      <w:r w:rsidR="001820F6" w:rsidRPr="004505C1">
        <w:t xml:space="preserve">для соблюдения норм </w:t>
      </w:r>
      <w:r w:rsidR="00642105">
        <w:t>[17]</w:t>
      </w:r>
      <w:r w:rsidR="001820F6" w:rsidRPr="004505C1">
        <w:t xml:space="preserve"> </w:t>
      </w:r>
      <w:r w:rsidRPr="004505C1">
        <w:t>следует устанавливать поливочный кран (смеситель) с подводкой холодной и горячей воды</w:t>
      </w:r>
      <w:r w:rsidR="00C93C84" w:rsidRPr="004505C1">
        <w:t>, соединительный штуцер с вентилями, ниппелем и шлангом длиной 2</w:t>
      </w:r>
      <w:r w:rsidR="00761FF8" w:rsidRPr="004505C1">
        <w:t>–</w:t>
      </w:r>
      <w:r w:rsidR="00C93C84" w:rsidRPr="004505C1">
        <w:t xml:space="preserve">3 м для санитарной обработки камеры и оборудования. Для стока моюще-дезинфицирующих водных растворов в полу камеры должен быть размещен трап, присоединенный к </w:t>
      </w:r>
      <w:r w:rsidR="00642105">
        <w:t>бытовой</w:t>
      </w:r>
      <w:r w:rsidR="00C93C84" w:rsidRPr="004505C1">
        <w:t xml:space="preserve"> канализации здания.</w:t>
      </w:r>
      <w:r w:rsidRPr="004505C1">
        <w:t xml:space="preserve"> </w:t>
      </w:r>
    </w:p>
    <w:p w:rsidR="00365D98" w:rsidRPr="004505C1" w:rsidRDefault="00642105" w:rsidP="00142FBE">
      <w:pPr>
        <w:ind w:firstLine="709"/>
        <w:jc w:val="both"/>
      </w:pPr>
      <w:r w:rsidRPr="00642105">
        <w:t xml:space="preserve">Также </w:t>
      </w:r>
      <w:proofErr w:type="spellStart"/>
      <w:r w:rsidRPr="00642105">
        <w:t>мусоросборная</w:t>
      </w:r>
      <w:proofErr w:type="spellEnd"/>
      <w:r w:rsidRPr="00642105">
        <w:t xml:space="preserve"> камера должна быть защищена по всей площади </w:t>
      </w:r>
      <w:proofErr w:type="spellStart"/>
      <w:r w:rsidRPr="00642105">
        <w:t>спринклерными</w:t>
      </w:r>
      <w:proofErr w:type="spellEnd"/>
      <w:r w:rsidRPr="00642105">
        <w:t xml:space="preserve"> оросителями. Участок распределительного трубопровода оросителей должен быть кольцевым, подключенным к сети хозяйственно-питьевого водопровода или технического водопровода многоквартирного здания и оснащенным теплоизоляцией из негорючих материалов</w:t>
      </w:r>
      <w:r w:rsidR="00365D98" w:rsidRPr="004505C1">
        <w:t>.</w:t>
      </w:r>
    </w:p>
    <w:p w:rsidR="00C93C84" w:rsidRPr="004505C1" w:rsidRDefault="00C93C84" w:rsidP="00142FBE">
      <w:pPr>
        <w:ind w:firstLine="709"/>
        <w:jc w:val="both"/>
      </w:pPr>
      <w:r w:rsidRPr="004505C1">
        <w:t>Конструкция верхней части ствола мусоропровода должна обеспечивать установку устройства для очистки, промывки и дезинфекции внутренней поверхности ствола. Устройство должно содержать узел прочистки, привод его перемещения, узел водоподачи, устройство для автоматического смешивания дезинфицирующего средства с водой и подачи в ствол, устройство автоматического пожаротушения в стволе, корпус с герметизированной дверью и замком</w:t>
      </w:r>
      <w:r w:rsidR="00357483" w:rsidRPr="004505C1">
        <w:t xml:space="preserve"> в соответствии с требованиями </w:t>
      </w:r>
      <w:r w:rsidR="009E60FB" w:rsidRPr="004505C1">
        <w:t>[</w:t>
      </w:r>
      <w:r w:rsidR="005A6601" w:rsidRPr="004505C1">
        <w:t>16</w:t>
      </w:r>
      <w:r w:rsidR="009E60FB" w:rsidRPr="004505C1">
        <w:t>]</w:t>
      </w:r>
      <w:r w:rsidRPr="004505C1">
        <w:t>.</w:t>
      </w:r>
    </w:p>
    <w:p w:rsidR="006D44BB" w:rsidRPr="004505C1" w:rsidRDefault="006D44BB" w:rsidP="006D44BB">
      <w:pPr>
        <w:pStyle w:val="formattext"/>
        <w:spacing w:before="0" w:after="0"/>
        <w:ind w:firstLine="709"/>
        <w:jc w:val="both"/>
      </w:pPr>
      <w:r w:rsidRPr="00E227BF">
        <w:rPr>
          <w:b/>
        </w:rPr>
        <w:t>(Измененная редакция, Изм. № 2</w:t>
      </w:r>
      <w:r w:rsidR="00642105">
        <w:rPr>
          <w:b/>
        </w:rPr>
        <w:t>, № 3</w:t>
      </w:r>
      <w:r w:rsidRPr="00E227BF">
        <w:rPr>
          <w:b/>
        </w:rPr>
        <w:t>).</w:t>
      </w:r>
    </w:p>
    <w:p w:rsidR="00365D98" w:rsidRPr="004505C1" w:rsidRDefault="00C93C84" w:rsidP="00142FBE">
      <w:pPr>
        <w:ind w:firstLine="709"/>
        <w:jc w:val="both"/>
      </w:pPr>
      <w:r w:rsidRPr="004505C1">
        <w:t>11.14</w:t>
      </w:r>
      <w:r w:rsidR="00246E33" w:rsidRPr="004505C1">
        <w:t xml:space="preserve"> </w:t>
      </w:r>
      <w:r w:rsidR="00365D98" w:rsidRPr="004505C1">
        <w:t xml:space="preserve">Установку поливочных кранов </w:t>
      </w:r>
      <w:r w:rsidR="00C80804" w:rsidRPr="004505C1">
        <w:t xml:space="preserve">с подводкой холодной воды </w:t>
      </w:r>
      <w:r w:rsidR="00365D98" w:rsidRPr="004505C1">
        <w:t>следует предусматривать:</w:t>
      </w:r>
    </w:p>
    <w:p w:rsidR="00365D98" w:rsidRPr="004505C1" w:rsidRDefault="00365D98" w:rsidP="00142FBE">
      <w:pPr>
        <w:ind w:firstLine="709"/>
        <w:jc w:val="both"/>
      </w:pPr>
      <w:r w:rsidRPr="004505C1">
        <w:t>- в гардеробах рабочей одежды загрязненных производств;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- </w:t>
      </w:r>
      <w:r w:rsidR="00642105" w:rsidRPr="00642105">
        <w:t>в общественных уборных с тремя и более унитазами или писсуарами [20]</w:t>
      </w:r>
      <w:r w:rsidRPr="004505C1">
        <w:t>;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- в умывальных помещениях с </w:t>
      </w:r>
      <w:r w:rsidR="00862856" w:rsidRPr="004505C1">
        <w:t>пятью</w:t>
      </w:r>
      <w:r w:rsidRPr="004505C1">
        <w:t xml:space="preserve"> умывальниками и более;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- в душевых помещениях с </w:t>
      </w:r>
      <w:r w:rsidR="00862856" w:rsidRPr="004505C1">
        <w:t>тремя</w:t>
      </w:r>
      <w:r w:rsidRPr="004505C1">
        <w:t xml:space="preserve"> душами и более;</w:t>
      </w:r>
    </w:p>
    <w:p w:rsidR="00365D98" w:rsidRPr="004505C1" w:rsidRDefault="00365D98" w:rsidP="00142FBE">
      <w:pPr>
        <w:ind w:firstLine="709"/>
        <w:jc w:val="both"/>
      </w:pPr>
      <w:r w:rsidRPr="004505C1">
        <w:t>- в помещениях, при необходимости мокрой уборки полов</w:t>
      </w:r>
      <w:r w:rsidR="00B630D2" w:rsidRPr="004505C1">
        <w:t>;</w:t>
      </w:r>
    </w:p>
    <w:p w:rsidR="00B630D2" w:rsidRPr="004505C1" w:rsidRDefault="00B630D2" w:rsidP="00142FBE">
      <w:pPr>
        <w:ind w:firstLine="709"/>
        <w:jc w:val="both"/>
      </w:pPr>
      <w:r w:rsidRPr="004505C1">
        <w:t>- в зонах загрузки и выгрузки предприятий общественного питания;</w:t>
      </w:r>
    </w:p>
    <w:p w:rsidR="00B630D2" w:rsidRPr="004505C1" w:rsidRDefault="00B630D2" w:rsidP="00142FBE">
      <w:pPr>
        <w:ind w:firstLine="709"/>
        <w:jc w:val="both"/>
      </w:pPr>
      <w:r w:rsidRPr="004505C1">
        <w:t xml:space="preserve">- в помещениях </w:t>
      </w:r>
      <w:r w:rsidR="00D16526" w:rsidRPr="004505C1">
        <w:t xml:space="preserve">с </w:t>
      </w:r>
      <w:r w:rsidRPr="004505C1">
        <w:t>жироотделител</w:t>
      </w:r>
      <w:r w:rsidR="00D16526" w:rsidRPr="004505C1">
        <w:t>ем</w:t>
      </w:r>
      <w:r w:rsidRPr="004505C1">
        <w:t>.</w:t>
      </w:r>
    </w:p>
    <w:p w:rsidR="00365D98" w:rsidRDefault="00365D98" w:rsidP="00142FBE">
      <w:pPr>
        <w:ind w:firstLine="709"/>
        <w:jc w:val="both"/>
      </w:pPr>
      <w:r w:rsidRPr="004505C1">
        <w:t xml:space="preserve">Для зданий и сооружений, оборудованных системой </w:t>
      </w:r>
      <w:r w:rsidR="00F17CBB" w:rsidRPr="004505C1">
        <w:t xml:space="preserve">горячего </w:t>
      </w:r>
      <w:r w:rsidRPr="004505C1">
        <w:t>водо</w:t>
      </w:r>
      <w:r w:rsidR="00F5040E" w:rsidRPr="004505C1">
        <w:t>снабжения</w:t>
      </w:r>
      <w:r w:rsidRPr="004505C1">
        <w:t>, к поливочным кранам следует предусматривать подводку холодной и горячей воды.</w:t>
      </w:r>
    </w:p>
    <w:p w:rsidR="00642105" w:rsidRPr="004505C1" w:rsidRDefault="00642105" w:rsidP="00142FBE">
      <w:pPr>
        <w:ind w:firstLine="709"/>
        <w:jc w:val="both"/>
      </w:pPr>
      <w:r w:rsidRPr="00E227BF">
        <w:rPr>
          <w:b/>
        </w:rPr>
        <w:t xml:space="preserve">(Измененная редакция, Изм. </w:t>
      </w:r>
      <w:r>
        <w:rPr>
          <w:b/>
        </w:rPr>
        <w:t>№ 3</w:t>
      </w:r>
      <w:r w:rsidRPr="00E227BF">
        <w:rPr>
          <w:b/>
        </w:rPr>
        <w:t>).</w:t>
      </w:r>
    </w:p>
    <w:p w:rsidR="00742D1C" w:rsidRPr="004505C1" w:rsidRDefault="00F1076D" w:rsidP="00142FBE">
      <w:pPr>
        <w:ind w:firstLine="709"/>
        <w:jc w:val="both"/>
      </w:pPr>
      <w:bookmarkStart w:id="40" w:name="_Toc35775088"/>
      <w:r w:rsidRPr="004505C1">
        <w:t>11.1</w:t>
      </w:r>
      <w:r w:rsidR="00C93C84" w:rsidRPr="004505C1">
        <w:t>5</w:t>
      </w:r>
      <w:r w:rsidRPr="004505C1">
        <w:t xml:space="preserve"> На присоединениях этажных коллекторов к подающим стоякам холодной и горячей воды </w:t>
      </w:r>
      <w:r w:rsidR="00742D1C" w:rsidRPr="004505C1">
        <w:t xml:space="preserve">и на присоединениях кольцевых трубопроводов к подающим стоякам </w:t>
      </w:r>
      <w:r w:rsidRPr="004505C1">
        <w:t xml:space="preserve">следует предусматривать запорную арматуру, фильтр, этажный регулятор давления (при необходимости). </w:t>
      </w:r>
    </w:p>
    <w:p w:rsidR="005458F9" w:rsidRPr="004505C1" w:rsidRDefault="00F1076D" w:rsidP="00142FBE">
      <w:pPr>
        <w:ind w:firstLine="709"/>
        <w:jc w:val="both"/>
      </w:pPr>
      <w:r w:rsidRPr="004505C1">
        <w:t>11.1</w:t>
      </w:r>
      <w:r w:rsidR="00C93C84" w:rsidRPr="004505C1">
        <w:t>6</w:t>
      </w:r>
      <w:r w:rsidRPr="004505C1">
        <w:t xml:space="preserve"> На присоединениях трубопроводов, подающих холодную и горячую воду в квартиры, к этажным коллекторам </w:t>
      </w:r>
      <w:r w:rsidR="005458F9" w:rsidRPr="004505C1">
        <w:t xml:space="preserve">и на ответвлениях от кольцевого трубопровода к квартирам </w:t>
      </w:r>
      <w:r w:rsidRPr="004505C1">
        <w:t xml:space="preserve">следует предусматривать запорную арматуру, приборы учета водопотребления, обратные клапаны. </w:t>
      </w:r>
    </w:p>
    <w:p w:rsidR="00F1076D" w:rsidRDefault="00F1076D" w:rsidP="00142FBE">
      <w:pPr>
        <w:ind w:firstLine="709"/>
        <w:jc w:val="both"/>
      </w:pPr>
      <w:r w:rsidRPr="004505C1">
        <w:t>11.1</w:t>
      </w:r>
      <w:r w:rsidR="00C93C84" w:rsidRPr="004505C1">
        <w:t>7</w:t>
      </w:r>
      <w:r w:rsidRPr="004505C1">
        <w:t xml:space="preserve"> В верхних точка</w:t>
      </w:r>
      <w:r w:rsidR="00E517FB" w:rsidRPr="004505C1">
        <w:t>х</w:t>
      </w:r>
      <w:r w:rsidRPr="004505C1">
        <w:t xml:space="preserve"> подающих стояков систем холодного и горячего водоснабжения и циркуляционных стояков следует предусматривать установку автоматических воздушных клапанов (после запорной арматуры), исключающих образование </w:t>
      </w:r>
      <w:r w:rsidR="000E2F40" w:rsidRPr="004505C1">
        <w:t>разр</w:t>
      </w:r>
      <w:r w:rsidR="00CC3073" w:rsidRPr="004505C1">
        <w:t>е</w:t>
      </w:r>
      <w:r w:rsidR="000E2F40" w:rsidRPr="004505C1">
        <w:t xml:space="preserve">жения </w:t>
      </w:r>
      <w:r w:rsidRPr="004505C1">
        <w:t xml:space="preserve">при опорожнении системы и в режиме эксплуатации, удаление воздуха из стояков при заполнении системы. В нижних точках водоразборных и циркуляционных стояков </w:t>
      </w:r>
      <w:r w:rsidR="005458F9" w:rsidRPr="004505C1">
        <w:t xml:space="preserve">следует </w:t>
      </w:r>
      <w:r w:rsidRPr="004505C1">
        <w:t>предусматривать спускную арматуру.</w:t>
      </w:r>
      <w:r w:rsidR="00E20B5E" w:rsidRPr="004505C1">
        <w:t xml:space="preserve"> Воздухосборники с автоматическими воздухоотводчиками </w:t>
      </w:r>
      <w:r w:rsidR="00E517FB" w:rsidRPr="004505C1">
        <w:t xml:space="preserve">размещать внутри квартир </w:t>
      </w:r>
      <w:r w:rsidR="00E20B5E" w:rsidRPr="004505C1">
        <w:t>не допускается.</w:t>
      </w:r>
    </w:p>
    <w:p w:rsidR="00642105" w:rsidRPr="004505C1" w:rsidRDefault="00642105" w:rsidP="00142FBE">
      <w:pPr>
        <w:ind w:firstLine="709"/>
        <w:jc w:val="both"/>
      </w:pPr>
      <w:r w:rsidRPr="00E227BF">
        <w:rPr>
          <w:b/>
        </w:rPr>
        <w:t xml:space="preserve">(Измененная редакция, Изм. </w:t>
      </w:r>
      <w:r>
        <w:rPr>
          <w:b/>
        </w:rPr>
        <w:t>№ 3</w:t>
      </w:r>
      <w:r w:rsidRPr="00E227BF">
        <w:rPr>
          <w:b/>
        </w:rPr>
        <w:t>)</w:t>
      </w:r>
      <w:r>
        <w:rPr>
          <w:b/>
        </w:rPr>
        <w:t>.</w:t>
      </w:r>
    </w:p>
    <w:p w:rsidR="00966996" w:rsidRPr="004505C1" w:rsidRDefault="00F1076D" w:rsidP="00142FBE">
      <w:pPr>
        <w:ind w:firstLine="709"/>
        <w:jc w:val="both"/>
      </w:pPr>
      <w:r w:rsidRPr="004505C1">
        <w:t>11.1</w:t>
      </w:r>
      <w:r w:rsidR="00C93C84" w:rsidRPr="004505C1">
        <w:t>8</w:t>
      </w:r>
      <w:r w:rsidRPr="004505C1">
        <w:t xml:space="preserve"> </w:t>
      </w:r>
      <w:r w:rsidR="00761FF8" w:rsidRPr="004505C1">
        <w:t>На каждые 60–</w:t>
      </w:r>
      <w:r w:rsidR="00966996" w:rsidRPr="004505C1">
        <w:t xml:space="preserve">70 м периметра здания следует предусматривать по одному поливочному крану, размещаемому в коверах (небольшой колодец в земле для размещения </w:t>
      </w:r>
      <w:r w:rsidR="00966996" w:rsidRPr="004505C1">
        <w:lastRenderedPageBreak/>
        <w:t>поливочного крана) около здания или в нишах наружных стен здания. Для полива следует использовать воду с показателями качества воды для орошения не ниже первой группы в соответствии с ГОСТ 17.1.2.03, подаваемую по отдельному техническому водопроводу.</w:t>
      </w:r>
    </w:p>
    <w:p w:rsidR="00966996" w:rsidRPr="004505C1" w:rsidRDefault="00966996" w:rsidP="00142FBE">
      <w:pPr>
        <w:ind w:firstLine="709"/>
        <w:jc w:val="both"/>
      </w:pPr>
      <w:r w:rsidRPr="004505C1">
        <w:t>Подача воды на полив от внутреннего водопровода с водой питьевого качества предусматривается только по заданию на проектирование.</w:t>
      </w:r>
    </w:p>
    <w:p w:rsidR="009E60FB" w:rsidRPr="004505C1" w:rsidRDefault="009E60FB" w:rsidP="00142FBE">
      <w:pPr>
        <w:ind w:firstLine="709"/>
        <w:jc w:val="both"/>
      </w:pPr>
      <w:r w:rsidRPr="004505C1">
        <w:t xml:space="preserve">Для зданий, расположенных в климатических подрайонах строительства IA, IБ и IГ по СП 131.13330, а также на территории промышленных предприятий установку поливочных кранов следует предусматривать в зависимости от степени благоустройства, наличия зеленых насаждений и других местных условий, а также </w:t>
      </w:r>
      <w:r w:rsidR="000109F3" w:rsidRPr="004505C1">
        <w:t xml:space="preserve">от </w:t>
      </w:r>
      <w:r w:rsidRPr="004505C1">
        <w:t>способа полива.</w:t>
      </w:r>
    </w:p>
    <w:p w:rsidR="00E569E3" w:rsidRPr="004505C1" w:rsidRDefault="00E569E3" w:rsidP="00142FBE">
      <w:pPr>
        <w:ind w:firstLine="709"/>
        <w:jc w:val="both"/>
      </w:pPr>
      <w:r w:rsidRPr="004505C1">
        <w:t>11.1</w:t>
      </w:r>
      <w:r w:rsidR="00C93C84" w:rsidRPr="004505C1">
        <w:t>9</w:t>
      </w:r>
      <w:r w:rsidRPr="004505C1">
        <w:t xml:space="preserve"> Уклоны трубопроводов водопровода следует принимать не менее 0,002.</w:t>
      </w:r>
    </w:p>
    <w:p w:rsidR="00E569E3" w:rsidRPr="004505C1" w:rsidRDefault="00E569E3" w:rsidP="00142FBE">
      <w:pPr>
        <w:ind w:firstLine="709"/>
        <w:jc w:val="both"/>
      </w:pPr>
      <w:r w:rsidRPr="004505C1">
        <w:t>Разводящие трубопроводы водопровода допускается прокладывать без уклона в стесненных условиях, а также при скорости движения воды в трубопроводах</w:t>
      </w:r>
      <w:r w:rsidR="000109F3" w:rsidRPr="004505C1">
        <w:t>, м/с, не менее</w:t>
      </w:r>
      <w:r w:rsidRPr="004505C1">
        <w:t>:</w:t>
      </w:r>
    </w:p>
    <w:p w:rsidR="00E569E3" w:rsidRPr="004505C1" w:rsidRDefault="000109F3" w:rsidP="00142FBE">
      <w:pPr>
        <w:ind w:firstLine="709"/>
        <w:jc w:val="both"/>
      </w:pPr>
      <w:r w:rsidRPr="004505C1">
        <w:t xml:space="preserve">0,25 – </w:t>
      </w:r>
      <w:r w:rsidR="00E569E3" w:rsidRPr="004505C1">
        <w:t>из стальных труб;</w:t>
      </w:r>
    </w:p>
    <w:p w:rsidR="00E569E3" w:rsidRPr="004505C1" w:rsidRDefault="000109F3" w:rsidP="00142FBE">
      <w:pPr>
        <w:ind w:firstLine="709"/>
        <w:jc w:val="both"/>
      </w:pPr>
      <w:r w:rsidRPr="004505C1">
        <w:t xml:space="preserve">0,1 – </w:t>
      </w:r>
      <w:r w:rsidR="00E569E3" w:rsidRPr="004505C1">
        <w:t>из медных и полимерных труб.</w:t>
      </w:r>
    </w:p>
    <w:p w:rsidR="00E569E3" w:rsidRPr="004505C1" w:rsidRDefault="00E569E3" w:rsidP="00142FBE">
      <w:pPr>
        <w:ind w:firstLine="709"/>
        <w:jc w:val="both"/>
      </w:pPr>
      <w:r w:rsidRPr="004505C1">
        <w:t>На указанных трубопроводах необходимо</w:t>
      </w:r>
      <w:r w:rsidR="00940EE0" w:rsidRPr="004505C1">
        <w:t xml:space="preserve"> </w:t>
      </w:r>
      <w:r w:rsidRPr="004505C1">
        <w:t xml:space="preserve">предусматривать дополнительные штуцеры, направленные вверх со стороны, противоположной расположению спускного крана на данном участке, для возможности подключения компрессора для продувки трубопроводов сжатым воздухом при проведении ремонтных работ. </w:t>
      </w:r>
    </w:p>
    <w:bookmarkEnd w:id="40"/>
    <w:p w:rsidR="009C7D3F" w:rsidRPr="004505C1" w:rsidRDefault="009C7D3F" w:rsidP="00142FBE">
      <w:pPr>
        <w:spacing w:before="240" w:after="120"/>
        <w:ind w:firstLine="709"/>
        <w:jc w:val="both"/>
        <w:rPr>
          <w:b/>
        </w:rPr>
      </w:pPr>
      <w:r w:rsidRPr="004505C1">
        <w:rPr>
          <w:b/>
        </w:rPr>
        <w:t>12 Устройства для измерения расхода воды</w:t>
      </w:r>
    </w:p>
    <w:p w:rsidR="00365D98" w:rsidRPr="004505C1" w:rsidRDefault="00365D98" w:rsidP="00142FBE">
      <w:pPr>
        <w:ind w:firstLine="709"/>
        <w:jc w:val="both"/>
      </w:pPr>
      <w:r w:rsidRPr="004505C1">
        <w:t>1</w:t>
      </w:r>
      <w:r w:rsidR="00A15580" w:rsidRPr="004505C1">
        <w:t>2</w:t>
      </w:r>
      <w:r w:rsidRPr="004505C1">
        <w:t xml:space="preserve">.1 Для вновь строящихся, реконструируемых и капитально ремонтируемых зданий с системами </w:t>
      </w:r>
      <w:r w:rsidR="00F17CBB" w:rsidRPr="004505C1">
        <w:t xml:space="preserve">холодного и горячего </w:t>
      </w:r>
      <w:r w:rsidR="00F5040E" w:rsidRPr="004505C1">
        <w:t>водоснабжения</w:t>
      </w:r>
      <w:r w:rsidRPr="004505C1">
        <w:t xml:space="preserve"> следует предусматривать приборы измерения водопотребления (счетчики холодной и горячей воды), параметры которых должны соответствовать метрологическому классу В по ГОСТ </w:t>
      </w:r>
      <w:r w:rsidR="00D10C5D" w:rsidRPr="004505C1">
        <w:t>Р</w:t>
      </w:r>
      <w:r w:rsidR="00F00180" w:rsidRPr="004505C1">
        <w:t xml:space="preserve"> 50193.1, [1</w:t>
      </w:r>
      <w:r w:rsidR="000F300F" w:rsidRPr="004505C1">
        <w:t>0</w:t>
      </w:r>
      <w:r w:rsidR="00F00180" w:rsidRPr="004505C1">
        <w:t xml:space="preserve">] </w:t>
      </w:r>
      <w:r w:rsidRPr="004505C1">
        <w:t>и требованиям настоящего раздела.</w:t>
      </w:r>
    </w:p>
    <w:p w:rsidR="00C02FED" w:rsidRPr="004505C1" w:rsidRDefault="00A15580" w:rsidP="00142FBE">
      <w:pPr>
        <w:ind w:firstLine="709"/>
        <w:jc w:val="both"/>
      </w:pPr>
      <w:r w:rsidRPr="004505C1">
        <w:t>12</w:t>
      </w:r>
      <w:r w:rsidR="00031007" w:rsidRPr="004505C1">
        <w:t xml:space="preserve">.2 </w:t>
      </w:r>
      <w:r w:rsidR="00365D98" w:rsidRPr="004505C1">
        <w:t xml:space="preserve">Счетчики воды следует устанавливать </w:t>
      </w:r>
      <w:r w:rsidR="003D1F87" w:rsidRPr="004505C1">
        <w:t>на границе балансовой принадлежности сетей или на границе эксплуатационной ответственности абонента</w:t>
      </w:r>
      <w:r w:rsidR="00677C53" w:rsidRPr="004505C1">
        <w:t xml:space="preserve"> [</w:t>
      </w:r>
      <w:r w:rsidR="000F300F" w:rsidRPr="004505C1">
        <w:t>9</w:t>
      </w:r>
      <w:r w:rsidR="00677C53" w:rsidRPr="004505C1">
        <w:t>]</w:t>
      </w:r>
      <w:r w:rsidR="003D1F87" w:rsidRPr="004505C1">
        <w:t>, а также</w:t>
      </w:r>
      <w:r w:rsidR="002B2974" w:rsidRPr="004505C1">
        <w:t xml:space="preserve"> </w:t>
      </w:r>
      <w:r w:rsidR="00365D98" w:rsidRPr="004505C1">
        <w:t>на вводах трубопроводов холодной воды в каждое здание и сооружение</w:t>
      </w:r>
      <w:r w:rsidR="007D790F" w:rsidRPr="004505C1">
        <w:t xml:space="preserve">. </w:t>
      </w:r>
      <w:r w:rsidR="00C02FED" w:rsidRPr="004505C1">
        <w:t xml:space="preserve">Установка водомерных узлов не на границе эксплуатационной ответственности </w:t>
      </w:r>
      <w:r w:rsidR="000109F3" w:rsidRPr="004505C1">
        <w:t xml:space="preserve">допускается </w:t>
      </w:r>
      <w:r w:rsidR="000454B6" w:rsidRPr="004505C1">
        <w:t>при выполнении требований</w:t>
      </w:r>
      <w:r w:rsidR="00C02FED" w:rsidRPr="004505C1">
        <w:t xml:space="preserve"> [9].</w:t>
      </w:r>
    </w:p>
    <w:p w:rsidR="00365D98" w:rsidRPr="004505C1" w:rsidRDefault="00365D98" w:rsidP="00142FBE">
      <w:pPr>
        <w:ind w:firstLine="709"/>
        <w:jc w:val="both"/>
      </w:pPr>
      <w:r w:rsidRPr="004505C1">
        <w:t>В тепловых пунктах (центральных или инд</w:t>
      </w:r>
      <w:r w:rsidR="00031007" w:rsidRPr="004505C1">
        <w:t>ивидуальных) для измерения расхода</w:t>
      </w:r>
      <w:r w:rsidRPr="004505C1">
        <w:t xml:space="preserve"> </w:t>
      </w:r>
      <w:r w:rsidR="00031007" w:rsidRPr="004505C1">
        <w:t xml:space="preserve">потребляемой </w:t>
      </w:r>
      <w:r w:rsidRPr="004505C1">
        <w:t>го</w:t>
      </w:r>
      <w:r w:rsidR="00031007" w:rsidRPr="004505C1">
        <w:t xml:space="preserve">рячей воды </w:t>
      </w:r>
      <w:r w:rsidRPr="004505C1">
        <w:t>счетчики</w:t>
      </w:r>
      <w:r w:rsidR="00031007" w:rsidRPr="004505C1">
        <w:t xml:space="preserve"> следует устанавливать на трубопроводах</w:t>
      </w:r>
      <w:r w:rsidR="001A51CA" w:rsidRPr="004505C1">
        <w:t>,</w:t>
      </w:r>
      <w:r w:rsidRPr="004505C1">
        <w:t xml:space="preserve"> </w:t>
      </w:r>
      <w:r w:rsidR="00031007" w:rsidRPr="004505C1">
        <w:t>подающих холодную воду к водонагревателям.</w:t>
      </w:r>
    </w:p>
    <w:p w:rsidR="00EC764B" w:rsidRPr="004505C1" w:rsidRDefault="00365D98" w:rsidP="00142FBE">
      <w:pPr>
        <w:ind w:firstLine="709"/>
        <w:jc w:val="both"/>
      </w:pPr>
      <w:r w:rsidRPr="004505C1">
        <w:t>1</w:t>
      </w:r>
      <w:r w:rsidR="00442756" w:rsidRPr="004505C1">
        <w:t>2</w:t>
      </w:r>
      <w:r w:rsidR="00031007" w:rsidRPr="004505C1">
        <w:t>.3</w:t>
      </w:r>
      <w:r w:rsidRPr="004505C1">
        <w:t xml:space="preserve"> На ответвлениях трубопроводов к отдельным помещениям, а также на подводках к</w:t>
      </w:r>
      <w:r w:rsidR="00031007" w:rsidRPr="004505C1">
        <w:t xml:space="preserve"> отдельным санитарным</w:t>
      </w:r>
      <w:r w:rsidRPr="004505C1">
        <w:t xml:space="preserve"> приборам и технологическому оборудованию счетчики воды устанавливают по заданию на проектирование. </w:t>
      </w:r>
    </w:p>
    <w:p w:rsidR="00F20C25" w:rsidRPr="004505C1" w:rsidRDefault="00442756" w:rsidP="00142FBE">
      <w:pPr>
        <w:ind w:firstLine="709"/>
        <w:jc w:val="both"/>
      </w:pPr>
      <w:r w:rsidRPr="004505C1">
        <w:t>12</w:t>
      </w:r>
      <w:r w:rsidR="00A74D44" w:rsidRPr="004505C1">
        <w:t xml:space="preserve">.4 </w:t>
      </w:r>
      <w:r w:rsidR="00365D98" w:rsidRPr="004505C1">
        <w:t xml:space="preserve">Перед счетчиками (по ходу движения воды) следует предусматривать установку механических или магнитно-механических фильтров. </w:t>
      </w:r>
    </w:p>
    <w:p w:rsidR="00365D98" w:rsidRDefault="00365D98" w:rsidP="00142FBE">
      <w:pPr>
        <w:ind w:firstLine="709"/>
        <w:jc w:val="both"/>
      </w:pPr>
      <w:r w:rsidRPr="004505C1">
        <w:t>1</w:t>
      </w:r>
      <w:r w:rsidR="00442756" w:rsidRPr="004505C1">
        <w:t>2</w:t>
      </w:r>
      <w:r w:rsidRPr="004505C1">
        <w:t>.</w:t>
      </w:r>
      <w:r w:rsidR="00A74D44" w:rsidRPr="004505C1">
        <w:t>5</w:t>
      </w:r>
      <w:r w:rsidRPr="004505C1">
        <w:t xml:space="preserve"> </w:t>
      </w:r>
      <w:r w:rsidR="00F04956" w:rsidRPr="00F04956">
        <w:t>В помещениях водомерного узла, тепловых пунктах, насосных и аналогичных помещениях со счетчиками холодной (горячей) воды должны быть предусмотрены естественное или искусственное освещение и отопление для поддержания температуры воздуха не ниже плюс 5 °С. Счетчики следует размещать на высоте 0,5–1,5 м от уровня пола. Необходимо обеспечить доступ к счетчикам для обслуживания и снятия показаний. Над счетчиками массой более 25 кг должно быть предусмотрено достаточное пространство для установки подъемного механизма</w:t>
      </w:r>
      <w:r w:rsidRPr="004505C1">
        <w:t xml:space="preserve">. </w:t>
      </w:r>
    </w:p>
    <w:p w:rsidR="00F04956" w:rsidRPr="004505C1" w:rsidRDefault="00F04956" w:rsidP="00142FBE">
      <w:pPr>
        <w:ind w:firstLine="709"/>
        <w:jc w:val="both"/>
        <w:rPr>
          <w:strike/>
        </w:rPr>
      </w:pPr>
      <w:r w:rsidRPr="00E227BF">
        <w:rPr>
          <w:b/>
        </w:rPr>
        <w:t xml:space="preserve">(Измененная редакция, Изм. </w:t>
      </w:r>
      <w:r>
        <w:rPr>
          <w:b/>
        </w:rPr>
        <w:t>№ 3</w:t>
      </w:r>
      <w:r w:rsidRPr="00E227BF">
        <w:rPr>
          <w:b/>
        </w:rPr>
        <w:t>)</w:t>
      </w:r>
      <w:r>
        <w:rPr>
          <w:b/>
        </w:rPr>
        <w:t>.</w:t>
      </w:r>
    </w:p>
    <w:p w:rsidR="00D47E44" w:rsidRPr="004505C1" w:rsidRDefault="00365D98" w:rsidP="00142FBE">
      <w:pPr>
        <w:ind w:firstLine="709"/>
        <w:jc w:val="both"/>
      </w:pPr>
      <w:r w:rsidRPr="004505C1">
        <w:t>1</w:t>
      </w:r>
      <w:r w:rsidR="00442756" w:rsidRPr="004505C1">
        <w:t>2</w:t>
      </w:r>
      <w:r w:rsidR="00D72970" w:rsidRPr="004505C1">
        <w:t>.6</w:t>
      </w:r>
      <w:r w:rsidRPr="004505C1">
        <w:t xml:space="preserve"> </w:t>
      </w:r>
      <w:r w:rsidR="00D47E44" w:rsidRPr="004505C1">
        <w:t>Счетчики воды должны быть защищены от вибрации. Счетчики не должны подвергаться механическим напряжениям под воздействием трубопроводов и запорной арматуры</w:t>
      </w:r>
      <w:r w:rsidR="009B635F" w:rsidRPr="004505C1">
        <w:t>.</w:t>
      </w:r>
    </w:p>
    <w:p w:rsidR="00365D98" w:rsidRPr="004505C1" w:rsidRDefault="00365D98" w:rsidP="00142FBE">
      <w:pPr>
        <w:ind w:firstLine="709"/>
        <w:jc w:val="both"/>
      </w:pPr>
      <w:r w:rsidRPr="004505C1">
        <w:t>1</w:t>
      </w:r>
      <w:r w:rsidR="00442756" w:rsidRPr="004505C1">
        <w:t>2</w:t>
      </w:r>
      <w:r w:rsidRPr="004505C1">
        <w:t>.</w:t>
      </w:r>
      <w:r w:rsidR="00D72970" w:rsidRPr="004505C1">
        <w:t>7</w:t>
      </w:r>
      <w:r w:rsidRPr="004505C1">
        <w:t xml:space="preserve"> При невозможности размещения счетчиков холодной и</w:t>
      </w:r>
      <w:r w:rsidR="000F5D82" w:rsidRPr="004505C1">
        <w:t xml:space="preserve"> </w:t>
      </w:r>
      <w:r w:rsidR="001A51CA" w:rsidRPr="004505C1">
        <w:t>(</w:t>
      </w:r>
      <w:r w:rsidRPr="004505C1">
        <w:t>или</w:t>
      </w:r>
      <w:r w:rsidR="001A51CA" w:rsidRPr="004505C1">
        <w:t>)</w:t>
      </w:r>
      <w:r w:rsidRPr="004505C1">
        <w:t xml:space="preserve"> горячей воды в здании допускается устанавливать их вне здания в специальных</w:t>
      </w:r>
      <w:r w:rsidR="001A51CA" w:rsidRPr="004505C1">
        <w:t xml:space="preserve"> камерах</w:t>
      </w:r>
      <w:r w:rsidRPr="004505C1">
        <w:t xml:space="preserve"> </w:t>
      </w:r>
      <w:r w:rsidR="001A51CA" w:rsidRPr="004505C1">
        <w:t xml:space="preserve">или </w:t>
      </w:r>
      <w:r w:rsidRPr="004505C1">
        <w:t xml:space="preserve">колодцах </w:t>
      </w:r>
      <w:r w:rsidRPr="004505C1">
        <w:lastRenderedPageBreak/>
        <w:t>только в том случае, если в паспорте счетчика указано, что он может работать в условиях затопления.</w:t>
      </w:r>
    </w:p>
    <w:p w:rsidR="00365D98" w:rsidRPr="004505C1" w:rsidRDefault="00365D98" w:rsidP="00142FBE">
      <w:pPr>
        <w:ind w:firstLine="709"/>
        <w:jc w:val="both"/>
      </w:pPr>
      <w:r w:rsidRPr="004505C1">
        <w:t>1</w:t>
      </w:r>
      <w:r w:rsidR="00442756" w:rsidRPr="004505C1">
        <w:t>2</w:t>
      </w:r>
      <w:r w:rsidR="009736F0" w:rsidRPr="004505C1">
        <w:t>.8</w:t>
      </w:r>
      <w:r w:rsidRPr="004505C1">
        <w:t xml:space="preserve"> Счетчи</w:t>
      </w:r>
      <w:r w:rsidR="002B274A" w:rsidRPr="004505C1">
        <w:t xml:space="preserve">ки </w:t>
      </w:r>
      <w:r w:rsidRPr="004505C1">
        <w:t xml:space="preserve">холодной </w:t>
      </w:r>
      <w:r w:rsidR="002B274A" w:rsidRPr="004505C1">
        <w:t xml:space="preserve">и горячей </w:t>
      </w:r>
      <w:r w:rsidRPr="004505C1">
        <w:t>воды следует устанавливать на горизонтальных участках трубопроводов. Допускается установка счетчиков воды на вертикальных или наклонных участках трубопроводов, если такая установка предусмотрена паспортом счетчика. При размещении квартирных счетчиков холодной и горячей воды на вертикальных участках трубопроводов применяют счетчики, соответствующи</w:t>
      </w:r>
      <w:r w:rsidR="000A561A" w:rsidRPr="004505C1">
        <w:t>е</w:t>
      </w:r>
      <w:r w:rsidRPr="004505C1">
        <w:t xml:space="preserve"> метрологическому классу </w:t>
      </w:r>
      <w:r w:rsidRPr="004505C1">
        <w:rPr>
          <w:bCs/>
        </w:rPr>
        <w:t>А</w:t>
      </w:r>
      <w:r w:rsidRPr="004505C1">
        <w:t xml:space="preserve"> по ГОСТ Р 50193.1.</w:t>
      </w:r>
    </w:p>
    <w:p w:rsidR="00365D98" w:rsidRPr="004505C1" w:rsidRDefault="00365D98" w:rsidP="00142FBE">
      <w:pPr>
        <w:pStyle w:val="21"/>
        <w:spacing w:after="0" w:line="240" w:lineRule="auto"/>
        <w:ind w:left="0" w:firstLine="709"/>
        <w:jc w:val="both"/>
      </w:pPr>
      <w:r w:rsidRPr="004505C1">
        <w:t>1</w:t>
      </w:r>
      <w:r w:rsidR="00442756" w:rsidRPr="004505C1">
        <w:t>2</w:t>
      </w:r>
      <w:r w:rsidR="009736F0" w:rsidRPr="004505C1">
        <w:t>.9</w:t>
      </w:r>
      <w:r w:rsidRPr="004505C1">
        <w:t xml:space="preserve"> При конструировании трубной обвязки узлов установки счетчиков холодной и горячей воды следует: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с каждой стороны счетчика предусматривать установку запорной арматуры, обеспечивающей отключение воды на участке с установленным счетчиком (шаровые краны, задвижки с обрезиненным клином); для квартир </w:t>
      </w:r>
      <w:r w:rsidR="00140425" w:rsidRPr="004505C1">
        <w:rPr>
          <w:sz w:val="24"/>
          <w:szCs w:val="24"/>
        </w:rPr>
        <w:t xml:space="preserve">в </w:t>
      </w:r>
      <w:r w:rsidR="00095098" w:rsidRPr="004505C1">
        <w:rPr>
          <w:sz w:val="24"/>
          <w:szCs w:val="24"/>
        </w:rPr>
        <w:t>жилых зданиях</w:t>
      </w:r>
      <w:r w:rsidR="00140425" w:rsidRPr="004505C1">
        <w:rPr>
          <w:sz w:val="24"/>
          <w:szCs w:val="24"/>
        </w:rPr>
        <w:t xml:space="preserve"> и </w:t>
      </w:r>
      <w:r w:rsidR="00095098" w:rsidRPr="004505C1">
        <w:rPr>
          <w:sz w:val="24"/>
          <w:szCs w:val="24"/>
        </w:rPr>
        <w:t xml:space="preserve">для </w:t>
      </w:r>
      <w:r w:rsidR="00140425" w:rsidRPr="004505C1">
        <w:rPr>
          <w:sz w:val="24"/>
          <w:szCs w:val="24"/>
        </w:rPr>
        <w:t xml:space="preserve">индивидуальных жилых зданий </w:t>
      </w:r>
      <w:r w:rsidRPr="004505C1">
        <w:rPr>
          <w:sz w:val="24"/>
          <w:szCs w:val="24"/>
        </w:rPr>
        <w:t>запорная арматура устанавливается только до счетчиков (по ходу движения воды);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между счетчиком (кроме квартирных) и вторым (по ходу движения воды) запорным устройством предусматривать контрольный шаровой кран (с постоянно установленной заглушкой), предназначенный для подключения устройств ме</w:t>
      </w:r>
      <w:r w:rsidR="009736F0" w:rsidRPr="004505C1">
        <w:rPr>
          <w:sz w:val="24"/>
          <w:szCs w:val="24"/>
        </w:rPr>
        <w:t>трологической поверки счетчиков. Т</w:t>
      </w:r>
      <w:r w:rsidRPr="004505C1">
        <w:rPr>
          <w:sz w:val="24"/>
          <w:szCs w:val="24"/>
        </w:rPr>
        <w:t>акой же кран следует предусматривать на расстоянии не более 0,5 м</w:t>
      </w:r>
      <w:r w:rsidR="009736F0" w:rsidRPr="004505C1">
        <w:rPr>
          <w:sz w:val="24"/>
          <w:szCs w:val="24"/>
        </w:rPr>
        <w:t xml:space="preserve"> после запорного устройства: </w:t>
      </w:r>
      <w:r w:rsidRPr="004505C1">
        <w:rPr>
          <w:sz w:val="24"/>
          <w:szCs w:val="24"/>
        </w:rPr>
        <w:t xml:space="preserve">для крыльчатых счетчиков воды (с диаметром до 50 мм) диаметр контрольных кранов </w:t>
      </w:r>
      <w:r w:rsidR="000A561A" w:rsidRPr="004505C1">
        <w:rPr>
          <w:i/>
          <w:iCs/>
          <w:sz w:val="24"/>
          <w:szCs w:val="24"/>
        </w:rPr>
        <w:t>–</w:t>
      </w:r>
      <w:r w:rsidRPr="004505C1">
        <w:rPr>
          <w:sz w:val="24"/>
          <w:szCs w:val="24"/>
        </w:rPr>
        <w:t xml:space="preserve"> 15 мм, для турбинных (с диаметром более 50 мм) </w:t>
      </w:r>
      <w:r w:rsidR="000A561A" w:rsidRPr="004505C1">
        <w:rPr>
          <w:i/>
          <w:iCs/>
          <w:sz w:val="24"/>
          <w:szCs w:val="24"/>
        </w:rPr>
        <w:t>–</w:t>
      </w:r>
      <w:r w:rsidRPr="004505C1">
        <w:rPr>
          <w:sz w:val="24"/>
          <w:szCs w:val="24"/>
        </w:rPr>
        <w:t xml:space="preserve"> 25 мм;</w:t>
      </w:r>
    </w:p>
    <w:p w:rsidR="00A8714A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с каждой стороны счетчиков предусматривать прямые участки трубопроводов, длина которых устанавливается в соответствии с требованиями паспортов приборов.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1</w:t>
      </w:r>
      <w:r w:rsidR="00442756" w:rsidRPr="004505C1">
        <w:rPr>
          <w:sz w:val="24"/>
          <w:szCs w:val="24"/>
        </w:rPr>
        <w:t>2</w:t>
      </w:r>
      <w:r w:rsidR="009736F0" w:rsidRPr="004505C1">
        <w:rPr>
          <w:sz w:val="24"/>
          <w:szCs w:val="24"/>
        </w:rPr>
        <w:t>.10</w:t>
      </w:r>
      <w:r w:rsidR="00BF0018" w:rsidRPr="004505C1">
        <w:rPr>
          <w:sz w:val="24"/>
          <w:szCs w:val="24"/>
        </w:rPr>
        <w:t xml:space="preserve"> Обводную линию у</w:t>
      </w:r>
      <w:r w:rsidRPr="004505C1">
        <w:rPr>
          <w:sz w:val="24"/>
          <w:szCs w:val="24"/>
        </w:rPr>
        <w:t xml:space="preserve"> счетчиков </w:t>
      </w:r>
      <w:r w:rsidR="00BF0018" w:rsidRPr="004505C1">
        <w:rPr>
          <w:sz w:val="24"/>
          <w:szCs w:val="24"/>
        </w:rPr>
        <w:t xml:space="preserve">холодной воды </w:t>
      </w:r>
      <w:r w:rsidR="00140425" w:rsidRPr="004505C1">
        <w:rPr>
          <w:sz w:val="24"/>
          <w:szCs w:val="24"/>
        </w:rPr>
        <w:t xml:space="preserve">(за исключением индивидуальных жилых зданий) </w:t>
      </w:r>
      <w:r w:rsidR="00BF0018" w:rsidRPr="004505C1">
        <w:rPr>
          <w:sz w:val="24"/>
          <w:szCs w:val="24"/>
        </w:rPr>
        <w:t>следует предусматривать</w:t>
      </w:r>
      <w:r w:rsidRPr="004505C1">
        <w:rPr>
          <w:sz w:val="24"/>
          <w:szCs w:val="24"/>
        </w:rPr>
        <w:t>, если: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имеется </w:t>
      </w:r>
      <w:r w:rsidR="00BF0018" w:rsidRPr="004505C1">
        <w:rPr>
          <w:sz w:val="24"/>
          <w:szCs w:val="24"/>
        </w:rPr>
        <w:t>один ввод</w:t>
      </w:r>
      <w:r w:rsidRPr="004505C1">
        <w:rPr>
          <w:sz w:val="24"/>
          <w:szCs w:val="24"/>
        </w:rPr>
        <w:t xml:space="preserve"> водопровода в </w:t>
      </w:r>
      <w:r w:rsidR="00BF0018" w:rsidRPr="004505C1">
        <w:rPr>
          <w:sz w:val="24"/>
          <w:szCs w:val="24"/>
        </w:rPr>
        <w:t>здание</w:t>
      </w:r>
      <w:r w:rsidRPr="004505C1">
        <w:rPr>
          <w:sz w:val="24"/>
          <w:szCs w:val="24"/>
        </w:rPr>
        <w:t>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счетчик воды не рассчитан на пропуск рас</w:t>
      </w:r>
      <w:r w:rsidR="00DA2608" w:rsidRPr="004505C1">
        <w:rPr>
          <w:sz w:val="24"/>
          <w:szCs w:val="24"/>
        </w:rPr>
        <w:t>четного</w:t>
      </w:r>
      <w:r w:rsidRPr="004505C1">
        <w:rPr>
          <w:sz w:val="24"/>
          <w:szCs w:val="24"/>
        </w:rPr>
        <w:t xml:space="preserve"> расхода воды (с учетом расхода</w:t>
      </w:r>
      <w:r w:rsidR="00480F9D" w:rsidRPr="004505C1">
        <w:rPr>
          <w:sz w:val="24"/>
          <w:szCs w:val="24"/>
        </w:rPr>
        <w:t xml:space="preserve"> воды</w:t>
      </w:r>
      <w:r w:rsidRPr="004505C1">
        <w:rPr>
          <w:sz w:val="24"/>
          <w:szCs w:val="24"/>
        </w:rPr>
        <w:t xml:space="preserve"> на пожаротушение).</w:t>
      </w:r>
    </w:p>
    <w:p w:rsidR="00365D98" w:rsidRDefault="00442756" w:rsidP="00F04956">
      <w:pPr>
        <w:ind w:firstLine="709"/>
        <w:jc w:val="both"/>
      </w:pPr>
      <w:r w:rsidRPr="004505C1">
        <w:t>12</w:t>
      </w:r>
      <w:r w:rsidR="007C06C1" w:rsidRPr="004505C1">
        <w:t xml:space="preserve">.11 </w:t>
      </w:r>
      <w:r w:rsidR="00F04956" w:rsidRPr="00F04956">
        <w:t>Все запорные устройства узла установки водосчетчика должны быть в открытом состоянии, а запорное устройство на обводной линии – опломбировано в закрытом состоянии. В том случае, если при расходе воды на пожаротушение не выполняются требования 12.16, автоматизацию открытия запорного устройства на обводной линии следует осуществлять в соответствии с алгоритмом, изложенным в СП 10.13130, СП 484.1311500</w:t>
      </w:r>
      <w:r w:rsidR="00365D98" w:rsidRPr="004505C1">
        <w:t>.</w:t>
      </w:r>
    </w:p>
    <w:p w:rsidR="00F04956" w:rsidRPr="004505C1" w:rsidRDefault="00F04956" w:rsidP="00142FBE">
      <w:pPr>
        <w:ind w:firstLine="709"/>
        <w:jc w:val="both"/>
      </w:pPr>
      <w:r w:rsidRPr="00E227BF">
        <w:rPr>
          <w:b/>
        </w:rPr>
        <w:t xml:space="preserve">(Измененная редакция, Изм. </w:t>
      </w:r>
      <w:r>
        <w:rPr>
          <w:b/>
        </w:rPr>
        <w:t>№ 3</w:t>
      </w:r>
      <w:r w:rsidRPr="00E227BF">
        <w:rPr>
          <w:b/>
        </w:rPr>
        <w:t>)</w:t>
      </w:r>
      <w:r>
        <w:rPr>
          <w:b/>
        </w:rPr>
        <w:t>.</w:t>
      </w:r>
    </w:p>
    <w:p w:rsidR="00365D98" w:rsidRDefault="006766BE" w:rsidP="00142FBE">
      <w:pPr>
        <w:ind w:firstLine="709"/>
        <w:jc w:val="both"/>
      </w:pPr>
      <w:r w:rsidRPr="004505C1">
        <w:t>12</w:t>
      </w:r>
      <w:r w:rsidR="00480F9D" w:rsidRPr="004505C1">
        <w:t xml:space="preserve">.12 </w:t>
      </w:r>
      <w:r w:rsidR="00365D98" w:rsidRPr="004505C1">
        <w:t>В системах</w:t>
      </w:r>
      <w:r w:rsidR="00F5040E" w:rsidRPr="004505C1">
        <w:t xml:space="preserve"> </w:t>
      </w:r>
      <w:r w:rsidR="00756A13" w:rsidRPr="004505C1">
        <w:t xml:space="preserve">горячего </w:t>
      </w:r>
      <w:r w:rsidR="00F5040E" w:rsidRPr="004505C1">
        <w:t xml:space="preserve">водоснабжения </w:t>
      </w:r>
      <w:r w:rsidR="00365D98" w:rsidRPr="004505C1">
        <w:t>устройство обводных линий у счетчиков не требуется. В</w:t>
      </w:r>
      <w:r w:rsidR="00480F9D" w:rsidRPr="004505C1">
        <w:t xml:space="preserve"> системе раздельного</w:t>
      </w:r>
      <w:r w:rsidRPr="004505C1">
        <w:t xml:space="preserve"> противопожарного </w:t>
      </w:r>
      <w:r w:rsidR="00F5040E" w:rsidRPr="004505C1">
        <w:t>водоснабжения</w:t>
      </w:r>
      <w:r w:rsidR="00365D98" w:rsidRPr="004505C1">
        <w:t xml:space="preserve"> счетчики воды не устанавливают.</w:t>
      </w:r>
      <w:r w:rsidR="000343F5" w:rsidRPr="004505C1">
        <w:t xml:space="preserve"> </w:t>
      </w:r>
      <w:r w:rsidR="00365D98" w:rsidRPr="004505C1">
        <w:t>При двух вводах водопровода допускается устанавливать счетчики воды на каждом вводе без обводных линий, если каждый из счетчиков соответствует требов</w:t>
      </w:r>
      <w:r w:rsidRPr="004505C1">
        <w:t>аниям 12</w:t>
      </w:r>
      <w:r w:rsidR="000567D3" w:rsidRPr="004505C1">
        <w:t>.16</w:t>
      </w:r>
      <w:r w:rsidR="00761FF8" w:rsidRPr="004505C1">
        <w:t>, перечисление</w:t>
      </w:r>
      <w:r w:rsidR="00365D98" w:rsidRPr="004505C1">
        <w:t xml:space="preserve"> </w:t>
      </w:r>
      <w:r w:rsidR="00B067ED" w:rsidRPr="004505C1">
        <w:t>б</w:t>
      </w:r>
      <w:r w:rsidR="00365D98" w:rsidRPr="004505C1">
        <w:t>)</w:t>
      </w:r>
      <w:r w:rsidR="00F04956">
        <w:t xml:space="preserve">, </w:t>
      </w:r>
      <w:r w:rsidR="00F04956" w:rsidRPr="00F04956">
        <w:t>за исключением случаев установки общего водомерного узла с одним счетчиком воды</w:t>
      </w:r>
      <w:r w:rsidR="00365D98" w:rsidRPr="004505C1">
        <w:t>.</w:t>
      </w:r>
    </w:p>
    <w:p w:rsidR="00F04956" w:rsidRPr="004505C1" w:rsidRDefault="00F04956" w:rsidP="00142FBE">
      <w:pPr>
        <w:ind w:firstLine="709"/>
        <w:jc w:val="both"/>
      </w:pPr>
      <w:r w:rsidRPr="00E227BF">
        <w:rPr>
          <w:b/>
        </w:rPr>
        <w:t xml:space="preserve">(Измененная редакция, Изм. </w:t>
      </w:r>
      <w:r>
        <w:rPr>
          <w:b/>
        </w:rPr>
        <w:t>№ 3</w:t>
      </w:r>
      <w:r w:rsidRPr="00E227BF">
        <w:rPr>
          <w:b/>
        </w:rPr>
        <w:t>)</w:t>
      </w:r>
      <w:r>
        <w:rPr>
          <w:b/>
        </w:rPr>
        <w:t>.</w:t>
      </w:r>
    </w:p>
    <w:p w:rsidR="00FB346A" w:rsidRPr="004505C1" w:rsidRDefault="00365D98" w:rsidP="00142FBE">
      <w:pPr>
        <w:ind w:firstLine="709"/>
        <w:jc w:val="both"/>
      </w:pPr>
      <w:r w:rsidRPr="004505C1">
        <w:t>1</w:t>
      </w:r>
      <w:r w:rsidR="006766BE" w:rsidRPr="004505C1">
        <w:t>2</w:t>
      </w:r>
      <w:r w:rsidR="000343F5" w:rsidRPr="004505C1">
        <w:t>.13</w:t>
      </w:r>
      <w:r w:rsidRPr="004505C1">
        <w:t xml:space="preserve"> </w:t>
      </w:r>
      <w:r w:rsidR="00FB346A" w:rsidRPr="004505C1">
        <w:t xml:space="preserve">Счетчики холодной и горячей воды, устанавливаемые в жилых и общественных зданиях (в том числе квартирные), должны иметь возможность дистанционной передачи данных. </w:t>
      </w:r>
    </w:p>
    <w:p w:rsidR="00FB346A" w:rsidRPr="004505C1" w:rsidRDefault="00FB346A" w:rsidP="00142FBE">
      <w:pPr>
        <w:ind w:firstLine="709"/>
        <w:jc w:val="both"/>
      </w:pPr>
      <w:r w:rsidRPr="004505C1">
        <w:t>Возможность передачи данных</w:t>
      </w:r>
      <w:r w:rsidR="00F20C25" w:rsidRPr="004505C1">
        <w:t xml:space="preserve"> счетчиком</w:t>
      </w:r>
      <w:r w:rsidRPr="004505C1">
        <w:t xml:space="preserve"> (с наличием выхода импульсов, цифровой выход типа RS-485 или с выходом по радиоканалу) определяется проектом.</w:t>
      </w:r>
    </w:p>
    <w:p w:rsidR="00FB346A" w:rsidRPr="004505C1" w:rsidRDefault="00FB346A" w:rsidP="00142FBE">
      <w:pPr>
        <w:pStyle w:val="a7"/>
        <w:spacing w:before="0" w:beforeAutospacing="0" w:after="0" w:afterAutospacing="0"/>
        <w:ind w:firstLine="709"/>
        <w:rPr>
          <w:rFonts w:ascii="Times New Roman" w:hAnsi="Times New Roman"/>
          <w:color w:val="auto"/>
          <w:sz w:val="24"/>
          <w:szCs w:val="24"/>
        </w:rPr>
      </w:pPr>
      <w:r w:rsidRPr="004505C1">
        <w:rPr>
          <w:rFonts w:ascii="Times New Roman" w:hAnsi="Times New Roman"/>
          <w:color w:val="auto"/>
          <w:sz w:val="24"/>
          <w:szCs w:val="24"/>
        </w:rPr>
        <w:t>Счетчики холодной и горячей воды следует устанавливать на вводах в каждую квартиру жилых зданий. Перед домовыми и квартирными водосчетчиками на металлических трубопроводах следует устанавливать механические или магнитно-механические фильтры. После водосчетчика следует устанавливать обратный клапан.</w:t>
      </w:r>
    </w:p>
    <w:p w:rsidR="00365D98" w:rsidRDefault="00365D98" w:rsidP="00142FBE">
      <w:pPr>
        <w:ind w:firstLine="709"/>
        <w:jc w:val="both"/>
      </w:pPr>
      <w:r w:rsidRPr="004505C1">
        <w:lastRenderedPageBreak/>
        <w:t>1</w:t>
      </w:r>
      <w:r w:rsidR="006766BE" w:rsidRPr="004505C1">
        <w:t>2</w:t>
      </w:r>
      <w:r w:rsidR="000343F5" w:rsidRPr="004505C1">
        <w:t>.14</w:t>
      </w:r>
      <w:r w:rsidRPr="004505C1">
        <w:t xml:space="preserve"> Диаметр </w:t>
      </w:r>
      <w:r w:rsidR="001613B6" w:rsidRPr="004505C1">
        <w:t xml:space="preserve">условного прохода счетчика воды </w:t>
      </w:r>
      <w:r w:rsidRPr="004505C1">
        <w:t>следует выбирать исходя из среднечасового расхода воды за период потребления (сутки, смену),</w:t>
      </w:r>
      <w:r w:rsidR="00F04956" w:rsidRPr="00F04956">
        <w:rPr>
          <w:rFonts w:eastAsia="Calibri"/>
          <w:sz w:val="28"/>
          <w:szCs w:val="20"/>
        </w:rPr>
        <w:t xml:space="preserve"> </w:t>
      </w:r>
      <w:r w:rsidR="00F04956" w:rsidRPr="00F04956">
        <w:t>который не должен превышать эксплуатационный расход, принимаемый согласно паспорту водосчетчика. Предварительный подбор осуществляется по данным таблицы 12.1</w:t>
      </w:r>
      <w:r w:rsidR="001613B6" w:rsidRPr="004505C1">
        <w:t>.</w:t>
      </w:r>
    </w:p>
    <w:p w:rsidR="00F04956" w:rsidRPr="004505C1" w:rsidRDefault="00F04956" w:rsidP="00142FBE">
      <w:pPr>
        <w:ind w:firstLine="709"/>
        <w:jc w:val="both"/>
      </w:pPr>
      <w:r w:rsidRPr="00E227BF">
        <w:rPr>
          <w:b/>
        </w:rPr>
        <w:t xml:space="preserve">(Измененная редакция, Изм. </w:t>
      </w:r>
      <w:r>
        <w:rPr>
          <w:b/>
        </w:rPr>
        <w:t>№ 3</w:t>
      </w:r>
      <w:r w:rsidRPr="00E227BF">
        <w:rPr>
          <w:b/>
        </w:rPr>
        <w:t>)</w:t>
      </w:r>
      <w:r>
        <w:rPr>
          <w:b/>
        </w:rPr>
        <w:t>.</w:t>
      </w:r>
    </w:p>
    <w:p w:rsidR="000F5D82" w:rsidRPr="004505C1" w:rsidRDefault="000F5D82" w:rsidP="00142FBE">
      <w:pPr>
        <w:ind w:firstLine="709"/>
        <w:jc w:val="both"/>
      </w:pPr>
    </w:p>
    <w:p w:rsidR="00D61351" w:rsidRPr="004505C1" w:rsidRDefault="00D61351" w:rsidP="00142FBE">
      <w:pPr>
        <w:spacing w:before="120" w:after="120"/>
        <w:ind w:right="-40"/>
      </w:pPr>
      <w:r w:rsidRPr="004505C1">
        <w:rPr>
          <w:bCs/>
          <w:spacing w:val="40"/>
        </w:rPr>
        <w:t xml:space="preserve">Таблица </w:t>
      </w:r>
      <w:r w:rsidR="006B2DA0" w:rsidRPr="004505C1">
        <w:t>1</w:t>
      </w:r>
      <w:r w:rsidRPr="004505C1">
        <w:t>2</w:t>
      </w:r>
      <w:r w:rsidR="006B2DA0" w:rsidRPr="004505C1">
        <w:t>.1</w:t>
      </w:r>
    </w:p>
    <w:tbl>
      <w:tblPr>
        <w:tblW w:w="502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29"/>
        <w:gridCol w:w="1028"/>
        <w:gridCol w:w="1434"/>
        <w:gridCol w:w="1120"/>
        <w:gridCol w:w="1751"/>
        <w:gridCol w:w="1490"/>
        <w:gridCol w:w="1630"/>
      </w:tblGrid>
      <w:tr w:rsidR="00D61351" w:rsidRPr="004505C1" w:rsidTr="00955F77">
        <w:trPr>
          <w:tblHeader/>
          <w:jc w:val="center"/>
        </w:trPr>
        <w:tc>
          <w:tcPr>
            <w:tcW w:w="4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41" w:name="i603131"/>
            <w:r w:rsidRPr="004505C1">
              <w:rPr>
                <w:bCs/>
                <w:sz w:val="20"/>
                <w:szCs w:val="20"/>
              </w:rPr>
              <w:t>Диаметр условного прохода счетчика, мм</w:t>
            </w:r>
            <w:bookmarkEnd w:id="41"/>
          </w:p>
        </w:tc>
        <w:tc>
          <w:tcPr>
            <w:tcW w:w="4523" w:type="pct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Параметры</w:t>
            </w:r>
          </w:p>
        </w:tc>
      </w:tr>
      <w:tr w:rsidR="00D61351" w:rsidRPr="004505C1" w:rsidTr="004971E9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ind w:firstLine="709"/>
              <w:jc w:val="center"/>
              <w:rPr>
                <w:sz w:val="20"/>
                <w:szCs w:val="20"/>
              </w:rPr>
            </w:pPr>
          </w:p>
        </w:tc>
        <w:tc>
          <w:tcPr>
            <w:tcW w:w="192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ind w:left="57" w:right="57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Расход воды, м</w:t>
            </w:r>
            <w:r w:rsidRPr="004505C1">
              <w:rPr>
                <w:bCs/>
                <w:sz w:val="20"/>
                <w:szCs w:val="20"/>
                <w:vertAlign w:val="superscript"/>
              </w:rPr>
              <w:t>3</w:t>
            </w:r>
            <w:r w:rsidRPr="004505C1">
              <w:rPr>
                <w:bCs/>
                <w:sz w:val="20"/>
                <w:szCs w:val="20"/>
              </w:rPr>
              <w:t>/ч</w:t>
            </w:r>
          </w:p>
        </w:tc>
        <w:tc>
          <w:tcPr>
            <w:tcW w:w="900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ind w:left="57" w:right="57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Порог чувствительности, м</w:t>
            </w:r>
            <w:r w:rsidRPr="004505C1">
              <w:rPr>
                <w:bCs/>
                <w:sz w:val="20"/>
                <w:szCs w:val="20"/>
                <w:vertAlign w:val="superscript"/>
              </w:rPr>
              <w:t>3</w:t>
            </w:r>
            <w:r w:rsidRPr="004505C1">
              <w:rPr>
                <w:bCs/>
                <w:sz w:val="20"/>
                <w:szCs w:val="20"/>
              </w:rPr>
              <w:t>/ч, не более</w:t>
            </w:r>
          </w:p>
        </w:tc>
        <w:tc>
          <w:tcPr>
            <w:tcW w:w="812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ind w:left="57" w:right="57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Максимальный объем воды за сутки, м</w:t>
            </w:r>
            <w:r w:rsidRPr="004505C1">
              <w:rPr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88" w:type="pct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ind w:left="57" w:right="57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 xml:space="preserve">Гидравлическое сопротивление счетчика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oMath>
            <w:r w:rsidRPr="004505C1">
              <w:rPr>
                <w:bCs/>
                <w:sz w:val="20"/>
                <w:szCs w:val="20"/>
              </w:rPr>
              <w:t>,</w:t>
            </w:r>
          </w:p>
          <w:p w:rsidR="00D61351" w:rsidRPr="004505C1" w:rsidRDefault="00864352" w:rsidP="00142FBE">
            <w:pPr>
              <w:spacing w:before="60" w:after="60"/>
              <w:ind w:left="57" w:right="57"/>
              <w:jc w:val="center"/>
              <w:rPr>
                <w:b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л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61351" w:rsidRPr="004505C1" w:rsidTr="004971E9">
        <w:trPr>
          <w:tblHeader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ind w:firstLine="709"/>
              <w:jc w:val="center"/>
              <w:rPr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Минималь</w:t>
            </w:r>
            <w:r w:rsidR="006B2DA0" w:rsidRPr="004505C1">
              <w:rPr>
                <w:bCs/>
                <w:sz w:val="20"/>
                <w:szCs w:val="20"/>
              </w:rPr>
              <w:t>-</w:t>
            </w:r>
          </w:p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ный</w:t>
            </w:r>
          </w:p>
        </w:tc>
        <w:tc>
          <w:tcPr>
            <w:tcW w:w="769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Эксплуатацион</w:t>
            </w:r>
            <w:r w:rsidR="006B2DA0" w:rsidRPr="004505C1">
              <w:rPr>
                <w:bCs/>
                <w:sz w:val="20"/>
                <w:szCs w:val="20"/>
              </w:rPr>
              <w:t>-</w:t>
            </w:r>
          </w:p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ный</w:t>
            </w:r>
          </w:p>
        </w:tc>
        <w:tc>
          <w:tcPr>
            <w:tcW w:w="629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Максималь</w:t>
            </w:r>
            <w:r w:rsidR="006B2DA0" w:rsidRPr="004505C1">
              <w:rPr>
                <w:bCs/>
                <w:sz w:val="20"/>
                <w:szCs w:val="20"/>
              </w:rPr>
              <w:t>-</w:t>
            </w:r>
          </w:p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4505C1">
              <w:rPr>
                <w:bCs/>
                <w:sz w:val="20"/>
                <w:szCs w:val="20"/>
              </w:rPr>
              <w:t>ный</w:t>
            </w:r>
          </w:p>
        </w:tc>
        <w:tc>
          <w:tcPr>
            <w:tcW w:w="9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ind w:firstLine="709"/>
              <w:jc w:val="center"/>
              <w:rPr>
                <w:sz w:val="20"/>
                <w:szCs w:val="20"/>
              </w:rPr>
            </w:pPr>
          </w:p>
        </w:tc>
        <w:tc>
          <w:tcPr>
            <w:tcW w:w="81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ind w:firstLine="709"/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ind w:firstLine="709"/>
              <w:jc w:val="center"/>
              <w:rPr>
                <w:sz w:val="20"/>
                <w:szCs w:val="20"/>
              </w:rPr>
            </w:pPr>
          </w:p>
        </w:tc>
      </w:tr>
      <w:tr w:rsidR="00D61351" w:rsidRPr="004505C1" w:rsidTr="000F5D82">
        <w:trPr>
          <w:trHeight w:hRule="exact" w:val="57"/>
          <w:jc w:val="center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</w:p>
        </w:tc>
      </w:tr>
      <w:tr w:rsidR="00D61351" w:rsidRPr="004505C1" w:rsidTr="000F5D82">
        <w:trPr>
          <w:jc w:val="center"/>
        </w:trPr>
        <w:tc>
          <w:tcPr>
            <w:tcW w:w="477" w:type="pct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526" w:type="pct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0,03</w:t>
            </w:r>
          </w:p>
        </w:tc>
        <w:tc>
          <w:tcPr>
            <w:tcW w:w="769" w:type="pct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1,2</w:t>
            </w:r>
          </w:p>
        </w:tc>
        <w:tc>
          <w:tcPr>
            <w:tcW w:w="629" w:type="pct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900" w:type="pct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0,015</w:t>
            </w:r>
          </w:p>
        </w:tc>
        <w:tc>
          <w:tcPr>
            <w:tcW w:w="812" w:type="pct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888" w:type="pct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14,5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0,05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0,025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70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5,18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0,07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2,8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0,035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100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2,64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32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0,1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0,05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140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1,3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0,16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6,4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0,08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230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0,5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0,3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0,15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450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0,143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65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1,5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70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0,6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610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810</w:t>
            </w:r>
            <w:r w:rsidRPr="004505C1">
              <w:rPr>
                <w:bCs/>
                <w:sz w:val="22"/>
                <w:szCs w:val="22"/>
              </w:rPr>
              <w:sym w:font="Symbol" w:char="F0D7"/>
            </w:r>
            <w:r w:rsidR="006B2DA0" w:rsidRPr="004505C1">
              <w:rPr>
                <w:bCs/>
                <w:sz w:val="22"/>
                <w:szCs w:val="22"/>
              </w:rPr>
              <w:t>10</w:t>
            </w:r>
            <w:r w:rsidR="006B2DA0" w:rsidRPr="004505C1">
              <w:rPr>
                <w:i/>
                <w:iCs/>
                <w:vertAlign w:val="superscript"/>
              </w:rPr>
              <w:t>–</w:t>
            </w:r>
            <w:r w:rsidR="006B2DA0" w:rsidRPr="004505C1">
              <w:rPr>
                <w:bCs/>
                <w:sz w:val="22"/>
                <w:szCs w:val="22"/>
                <w:vertAlign w:val="superscript"/>
              </w:rPr>
              <w:t>5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80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110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0,7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1300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264</w:t>
            </w:r>
            <w:r w:rsidRPr="004505C1">
              <w:rPr>
                <w:bCs/>
                <w:sz w:val="22"/>
                <w:szCs w:val="22"/>
              </w:rPr>
              <w:sym w:font="Symbol" w:char="F0D7"/>
            </w:r>
            <w:r w:rsidR="006B2DA0" w:rsidRPr="004505C1">
              <w:rPr>
                <w:bCs/>
                <w:sz w:val="22"/>
                <w:szCs w:val="22"/>
              </w:rPr>
              <w:t>10</w:t>
            </w:r>
            <w:r w:rsidR="006B2DA0" w:rsidRPr="004505C1">
              <w:rPr>
                <w:i/>
                <w:iCs/>
                <w:vertAlign w:val="superscript"/>
              </w:rPr>
              <w:t>–</w:t>
            </w:r>
            <w:r w:rsidR="006B2DA0" w:rsidRPr="004505C1">
              <w:rPr>
                <w:bCs/>
                <w:sz w:val="22"/>
                <w:szCs w:val="22"/>
                <w:vertAlign w:val="superscript"/>
              </w:rPr>
              <w:t>5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100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65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180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1,2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2350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76,6</w:t>
            </w:r>
            <w:r w:rsidRPr="004505C1">
              <w:rPr>
                <w:bCs/>
                <w:sz w:val="22"/>
                <w:szCs w:val="22"/>
              </w:rPr>
              <w:sym w:font="Symbol" w:char="F0D7"/>
            </w:r>
            <w:r w:rsidR="006B2DA0" w:rsidRPr="004505C1">
              <w:rPr>
                <w:bCs/>
                <w:sz w:val="22"/>
                <w:szCs w:val="22"/>
              </w:rPr>
              <w:t>10</w:t>
            </w:r>
            <w:r w:rsidR="006B2DA0" w:rsidRPr="004505C1">
              <w:rPr>
                <w:i/>
                <w:iCs/>
                <w:vertAlign w:val="superscript"/>
              </w:rPr>
              <w:t>–</w:t>
            </w:r>
            <w:r w:rsidR="006B2DA0" w:rsidRPr="004505C1">
              <w:rPr>
                <w:bCs/>
                <w:sz w:val="22"/>
                <w:szCs w:val="22"/>
                <w:vertAlign w:val="superscript"/>
              </w:rPr>
              <w:t>5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150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140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350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1,6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5100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13</w:t>
            </w:r>
            <w:r w:rsidRPr="004505C1">
              <w:rPr>
                <w:bCs/>
                <w:sz w:val="22"/>
                <w:szCs w:val="22"/>
              </w:rPr>
              <w:sym w:font="Symbol" w:char="F0D7"/>
            </w:r>
            <w:r w:rsidR="006B2DA0" w:rsidRPr="004505C1">
              <w:rPr>
                <w:bCs/>
                <w:sz w:val="22"/>
                <w:szCs w:val="22"/>
              </w:rPr>
              <w:t>10</w:t>
            </w:r>
            <w:r w:rsidR="006B2DA0" w:rsidRPr="004505C1">
              <w:rPr>
                <w:i/>
                <w:iCs/>
                <w:vertAlign w:val="superscript"/>
              </w:rPr>
              <w:t>–</w:t>
            </w:r>
            <w:r w:rsidR="006B2DA0" w:rsidRPr="004505C1">
              <w:rPr>
                <w:bCs/>
                <w:sz w:val="22"/>
                <w:szCs w:val="22"/>
                <w:vertAlign w:val="superscript"/>
              </w:rPr>
              <w:t>5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200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210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600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7600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3,5</w:t>
            </w:r>
            <w:r w:rsidRPr="004505C1">
              <w:rPr>
                <w:bCs/>
                <w:sz w:val="22"/>
                <w:szCs w:val="22"/>
              </w:rPr>
              <w:sym w:font="Symbol" w:char="F0D7"/>
            </w:r>
            <w:r w:rsidRPr="004505C1">
              <w:rPr>
                <w:bCs/>
                <w:sz w:val="22"/>
                <w:szCs w:val="22"/>
              </w:rPr>
              <w:t>10</w:t>
            </w:r>
            <w:r w:rsidR="006B2DA0" w:rsidRPr="004505C1">
              <w:rPr>
                <w:i/>
                <w:iCs/>
                <w:vertAlign w:val="superscript"/>
              </w:rPr>
              <w:t>–</w:t>
            </w:r>
            <w:r w:rsidRPr="004505C1">
              <w:rPr>
                <w:bCs/>
                <w:sz w:val="22"/>
                <w:szCs w:val="22"/>
                <w:vertAlign w:val="superscript"/>
              </w:rPr>
              <w:t>5</w:t>
            </w:r>
          </w:p>
        </w:tc>
      </w:tr>
      <w:tr w:rsidR="00D61351" w:rsidRPr="004505C1" w:rsidTr="007F45C4">
        <w:trPr>
          <w:jc w:val="center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250</w:t>
            </w:r>
          </w:p>
        </w:tc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380</w:t>
            </w:r>
          </w:p>
        </w:tc>
        <w:tc>
          <w:tcPr>
            <w:tcW w:w="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1000</w:t>
            </w:r>
          </w:p>
        </w:tc>
        <w:tc>
          <w:tcPr>
            <w:tcW w:w="9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13700</w:t>
            </w:r>
          </w:p>
        </w:tc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1351" w:rsidRPr="004505C1" w:rsidRDefault="00D61351" w:rsidP="00142FBE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 w:rsidRPr="004505C1">
              <w:rPr>
                <w:bCs/>
                <w:sz w:val="22"/>
                <w:szCs w:val="22"/>
              </w:rPr>
              <w:t>1,8</w:t>
            </w:r>
            <w:r w:rsidRPr="004505C1">
              <w:rPr>
                <w:bCs/>
                <w:sz w:val="22"/>
                <w:szCs w:val="22"/>
              </w:rPr>
              <w:sym w:font="Symbol" w:char="F0D7"/>
            </w:r>
            <w:r w:rsidR="006B2DA0" w:rsidRPr="004505C1">
              <w:rPr>
                <w:bCs/>
                <w:sz w:val="22"/>
                <w:szCs w:val="22"/>
              </w:rPr>
              <w:t>10</w:t>
            </w:r>
            <w:r w:rsidR="006B2DA0" w:rsidRPr="004505C1">
              <w:rPr>
                <w:i/>
                <w:iCs/>
                <w:vertAlign w:val="superscript"/>
              </w:rPr>
              <w:t>–</w:t>
            </w:r>
            <w:r w:rsidR="006B2DA0" w:rsidRPr="004505C1">
              <w:rPr>
                <w:bCs/>
                <w:sz w:val="22"/>
                <w:szCs w:val="22"/>
                <w:vertAlign w:val="superscript"/>
              </w:rPr>
              <w:t>5</w:t>
            </w:r>
          </w:p>
        </w:tc>
      </w:tr>
    </w:tbl>
    <w:p w:rsidR="000A3E3A" w:rsidRDefault="000A3E3A" w:rsidP="00142FBE">
      <w:pPr>
        <w:spacing w:before="120" w:after="120"/>
        <w:ind w:firstLine="709"/>
        <w:jc w:val="both"/>
      </w:pPr>
    </w:p>
    <w:p w:rsidR="005F4EDA" w:rsidRPr="004505C1" w:rsidRDefault="005F4EDA" w:rsidP="00142FBE">
      <w:pPr>
        <w:spacing w:before="120" w:after="120"/>
        <w:ind w:firstLine="709"/>
        <w:jc w:val="both"/>
      </w:pPr>
      <w:r w:rsidRPr="004505C1">
        <w:t xml:space="preserve">12.15 Потери напора (давления) в счетчиках </w:t>
      </w:r>
      <w:r w:rsidRPr="004505C1">
        <w:rPr>
          <w:i/>
        </w:rPr>
        <w:t>h</w:t>
      </w:r>
      <w:r w:rsidRPr="004505C1">
        <w:t xml:space="preserve">, м вод. ст., при максимальном расчетном расходе воды </w:t>
      </w:r>
      <m:oMath>
        <m:r>
          <w:rPr>
            <w:rFonts w:ascii="Cambria Math" w:hAnsi="Cambria Math"/>
          </w:rPr>
          <m:t>q (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  <w:vertAlign w:val="superscript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</w:rPr>
              <m:t>tot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  <w:vertAlign w:val="superscript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</w:rPr>
              <m:t>h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  <w:vertAlign w:val="superscript"/>
              </w:rPr>
              <m:t>q</m:t>
            </m:r>
          </m:e>
          <m:sup>
            <m:r>
              <w:rPr>
                <w:rFonts w:ascii="Cambria Math" w:hAnsi="Cambria Math"/>
                <w:vertAlign w:val="superscript"/>
              </w:rPr>
              <m:t>c</m:t>
            </m:r>
          </m:sup>
        </m:sSup>
        <m:r>
          <w:rPr>
            <w:rFonts w:ascii="Cambria Math" w:hAnsi="Cambria Math"/>
          </w:rPr>
          <m:t>)</m:t>
        </m:r>
      </m:oMath>
      <w:r w:rsidRPr="004505C1">
        <w:t>, л/с</w:t>
      </w:r>
      <w:r w:rsidR="00761FF8" w:rsidRPr="004505C1">
        <w:t>, следует определять по формуле</w:t>
      </w:r>
    </w:p>
    <w:p w:rsidR="00290C6D" w:rsidRPr="004505C1" w:rsidRDefault="00290C6D" w:rsidP="00142FBE">
      <w:pPr>
        <w:ind w:left="3402" w:firstLine="709"/>
        <w:jc w:val="both"/>
      </w:pPr>
      <m:oMath>
        <m:r>
          <w:rPr>
            <w:rFonts w:ascii="Cambria Math" w:hAnsi="Cambria Math"/>
          </w:rPr>
          <m:t>h=S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sup>
        </m:sSup>
      </m:oMath>
      <w:r w:rsidR="0080025C" w:rsidRPr="004505C1">
        <w:t>,</w:t>
      </w:r>
      <w:r w:rsidRPr="004505C1">
        <w:tab/>
      </w:r>
      <w:r w:rsidRPr="004505C1">
        <w:tab/>
      </w:r>
      <w:r w:rsidR="00D61351" w:rsidRPr="004505C1">
        <w:tab/>
      </w:r>
      <w:r w:rsidRPr="004505C1">
        <w:tab/>
      </w:r>
      <w:r w:rsidR="0080025C" w:rsidRPr="004505C1">
        <w:tab/>
      </w:r>
      <w:r w:rsidRPr="004505C1">
        <w:t>(1</w:t>
      </w:r>
      <w:r w:rsidR="00A8714A" w:rsidRPr="004505C1">
        <w:t>8</w:t>
      </w:r>
      <w:r w:rsidRPr="004505C1">
        <w:t>)</w:t>
      </w:r>
    </w:p>
    <w:p w:rsidR="00F04956" w:rsidRDefault="00290C6D" w:rsidP="00142FBE">
      <w:pPr>
        <w:jc w:val="both"/>
      </w:pPr>
      <w:r w:rsidRPr="004505C1">
        <w:t xml:space="preserve">где </w:t>
      </w:r>
      <m:oMath>
        <m:r>
          <w:rPr>
            <w:rFonts w:ascii="Cambria Math" w:hAnsi="Cambria Math"/>
          </w:rPr>
          <m:t>S</m:t>
        </m:r>
      </m:oMath>
      <w:r w:rsidRPr="004505C1">
        <w:t xml:space="preserve"> </w:t>
      </w:r>
      <w:r w:rsidR="00D61351" w:rsidRPr="004505C1">
        <w:t>‒</w:t>
      </w:r>
      <w:r w:rsidRPr="004505C1">
        <w:t xml:space="preserve"> гидравлическое сопротивление счетчика, принимаемое </w:t>
      </w:r>
      <w:r w:rsidR="00F04956">
        <w:t>согласно паспорту водосчетчика</w:t>
      </w:r>
      <w:r w:rsidR="00A52258" w:rsidRPr="004505C1">
        <w:t>.</w:t>
      </w:r>
    </w:p>
    <w:p w:rsidR="00290C6D" w:rsidRPr="004505C1" w:rsidRDefault="00F04956" w:rsidP="00F04956">
      <w:pPr>
        <w:ind w:firstLine="709"/>
        <w:jc w:val="both"/>
      </w:pPr>
      <w:r w:rsidRPr="00E227BF">
        <w:rPr>
          <w:b/>
        </w:rPr>
        <w:t xml:space="preserve">(Измененная редакция, Изм. </w:t>
      </w:r>
      <w:r>
        <w:rPr>
          <w:b/>
        </w:rPr>
        <w:t>№ 3</w:t>
      </w:r>
      <w:r w:rsidRPr="00E227BF">
        <w:rPr>
          <w:b/>
        </w:rPr>
        <w:t>)</w:t>
      </w:r>
      <w:r>
        <w:rPr>
          <w:b/>
        </w:rPr>
        <w:t>.</w:t>
      </w:r>
      <w:hyperlink r:id="rId19" w:anchor="i603131" w:tooltip="Таблица 4" w:history="1"/>
    </w:p>
    <w:p w:rsidR="00EC305A" w:rsidRPr="004505C1" w:rsidRDefault="00EC305A" w:rsidP="00142FBE">
      <w:pPr>
        <w:spacing w:before="120"/>
        <w:ind w:firstLine="709"/>
        <w:jc w:val="both"/>
      </w:pPr>
      <w:r w:rsidRPr="004505C1">
        <w:t xml:space="preserve">12.16 </w:t>
      </w:r>
      <w:r w:rsidR="00F04956" w:rsidRPr="00F04956">
        <w:t>Счетчик с диаметром условного прохода, выбранным в соответствии с требованиями 12.14, следует проверять</w:t>
      </w:r>
      <w:r w:rsidRPr="004505C1">
        <w:t>:</w:t>
      </w:r>
    </w:p>
    <w:p w:rsidR="00A8714A" w:rsidRPr="004505C1" w:rsidRDefault="00EC305A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 xml:space="preserve">а) </w:t>
      </w:r>
      <w:r w:rsidRPr="004505C1">
        <w:tab/>
        <w:t xml:space="preserve">на пропуск максимального (расчетного) секундного расхода воды; при этом потери напора (давления) в счетчиках холодной воды не должны превышать: </w:t>
      </w:r>
      <w:r w:rsidR="00A8714A" w:rsidRPr="004505C1">
        <w:t xml:space="preserve">5 м вод. ст. (0,05 МПа) </w:t>
      </w:r>
      <w:r w:rsidR="000A561A" w:rsidRPr="004505C1">
        <w:rPr>
          <w:i/>
          <w:iCs/>
        </w:rPr>
        <w:t>–</w:t>
      </w:r>
      <w:r w:rsidR="00A8714A" w:rsidRPr="004505C1">
        <w:t xml:space="preserve"> для крыльчатых и 2,5 м вод. ст. (0,025 МПа) </w:t>
      </w:r>
      <w:r w:rsidR="000A561A" w:rsidRPr="004505C1">
        <w:rPr>
          <w:i/>
          <w:iCs/>
        </w:rPr>
        <w:t>–</w:t>
      </w:r>
      <w:r w:rsidR="00A8714A" w:rsidRPr="004505C1">
        <w:t xml:space="preserve"> для турбинных счетчиков;</w:t>
      </w:r>
    </w:p>
    <w:p w:rsidR="00EC305A" w:rsidRPr="004505C1" w:rsidRDefault="00A8714A" w:rsidP="00F04956">
      <w:pPr>
        <w:tabs>
          <w:tab w:val="left" w:pos="851"/>
          <w:tab w:val="left" w:pos="993"/>
        </w:tabs>
        <w:ind w:firstLine="709"/>
        <w:jc w:val="both"/>
      </w:pPr>
      <w:r w:rsidRPr="004505C1">
        <w:t xml:space="preserve">б) на пропуск максимального (расчетного) секундного расхода воды с учетом подачи расчетного расхода воды на внутреннее пожаротушение; при этом потери давления в счетчике не должны превышать 10 м вод. ст. (0,1 МПа) </w:t>
      </w:r>
      <w:r w:rsidR="000A561A" w:rsidRPr="004505C1">
        <w:rPr>
          <w:i/>
          <w:iCs/>
        </w:rPr>
        <w:t>–</w:t>
      </w:r>
      <w:r w:rsidRPr="004505C1">
        <w:t xml:space="preserve"> для крыльчатых и 5 м вод. ст. (0,05 МПа) </w:t>
      </w:r>
      <w:r w:rsidR="000A561A" w:rsidRPr="004505C1">
        <w:rPr>
          <w:i/>
          <w:iCs/>
        </w:rPr>
        <w:t>–</w:t>
      </w:r>
      <w:r w:rsidRPr="004505C1">
        <w:t xml:space="preserve"> для турбинных счетчиков</w:t>
      </w:r>
      <w:r w:rsidR="00F04956">
        <w:t>.</w:t>
      </w:r>
    </w:p>
    <w:p w:rsidR="00445AD8" w:rsidRPr="00E227BF" w:rsidRDefault="00445AD8" w:rsidP="00445AD8">
      <w:pPr>
        <w:pStyle w:val="aff4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</w:t>
      </w:r>
      <w:r w:rsidR="00F04956">
        <w:rPr>
          <w:rFonts w:ascii="Times New Roman" w:hAnsi="Times New Roman"/>
          <w:b/>
          <w:sz w:val="24"/>
          <w:szCs w:val="24"/>
        </w:rPr>
        <w:t>, № 3</w:t>
      </w:r>
      <w:r w:rsidRPr="00E227BF">
        <w:rPr>
          <w:rFonts w:ascii="Times New Roman" w:hAnsi="Times New Roman"/>
          <w:b/>
          <w:sz w:val="24"/>
          <w:szCs w:val="24"/>
        </w:rPr>
        <w:t>).</w:t>
      </w:r>
    </w:p>
    <w:p w:rsidR="00F04956" w:rsidRPr="00F04956" w:rsidRDefault="009E60FB" w:rsidP="00F04956">
      <w:pPr>
        <w:ind w:firstLine="709"/>
        <w:jc w:val="both"/>
      </w:pPr>
      <w:r w:rsidRPr="004505C1">
        <w:lastRenderedPageBreak/>
        <w:t xml:space="preserve">12.17 </w:t>
      </w:r>
      <w:r w:rsidR="00F04956" w:rsidRPr="00F04956">
        <w:t xml:space="preserve">При необходимости измерения расхода воды и невозможности использовать для этой цели тахометрические счетчики воды следует применять расходомеры других типов. </w:t>
      </w:r>
    </w:p>
    <w:p w:rsidR="00F04956" w:rsidRPr="00F04956" w:rsidRDefault="00F04956" w:rsidP="00F04956">
      <w:pPr>
        <w:ind w:firstLine="709"/>
        <w:jc w:val="both"/>
      </w:pPr>
      <w:r w:rsidRPr="00F04956">
        <w:t xml:space="preserve">Выбор диаметра условного прохода и установку расходомеров следует проводить согласно требованиям соответствующих технических условий на проектирование: </w:t>
      </w:r>
    </w:p>
    <w:p w:rsidR="00F04956" w:rsidRPr="00F04956" w:rsidRDefault="00F04956" w:rsidP="00F04956">
      <w:pPr>
        <w:ind w:firstLine="709"/>
        <w:jc w:val="both"/>
      </w:pPr>
      <w:r w:rsidRPr="00F04956">
        <w:t xml:space="preserve">- счетчика метрологического класса C (по ГОСТ Р 50193.1); </w:t>
      </w:r>
    </w:p>
    <w:p w:rsidR="009E60FB" w:rsidRDefault="00F04956" w:rsidP="00F04956">
      <w:pPr>
        <w:ind w:firstLine="709"/>
        <w:jc w:val="both"/>
      </w:pPr>
      <w:r w:rsidRPr="00F04956">
        <w:t>- нескольких счетчиков одинакового диаметра (устанавливаются параллельно), число которых определяется расчетом при условии выполнения требований 12.16.</w:t>
      </w:r>
    </w:p>
    <w:p w:rsidR="00F04956" w:rsidRPr="004505C1" w:rsidRDefault="00F04956" w:rsidP="00142FBE">
      <w:pPr>
        <w:pStyle w:val="37"/>
        <w:spacing w:before="0" w:after="0"/>
        <w:rPr>
          <w:sz w:val="24"/>
          <w:szCs w:val="24"/>
        </w:rPr>
      </w:pPr>
      <w:r w:rsidRPr="00E227BF">
        <w:rPr>
          <w:b/>
          <w:sz w:val="24"/>
          <w:szCs w:val="24"/>
        </w:rPr>
        <w:t>(Измененная редакция, Изм. №</w:t>
      </w:r>
      <w:r>
        <w:rPr>
          <w:b/>
          <w:sz w:val="24"/>
          <w:szCs w:val="24"/>
        </w:rPr>
        <w:t xml:space="preserve"> 3</w:t>
      </w:r>
      <w:r w:rsidRPr="00E227BF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:rsidR="00365D98" w:rsidRPr="004505C1" w:rsidRDefault="00365D98" w:rsidP="00142FBE">
      <w:pPr>
        <w:spacing w:before="240" w:after="120"/>
        <w:ind w:firstLine="709"/>
        <w:jc w:val="both"/>
        <w:rPr>
          <w:b/>
        </w:rPr>
      </w:pPr>
      <w:bookmarkStart w:id="42" w:name="_Toc35775089"/>
      <w:r w:rsidRPr="004505C1">
        <w:rPr>
          <w:b/>
        </w:rPr>
        <w:t>1</w:t>
      </w:r>
      <w:r w:rsidR="00DE6E7F" w:rsidRPr="004505C1">
        <w:rPr>
          <w:b/>
        </w:rPr>
        <w:t xml:space="preserve">3 </w:t>
      </w:r>
      <w:r w:rsidRPr="004505C1">
        <w:rPr>
          <w:b/>
        </w:rPr>
        <w:t>Насосные установки</w:t>
      </w:r>
      <w:bookmarkEnd w:id="42"/>
      <w:r w:rsidR="00416816" w:rsidRPr="004505C1">
        <w:rPr>
          <w:b/>
        </w:rPr>
        <w:t xml:space="preserve"> </w:t>
      </w:r>
    </w:p>
    <w:p w:rsidR="00365D98" w:rsidRPr="004505C1" w:rsidRDefault="00365D98" w:rsidP="00142FBE">
      <w:pPr>
        <w:ind w:firstLine="709"/>
        <w:jc w:val="both"/>
        <w:rPr>
          <w:bCs/>
        </w:rPr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Pr="004505C1">
        <w:rPr>
          <w:bCs/>
        </w:rPr>
        <w:t>.1 При постоянном или п</w:t>
      </w:r>
      <w:r w:rsidR="00BC0D57" w:rsidRPr="004505C1">
        <w:rPr>
          <w:bCs/>
        </w:rPr>
        <w:t>ериодическом недостатке напора (давления) в системах</w:t>
      </w:r>
      <w:r w:rsidRPr="004505C1">
        <w:rPr>
          <w:bCs/>
        </w:rPr>
        <w:t xml:space="preserve"> </w:t>
      </w:r>
      <w:r w:rsidR="00F17CBB" w:rsidRPr="004505C1">
        <w:rPr>
          <w:bCs/>
        </w:rPr>
        <w:t xml:space="preserve">холодного и горячего </w:t>
      </w:r>
      <w:r w:rsidR="00F5040E" w:rsidRPr="004505C1">
        <w:t>водоснабжения</w:t>
      </w:r>
      <w:r w:rsidRPr="004505C1">
        <w:rPr>
          <w:bCs/>
        </w:rPr>
        <w:t>, а также при необходимости поддержания прину</w:t>
      </w:r>
      <w:r w:rsidR="00BC0D57" w:rsidRPr="004505C1">
        <w:rPr>
          <w:bCs/>
        </w:rPr>
        <w:t>дительной циркуляции в</w:t>
      </w:r>
      <w:r w:rsidRPr="004505C1">
        <w:rPr>
          <w:bCs/>
        </w:rPr>
        <w:t xml:space="preserve"> системе </w:t>
      </w:r>
      <w:r w:rsidR="00F17CBB" w:rsidRPr="004505C1">
        <w:rPr>
          <w:bCs/>
        </w:rPr>
        <w:t xml:space="preserve">горячего </w:t>
      </w:r>
      <w:r w:rsidR="00F5040E" w:rsidRPr="004505C1">
        <w:t>водоснабжения</w:t>
      </w:r>
      <w:r w:rsidR="00D206FA" w:rsidRPr="004505C1">
        <w:rPr>
          <w:bCs/>
        </w:rPr>
        <w:t xml:space="preserve"> следует</w:t>
      </w:r>
      <w:r w:rsidRPr="004505C1">
        <w:rPr>
          <w:bCs/>
        </w:rPr>
        <w:t xml:space="preserve"> предусматривать устройство насосных установок.</w:t>
      </w:r>
    </w:p>
    <w:p w:rsidR="00D47E44" w:rsidRPr="004505C1" w:rsidRDefault="00D47E44" w:rsidP="00142FBE">
      <w:pPr>
        <w:ind w:firstLine="709"/>
        <w:jc w:val="both"/>
        <w:rPr>
          <w:bCs/>
        </w:rPr>
      </w:pPr>
      <w:r w:rsidRPr="004505C1">
        <w:rPr>
          <w:bCs/>
        </w:rPr>
        <w:t>13.2 Тип насосной установки и режим ее работы следует определять на основании технико-экономического сравнения разработанных вариантов:</w:t>
      </w:r>
    </w:p>
    <w:p w:rsidR="00D47E44" w:rsidRPr="004505C1" w:rsidRDefault="00D47E44" w:rsidP="00142FBE">
      <w:pPr>
        <w:ind w:firstLine="709"/>
        <w:jc w:val="both"/>
        <w:rPr>
          <w:bCs/>
        </w:rPr>
      </w:pPr>
      <w:r w:rsidRPr="004505C1">
        <w:rPr>
          <w:bCs/>
        </w:rPr>
        <w:t>- непрерывно или периодически действующих насосов при отсутствии регулирующих емкостей;</w:t>
      </w:r>
    </w:p>
    <w:p w:rsidR="00D47E44" w:rsidRPr="004505C1" w:rsidRDefault="00D47E44" w:rsidP="00142FBE">
      <w:pPr>
        <w:ind w:firstLine="709"/>
        <w:jc w:val="both"/>
        <w:rPr>
          <w:bCs/>
        </w:rPr>
      </w:pPr>
      <w:r w:rsidRPr="004505C1">
        <w:rPr>
          <w:bCs/>
        </w:rPr>
        <w:t>- насосов производительностью</w:t>
      </w:r>
      <w:r w:rsidR="00E34949" w:rsidRPr="004505C1">
        <w:rPr>
          <w:bCs/>
        </w:rPr>
        <w:t>,</w:t>
      </w:r>
      <w:r w:rsidRPr="004505C1">
        <w:rPr>
          <w:bCs/>
        </w:rPr>
        <w:t xml:space="preserve"> ра</w:t>
      </w:r>
      <w:r w:rsidR="009D5431" w:rsidRPr="004505C1">
        <w:rPr>
          <w:bCs/>
        </w:rPr>
        <w:t xml:space="preserve">вной или превышающей максимальный </w:t>
      </w:r>
      <w:r w:rsidRPr="004505C1">
        <w:rPr>
          <w:bCs/>
        </w:rPr>
        <w:t>часовой расход воды</w:t>
      </w:r>
      <w:r w:rsidR="00A44E95" w:rsidRPr="004505C1">
        <w:rPr>
          <w:bCs/>
        </w:rPr>
        <w:t xml:space="preserve"> работающих в повторно-кратковременном режиме совместно с гидропневматическими водонапорными баками или баками мембранного типа;</w:t>
      </w:r>
    </w:p>
    <w:p w:rsidR="00A44E95" w:rsidRPr="004505C1" w:rsidRDefault="00A44E95" w:rsidP="00142FBE">
      <w:pPr>
        <w:ind w:firstLine="709"/>
        <w:jc w:val="both"/>
        <w:rPr>
          <w:bCs/>
        </w:rPr>
      </w:pPr>
      <w:r w:rsidRPr="004505C1">
        <w:rPr>
          <w:bCs/>
        </w:rPr>
        <w:t>- непрерывно или периодически действующих насосов производительностью менее максимального часового расхода воды, работающих совместно с аккумулирующей емкостью.</w:t>
      </w:r>
    </w:p>
    <w:p w:rsidR="00910D84" w:rsidRPr="004505C1" w:rsidRDefault="00365D98" w:rsidP="00142FBE">
      <w:pPr>
        <w:ind w:firstLine="709"/>
        <w:jc w:val="both"/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Pr="004505C1">
        <w:rPr>
          <w:bCs/>
        </w:rPr>
        <w:t>.3 Насосные установки, подающие воду в здания на хозяйственно-пить</w:t>
      </w:r>
      <w:r w:rsidR="00D206FA" w:rsidRPr="004505C1">
        <w:rPr>
          <w:bCs/>
        </w:rPr>
        <w:t>евые нужды,</w:t>
      </w:r>
      <w:r w:rsidRPr="004505C1">
        <w:rPr>
          <w:bCs/>
        </w:rPr>
        <w:t xml:space="preserve"> допускается располагать в этих зданиях, а также в помещениях </w:t>
      </w:r>
      <w:r w:rsidR="00EE4388" w:rsidRPr="004505C1">
        <w:rPr>
          <w:bCs/>
        </w:rPr>
        <w:t>ИТП</w:t>
      </w:r>
      <w:r w:rsidRPr="004505C1">
        <w:rPr>
          <w:bCs/>
        </w:rPr>
        <w:t>, бойлерных и котельных</w:t>
      </w:r>
      <w:r w:rsidR="00416816" w:rsidRPr="004505C1">
        <w:rPr>
          <w:bCs/>
        </w:rPr>
        <w:t xml:space="preserve"> с учетом требований по защите от шума и вибраций</w:t>
      </w:r>
      <w:r w:rsidR="00971E60" w:rsidRPr="004505C1">
        <w:rPr>
          <w:bCs/>
        </w:rPr>
        <w:t xml:space="preserve"> в соответствии с </w:t>
      </w:r>
      <w:r w:rsidR="00930B20" w:rsidRPr="004505C1">
        <w:rPr>
          <w:bCs/>
        </w:rPr>
        <w:t xml:space="preserve">требованиями </w:t>
      </w:r>
      <w:r w:rsidR="00F04956">
        <w:rPr>
          <w:bCs/>
        </w:rPr>
        <w:t>[18]</w:t>
      </w:r>
      <w:r w:rsidR="00416816" w:rsidRPr="004505C1">
        <w:rPr>
          <w:bCs/>
        </w:rPr>
        <w:t>.</w:t>
      </w:r>
      <w:r w:rsidR="00E05ED9" w:rsidRPr="004505C1">
        <w:rPr>
          <w:bCs/>
        </w:rPr>
        <w:t xml:space="preserve"> </w:t>
      </w:r>
      <w:r w:rsidR="00910D84" w:rsidRPr="004505C1">
        <w:rPr>
          <w:bCs/>
        </w:rPr>
        <w:t>Насосные установки</w:t>
      </w:r>
      <w:r w:rsidR="00910D84" w:rsidRPr="004505C1">
        <w:t xml:space="preserve"> данных систем должны </w:t>
      </w:r>
      <w:r w:rsidR="00BF19C0" w:rsidRPr="004505C1">
        <w:t>соответствовать требованиям [1</w:t>
      </w:r>
      <w:r w:rsidR="001F762B" w:rsidRPr="004505C1">
        <w:t>1</w:t>
      </w:r>
      <w:r w:rsidR="00BF19C0" w:rsidRPr="004505C1">
        <w:t>]</w:t>
      </w:r>
      <w:r w:rsidR="00910D84" w:rsidRPr="004505C1">
        <w:t>.</w:t>
      </w:r>
    </w:p>
    <w:p w:rsidR="006D44BB" w:rsidRPr="004505C1" w:rsidRDefault="006D44BB" w:rsidP="006D44BB">
      <w:pPr>
        <w:pStyle w:val="formattext"/>
        <w:spacing w:before="0" w:after="0"/>
        <w:ind w:firstLine="709"/>
        <w:jc w:val="both"/>
      </w:pPr>
      <w:r w:rsidRPr="00E227BF">
        <w:rPr>
          <w:b/>
        </w:rPr>
        <w:t>(Измененная редакция, Изм. № 2</w:t>
      </w:r>
      <w:r w:rsidR="00F04956">
        <w:rPr>
          <w:b/>
        </w:rPr>
        <w:t>, № 3</w:t>
      </w:r>
      <w:r w:rsidRPr="00E227BF">
        <w:rPr>
          <w:b/>
        </w:rPr>
        <w:t>).</w:t>
      </w:r>
    </w:p>
    <w:p w:rsidR="005C6CB4" w:rsidRPr="004505C1" w:rsidRDefault="00DE6E7F" w:rsidP="00142FBE">
      <w:pPr>
        <w:ind w:firstLine="709"/>
        <w:jc w:val="both"/>
        <w:rPr>
          <w:rStyle w:val="a5"/>
          <w:i w:val="0"/>
        </w:rPr>
      </w:pPr>
      <w:r w:rsidRPr="00F04956">
        <w:rPr>
          <w:rStyle w:val="a5"/>
          <w:b/>
          <w:bCs/>
          <w:i w:val="0"/>
        </w:rPr>
        <w:t>13</w:t>
      </w:r>
      <w:r w:rsidR="00D12996" w:rsidRPr="00F04956">
        <w:rPr>
          <w:rStyle w:val="a5"/>
          <w:b/>
          <w:bCs/>
          <w:i w:val="0"/>
        </w:rPr>
        <w:t>.4</w:t>
      </w:r>
      <w:r w:rsidR="00D12996" w:rsidRPr="004505C1">
        <w:rPr>
          <w:rStyle w:val="a5"/>
          <w:i w:val="0"/>
        </w:rPr>
        <w:t xml:space="preserve"> </w:t>
      </w:r>
      <w:r w:rsidR="00F04956" w:rsidRPr="00E227BF">
        <w:rPr>
          <w:b/>
        </w:rPr>
        <w:t>(И</w:t>
      </w:r>
      <w:r w:rsidR="00F04956">
        <w:rPr>
          <w:b/>
        </w:rPr>
        <w:t>сключен</w:t>
      </w:r>
      <w:r w:rsidR="00F04956" w:rsidRPr="00E227BF">
        <w:rPr>
          <w:b/>
        </w:rPr>
        <w:t>, Изм. №</w:t>
      </w:r>
      <w:r w:rsidR="00F04956">
        <w:rPr>
          <w:b/>
        </w:rPr>
        <w:t xml:space="preserve"> 3</w:t>
      </w:r>
      <w:r w:rsidR="00F04956" w:rsidRPr="00E227BF">
        <w:rPr>
          <w:b/>
        </w:rPr>
        <w:t>)</w:t>
      </w:r>
      <w:r w:rsidR="00F04956">
        <w:rPr>
          <w:b/>
        </w:rPr>
        <w:t>.</w:t>
      </w:r>
    </w:p>
    <w:p w:rsidR="005A554C" w:rsidRPr="004505C1" w:rsidRDefault="005A554C" w:rsidP="00142FBE">
      <w:pPr>
        <w:ind w:firstLine="709"/>
        <w:jc w:val="both"/>
        <w:rPr>
          <w:bCs/>
        </w:rPr>
      </w:pPr>
      <w:r w:rsidRPr="004505C1">
        <w:rPr>
          <w:rStyle w:val="a5"/>
          <w:i w:val="0"/>
        </w:rPr>
        <w:t>13.5 Помещения с гидропневматическими баками не допускается располагать непосредственно (рядом, сверху, снизу) с помещениями, где возможно одновременное пребывание большого числа людей ‒ 50 человек и более (зрительный зал, сцена, гардеробная и т.</w:t>
      </w:r>
      <w:r w:rsidR="00955F77" w:rsidRPr="004505C1">
        <w:rPr>
          <w:rStyle w:val="a5"/>
          <w:i w:val="0"/>
        </w:rPr>
        <w:t xml:space="preserve"> </w:t>
      </w:r>
      <w:r w:rsidRPr="004505C1">
        <w:rPr>
          <w:rStyle w:val="a5"/>
          <w:i w:val="0"/>
        </w:rPr>
        <w:t>п.).</w:t>
      </w:r>
      <w:r w:rsidR="00971E60" w:rsidRPr="004505C1">
        <w:rPr>
          <w:rStyle w:val="a5"/>
          <w:i w:val="0"/>
        </w:rPr>
        <w:t xml:space="preserve"> </w:t>
      </w:r>
      <w:r w:rsidR="00E34949" w:rsidRPr="004505C1">
        <w:rPr>
          <w:rStyle w:val="a5"/>
          <w:i w:val="0"/>
        </w:rPr>
        <w:t>Требования к расположению г</w:t>
      </w:r>
      <w:r w:rsidR="00971E60" w:rsidRPr="004505C1">
        <w:rPr>
          <w:bCs/>
        </w:rPr>
        <w:t>идропневматически</w:t>
      </w:r>
      <w:r w:rsidR="00E34949" w:rsidRPr="004505C1">
        <w:rPr>
          <w:bCs/>
        </w:rPr>
        <w:t>х</w:t>
      </w:r>
      <w:r w:rsidR="00971E60" w:rsidRPr="004505C1">
        <w:rPr>
          <w:bCs/>
        </w:rPr>
        <w:t xml:space="preserve"> бак</w:t>
      </w:r>
      <w:r w:rsidR="00E34949" w:rsidRPr="004505C1">
        <w:rPr>
          <w:bCs/>
        </w:rPr>
        <w:t>ов</w:t>
      </w:r>
      <w:r w:rsidR="00971E60" w:rsidRPr="004505C1">
        <w:rPr>
          <w:bCs/>
        </w:rPr>
        <w:t xml:space="preserve"> </w:t>
      </w:r>
      <w:r w:rsidR="00A07BB9" w:rsidRPr="004505C1">
        <w:rPr>
          <w:bCs/>
        </w:rPr>
        <w:t>на</w:t>
      </w:r>
      <w:r w:rsidR="00971E60" w:rsidRPr="004505C1">
        <w:rPr>
          <w:bCs/>
        </w:rPr>
        <w:t xml:space="preserve"> технических этажах</w:t>
      </w:r>
      <w:r w:rsidR="00E34949" w:rsidRPr="004505C1">
        <w:rPr>
          <w:bCs/>
        </w:rPr>
        <w:t xml:space="preserve"> приведены в</w:t>
      </w:r>
      <w:r w:rsidR="00EE4388" w:rsidRPr="004505C1">
        <w:rPr>
          <w:bCs/>
        </w:rPr>
        <w:t xml:space="preserve"> [</w:t>
      </w:r>
      <w:r w:rsidR="001F762B" w:rsidRPr="004505C1">
        <w:rPr>
          <w:bCs/>
        </w:rPr>
        <w:t>7</w:t>
      </w:r>
      <w:r w:rsidR="00EE4388" w:rsidRPr="004505C1">
        <w:rPr>
          <w:bCs/>
        </w:rPr>
        <w:t>]</w:t>
      </w:r>
      <w:r w:rsidR="00971E60" w:rsidRPr="004505C1">
        <w:rPr>
          <w:bCs/>
        </w:rPr>
        <w:t>.</w:t>
      </w:r>
    </w:p>
    <w:p w:rsidR="00365D98" w:rsidRDefault="00365D98" w:rsidP="00142FBE">
      <w:pPr>
        <w:ind w:firstLine="709"/>
        <w:jc w:val="both"/>
      </w:pPr>
      <w:r w:rsidRPr="004505C1">
        <w:rPr>
          <w:bCs/>
        </w:rPr>
        <w:t>1</w:t>
      </w:r>
      <w:r w:rsidR="00DE6E7F" w:rsidRPr="004505C1">
        <w:rPr>
          <w:bCs/>
        </w:rPr>
        <w:t>3.</w:t>
      </w:r>
      <w:r w:rsidR="005A554C" w:rsidRPr="004505C1">
        <w:rPr>
          <w:bCs/>
        </w:rPr>
        <w:t>6</w:t>
      </w:r>
      <w:r w:rsidRPr="004505C1">
        <w:rPr>
          <w:bCs/>
        </w:rPr>
        <w:t xml:space="preserve"> </w:t>
      </w:r>
      <w:r w:rsidR="00F04956" w:rsidRPr="00F04956">
        <w:rPr>
          <w:bCs/>
        </w:rPr>
        <w:t>Насосные установки и иные источники вибраций и шума следует размещать с учетом требований [17, пункт 137]</w:t>
      </w:r>
      <w:r w:rsidR="00A6048F" w:rsidRPr="004505C1">
        <w:t>.</w:t>
      </w:r>
    </w:p>
    <w:p w:rsidR="00F04956" w:rsidRPr="004505C1" w:rsidRDefault="00F04956" w:rsidP="00142FBE">
      <w:pPr>
        <w:ind w:firstLine="709"/>
        <w:jc w:val="both"/>
      </w:pPr>
      <w:r w:rsidRPr="00E227BF">
        <w:rPr>
          <w:b/>
        </w:rPr>
        <w:t>(Измененная редакция, Изм. №</w:t>
      </w:r>
      <w:r>
        <w:rPr>
          <w:b/>
        </w:rPr>
        <w:t xml:space="preserve"> 3</w:t>
      </w:r>
      <w:r w:rsidRPr="00E227BF">
        <w:rPr>
          <w:b/>
        </w:rPr>
        <w:t>)</w:t>
      </w:r>
      <w:r>
        <w:rPr>
          <w:b/>
        </w:rPr>
        <w:t>.</w:t>
      </w:r>
    </w:p>
    <w:p w:rsidR="00F20C25" w:rsidRPr="004505C1" w:rsidRDefault="00DE6E7F" w:rsidP="00142FBE">
      <w:pPr>
        <w:ind w:firstLine="709"/>
        <w:jc w:val="both"/>
        <w:rPr>
          <w:rStyle w:val="a5"/>
          <w:i w:val="0"/>
        </w:rPr>
      </w:pPr>
      <w:r w:rsidRPr="00F04956">
        <w:rPr>
          <w:rStyle w:val="a5"/>
          <w:b/>
          <w:bCs/>
          <w:i w:val="0"/>
        </w:rPr>
        <w:t>13</w:t>
      </w:r>
      <w:r w:rsidR="0072795B" w:rsidRPr="00F04956">
        <w:rPr>
          <w:rStyle w:val="a5"/>
          <w:b/>
          <w:bCs/>
          <w:i w:val="0"/>
        </w:rPr>
        <w:t>.</w:t>
      </w:r>
      <w:r w:rsidR="005A554C" w:rsidRPr="00F04956">
        <w:rPr>
          <w:rStyle w:val="a5"/>
          <w:b/>
          <w:bCs/>
          <w:i w:val="0"/>
        </w:rPr>
        <w:t>7</w:t>
      </w:r>
      <w:r w:rsidR="0072795B" w:rsidRPr="004505C1">
        <w:rPr>
          <w:rStyle w:val="a5"/>
          <w:i w:val="0"/>
        </w:rPr>
        <w:t xml:space="preserve"> </w:t>
      </w:r>
      <w:r w:rsidR="00F04956" w:rsidRPr="00E227BF">
        <w:rPr>
          <w:b/>
        </w:rPr>
        <w:t>(И</w:t>
      </w:r>
      <w:r w:rsidR="00F04956">
        <w:rPr>
          <w:b/>
        </w:rPr>
        <w:t>сключен</w:t>
      </w:r>
      <w:r w:rsidR="00F04956" w:rsidRPr="00E227BF">
        <w:rPr>
          <w:b/>
        </w:rPr>
        <w:t>, Изм. №</w:t>
      </w:r>
      <w:r w:rsidR="00F04956">
        <w:rPr>
          <w:b/>
        </w:rPr>
        <w:t xml:space="preserve"> 3</w:t>
      </w:r>
      <w:r w:rsidR="00F04956" w:rsidRPr="00E227BF">
        <w:rPr>
          <w:b/>
        </w:rPr>
        <w:t>)</w:t>
      </w:r>
      <w:r w:rsidR="00F04956">
        <w:rPr>
          <w:b/>
        </w:rPr>
        <w:t>.</w:t>
      </w:r>
    </w:p>
    <w:p w:rsidR="00365D98" w:rsidRDefault="00365D98" w:rsidP="00142FBE">
      <w:pPr>
        <w:ind w:firstLine="709"/>
        <w:jc w:val="both"/>
        <w:rPr>
          <w:rFonts w:eastAsia="MS Mincho"/>
        </w:rPr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="00DE6E7F" w:rsidRPr="004505C1">
        <w:rPr>
          <w:rFonts w:eastAsia="MS Mincho"/>
        </w:rPr>
        <w:t>.</w:t>
      </w:r>
      <w:r w:rsidR="005A554C" w:rsidRPr="004505C1">
        <w:rPr>
          <w:rFonts w:eastAsia="MS Mincho"/>
        </w:rPr>
        <w:t>8</w:t>
      </w:r>
      <w:r w:rsidRPr="004505C1">
        <w:rPr>
          <w:rFonts w:eastAsia="MS Mincho"/>
        </w:rPr>
        <w:t xml:space="preserve"> Насосные установки для производственных нужд </w:t>
      </w:r>
      <w:r w:rsidR="00F04956">
        <w:rPr>
          <w:rFonts w:eastAsia="MS Mincho"/>
        </w:rPr>
        <w:t>размещают</w:t>
      </w:r>
      <w:r w:rsidRPr="004505C1">
        <w:rPr>
          <w:rFonts w:eastAsia="MS Mincho"/>
        </w:rPr>
        <w:t xml:space="preserve"> непосредственно в цехах, потребляющих воду. При необходимости следует предусматривать ограждение насосной установки.</w:t>
      </w:r>
    </w:p>
    <w:p w:rsidR="00F04956" w:rsidRPr="004505C1" w:rsidRDefault="00F04956" w:rsidP="00142FBE">
      <w:pPr>
        <w:ind w:firstLine="709"/>
        <w:jc w:val="both"/>
        <w:rPr>
          <w:rFonts w:eastAsia="MS Mincho"/>
        </w:rPr>
      </w:pPr>
      <w:r w:rsidRPr="00E227BF">
        <w:rPr>
          <w:b/>
        </w:rPr>
        <w:t>(Измененная редакция, Изм. №</w:t>
      </w:r>
      <w:r>
        <w:rPr>
          <w:b/>
        </w:rPr>
        <w:t xml:space="preserve"> 3</w:t>
      </w:r>
      <w:r w:rsidRPr="00E227BF">
        <w:rPr>
          <w:b/>
        </w:rPr>
        <w:t>)</w:t>
      </w:r>
      <w:r>
        <w:rPr>
          <w:b/>
        </w:rPr>
        <w:t>.</w:t>
      </w:r>
    </w:p>
    <w:p w:rsidR="00365D98" w:rsidRPr="004505C1" w:rsidRDefault="00365D98" w:rsidP="00142FBE">
      <w:pPr>
        <w:ind w:firstLine="709"/>
        <w:jc w:val="both"/>
        <w:rPr>
          <w:bCs/>
        </w:rPr>
      </w:pPr>
      <w:r w:rsidRPr="004505C1">
        <w:rPr>
          <w:bCs/>
        </w:rPr>
        <w:t>1</w:t>
      </w:r>
      <w:r w:rsidR="00DE6E7F" w:rsidRPr="004505C1">
        <w:rPr>
          <w:bCs/>
        </w:rPr>
        <w:t>3.</w:t>
      </w:r>
      <w:r w:rsidR="005A554C" w:rsidRPr="004505C1">
        <w:rPr>
          <w:bCs/>
        </w:rPr>
        <w:t>9</w:t>
      </w:r>
      <w:r w:rsidRPr="004505C1">
        <w:rPr>
          <w:bCs/>
        </w:rPr>
        <w:t xml:space="preserve"> Производительность хозяйственно-питьевых и производственных насосных установок следует принимать:</w:t>
      </w:r>
    </w:p>
    <w:p w:rsidR="00365D98" w:rsidRPr="004505C1" w:rsidRDefault="00365D98" w:rsidP="00142FBE">
      <w:pPr>
        <w:ind w:firstLine="709"/>
        <w:jc w:val="both"/>
        <w:rPr>
          <w:bCs/>
        </w:rPr>
      </w:pPr>
      <w:r w:rsidRPr="004505C1">
        <w:rPr>
          <w:bCs/>
        </w:rPr>
        <w:t xml:space="preserve">- при отсутствии регулирующей емкости </w:t>
      </w:r>
      <w:r w:rsidR="000A561A" w:rsidRPr="004505C1">
        <w:rPr>
          <w:bCs/>
        </w:rPr>
        <w:t>–</w:t>
      </w:r>
      <w:r w:rsidRPr="004505C1">
        <w:rPr>
          <w:bCs/>
        </w:rPr>
        <w:t xml:space="preserve"> не менее максимального секундного расхода воды;</w:t>
      </w:r>
    </w:p>
    <w:p w:rsidR="00365D98" w:rsidRPr="004505C1" w:rsidRDefault="00F04956" w:rsidP="00142FBE">
      <w:pPr>
        <w:ind w:firstLine="709"/>
        <w:jc w:val="both"/>
        <w:rPr>
          <w:bCs/>
        </w:rPr>
      </w:pPr>
      <w:r>
        <w:rPr>
          <w:bCs/>
        </w:rPr>
        <w:t xml:space="preserve">- </w:t>
      </w:r>
      <w:r w:rsidRPr="00F04956">
        <w:rPr>
          <w:bCs/>
        </w:rPr>
        <w:t>при наличии водонапорного или гидропневматического бака (объемом согласно 14.8) и насосов, работающих в повторно-кратковременном режиме, – не менее максимального часового расхода воды</w:t>
      </w:r>
      <w:r w:rsidR="00365D98" w:rsidRPr="004505C1">
        <w:rPr>
          <w:bCs/>
        </w:rPr>
        <w:t>;</w:t>
      </w:r>
    </w:p>
    <w:p w:rsidR="00365D98" w:rsidRDefault="00365D98" w:rsidP="00142FBE">
      <w:pPr>
        <w:ind w:firstLine="709"/>
        <w:jc w:val="both"/>
        <w:rPr>
          <w:bCs/>
        </w:rPr>
      </w:pPr>
      <w:r w:rsidRPr="004505C1">
        <w:rPr>
          <w:bCs/>
        </w:rPr>
        <w:lastRenderedPageBreak/>
        <w:t>- при максимальном использовании регулирующей емкости водонапорного бака или резервуара</w:t>
      </w:r>
      <w:r w:rsidR="00965310" w:rsidRPr="004505C1">
        <w:rPr>
          <w:bCs/>
        </w:rPr>
        <w:t xml:space="preserve"> –</w:t>
      </w:r>
      <w:r w:rsidRPr="004505C1">
        <w:rPr>
          <w:bCs/>
        </w:rPr>
        <w:t xml:space="preserve"> согласно раздел</w:t>
      </w:r>
      <w:r w:rsidR="0080025C" w:rsidRPr="004505C1">
        <w:rPr>
          <w:bCs/>
        </w:rPr>
        <w:t>у</w:t>
      </w:r>
      <w:r w:rsidRPr="004505C1">
        <w:rPr>
          <w:bCs/>
        </w:rPr>
        <w:t xml:space="preserve"> </w:t>
      </w:r>
      <w:r w:rsidR="00331AC4" w:rsidRPr="004505C1">
        <w:rPr>
          <w:bCs/>
        </w:rPr>
        <w:t>14</w:t>
      </w:r>
      <w:r w:rsidRPr="004505C1">
        <w:rPr>
          <w:bCs/>
        </w:rPr>
        <w:t>.</w:t>
      </w:r>
    </w:p>
    <w:p w:rsidR="00F04956" w:rsidRPr="004505C1" w:rsidRDefault="00F04956" w:rsidP="00142FBE">
      <w:pPr>
        <w:ind w:firstLine="709"/>
        <w:jc w:val="both"/>
        <w:rPr>
          <w:bCs/>
        </w:rPr>
      </w:pPr>
      <w:r w:rsidRPr="00E227BF">
        <w:rPr>
          <w:b/>
        </w:rPr>
        <w:t>(Измененная редакция, Изм. №</w:t>
      </w:r>
      <w:r>
        <w:rPr>
          <w:b/>
        </w:rPr>
        <w:t xml:space="preserve"> 3</w:t>
      </w:r>
      <w:r w:rsidRPr="00E227BF">
        <w:rPr>
          <w:b/>
        </w:rPr>
        <w:t>)</w:t>
      </w:r>
      <w:r>
        <w:rPr>
          <w:b/>
        </w:rPr>
        <w:t>.</w:t>
      </w:r>
    </w:p>
    <w:p w:rsidR="00365D98" w:rsidRDefault="00365D98" w:rsidP="00142FBE">
      <w:pPr>
        <w:ind w:firstLine="709"/>
        <w:jc w:val="both"/>
        <w:rPr>
          <w:rFonts w:eastAsia="MS Mincho"/>
        </w:rPr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="00DE6E7F" w:rsidRPr="004505C1">
        <w:rPr>
          <w:rFonts w:eastAsia="MS Mincho"/>
        </w:rPr>
        <w:t>.</w:t>
      </w:r>
      <w:r w:rsidR="00331AC4" w:rsidRPr="004505C1">
        <w:rPr>
          <w:rFonts w:eastAsia="MS Mincho"/>
        </w:rPr>
        <w:t>10</w:t>
      </w:r>
      <w:r w:rsidR="00717627" w:rsidRPr="004505C1">
        <w:rPr>
          <w:rFonts w:eastAsia="MS Mincho"/>
        </w:rPr>
        <w:t xml:space="preserve"> </w:t>
      </w:r>
      <w:r w:rsidR="00F04956" w:rsidRPr="00F04956">
        <w:rPr>
          <w:rFonts w:eastAsia="MS Mincho"/>
        </w:rPr>
        <w:t xml:space="preserve">При нескольких зонах водоснабжения по высоте здания </w:t>
      </w:r>
      <w:r w:rsidR="00F04956" w:rsidRPr="00F04956">
        <w:rPr>
          <w:rFonts w:eastAsia="MS Mincho"/>
          <w:iCs/>
        </w:rPr>
        <w:t>или при наличии потребителей с разными требуемыми напорами</w:t>
      </w:r>
      <w:r w:rsidR="00F04956" w:rsidRPr="00F04956">
        <w:rPr>
          <w:rFonts w:eastAsia="MS Mincho"/>
        </w:rPr>
        <w:t xml:space="preserve"> подачу воды в систему хозяйственно-питьевого водоснабжения следует предусматривать </w:t>
      </w:r>
      <w:proofErr w:type="spellStart"/>
      <w:r w:rsidR="00F04956" w:rsidRPr="00F04956">
        <w:rPr>
          <w:rFonts w:eastAsia="MS Mincho"/>
        </w:rPr>
        <w:t>повысительными</w:t>
      </w:r>
      <w:proofErr w:type="spellEnd"/>
      <w:r w:rsidR="00F04956" w:rsidRPr="00F04956">
        <w:rPr>
          <w:rFonts w:eastAsia="MS Mincho"/>
        </w:rPr>
        <w:t xml:space="preserve"> насосными установками отдельно для каждой зоны (потребителя), с учетом расхода воды на нужды холодного и горячего водоснабжения. Использовать каскадные схемы подключения насосных станций по высоте здания не допускается</w:t>
      </w:r>
      <w:r w:rsidR="004C42B2" w:rsidRPr="004505C1">
        <w:rPr>
          <w:rFonts w:eastAsia="MS Mincho"/>
        </w:rPr>
        <w:t>.</w:t>
      </w:r>
    </w:p>
    <w:p w:rsidR="00F04956" w:rsidRPr="004505C1" w:rsidRDefault="00F04956" w:rsidP="00142FBE">
      <w:pPr>
        <w:ind w:firstLine="709"/>
        <w:jc w:val="both"/>
        <w:rPr>
          <w:rFonts w:eastAsia="MS Mincho"/>
        </w:rPr>
      </w:pPr>
      <w:r w:rsidRPr="00E227BF">
        <w:rPr>
          <w:b/>
        </w:rPr>
        <w:t>(Измененная редакция, Изм. №</w:t>
      </w:r>
      <w:r>
        <w:rPr>
          <w:b/>
        </w:rPr>
        <w:t xml:space="preserve"> 3</w:t>
      </w:r>
      <w:r w:rsidRPr="00E227BF">
        <w:rPr>
          <w:b/>
        </w:rPr>
        <w:t>)</w:t>
      </w:r>
      <w:r>
        <w:rPr>
          <w:b/>
        </w:rPr>
        <w:t>.</w:t>
      </w:r>
    </w:p>
    <w:p w:rsidR="007A2BC6" w:rsidRPr="00445AD8" w:rsidRDefault="00365D98" w:rsidP="00142FBE">
      <w:pPr>
        <w:ind w:firstLine="709"/>
        <w:jc w:val="both"/>
        <w:rPr>
          <w:rFonts w:eastAsia="MS Mincho"/>
        </w:rPr>
      </w:pPr>
      <w:r w:rsidRPr="00445AD8">
        <w:rPr>
          <w:bCs/>
        </w:rPr>
        <w:t>1</w:t>
      </w:r>
      <w:r w:rsidR="00DE6E7F" w:rsidRPr="00445AD8">
        <w:rPr>
          <w:bCs/>
        </w:rPr>
        <w:t>3</w:t>
      </w:r>
      <w:r w:rsidRPr="00445AD8">
        <w:rPr>
          <w:rFonts w:eastAsia="MS Mincho"/>
        </w:rPr>
        <w:t>.</w:t>
      </w:r>
      <w:r w:rsidR="00DE6E7F" w:rsidRPr="00445AD8">
        <w:rPr>
          <w:rFonts w:eastAsia="MS Mincho"/>
        </w:rPr>
        <w:t>1</w:t>
      </w:r>
      <w:r w:rsidR="00862856" w:rsidRPr="00445AD8">
        <w:rPr>
          <w:rFonts w:eastAsia="MS Mincho"/>
        </w:rPr>
        <w:t>1</w:t>
      </w:r>
      <w:r w:rsidR="00E02714" w:rsidRPr="00445AD8">
        <w:rPr>
          <w:rFonts w:eastAsia="MS Mincho"/>
        </w:rPr>
        <w:t xml:space="preserve"> Напор (давление</w:t>
      </w:r>
      <w:r w:rsidR="006E395E" w:rsidRPr="00445AD8">
        <w:rPr>
          <w:rFonts w:eastAsia="MS Mincho"/>
        </w:rPr>
        <w:t>)</w:t>
      </w:r>
      <w:r w:rsidR="006655B0" w:rsidRPr="00445AD8">
        <w:rPr>
          <w:rFonts w:eastAsia="MS Mincho"/>
        </w:rPr>
        <w:t xml:space="preserve"> </w:t>
      </w:r>
      <w:r w:rsidR="00D72739" w:rsidRPr="00445AD8">
        <w:rPr>
          <w:rFonts w:eastAsia="MS Mincho"/>
          <w:i/>
          <w:lang w:val="en-US"/>
        </w:rPr>
        <w:t>H</w:t>
      </w:r>
      <w:r w:rsidR="005C6CB4" w:rsidRPr="00445AD8">
        <w:rPr>
          <w:rFonts w:eastAsia="MS Mincho"/>
          <w:i/>
          <w:vertAlign w:val="subscript"/>
        </w:rPr>
        <w:t>р</w:t>
      </w:r>
      <w:r w:rsidR="00E34989" w:rsidRPr="00445AD8">
        <w:rPr>
          <w:rFonts w:eastAsia="MS Mincho"/>
        </w:rPr>
        <w:t xml:space="preserve">, </w:t>
      </w:r>
      <w:r w:rsidR="009C2C65" w:rsidRPr="00445AD8">
        <w:rPr>
          <w:rFonts w:eastAsia="MS Mincho"/>
        </w:rPr>
        <w:t>м вод.</w:t>
      </w:r>
      <w:r w:rsidR="00DF1359" w:rsidRPr="00445AD8">
        <w:rPr>
          <w:rFonts w:eastAsia="MS Mincho"/>
        </w:rPr>
        <w:t xml:space="preserve"> </w:t>
      </w:r>
      <w:r w:rsidR="009C2C65" w:rsidRPr="00445AD8">
        <w:rPr>
          <w:rFonts w:eastAsia="MS Mincho"/>
        </w:rPr>
        <w:t>ст.</w:t>
      </w:r>
      <w:r w:rsidR="00D72739" w:rsidRPr="00445AD8">
        <w:rPr>
          <w:rFonts w:eastAsia="MS Mincho"/>
        </w:rPr>
        <w:t xml:space="preserve">, </w:t>
      </w:r>
      <w:r w:rsidRPr="00445AD8">
        <w:rPr>
          <w:rFonts w:eastAsia="MS Mincho"/>
        </w:rPr>
        <w:t xml:space="preserve">развиваемый повысительной насосной установкой </w:t>
      </w:r>
      <w:r w:rsidR="00373975" w:rsidRPr="00445AD8">
        <w:rPr>
          <w:rFonts w:eastAsia="MS Mincho"/>
        </w:rPr>
        <w:t xml:space="preserve">для систем водоснабжения, </w:t>
      </w:r>
      <w:r w:rsidRPr="00445AD8">
        <w:rPr>
          <w:rFonts w:eastAsia="MS Mincho"/>
        </w:rPr>
        <w:t>следует определять с учетом минимального гарантированного напора (давления) в наружной водо</w:t>
      </w:r>
      <w:r w:rsidR="006655B0" w:rsidRPr="00445AD8">
        <w:rPr>
          <w:rFonts w:eastAsia="MS Mincho"/>
        </w:rPr>
        <w:t>проводной сети</w:t>
      </w:r>
    </w:p>
    <w:p w:rsidR="00544D88" w:rsidRPr="00445AD8" w:rsidRDefault="00864352" w:rsidP="00445AD8">
      <w:pPr>
        <w:spacing w:before="240" w:after="240"/>
        <w:ind w:left="2835" w:firstLine="709"/>
        <w:jc w:val="right"/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i/>
                <w:iCs/>
                <w:vertAlign w:val="subscript"/>
              </w:rPr>
              <m:t>р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rFonts w:ascii="Cambria Math"/>
                <w:i/>
                <w:iCs/>
                <w:vertAlign w:val="subscript"/>
                <w:lang w:val="en-US"/>
              </w:rPr>
              <m:t>geom</m:t>
            </m:r>
          </m:sub>
        </m:sSub>
        <m:r>
          <w:rPr>
            <w:rFonts w:ascii="Cambria Math" w:hAnsi="Cambria Math"/>
          </w:rPr>
          <m:t xml:space="preserve"> +∑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l</m:t>
            </m:r>
            <m:r>
              <w:rPr>
                <w:rFonts w:ascii="Cambria Math" w:hAnsi="Cambria Math"/>
                <w:vertAlign w:val="subscript"/>
              </w:rPr>
              <m:t>,</m:t>
            </m:r>
            <m:r>
              <w:rPr>
                <w:rFonts w:ascii="Cambria Math" w:hAnsi="Cambria Math"/>
                <w:vertAlign w:val="subscript"/>
                <w:lang w:val="en-US"/>
              </w:rPr>
              <m:t>tot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rFonts w:ascii="Cambria Math"/>
                <w:iCs/>
                <w:vertAlign w:val="subscript"/>
              </w:rPr>
              <m:t>п</m:t>
            </m:r>
            <m:r>
              <m:rPr>
                <m:nor/>
              </m:rPr>
              <w:rPr>
                <w:iCs/>
                <w:vertAlign w:val="subscript"/>
              </w:rPr>
              <m:t>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rFonts w:ascii="Cambria Math"/>
                <w:iCs/>
                <w:vertAlign w:val="subscript"/>
              </w:rPr>
              <m:t>га</m:t>
            </m:r>
            <m:r>
              <m:rPr>
                <m:nor/>
              </m:rPr>
              <w:rPr>
                <w:iCs/>
                <w:vertAlign w:val="subscript"/>
              </w:rPr>
              <m:t>р</m:t>
            </m:r>
          </m:sub>
        </m:sSub>
      </m:oMath>
      <w:r w:rsidR="0080025C" w:rsidRPr="00445AD8">
        <w:rPr>
          <w:iCs/>
        </w:rPr>
        <w:t>,</w:t>
      </w:r>
      <w:r w:rsidR="00445AD8">
        <w:rPr>
          <w:iCs/>
        </w:rPr>
        <w:t xml:space="preserve">        </w:t>
      </w:r>
      <w:r w:rsidR="0080025C" w:rsidRPr="00445AD8">
        <w:t xml:space="preserve">                </w:t>
      </w:r>
      <w:r w:rsidR="008B5F6D" w:rsidRPr="00445AD8">
        <w:t xml:space="preserve"> (1</w:t>
      </w:r>
      <w:r w:rsidR="007009C8" w:rsidRPr="00445AD8">
        <w:t>9</w:t>
      </w:r>
      <w:r w:rsidR="008B5F6D" w:rsidRPr="00445AD8">
        <w:t>)</w:t>
      </w:r>
    </w:p>
    <w:p w:rsidR="00D72739" w:rsidRPr="00445AD8" w:rsidRDefault="00C10252" w:rsidP="00142FBE">
      <w:pPr>
        <w:spacing w:after="60"/>
        <w:jc w:val="both"/>
      </w:pPr>
      <w:r w:rsidRPr="00445AD8">
        <w:t>где</w:t>
      </w:r>
      <w:r w:rsidR="0016099E" w:rsidRPr="00445AD8">
        <w:t xml:space="preserve"> </w:t>
      </w:r>
      <w:r w:rsidRPr="00445AD8">
        <w:rPr>
          <w:i/>
        </w:rPr>
        <w:t>Н</w:t>
      </w:r>
      <w:r w:rsidR="005D34DF" w:rsidRPr="00445AD8">
        <w:rPr>
          <w:i/>
          <w:vertAlign w:val="subscript"/>
          <w:lang w:val="en-US"/>
        </w:rPr>
        <w:t>geom</w:t>
      </w:r>
      <w:r w:rsidR="0016099E" w:rsidRPr="00445AD8">
        <w:t xml:space="preserve"> </w:t>
      </w:r>
      <w:r w:rsidR="00965310" w:rsidRPr="00445AD8">
        <w:rPr>
          <w:i/>
          <w:iCs/>
        </w:rPr>
        <w:t>–</w:t>
      </w:r>
      <w:r w:rsidR="0016099E" w:rsidRPr="00445AD8">
        <w:t xml:space="preserve"> </w:t>
      </w:r>
      <w:r w:rsidR="00544D88" w:rsidRPr="00445AD8">
        <w:t>ге</w:t>
      </w:r>
      <w:r w:rsidR="00E34989" w:rsidRPr="00445AD8">
        <w:t>ометрическая высота подачи воды</w:t>
      </w:r>
      <w:r w:rsidR="00544D88" w:rsidRPr="00445AD8">
        <w:t xml:space="preserve"> от оси насоса до</w:t>
      </w:r>
      <w:r w:rsidR="0016099E" w:rsidRPr="00445AD8">
        <w:t xml:space="preserve"> диктующего </w:t>
      </w:r>
      <w:r w:rsidR="00D72739" w:rsidRPr="00445AD8">
        <w:t xml:space="preserve">санитарно-технического прибора </w:t>
      </w:r>
      <w:r w:rsidR="0016099E" w:rsidRPr="00445AD8">
        <w:t>(пожарного крана)</w:t>
      </w:r>
      <w:r w:rsidR="00965310" w:rsidRPr="00445AD8">
        <w:t>,</w:t>
      </w:r>
      <w:r w:rsidR="0016099E" w:rsidRPr="00445AD8">
        <w:t xml:space="preserve"> </w:t>
      </w:r>
      <w:r w:rsidR="00D72739" w:rsidRPr="00445AD8">
        <w:t xml:space="preserve">м; </w:t>
      </w:r>
    </w:p>
    <w:p w:rsidR="00D72739" w:rsidRPr="004505C1" w:rsidRDefault="00D72739" w:rsidP="00142FBE">
      <w:pPr>
        <w:ind w:firstLine="709"/>
        <w:jc w:val="both"/>
      </w:pP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l</m:t>
            </m:r>
            <m:r>
              <w:rPr>
                <w:rFonts w:ascii="Cambria Math" w:hAnsi="Cambria Math"/>
                <w:vertAlign w:val="subscript"/>
              </w:rPr>
              <m:t>,</m:t>
            </m:r>
            <m:r>
              <w:rPr>
                <w:rFonts w:ascii="Cambria Math" w:hAnsi="Cambria Math"/>
                <w:vertAlign w:val="subscript"/>
                <w:lang w:val="en-US"/>
              </w:rPr>
              <m:t>tot</m:t>
            </m:r>
          </m:sub>
        </m:sSub>
      </m:oMath>
      <w:r w:rsidRPr="004505C1">
        <w:t xml:space="preserve"> </w:t>
      </w:r>
      <w:r w:rsidR="00965310" w:rsidRPr="004505C1">
        <w:rPr>
          <w:i/>
          <w:iCs/>
        </w:rPr>
        <w:t>–</w:t>
      </w:r>
      <w:r w:rsidRPr="004505C1">
        <w:t xml:space="preserve"> сумма потерь напора (давления) в сети водопровода холодной или горячей воды (в узле ввод</w:t>
      </w:r>
      <w:r w:rsidR="002D60AF" w:rsidRPr="004505C1">
        <w:t>а, счетчиках, трубопроводах</w:t>
      </w:r>
      <w:r w:rsidR="008B5F6D" w:rsidRPr="004505C1">
        <w:t>, арматуре</w:t>
      </w:r>
      <w:r w:rsidRPr="004505C1">
        <w:t xml:space="preserve">) по диктующему направлению до </w:t>
      </w:r>
      <w:r w:rsidR="002D60AF" w:rsidRPr="004505C1">
        <w:t>диктующего санитарно-технического прибора (пожарного крана)</w:t>
      </w:r>
      <w:r w:rsidR="00965310" w:rsidRPr="004505C1">
        <w:t>,</w:t>
      </w:r>
      <w:r w:rsidR="002D60AF" w:rsidRPr="004505C1">
        <w:t xml:space="preserve"> </w:t>
      </w:r>
      <w:r w:rsidR="009C2C65" w:rsidRPr="004505C1">
        <w:t>м вод. ст.</w:t>
      </w:r>
      <w:r w:rsidR="002D60AF" w:rsidRPr="004505C1">
        <w:t>,</w:t>
      </w:r>
      <w:r w:rsidRPr="004505C1">
        <w:t xml:space="preserve"> определяемых согласно разделам</w:t>
      </w:r>
      <w:r w:rsidR="007009C8" w:rsidRPr="004505C1">
        <w:t xml:space="preserve"> 8, 10</w:t>
      </w:r>
      <w:r w:rsidR="0086497D" w:rsidRPr="004505C1">
        <w:t xml:space="preserve"> и </w:t>
      </w:r>
      <w:r w:rsidR="002D60AF" w:rsidRPr="004505C1">
        <w:t>12</w:t>
      </w:r>
      <w:r w:rsidR="00384C27" w:rsidRPr="004505C1">
        <w:t>;</w:t>
      </w:r>
    </w:p>
    <w:p w:rsidR="008B5F6D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rFonts w:ascii="Cambria Math"/>
                <w:iCs/>
                <w:sz w:val="32"/>
                <w:vertAlign w:val="subscript"/>
              </w:rPr>
              <m:t>п</m:t>
            </m:r>
            <m:r>
              <m:rPr>
                <m:nor/>
              </m:rPr>
              <w:rPr>
                <w:iCs/>
                <w:sz w:val="32"/>
                <w:vertAlign w:val="subscript"/>
              </w:rPr>
              <m:t>р</m:t>
            </m:r>
          </m:sub>
        </m:sSub>
      </m:oMath>
      <w:r w:rsidR="0016099E" w:rsidRPr="004505C1">
        <w:t xml:space="preserve"> </w:t>
      </w:r>
      <w:r w:rsidR="00965310" w:rsidRPr="004505C1">
        <w:rPr>
          <w:i/>
          <w:iCs/>
        </w:rPr>
        <w:t>–</w:t>
      </w:r>
      <w:r w:rsidR="0016099E" w:rsidRPr="004505C1">
        <w:t xml:space="preserve"> напор (давление) перед прибором,</w:t>
      </w:r>
      <w:r w:rsidR="0075739D" w:rsidRPr="004505C1">
        <w:t xml:space="preserve"> </w:t>
      </w:r>
      <w:r w:rsidR="009C2C65" w:rsidRPr="004505C1">
        <w:t>м вод. ст.</w:t>
      </w:r>
      <w:r w:rsidR="0080025C" w:rsidRPr="004505C1">
        <w:t>, принимае</w:t>
      </w:r>
      <w:r w:rsidR="00EE6D2A" w:rsidRPr="004505C1">
        <w:t>мый</w:t>
      </w:r>
      <w:r w:rsidR="0080025C" w:rsidRPr="004505C1">
        <w:t xml:space="preserve"> согласно </w:t>
      </w:r>
      <w:r w:rsidR="0016099E" w:rsidRPr="004505C1">
        <w:t>8.2</w:t>
      </w:r>
      <w:r w:rsidR="007009C8" w:rsidRPr="004505C1">
        <w:t>1</w:t>
      </w:r>
      <w:r w:rsidR="00384C27" w:rsidRPr="004505C1">
        <w:t>;</w:t>
      </w:r>
    </w:p>
    <w:p w:rsidR="002D60AF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m:rPr>
                <m:nor/>
              </m:rPr>
              <w:rPr>
                <w:rFonts w:ascii="Cambria Math"/>
                <w:iCs/>
                <w:sz w:val="32"/>
                <w:vertAlign w:val="subscript"/>
              </w:rPr>
              <m:t>га</m:t>
            </m:r>
            <m:r>
              <m:rPr>
                <m:nor/>
              </m:rPr>
              <w:rPr>
                <w:iCs/>
                <w:sz w:val="32"/>
                <w:vertAlign w:val="subscript"/>
              </w:rPr>
              <m:t>р</m:t>
            </m:r>
          </m:sub>
        </m:sSub>
      </m:oMath>
      <w:r w:rsidR="002D60AF" w:rsidRPr="004505C1">
        <w:t xml:space="preserve"> </w:t>
      </w:r>
      <w:r w:rsidR="00965310" w:rsidRPr="004505C1">
        <w:rPr>
          <w:i/>
          <w:iCs/>
        </w:rPr>
        <w:t>–</w:t>
      </w:r>
      <w:r w:rsidR="002D60AF" w:rsidRPr="004505C1">
        <w:t xml:space="preserve"> минимальный гарантированный напор (давление) в наружной водопроводной сети, </w:t>
      </w:r>
      <w:r w:rsidR="009C2C65" w:rsidRPr="004505C1">
        <w:t>м вод. ст.</w:t>
      </w:r>
    </w:p>
    <w:p w:rsidR="00971E60" w:rsidRDefault="00365D98" w:rsidP="00142FBE">
      <w:pPr>
        <w:pStyle w:val="21"/>
        <w:spacing w:after="0" w:line="240" w:lineRule="auto"/>
        <w:ind w:left="0" w:firstLine="709"/>
        <w:jc w:val="both"/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="00DE6E7F" w:rsidRPr="004505C1">
        <w:rPr>
          <w:rFonts w:eastAsia="MS Mincho"/>
        </w:rPr>
        <w:t>.1</w:t>
      </w:r>
      <w:r w:rsidR="00862856" w:rsidRPr="004505C1">
        <w:rPr>
          <w:rFonts w:eastAsia="MS Mincho"/>
        </w:rPr>
        <w:t>2</w:t>
      </w:r>
      <w:r w:rsidRPr="004505C1">
        <w:rPr>
          <w:rFonts w:eastAsia="MS Mincho"/>
        </w:rPr>
        <w:t xml:space="preserve"> </w:t>
      </w:r>
      <w:r w:rsidRPr="004505C1">
        <w:t xml:space="preserve">В централизованных системах </w:t>
      </w:r>
      <w:r w:rsidR="00756A13" w:rsidRPr="004505C1">
        <w:t xml:space="preserve">горячего </w:t>
      </w:r>
      <w:r w:rsidR="00906BBF" w:rsidRPr="004505C1">
        <w:t>водоснабжения</w:t>
      </w:r>
      <w:r w:rsidR="00635040" w:rsidRPr="004505C1">
        <w:t xml:space="preserve"> при недостаточном напоре (</w:t>
      </w:r>
      <w:r w:rsidRPr="004505C1">
        <w:t>давлении</w:t>
      </w:r>
      <w:r w:rsidR="00635040" w:rsidRPr="004505C1">
        <w:t>)</w:t>
      </w:r>
      <w:r w:rsidRPr="004505C1">
        <w:t xml:space="preserve"> воды в наружной сети водопровода </w:t>
      </w:r>
      <w:r w:rsidR="00F04956" w:rsidRPr="00F04956">
        <w:t>на подающем трубопроводе устанавливают циркуляционно-</w:t>
      </w:r>
      <w:proofErr w:type="spellStart"/>
      <w:r w:rsidR="00F04956" w:rsidRPr="00F04956">
        <w:t>повысительные</w:t>
      </w:r>
      <w:proofErr w:type="spellEnd"/>
      <w:r w:rsidR="00F04956" w:rsidRPr="00F04956">
        <w:t xml:space="preserve"> насосы</w:t>
      </w:r>
      <w:r w:rsidR="00971E60" w:rsidRPr="004505C1">
        <w:t>.</w:t>
      </w:r>
    </w:p>
    <w:p w:rsidR="00F04956" w:rsidRPr="004505C1" w:rsidRDefault="00F04956" w:rsidP="00142FBE">
      <w:pPr>
        <w:pStyle w:val="21"/>
        <w:spacing w:after="0" w:line="240" w:lineRule="auto"/>
        <w:ind w:left="0" w:firstLine="709"/>
        <w:jc w:val="both"/>
      </w:pPr>
      <w:r w:rsidRPr="00E227BF">
        <w:rPr>
          <w:b/>
        </w:rPr>
        <w:t>(Измененная редакция, Изм. №</w:t>
      </w:r>
      <w:r>
        <w:rPr>
          <w:b/>
        </w:rPr>
        <w:t xml:space="preserve"> 3</w:t>
      </w:r>
      <w:r w:rsidRPr="00E227BF">
        <w:rPr>
          <w:b/>
        </w:rPr>
        <w:t>)</w:t>
      </w:r>
      <w:r>
        <w:rPr>
          <w:b/>
        </w:rPr>
        <w:t>.</w:t>
      </w:r>
    </w:p>
    <w:p w:rsidR="00365D98" w:rsidRPr="004505C1" w:rsidRDefault="00365D98" w:rsidP="00142FBE">
      <w:pPr>
        <w:ind w:firstLine="709"/>
        <w:jc w:val="both"/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="006E692E" w:rsidRPr="004505C1">
        <w:t>.1</w:t>
      </w:r>
      <w:r w:rsidR="00862856" w:rsidRPr="004505C1">
        <w:t>3</w:t>
      </w:r>
      <w:r w:rsidRPr="004505C1">
        <w:t xml:space="preserve"> Насосные агрегаты, устанавливаемые в местной повысительной насосной установке </w:t>
      </w:r>
      <w:r w:rsidR="00F257F2" w:rsidRPr="004505C1">
        <w:rPr>
          <w:shd w:val="clear" w:color="auto" w:fill="FFFFFF"/>
        </w:rPr>
        <w:t>с переменной нагрузкой потребления</w:t>
      </w:r>
      <w:r w:rsidR="00F257F2" w:rsidRPr="004505C1">
        <w:t xml:space="preserve"> </w:t>
      </w:r>
      <w:r w:rsidRPr="004505C1">
        <w:t>и присоединяемые к наружн</w:t>
      </w:r>
      <w:r w:rsidR="007C19B0" w:rsidRPr="004505C1">
        <w:t>ой</w:t>
      </w:r>
      <w:r w:rsidRPr="004505C1">
        <w:t xml:space="preserve"> сет</w:t>
      </w:r>
      <w:r w:rsidR="007C19B0" w:rsidRPr="004505C1">
        <w:t>и</w:t>
      </w:r>
      <w:r w:rsidRPr="004505C1">
        <w:t xml:space="preserve"> водопровода с кол</w:t>
      </w:r>
      <w:r w:rsidR="00635040" w:rsidRPr="004505C1">
        <w:t>ебаниями напора</w:t>
      </w:r>
      <w:r w:rsidRPr="004505C1">
        <w:t xml:space="preserve"> в н</w:t>
      </w:r>
      <w:r w:rsidR="007C19B0" w:rsidRPr="004505C1">
        <w:t>ей</w:t>
      </w:r>
      <w:r w:rsidRPr="004505C1">
        <w:t xml:space="preserve"> более 0,1 МПа</w:t>
      </w:r>
      <w:r w:rsidR="009C2C65" w:rsidRPr="004505C1">
        <w:t xml:space="preserve"> (10 м вод.</w:t>
      </w:r>
      <w:r w:rsidR="00C10252" w:rsidRPr="004505C1">
        <w:t xml:space="preserve"> </w:t>
      </w:r>
      <w:r w:rsidR="009C2C65" w:rsidRPr="004505C1">
        <w:t>ст.)</w:t>
      </w:r>
      <w:r w:rsidRPr="004505C1">
        <w:t>, следует предусматривать с</w:t>
      </w:r>
      <w:r w:rsidR="00DC62A6" w:rsidRPr="004505C1">
        <w:t xml:space="preserve"> частотно-регулируемым электроприводом</w:t>
      </w:r>
      <w:r w:rsidRPr="004505C1">
        <w:t xml:space="preserve">. В зданиях с водонапорными или гидропневматическими баками насосные агрегаты допускается устанавливать без регулируемого </w:t>
      </w:r>
      <w:r w:rsidR="00DC62A6" w:rsidRPr="004505C1">
        <w:t>электро</w:t>
      </w:r>
      <w:r w:rsidRPr="004505C1">
        <w:t>привода.</w:t>
      </w:r>
    </w:p>
    <w:p w:rsidR="00365D98" w:rsidRPr="004505C1" w:rsidRDefault="00365D98" w:rsidP="00142FBE">
      <w:pPr>
        <w:ind w:firstLine="709"/>
        <w:jc w:val="both"/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="006E692E" w:rsidRPr="004505C1">
        <w:t>.1</w:t>
      </w:r>
      <w:r w:rsidR="00862856" w:rsidRPr="004505C1">
        <w:t>4</w:t>
      </w:r>
      <w:r w:rsidR="00F71FFA" w:rsidRPr="004505C1">
        <w:t xml:space="preserve"> При напоре (давлении)</w:t>
      </w:r>
      <w:r w:rsidRPr="004505C1">
        <w:t xml:space="preserve"> </w:t>
      </w:r>
      <w:r w:rsidR="0014331B" w:rsidRPr="004505C1">
        <w:t>в наружной сети водопровода</w:t>
      </w:r>
      <w:r w:rsidRPr="004505C1">
        <w:t xml:space="preserve"> менее </w:t>
      </w:r>
      <w:r w:rsidR="003750F3" w:rsidRPr="004505C1">
        <w:t xml:space="preserve">5 м вод. ст. </w:t>
      </w:r>
      <w:r w:rsidR="009C2C65" w:rsidRPr="004505C1">
        <w:t>(</w:t>
      </w:r>
      <w:r w:rsidR="003750F3" w:rsidRPr="004505C1">
        <w:t>0,05 МПа</w:t>
      </w:r>
      <w:r w:rsidR="009C2C65" w:rsidRPr="004505C1">
        <w:t>)</w:t>
      </w:r>
      <w:r w:rsidRPr="004505C1">
        <w:t xml:space="preserve"> </w:t>
      </w:r>
      <w:r w:rsidR="0014331B" w:rsidRPr="004505C1">
        <w:t xml:space="preserve">перед насосной установкой </w:t>
      </w:r>
      <w:r w:rsidRPr="004505C1">
        <w:t>следует предусматривать устройство приемного резервуара, емкость которого следует определять согласно раздел</w:t>
      </w:r>
      <w:r w:rsidR="0080025C" w:rsidRPr="004505C1">
        <w:t>у</w:t>
      </w:r>
      <w:r w:rsidRPr="004505C1">
        <w:t xml:space="preserve"> </w:t>
      </w:r>
      <w:r w:rsidR="00F71FFA" w:rsidRPr="004505C1">
        <w:t>14</w:t>
      </w:r>
      <w:r w:rsidRPr="004505C1">
        <w:t>.</w:t>
      </w:r>
    </w:p>
    <w:p w:rsidR="007C3562" w:rsidRPr="004505C1" w:rsidRDefault="007C3562" w:rsidP="00142FBE">
      <w:pPr>
        <w:ind w:firstLine="709"/>
        <w:jc w:val="both"/>
      </w:pPr>
      <w:r w:rsidRPr="004505C1">
        <w:rPr>
          <w:bCs/>
        </w:rPr>
        <w:t>13</w:t>
      </w:r>
      <w:r w:rsidRPr="004505C1">
        <w:t>.15 Устройство насосных установок и определение числа резервных агрегатов следует принимать согласно</w:t>
      </w:r>
      <w:r w:rsidRPr="004505C1">
        <w:rPr>
          <w:sz w:val="20"/>
          <w:szCs w:val="20"/>
        </w:rPr>
        <w:t xml:space="preserve"> </w:t>
      </w:r>
      <w:r w:rsidRPr="004505C1">
        <w:t xml:space="preserve">СП 31.13330 с учетом параллельной работы насосов. В насосных станциях, для группы насосов одного назначения, подающих воду в одну и ту же сеть, </w:t>
      </w:r>
      <w:r w:rsidR="00EE6D2A" w:rsidRPr="004505C1">
        <w:t>число</w:t>
      </w:r>
      <w:r w:rsidRPr="004505C1">
        <w:t xml:space="preserve"> резервных агрегатов следует принимать: </w:t>
      </w:r>
    </w:p>
    <w:p w:rsidR="007C3562" w:rsidRPr="004505C1" w:rsidRDefault="007C3562" w:rsidP="00142FBE">
      <w:pPr>
        <w:pStyle w:val="formattext"/>
        <w:spacing w:before="0" w:after="0"/>
        <w:ind w:firstLine="709"/>
      </w:pPr>
      <w:r w:rsidRPr="004505C1">
        <w:t xml:space="preserve">- в насосных станциях для категории водоснабжения </w:t>
      </w:r>
      <w:r w:rsidR="0080025C" w:rsidRPr="004505C1">
        <w:t xml:space="preserve">I </w:t>
      </w:r>
      <w:r w:rsidRPr="004505C1">
        <w:rPr>
          <w:i/>
          <w:iCs/>
        </w:rPr>
        <w:t>–</w:t>
      </w:r>
      <w:r w:rsidRPr="004505C1">
        <w:t xml:space="preserve"> 2 ед.</w:t>
      </w:r>
      <w:r w:rsidR="005C6CB4" w:rsidRPr="004505C1">
        <w:t>;</w:t>
      </w:r>
    </w:p>
    <w:p w:rsidR="007C3562" w:rsidRPr="004505C1" w:rsidRDefault="007C3562" w:rsidP="00142FBE">
      <w:pPr>
        <w:pStyle w:val="formattext"/>
        <w:spacing w:before="0" w:after="0"/>
        <w:ind w:firstLine="709"/>
      </w:pPr>
      <w:r w:rsidRPr="004505C1">
        <w:t xml:space="preserve">- для категории водоснабжения </w:t>
      </w:r>
      <w:r w:rsidR="0080025C" w:rsidRPr="004505C1">
        <w:t>II</w:t>
      </w:r>
      <w:r w:rsidR="0080025C" w:rsidRPr="004505C1">
        <w:rPr>
          <w:i/>
          <w:iCs/>
        </w:rPr>
        <w:t xml:space="preserve"> </w:t>
      </w:r>
      <w:r w:rsidRPr="004505C1">
        <w:rPr>
          <w:i/>
          <w:iCs/>
        </w:rPr>
        <w:t>–</w:t>
      </w:r>
      <w:r w:rsidRPr="004505C1">
        <w:t xml:space="preserve"> 1 ед.</w:t>
      </w:r>
    </w:p>
    <w:p w:rsidR="00F04956" w:rsidRPr="004505C1" w:rsidRDefault="00F04956" w:rsidP="00142FBE">
      <w:pPr>
        <w:ind w:firstLine="709"/>
        <w:jc w:val="both"/>
        <w:rPr>
          <w:bCs/>
        </w:rPr>
      </w:pPr>
      <w:r w:rsidRPr="00E227BF">
        <w:rPr>
          <w:b/>
        </w:rPr>
        <w:t>(Измененная редакция, Изм. №</w:t>
      </w:r>
      <w:r>
        <w:rPr>
          <w:b/>
        </w:rPr>
        <w:t xml:space="preserve"> 3</w:t>
      </w:r>
      <w:r w:rsidRPr="00E227BF">
        <w:rPr>
          <w:b/>
        </w:rPr>
        <w:t>)</w:t>
      </w:r>
      <w:r>
        <w:rPr>
          <w:b/>
        </w:rPr>
        <w:t>.</w:t>
      </w:r>
    </w:p>
    <w:p w:rsidR="00884A73" w:rsidRPr="004505C1" w:rsidRDefault="00365D98" w:rsidP="00142FBE">
      <w:pPr>
        <w:ind w:firstLine="709"/>
        <w:jc w:val="both"/>
      </w:pPr>
      <w:r w:rsidRPr="004505C1">
        <w:rPr>
          <w:bCs/>
        </w:rPr>
        <w:t>1</w:t>
      </w:r>
      <w:r w:rsidR="00DE6E7F" w:rsidRPr="004505C1">
        <w:rPr>
          <w:bCs/>
        </w:rPr>
        <w:t>3</w:t>
      </w:r>
      <w:r w:rsidR="006E692E" w:rsidRPr="004505C1">
        <w:t>.1</w:t>
      </w:r>
      <w:r w:rsidR="00862856" w:rsidRPr="004505C1">
        <w:t>6</w:t>
      </w:r>
      <w:r w:rsidRPr="004505C1">
        <w:t xml:space="preserve"> На</w:t>
      </w:r>
      <w:r w:rsidR="008B19D4" w:rsidRPr="004505C1">
        <w:t xml:space="preserve"> напорной линии</w:t>
      </w:r>
      <w:r w:rsidR="006B3A25" w:rsidRPr="004505C1">
        <w:t xml:space="preserve"> </w:t>
      </w:r>
      <w:r w:rsidR="00F257F2" w:rsidRPr="004505C1">
        <w:rPr>
          <w:shd w:val="clear" w:color="auto" w:fill="FFFFFF"/>
        </w:rPr>
        <w:t>каждого насоса в насосной установке</w:t>
      </w:r>
      <w:r w:rsidR="00F257F2" w:rsidRPr="004505C1">
        <w:t xml:space="preserve"> </w:t>
      </w:r>
      <w:r w:rsidRPr="004505C1">
        <w:t xml:space="preserve">следует предусматривать обратный клапан, задвижку и манометр, а на всасывающей </w:t>
      </w:r>
      <w:r w:rsidR="00965310" w:rsidRPr="004505C1">
        <w:rPr>
          <w:i/>
          <w:iCs/>
        </w:rPr>
        <w:t>–</w:t>
      </w:r>
      <w:r w:rsidRPr="004505C1">
        <w:t xml:space="preserve"> задвижку и манометр.</w:t>
      </w:r>
      <w:r w:rsidR="00DF69E8" w:rsidRPr="004505C1">
        <w:t xml:space="preserve"> При работе насоса без подпора установк</w:t>
      </w:r>
      <w:r w:rsidR="00884A73" w:rsidRPr="004505C1">
        <w:t>а</w:t>
      </w:r>
      <w:r w:rsidR="00DF69E8" w:rsidRPr="004505C1">
        <w:t xml:space="preserve"> задвижки на всасывающей линии не требуется.</w:t>
      </w:r>
    </w:p>
    <w:p w:rsidR="00365D98" w:rsidRPr="004505C1" w:rsidRDefault="00DE6E7F" w:rsidP="00142FBE">
      <w:pPr>
        <w:ind w:firstLine="709"/>
        <w:jc w:val="both"/>
        <w:rPr>
          <w:bCs/>
        </w:rPr>
      </w:pPr>
      <w:r w:rsidRPr="004505C1">
        <w:rPr>
          <w:bCs/>
        </w:rPr>
        <w:t>13</w:t>
      </w:r>
      <w:r w:rsidR="006E692E" w:rsidRPr="004505C1">
        <w:rPr>
          <w:bCs/>
        </w:rPr>
        <w:t>.1</w:t>
      </w:r>
      <w:r w:rsidR="000767C9" w:rsidRPr="004505C1">
        <w:rPr>
          <w:bCs/>
        </w:rPr>
        <w:t>7</w:t>
      </w:r>
      <w:r w:rsidR="00D667D6" w:rsidRPr="004505C1">
        <w:rPr>
          <w:bCs/>
        </w:rPr>
        <w:t xml:space="preserve"> </w:t>
      </w:r>
      <w:r w:rsidR="00365D98" w:rsidRPr="004505C1">
        <w:rPr>
          <w:bCs/>
        </w:rPr>
        <w:t xml:space="preserve">Насосные агрегаты следует устанавливать на виброизолирующих основаниях. На напорных и всасывающих линиях следует предусматривать установку </w:t>
      </w:r>
      <w:r w:rsidR="00365D98" w:rsidRPr="004505C1">
        <w:rPr>
          <w:bCs/>
        </w:rPr>
        <w:lastRenderedPageBreak/>
        <w:t>виброизолирующих вставок.</w:t>
      </w:r>
      <w:r w:rsidR="00D667D6" w:rsidRPr="004505C1">
        <w:rPr>
          <w:bCs/>
        </w:rPr>
        <w:t xml:space="preserve"> </w:t>
      </w:r>
      <w:r w:rsidR="00F04956" w:rsidRPr="00F04956">
        <w:rPr>
          <w:bCs/>
        </w:rPr>
        <w:t>Трубопровод, присоединяемый к виброизолирующей вставке, должен быть жестко зафиксирован. Защиту виброизолирующих вставок на напорной части от гидроударов следует выполнять с помощью обратных клапанов, устанавливаемых не далее 1 м от них.</w:t>
      </w:r>
      <w:r w:rsidR="00F04956">
        <w:rPr>
          <w:bCs/>
        </w:rPr>
        <w:t xml:space="preserve"> </w:t>
      </w:r>
      <w:r w:rsidR="00365D98" w:rsidRPr="004505C1">
        <w:rPr>
          <w:bCs/>
        </w:rPr>
        <w:t>Виброизолирующие основания и виброизолирующие вставки допускается не предусматривать:</w:t>
      </w:r>
    </w:p>
    <w:p w:rsidR="00365D98" w:rsidRPr="004505C1" w:rsidRDefault="00365D98" w:rsidP="00142FBE">
      <w:pPr>
        <w:ind w:firstLine="709"/>
        <w:jc w:val="both"/>
        <w:rPr>
          <w:bCs/>
        </w:rPr>
      </w:pPr>
      <w:r w:rsidRPr="004505C1">
        <w:rPr>
          <w:bCs/>
        </w:rPr>
        <w:t>- в производственных зданиях, где не требуется защита от шума;</w:t>
      </w:r>
    </w:p>
    <w:p w:rsidR="00365D98" w:rsidRPr="004505C1" w:rsidRDefault="00D667D6" w:rsidP="00142FBE">
      <w:pPr>
        <w:ind w:firstLine="709"/>
        <w:jc w:val="both"/>
        <w:rPr>
          <w:bCs/>
        </w:rPr>
      </w:pPr>
      <w:r w:rsidRPr="004505C1">
        <w:rPr>
          <w:bCs/>
        </w:rPr>
        <w:t>- в противопожарных установках</w:t>
      </w:r>
      <w:r w:rsidR="00365D98" w:rsidRPr="004505C1">
        <w:rPr>
          <w:bCs/>
        </w:rPr>
        <w:t>;</w:t>
      </w:r>
    </w:p>
    <w:p w:rsidR="00365D98" w:rsidRPr="004505C1" w:rsidRDefault="00365D98" w:rsidP="00142FBE">
      <w:pPr>
        <w:ind w:firstLine="709"/>
        <w:jc w:val="both"/>
        <w:rPr>
          <w:bCs/>
        </w:rPr>
      </w:pPr>
      <w:r w:rsidRPr="004505C1">
        <w:rPr>
          <w:bCs/>
        </w:rPr>
        <w:t>- в отдельно стоящих здан</w:t>
      </w:r>
      <w:r w:rsidR="00767BD1" w:rsidRPr="004505C1">
        <w:rPr>
          <w:bCs/>
        </w:rPr>
        <w:t>иях насосных станций</w:t>
      </w:r>
      <w:r w:rsidRPr="004505C1">
        <w:rPr>
          <w:bCs/>
        </w:rPr>
        <w:t xml:space="preserve"> при рас</w:t>
      </w:r>
      <w:r w:rsidR="00EE6D2A" w:rsidRPr="004505C1">
        <w:rPr>
          <w:bCs/>
        </w:rPr>
        <w:t>стоянии от них</w:t>
      </w:r>
      <w:r w:rsidRPr="004505C1">
        <w:rPr>
          <w:bCs/>
        </w:rPr>
        <w:t xml:space="preserve"> до ближайшего здания </w:t>
      </w:r>
      <w:r w:rsidR="00971E60" w:rsidRPr="004505C1">
        <w:rPr>
          <w:bCs/>
        </w:rPr>
        <w:t xml:space="preserve">более </w:t>
      </w:r>
      <w:r w:rsidRPr="004505C1">
        <w:rPr>
          <w:bCs/>
        </w:rPr>
        <w:t>25 м.</w:t>
      </w:r>
    </w:p>
    <w:p w:rsidR="00E41835" w:rsidRDefault="00E41835" w:rsidP="00142FBE">
      <w:pPr>
        <w:pStyle w:val="ac"/>
        <w:tabs>
          <w:tab w:val="left" w:pos="1134"/>
          <w:tab w:val="left" w:pos="1276"/>
        </w:tabs>
        <w:ind w:firstLine="709"/>
        <w:rPr>
          <w:color w:val="auto"/>
          <w:sz w:val="24"/>
          <w:szCs w:val="24"/>
        </w:rPr>
      </w:pPr>
      <w:r w:rsidRPr="004505C1">
        <w:rPr>
          <w:color w:val="auto"/>
          <w:sz w:val="24"/>
          <w:szCs w:val="24"/>
        </w:rPr>
        <w:t>Насосные станции (установки) заводского изготовления, в которых предусмотрен</w:t>
      </w:r>
      <w:r w:rsidR="00EE6D2A" w:rsidRPr="004505C1">
        <w:rPr>
          <w:color w:val="auto"/>
          <w:sz w:val="24"/>
          <w:szCs w:val="24"/>
        </w:rPr>
        <w:t>ы</w:t>
      </w:r>
      <w:r w:rsidRPr="004505C1">
        <w:rPr>
          <w:color w:val="auto"/>
          <w:sz w:val="24"/>
          <w:szCs w:val="24"/>
        </w:rPr>
        <w:t xml:space="preserve"> изоляция шумов, вибраций и компенсация перемещений, могут быть установлены без выполнения указанных мероприятий. </w:t>
      </w:r>
    </w:p>
    <w:p w:rsidR="00F04956" w:rsidRPr="00F04956" w:rsidRDefault="00F04956" w:rsidP="00142FBE">
      <w:pPr>
        <w:pStyle w:val="ac"/>
        <w:tabs>
          <w:tab w:val="left" w:pos="1134"/>
          <w:tab w:val="left" w:pos="1276"/>
        </w:tabs>
        <w:ind w:firstLine="709"/>
        <w:rPr>
          <w:color w:val="auto"/>
          <w:sz w:val="24"/>
          <w:szCs w:val="24"/>
        </w:rPr>
      </w:pPr>
      <w:r w:rsidRPr="00F04956">
        <w:rPr>
          <w:b/>
          <w:color w:val="auto"/>
          <w:sz w:val="24"/>
          <w:szCs w:val="24"/>
        </w:rPr>
        <w:t>(Измененная редакция, Изм. № 3).</w:t>
      </w:r>
    </w:p>
    <w:p w:rsidR="00F04956" w:rsidRDefault="00365D98" w:rsidP="00F04956">
      <w:pPr>
        <w:ind w:firstLine="709"/>
        <w:jc w:val="both"/>
        <w:rPr>
          <w:b/>
        </w:rPr>
      </w:pPr>
      <w:r w:rsidRPr="00F04956">
        <w:rPr>
          <w:b/>
        </w:rPr>
        <w:t>1</w:t>
      </w:r>
      <w:r w:rsidR="00DE6E7F" w:rsidRPr="00F04956">
        <w:rPr>
          <w:b/>
        </w:rPr>
        <w:t>3</w:t>
      </w:r>
      <w:r w:rsidR="00CD3D75" w:rsidRPr="00F04956">
        <w:rPr>
          <w:b/>
        </w:rPr>
        <w:t>.1</w:t>
      </w:r>
      <w:r w:rsidR="000767C9" w:rsidRPr="00F04956">
        <w:rPr>
          <w:b/>
        </w:rPr>
        <w:t>8</w:t>
      </w:r>
      <w:r w:rsidR="00F04956" w:rsidRPr="00F04956">
        <w:rPr>
          <w:b/>
        </w:rPr>
        <w:t>, 13.19</w:t>
      </w:r>
      <w:r w:rsidRPr="004505C1">
        <w:t xml:space="preserve"> </w:t>
      </w:r>
      <w:r w:rsidR="00F04956" w:rsidRPr="00F04956">
        <w:rPr>
          <w:b/>
        </w:rPr>
        <w:t>(И</w:t>
      </w:r>
      <w:r w:rsidR="00F04956">
        <w:rPr>
          <w:b/>
        </w:rPr>
        <w:t>сключены</w:t>
      </w:r>
      <w:r w:rsidR="00F04956" w:rsidRPr="00F04956">
        <w:rPr>
          <w:b/>
        </w:rPr>
        <w:t>, Изм. № 3)</w:t>
      </w:r>
    </w:p>
    <w:p w:rsidR="00F04956" w:rsidRPr="00F04956" w:rsidRDefault="00365D98" w:rsidP="00F04956">
      <w:pPr>
        <w:ind w:firstLine="709"/>
        <w:jc w:val="both"/>
        <w:rPr>
          <w:iCs/>
        </w:rPr>
      </w:pPr>
      <w:r w:rsidRPr="004505C1">
        <w:rPr>
          <w:rStyle w:val="a5"/>
          <w:i w:val="0"/>
        </w:rPr>
        <w:t>1</w:t>
      </w:r>
      <w:r w:rsidR="00DE6E7F" w:rsidRPr="004505C1">
        <w:rPr>
          <w:rStyle w:val="a5"/>
          <w:i w:val="0"/>
        </w:rPr>
        <w:t>3</w:t>
      </w:r>
      <w:r w:rsidR="006E692E" w:rsidRPr="004505C1">
        <w:rPr>
          <w:rStyle w:val="a5"/>
          <w:i w:val="0"/>
        </w:rPr>
        <w:t>.2</w:t>
      </w:r>
      <w:r w:rsidR="000767C9" w:rsidRPr="004505C1">
        <w:rPr>
          <w:rStyle w:val="a5"/>
          <w:i w:val="0"/>
        </w:rPr>
        <w:t>0</w:t>
      </w:r>
      <w:r w:rsidRPr="004505C1">
        <w:rPr>
          <w:rStyle w:val="a5"/>
          <w:i w:val="0"/>
        </w:rPr>
        <w:t xml:space="preserve"> </w:t>
      </w:r>
      <w:r w:rsidR="00F04956" w:rsidRPr="00F04956">
        <w:rPr>
          <w:iCs/>
        </w:rPr>
        <w:t>Для насосных установок, подающих воду на хозяйственно-питьевые, производственные и противопожарные нужды, необходимо принимать следующую категорию надежности электроснабжения:</w:t>
      </w:r>
    </w:p>
    <w:p w:rsidR="00F04956" w:rsidRPr="00F04956" w:rsidRDefault="00F04956" w:rsidP="00F04956">
      <w:pPr>
        <w:ind w:firstLine="709"/>
        <w:jc w:val="both"/>
        <w:rPr>
          <w:iCs/>
        </w:rPr>
      </w:pPr>
      <w:r w:rsidRPr="00F04956">
        <w:rPr>
          <w:iCs/>
        </w:rPr>
        <w:t>- особую – для насосных установок, перерыв в работе которых не допускается;</w:t>
      </w:r>
    </w:p>
    <w:p w:rsidR="00F04956" w:rsidRPr="00F04956" w:rsidRDefault="00F04956" w:rsidP="00F04956">
      <w:pPr>
        <w:ind w:firstLine="709"/>
        <w:jc w:val="both"/>
        <w:rPr>
          <w:iCs/>
        </w:rPr>
      </w:pPr>
      <w:r w:rsidRPr="00F04956">
        <w:rPr>
          <w:iCs/>
        </w:rPr>
        <w:t>- вторую – для жилых зданий высотой более 28 м при суммарном расходе воды более 5 л/с, а также для насосных установок общественных и производственных зданий, для которых допускается кратковременный перерыв в работе на время, необходимое для ручного включения резервного питания;</w:t>
      </w:r>
    </w:p>
    <w:p w:rsidR="00F04956" w:rsidRPr="00F04956" w:rsidRDefault="00F04956" w:rsidP="00F04956">
      <w:pPr>
        <w:ind w:firstLine="709"/>
        <w:jc w:val="both"/>
        <w:rPr>
          <w:iCs/>
        </w:rPr>
      </w:pPr>
      <w:r w:rsidRPr="00F04956">
        <w:rPr>
          <w:iCs/>
        </w:rPr>
        <w:t>- третью – для всех остальных насосных установок.</w:t>
      </w:r>
    </w:p>
    <w:p w:rsidR="00F04956" w:rsidRDefault="00F04956" w:rsidP="00F04956">
      <w:pPr>
        <w:ind w:firstLine="709"/>
        <w:jc w:val="both"/>
        <w:rPr>
          <w:b/>
          <w:iCs/>
        </w:rPr>
      </w:pPr>
      <w:r w:rsidRPr="00F04956">
        <w:rPr>
          <w:iCs/>
        </w:rPr>
        <w:t>Категорию надежности электроснабжения насосных установок внутреннего противопожарного водопровода и совмещенного внутреннего противопожарного и питьевого водопровода принимают в соответствии с СП 10.13130.</w:t>
      </w:r>
      <w:r w:rsidRPr="00F04956">
        <w:rPr>
          <w:b/>
          <w:iCs/>
        </w:rPr>
        <w:t xml:space="preserve"> </w:t>
      </w:r>
    </w:p>
    <w:p w:rsidR="00F04956" w:rsidRDefault="00F04956" w:rsidP="00F04956">
      <w:pPr>
        <w:ind w:firstLine="709"/>
        <w:jc w:val="both"/>
        <w:rPr>
          <w:rStyle w:val="a5"/>
          <w:i w:val="0"/>
        </w:rPr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365D98" w:rsidRPr="004505C1" w:rsidRDefault="00365D98" w:rsidP="00142FBE">
      <w:pPr>
        <w:pStyle w:val="32"/>
        <w:ind w:firstLine="709"/>
        <w:rPr>
          <w:rStyle w:val="a5"/>
          <w:i w:val="0"/>
        </w:rPr>
      </w:pPr>
      <w:r w:rsidRPr="004505C1">
        <w:rPr>
          <w:rStyle w:val="a5"/>
          <w:i w:val="0"/>
        </w:rPr>
        <w:t>1</w:t>
      </w:r>
      <w:r w:rsidR="00DE6E7F" w:rsidRPr="004505C1">
        <w:rPr>
          <w:rStyle w:val="a5"/>
          <w:i w:val="0"/>
        </w:rPr>
        <w:t>3</w:t>
      </w:r>
      <w:r w:rsidRPr="004505C1">
        <w:rPr>
          <w:rStyle w:val="a5"/>
          <w:i w:val="0"/>
        </w:rPr>
        <w:t>.</w:t>
      </w:r>
      <w:r w:rsidR="006E692E" w:rsidRPr="004505C1">
        <w:rPr>
          <w:rStyle w:val="a5"/>
          <w:i w:val="0"/>
        </w:rPr>
        <w:t>2</w:t>
      </w:r>
      <w:r w:rsidR="000767C9" w:rsidRPr="004505C1">
        <w:rPr>
          <w:rStyle w:val="a5"/>
          <w:i w:val="0"/>
        </w:rPr>
        <w:t>1</w:t>
      </w:r>
      <w:r w:rsidRPr="004505C1">
        <w:rPr>
          <w:rStyle w:val="a5"/>
          <w:i w:val="0"/>
        </w:rPr>
        <w:t xml:space="preserve"> Насосные установки систем </w:t>
      </w:r>
      <w:r w:rsidR="00DF64DE" w:rsidRPr="004505C1">
        <w:rPr>
          <w:rStyle w:val="a5"/>
          <w:i w:val="0"/>
        </w:rPr>
        <w:t xml:space="preserve">холодного </w:t>
      </w:r>
      <w:r w:rsidR="00906BBF" w:rsidRPr="004505C1">
        <w:rPr>
          <w:rStyle w:val="a5"/>
          <w:i w:val="0"/>
        </w:rPr>
        <w:t>водоснабжения</w:t>
      </w:r>
      <w:r w:rsidR="006A2D0B" w:rsidRPr="004505C1">
        <w:rPr>
          <w:rStyle w:val="a5"/>
          <w:i w:val="0"/>
        </w:rPr>
        <w:t xml:space="preserve"> </w:t>
      </w:r>
      <w:r w:rsidRPr="004505C1">
        <w:rPr>
          <w:rStyle w:val="a5"/>
          <w:i w:val="0"/>
        </w:rPr>
        <w:t>следует предусматривать с ручным, дистанционным или автоматическим управлением. При автоматическом управлении повысительной насосной установкой должны предусматриваться:</w:t>
      </w:r>
    </w:p>
    <w:p w:rsidR="00365D98" w:rsidRPr="004505C1" w:rsidRDefault="00365D98" w:rsidP="00142FBE">
      <w:pPr>
        <w:pStyle w:val="32"/>
        <w:ind w:firstLine="709"/>
        <w:rPr>
          <w:rStyle w:val="a5"/>
          <w:i w:val="0"/>
        </w:rPr>
      </w:pPr>
      <w:r w:rsidRPr="004505C1">
        <w:rPr>
          <w:rStyle w:val="a5"/>
          <w:i w:val="0"/>
        </w:rPr>
        <w:t>- автоматический пуск и отключение рабочих насосов в зависимости от требуемого давления в системе;</w:t>
      </w:r>
    </w:p>
    <w:p w:rsidR="00365D98" w:rsidRPr="004505C1" w:rsidRDefault="00365D98" w:rsidP="00142FBE">
      <w:pPr>
        <w:pStyle w:val="32"/>
        <w:ind w:firstLine="709"/>
        <w:rPr>
          <w:rStyle w:val="a5"/>
          <w:i w:val="0"/>
        </w:rPr>
      </w:pPr>
      <w:r w:rsidRPr="004505C1">
        <w:rPr>
          <w:rStyle w:val="a5"/>
          <w:i w:val="0"/>
        </w:rPr>
        <w:t>- автоматическое включение резервного насоса при аварийном отключении рабочего насоса;</w:t>
      </w:r>
    </w:p>
    <w:p w:rsidR="00365D98" w:rsidRPr="004505C1" w:rsidRDefault="00365D98" w:rsidP="00142FBE">
      <w:pPr>
        <w:pStyle w:val="32"/>
        <w:ind w:firstLine="709"/>
        <w:rPr>
          <w:rStyle w:val="a5"/>
          <w:i w:val="0"/>
        </w:rPr>
      </w:pPr>
      <w:r w:rsidRPr="004505C1">
        <w:rPr>
          <w:rStyle w:val="a5"/>
          <w:i w:val="0"/>
        </w:rPr>
        <w:t>- подача звукового или светового сигнала об аварийном отключении рабочего насоса.</w:t>
      </w:r>
    </w:p>
    <w:p w:rsidR="007C0592" w:rsidRPr="004505C1" w:rsidRDefault="007C0592" w:rsidP="00142FBE">
      <w:pPr>
        <w:pStyle w:val="32"/>
        <w:ind w:firstLine="709"/>
        <w:rPr>
          <w:rStyle w:val="a5"/>
          <w:i w:val="0"/>
        </w:rPr>
      </w:pPr>
      <w:r w:rsidRPr="004505C1">
        <w:rPr>
          <w:rStyle w:val="a5"/>
          <w:i w:val="0"/>
        </w:rPr>
        <w:t>Дистанционное и автоматическое управление следует осуществлять с диспетчерского узла управления.</w:t>
      </w:r>
    </w:p>
    <w:p w:rsidR="00043A5A" w:rsidRPr="004505C1" w:rsidRDefault="00043A5A" w:rsidP="00142FBE">
      <w:pPr>
        <w:pStyle w:val="32"/>
        <w:ind w:firstLine="709"/>
        <w:rPr>
          <w:rStyle w:val="a5"/>
          <w:i w:val="0"/>
        </w:rPr>
      </w:pPr>
      <w:r w:rsidRPr="004505C1">
        <w:rPr>
          <w:rStyle w:val="a5"/>
          <w:i w:val="0"/>
        </w:rPr>
        <w:t>При дистанционном пуске насосных установок</w:t>
      </w:r>
      <w:r w:rsidR="006D4E93" w:rsidRPr="004505C1">
        <w:rPr>
          <w:rStyle w:val="a5"/>
          <w:i w:val="0"/>
        </w:rPr>
        <w:t xml:space="preserve"> совмещенного хозяйственно-</w:t>
      </w:r>
      <w:r w:rsidR="00394F89" w:rsidRPr="004505C1">
        <w:rPr>
          <w:rStyle w:val="a5"/>
          <w:i w:val="0"/>
        </w:rPr>
        <w:t xml:space="preserve">питьевого и противопожарного водоснабжения </w:t>
      </w:r>
      <w:r w:rsidRPr="004505C1">
        <w:rPr>
          <w:rStyle w:val="a5"/>
          <w:i w:val="0"/>
        </w:rPr>
        <w:t xml:space="preserve">пусковые кнопки следует устанавливать в пожарных шкафах или рядом с ними. При автоматическом пуске пожарных насосов ВПВ установка пусковых кнопок в шкафах у пожарных кранов не требуется. </w:t>
      </w:r>
    </w:p>
    <w:p w:rsidR="0015566A" w:rsidRPr="004505C1" w:rsidRDefault="00DE6E7F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13</w:t>
      </w:r>
      <w:r w:rsidR="006E692E" w:rsidRPr="004505C1">
        <w:rPr>
          <w:bCs/>
        </w:rPr>
        <w:t>.2</w:t>
      </w:r>
      <w:r w:rsidR="00394F89" w:rsidRPr="004505C1">
        <w:rPr>
          <w:bCs/>
        </w:rPr>
        <w:t>2</w:t>
      </w:r>
      <w:r w:rsidR="0015566A" w:rsidRPr="004505C1">
        <w:rPr>
          <w:bCs/>
        </w:rPr>
        <w:t xml:space="preserve"> При определении площади помещения с насосными установками ширину проходов следует принимать</w:t>
      </w:r>
      <w:r w:rsidR="00C02F96" w:rsidRPr="004505C1">
        <w:rPr>
          <w:bCs/>
        </w:rPr>
        <w:t xml:space="preserve">, м, </w:t>
      </w:r>
      <w:r w:rsidR="0015566A" w:rsidRPr="004505C1">
        <w:rPr>
          <w:bCs/>
        </w:rPr>
        <w:t>не менее:</w:t>
      </w:r>
    </w:p>
    <w:p w:rsidR="0015566A" w:rsidRPr="004505C1" w:rsidRDefault="00C02F96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1</w:t>
      </w:r>
      <w:r w:rsidR="006D4E93" w:rsidRPr="004505C1">
        <w:rPr>
          <w:bCs/>
        </w:rPr>
        <w:t xml:space="preserve"> </w:t>
      </w:r>
      <w:r w:rsidRPr="004505C1">
        <w:rPr>
          <w:bCs/>
        </w:rPr>
        <w:t>–</w:t>
      </w:r>
      <w:r w:rsidR="0015566A" w:rsidRPr="004505C1">
        <w:rPr>
          <w:bCs/>
        </w:rPr>
        <w:t xml:space="preserve"> между насосами / электродвигателями;</w:t>
      </w:r>
    </w:p>
    <w:p w:rsidR="00C02F96" w:rsidRPr="004505C1" w:rsidRDefault="00C02F96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0,7</w:t>
      </w:r>
      <w:r w:rsidR="006D4E93" w:rsidRPr="004505C1">
        <w:rPr>
          <w:bCs/>
        </w:rPr>
        <w:t xml:space="preserve"> </w:t>
      </w:r>
      <w:r w:rsidRPr="004505C1">
        <w:rPr>
          <w:bCs/>
        </w:rPr>
        <w:t>–</w:t>
      </w:r>
      <w:r w:rsidR="0015566A" w:rsidRPr="004505C1">
        <w:rPr>
          <w:bCs/>
        </w:rPr>
        <w:t xml:space="preserve"> между насосами / электродвигателями и с</w:t>
      </w:r>
      <w:r w:rsidRPr="004505C1">
        <w:rPr>
          <w:bCs/>
        </w:rPr>
        <w:t>теной в заглубленных помещениях;</w:t>
      </w:r>
    </w:p>
    <w:p w:rsidR="007A76D6" w:rsidRPr="004505C1" w:rsidRDefault="00DF4472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1</w:t>
      </w:r>
      <w:r w:rsidR="006D4E93" w:rsidRPr="004505C1">
        <w:rPr>
          <w:bCs/>
        </w:rPr>
        <w:t xml:space="preserve"> </w:t>
      </w:r>
      <w:r w:rsidR="00C02F96" w:rsidRPr="004505C1">
        <w:rPr>
          <w:bCs/>
        </w:rPr>
        <w:t>– в прочих помещениях</w:t>
      </w:r>
      <w:r w:rsidR="003048DB" w:rsidRPr="004505C1">
        <w:rPr>
          <w:bCs/>
        </w:rPr>
        <w:t xml:space="preserve">, при этом </w:t>
      </w:r>
      <w:r w:rsidR="007A76D6" w:rsidRPr="004505C1">
        <w:rPr>
          <w:bCs/>
        </w:rPr>
        <w:t>ширина прохода со стороны двигателя должна быть достаточной для демонтажа ротора;</w:t>
      </w:r>
    </w:p>
    <w:p w:rsidR="00C02F96" w:rsidRPr="004505C1" w:rsidRDefault="00C02F96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1,5</w:t>
      </w:r>
      <w:r w:rsidR="006D4E93" w:rsidRPr="004505C1">
        <w:rPr>
          <w:bCs/>
        </w:rPr>
        <w:t xml:space="preserve"> </w:t>
      </w:r>
      <w:r w:rsidRPr="004505C1">
        <w:rPr>
          <w:bCs/>
        </w:rPr>
        <w:t>–</w:t>
      </w:r>
      <w:r w:rsidR="007A76D6" w:rsidRPr="004505C1">
        <w:rPr>
          <w:bCs/>
        </w:rPr>
        <w:t xml:space="preserve"> между компрес</w:t>
      </w:r>
      <w:r w:rsidRPr="004505C1">
        <w:rPr>
          <w:bCs/>
        </w:rPr>
        <w:t>сорами или воздуходувками</w:t>
      </w:r>
      <w:r w:rsidR="004F19AA" w:rsidRPr="004505C1">
        <w:rPr>
          <w:bCs/>
        </w:rPr>
        <w:t>, 1– между ними и стеной</w:t>
      </w:r>
      <w:r w:rsidRPr="004505C1">
        <w:rPr>
          <w:bCs/>
        </w:rPr>
        <w:t>;</w:t>
      </w:r>
    </w:p>
    <w:p w:rsidR="0015566A" w:rsidRPr="004505C1" w:rsidRDefault="00C02F96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0,7</w:t>
      </w:r>
      <w:r w:rsidR="006D4E93" w:rsidRPr="004505C1">
        <w:rPr>
          <w:bCs/>
        </w:rPr>
        <w:t xml:space="preserve"> </w:t>
      </w:r>
      <w:r w:rsidRPr="004505C1">
        <w:rPr>
          <w:bCs/>
        </w:rPr>
        <w:t>–</w:t>
      </w:r>
      <w:r w:rsidR="00DF4472" w:rsidRPr="004505C1">
        <w:rPr>
          <w:bCs/>
        </w:rPr>
        <w:t xml:space="preserve"> </w:t>
      </w:r>
      <w:r w:rsidR="007A76D6" w:rsidRPr="004505C1">
        <w:rPr>
          <w:bCs/>
        </w:rPr>
        <w:t>между неподвижными выступающими частями оборудования;</w:t>
      </w:r>
    </w:p>
    <w:p w:rsidR="00CE42B0" w:rsidRPr="004505C1" w:rsidRDefault="00C02F96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  <w:spacing w:val="20"/>
          <w:sz w:val="22"/>
          <w:szCs w:val="22"/>
        </w:rPr>
      </w:pPr>
      <w:r w:rsidRPr="004505C1">
        <w:rPr>
          <w:bCs/>
        </w:rPr>
        <w:t>2</w:t>
      </w:r>
      <w:r w:rsidR="006D4E93" w:rsidRPr="004505C1">
        <w:rPr>
          <w:bCs/>
        </w:rPr>
        <w:t xml:space="preserve"> </w:t>
      </w:r>
      <w:r w:rsidRPr="004505C1">
        <w:rPr>
          <w:bCs/>
        </w:rPr>
        <w:t>–</w:t>
      </w:r>
      <w:r w:rsidR="007A76D6" w:rsidRPr="004505C1">
        <w:rPr>
          <w:bCs/>
        </w:rPr>
        <w:t xml:space="preserve"> перед распределительным электрическим щитом.</w:t>
      </w:r>
    </w:p>
    <w:p w:rsidR="00556193" w:rsidRPr="00445AD8" w:rsidRDefault="00082CDB" w:rsidP="00142FBE">
      <w:pPr>
        <w:tabs>
          <w:tab w:val="left" w:pos="357"/>
        </w:tabs>
        <w:suppressAutoHyphens/>
        <w:autoSpaceDE w:val="0"/>
        <w:autoSpaceDN w:val="0"/>
        <w:adjustRightInd w:val="0"/>
        <w:spacing w:before="120"/>
        <w:ind w:firstLine="709"/>
        <w:jc w:val="both"/>
        <w:rPr>
          <w:bCs/>
          <w:spacing w:val="20"/>
          <w:sz w:val="20"/>
          <w:szCs w:val="20"/>
        </w:rPr>
      </w:pPr>
      <w:r w:rsidRPr="00445AD8">
        <w:rPr>
          <w:bCs/>
          <w:spacing w:val="30"/>
          <w:sz w:val="20"/>
          <w:szCs w:val="20"/>
        </w:rPr>
        <w:lastRenderedPageBreak/>
        <w:t>Примечания</w:t>
      </w:r>
    </w:p>
    <w:p w:rsidR="003048DB" w:rsidRPr="00445AD8" w:rsidRDefault="0080025C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  <w:sz w:val="20"/>
          <w:szCs w:val="20"/>
        </w:rPr>
      </w:pPr>
      <w:r w:rsidRPr="00445AD8">
        <w:rPr>
          <w:bCs/>
          <w:sz w:val="20"/>
          <w:szCs w:val="20"/>
        </w:rPr>
        <w:t>1</w:t>
      </w:r>
      <w:r w:rsidR="007A76D6" w:rsidRPr="00445AD8">
        <w:rPr>
          <w:bCs/>
          <w:sz w:val="20"/>
          <w:szCs w:val="20"/>
        </w:rPr>
        <w:t xml:space="preserve"> </w:t>
      </w:r>
      <w:r w:rsidR="00C02FED" w:rsidRPr="00445AD8">
        <w:rPr>
          <w:bCs/>
          <w:sz w:val="20"/>
          <w:szCs w:val="20"/>
        </w:rPr>
        <w:t xml:space="preserve">Проходы вокруг оборудования следует принимать в соответствии с требованиями СП 31.13330 и СП 32.13330. </w:t>
      </w:r>
    </w:p>
    <w:p w:rsidR="00EB0E9F" w:rsidRPr="00445AD8" w:rsidRDefault="0080025C" w:rsidP="00142FBE">
      <w:pPr>
        <w:tabs>
          <w:tab w:val="left" w:pos="357"/>
        </w:tabs>
        <w:suppressAutoHyphens/>
        <w:autoSpaceDE w:val="0"/>
        <w:autoSpaceDN w:val="0"/>
        <w:adjustRightInd w:val="0"/>
        <w:spacing w:after="120"/>
        <w:ind w:firstLine="709"/>
        <w:jc w:val="both"/>
        <w:rPr>
          <w:bCs/>
          <w:sz w:val="20"/>
          <w:szCs w:val="20"/>
        </w:rPr>
      </w:pPr>
      <w:r w:rsidRPr="00445AD8">
        <w:rPr>
          <w:bCs/>
          <w:sz w:val="20"/>
          <w:szCs w:val="20"/>
        </w:rPr>
        <w:t>2</w:t>
      </w:r>
      <w:r w:rsidR="00EB0E9F" w:rsidRPr="00445AD8">
        <w:rPr>
          <w:bCs/>
          <w:sz w:val="20"/>
          <w:szCs w:val="20"/>
        </w:rPr>
        <w:t xml:space="preserve"> Для агрегатов с диаметром нагнетательного патрубка до 100 мм включительно допускаются: установка агрегатов у стены или на кронштейнах; установка двух агрегатов на одном фундаменте при расстоянии между выступающими частями агрегатов не менее 0,25 м с обеспечением вокруг сдвоенной установки проходов шириной не менее 0,7 м.</w:t>
      </w:r>
    </w:p>
    <w:p w:rsidR="003048DB" w:rsidRPr="004505C1" w:rsidRDefault="00DE6E7F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13</w:t>
      </w:r>
      <w:r w:rsidR="006E692E" w:rsidRPr="004505C1">
        <w:rPr>
          <w:bCs/>
        </w:rPr>
        <w:t>.2</w:t>
      </w:r>
      <w:r w:rsidR="00DD4E42" w:rsidRPr="004505C1">
        <w:rPr>
          <w:bCs/>
        </w:rPr>
        <w:t>3</w:t>
      </w:r>
      <w:r w:rsidR="003161B1" w:rsidRPr="004505C1">
        <w:rPr>
          <w:bCs/>
        </w:rPr>
        <w:t xml:space="preserve"> Для эксплуатации технологического оборудования, арматуры и трубопроводов в помещениях </w:t>
      </w:r>
      <w:r w:rsidR="001A74B5" w:rsidRPr="004505C1">
        <w:rPr>
          <w:bCs/>
        </w:rPr>
        <w:t xml:space="preserve">насосных установок </w:t>
      </w:r>
      <w:r w:rsidR="001E52FA" w:rsidRPr="004505C1">
        <w:rPr>
          <w:bCs/>
        </w:rPr>
        <w:t>следует предусматривать</w:t>
      </w:r>
      <w:r w:rsidR="003161B1" w:rsidRPr="004505C1">
        <w:rPr>
          <w:bCs/>
        </w:rPr>
        <w:t xml:space="preserve"> подъемно-транспортное оборудование.</w:t>
      </w:r>
    </w:p>
    <w:p w:rsidR="007C0592" w:rsidRPr="004505C1" w:rsidRDefault="007C0592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13.24 При заборе воды из резервуара следует предусматривать установку насосов под залив и</w:t>
      </w:r>
      <w:r w:rsidRPr="004505C1">
        <w:t xml:space="preserve"> </w:t>
      </w:r>
      <w:r w:rsidRPr="004505C1">
        <w:rPr>
          <w:bCs/>
        </w:rPr>
        <w:t xml:space="preserve">не менее двух всасывающих линий. Расчет каждой из них следует проводить на пропуск расчетного расхода воды, включая противопожарный. В случае размещения насосов выше уровня воды в резервуаре следует предусматривать устройства для заливки насосов или устанавливать самовсасывающие насосы. </w:t>
      </w:r>
    </w:p>
    <w:p w:rsidR="007C0592" w:rsidRPr="004505C1" w:rsidRDefault="007C0592" w:rsidP="00142FBE">
      <w:pPr>
        <w:tabs>
          <w:tab w:val="left" w:pos="357"/>
        </w:tabs>
        <w:suppressAutoHyphens/>
        <w:autoSpaceDE w:val="0"/>
        <w:autoSpaceDN w:val="0"/>
        <w:adjustRightInd w:val="0"/>
        <w:ind w:firstLine="709"/>
        <w:jc w:val="both"/>
        <w:rPr>
          <w:bCs/>
        </w:rPr>
      </w:pPr>
      <w:r w:rsidRPr="004505C1">
        <w:rPr>
          <w:bCs/>
        </w:rPr>
        <w:t>Устройство одной всасывающей линии предусматривается при установке насосов без резервных агрегатов.</w:t>
      </w:r>
    </w:p>
    <w:p w:rsidR="009C7D3F" w:rsidRPr="004505C1" w:rsidRDefault="009C7D3F" w:rsidP="00142FBE">
      <w:pPr>
        <w:spacing w:before="240" w:after="120"/>
        <w:ind w:firstLine="709"/>
        <w:jc w:val="both"/>
        <w:rPr>
          <w:b/>
        </w:rPr>
      </w:pPr>
      <w:bookmarkStart w:id="43" w:name="_Toc35775090"/>
      <w:r w:rsidRPr="004505C1">
        <w:rPr>
          <w:b/>
        </w:rPr>
        <w:t>14 Запасные и регулирующие емкости</w:t>
      </w:r>
      <w:bookmarkEnd w:id="43"/>
    </w:p>
    <w:p w:rsidR="00365D98" w:rsidRPr="004505C1" w:rsidRDefault="00E90803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.1</w:t>
      </w:r>
      <w:r w:rsidR="00365D98" w:rsidRPr="004505C1">
        <w:t xml:space="preserve"> Запасные и регулирующие емкости (резервуары, гидропневматические </w:t>
      </w:r>
      <w:r w:rsidR="00910656" w:rsidRPr="004505C1">
        <w:t>баки, аккумуляторы тепл</w:t>
      </w:r>
      <w:r w:rsidR="009D5B1F">
        <w:t>овой энергии</w:t>
      </w:r>
      <w:r w:rsidR="00365D98" w:rsidRPr="004505C1">
        <w:t xml:space="preserve">) должны содержать воду в объеме, достаточном для регулирования водопотребления. </w:t>
      </w:r>
    </w:p>
    <w:p w:rsidR="00A4333C" w:rsidRPr="004505C1" w:rsidRDefault="00A4333C" w:rsidP="00142FBE">
      <w:pPr>
        <w:ind w:firstLine="709"/>
        <w:jc w:val="both"/>
      </w:pPr>
      <w:r w:rsidRPr="004505C1">
        <w:t xml:space="preserve">Тип резервуара, целесообразность его устройства и место расположения следует определять </w:t>
      </w:r>
      <w:r w:rsidR="00384C27" w:rsidRPr="004505C1">
        <w:t>проектом</w:t>
      </w:r>
      <w:r w:rsidRPr="004505C1">
        <w:t>.</w:t>
      </w:r>
    </w:p>
    <w:p w:rsidR="00A4333C" w:rsidRDefault="00A4333C" w:rsidP="00142FBE">
      <w:pPr>
        <w:ind w:firstLine="709"/>
        <w:jc w:val="both"/>
      </w:pPr>
      <w:r w:rsidRPr="004505C1">
        <w:t>Гидропневматические баки допускается применять для хранения противопожарного запаса воды по заданию на проектирование.</w:t>
      </w:r>
    </w:p>
    <w:p w:rsidR="009D5B1F" w:rsidRPr="004505C1" w:rsidRDefault="009D5B1F" w:rsidP="00142FBE">
      <w:pPr>
        <w:ind w:firstLine="709"/>
        <w:jc w:val="both"/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365D98" w:rsidRDefault="00E90803" w:rsidP="00142FBE">
      <w:pPr>
        <w:ind w:firstLine="709"/>
        <w:jc w:val="both"/>
        <w:rPr>
          <w:bCs/>
        </w:rPr>
      </w:pPr>
      <w:r w:rsidRPr="004505C1">
        <w:rPr>
          <w:bCs/>
        </w:rPr>
        <w:t>14</w:t>
      </w:r>
      <w:r w:rsidR="00365D98" w:rsidRPr="004505C1">
        <w:rPr>
          <w:bCs/>
        </w:rPr>
        <w:t xml:space="preserve">.2 Безнапорные баки-аккумуляторы в системах </w:t>
      </w:r>
      <w:r w:rsidR="00DF64DE" w:rsidRPr="004505C1">
        <w:rPr>
          <w:bCs/>
        </w:rPr>
        <w:t xml:space="preserve">холодного и горячего </w:t>
      </w:r>
      <w:r w:rsidR="00906BBF" w:rsidRPr="004505C1">
        <w:t>водоснабжения</w:t>
      </w:r>
      <w:r w:rsidR="00906BBF" w:rsidRPr="004505C1">
        <w:rPr>
          <w:bCs/>
        </w:rPr>
        <w:t xml:space="preserve"> </w:t>
      </w:r>
      <w:r w:rsidR="009D5B1F">
        <w:rPr>
          <w:bCs/>
        </w:rPr>
        <w:t>предусматривают</w:t>
      </w:r>
      <w:r w:rsidR="00365D98" w:rsidRPr="004505C1">
        <w:rPr>
          <w:bCs/>
        </w:rPr>
        <w:t xml:space="preserve"> для создания</w:t>
      </w:r>
      <w:r w:rsidR="00A44C20" w:rsidRPr="004505C1">
        <w:rPr>
          <w:bCs/>
        </w:rPr>
        <w:t xml:space="preserve"> запаса воды в банях, прачечных</w:t>
      </w:r>
      <w:r w:rsidR="00365D98" w:rsidRPr="004505C1">
        <w:rPr>
          <w:bCs/>
        </w:rPr>
        <w:t xml:space="preserve"> и у других потребителей, имеющих сосредоточенные кратковременные расходы воды.</w:t>
      </w:r>
    </w:p>
    <w:p w:rsidR="009D5B1F" w:rsidRPr="004505C1" w:rsidRDefault="009D5B1F" w:rsidP="00142FBE">
      <w:pPr>
        <w:ind w:firstLine="709"/>
        <w:jc w:val="both"/>
        <w:rPr>
          <w:bCs/>
        </w:rPr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365D98" w:rsidRPr="004505C1" w:rsidRDefault="00E90803" w:rsidP="00142FBE">
      <w:pPr>
        <w:ind w:firstLine="709"/>
        <w:jc w:val="both"/>
        <w:rPr>
          <w:b/>
        </w:rPr>
      </w:pPr>
      <w:r w:rsidRPr="004505C1">
        <w:rPr>
          <w:bCs/>
        </w:rPr>
        <w:t>14</w:t>
      </w:r>
      <w:r w:rsidR="00365D98" w:rsidRPr="004505C1">
        <w:rPr>
          <w:bCs/>
        </w:rPr>
        <w:t>.3 В бытовых зданиях и помещениях промышленных предприятий с</w:t>
      </w:r>
      <w:r w:rsidR="00365D98" w:rsidRPr="004505C1">
        <w:t xml:space="preserve"> числом душевых сеток в групповых </w:t>
      </w:r>
      <w:r w:rsidR="00A44C20" w:rsidRPr="004505C1">
        <w:t xml:space="preserve">установках </w:t>
      </w:r>
      <w:r w:rsidR="00862856" w:rsidRPr="004505C1">
        <w:t>десять</w:t>
      </w:r>
      <w:r w:rsidR="00A44C20" w:rsidRPr="004505C1">
        <w:t xml:space="preserve"> и более</w:t>
      </w:r>
      <w:r w:rsidR="00365D98" w:rsidRPr="004505C1">
        <w:t xml:space="preserve"> в случае невозможности обеспечения подачи необходимого расхода </w:t>
      </w:r>
      <w:r w:rsidR="00A44C20" w:rsidRPr="004505C1">
        <w:t>холодной/горячей воды</w:t>
      </w:r>
      <w:r w:rsidR="00365D98" w:rsidRPr="004505C1">
        <w:t xml:space="preserve"> следует устраивать безнапорные баки-аккумуляторы. Отказ от устройства баков-аккумуляторов должен быть обоснован.</w:t>
      </w:r>
    </w:p>
    <w:p w:rsidR="00C02FED" w:rsidRPr="004505C1" w:rsidRDefault="00E90803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.4</w:t>
      </w:r>
      <w:r w:rsidR="00365D98" w:rsidRPr="004505C1">
        <w:t xml:space="preserve"> </w:t>
      </w:r>
      <w:r w:rsidR="00C02FED" w:rsidRPr="004505C1">
        <w:t>Водонапорные и гидропневматические баки питьевой воды, а также баки-аккумуляторы должны быть из металла с наружной и внутренней антикоррозионной защитой; для внутренней антикоррозионной защиты следует применять материалы, удовлетворяющие требованиям [14]. Для систем холодного питьевого водоснабжения допускается использовать баки-аккумуляторы из полимерных материалов при соответствии требованиям [14].</w:t>
      </w:r>
    </w:p>
    <w:p w:rsidR="00365D98" w:rsidRPr="004505C1" w:rsidRDefault="00E90803" w:rsidP="00142FBE">
      <w:pPr>
        <w:ind w:firstLine="709"/>
        <w:jc w:val="both"/>
        <w:rPr>
          <w:b/>
        </w:rPr>
      </w:pPr>
      <w:r w:rsidRPr="004505C1">
        <w:rPr>
          <w:bCs/>
        </w:rPr>
        <w:t>14</w:t>
      </w:r>
      <w:r w:rsidR="00365D98" w:rsidRPr="004505C1">
        <w:rPr>
          <w:bCs/>
        </w:rPr>
        <w:t>.</w:t>
      </w:r>
      <w:r w:rsidR="007603CF" w:rsidRPr="004505C1">
        <w:rPr>
          <w:bCs/>
        </w:rPr>
        <w:t>5</w:t>
      </w:r>
      <w:r w:rsidR="00365D98" w:rsidRPr="004505C1">
        <w:t xml:space="preserve"> Водонапорные баки и баки-аккумуляторы (безнапорные) следует устанавливать в вентилируемом и освещаемом помещении высотой не менее 2,2 м с положительной температурой. Несущие конструкции помеще</w:t>
      </w:r>
      <w:r w:rsidR="00AA066A" w:rsidRPr="004505C1">
        <w:t>ния следует</w:t>
      </w:r>
      <w:r w:rsidR="00365D98" w:rsidRPr="004505C1">
        <w:t xml:space="preserve"> выполнять из </w:t>
      </w:r>
      <w:r w:rsidR="00AA066A" w:rsidRPr="004505C1">
        <w:t>негорючих материалов. Расстояния</w:t>
      </w:r>
      <w:r w:rsidR="00365D98" w:rsidRPr="004505C1">
        <w:t xml:space="preserve"> между водонапорными баками и строительными конструкциями должны быть не менее 0,7 м; между баками и строительными конструкциями со стороны расположения поплавкового клапана </w:t>
      </w:r>
      <w:r w:rsidR="006D4E93" w:rsidRPr="004505C1">
        <w:t xml:space="preserve">– </w:t>
      </w:r>
      <w:r w:rsidR="00365D98" w:rsidRPr="004505C1">
        <w:t xml:space="preserve">не менее 1 м; от верха бака до перекрытия </w:t>
      </w:r>
      <w:r w:rsidR="006D4E93" w:rsidRPr="004505C1">
        <w:t>–</w:t>
      </w:r>
      <w:r w:rsidR="00365D98" w:rsidRPr="004505C1">
        <w:t xml:space="preserve"> не менее 0,6 м. Под баками следует предусматривать поддоны. Расстояние от поддона до дна бака должно быть не менее 0,5 м.</w:t>
      </w:r>
    </w:p>
    <w:p w:rsidR="00365D98" w:rsidRPr="004505C1" w:rsidRDefault="00E90803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snapToGrid w:val="0"/>
        </w:rPr>
        <w:t>.</w:t>
      </w:r>
      <w:r w:rsidR="007603CF" w:rsidRPr="004505C1">
        <w:rPr>
          <w:snapToGrid w:val="0"/>
        </w:rPr>
        <w:t>6</w:t>
      </w:r>
      <w:r w:rsidR="00365D98" w:rsidRPr="004505C1">
        <w:t xml:space="preserve"> Для водонапорных баков и баков-аккумуляторов (безнапорных) следует предусматривать</w:t>
      </w:r>
      <w:r w:rsidR="000A6108" w:rsidRPr="004505C1">
        <w:t xml:space="preserve"> трубопроводы</w:t>
      </w:r>
      <w:r w:rsidR="00365D98" w:rsidRPr="004505C1">
        <w:t>:</w:t>
      </w:r>
    </w:p>
    <w:p w:rsidR="00365D98" w:rsidRPr="004505C1" w:rsidRDefault="000A610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lastRenderedPageBreak/>
        <w:t>-</w:t>
      </w:r>
      <w:r w:rsidR="00365D98" w:rsidRPr="004505C1">
        <w:t xml:space="preserve"> </w:t>
      </w:r>
      <w:r w:rsidR="009377D6" w:rsidRPr="004505C1">
        <w:t xml:space="preserve">подающий, </w:t>
      </w:r>
      <w:r w:rsidR="00365D98" w:rsidRPr="004505C1">
        <w:t>для подачи воды в бак с поплавковыми клапанами. Перед каждым поплавковым клапаном следует устанавливать запорный вентиль или задвижку;</w:t>
      </w:r>
    </w:p>
    <w:p w:rsidR="00365D98" w:rsidRPr="004505C1" w:rsidRDefault="000A610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 xml:space="preserve">- </w:t>
      </w:r>
      <w:r w:rsidRPr="004505C1">
        <w:tab/>
        <w:t>отводящий</w:t>
      </w:r>
      <w:r w:rsidR="00365D98" w:rsidRPr="004505C1">
        <w:t>;</w:t>
      </w:r>
    </w:p>
    <w:p w:rsidR="00365D98" w:rsidRPr="004505C1" w:rsidRDefault="000A610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-</w:t>
      </w:r>
      <w:r w:rsidRPr="004505C1">
        <w:tab/>
        <w:t xml:space="preserve">переливной, присоединяемый на </w:t>
      </w:r>
      <w:r w:rsidR="004F19AA" w:rsidRPr="004505C1">
        <w:t xml:space="preserve">отметке максимально </w:t>
      </w:r>
      <w:r w:rsidRPr="004505C1">
        <w:t>допустимо</w:t>
      </w:r>
      <w:r w:rsidR="004F19AA" w:rsidRPr="004505C1">
        <w:t xml:space="preserve">го </w:t>
      </w:r>
      <w:r w:rsidRPr="004505C1">
        <w:t>уровн</w:t>
      </w:r>
      <w:r w:rsidR="004F19AA" w:rsidRPr="004505C1">
        <w:t>я</w:t>
      </w:r>
      <w:r w:rsidR="00365D98" w:rsidRPr="004505C1">
        <w:t xml:space="preserve"> воды в баке;</w:t>
      </w:r>
    </w:p>
    <w:p w:rsidR="00365D98" w:rsidRPr="004505C1" w:rsidRDefault="000A610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-</w:t>
      </w:r>
      <w:r w:rsidRPr="004505C1">
        <w:tab/>
        <w:t>спускной</w:t>
      </w:r>
      <w:r w:rsidR="00365D98" w:rsidRPr="004505C1">
        <w:t>, присоеди</w:t>
      </w:r>
      <w:r w:rsidRPr="004505C1">
        <w:t>няемый к днищу бака и к переливному трубопроводу</w:t>
      </w:r>
      <w:r w:rsidR="00365D98" w:rsidRPr="004505C1">
        <w:t xml:space="preserve"> с вентилем или задвижкой на присоединяемом участке трубопровода;</w:t>
      </w:r>
    </w:p>
    <w:p w:rsidR="00365D98" w:rsidRPr="004505C1" w:rsidRDefault="000A610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 xml:space="preserve">- </w:t>
      </w:r>
      <w:r w:rsidRPr="004505C1">
        <w:tab/>
        <w:t>водоотводящий</w:t>
      </w:r>
      <w:r w:rsidR="009377D6" w:rsidRPr="004505C1">
        <w:t>,</w:t>
      </w:r>
      <w:r w:rsidRPr="004505C1">
        <w:t xml:space="preserve"> для отведения</w:t>
      </w:r>
      <w:r w:rsidR="009377D6" w:rsidRPr="004505C1">
        <w:t xml:space="preserve"> воды из поддона;</w:t>
      </w:r>
    </w:p>
    <w:p w:rsidR="009377D6" w:rsidRPr="004505C1" w:rsidRDefault="009377D6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-</w:t>
      </w:r>
      <w:r w:rsidRPr="004505C1">
        <w:tab/>
        <w:t>циркуляционный, для поддержания</w:t>
      </w:r>
      <w:r w:rsidR="004F19AA" w:rsidRPr="004505C1">
        <w:t>,</w:t>
      </w:r>
      <w:r w:rsidRPr="004505C1">
        <w:t xml:space="preserve"> при необходимости</w:t>
      </w:r>
      <w:r w:rsidR="004F19AA" w:rsidRPr="004505C1">
        <w:t>,</w:t>
      </w:r>
      <w:r w:rsidRPr="004505C1">
        <w:t xml:space="preserve"> постоянной температуры в баке-аккумуляторе во время перерывов при разборе горячей воды; с установкой обратного клапана, вентиля/задвижки;</w:t>
      </w:r>
    </w:p>
    <w:p w:rsidR="009377D6" w:rsidRPr="004505C1" w:rsidRDefault="009377D6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-</w:t>
      </w:r>
      <w:r w:rsidRPr="004505C1">
        <w:tab/>
        <w:t>вентиляционный (диаметром 25 мм), соединяющий</w:t>
      </w:r>
      <w:r w:rsidR="003B3F2F" w:rsidRPr="004505C1">
        <w:t xml:space="preserve"> бак с атмосферой.</w:t>
      </w:r>
    </w:p>
    <w:p w:rsidR="009377D6" w:rsidRPr="004505C1" w:rsidRDefault="009377D6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Кроме того</w:t>
      </w:r>
      <w:r w:rsidR="00556193" w:rsidRPr="004505C1">
        <w:t>,</w:t>
      </w:r>
      <w:r w:rsidRPr="004505C1">
        <w:t xml:space="preserve"> </w:t>
      </w:r>
      <w:r w:rsidR="00045584" w:rsidRPr="004505C1">
        <w:t>должны быть предусмотрены:</w:t>
      </w:r>
    </w:p>
    <w:p w:rsidR="00365D98" w:rsidRPr="004505C1" w:rsidRDefault="00365D9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-</w:t>
      </w:r>
      <w:r w:rsidRPr="004505C1">
        <w:tab/>
        <w:t>устройства, обеспечивающие циркуляцию холодной воды в баках, предназначенных для хранения воды питьевого качества;</w:t>
      </w:r>
    </w:p>
    <w:p w:rsidR="00365D98" w:rsidRPr="004505C1" w:rsidRDefault="00365D9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-</w:t>
      </w:r>
      <w:r w:rsidRPr="004505C1">
        <w:tab/>
        <w:t>датчики уровня воды в баках для включения и выключения насосных установок;</w:t>
      </w:r>
    </w:p>
    <w:p w:rsidR="00365D98" w:rsidRPr="004505C1" w:rsidRDefault="00365D98" w:rsidP="00142FBE">
      <w:pPr>
        <w:tabs>
          <w:tab w:val="left" w:pos="851"/>
          <w:tab w:val="left" w:pos="993"/>
        </w:tabs>
        <w:ind w:firstLine="709"/>
        <w:jc w:val="both"/>
      </w:pPr>
      <w:r w:rsidRPr="004505C1">
        <w:t>-</w:t>
      </w:r>
      <w:r w:rsidRPr="004505C1">
        <w:tab/>
        <w:t>указатели уровня воды в баках и устройства для передачи их показаний на пульт управления.</w:t>
      </w:r>
    </w:p>
    <w:p w:rsidR="00080031" w:rsidRPr="00445AD8" w:rsidRDefault="00082CDB" w:rsidP="00142FBE">
      <w:pPr>
        <w:spacing w:before="120"/>
        <w:ind w:firstLine="709"/>
        <w:jc w:val="both"/>
        <w:rPr>
          <w:bCs/>
          <w:sz w:val="20"/>
          <w:szCs w:val="20"/>
        </w:rPr>
      </w:pPr>
      <w:r w:rsidRPr="00445AD8">
        <w:rPr>
          <w:bCs/>
          <w:spacing w:val="30"/>
          <w:sz w:val="20"/>
          <w:szCs w:val="20"/>
        </w:rPr>
        <w:t>Примечания</w:t>
      </w:r>
    </w:p>
    <w:p w:rsidR="00080031" w:rsidRPr="00445AD8" w:rsidRDefault="00080031" w:rsidP="00142FBE">
      <w:pPr>
        <w:ind w:firstLine="709"/>
        <w:jc w:val="both"/>
        <w:rPr>
          <w:sz w:val="20"/>
          <w:szCs w:val="20"/>
        </w:rPr>
      </w:pPr>
      <w:r w:rsidRPr="00445AD8">
        <w:rPr>
          <w:bCs/>
          <w:sz w:val="20"/>
          <w:szCs w:val="20"/>
        </w:rPr>
        <w:t xml:space="preserve">1 </w:t>
      </w:r>
      <w:r w:rsidRPr="00445AD8">
        <w:rPr>
          <w:sz w:val="20"/>
          <w:szCs w:val="20"/>
        </w:rPr>
        <w:t>Подающие и отводящие трубы могут быть объединены в одну</w:t>
      </w:r>
      <w:r w:rsidR="004F19AA" w:rsidRPr="00445AD8">
        <w:rPr>
          <w:sz w:val="20"/>
          <w:szCs w:val="20"/>
        </w:rPr>
        <w:t>. В</w:t>
      </w:r>
      <w:r w:rsidRPr="00445AD8">
        <w:rPr>
          <w:sz w:val="20"/>
          <w:szCs w:val="20"/>
        </w:rPr>
        <w:t xml:space="preserve"> этом случае на ответвлении подающей трубы к днищу бака следует предусматривать обратный клапан и задвижку или вентиль.</w:t>
      </w:r>
    </w:p>
    <w:p w:rsidR="00080031" w:rsidRPr="00445AD8" w:rsidRDefault="00080031" w:rsidP="00142FBE">
      <w:pPr>
        <w:ind w:firstLine="709"/>
        <w:jc w:val="both"/>
        <w:rPr>
          <w:sz w:val="20"/>
          <w:szCs w:val="20"/>
        </w:rPr>
      </w:pPr>
      <w:r w:rsidRPr="00445AD8">
        <w:rPr>
          <w:sz w:val="20"/>
          <w:szCs w:val="20"/>
        </w:rPr>
        <w:t>2 При отсутствии сигнализации уровня воды в водонапорном баке необходимо предусматривать сигнальную трубку диаметром 15 мм, присоединяемую к баку на 5 см ниже переливной трубы, с выводом ее в раковину дежурного помещения насосной установки.</w:t>
      </w:r>
    </w:p>
    <w:p w:rsidR="00365D98" w:rsidRPr="004505C1" w:rsidRDefault="00E90803" w:rsidP="00142FBE">
      <w:pPr>
        <w:spacing w:before="120"/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</w:t>
      </w:r>
      <w:r w:rsidR="007603CF" w:rsidRPr="004505C1">
        <w:rPr>
          <w:bCs/>
        </w:rPr>
        <w:t>7</w:t>
      </w:r>
      <w:r w:rsidR="00365D98" w:rsidRPr="004505C1">
        <w:rPr>
          <w:bCs/>
        </w:rPr>
        <w:t xml:space="preserve"> Гидропневматические</w:t>
      </w:r>
      <w:r w:rsidR="00365D98" w:rsidRPr="004505C1">
        <w:t xml:space="preserve"> баки </w:t>
      </w:r>
      <w:r w:rsidR="00974D19" w:rsidRPr="004505C1">
        <w:t>должны быть оборудованы подающим, отводящим</w:t>
      </w:r>
      <w:r w:rsidR="00365D98" w:rsidRPr="004505C1">
        <w:t xml:space="preserve"> и спу</w:t>
      </w:r>
      <w:r w:rsidR="00974D19" w:rsidRPr="004505C1">
        <w:t>скным трубопроводами</w:t>
      </w:r>
      <w:r w:rsidR="00365D98" w:rsidRPr="004505C1">
        <w:t>, а также предохранительными клапанами, манометром, датчиками уровня и уст</w:t>
      </w:r>
      <w:r w:rsidR="00974D19" w:rsidRPr="004505C1">
        <w:t>ройствами для</w:t>
      </w:r>
      <w:r w:rsidR="00365D98" w:rsidRPr="004505C1">
        <w:t xml:space="preserve"> регулирования </w:t>
      </w:r>
      <w:r w:rsidR="00974D19" w:rsidRPr="004505C1">
        <w:t xml:space="preserve">и пополнения </w:t>
      </w:r>
      <w:r w:rsidR="00365D98" w:rsidRPr="004505C1">
        <w:t>запаса воздуха.</w:t>
      </w:r>
    </w:p>
    <w:p w:rsidR="00365D98" w:rsidRPr="004505C1" w:rsidRDefault="00E90803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t>.</w:t>
      </w:r>
      <w:r w:rsidR="007603CF" w:rsidRPr="004505C1">
        <w:t>8</w:t>
      </w:r>
      <w:r w:rsidR="00365D98" w:rsidRPr="004505C1">
        <w:t xml:space="preserve"> </w:t>
      </w:r>
      <w:bookmarkStart w:id="44" w:name="PO0000237"/>
      <w:r w:rsidR="00365D98" w:rsidRPr="004505C1">
        <w:t xml:space="preserve">Регулирующий объем емкости </w:t>
      </w:r>
      <m:oMath>
        <m:r>
          <w:rPr>
            <w:rFonts w:ascii="Cambria Math" w:hAnsi="Cambria Math"/>
            <w:lang w:val="en-US"/>
          </w:rPr>
          <m:t>W</m:t>
        </m:r>
      </m:oMath>
      <w:r w:rsidR="00365D98" w:rsidRPr="004505C1">
        <w:t>, м</w:t>
      </w:r>
      <w:r w:rsidR="00365D98" w:rsidRPr="004505C1">
        <w:rPr>
          <w:vertAlign w:val="superscript"/>
        </w:rPr>
        <w:t>3</w:t>
      </w:r>
      <w:r w:rsidR="00365D98" w:rsidRPr="004505C1">
        <w:t>, следует определять по формулам:</w:t>
      </w:r>
    </w:p>
    <w:bookmarkEnd w:id="44"/>
    <w:p w:rsidR="00365D98" w:rsidRPr="004505C1" w:rsidRDefault="00365D98" w:rsidP="00142FBE">
      <w:pPr>
        <w:ind w:firstLine="709"/>
        <w:jc w:val="both"/>
      </w:pPr>
      <w:r w:rsidRPr="004505C1">
        <w:t>а) для водонапорного или гидропневматического бака при производительности насоса или насосной установки, равной или превышающей максимальный часовой расход</w:t>
      </w:r>
      <w:r w:rsidR="00897B13" w:rsidRPr="004505C1">
        <w:t>:</w:t>
      </w:r>
    </w:p>
    <w:p w:rsidR="00365D98" w:rsidRPr="004505C1" w:rsidRDefault="002E770F" w:rsidP="00445AD8">
      <w:pPr>
        <w:tabs>
          <w:tab w:val="left" w:pos="7371"/>
        </w:tabs>
        <w:spacing w:before="120" w:after="120"/>
        <w:jc w:val="right"/>
      </w:pP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  <m:sup>
                <m:r>
                  <w:rPr>
                    <w:rFonts w:ascii="Cambria Math" w:hAnsi="Cambria Math"/>
                  </w:rPr>
                  <m:t>sp</m:t>
                </m:r>
              </m:sup>
            </m:sSubSup>
          </m:num>
          <m:den>
            <m:r>
              <w:rPr>
                <w:rFonts w:ascii="Cambria Math" w:hAnsi="Cambria Math"/>
              </w:rPr>
              <m:t>4n</m:t>
            </m:r>
          </m:den>
        </m:f>
      </m:oMath>
      <w:r w:rsidR="0080025C" w:rsidRPr="004505C1">
        <w:t>,</w:t>
      </w:r>
      <w:r w:rsidR="00445AD8">
        <w:t xml:space="preserve">                                                         </w:t>
      </w:r>
      <w:r w:rsidR="00590672" w:rsidRPr="004505C1">
        <w:t>(</w:t>
      </w:r>
      <w:r w:rsidR="006849A1" w:rsidRPr="004505C1">
        <w:t>20</w:t>
      </w:r>
      <w:r w:rsidR="00365D98" w:rsidRPr="004505C1">
        <w:t>)</w:t>
      </w:r>
    </w:p>
    <w:p w:rsidR="00365D98" w:rsidRPr="004505C1" w:rsidRDefault="00365D98" w:rsidP="00142FBE">
      <w:pPr>
        <w:jc w:val="both"/>
      </w:pPr>
      <w:r w:rsidRPr="004505C1">
        <w:t xml:space="preserve">где </w:t>
      </w:r>
      <w:r w:rsidRPr="004505C1">
        <w:rPr>
          <w:i/>
          <w:lang w:val="en-US"/>
        </w:rPr>
        <w:t>n</w:t>
      </w:r>
      <w:r w:rsidRPr="004505C1">
        <w:t xml:space="preserve"> </w:t>
      </w:r>
      <w:r w:rsidR="0080025C" w:rsidRPr="004505C1">
        <w:t>–</w:t>
      </w:r>
      <w:r w:rsidRPr="004505C1">
        <w:t xml:space="preserve"> допустимое число включений насосной установки </w:t>
      </w:r>
      <w:r w:rsidR="0080025C" w:rsidRPr="004505C1">
        <w:t>за</w:t>
      </w:r>
      <w:r w:rsidRPr="004505C1">
        <w:t xml:space="preserve"> 1 ч, принимаемое для установок с открытым баком 2</w:t>
      </w:r>
      <w:r w:rsidR="0080025C" w:rsidRPr="004505C1">
        <w:t>–</w:t>
      </w:r>
      <w:r w:rsidRPr="004505C1">
        <w:t xml:space="preserve">4; для установок с гидропневматическим баком </w:t>
      </w:r>
      <w:r w:rsidR="0080025C" w:rsidRPr="004505C1">
        <w:t>–</w:t>
      </w:r>
      <w:r w:rsidRPr="004505C1">
        <w:t xml:space="preserve"> 6</w:t>
      </w:r>
      <w:r w:rsidR="0080025C" w:rsidRPr="004505C1">
        <w:t>–</w:t>
      </w:r>
      <w:r w:rsidRPr="004505C1">
        <w:t xml:space="preserve">10. Большее число включений </w:t>
      </w:r>
      <w:r w:rsidR="0080025C" w:rsidRPr="004505C1">
        <w:t>за</w:t>
      </w:r>
      <w:r w:rsidRPr="004505C1">
        <w:t xml:space="preserve"> 1 ч следует принимать для установок небольшой мощности (до 10 кВт);</w:t>
      </w:r>
    </w:p>
    <w:p w:rsidR="00365D98" w:rsidRPr="004505C1" w:rsidRDefault="00365D98" w:rsidP="00142FBE">
      <w:pPr>
        <w:ind w:firstLine="709"/>
        <w:jc w:val="both"/>
      </w:pPr>
      <w:r w:rsidRPr="004505C1">
        <w:t>б) для водонапорного бака или резервуара при производител</w:t>
      </w:r>
      <w:r w:rsidR="009D672F" w:rsidRPr="004505C1">
        <w:t xml:space="preserve">ьности насосной установки меньше </w:t>
      </w:r>
      <w:r w:rsidRPr="004505C1">
        <w:t>максимального часового расхода</w:t>
      </w:r>
    </w:p>
    <w:p w:rsidR="00365D98" w:rsidRPr="004505C1" w:rsidRDefault="002E770F" w:rsidP="00445AD8">
      <w:pPr>
        <w:tabs>
          <w:tab w:val="left" w:pos="7371"/>
        </w:tabs>
        <w:spacing w:before="120" w:after="120"/>
        <w:jc w:val="right"/>
      </w:pPr>
      <w:bookmarkStart w:id="45" w:name="PO0000239"/>
      <m:oMath>
        <m:r>
          <w:rPr>
            <w:rFonts w:ascii="Cambria Math" w:hAnsi="Cambria Math"/>
          </w:rPr>
          <m:t>W=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 xml:space="preserve"> 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0025C" w:rsidRPr="004505C1">
        <w:t>;</w:t>
      </w:r>
      <w:r w:rsidR="00445AD8">
        <w:t xml:space="preserve">                                                            </w:t>
      </w:r>
      <w:r w:rsidR="00590672" w:rsidRPr="004505C1">
        <w:t>(2</w:t>
      </w:r>
      <w:r w:rsidR="006849A1" w:rsidRPr="004505C1">
        <w:t>1</w:t>
      </w:r>
      <w:r w:rsidR="00365D98" w:rsidRPr="004505C1">
        <w:t>)</w:t>
      </w:r>
    </w:p>
    <w:bookmarkEnd w:id="45"/>
    <w:p w:rsidR="00365D98" w:rsidRPr="004505C1" w:rsidRDefault="00365D98" w:rsidP="00142FBE">
      <w:pPr>
        <w:ind w:firstLine="709"/>
        <w:jc w:val="both"/>
      </w:pPr>
      <w:r w:rsidRPr="004505C1">
        <w:t xml:space="preserve">в) для бака-аккумулятора теплоты </w:t>
      </w:r>
      <w:r w:rsidR="00974D19" w:rsidRPr="004505C1">
        <w:t xml:space="preserve">в системе </w:t>
      </w:r>
      <w:r w:rsidR="00756A13" w:rsidRPr="004505C1">
        <w:t xml:space="preserve">горячего </w:t>
      </w:r>
      <w:r w:rsidR="00906BBF" w:rsidRPr="004505C1">
        <w:t>водоснабжения</w:t>
      </w:r>
      <w:r w:rsidRPr="004505C1">
        <w:t xml:space="preserve"> при мощности водонагревателя (генератора теплоты), не обеспечивающего максимально</w:t>
      </w:r>
      <w:r w:rsidR="0080025C" w:rsidRPr="004505C1">
        <w:t>го часового потребления теплоты:</w:t>
      </w:r>
    </w:p>
    <w:p w:rsidR="00365D98" w:rsidRPr="004505C1" w:rsidRDefault="00D10837" w:rsidP="00445AD8">
      <w:pPr>
        <w:jc w:val="right"/>
      </w:pPr>
      <w:r w:rsidRPr="004505C1">
        <w:rPr>
          <w:i/>
          <w:sz w:val="28"/>
          <w:szCs w:val="28"/>
          <w:lang w:val="en-US"/>
        </w:rPr>
        <w:t>W</w:t>
      </w:r>
      <w:r w:rsidRPr="004505C1">
        <w:t xml:space="preserve">  =  </w:t>
      </w:r>
      <w:bookmarkStart w:id="46" w:name="ф23"/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φ</m:t>
            </m:r>
            <m:r>
              <w:rPr>
                <w:rFonts w:ascii="Cambria Math" w:hAnsi="Cambria Math"/>
                <w:sz w:val="32"/>
                <w:szCs w:val="32"/>
              </w:rPr>
              <m:t xml:space="preserve"> T </m:t>
            </m:r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h</m:t>
                </m:r>
              </m:sup>
            </m:sSubSup>
          </m:num>
          <m:den>
            <m:r>
              <m:rPr>
                <m:nor/>
              </m:rPr>
              <w:rPr>
                <w:sz w:val="32"/>
                <w:szCs w:val="32"/>
              </w:rPr>
              <m:t>1,16</m:t>
            </m:r>
            <m:r>
              <w:rPr>
                <w:rFonts w:ascii="Cambria Math" w:hAnsi="Cambria Math"/>
                <w:sz w:val="32"/>
                <w:szCs w:val="32"/>
              </w:rPr>
              <m:t xml:space="preserve">   (</m:t>
            </m:r>
            <m:r>
              <m:rPr>
                <m:nor/>
              </m:rPr>
              <w:rPr>
                <w:sz w:val="32"/>
                <w:szCs w:val="32"/>
              </w:rPr>
              <m:t>65</m:t>
            </m:r>
            <m:r>
              <m:rPr>
                <m:nor/>
              </m:rPr>
              <w:rPr>
                <w:rFonts w:ascii="Cambria Math"/>
                <w:sz w:val="32"/>
                <w:szCs w:val="32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)</m:t>
            </m:r>
          </m:den>
        </m:f>
      </m:oMath>
      <w:r w:rsidR="0080025C" w:rsidRPr="004505C1">
        <w:rPr>
          <w:sz w:val="32"/>
          <w:szCs w:val="32"/>
        </w:rPr>
        <w:t>.</w:t>
      </w:r>
      <w:r w:rsidRPr="004505C1">
        <w:t xml:space="preserve">    </w:t>
      </w:r>
      <w:r w:rsidR="00445AD8">
        <w:t xml:space="preserve">                                     </w:t>
      </w:r>
      <w:r w:rsidR="0080025C" w:rsidRPr="004505C1">
        <w:t xml:space="preserve">           </w:t>
      </w:r>
      <w:r w:rsidRPr="004505C1">
        <w:t xml:space="preserve"> </w:t>
      </w:r>
      <w:r w:rsidR="00590672" w:rsidRPr="004505C1">
        <w:t>(2</w:t>
      </w:r>
      <w:r w:rsidR="006849A1" w:rsidRPr="004505C1">
        <w:t>2</w:t>
      </w:r>
      <w:r w:rsidR="00365D98" w:rsidRPr="004505C1">
        <w:t>)</w:t>
      </w:r>
    </w:p>
    <w:bookmarkEnd w:id="46"/>
    <w:p w:rsidR="00AB24BA" w:rsidRPr="004505C1" w:rsidRDefault="00365D98" w:rsidP="00142FBE">
      <w:pPr>
        <w:spacing w:before="120"/>
        <w:ind w:firstLine="709"/>
        <w:jc w:val="both"/>
      </w:pPr>
      <w:r w:rsidRPr="004505C1">
        <w:t xml:space="preserve">В </w:t>
      </w:r>
      <w:hyperlink w:anchor="PO0000239" w:tooltip="Формула 22" w:history="1">
        <w:r w:rsidRPr="004505C1">
          <w:rPr>
            <w:rStyle w:val="a3"/>
            <w:color w:val="auto"/>
            <w:u w:val="none"/>
          </w:rPr>
          <w:t>формулах (2</w:t>
        </w:r>
      </w:hyperlink>
      <w:r w:rsidR="007603CF" w:rsidRPr="004505C1">
        <w:rPr>
          <w:rStyle w:val="a3"/>
          <w:color w:val="auto"/>
          <w:u w:val="none"/>
        </w:rPr>
        <w:t>1</w:t>
      </w:r>
      <w:r w:rsidRPr="004505C1">
        <w:t>) и (</w:t>
      </w:r>
      <w:hyperlink w:anchor="ф23" w:tooltip="ф. 23" w:history="1">
        <w:r w:rsidRPr="004505C1">
          <w:rPr>
            <w:rStyle w:val="a3"/>
            <w:color w:val="auto"/>
            <w:u w:val="none"/>
          </w:rPr>
          <w:t>2</w:t>
        </w:r>
      </w:hyperlink>
      <w:r w:rsidR="007603CF" w:rsidRPr="004505C1">
        <w:rPr>
          <w:rStyle w:val="a3"/>
          <w:color w:val="auto"/>
          <w:u w:val="none"/>
        </w:rPr>
        <w:t>2</w:t>
      </w:r>
      <w:r w:rsidRPr="004505C1">
        <w:t>)</w:t>
      </w:r>
      <w:r w:rsidR="00556193" w:rsidRPr="004505C1">
        <w:t xml:space="preserve"> </w:t>
      </w:r>
      <m:oMath>
        <m:r>
          <m:rPr>
            <m:sty m:val="p"/>
          </m:rPr>
          <w:rPr>
            <w:rFonts w:ascii="Cambria Math" w:hAnsi="Cambria Math"/>
          </w:rPr>
          <w:sym w:font="Symbol" w:char="006A"/>
        </m:r>
      </m:oMath>
      <w:r w:rsidRPr="004505C1">
        <w:t xml:space="preserve"> </w:t>
      </w:r>
      <w:r w:rsidR="0080025C" w:rsidRPr="004505C1">
        <w:t>–</w:t>
      </w:r>
      <w:r w:rsidRPr="004505C1">
        <w:t xml:space="preserve"> относительная величина регулирующего объема, определяемая в соответствии с </w:t>
      </w:r>
      <w:r w:rsidR="005921AD" w:rsidRPr="004505C1">
        <w:t>14</w:t>
      </w:r>
      <w:r w:rsidRPr="004505C1">
        <w:t>.</w:t>
      </w:r>
      <w:r w:rsidR="00E26B81" w:rsidRPr="004505C1">
        <w:t>9</w:t>
      </w:r>
      <w:r w:rsidRPr="004505C1">
        <w:t>.</w:t>
      </w:r>
    </w:p>
    <w:p w:rsidR="00365D98" w:rsidRPr="004505C1" w:rsidRDefault="00365D98" w:rsidP="00142FBE">
      <w:pPr>
        <w:spacing w:after="120"/>
        <w:ind w:firstLine="709"/>
        <w:jc w:val="both"/>
      </w:pPr>
      <w:r w:rsidRPr="004505C1">
        <w:t>Величины</w:t>
      </w:r>
      <w:r w:rsidR="007E3F5D" w:rsidRPr="004505C1">
        <w:t xml:space="preserve"> </w:t>
      </w:r>
      <w:r w:rsidR="007E3F5D" w:rsidRPr="004505C1">
        <w:rPr>
          <w:i/>
          <w:lang w:val="en-US"/>
        </w:rPr>
        <w:t>T</w:t>
      </w:r>
      <w:r w:rsidRPr="004505C1">
        <w:rPr>
          <w:i/>
        </w:rPr>
        <w:t>,</w:t>
      </w:r>
      <w:r w:rsidR="00556193" w:rsidRPr="004505C1">
        <w:rPr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</m:oMath>
      <w:r w:rsidRPr="004505C1">
        <w:rPr>
          <w:i/>
        </w:rPr>
        <w:t>,</w:t>
      </w:r>
      <w:r w:rsidR="00556193" w:rsidRPr="004505C1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505C1">
        <w:rPr>
          <w:i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="00023CFD" w:rsidRPr="004505C1">
        <w:t xml:space="preserve"> следует</w:t>
      </w:r>
      <w:r w:rsidRPr="004505C1">
        <w:t xml:space="preserve"> принимать в соответствии с разделом </w:t>
      </w:r>
      <w:hyperlink w:anchor="PO0000022" w:tooltip="Раздел 3" w:history="1">
        <w:r w:rsidR="005921AD" w:rsidRPr="004505C1">
          <w:rPr>
            <w:rStyle w:val="a3"/>
            <w:color w:val="auto"/>
            <w:u w:val="none"/>
          </w:rPr>
          <w:t>5</w:t>
        </w:r>
      </w:hyperlink>
      <w:r w:rsidRPr="004505C1">
        <w:t>.</w:t>
      </w:r>
    </w:p>
    <w:p w:rsidR="00F13CCE" w:rsidRPr="00445AD8" w:rsidRDefault="00082CDB" w:rsidP="00142FBE">
      <w:pPr>
        <w:ind w:firstLine="709"/>
        <w:jc w:val="both"/>
        <w:rPr>
          <w:bCs/>
          <w:sz w:val="20"/>
          <w:szCs w:val="20"/>
        </w:rPr>
      </w:pPr>
      <w:bookmarkStart w:id="47" w:name="PO0000241"/>
      <w:r w:rsidRPr="00445AD8">
        <w:rPr>
          <w:bCs/>
          <w:spacing w:val="30"/>
          <w:sz w:val="20"/>
          <w:szCs w:val="20"/>
        </w:rPr>
        <w:t>Примечание</w:t>
      </w:r>
      <w:r w:rsidR="006F07C1" w:rsidRPr="00445AD8">
        <w:rPr>
          <w:spacing w:val="20"/>
          <w:sz w:val="20"/>
          <w:szCs w:val="20"/>
        </w:rPr>
        <w:t xml:space="preserve"> </w:t>
      </w:r>
      <w:r w:rsidR="006F07C1" w:rsidRPr="00445AD8">
        <w:rPr>
          <w:bCs/>
          <w:spacing w:val="40"/>
          <w:sz w:val="20"/>
          <w:szCs w:val="20"/>
        </w:rPr>
        <w:t>‒</w:t>
      </w:r>
      <w:r w:rsidR="00F13CCE" w:rsidRPr="00445AD8">
        <w:rPr>
          <w:sz w:val="20"/>
          <w:szCs w:val="20"/>
        </w:rPr>
        <w:t xml:space="preserve"> Необходимость установки баков-аккумуляторов систем горячего водоснабжения для жилых зданий следует определять по заданию на проектирование.</w:t>
      </w:r>
    </w:p>
    <w:p w:rsidR="00365D98" w:rsidRPr="004505C1" w:rsidRDefault="00E90803" w:rsidP="00142FBE">
      <w:pPr>
        <w:spacing w:before="120"/>
        <w:ind w:firstLine="709"/>
        <w:jc w:val="both"/>
      </w:pPr>
      <w:r w:rsidRPr="004505C1">
        <w:rPr>
          <w:bCs/>
        </w:rPr>
        <w:lastRenderedPageBreak/>
        <w:t>14</w:t>
      </w:r>
      <w:r w:rsidR="00365D98" w:rsidRPr="004505C1">
        <w:rPr>
          <w:bCs/>
        </w:rPr>
        <w:t>.</w:t>
      </w:r>
      <w:r w:rsidR="007603CF" w:rsidRPr="004505C1">
        <w:rPr>
          <w:bCs/>
        </w:rPr>
        <w:t>9</w:t>
      </w:r>
      <w:r w:rsidR="00365D98" w:rsidRPr="004505C1">
        <w:rPr>
          <w:bCs/>
        </w:rPr>
        <w:t xml:space="preserve"> </w:t>
      </w:r>
      <w:r w:rsidR="00365D98" w:rsidRPr="004505C1">
        <w:t xml:space="preserve">Относительную величину регулирующего объема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006A"/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</m:oMath>
      <w:r w:rsidR="00365D98" w:rsidRPr="004505C1">
        <w:t xml:space="preserve"> следует определять по формулам:</w:t>
      </w:r>
    </w:p>
    <w:bookmarkEnd w:id="47"/>
    <w:p w:rsidR="00365D98" w:rsidRPr="004505C1" w:rsidRDefault="00365D98" w:rsidP="00142FBE">
      <w:pPr>
        <w:ind w:firstLine="709"/>
        <w:jc w:val="both"/>
        <w:rPr>
          <w:u w:val="single"/>
        </w:rPr>
      </w:pPr>
      <w:r w:rsidRPr="004505C1">
        <w:t xml:space="preserve">а) при непрерывной работе насосной установки (водонагревателя) с различной производительностью в течение расчетного периода (сутки, смена) наибольшего водопотребления (теплопотребления) или работе насосной установки в режиме долгосрочных включений </w:t>
      </w:r>
    </w:p>
    <w:bookmarkStart w:id="48" w:name="PO0000242"/>
    <w:p w:rsidR="00365D98" w:rsidRPr="004505C1" w:rsidRDefault="00864352" w:rsidP="00445AD8">
      <w:pPr>
        <w:tabs>
          <w:tab w:val="left" w:pos="7371"/>
        </w:tabs>
        <w:spacing w:before="120" w:after="12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006A"/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sp</m:t>
            </m:r>
          </m:sup>
        </m:sSub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</m:sSub>
            <m:r>
              <w:rPr>
                <w:rFonts w:ascii="Cambria Math" w:hAnsi="Cambria Math"/>
              </w:rPr>
              <m:t>-1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sp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hr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hr</m:t>
                    </m:r>
                  </m:sub>
                </m:sSub>
                <m:r>
                  <w:rPr>
                    <w:rFonts w:ascii="Cambria Math" w:hAnsi="Cambria Math"/>
                  </w:rPr>
                  <m:t>-1</m:t>
                </m:r>
              </m:den>
            </m:f>
          </m:sup>
        </m:sSup>
      </m:oMath>
      <w:r w:rsidR="0080025C" w:rsidRPr="004505C1">
        <w:t>;</w:t>
      </w:r>
      <w:r w:rsidR="00445AD8">
        <w:t xml:space="preserve">                                           </w:t>
      </w:r>
      <w:r w:rsidR="005921AD" w:rsidRPr="004505C1">
        <w:t>(</w:t>
      </w:r>
      <w:r w:rsidR="006849A1" w:rsidRPr="004505C1">
        <w:t>23</w:t>
      </w:r>
      <w:r w:rsidR="00365D98" w:rsidRPr="004505C1">
        <w:t>)</w:t>
      </w:r>
    </w:p>
    <w:bookmarkEnd w:id="48"/>
    <w:p w:rsidR="00365D98" w:rsidRPr="004505C1" w:rsidRDefault="00365D98" w:rsidP="00142FBE">
      <w:pPr>
        <w:ind w:firstLine="709"/>
        <w:jc w:val="both"/>
      </w:pPr>
      <w:r w:rsidRPr="004505C1">
        <w:t>б) при равномерной и непрерывной работе насосной установки (водонагревателя или генератора теплоты) в части периода водопотребления (теплопотребления), включающей также часы наибольшего водопотребления (теплопотребления)</w:t>
      </w:r>
      <w:r w:rsidR="003A37E7" w:rsidRPr="004505C1">
        <w:t>:</w:t>
      </w:r>
    </w:p>
    <w:bookmarkStart w:id="49" w:name="ф25"/>
    <w:p w:rsidR="00C10252" w:rsidRPr="004505C1" w:rsidRDefault="00864352" w:rsidP="00445AD8">
      <w:pPr>
        <w:tabs>
          <w:tab w:val="left" w:pos="7371"/>
        </w:tabs>
        <w:spacing w:before="120" w:after="12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006A"/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sp</m:t>
            </m:r>
          </m:sup>
        </m:sSub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</m:sSub>
            <m:r>
              <w:rPr>
                <w:rFonts w:ascii="Cambria Math" w:hAnsi="Cambria Math"/>
              </w:rPr>
              <m:t>-1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sp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hr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hr</m:t>
                    </m:r>
                  </m:sub>
                </m:sSub>
                <m:r>
                  <w:rPr>
                    <w:rFonts w:ascii="Cambria Math" w:hAnsi="Cambria Math"/>
                  </w:rPr>
                  <m:t>-1</m:t>
                </m:r>
              </m:den>
            </m:f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sp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sp</m:t>
                        </m:r>
                      </m:sup>
                    </m:sSubSup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</m:sSub>
          </m:sup>
        </m:sSup>
      </m:oMath>
      <w:r w:rsidR="0080025C" w:rsidRPr="004505C1">
        <w:t>.</w:t>
      </w:r>
      <w:r w:rsidR="00445AD8">
        <w:t xml:space="preserve">                            </w:t>
      </w:r>
      <w:r w:rsidR="005921AD" w:rsidRPr="004505C1">
        <w:t>(</w:t>
      </w:r>
      <w:r w:rsidR="006849A1" w:rsidRPr="004505C1">
        <w:t>24</w:t>
      </w:r>
      <w:r w:rsidR="00365D98" w:rsidRPr="004505C1">
        <w:t>)</w:t>
      </w:r>
      <w:bookmarkEnd w:id="49"/>
    </w:p>
    <w:p w:rsidR="00952B80" w:rsidRPr="00445AD8" w:rsidRDefault="00082CDB" w:rsidP="00142FBE">
      <w:pPr>
        <w:ind w:firstLine="709"/>
        <w:jc w:val="both"/>
        <w:rPr>
          <w:sz w:val="20"/>
          <w:szCs w:val="20"/>
        </w:rPr>
      </w:pPr>
      <w:r w:rsidRPr="00445AD8">
        <w:rPr>
          <w:bCs/>
          <w:spacing w:val="30"/>
          <w:sz w:val="20"/>
          <w:szCs w:val="20"/>
        </w:rPr>
        <w:t>Примечания</w:t>
      </w:r>
    </w:p>
    <w:p w:rsidR="005F758C" w:rsidRPr="00445AD8" w:rsidRDefault="0080025C" w:rsidP="00142FBE">
      <w:pPr>
        <w:ind w:firstLine="709"/>
        <w:jc w:val="both"/>
        <w:rPr>
          <w:sz w:val="20"/>
          <w:szCs w:val="20"/>
        </w:rPr>
      </w:pPr>
      <w:r w:rsidRPr="00445AD8">
        <w:rPr>
          <w:sz w:val="20"/>
          <w:szCs w:val="20"/>
        </w:rPr>
        <w:t>1</w:t>
      </w:r>
      <w:r w:rsidR="00365D98" w:rsidRPr="00445AD8">
        <w:rPr>
          <w:sz w:val="20"/>
          <w:szCs w:val="20"/>
        </w:rPr>
        <w:t xml:space="preserve"> При расчете аккумуляторов теплоты по </w:t>
      </w:r>
      <w:hyperlink w:anchor="PO0000242" w:tooltip="Формула 24" w:history="1">
        <w:r w:rsidR="00365D98" w:rsidRPr="00445AD8">
          <w:rPr>
            <w:rStyle w:val="a3"/>
            <w:color w:val="auto"/>
            <w:sz w:val="20"/>
            <w:szCs w:val="20"/>
            <w:u w:val="none"/>
          </w:rPr>
          <w:t>формулам (2</w:t>
        </w:r>
        <w:r w:rsidR="006849A1" w:rsidRPr="00445AD8">
          <w:rPr>
            <w:rStyle w:val="a3"/>
            <w:color w:val="auto"/>
            <w:sz w:val="20"/>
            <w:szCs w:val="20"/>
            <w:u w:val="none"/>
          </w:rPr>
          <w:t>3</w:t>
        </w:r>
      </w:hyperlink>
      <w:r w:rsidR="00365D98" w:rsidRPr="00445AD8">
        <w:rPr>
          <w:sz w:val="20"/>
          <w:szCs w:val="20"/>
        </w:rPr>
        <w:t>) и (</w:t>
      </w:r>
      <w:r w:rsidR="006849A1" w:rsidRPr="00445AD8">
        <w:rPr>
          <w:sz w:val="20"/>
          <w:szCs w:val="20"/>
        </w:rPr>
        <w:t>24)</w:t>
      </w:r>
      <w:r w:rsidR="00365D98" w:rsidRPr="00445AD8">
        <w:rPr>
          <w:sz w:val="20"/>
          <w:szCs w:val="20"/>
        </w:rPr>
        <w:t xml:space="preserve"> вместо </w:t>
      </w:r>
      <w:r w:rsidRPr="00445AD8">
        <w:rPr>
          <w:sz w:val="20"/>
          <w:szCs w:val="20"/>
        </w:rPr>
        <w:t xml:space="preserve">значений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hr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hr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tot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hr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hr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</m:t>
                </m:r>
              </m:sup>
            </m:sSubSup>
          </m:e>
        </m:d>
      </m:oMath>
      <w:r w:rsidRPr="00445AD8">
        <w:rPr>
          <w:sz w:val="20"/>
          <w:szCs w:val="20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hr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sp</m:t>
            </m:r>
          </m:sup>
        </m:sSubSup>
      </m:oMath>
      <w:r w:rsidRPr="00445AD8">
        <w:rPr>
          <w:sz w:val="20"/>
          <w:szCs w:val="20"/>
        </w:rPr>
        <w:t xml:space="preserve"> следует принимать значения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hr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ht</m:t>
            </m:r>
          </m:sup>
        </m:sSubSup>
      </m:oMath>
      <w:r w:rsidRPr="00445AD8">
        <w:rPr>
          <w:sz w:val="20"/>
          <w:szCs w:val="20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hr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sp</m:t>
            </m:r>
          </m:sup>
        </m:sSubSup>
      </m:oMath>
      <w:r w:rsidRPr="00445AD8">
        <w:rPr>
          <w:sz w:val="20"/>
          <w:szCs w:val="20"/>
        </w:rPr>
        <w:t>.</w:t>
      </w:r>
    </w:p>
    <w:p w:rsidR="00365D98" w:rsidRPr="00445AD8" w:rsidRDefault="0080025C" w:rsidP="00142FBE">
      <w:pPr>
        <w:ind w:firstLine="709"/>
        <w:jc w:val="both"/>
        <w:rPr>
          <w:sz w:val="20"/>
          <w:szCs w:val="20"/>
        </w:rPr>
      </w:pPr>
      <w:r w:rsidRPr="00445AD8">
        <w:rPr>
          <w:sz w:val="20"/>
          <w:szCs w:val="20"/>
        </w:rPr>
        <w:t>2</w:t>
      </w:r>
      <w:r w:rsidR="00365D98" w:rsidRPr="00445AD8">
        <w:rPr>
          <w:sz w:val="20"/>
          <w:szCs w:val="20"/>
        </w:rPr>
        <w:t xml:space="preserve"> Знач</w:t>
      </w:r>
      <w:r w:rsidR="00E26B81" w:rsidRPr="00445AD8">
        <w:rPr>
          <w:sz w:val="20"/>
          <w:szCs w:val="20"/>
        </w:rPr>
        <w:t>ения</w:t>
      </w:r>
      <w:r w:rsidRPr="00445AD8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w:sym w:font="Symbol" w:char="006A"/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E26B81" w:rsidRPr="00445AD8">
        <w:rPr>
          <w:sz w:val="20"/>
          <w:szCs w:val="20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w:sym w:font="Symbol" w:char="006A"/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445AD8">
        <w:rPr>
          <w:sz w:val="20"/>
          <w:szCs w:val="20"/>
        </w:rPr>
        <w:t xml:space="preserve">, </w:t>
      </w:r>
      <w:r w:rsidR="00365D98" w:rsidRPr="00445AD8">
        <w:rPr>
          <w:sz w:val="20"/>
          <w:szCs w:val="20"/>
        </w:rPr>
        <w:t xml:space="preserve">вычисленные по </w:t>
      </w:r>
      <w:hyperlink w:anchor="PO0000242" w:tooltip="Формула 24" w:history="1">
        <w:r w:rsidR="00365D98" w:rsidRPr="00445AD8">
          <w:rPr>
            <w:rStyle w:val="a3"/>
            <w:color w:val="auto"/>
            <w:sz w:val="20"/>
            <w:szCs w:val="20"/>
            <w:u w:val="none"/>
          </w:rPr>
          <w:t>формулам (2</w:t>
        </w:r>
        <w:r w:rsidR="006849A1" w:rsidRPr="00445AD8">
          <w:rPr>
            <w:rStyle w:val="a3"/>
            <w:color w:val="auto"/>
            <w:sz w:val="20"/>
            <w:szCs w:val="20"/>
            <w:u w:val="none"/>
          </w:rPr>
          <w:t>3</w:t>
        </w:r>
      </w:hyperlink>
      <w:r w:rsidR="00365D98" w:rsidRPr="00445AD8">
        <w:rPr>
          <w:sz w:val="20"/>
          <w:szCs w:val="20"/>
        </w:rPr>
        <w:t>) и (</w:t>
      </w:r>
      <w:hyperlink w:anchor="ф25" w:tooltip="ф. 25" w:history="1">
        <w:r w:rsidR="00365D98" w:rsidRPr="00445AD8">
          <w:rPr>
            <w:rStyle w:val="a3"/>
            <w:color w:val="auto"/>
            <w:sz w:val="20"/>
            <w:szCs w:val="20"/>
            <w:u w:val="none"/>
          </w:rPr>
          <w:t>2</w:t>
        </w:r>
        <w:r w:rsidR="006849A1" w:rsidRPr="00445AD8">
          <w:rPr>
            <w:rStyle w:val="a3"/>
            <w:color w:val="auto"/>
            <w:sz w:val="20"/>
            <w:szCs w:val="20"/>
            <w:u w:val="none"/>
          </w:rPr>
          <w:t>4</w:t>
        </w:r>
      </w:hyperlink>
      <w:r w:rsidR="00365D98" w:rsidRPr="00445AD8">
        <w:rPr>
          <w:sz w:val="20"/>
          <w:szCs w:val="20"/>
        </w:rPr>
        <w:t xml:space="preserve">), приведены в приложениях </w:t>
      </w:r>
      <w:r w:rsidR="00864D3C" w:rsidRPr="00445AD8">
        <w:rPr>
          <w:sz w:val="20"/>
          <w:szCs w:val="20"/>
        </w:rPr>
        <w:t>Д</w:t>
      </w:r>
      <w:r w:rsidR="00525CDE" w:rsidRPr="00445AD8">
        <w:rPr>
          <w:sz w:val="20"/>
          <w:szCs w:val="20"/>
        </w:rPr>
        <w:t xml:space="preserve"> и </w:t>
      </w:r>
      <w:r w:rsidR="00864D3C" w:rsidRPr="00445AD8">
        <w:rPr>
          <w:sz w:val="20"/>
          <w:szCs w:val="20"/>
        </w:rPr>
        <w:t>Е</w:t>
      </w:r>
      <w:r w:rsidR="00365D98" w:rsidRPr="00445AD8">
        <w:rPr>
          <w:sz w:val="20"/>
          <w:szCs w:val="20"/>
        </w:rPr>
        <w:t>.</w:t>
      </w:r>
    </w:p>
    <w:p w:rsidR="00365D98" w:rsidRPr="004505C1" w:rsidRDefault="00E90803" w:rsidP="00142FBE">
      <w:pPr>
        <w:spacing w:before="120"/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.1</w:t>
      </w:r>
      <w:r w:rsidR="007603CF" w:rsidRPr="004505C1">
        <w:rPr>
          <w:bCs/>
        </w:rPr>
        <w:t>0</w:t>
      </w:r>
      <w:r w:rsidR="00365D98" w:rsidRPr="004505C1">
        <w:rPr>
          <w:bCs/>
        </w:rPr>
        <w:t xml:space="preserve"> </w:t>
      </w:r>
      <w:r w:rsidR="00365D98" w:rsidRPr="004505C1">
        <w:t xml:space="preserve">Коэффициент часовой неравномерности потребления воды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hr</m:t>
            </m:r>
          </m:sub>
        </m:sSub>
      </m:oMath>
      <w:r w:rsidR="00365D98" w:rsidRPr="004505C1">
        <w:t xml:space="preserve"> в сутки (смену) максимального водо</w:t>
      </w:r>
      <w:r w:rsidR="00525CDE" w:rsidRPr="004505C1">
        <w:t>потребления</w:t>
      </w:r>
      <w:r w:rsidR="003A37E7" w:rsidRPr="004505C1">
        <w:t xml:space="preserve"> определяют по формуле</w:t>
      </w:r>
    </w:p>
    <w:p w:rsidR="00365D98" w:rsidRPr="004505C1" w:rsidRDefault="00864352" w:rsidP="00445AD8">
      <w:pPr>
        <w:tabs>
          <w:tab w:val="left" w:pos="7371"/>
        </w:tabs>
        <w:spacing w:before="120" w:after="12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          K</m:t>
            </m:r>
          </m:e>
          <m:sub>
            <m:r>
              <w:rPr>
                <w:rFonts w:ascii="Cambria Math" w:hAnsi="Cambria Math"/>
              </w:rPr>
              <m:t>hr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 w:rsidR="0080025C" w:rsidRPr="004505C1">
        <w:t>.</w:t>
      </w:r>
      <w:r w:rsidR="00445AD8">
        <w:t xml:space="preserve">                                                                   </w:t>
      </w:r>
      <w:r w:rsidR="00365D98" w:rsidRPr="004505C1">
        <w:t>(</w:t>
      </w:r>
      <w:r w:rsidR="006849A1" w:rsidRPr="004505C1">
        <w:t>25</w:t>
      </w:r>
      <w:r w:rsidR="00365D98" w:rsidRPr="004505C1">
        <w:t>)</w:t>
      </w:r>
    </w:p>
    <w:p w:rsidR="00365D98" w:rsidRPr="004505C1" w:rsidRDefault="00E90803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.1</w:t>
      </w:r>
      <w:r w:rsidR="007603CF" w:rsidRPr="004505C1">
        <w:rPr>
          <w:bCs/>
        </w:rPr>
        <w:t>1</w:t>
      </w:r>
      <w:r w:rsidR="00365D98" w:rsidRPr="004505C1">
        <w:rPr>
          <w:bCs/>
        </w:rPr>
        <w:t xml:space="preserve"> </w:t>
      </w:r>
      <w:r w:rsidR="00365D98" w:rsidRPr="004505C1">
        <w:t xml:space="preserve">Коэффициент часовой неравномерности подачи воды насосами </w:t>
      </w:r>
      <w:r w:rsidRPr="004505C1">
        <w:rPr>
          <w:rFonts w:ascii="Cambria Math" w:hAnsi="Cambria Math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hr</m:t>
            </m:r>
          </m:sub>
          <m:sup>
            <m:r>
              <w:rPr>
                <w:rFonts w:ascii="Cambria Math" w:hAnsi="Cambria Math"/>
              </w:rPr>
              <m:t>sp</m:t>
            </m:r>
          </m:sup>
        </m:sSubSup>
      </m:oMath>
      <w:r w:rsidR="00365D98" w:rsidRPr="004505C1">
        <w:rPr>
          <w:iCs/>
        </w:rPr>
        <w:t xml:space="preserve"> </w:t>
      </w:r>
      <w:r w:rsidR="00365D98" w:rsidRPr="004505C1">
        <w:t>в сутки (смену) макси</w:t>
      </w:r>
      <w:r w:rsidR="00525CDE" w:rsidRPr="004505C1">
        <w:t>мального водопотребления</w:t>
      </w:r>
      <w:r w:rsidR="003A37E7" w:rsidRPr="004505C1">
        <w:t xml:space="preserve"> определяют по формуле</w:t>
      </w:r>
    </w:p>
    <w:p w:rsidR="00365D98" w:rsidRPr="004505C1" w:rsidRDefault="00864352" w:rsidP="00445AD8">
      <w:pPr>
        <w:tabs>
          <w:tab w:val="left" w:pos="7371"/>
        </w:tabs>
        <w:spacing w:before="120" w:after="120"/>
        <w:jc w:val="right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    K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sp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 w:rsidR="002F56A1" w:rsidRPr="004505C1">
        <w:t>.</w:t>
      </w:r>
      <w:r w:rsidR="00445AD8">
        <w:t xml:space="preserve">                                                             </w:t>
      </w:r>
      <w:r w:rsidR="00365D98" w:rsidRPr="004505C1">
        <w:t>(</w:t>
      </w:r>
      <w:r w:rsidR="006849A1" w:rsidRPr="004505C1">
        <w:t>26</w:t>
      </w:r>
      <w:r w:rsidR="00365D98" w:rsidRPr="004505C1">
        <w:t>)</w:t>
      </w:r>
    </w:p>
    <w:p w:rsidR="00365D98" w:rsidRPr="004505C1" w:rsidRDefault="00E90803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.1</w:t>
      </w:r>
      <w:r w:rsidR="007603CF" w:rsidRPr="004505C1">
        <w:rPr>
          <w:bCs/>
        </w:rPr>
        <w:t>2</w:t>
      </w:r>
      <w:r w:rsidR="00365D98" w:rsidRPr="004505C1">
        <w:rPr>
          <w:bCs/>
        </w:rPr>
        <w:t xml:space="preserve"> </w:t>
      </w:r>
      <w:r w:rsidR="00365D98" w:rsidRPr="004505C1">
        <w:t xml:space="preserve">Коэффициент часовой неравномерности теплопотребления </w:t>
      </w:r>
      <w:r w:rsidRPr="004505C1">
        <w:rPr>
          <w:rFonts w:ascii="Cambria Math" w:hAnsi="Cambria Math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ht</m:t>
            </m:r>
          </m:sup>
        </m:sSubSup>
      </m:oMath>
      <w:r w:rsidR="00365D98" w:rsidRPr="004505C1">
        <w:t xml:space="preserve"> системой </w:t>
      </w:r>
      <w:r w:rsidR="00756A13" w:rsidRPr="004505C1">
        <w:t xml:space="preserve">горячего </w:t>
      </w:r>
      <w:r w:rsidR="00906BBF" w:rsidRPr="004505C1">
        <w:t>водоснабжения</w:t>
      </w:r>
      <w:r w:rsidR="00365D98" w:rsidRPr="004505C1">
        <w:t xml:space="preserve"> в период </w:t>
      </w:r>
      <w:r w:rsidR="00365D98" w:rsidRPr="004505C1">
        <w:rPr>
          <w:i/>
          <w:lang w:val="en-US"/>
        </w:rPr>
        <w:t>T</w:t>
      </w:r>
      <w:r w:rsidR="00365D98" w:rsidRPr="004505C1">
        <w:t>, ч (сутки, смена)</w:t>
      </w:r>
      <w:r w:rsidR="003A37E7" w:rsidRPr="004505C1">
        <w:t>,</w:t>
      </w:r>
      <w:r w:rsidR="00365D98" w:rsidRPr="004505C1">
        <w:t xml:space="preserve"> максимально</w:t>
      </w:r>
      <w:r w:rsidR="00525CDE" w:rsidRPr="004505C1">
        <w:t>го потребления</w:t>
      </w:r>
      <w:r w:rsidR="003A37E7" w:rsidRPr="004505C1">
        <w:t xml:space="preserve"> определяют по формуле</w:t>
      </w:r>
    </w:p>
    <w:p w:rsidR="00365D98" w:rsidRPr="004505C1" w:rsidRDefault="00864352" w:rsidP="00445AD8">
      <w:pPr>
        <w:tabs>
          <w:tab w:val="left" w:pos="7371"/>
        </w:tabs>
        <w:spacing w:before="120" w:after="120"/>
        <w:jc w:val="right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               K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ht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hr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</m:den>
        </m:f>
      </m:oMath>
      <w:r w:rsidR="00CA0CC2" w:rsidRPr="004505C1">
        <w:t>.</w:t>
      </w:r>
      <w:r w:rsidR="00445AD8">
        <w:t xml:space="preserve">                                                             </w:t>
      </w:r>
      <w:r w:rsidR="00365D98" w:rsidRPr="004505C1">
        <w:t>(</w:t>
      </w:r>
      <w:r w:rsidR="006849A1" w:rsidRPr="004505C1">
        <w:t>27</w:t>
      </w:r>
      <w:r w:rsidR="00365D98" w:rsidRPr="004505C1">
        <w:t>)</w:t>
      </w:r>
    </w:p>
    <w:p w:rsidR="009B63C0" w:rsidRPr="004505C1" w:rsidRDefault="00E90803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.1</w:t>
      </w:r>
      <w:r w:rsidR="007603CF" w:rsidRPr="004505C1">
        <w:rPr>
          <w:bCs/>
        </w:rPr>
        <w:t>3</w:t>
      </w:r>
      <w:r w:rsidR="00365D98" w:rsidRPr="004505C1">
        <w:rPr>
          <w:bCs/>
        </w:rPr>
        <w:t xml:space="preserve"> </w:t>
      </w:r>
      <w:r w:rsidR="00365D98" w:rsidRPr="004505C1">
        <w:t>Коэффициент часовой неравно</w:t>
      </w:r>
      <w:r w:rsidR="00525CDE" w:rsidRPr="004505C1">
        <w:t xml:space="preserve">мерности подачи теплоты для приготовления </w:t>
      </w:r>
      <w:r w:rsidR="002F56A1" w:rsidRPr="004505C1">
        <w:t xml:space="preserve">горячей воды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ht,sp</m:t>
            </m:r>
          </m:sup>
        </m:sSubSup>
      </m:oMath>
      <w:r w:rsidR="002F56A1" w:rsidRPr="004505C1">
        <w:t xml:space="preserve"> в период </w:t>
      </w:r>
      <w:r w:rsidR="002F56A1" w:rsidRPr="004505C1">
        <w:rPr>
          <w:i/>
          <w:lang w:val="en-US"/>
        </w:rPr>
        <w:t>T</w:t>
      </w:r>
      <w:r w:rsidR="002F56A1" w:rsidRPr="004505C1">
        <w:t>, ч (сутки, смена), максимального потребления</w:t>
      </w:r>
      <w:r w:rsidR="003A37E7" w:rsidRPr="004505C1">
        <w:t xml:space="preserve"> определяют по формуле</w:t>
      </w:r>
    </w:p>
    <w:p w:rsidR="00365D98" w:rsidRPr="004505C1" w:rsidRDefault="00864352" w:rsidP="00445AD8">
      <w:pPr>
        <w:tabs>
          <w:tab w:val="left" w:pos="7371"/>
        </w:tabs>
        <w:spacing w:before="120" w:after="120"/>
        <w:jc w:val="right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  K</m:t>
            </m:r>
          </m:e>
          <m:sub>
            <m:r>
              <w:rPr>
                <w:rFonts w:ascii="Cambria Math" w:hAnsi="Cambria Math"/>
              </w:rPr>
              <m:t>hr</m:t>
            </m:r>
          </m:sub>
          <m:sup>
            <m:r>
              <w:rPr>
                <w:rFonts w:ascii="Cambria Math" w:hAnsi="Cambria Math"/>
              </w:rPr>
              <m:t>ht,sp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sp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</m:sSubSup>
          </m:den>
        </m:f>
      </m:oMath>
      <w:r w:rsidR="002F56A1" w:rsidRPr="004505C1">
        <w:t>,</w:t>
      </w:r>
      <w:r w:rsidR="00445AD8">
        <w:t xml:space="preserve">                                                          </w:t>
      </w:r>
      <w:r w:rsidR="00365D98" w:rsidRPr="004505C1">
        <w:t>(</w:t>
      </w:r>
      <w:r w:rsidR="006849A1" w:rsidRPr="004505C1">
        <w:t>28</w:t>
      </w:r>
      <w:r w:rsidR="00365D98" w:rsidRPr="004505C1">
        <w:t>)</w:t>
      </w:r>
    </w:p>
    <w:p w:rsidR="00365D98" w:rsidRPr="004505C1" w:rsidRDefault="00365D98" w:rsidP="00142FBE">
      <w:pPr>
        <w:jc w:val="both"/>
      </w:pPr>
      <w:r w:rsidRPr="004505C1">
        <w:t>где</w:t>
      </w:r>
      <w:r w:rsidR="002F56A1" w:rsidRPr="004505C1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sp</m:t>
            </m:r>
          </m:sup>
        </m:sSup>
      </m:oMath>
      <w:r w:rsidRPr="004505C1">
        <w:rPr>
          <w:iCs/>
        </w:rPr>
        <w:t xml:space="preserve"> </w:t>
      </w:r>
      <w:r w:rsidR="002F56A1" w:rsidRPr="004505C1">
        <w:rPr>
          <w:iCs/>
        </w:rPr>
        <w:t>–</w:t>
      </w:r>
      <w:r w:rsidRPr="004505C1">
        <w:rPr>
          <w:iCs/>
        </w:rPr>
        <w:t xml:space="preserve"> </w:t>
      </w:r>
      <w:r w:rsidRPr="004505C1">
        <w:t>расчетная мощность водонагревателя, кот</w:t>
      </w:r>
      <w:r w:rsidR="00525CDE" w:rsidRPr="004505C1">
        <w:t>ла</w:t>
      </w:r>
      <w:r w:rsidRPr="004505C1">
        <w:t>, кВт.</w:t>
      </w:r>
    </w:p>
    <w:p w:rsidR="00082CDB" w:rsidRPr="004505C1" w:rsidRDefault="00EE3D68" w:rsidP="00142FBE">
      <w:pPr>
        <w:ind w:firstLine="709"/>
        <w:jc w:val="both"/>
      </w:pPr>
      <w:r w:rsidRPr="004505C1">
        <w:rPr>
          <w:bCs/>
        </w:rPr>
        <w:t>14</w:t>
      </w:r>
      <w:r w:rsidR="00365D98" w:rsidRPr="004505C1">
        <w:rPr>
          <w:bCs/>
        </w:rPr>
        <w:t>.1</w:t>
      </w:r>
      <w:r w:rsidR="007603CF" w:rsidRPr="004505C1">
        <w:rPr>
          <w:bCs/>
        </w:rPr>
        <w:t>4</w:t>
      </w:r>
      <w:r w:rsidR="00365D98" w:rsidRPr="004505C1">
        <w:rPr>
          <w:bCs/>
        </w:rPr>
        <w:t xml:space="preserve"> </w:t>
      </w:r>
      <w:r w:rsidR="00365D98" w:rsidRPr="004505C1">
        <w:t>Запас воды в б</w:t>
      </w:r>
      <w:r w:rsidR="00525CDE" w:rsidRPr="004505C1">
        <w:t>аках-аккумуляторах, устанавливаемых</w:t>
      </w:r>
      <w:r w:rsidR="001C3C1B" w:rsidRPr="004505C1">
        <w:t xml:space="preserve"> в бытовых</w:t>
      </w:r>
      <w:r w:rsidR="00365D98" w:rsidRPr="004505C1">
        <w:t xml:space="preserve"> помещениях промышленных предприятий, следует определять в зависимости от времени их заполнения в течение смены, принимаемого при числе душевых сеток: </w:t>
      </w:r>
    </w:p>
    <w:p w:rsidR="003A37E7" w:rsidRPr="004505C1" w:rsidRDefault="00365D98" w:rsidP="00142FBE">
      <w:pPr>
        <w:ind w:firstLine="709"/>
        <w:jc w:val="both"/>
      </w:pPr>
      <w:r w:rsidRPr="004505C1">
        <w:t>0</w:t>
      </w:r>
      <w:r w:rsidR="002231CB" w:rsidRPr="004505C1">
        <w:t>÷</w:t>
      </w:r>
      <w:r w:rsidRPr="004505C1">
        <w:t xml:space="preserve">20 </w:t>
      </w:r>
      <w:r w:rsidR="002F56A1" w:rsidRPr="004505C1">
        <w:t>–</w:t>
      </w:r>
      <w:r w:rsidRPr="004505C1">
        <w:t xml:space="preserve"> 2 ч; </w:t>
      </w:r>
    </w:p>
    <w:p w:rsidR="003A37E7" w:rsidRPr="004505C1" w:rsidRDefault="00365D98" w:rsidP="00142FBE">
      <w:pPr>
        <w:ind w:firstLine="709"/>
        <w:jc w:val="both"/>
      </w:pPr>
      <w:r w:rsidRPr="004505C1">
        <w:t>21</w:t>
      </w:r>
      <w:r w:rsidR="002231CB" w:rsidRPr="004505C1">
        <w:t>÷</w:t>
      </w:r>
      <w:r w:rsidRPr="004505C1">
        <w:t xml:space="preserve">30 </w:t>
      </w:r>
      <w:r w:rsidR="002F56A1" w:rsidRPr="004505C1">
        <w:t>–</w:t>
      </w:r>
      <w:r w:rsidRPr="004505C1">
        <w:t xml:space="preserve"> 3 ч;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31 и более </w:t>
      </w:r>
      <w:r w:rsidR="002F56A1" w:rsidRPr="004505C1">
        <w:t>–</w:t>
      </w:r>
      <w:r w:rsidRPr="004505C1">
        <w:t xml:space="preserve"> 4 ч.</w:t>
      </w:r>
    </w:p>
    <w:p w:rsidR="00623D61" w:rsidRPr="004505C1" w:rsidRDefault="00623D61" w:rsidP="002744DF">
      <w:pPr>
        <w:ind w:firstLine="709"/>
        <w:jc w:val="both"/>
        <w:rPr>
          <w:bCs/>
        </w:rPr>
      </w:pPr>
      <w:r w:rsidRPr="002744DF">
        <w:rPr>
          <w:b/>
        </w:rPr>
        <w:t>14.1</w:t>
      </w:r>
      <w:r w:rsidR="007603CF" w:rsidRPr="002744DF">
        <w:rPr>
          <w:b/>
        </w:rPr>
        <w:t>5</w:t>
      </w:r>
      <w:r w:rsidRPr="004505C1">
        <w:rPr>
          <w:bCs/>
        </w:rPr>
        <w:t xml:space="preserve"> </w:t>
      </w:r>
      <w:r w:rsidR="002744DF" w:rsidRPr="00F04956">
        <w:rPr>
          <w:b/>
        </w:rPr>
        <w:t>(И</w:t>
      </w:r>
      <w:r w:rsidR="002744DF">
        <w:rPr>
          <w:b/>
        </w:rPr>
        <w:t>сключен</w:t>
      </w:r>
      <w:r w:rsidR="002744DF" w:rsidRPr="00F04956">
        <w:rPr>
          <w:b/>
        </w:rPr>
        <w:t>, Изм. № 3)</w:t>
      </w:r>
      <w:r w:rsidR="002744DF">
        <w:rPr>
          <w:b/>
        </w:rPr>
        <w:t>.</w:t>
      </w:r>
    </w:p>
    <w:p w:rsidR="00623D61" w:rsidRPr="004505C1" w:rsidRDefault="00623D61" w:rsidP="00142FBE">
      <w:pPr>
        <w:ind w:firstLine="709"/>
        <w:jc w:val="both"/>
        <w:rPr>
          <w:bCs/>
        </w:rPr>
      </w:pPr>
      <w:r w:rsidRPr="004505C1">
        <w:rPr>
          <w:bCs/>
        </w:rPr>
        <w:t>14.1</w:t>
      </w:r>
      <w:r w:rsidR="007603CF" w:rsidRPr="004505C1">
        <w:rPr>
          <w:bCs/>
        </w:rPr>
        <w:t>6</w:t>
      </w:r>
      <w:r w:rsidRPr="004505C1">
        <w:rPr>
          <w:bCs/>
        </w:rPr>
        <w:t xml:space="preserve"> Полную вместимость емкостей </w:t>
      </w:r>
      <m:oMath>
        <m:r>
          <w:rPr>
            <w:rFonts w:ascii="Cambria Math" w:hAnsi="Cambria Math"/>
          </w:rPr>
          <m:t>V</m:t>
        </m:r>
      </m:oMath>
      <w:r w:rsidRPr="004505C1">
        <w:rPr>
          <w:bCs/>
        </w:rPr>
        <w:t>, м</w:t>
      </w:r>
      <w:r w:rsidRPr="004505C1">
        <w:rPr>
          <w:bCs/>
          <w:vertAlign w:val="superscript"/>
        </w:rPr>
        <w:t>3</w:t>
      </w:r>
      <w:r w:rsidRPr="004505C1">
        <w:rPr>
          <w:bCs/>
        </w:rPr>
        <w:t>, следует определять по формулам:</w:t>
      </w:r>
    </w:p>
    <w:p w:rsidR="00623D61" w:rsidRPr="004505C1" w:rsidRDefault="00623D61" w:rsidP="00142FBE">
      <w:pPr>
        <w:ind w:firstLine="709"/>
        <w:jc w:val="both"/>
        <w:rPr>
          <w:bCs/>
        </w:rPr>
      </w:pPr>
      <w:r w:rsidRPr="004505C1">
        <w:rPr>
          <w:bCs/>
        </w:rPr>
        <w:t>а) для гидропневматического бака</w:t>
      </w:r>
    </w:p>
    <w:p w:rsidR="00623D61" w:rsidRPr="004505C1" w:rsidRDefault="00C10252" w:rsidP="00445AD8">
      <w:pPr>
        <w:ind w:left="3402"/>
        <w:jc w:val="right"/>
        <w:rPr>
          <w:bCs/>
        </w:rPr>
      </w:pPr>
      <m:oMath>
        <m:r>
          <w:rPr>
            <w:rFonts w:ascii="Cambria Math" w:hAnsi="Cambria Math"/>
          </w:rPr>
          <w:lastRenderedPageBreak/>
          <m:t xml:space="preserve">          V=W</m:t>
        </m:r>
      </m:oMath>
      <w:r w:rsidR="008B17EC" w:rsidRPr="004505C1">
        <w:rPr>
          <w:bCs/>
        </w:rPr>
        <w:t xml:space="preserve">  </w:t>
      </w:r>
      <m:oMath>
        <m:r>
          <w:rPr>
            <w:rFonts w:ascii="Cambria Math" w:hAnsi="Cambria Math"/>
            <w:sz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</w:rPr>
              <m:t>1 - A</m:t>
            </m:r>
          </m:den>
        </m:f>
      </m:oMath>
      <w:r w:rsidR="00AB678B" w:rsidRPr="004505C1">
        <w:rPr>
          <w:bCs/>
        </w:rPr>
        <w:t>;</w:t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8B17EC" w:rsidRPr="004505C1">
        <w:rPr>
          <w:bCs/>
        </w:rPr>
        <w:t>(</w:t>
      </w:r>
      <w:r w:rsidR="00617A19" w:rsidRPr="004505C1">
        <w:rPr>
          <w:bCs/>
        </w:rPr>
        <w:t>29</w:t>
      </w:r>
      <w:r w:rsidR="00623D61" w:rsidRPr="004505C1">
        <w:rPr>
          <w:bCs/>
        </w:rPr>
        <w:t>)</w:t>
      </w:r>
    </w:p>
    <w:p w:rsidR="00623D61" w:rsidRPr="004505C1" w:rsidRDefault="00623D61" w:rsidP="00142FBE">
      <w:pPr>
        <w:spacing w:after="60"/>
        <w:ind w:firstLine="709"/>
        <w:jc w:val="both"/>
        <w:rPr>
          <w:bCs/>
        </w:rPr>
      </w:pPr>
      <w:r w:rsidRPr="004505C1">
        <w:rPr>
          <w:bCs/>
        </w:rPr>
        <w:t xml:space="preserve">б) для водонапорного бака или резервуара </w:t>
      </w:r>
    </w:p>
    <w:p w:rsidR="00623D61" w:rsidRPr="004505C1" w:rsidRDefault="008B17EC" w:rsidP="00445AD8">
      <w:pPr>
        <w:spacing w:after="60"/>
        <w:ind w:left="3119" w:firstLine="709"/>
        <w:jc w:val="right"/>
        <w:rPr>
          <w:bCs/>
        </w:rPr>
      </w:pPr>
      <m:oMath>
        <m:r>
          <w:rPr>
            <w:rFonts w:ascii="Cambria Math" w:hAnsi="Cambria Math"/>
          </w:rPr>
          <m:t>V=BW+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B678B" w:rsidRPr="004505C1">
        <w:rPr>
          <w:bCs/>
        </w:rPr>
        <w:t>;</w:t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AB678B" w:rsidRPr="004505C1">
        <w:rPr>
          <w:bCs/>
        </w:rPr>
        <w:tab/>
      </w:r>
      <w:r w:rsidR="00623D61" w:rsidRPr="004505C1">
        <w:rPr>
          <w:bCs/>
        </w:rPr>
        <w:t>(3</w:t>
      </w:r>
      <w:r w:rsidR="00617A19" w:rsidRPr="004505C1">
        <w:rPr>
          <w:bCs/>
        </w:rPr>
        <w:t>0</w:t>
      </w:r>
      <w:r w:rsidR="00623D61" w:rsidRPr="004505C1">
        <w:rPr>
          <w:bCs/>
        </w:rPr>
        <w:t>)</w:t>
      </w:r>
    </w:p>
    <w:p w:rsidR="00623D61" w:rsidRPr="004505C1" w:rsidRDefault="00623D61" w:rsidP="00142FBE">
      <w:pPr>
        <w:spacing w:after="60"/>
        <w:ind w:firstLine="709"/>
        <w:jc w:val="both"/>
        <w:rPr>
          <w:bCs/>
        </w:rPr>
      </w:pPr>
      <w:r w:rsidRPr="004505C1">
        <w:rPr>
          <w:bCs/>
        </w:rPr>
        <w:t xml:space="preserve">в) для аккумулятора теплоты </w:t>
      </w:r>
    </w:p>
    <w:p w:rsidR="00623D61" w:rsidRPr="004505C1" w:rsidRDefault="008B17EC" w:rsidP="00445AD8">
      <w:pPr>
        <w:ind w:left="3686" w:firstLine="709"/>
        <w:jc w:val="right"/>
        <w:rPr>
          <w:bCs/>
        </w:rPr>
      </w:pPr>
      <m:oMath>
        <m:r>
          <w:rPr>
            <w:rFonts w:ascii="Cambria Math" w:hAnsi="Cambria Math"/>
          </w:rPr>
          <m:t>V=BW</m:t>
        </m:r>
      </m:oMath>
      <w:r w:rsidR="00AB678B" w:rsidRPr="004505C1">
        <w:t>,</w:t>
      </w:r>
      <w:r w:rsidR="00AB678B" w:rsidRPr="004505C1">
        <w:tab/>
      </w:r>
      <w:r w:rsidR="00AB678B" w:rsidRPr="004505C1">
        <w:tab/>
      </w:r>
      <w:r w:rsidR="00AB678B" w:rsidRPr="004505C1">
        <w:tab/>
      </w:r>
      <w:r w:rsidR="00AB678B" w:rsidRPr="004505C1">
        <w:tab/>
      </w:r>
      <w:r w:rsidR="00AB678B" w:rsidRPr="004505C1">
        <w:tab/>
      </w:r>
      <w:r w:rsidR="00623D61" w:rsidRPr="004505C1">
        <w:rPr>
          <w:bCs/>
        </w:rPr>
        <w:t>(3</w:t>
      </w:r>
      <w:r w:rsidR="00617A19" w:rsidRPr="004505C1">
        <w:rPr>
          <w:bCs/>
        </w:rPr>
        <w:t>1</w:t>
      </w:r>
      <w:r w:rsidR="00623D61" w:rsidRPr="004505C1">
        <w:rPr>
          <w:bCs/>
        </w:rPr>
        <w:t>)</w:t>
      </w:r>
    </w:p>
    <w:p w:rsidR="00623D61" w:rsidRPr="004505C1" w:rsidRDefault="00623D61" w:rsidP="00142FBE">
      <w:pPr>
        <w:jc w:val="both"/>
        <w:rPr>
          <w:bCs/>
        </w:rPr>
      </w:pPr>
      <w:r w:rsidRPr="004505C1">
        <w:rPr>
          <w:bCs/>
        </w:rPr>
        <w:t xml:space="preserve">где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505C1">
        <w:rPr>
          <w:bCs/>
        </w:rPr>
        <w:t xml:space="preserve"> </w:t>
      </w:r>
      <w:r w:rsidR="00AB678B" w:rsidRPr="004505C1">
        <w:rPr>
          <w:bCs/>
        </w:rPr>
        <w:t>–</w:t>
      </w:r>
      <w:r w:rsidRPr="004505C1">
        <w:rPr>
          <w:bCs/>
        </w:rPr>
        <w:t xml:space="preserve"> противопожарный объем воды, м</w:t>
      </w:r>
      <w:r w:rsidRPr="004505C1">
        <w:rPr>
          <w:bCs/>
          <w:vertAlign w:val="superscript"/>
        </w:rPr>
        <w:t>3</w:t>
      </w:r>
      <w:r w:rsidRPr="004505C1">
        <w:rPr>
          <w:bCs/>
        </w:rPr>
        <w:t>;</w:t>
      </w:r>
    </w:p>
    <w:p w:rsidR="00623D61" w:rsidRPr="004505C1" w:rsidRDefault="00623D61" w:rsidP="00142FBE">
      <w:pPr>
        <w:ind w:firstLine="709"/>
        <w:jc w:val="both"/>
        <w:rPr>
          <w:bCs/>
        </w:rPr>
      </w:pPr>
      <w:r w:rsidRPr="004505C1">
        <w:rPr>
          <w:bCs/>
          <w:i/>
        </w:rPr>
        <w:t>А</w:t>
      </w:r>
      <w:r w:rsidRPr="004505C1">
        <w:rPr>
          <w:bCs/>
        </w:rPr>
        <w:t xml:space="preserve"> </w:t>
      </w:r>
      <w:r w:rsidR="0071467E" w:rsidRPr="004505C1">
        <w:t>‒</w:t>
      </w:r>
      <w:r w:rsidRPr="004505C1">
        <w:rPr>
          <w:bCs/>
        </w:rPr>
        <w:t xml:space="preserve"> отношение абсолютного минимального давления к максимальному, значение которого следует принимать: 0,8 </w:t>
      </w:r>
      <w:r w:rsidR="0071467E" w:rsidRPr="004505C1">
        <w:t>‒</w:t>
      </w:r>
      <w:r w:rsidRPr="004505C1">
        <w:rPr>
          <w:bCs/>
        </w:rPr>
        <w:t xml:space="preserve"> для установок, работающих с подпором; 0,75 </w:t>
      </w:r>
      <w:r w:rsidR="0071467E" w:rsidRPr="004505C1">
        <w:t>‒</w:t>
      </w:r>
      <w:r w:rsidRPr="004505C1">
        <w:rPr>
          <w:bCs/>
        </w:rPr>
        <w:t xml:space="preserve"> для установок с напором до 50 м; 0,7 </w:t>
      </w:r>
      <w:r w:rsidR="0071467E" w:rsidRPr="004505C1">
        <w:t>‒</w:t>
      </w:r>
      <w:r w:rsidRPr="004505C1">
        <w:rPr>
          <w:bCs/>
        </w:rPr>
        <w:t xml:space="preserve"> для установок с напором свыше 50 м;</w:t>
      </w:r>
    </w:p>
    <w:p w:rsidR="00623D61" w:rsidRPr="004505C1" w:rsidRDefault="00623D61" w:rsidP="00142FBE">
      <w:pPr>
        <w:ind w:firstLine="709"/>
        <w:jc w:val="both"/>
        <w:rPr>
          <w:bCs/>
        </w:rPr>
      </w:pPr>
      <w:r w:rsidRPr="004505C1">
        <w:rPr>
          <w:bCs/>
          <w:i/>
        </w:rPr>
        <w:t>В</w:t>
      </w:r>
      <w:r w:rsidRPr="004505C1">
        <w:rPr>
          <w:bCs/>
        </w:rPr>
        <w:t xml:space="preserve"> </w:t>
      </w:r>
      <w:r w:rsidR="00AB678B" w:rsidRPr="004505C1">
        <w:rPr>
          <w:bCs/>
        </w:rPr>
        <w:t>–</w:t>
      </w:r>
      <w:r w:rsidRPr="004505C1">
        <w:rPr>
          <w:bCs/>
        </w:rPr>
        <w:t xml:space="preserve"> коэффициент запаса вместимости бака, принимаемый: 1,2</w:t>
      </w:r>
      <w:r w:rsidR="00AB678B" w:rsidRPr="004505C1">
        <w:rPr>
          <w:bCs/>
        </w:rPr>
        <w:t>–</w:t>
      </w:r>
      <w:r w:rsidRPr="004505C1">
        <w:rPr>
          <w:bCs/>
        </w:rPr>
        <w:t xml:space="preserve">1,3 </w:t>
      </w:r>
      <w:r w:rsidR="0071467E" w:rsidRPr="004505C1">
        <w:t>‒</w:t>
      </w:r>
      <w:r w:rsidRPr="004505C1">
        <w:rPr>
          <w:bCs/>
        </w:rPr>
        <w:t xml:space="preserve"> при использовании насосных установок, работающих в повторно-кратковременном режиме</w:t>
      </w:r>
      <w:r w:rsidR="00214C75" w:rsidRPr="004505C1">
        <w:rPr>
          <w:bCs/>
        </w:rPr>
        <w:t>;</w:t>
      </w:r>
      <w:r w:rsidRPr="004505C1">
        <w:rPr>
          <w:bCs/>
        </w:rPr>
        <w:t xml:space="preserve"> 1,1 </w:t>
      </w:r>
      <w:r w:rsidR="0071467E" w:rsidRPr="004505C1">
        <w:t>‒</w:t>
      </w:r>
      <w:r w:rsidRPr="004505C1">
        <w:rPr>
          <w:bCs/>
        </w:rPr>
        <w:t xml:space="preserve"> при производительности насосных установок менее максимального часового расхода воды; для аккумуляторов теплоты </w:t>
      </w:r>
      <w:r w:rsidRPr="004505C1">
        <w:rPr>
          <w:bCs/>
          <w:i/>
        </w:rPr>
        <w:t>В</w:t>
      </w:r>
      <w:r w:rsidRPr="004505C1">
        <w:rPr>
          <w:bCs/>
        </w:rPr>
        <w:t xml:space="preserve"> = 1.</w:t>
      </w:r>
    </w:p>
    <w:p w:rsidR="00623D61" w:rsidRPr="004505C1" w:rsidRDefault="00623D61" w:rsidP="00142FBE">
      <w:pPr>
        <w:ind w:firstLine="709"/>
        <w:jc w:val="both"/>
        <w:rPr>
          <w:bCs/>
        </w:rPr>
      </w:pPr>
      <w:r w:rsidRPr="004505C1">
        <w:rPr>
          <w:bCs/>
        </w:rPr>
        <w:t>14.1</w:t>
      </w:r>
      <w:r w:rsidR="007603CF" w:rsidRPr="004505C1">
        <w:rPr>
          <w:bCs/>
        </w:rPr>
        <w:t>7</w:t>
      </w:r>
      <w:r w:rsidRPr="004505C1">
        <w:rPr>
          <w:bCs/>
        </w:rPr>
        <w:t xml:space="preserve"> Высота расположения водонапорного бака (в том числе бака горячей воды) и минимальное давление в гидропневматическом баке должны обеспечивать необходимый напор воды перед водоразборной арматурой, а в системах противопожарного или объединенного водопровода </w:t>
      </w:r>
      <w:r w:rsidR="00AB678B" w:rsidRPr="004505C1">
        <w:rPr>
          <w:bCs/>
        </w:rPr>
        <w:t>–</w:t>
      </w:r>
      <w:r w:rsidRPr="004505C1">
        <w:rPr>
          <w:bCs/>
        </w:rPr>
        <w:t xml:space="preserve"> необходимый напор у внутренних пожарных кранов до полного израсходования противопожарного запаса воды.</w:t>
      </w:r>
    </w:p>
    <w:p w:rsidR="00623D61" w:rsidRPr="00445AD8" w:rsidRDefault="00082CDB" w:rsidP="00142FBE">
      <w:pPr>
        <w:spacing w:before="120" w:after="120"/>
        <w:ind w:firstLine="709"/>
        <w:jc w:val="both"/>
        <w:rPr>
          <w:bCs/>
          <w:sz w:val="20"/>
          <w:szCs w:val="20"/>
        </w:rPr>
      </w:pPr>
      <w:r w:rsidRPr="00445AD8">
        <w:rPr>
          <w:bCs/>
          <w:spacing w:val="30"/>
          <w:sz w:val="20"/>
          <w:szCs w:val="20"/>
        </w:rPr>
        <w:t>Примечание</w:t>
      </w:r>
      <w:r w:rsidR="006F07C1" w:rsidRPr="00445AD8">
        <w:rPr>
          <w:bCs/>
          <w:sz w:val="20"/>
          <w:szCs w:val="20"/>
        </w:rPr>
        <w:t xml:space="preserve"> </w:t>
      </w:r>
      <w:r w:rsidR="006F07C1" w:rsidRPr="00445AD8">
        <w:rPr>
          <w:bCs/>
          <w:spacing w:val="40"/>
          <w:sz w:val="20"/>
          <w:szCs w:val="20"/>
        </w:rPr>
        <w:t>‒</w:t>
      </w:r>
      <w:r w:rsidR="00623D61" w:rsidRPr="00445AD8">
        <w:rPr>
          <w:bCs/>
          <w:sz w:val="20"/>
          <w:szCs w:val="20"/>
        </w:rPr>
        <w:t xml:space="preserve"> В системах централизованного горячего водоснабжения баки-аккумуляторы предусматривать не следует, за исключением случаев, когда они необходимы для создания запаса воды (в банях, прачечных, в душевых бытовых зданий производственных предприятий и т.</w:t>
      </w:r>
      <w:r w:rsidR="00AB678B" w:rsidRPr="00445AD8">
        <w:rPr>
          <w:bCs/>
          <w:sz w:val="20"/>
          <w:szCs w:val="20"/>
        </w:rPr>
        <w:t xml:space="preserve"> </w:t>
      </w:r>
      <w:r w:rsidR="00623D61" w:rsidRPr="00445AD8">
        <w:rPr>
          <w:bCs/>
          <w:sz w:val="20"/>
          <w:szCs w:val="20"/>
        </w:rPr>
        <w:t>п.).</w:t>
      </w:r>
    </w:p>
    <w:p w:rsidR="002744DF" w:rsidRPr="002744DF" w:rsidRDefault="00623D61" w:rsidP="002744DF">
      <w:pPr>
        <w:ind w:firstLine="709"/>
        <w:jc w:val="both"/>
        <w:rPr>
          <w:bCs/>
        </w:rPr>
      </w:pPr>
      <w:r w:rsidRPr="004505C1">
        <w:rPr>
          <w:bCs/>
        </w:rPr>
        <w:t>14.</w:t>
      </w:r>
      <w:r w:rsidR="007603CF" w:rsidRPr="004505C1">
        <w:rPr>
          <w:bCs/>
        </w:rPr>
        <w:t>18</w:t>
      </w:r>
      <w:r w:rsidRPr="004505C1">
        <w:rPr>
          <w:bCs/>
        </w:rPr>
        <w:t xml:space="preserve"> </w:t>
      </w:r>
      <w:r w:rsidR="002744DF" w:rsidRPr="002744DF">
        <w:rPr>
          <w:bCs/>
        </w:rPr>
        <w:t>Резервуары и емкости для сбора воды в системах оборотного водоснабжения и в системах с повторным использованием воды в зависимости от конструкции здания размещают:</w:t>
      </w:r>
    </w:p>
    <w:p w:rsidR="002744DF" w:rsidRPr="002744DF" w:rsidRDefault="002744DF" w:rsidP="002744DF">
      <w:pPr>
        <w:ind w:firstLine="709"/>
        <w:jc w:val="both"/>
        <w:rPr>
          <w:bCs/>
        </w:rPr>
      </w:pPr>
      <w:r w:rsidRPr="002744DF">
        <w:rPr>
          <w:bCs/>
        </w:rPr>
        <w:t>- на этажах и в подвальных помещениях зданий – для серых сточных вод;</w:t>
      </w:r>
    </w:p>
    <w:p w:rsidR="002744DF" w:rsidRPr="002744DF" w:rsidRDefault="002744DF" w:rsidP="002744DF">
      <w:pPr>
        <w:ind w:firstLine="709"/>
        <w:jc w:val="both"/>
        <w:rPr>
          <w:bCs/>
        </w:rPr>
      </w:pPr>
      <w:r w:rsidRPr="002744DF">
        <w:rPr>
          <w:bCs/>
        </w:rPr>
        <w:t>- в чердачных, подвальных помещениях и за пределами здания – для атмосферных сточных вод.</w:t>
      </w:r>
    </w:p>
    <w:p w:rsidR="002744DF" w:rsidRPr="002744DF" w:rsidRDefault="002744DF" w:rsidP="002744DF">
      <w:pPr>
        <w:ind w:firstLine="709"/>
        <w:jc w:val="both"/>
        <w:rPr>
          <w:bCs/>
        </w:rPr>
      </w:pPr>
      <w:r w:rsidRPr="002744DF">
        <w:rPr>
          <w:bCs/>
        </w:rPr>
        <w:t xml:space="preserve">При размещении резервуаров следует руководствоваться 14.5. Обвязка емкостей и поддонов должна предусматривать улавливание или возможность циркуляции промывочных (санирующих) растворов.   </w:t>
      </w:r>
    </w:p>
    <w:p w:rsidR="00623D61" w:rsidRDefault="002744DF" w:rsidP="002744DF">
      <w:pPr>
        <w:ind w:firstLine="709"/>
        <w:jc w:val="both"/>
        <w:rPr>
          <w:bCs/>
        </w:rPr>
      </w:pPr>
      <w:r w:rsidRPr="002744DF">
        <w:rPr>
          <w:bCs/>
        </w:rPr>
        <w:t xml:space="preserve">Объем резервуара принимают с учетом суточного объема воды, требуемого для полива зеленых насаждений, и суточного объема воды, требуемого для смыва унитазов и писсуаров. Допускается хранение объема воды для использования воды в унитазах – не более 1 </w:t>
      </w:r>
      <w:proofErr w:type="spellStart"/>
      <w:r w:rsidRPr="002744DF">
        <w:rPr>
          <w:bCs/>
        </w:rPr>
        <w:t>сут</w:t>
      </w:r>
      <w:proofErr w:type="spellEnd"/>
      <w:r w:rsidRPr="002744DF">
        <w:rPr>
          <w:bCs/>
        </w:rPr>
        <w:t xml:space="preserve">, для целей полива – не более 3–7 </w:t>
      </w:r>
      <w:proofErr w:type="spellStart"/>
      <w:r w:rsidRPr="002744DF">
        <w:rPr>
          <w:bCs/>
        </w:rPr>
        <w:t>сут</w:t>
      </w:r>
      <w:proofErr w:type="spellEnd"/>
      <w:r w:rsidR="00623D61" w:rsidRPr="004505C1">
        <w:rPr>
          <w:bCs/>
        </w:rPr>
        <w:t>.</w:t>
      </w:r>
    </w:p>
    <w:p w:rsidR="002744DF" w:rsidRDefault="002744DF" w:rsidP="00142FBE">
      <w:pPr>
        <w:ind w:firstLine="709"/>
        <w:jc w:val="both"/>
        <w:rPr>
          <w:bCs/>
        </w:rPr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445AD8" w:rsidRPr="004505C1" w:rsidRDefault="00445AD8" w:rsidP="00142FBE">
      <w:pPr>
        <w:ind w:firstLine="709"/>
        <w:jc w:val="both"/>
        <w:rPr>
          <w:bCs/>
        </w:rPr>
      </w:pPr>
    </w:p>
    <w:p w:rsidR="00365D98" w:rsidRPr="004505C1" w:rsidRDefault="00B44B6F" w:rsidP="00445AD8">
      <w:pPr>
        <w:pStyle w:val="21"/>
        <w:spacing w:before="120" w:line="240" w:lineRule="auto"/>
        <w:ind w:left="709"/>
        <w:jc w:val="both"/>
        <w:rPr>
          <w:b/>
        </w:rPr>
      </w:pPr>
      <w:r w:rsidRPr="004505C1">
        <w:rPr>
          <w:b/>
        </w:rPr>
        <w:t>15</w:t>
      </w:r>
      <w:r w:rsidR="00365D98" w:rsidRPr="004505C1">
        <w:rPr>
          <w:b/>
        </w:rPr>
        <w:t xml:space="preserve"> Дополнительные требования к системам внутреннего </w:t>
      </w:r>
      <w:r w:rsidR="00906BBF" w:rsidRPr="004505C1">
        <w:rPr>
          <w:b/>
        </w:rPr>
        <w:t>водоснабжения</w:t>
      </w:r>
      <w:r w:rsidR="00365D98" w:rsidRPr="004505C1">
        <w:rPr>
          <w:b/>
        </w:rPr>
        <w:t xml:space="preserve"> в особых природных и климатических условиях</w:t>
      </w:r>
    </w:p>
    <w:p w:rsidR="00365D98" w:rsidRPr="004505C1" w:rsidRDefault="0000369F" w:rsidP="00142FBE">
      <w:pPr>
        <w:pStyle w:val="21"/>
        <w:spacing w:before="120" w:line="240" w:lineRule="auto"/>
        <w:ind w:left="0" w:firstLine="709"/>
        <w:jc w:val="both"/>
        <w:rPr>
          <w:rFonts w:eastAsia="Courier New"/>
          <w:b/>
        </w:rPr>
      </w:pPr>
      <w:r w:rsidRPr="004505C1">
        <w:rPr>
          <w:rFonts w:eastAsia="Courier New"/>
          <w:b/>
        </w:rPr>
        <w:t>15</w:t>
      </w:r>
      <w:r w:rsidR="00365D98" w:rsidRPr="004505C1">
        <w:rPr>
          <w:rFonts w:eastAsia="Courier New"/>
          <w:b/>
        </w:rPr>
        <w:t>.1 Просадочные грунты</w:t>
      </w:r>
    </w:p>
    <w:p w:rsidR="00894BB4" w:rsidRPr="004505C1" w:rsidRDefault="0000369F" w:rsidP="00142FBE">
      <w:pPr>
        <w:ind w:firstLine="709"/>
        <w:jc w:val="both"/>
      </w:pPr>
      <w:r w:rsidRPr="004505C1">
        <w:t>15</w:t>
      </w:r>
      <w:r w:rsidR="003A37E7" w:rsidRPr="004505C1">
        <w:t>.1.1</w:t>
      </w:r>
      <w:r w:rsidR="00894BB4" w:rsidRPr="004505C1">
        <w:t xml:space="preserve"> Устройство водопроводных вводов и прокладку трубопроводов под полом внутри здания при грунтовых условиях типа II </w:t>
      </w:r>
      <w:r w:rsidR="00F3048B" w:rsidRPr="004505C1">
        <w:t xml:space="preserve">(по </w:t>
      </w:r>
      <w:r w:rsidR="008E0A06" w:rsidRPr="004505C1">
        <w:t xml:space="preserve">классификации </w:t>
      </w:r>
      <w:r w:rsidR="00F3048B" w:rsidRPr="004505C1">
        <w:t xml:space="preserve">СП 21.13330) </w:t>
      </w:r>
      <w:r w:rsidR="00894BB4" w:rsidRPr="004505C1">
        <w:t>следует предусматривать в водонепроницаемых каналах с уклоном в сторону контрольных колодцев. Длину водонепроницаемых каналов на вводах водопровода в здания от наружного обреза фундамента здания до контрольного колодца следует принимать в зависимости от толщины слоя просадочных грунтов и диаметров трубопроводов по табл</w:t>
      </w:r>
      <w:r w:rsidR="00AB678B" w:rsidRPr="004505C1">
        <w:t>ице</w:t>
      </w:r>
      <w:r w:rsidR="00894BB4" w:rsidRPr="004505C1">
        <w:t xml:space="preserve"> </w:t>
      </w:r>
      <w:r w:rsidR="00F3048B" w:rsidRPr="004505C1">
        <w:t>15.1</w:t>
      </w:r>
      <w:r w:rsidR="00AB678B" w:rsidRPr="004505C1">
        <w:t>.</w:t>
      </w:r>
    </w:p>
    <w:p w:rsidR="00894BB4" w:rsidRPr="004505C1" w:rsidRDefault="00894BB4" w:rsidP="00142FBE">
      <w:pPr>
        <w:pStyle w:val="HTML"/>
        <w:spacing w:before="120" w:after="120"/>
        <w:rPr>
          <w:rFonts w:ascii="Times New Roman" w:hAnsi="Times New Roman" w:cs="Times New Roman"/>
          <w:bCs/>
          <w:spacing w:val="40"/>
          <w:sz w:val="24"/>
          <w:szCs w:val="24"/>
        </w:rPr>
      </w:pPr>
      <w:r w:rsidRPr="004505C1">
        <w:rPr>
          <w:rFonts w:ascii="Times New Roman" w:hAnsi="Times New Roman" w:cs="Times New Roman"/>
          <w:bCs/>
          <w:spacing w:val="40"/>
          <w:sz w:val="24"/>
          <w:szCs w:val="24"/>
        </w:rPr>
        <w:t xml:space="preserve">Таблица </w:t>
      </w:r>
      <w:r w:rsidR="00F3048B" w:rsidRPr="004505C1">
        <w:rPr>
          <w:rFonts w:ascii="Times New Roman" w:eastAsia="Times New Roman" w:hAnsi="Times New Roman" w:cs="Times New Roman"/>
          <w:sz w:val="24"/>
          <w:szCs w:val="24"/>
        </w:rPr>
        <w:t>15.1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6"/>
        <w:gridCol w:w="2213"/>
        <w:gridCol w:w="2340"/>
        <w:gridCol w:w="2044"/>
      </w:tblGrid>
      <w:tr w:rsidR="00D3014F" w:rsidRPr="004505C1" w:rsidTr="00B67224">
        <w:trPr>
          <w:cantSplit/>
          <w:jc w:val="center"/>
        </w:trPr>
        <w:tc>
          <w:tcPr>
            <w:tcW w:w="2896" w:type="dxa"/>
            <w:vMerge w:val="restart"/>
            <w:vAlign w:val="center"/>
          </w:tcPr>
          <w:p w:rsidR="00894BB4" w:rsidRPr="004505C1" w:rsidRDefault="00894BB4" w:rsidP="00142FBE">
            <w:pPr>
              <w:pStyle w:val="HTML"/>
              <w:ind w:firstLine="18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Толщина слоя просадочного грунта, м</w:t>
            </w:r>
          </w:p>
        </w:tc>
        <w:tc>
          <w:tcPr>
            <w:tcW w:w="6597" w:type="dxa"/>
            <w:gridSpan w:val="3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Длина канала, м, при диаметре трубопровода, мм</w:t>
            </w:r>
          </w:p>
        </w:tc>
      </w:tr>
      <w:tr w:rsidR="00D3014F" w:rsidRPr="004505C1" w:rsidTr="00B67224">
        <w:trPr>
          <w:cantSplit/>
          <w:jc w:val="center"/>
        </w:trPr>
        <w:tc>
          <w:tcPr>
            <w:tcW w:w="2896" w:type="dxa"/>
            <w:vMerge/>
            <w:vAlign w:val="center"/>
          </w:tcPr>
          <w:p w:rsidR="00894BB4" w:rsidRPr="004505C1" w:rsidRDefault="00894BB4" w:rsidP="00142FBE">
            <w:pPr>
              <w:pStyle w:val="HTML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13" w:type="dxa"/>
            <w:vAlign w:val="center"/>
          </w:tcPr>
          <w:p w:rsidR="00894BB4" w:rsidRPr="004505C1" w:rsidRDefault="00894BB4" w:rsidP="00142FBE">
            <w:pPr>
              <w:pStyle w:val="HTML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до 100</w:t>
            </w:r>
          </w:p>
        </w:tc>
        <w:tc>
          <w:tcPr>
            <w:tcW w:w="2340" w:type="dxa"/>
            <w:vAlign w:val="center"/>
          </w:tcPr>
          <w:p w:rsidR="00894BB4" w:rsidRPr="004505C1" w:rsidRDefault="00894BB4" w:rsidP="00142FBE">
            <w:pPr>
              <w:pStyle w:val="HTML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от 100 до 300</w:t>
            </w:r>
          </w:p>
        </w:tc>
        <w:tc>
          <w:tcPr>
            <w:tcW w:w="2044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св. 300</w:t>
            </w:r>
          </w:p>
        </w:tc>
      </w:tr>
      <w:tr w:rsidR="00D3014F" w:rsidRPr="004505C1" w:rsidTr="00B67224">
        <w:trPr>
          <w:cantSplit/>
          <w:trHeight w:hRule="exact" w:val="57"/>
          <w:jc w:val="center"/>
        </w:trPr>
        <w:tc>
          <w:tcPr>
            <w:tcW w:w="2896" w:type="dxa"/>
            <w:tcBorders>
              <w:bottom w:val="nil"/>
            </w:tcBorders>
            <w:vAlign w:val="center"/>
          </w:tcPr>
          <w:p w:rsidR="00894BB4" w:rsidRPr="004505C1" w:rsidRDefault="00894BB4" w:rsidP="00142FBE">
            <w:pPr>
              <w:pStyle w:val="HTML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97" w:type="dxa"/>
            <w:gridSpan w:val="3"/>
            <w:tcBorders>
              <w:bottom w:val="nil"/>
            </w:tcBorders>
            <w:vAlign w:val="center"/>
          </w:tcPr>
          <w:p w:rsidR="00894BB4" w:rsidRPr="004505C1" w:rsidRDefault="00894BB4" w:rsidP="00142FBE">
            <w:pPr>
              <w:pStyle w:val="HTML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3014F" w:rsidRPr="004505C1" w:rsidTr="00B67224">
        <w:trPr>
          <w:cantSplit/>
          <w:jc w:val="center"/>
        </w:trPr>
        <w:tc>
          <w:tcPr>
            <w:tcW w:w="2896" w:type="dxa"/>
            <w:tcBorders>
              <w:top w:val="nil"/>
            </w:tcBorders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До 5</w:t>
            </w:r>
          </w:p>
        </w:tc>
        <w:tc>
          <w:tcPr>
            <w:tcW w:w="6597" w:type="dxa"/>
            <w:gridSpan w:val="3"/>
            <w:tcBorders>
              <w:top w:val="nil"/>
            </w:tcBorders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Принимается как для непросадочных грунтов</w:t>
            </w:r>
          </w:p>
        </w:tc>
      </w:tr>
      <w:tr w:rsidR="00D3014F" w:rsidRPr="004505C1" w:rsidTr="00B67224">
        <w:trPr>
          <w:jc w:val="center"/>
        </w:trPr>
        <w:tc>
          <w:tcPr>
            <w:tcW w:w="2896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От 5 до 12</w:t>
            </w:r>
          </w:p>
        </w:tc>
        <w:tc>
          <w:tcPr>
            <w:tcW w:w="2213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0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2044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10</w:t>
            </w:r>
          </w:p>
        </w:tc>
      </w:tr>
      <w:tr w:rsidR="00D3014F" w:rsidRPr="004505C1" w:rsidTr="00B67224">
        <w:trPr>
          <w:jc w:val="center"/>
        </w:trPr>
        <w:tc>
          <w:tcPr>
            <w:tcW w:w="2896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Св. 12</w:t>
            </w:r>
          </w:p>
        </w:tc>
        <w:tc>
          <w:tcPr>
            <w:tcW w:w="2213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2340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44" w:type="dxa"/>
            <w:vAlign w:val="center"/>
          </w:tcPr>
          <w:p w:rsidR="00894BB4" w:rsidRPr="004505C1" w:rsidRDefault="00894BB4" w:rsidP="00142FBE">
            <w:pPr>
              <w:pStyle w:val="HTML"/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505C1">
              <w:rPr>
                <w:rFonts w:ascii="Times New Roman" w:hAnsi="Times New Roman" w:cs="Times New Roman"/>
              </w:rPr>
              <w:t>15</w:t>
            </w:r>
          </w:p>
        </w:tc>
      </w:tr>
    </w:tbl>
    <w:p w:rsidR="00894BB4" w:rsidRPr="004505C1" w:rsidRDefault="0000369F" w:rsidP="00142FBE">
      <w:pPr>
        <w:spacing w:before="120"/>
        <w:ind w:firstLine="709"/>
        <w:jc w:val="both"/>
      </w:pPr>
      <w:r w:rsidRPr="004505C1">
        <w:t>15</w:t>
      </w:r>
      <w:r w:rsidR="00365D98" w:rsidRPr="004505C1">
        <w:t xml:space="preserve">.1.2 </w:t>
      </w:r>
      <w:r w:rsidR="00894BB4" w:rsidRPr="004505C1">
        <w:t xml:space="preserve">Устройство водопроводных вводов и прокладку систем водоснабжения при возведении зданий в грунтовых условиях типа I, а также в грунтовых условиях типа II </w:t>
      </w:r>
      <w:r w:rsidR="00F3048B" w:rsidRPr="004505C1">
        <w:t xml:space="preserve">(СП 21.13330) </w:t>
      </w:r>
      <w:r w:rsidR="00894BB4" w:rsidRPr="004505C1">
        <w:t>с полным устранением просадочных свойств грунтов по всей площади здания следует предусматривать</w:t>
      </w:r>
      <w:r w:rsidR="00214C75" w:rsidRPr="004505C1">
        <w:t>,</w:t>
      </w:r>
      <w:r w:rsidR="00894BB4" w:rsidRPr="004505C1">
        <w:t xml:space="preserve"> как для непросадочных грунтов. 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.1.3 </w:t>
      </w:r>
      <w:r w:rsidR="00894BB4" w:rsidRPr="004505C1">
        <w:t>В местах устройства водопроводных вводов фундаменты следует заглублять не менее чем на 0,5 м от низа трубопровода водопроводного ввода.</w:t>
      </w:r>
    </w:p>
    <w:p w:rsidR="00365D98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.1.4 </w:t>
      </w:r>
      <w:r w:rsidR="00894BB4" w:rsidRPr="004505C1">
        <w:t>Трубопроводы систем внутреннего водоснабжения здания размеща</w:t>
      </w:r>
      <w:r w:rsidR="002744DF">
        <w:t>ют</w:t>
      </w:r>
      <w:r w:rsidR="00894BB4" w:rsidRPr="004505C1">
        <w:t xml:space="preserve"> выше уровня пола первого или подвального этажей открытой прокладкой, доступной для осмотра и ремонта</w:t>
      </w:r>
      <w:r w:rsidR="000C382C" w:rsidRPr="004505C1">
        <w:t>.</w:t>
      </w:r>
    </w:p>
    <w:p w:rsidR="002744DF" w:rsidRPr="004505C1" w:rsidRDefault="002744DF" w:rsidP="00142FBE">
      <w:pPr>
        <w:ind w:firstLine="709"/>
        <w:jc w:val="both"/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.1.5 Для контроля за утечкой воды из трубопроводов, проложенных в каналах, следует предусматривать устройство контрольных колодцев диаметром 1 м. Расстояние от дна канала до дна колодца следует принимать не менее 0,7 м. Стенки колодца на высоту 1,5 м и его днище должны иметь гидроизоляцию. При устройстве колодцев в грунтовых условиях типа II </w:t>
      </w:r>
      <w:r w:rsidR="00F3048B" w:rsidRPr="004505C1">
        <w:t xml:space="preserve">(СП 21.13330) </w:t>
      </w:r>
      <w:r w:rsidR="00365D98" w:rsidRPr="004505C1">
        <w:t>основания под колодцы необходимо уплотнять на глубину 1 м.</w:t>
      </w:r>
    </w:p>
    <w:p w:rsidR="00365D98" w:rsidRPr="004505C1" w:rsidRDefault="00365D98" w:rsidP="00142FBE">
      <w:pPr>
        <w:ind w:firstLine="709"/>
        <w:jc w:val="both"/>
        <w:rPr>
          <w:iCs/>
        </w:rPr>
      </w:pPr>
      <w:r w:rsidRPr="004505C1">
        <w:rPr>
          <w:iCs/>
        </w:rPr>
        <w:t>Контрольные колодцы следует оборудовать автоматической сигнализацией о появлении в них воды.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.1.</w:t>
      </w:r>
      <w:r w:rsidR="00D40581" w:rsidRPr="004505C1">
        <w:t xml:space="preserve">6 </w:t>
      </w:r>
      <w:r w:rsidR="00365D98" w:rsidRPr="004505C1">
        <w:t>В местах примыкания каналов к фундаменту здания необходимо предусматривать устройства, предотвращающие возможность протекания воды из каналов в грунт, при этом следует обеспечивать свободную осадку несущих конструкций.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.1.7 Присоединение вводов</w:t>
      </w:r>
      <w:r w:rsidR="00D40581" w:rsidRPr="004505C1">
        <w:t xml:space="preserve"> водопровода</w:t>
      </w:r>
      <w:r w:rsidR="00365D98" w:rsidRPr="004505C1">
        <w:t xml:space="preserve"> к внутренним сетям, укладываемым ниже уровня пола, следует предусматривать в водонепроницаемых приямках.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.1.8 В фундаментах или стенах подвалов для прокладки трубопроводов следует предусматривать отверстия, обеспечивающие зазор между трубой и строительными конструкциями, равные 1/3 расчетно</w:t>
      </w:r>
      <w:r w:rsidR="00F3048B" w:rsidRPr="004505C1">
        <w:t>го значения</w:t>
      </w:r>
      <w:r w:rsidR="00365D98" w:rsidRPr="004505C1">
        <w:t xml:space="preserve"> просадки основания здания, но не ме</w:t>
      </w:r>
      <w:r w:rsidR="006121E7" w:rsidRPr="004505C1">
        <w:t>нее 0,2</w:t>
      </w:r>
      <w:r w:rsidR="00170318" w:rsidRPr="004505C1">
        <w:t xml:space="preserve"> </w:t>
      </w:r>
      <w:r w:rsidR="00365D98" w:rsidRPr="004505C1">
        <w:t>м. Зазоры в проемах следует заполнять плотным эластичным водо- и газонепроницаемым материалом.</w:t>
      </w:r>
    </w:p>
    <w:p w:rsidR="00365D98" w:rsidRPr="004505C1" w:rsidRDefault="0000369F" w:rsidP="00142FBE">
      <w:pPr>
        <w:spacing w:before="120" w:after="120"/>
        <w:ind w:firstLine="709"/>
        <w:jc w:val="both"/>
        <w:rPr>
          <w:rFonts w:eastAsia="Courier New"/>
          <w:b/>
        </w:rPr>
      </w:pPr>
      <w:r w:rsidRPr="004505C1">
        <w:rPr>
          <w:rFonts w:eastAsia="Courier New"/>
          <w:b/>
        </w:rPr>
        <w:t>15</w:t>
      </w:r>
      <w:r w:rsidR="00365D98" w:rsidRPr="004505C1">
        <w:rPr>
          <w:rFonts w:eastAsia="Courier New"/>
          <w:b/>
        </w:rPr>
        <w:t>.2 Сейсмические районы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.2.1</w:t>
      </w:r>
      <w:r w:rsidR="00327AF2" w:rsidRPr="004505C1">
        <w:t xml:space="preserve"> При проектировании</w:t>
      </w:r>
      <w:r w:rsidR="00365D98" w:rsidRPr="004505C1">
        <w:t xml:space="preserve"> сетей и сооружений водоснабжения для районов с сейсмичностью 7</w:t>
      </w:r>
      <w:r w:rsidR="00AB678B" w:rsidRPr="004505C1">
        <w:t>–</w:t>
      </w:r>
      <w:r w:rsidR="00365D98" w:rsidRPr="004505C1">
        <w:t>9 баллов следует предусматривать мероприятия по обеспечению подачи воды для тушения пожаров, которые могут возникнуть при землетрясении, бесперебойную подачу питьевой воды, а также подачу воды на неотложные нужды производства.</w:t>
      </w:r>
    </w:p>
    <w:p w:rsidR="00365D98" w:rsidRPr="004505C1" w:rsidRDefault="00365D98" w:rsidP="00142FBE">
      <w:pPr>
        <w:numPr>
          <w:ins w:id="50" w:author="*" w:date="2008-06-02T00:05:00Z"/>
        </w:numPr>
        <w:ind w:firstLine="709"/>
        <w:jc w:val="both"/>
      </w:pPr>
      <w:r w:rsidRPr="004505C1">
        <w:t>К таким мероприятиям мо</w:t>
      </w:r>
      <w:r w:rsidR="005C1AC1" w:rsidRPr="004505C1">
        <w:t>гут</w:t>
      </w:r>
      <w:r w:rsidRPr="004505C1">
        <w:t xml:space="preserve"> относиться</w:t>
      </w:r>
      <w:r w:rsidR="00170318" w:rsidRPr="004505C1">
        <w:t xml:space="preserve"> </w:t>
      </w:r>
      <w:r w:rsidR="00327AF2" w:rsidRPr="004505C1">
        <w:t>кольцев</w:t>
      </w:r>
      <w:r w:rsidR="005C1AC1" w:rsidRPr="004505C1">
        <w:t>ание</w:t>
      </w:r>
      <w:r w:rsidR="00327AF2" w:rsidRPr="004505C1">
        <w:t xml:space="preserve"> систем </w:t>
      </w:r>
      <w:r w:rsidR="00906BBF" w:rsidRPr="004505C1">
        <w:t>водоснабжения</w:t>
      </w:r>
      <w:r w:rsidR="00327AF2" w:rsidRPr="004505C1">
        <w:t>,</w:t>
      </w:r>
      <w:r w:rsidRPr="004505C1">
        <w:t xml:space="preserve"> </w:t>
      </w:r>
      <w:r w:rsidR="00327AF2" w:rsidRPr="004505C1">
        <w:t>дополнительны</w:t>
      </w:r>
      <w:r w:rsidR="00170318" w:rsidRPr="004505C1">
        <w:t>е</w:t>
      </w:r>
      <w:r w:rsidR="00327AF2" w:rsidRPr="004505C1">
        <w:t xml:space="preserve"> </w:t>
      </w:r>
      <w:r w:rsidR="005C1AC1" w:rsidRPr="004505C1">
        <w:t xml:space="preserve">источники </w:t>
      </w:r>
      <w:r w:rsidRPr="004505C1">
        <w:t>электр</w:t>
      </w:r>
      <w:r w:rsidR="005C1AC1" w:rsidRPr="004505C1">
        <w:t>оснабжения</w:t>
      </w:r>
      <w:r w:rsidR="00327AF2" w:rsidRPr="004505C1">
        <w:t>,</w:t>
      </w:r>
      <w:r w:rsidRPr="004505C1">
        <w:t xml:space="preserve"> </w:t>
      </w:r>
      <w:r w:rsidR="005C1AC1" w:rsidRPr="004505C1">
        <w:t xml:space="preserve">установка </w:t>
      </w:r>
      <w:r w:rsidRPr="004505C1">
        <w:t>аварийных насосов</w:t>
      </w:r>
      <w:r w:rsidR="00327AF2" w:rsidRPr="004505C1">
        <w:t>,</w:t>
      </w:r>
      <w:r w:rsidRPr="004505C1">
        <w:t xml:space="preserve"> запасных и</w:t>
      </w:r>
      <w:r w:rsidR="00327AF2" w:rsidRPr="004505C1">
        <w:t xml:space="preserve"> регулирующих емкостей.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.2.2 Для зданий промышленных предприятий, размещаемых в районах с сейсмичностью 8 и 9 баллов, когда прекращение подачи воды может вызвать аварии или значительные материальные убытки, следует предусматривать два ввода с использованием двух независимых источников водоснабжения.</w:t>
      </w:r>
    </w:p>
    <w:p w:rsidR="00870E71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.2.3 </w:t>
      </w:r>
      <w:r w:rsidR="00870E71" w:rsidRPr="004505C1">
        <w:t>Жесткая заделка труб в кладке стен и фундаментах не допускается. Пропуск труб через стены и фундаменты следует выполнять с зазором не менее 0,</w:t>
      </w:r>
      <w:r w:rsidR="000704AF" w:rsidRPr="004505C1">
        <w:t>2</w:t>
      </w:r>
      <w:r w:rsidR="00F20C25" w:rsidRPr="004505C1">
        <w:t xml:space="preserve"> м</w:t>
      </w:r>
      <w:r w:rsidR="00870E71" w:rsidRPr="004505C1">
        <w:t xml:space="preserve"> между трубопроводом и строительными конструкциями. Зазор должен заполняться эластичным негорючим водо- и газонепроницаемым материалом. Пропуск труб через стенки емкостных </w:t>
      </w:r>
      <w:r w:rsidR="00870E71" w:rsidRPr="004505C1">
        <w:lastRenderedPageBreak/>
        <w:t>сооружений следует выполнять с устройством герметичной трубной проходки или с применением сальников, закладываемых в стены.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.2.4 Укладку труб под фундамент</w:t>
      </w:r>
      <w:r w:rsidR="00D770F2" w:rsidRPr="004505C1">
        <w:t>ами</w:t>
      </w:r>
      <w:r w:rsidR="00365D98" w:rsidRPr="004505C1">
        <w:t xml:space="preserve"> зданий следует предусматривать в футлярах из с</w:t>
      </w:r>
      <w:r w:rsidR="004E41BD" w:rsidRPr="004505C1">
        <w:t>тальных труб</w:t>
      </w:r>
      <w:r w:rsidR="00965310" w:rsidRPr="004505C1">
        <w:t>,</w:t>
      </w:r>
      <w:r w:rsidR="00365D98" w:rsidRPr="004505C1">
        <w:t xml:space="preserve"> при этом расстояние между верхом футляра и подошвой фундамента должно быть не менее 0,2 м</w:t>
      </w:r>
      <w:r w:rsidR="00F7644F" w:rsidRPr="004505C1">
        <w:t xml:space="preserve">, или </w:t>
      </w:r>
      <w:r w:rsidR="00F3048B" w:rsidRPr="004505C1">
        <w:t xml:space="preserve">следует </w:t>
      </w:r>
      <w:r w:rsidR="00F7644F" w:rsidRPr="004505C1">
        <w:t>выполнять местное заглубление фундамента.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.2.5 Внутри зданий в местах пересечения</w:t>
      </w:r>
      <w:r w:rsidR="00F7644F" w:rsidRPr="004505C1">
        <w:t xml:space="preserve"> трубопроводами</w:t>
      </w:r>
      <w:r w:rsidR="00365D98" w:rsidRPr="004505C1">
        <w:t xml:space="preserve"> деформационных швов на трубопроводах следует предусматривать установку компенсаторов.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.2.6 На вводах </w:t>
      </w:r>
      <w:r w:rsidR="00F7644F" w:rsidRPr="004505C1">
        <w:t>водопровода</w:t>
      </w:r>
      <w:r w:rsidR="00CB4424" w:rsidRPr="004505C1">
        <w:t>,</w:t>
      </w:r>
      <w:r w:rsidR="00F7644F" w:rsidRPr="004505C1">
        <w:t xml:space="preserve"> </w:t>
      </w:r>
      <w:r w:rsidR="00365D98" w:rsidRPr="004505C1">
        <w:t xml:space="preserve">перед измерительными устройствами, а также в местах присоединения трубопроводов к насосам и </w:t>
      </w:r>
      <w:r w:rsidR="00F7644F" w:rsidRPr="004505C1">
        <w:t>водонапорным бакам следует</w:t>
      </w:r>
      <w:r w:rsidR="00365D98" w:rsidRPr="004505C1">
        <w:t xml:space="preserve"> предусматривать гибкие соединения, допускающие угловые</w:t>
      </w:r>
      <w:r w:rsidR="00CB4424" w:rsidRPr="004505C1">
        <w:t xml:space="preserve"> и продольные перемещения</w:t>
      </w:r>
      <w:r w:rsidR="00365D98" w:rsidRPr="004505C1">
        <w:t xml:space="preserve"> трубопроводов.</w:t>
      </w:r>
    </w:p>
    <w:p w:rsidR="00C02FED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.2.7 </w:t>
      </w:r>
      <w:r w:rsidR="00C02FED" w:rsidRPr="004505C1">
        <w:t xml:space="preserve">Вводы водопровода, внутренние водопроводные сети, трубопроводы насосных установок, установок очистки и подготовки воды, а также вертикальные трубопроводы (стояки) водонапорных баков следует выполнять из стальных, оцинкованных водогазопроводных или полимерных труб при соответствии их требованиям [14]. </w:t>
      </w:r>
    </w:p>
    <w:p w:rsidR="004D7B63" w:rsidRPr="004505C1" w:rsidRDefault="004D7B63" w:rsidP="00142FBE">
      <w:pPr>
        <w:tabs>
          <w:tab w:val="left" w:pos="4678"/>
        </w:tabs>
        <w:ind w:firstLine="709"/>
        <w:jc w:val="both"/>
      </w:pPr>
      <w:r w:rsidRPr="004505C1">
        <w:t>Применять для этих целей чугунные, хризотилцементные, стеклянные, а также полиэтиленовые трубы легкого и среднего тип</w:t>
      </w:r>
      <w:r w:rsidR="00F3048B" w:rsidRPr="004505C1">
        <w:t>ов</w:t>
      </w:r>
      <w:r w:rsidRPr="004505C1">
        <w:t xml:space="preserve"> </w:t>
      </w:r>
      <w:r w:rsidR="00D65AA8" w:rsidRPr="004505C1">
        <w:t xml:space="preserve">согласно классификации по </w:t>
      </w:r>
      <w:r w:rsidR="00364548" w:rsidRPr="004505C1">
        <w:t xml:space="preserve">ГОСТ 18599 </w:t>
      </w:r>
      <w:r w:rsidRPr="004505C1">
        <w:t>не допускается.</w:t>
      </w:r>
    </w:p>
    <w:p w:rsidR="004D7B63" w:rsidRPr="004505C1" w:rsidRDefault="004D7B63" w:rsidP="00142FBE">
      <w:pPr>
        <w:ind w:firstLine="709"/>
        <w:jc w:val="both"/>
      </w:pPr>
      <w:r w:rsidRPr="004505C1">
        <w:t xml:space="preserve">15.2.8 При выполнении сварочных работ по осуществлению стыков соединений стальных труб следует обеспечивать равнопрочность сварного соединения с телом трубы. </w:t>
      </w:r>
      <w:r w:rsidR="00D65AA8" w:rsidRPr="004505C1">
        <w:t>П</w:t>
      </w:r>
      <w:r w:rsidRPr="004505C1">
        <w:t>рименять ручную газовую сварку</w:t>
      </w:r>
      <w:r w:rsidR="00D65AA8" w:rsidRPr="004505C1">
        <w:t xml:space="preserve"> не допускается</w:t>
      </w:r>
      <w:r w:rsidRPr="004505C1">
        <w:t>. Сварные соединения трубопроводов, прокладываемых в районах с сейсмичностью 9 баллов, следует усиливать накладными муфтами на сварке.</w:t>
      </w:r>
    </w:p>
    <w:p w:rsidR="009C7D3F" w:rsidRPr="004505C1" w:rsidRDefault="009C7D3F" w:rsidP="00142FBE">
      <w:pPr>
        <w:spacing w:before="120" w:after="120"/>
        <w:ind w:firstLine="709"/>
        <w:jc w:val="both"/>
        <w:rPr>
          <w:rFonts w:eastAsia="Courier New"/>
          <w:b/>
        </w:rPr>
      </w:pPr>
      <w:r w:rsidRPr="004505C1">
        <w:rPr>
          <w:rFonts w:eastAsia="Courier New"/>
          <w:b/>
        </w:rPr>
        <w:t>15.3 Подрабатываемые территории</w:t>
      </w:r>
    </w:p>
    <w:p w:rsidR="004D7B63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.3.1 Для систем внутреннего </w:t>
      </w:r>
      <w:r w:rsidR="00906BBF" w:rsidRPr="004505C1">
        <w:t>водоснабжения</w:t>
      </w:r>
      <w:r w:rsidR="00365D98" w:rsidRPr="004505C1">
        <w:t xml:space="preserve"> в зданиях, строящихся в условиях подрабатываемых территорий, следует предусматривать мероприятия по защите </w:t>
      </w:r>
      <w:r w:rsidR="000815A4" w:rsidRPr="004505C1">
        <w:t xml:space="preserve">их </w:t>
      </w:r>
      <w:r w:rsidR="00365D98" w:rsidRPr="004505C1">
        <w:t>от воздействия деформаций грунта земной повер</w:t>
      </w:r>
      <w:r w:rsidR="004D7B63" w:rsidRPr="004505C1">
        <w:t>хности и элементов самих зданий в соответствии с СП 21.13330.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.3.2 Ожидаемые величины сдвигов и деформаций земной поверхности для назначения мероприятий по защите трубопроводов необходимо принимать по данным горно</w:t>
      </w:r>
      <w:r w:rsidR="001075D3" w:rsidRPr="004505C1">
        <w:t>-</w:t>
      </w:r>
      <w:r w:rsidR="00365D98" w:rsidRPr="004505C1">
        <w:t>геологического обоснования для проектируемого здания.</w:t>
      </w:r>
    </w:p>
    <w:p w:rsidR="00365D98" w:rsidRPr="004505C1" w:rsidRDefault="00365D98" w:rsidP="00142FBE">
      <w:pPr>
        <w:ind w:firstLine="709"/>
        <w:jc w:val="both"/>
      </w:pPr>
      <w:r w:rsidRPr="004505C1">
        <w:t>Величины перемещений отдельных отсеков здания и его элементов принимают по данным расчетов геологов.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.3.3 Для уменьшения усилий в трубопроводах, вызванных перемещениями конструкций зданий вследствие подработки, следует увеличивать податливость трубопроводов за счет применения компенсирующих устройств, рационального размещения и выбора типа узлов крепле</w:t>
      </w:r>
      <w:r w:rsidR="004C77E8" w:rsidRPr="004505C1">
        <w:t>ния, пропуска труб вводов</w:t>
      </w:r>
      <w:r w:rsidR="000815A4" w:rsidRPr="004505C1">
        <w:t xml:space="preserve"> в здания</w:t>
      </w:r>
      <w:r w:rsidR="00365D98" w:rsidRPr="004505C1">
        <w:t>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.3.4 Для вводов в здания следует применять все виды труб с учетом назначения водопровода, требуемой прочности труб, компенсационной способности стыков, а также результатов технико-экономических расчетов.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.3.5 Стыковые соединения секционных </w:t>
      </w:r>
      <w:r w:rsidR="000815A4" w:rsidRPr="004505C1">
        <w:t xml:space="preserve">узлов </w:t>
      </w:r>
      <w:r w:rsidR="00365D98" w:rsidRPr="004505C1">
        <w:t>трубопроводов должны быть податливыми за счет применения уплотнительных упругих колец или герметиков.</w:t>
      </w:r>
    </w:p>
    <w:p w:rsidR="006D4D01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.3.6 На </w:t>
      </w:r>
      <w:r w:rsidR="004C77E8" w:rsidRPr="004505C1">
        <w:t>вводах водопровода в здания, строящи</w:t>
      </w:r>
      <w:r w:rsidR="001075D3" w:rsidRPr="004505C1">
        <w:t>е</w:t>
      </w:r>
      <w:r w:rsidR="00365D98" w:rsidRPr="004505C1">
        <w:t>ся на подрабатываемых территориях групп I и II</w:t>
      </w:r>
      <w:r w:rsidR="009B128A" w:rsidRPr="004505C1">
        <w:t xml:space="preserve"> (СП 21.13330)</w:t>
      </w:r>
      <w:r w:rsidR="00365D98" w:rsidRPr="004505C1">
        <w:t xml:space="preserve">, следует предусматривать компенсационные устройства. На </w:t>
      </w:r>
      <w:r w:rsidR="004C77E8" w:rsidRPr="004505C1">
        <w:t>вводах в здания, строящи</w:t>
      </w:r>
      <w:r w:rsidR="001075D3" w:rsidRPr="004505C1">
        <w:t>е</w:t>
      </w:r>
      <w:r w:rsidR="00365D98" w:rsidRPr="004505C1">
        <w:t xml:space="preserve">ся на подрабатываемых территориях групп III и IV, установку компенсационных устройств следует предусматривать при длине ввода свыше 20 м. </w:t>
      </w:r>
    </w:p>
    <w:p w:rsidR="00365D98" w:rsidRPr="004505C1" w:rsidRDefault="00365D98" w:rsidP="00142FBE">
      <w:pPr>
        <w:ind w:firstLine="709"/>
        <w:jc w:val="both"/>
      </w:pPr>
      <w:r w:rsidRPr="004505C1">
        <w:t>На территории строящегося здания, где в результате подработок ожидается образование уступов, прокладку подзе</w:t>
      </w:r>
      <w:r w:rsidR="004D3B6D" w:rsidRPr="004505C1">
        <w:t>мных вводов следует выполнять</w:t>
      </w:r>
      <w:r w:rsidRPr="004505C1">
        <w:t xml:space="preserve"> в каналах, при этом </w:t>
      </w:r>
      <w:r w:rsidRPr="004505C1">
        <w:lastRenderedPageBreak/>
        <w:t>зазор между верхом трубы и перекрытием канала должен быть не менее расчетной высоты уступа.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.3.7 Для трубопроводов внутреннего водопровода здания или его отдельных секций, защищаем</w:t>
      </w:r>
      <w:r w:rsidR="00D770F2" w:rsidRPr="004505C1">
        <w:t>ых</w:t>
      </w:r>
      <w:r w:rsidR="00365D98" w:rsidRPr="004505C1">
        <w:t xml:space="preserve"> от воздействия подработок по жесткой конструктивной схеме, дополнительной защиты не требуется.</w:t>
      </w:r>
    </w:p>
    <w:p w:rsidR="00365D98" w:rsidRPr="004505C1" w:rsidRDefault="00365D98" w:rsidP="00142FBE">
      <w:pPr>
        <w:ind w:firstLine="709"/>
        <w:jc w:val="both"/>
      </w:pPr>
      <w:r w:rsidRPr="004505C1">
        <w:t>В зданиях, защищаемых по податливой конструктивной схеме, крепление трубопроводов к элементам зданий должно обеспечивать осевые и поперечные (горизонтальные, вертикальные) перемещения трубопровода.</w:t>
      </w:r>
    </w:p>
    <w:p w:rsidR="00365D98" w:rsidRPr="004505C1" w:rsidRDefault="00365D98" w:rsidP="00142FBE">
      <w:pPr>
        <w:ind w:firstLine="709"/>
        <w:jc w:val="both"/>
      </w:pPr>
      <w:r w:rsidRPr="004505C1">
        <w:t>В таких зданиях скрытая прокладка трубопроводов не допускается.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.3.8 В зданиях, защищаемых путем выравнивания домкратами или другими устройствами, должны быть предусмотрены мероприятия, обеспечивающие нормальную эксплуатацию трубопроводов.</w:t>
      </w:r>
    </w:p>
    <w:p w:rsidR="00365D98" w:rsidRPr="004505C1" w:rsidRDefault="00365D98" w:rsidP="00142FBE">
      <w:pPr>
        <w:ind w:firstLine="709"/>
        <w:jc w:val="both"/>
      </w:pPr>
      <w:r w:rsidRPr="004505C1">
        <w:t>В таких зданиях в качестве мер защиты в местах подключения стояков к магистрали и крепления разводящих трубопроводов к элементам здания, расположенны</w:t>
      </w:r>
      <w:r w:rsidR="001075D3" w:rsidRPr="004505C1">
        <w:t>м</w:t>
      </w:r>
      <w:r w:rsidRPr="004505C1">
        <w:t xml:space="preserve"> над швом скольжения, следует предусматривать компенсаторы, обеспечивающие горизонтальные и вертикальные перемещения трубопроводов. Величина перемещений определяется расчетной податливостью зданий и температурными удлинениями трубопровода.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.3.9</w:t>
      </w:r>
      <w:r w:rsidR="00E27A85" w:rsidRPr="004505C1">
        <w:t xml:space="preserve"> Для зданий, состоящих</w:t>
      </w:r>
      <w:r w:rsidR="00365D98" w:rsidRPr="004505C1">
        <w:t xml:space="preserve"> из нескольких отсеков,</w:t>
      </w:r>
      <w:r w:rsidR="00E27A85" w:rsidRPr="004505C1">
        <w:t xml:space="preserve"> ввод водопровода</w:t>
      </w:r>
      <w:r w:rsidR="00365D98" w:rsidRPr="004505C1">
        <w:t xml:space="preserve"> следует пре</w:t>
      </w:r>
      <w:r w:rsidR="00E27A85" w:rsidRPr="004505C1">
        <w:t>дусматривать</w:t>
      </w:r>
      <w:r w:rsidR="004D3B6D" w:rsidRPr="004505C1">
        <w:t xml:space="preserve"> в</w:t>
      </w:r>
      <w:r w:rsidR="00365D98" w:rsidRPr="004505C1">
        <w:t xml:space="preserve"> каждый отсек. Допускается устройство одного ввода в один из отсеков при установке компенсаторов в местах пересечения трубопроводами деформационных швов.</w:t>
      </w:r>
      <w:r w:rsidR="004D3B6D" w:rsidRPr="004505C1">
        <w:t xml:space="preserve"> </w:t>
      </w:r>
      <w:r w:rsidR="00365D98" w:rsidRPr="004505C1">
        <w:t>Вариант устройства вводов определяется технико-экономическими показателями.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.3.10 При прокладке транзитных внутр</w:t>
      </w:r>
      <w:r w:rsidR="004D3B6D" w:rsidRPr="004505C1">
        <w:t>иквартальных сетей водопровода</w:t>
      </w:r>
      <w:r w:rsidR="00365D98" w:rsidRPr="004505C1">
        <w:t xml:space="preserve"> по техническим подпольям или подвалам зданий следует предусматривать мероприятия, исключающие силовое взаимодействие трубопроводов с конструкциями зданий.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Компенсаторы на таких трубопроводах необходимо располагать в местах пересечения деформационных швов и на ответвлениях от транзитного трубопровода к стоякам внутренней сети. </w:t>
      </w:r>
      <w:r w:rsidR="00355350" w:rsidRPr="004505C1">
        <w:t>П</w:t>
      </w:r>
      <w:r w:rsidRPr="004505C1">
        <w:t>ересечение трубопроводами деформационных швов в пределах этажей зданий</w:t>
      </w:r>
      <w:r w:rsidR="00355350" w:rsidRPr="004505C1">
        <w:t xml:space="preserve"> не допускается</w:t>
      </w:r>
      <w:r w:rsidRPr="004505C1">
        <w:t>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.3.11</w:t>
      </w:r>
      <w:r w:rsidR="00A72664" w:rsidRPr="004505C1">
        <w:t xml:space="preserve"> </w:t>
      </w:r>
      <w:r w:rsidR="00365D98" w:rsidRPr="004505C1">
        <w:t>Вн</w:t>
      </w:r>
      <w:r w:rsidR="00487230" w:rsidRPr="004505C1">
        <w:t>утри подполья или подвала здания</w:t>
      </w:r>
      <w:r w:rsidR="00365D98" w:rsidRPr="004505C1">
        <w:t xml:space="preserve"> трубопроводы допускается прокладывать на самостоятельных опорах и кронштейнах, прикрепляемых к стенам. Крепление трубопроводов к опорам должно допускать осевые и вертикальные перемещения труб.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.3.12 Для зданий в зонах, где возможно выделение рудничного газа на поверхность земли, следует предусмотреть защиту вводов водопровода от проникания по ним газа в подвалы и подполья этих зданий.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.3.13 При установке гибких компенсаторов их компенсирующ</w:t>
      </w:r>
      <w:r w:rsidR="007D6CA8" w:rsidRPr="004505C1">
        <w:t>ую способность следует</w:t>
      </w:r>
      <w:r w:rsidR="00365D98" w:rsidRPr="004505C1">
        <w:t xml:space="preserve"> определять исходя из расчетных величин перемещений смежных отсеков здания и температурных удлинений трубопроводов.</w:t>
      </w:r>
    </w:p>
    <w:p w:rsidR="004D3B6D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.3.14 Укладку труб под фундаментами зданий следует предусматривать в фут</w:t>
      </w:r>
      <w:r w:rsidR="004D3B6D" w:rsidRPr="004505C1">
        <w:t>лярах из стальных труб или выполнять местное заглубление фундамента.</w:t>
      </w:r>
    </w:p>
    <w:p w:rsidR="00365D98" w:rsidRPr="004505C1" w:rsidRDefault="00365D98" w:rsidP="00142FBE">
      <w:pPr>
        <w:ind w:firstLine="709"/>
        <w:jc w:val="both"/>
      </w:pPr>
      <w:r w:rsidRPr="004505C1">
        <w:t>Расчет на прочность футляров необходимо выполнять с учетом нагрузок от воздействия деформаций оснований.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>.3.15 Жесткая заделка трубопроводов в кладке стен и фундаментах зданий не допускается.</w:t>
      </w:r>
      <w:r w:rsidR="00E27A85" w:rsidRPr="004505C1">
        <w:t xml:space="preserve"> </w:t>
      </w:r>
      <w:r w:rsidR="00365D98" w:rsidRPr="004505C1">
        <w:t>Отверстия для пропуска труб через стены и фундаменты должны обеспечивать зазор между трубой и строительными конструкциями, равный расчетной величине деформаций основания здания. Зазоры в проемах фундаментов следует заполнять плотным эластичным водо- и газонепроницаемым материалом.</w:t>
      </w:r>
    </w:p>
    <w:p w:rsidR="00365D98" w:rsidRPr="004505C1" w:rsidRDefault="0000369F" w:rsidP="00142FBE">
      <w:pPr>
        <w:ind w:firstLine="709"/>
        <w:jc w:val="both"/>
      </w:pPr>
      <w:r w:rsidRPr="004505C1">
        <w:t>15</w:t>
      </w:r>
      <w:r w:rsidR="00365D98" w:rsidRPr="004505C1">
        <w:t xml:space="preserve">.3.16 В местах примыкания каналов к фундаменту здания </w:t>
      </w:r>
      <w:r w:rsidR="00BD15B0" w:rsidRPr="004505C1">
        <w:t>следует</w:t>
      </w:r>
      <w:r w:rsidR="00365D98" w:rsidRPr="004505C1">
        <w:t xml:space="preserve"> предусматривать устройства, предотвращающие возможность проникания воды из каналов в грунт. При этом необходимо обеспечивать свободную осадку несущих конструкций.</w:t>
      </w:r>
    </w:p>
    <w:p w:rsidR="00365D98" w:rsidRPr="004505C1" w:rsidRDefault="000510FB" w:rsidP="00142FBE">
      <w:pPr>
        <w:spacing w:before="120" w:after="120"/>
        <w:ind w:firstLine="709"/>
        <w:jc w:val="both"/>
        <w:rPr>
          <w:rFonts w:eastAsia="Courier New"/>
          <w:b/>
        </w:rPr>
      </w:pPr>
      <w:r w:rsidRPr="004505C1">
        <w:rPr>
          <w:rFonts w:eastAsia="Courier New"/>
          <w:b/>
        </w:rPr>
        <w:t>15</w:t>
      </w:r>
      <w:r w:rsidR="00365D98" w:rsidRPr="004505C1">
        <w:rPr>
          <w:rFonts w:eastAsia="Courier New"/>
          <w:b/>
        </w:rPr>
        <w:t xml:space="preserve">.4 </w:t>
      </w:r>
      <w:r w:rsidR="00BF20C5" w:rsidRPr="004505C1">
        <w:rPr>
          <w:rFonts w:eastAsia="Courier New"/>
          <w:b/>
        </w:rPr>
        <w:t>Многолетнемерзлые</w:t>
      </w:r>
      <w:r w:rsidR="00365D98" w:rsidRPr="004505C1">
        <w:rPr>
          <w:rFonts w:eastAsia="Courier New"/>
          <w:b/>
        </w:rPr>
        <w:t xml:space="preserve"> грунты</w:t>
      </w:r>
    </w:p>
    <w:p w:rsidR="00365D98" w:rsidRPr="004505C1" w:rsidRDefault="000510FB" w:rsidP="00142FBE">
      <w:pPr>
        <w:ind w:firstLine="709"/>
        <w:jc w:val="both"/>
      </w:pPr>
      <w:r w:rsidRPr="004505C1">
        <w:lastRenderedPageBreak/>
        <w:t>15</w:t>
      </w:r>
      <w:r w:rsidR="00365D98" w:rsidRPr="004505C1">
        <w:t>.4.1</w:t>
      </w:r>
      <w:r w:rsidR="004D3B6D" w:rsidRPr="004505C1">
        <w:t xml:space="preserve"> При проектировании</w:t>
      </w:r>
      <w:r w:rsidR="00365D98" w:rsidRPr="004505C1">
        <w:t xml:space="preserve"> вводов </w:t>
      </w:r>
      <w:r w:rsidR="004D3B6D" w:rsidRPr="004505C1">
        <w:t xml:space="preserve">водопровода </w:t>
      </w:r>
      <w:r w:rsidR="00365D98" w:rsidRPr="004505C1">
        <w:t xml:space="preserve">в здание необходимо учитывать возможность изменения температурного режима </w:t>
      </w:r>
      <w:r w:rsidR="00451FAB" w:rsidRPr="004505C1">
        <w:t xml:space="preserve">многолетнемерзлых </w:t>
      </w:r>
      <w:r w:rsidR="00365D98" w:rsidRPr="004505C1">
        <w:t>грунтов, которые могут произойти в результате строительства и эксплуатации здания, а также предусматривать исключение теплового воздействия на грунты оснований соседних зданий и сооружений, которое может привести к недопустимым деформациям зданий и сооружений в нормальных и аварийных режимах работы трубопроводов.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 xml:space="preserve">.4.2 При прокладке трубопроводов следует принимать меры, обеспечивающие исключение или ограничение механического воздействия </w:t>
      </w:r>
      <w:r w:rsidR="00BF20C5" w:rsidRPr="004505C1">
        <w:rPr>
          <w:rFonts w:eastAsia="Courier New"/>
        </w:rPr>
        <w:t>многолетнемер</w:t>
      </w:r>
      <w:r w:rsidR="00365D98" w:rsidRPr="004505C1">
        <w:t>злых грунтов (просадки, пучения, т</w:t>
      </w:r>
      <w:r w:rsidR="00AC616C" w:rsidRPr="004505C1">
        <w:t>ермокарстовых провалов</w:t>
      </w:r>
      <w:r w:rsidR="00A31D85" w:rsidRPr="004505C1">
        <w:t xml:space="preserve">, </w:t>
      </w:r>
      <w:r w:rsidR="006D4D01" w:rsidRPr="004505C1">
        <w:t xml:space="preserve">солифлюкции, </w:t>
      </w:r>
      <w:r w:rsidR="00A31D85" w:rsidRPr="004505C1">
        <w:t>морозобойных трещин)</w:t>
      </w:r>
      <w:r w:rsidR="00365D98" w:rsidRPr="004505C1">
        <w:t xml:space="preserve"> на конструкции трубопроводов.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.4.3</w:t>
      </w:r>
      <w:r w:rsidR="00AC616C" w:rsidRPr="004505C1">
        <w:t xml:space="preserve"> Вводы водопровода</w:t>
      </w:r>
      <w:r w:rsidR="00365D98" w:rsidRPr="004505C1">
        <w:t xml:space="preserve"> следует предусматривать надземной </w:t>
      </w:r>
      <w:r w:rsidR="00AC616C" w:rsidRPr="004505C1">
        <w:t xml:space="preserve">прокладкой </w:t>
      </w:r>
      <w:r w:rsidR="00365D98" w:rsidRPr="004505C1">
        <w:t>или в вентилируемых каналах,</w:t>
      </w:r>
      <w:r w:rsidR="00AC616C" w:rsidRPr="004505C1">
        <w:t xml:space="preserve"> совмещая с прокладкой других</w:t>
      </w:r>
      <w:r w:rsidR="00365D98" w:rsidRPr="004505C1">
        <w:t xml:space="preserve"> инженерных сетей. Следует максимально применять прокладку трубопроводов в подпольях зданий.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 xml:space="preserve">.4.4 Наземную прокладку вводов следует предусматривать во всех случаях, когда требуется исключить тепловое воздействие трубопроводов </w:t>
      </w:r>
      <w:r w:rsidR="009A6B14" w:rsidRPr="004505C1">
        <w:t xml:space="preserve">на грунты оснований, учитывая </w:t>
      </w:r>
      <w:r w:rsidR="00365D98" w:rsidRPr="004505C1">
        <w:t>относительно низкую стоимость и удобство в эксплуатации.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.4.5 Наземную прокладку трубопроводов следует предусматривать:</w:t>
      </w:r>
    </w:p>
    <w:p w:rsidR="00365D98" w:rsidRPr="004505C1" w:rsidRDefault="00365D98" w:rsidP="00142FBE">
      <w:pPr>
        <w:tabs>
          <w:tab w:val="left" w:pos="851"/>
        </w:tabs>
        <w:ind w:firstLine="709"/>
        <w:jc w:val="both"/>
      </w:pPr>
      <w:r w:rsidRPr="004505C1">
        <w:t xml:space="preserve">а) на мачтах, эстакадах и по конструкциям зданий и сооружений. </w:t>
      </w:r>
      <w:r w:rsidR="00BD15B0" w:rsidRPr="004505C1">
        <w:t>Приспособления</w:t>
      </w:r>
      <w:r w:rsidRPr="004505C1">
        <w:t xml:space="preserve"> для обслуживания трубопроводов (лестницы, площадки, мостики и т. д.) следует предусматривать с учетом эксплуатации трубопроводов в условиях низких температур, сильных зимних ветров и полярной ночи;</w:t>
      </w:r>
    </w:p>
    <w:p w:rsidR="00365D98" w:rsidRPr="004505C1" w:rsidRDefault="00365D98" w:rsidP="00142FBE">
      <w:pPr>
        <w:tabs>
          <w:tab w:val="left" w:pos="851"/>
        </w:tabs>
        <w:ind w:firstLine="709"/>
        <w:jc w:val="both"/>
      </w:pPr>
      <w:r w:rsidRPr="004505C1">
        <w:t>б) в проветриваемых подпольях зданий высотой не менее 1,2 м, предусматривая водоотводящие лотки.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.4.6 Подземную прокладку трубопроводов следует производить только в случаях, когда наземная и надземная прокладки недопустимы. Подземную прокладку трубопроводов следует производить только в каналах или тоннелях.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Устойчивость трубопроводов, прокладываемых в просадочных </w:t>
      </w:r>
      <w:r w:rsidR="00BF20C5" w:rsidRPr="004505C1">
        <w:rPr>
          <w:rFonts w:eastAsia="Courier New"/>
        </w:rPr>
        <w:t>многолетнемер</w:t>
      </w:r>
      <w:r w:rsidR="00BF20C5" w:rsidRPr="004505C1">
        <w:t>з</w:t>
      </w:r>
      <w:r w:rsidRPr="004505C1">
        <w:t>лых грунтах, следует обеспечивать сохранением грунтов оснований в мерзлом состоянии или заменой просадочных грунтов в основаниях в зоне возможного протаивания на непросадочные, а также поддержанием расчетного теплового режима трубопроводов.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.4.7 Прокладку трубопроводов в районах с промерзанием свыше 3</w:t>
      </w:r>
      <w:r w:rsidR="00AB678B" w:rsidRPr="004505C1">
        <w:t>–</w:t>
      </w:r>
      <w:r w:rsidR="00365D98" w:rsidRPr="004505C1">
        <w:t xml:space="preserve">4 м, а также в особо тяжелых грунтовых условиях (водонасыщенные и скальные грунты) допускается производить в зоне сезонного промерзания грунтов при условии выполнения требований, изложенных в </w:t>
      </w:r>
      <w:r w:rsidR="00907BD5" w:rsidRPr="004505C1">
        <w:t>15.3.14</w:t>
      </w:r>
      <w:r w:rsidR="00AB678B" w:rsidRPr="004505C1">
        <w:t>–</w:t>
      </w:r>
      <w:r w:rsidR="00907BD5" w:rsidRPr="004505C1">
        <w:t>15</w:t>
      </w:r>
      <w:r w:rsidR="00B5449A" w:rsidRPr="004505C1">
        <w:t>.3.16</w:t>
      </w:r>
      <w:r w:rsidR="00365D98" w:rsidRPr="004505C1">
        <w:t>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.4.8 Прокладку трубопроводов в</w:t>
      </w:r>
      <w:r w:rsidR="001A38E4" w:rsidRPr="004505C1">
        <w:t xml:space="preserve"> подземных каналах следует</w:t>
      </w:r>
      <w:r w:rsidR="00365D98" w:rsidRPr="004505C1">
        <w:t xml:space="preserve"> применять при совместном размещении инженерных сетей различного назначения, при этом дно каналов следует выполнять с лотком, обеспечивающим удаление воды при минимальном тепловом воздействии на грунты оснований.</w:t>
      </w:r>
    </w:p>
    <w:p w:rsidR="00365D98" w:rsidRPr="004505C1" w:rsidRDefault="00365D98" w:rsidP="00142FBE">
      <w:pPr>
        <w:ind w:firstLine="709"/>
        <w:jc w:val="both"/>
      </w:pPr>
      <w:r w:rsidRPr="004505C1">
        <w:t>Установка на дне каналов под трубопроводом опор, препятствующих свободному стоку воды и удалению льда, не допускается.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.4.9 Под</w:t>
      </w:r>
      <w:r w:rsidR="001A38E4" w:rsidRPr="004505C1">
        <w:t>земные каналы и тоннели следует</w:t>
      </w:r>
      <w:r w:rsidR="00365D98" w:rsidRPr="004505C1">
        <w:t xml:space="preserve"> предусматривать только в непросадочных грунтах или на коротких участках трасс </w:t>
      </w:r>
      <w:r w:rsidR="006119AC" w:rsidRPr="004505C1">
        <w:t>–</w:t>
      </w:r>
      <w:r w:rsidR="00365D98" w:rsidRPr="004505C1">
        <w:t xml:space="preserve"> переходах че</w:t>
      </w:r>
      <w:r w:rsidR="001A38E4" w:rsidRPr="004505C1">
        <w:t>рез дороги, вводах в здания</w:t>
      </w:r>
      <w:r w:rsidR="00365D98" w:rsidRPr="004505C1">
        <w:t>. Высоту каналов, обеспечивающую надежность водоотлива и вентиляции, следует увеличивать на 20</w:t>
      </w:r>
      <w:r w:rsidR="00AB678B" w:rsidRPr="004505C1">
        <w:t xml:space="preserve"> % – </w:t>
      </w:r>
      <w:r w:rsidR="00365D98" w:rsidRPr="004505C1">
        <w:t>30 % по сравнению с принимаемой для обычных условий.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.4.10 Подземные каналы и тоннели необходимо оборудовать системой естественной вентиляции, обеспечивающей отрицательные значения среднегодовых температур воздуха внутри каналов и тоннелей.</w:t>
      </w:r>
    </w:p>
    <w:p w:rsidR="00365D98" w:rsidRPr="004505C1" w:rsidRDefault="00365D98" w:rsidP="00142FBE">
      <w:pPr>
        <w:ind w:firstLine="709"/>
        <w:jc w:val="both"/>
      </w:pPr>
      <w:r w:rsidRPr="004505C1">
        <w:t>Узлы управления системами инженерного оборудования зданий следует размещать в первых этажах, предусматривая устройство дополнительной местной тепло- и гидроизоляции цокольных перекрытий и трапов для стока воды в канализацию.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В местах перехода трубопроводов через конструкции зданий, а также в местах примыкания каналов и тоннелей к фундаментам и стенам зданий, рассчитываемых на </w:t>
      </w:r>
      <w:r w:rsidRPr="004505C1">
        <w:lastRenderedPageBreak/>
        <w:t>возможную разность вертикальных перемещений трубопроводов, каналов, тоннелей и зданий, необходимо предусматривать устройство мягких сопряжений.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.4.11 Установка на трубопроводах запорной и регулирующей арматуры сальниковых компенсаторов, спускных и воздушных кранов в пределах проветриваемых подполий зданий не допускается.</w:t>
      </w:r>
    </w:p>
    <w:p w:rsidR="00365D98" w:rsidRPr="004505C1" w:rsidRDefault="00365D98" w:rsidP="00142FBE">
      <w:pPr>
        <w:ind w:firstLine="709"/>
        <w:jc w:val="both"/>
      </w:pPr>
      <w:r w:rsidRPr="004505C1">
        <w:t>Следует минимально ограничивать число отводов и соединений труб, в частности сварных отводов и других фасонных частей.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.4.12</w:t>
      </w:r>
      <w:r w:rsidR="001A38E4" w:rsidRPr="004505C1">
        <w:t xml:space="preserve"> При устройстве</w:t>
      </w:r>
      <w:r w:rsidR="00365D98" w:rsidRPr="004505C1">
        <w:t xml:space="preserve"> </w:t>
      </w:r>
      <w:r w:rsidR="009A6B14" w:rsidRPr="004505C1">
        <w:t xml:space="preserve">на сети </w:t>
      </w:r>
      <w:r w:rsidR="00365D98" w:rsidRPr="004505C1">
        <w:t xml:space="preserve">колодцев следует </w:t>
      </w:r>
      <w:r w:rsidR="006119AC" w:rsidRPr="004505C1">
        <w:t xml:space="preserve">применять </w:t>
      </w:r>
      <w:r w:rsidR="00365D98" w:rsidRPr="004505C1">
        <w:t>мер</w:t>
      </w:r>
      <w:r w:rsidR="006119AC" w:rsidRPr="004505C1">
        <w:t>ы</w:t>
      </w:r>
      <w:r w:rsidR="00365D98" w:rsidRPr="004505C1">
        <w:t xml:space="preserve"> против</w:t>
      </w:r>
      <w:r w:rsidR="006119AC" w:rsidRPr="004505C1">
        <w:t>одействия</w:t>
      </w:r>
      <w:r w:rsidR="00365D98" w:rsidRPr="004505C1">
        <w:t xml:space="preserve"> </w:t>
      </w:r>
      <w:r w:rsidR="006119AC" w:rsidRPr="004505C1">
        <w:t xml:space="preserve">негативному воздействию </w:t>
      </w:r>
      <w:r w:rsidR="00365D98" w:rsidRPr="004505C1">
        <w:t>морозно</w:t>
      </w:r>
      <w:r w:rsidR="006119AC" w:rsidRPr="004505C1">
        <w:t>го пучения</w:t>
      </w:r>
      <w:r w:rsidR="00365D98" w:rsidRPr="004505C1">
        <w:t xml:space="preserve"> грунта.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 xml:space="preserve">.4.13 При всех </w:t>
      </w:r>
      <w:r w:rsidR="003240EE" w:rsidRPr="004505C1">
        <w:t>способах прокладки водопроводных сетей следует предусматривать</w:t>
      </w:r>
      <w:r w:rsidR="00365D98" w:rsidRPr="004505C1">
        <w:t xml:space="preserve"> меропр</w:t>
      </w:r>
      <w:r w:rsidR="001A38E4" w:rsidRPr="004505C1">
        <w:t>иятия по предохранению воды</w:t>
      </w:r>
      <w:r w:rsidR="00365D98" w:rsidRPr="004505C1">
        <w:t xml:space="preserve"> от замерзания при нормальной эксплуатации в период нарушения расчетного теплового и гидравлического режима </w:t>
      </w:r>
      <w:r w:rsidR="001A38E4" w:rsidRPr="004505C1">
        <w:t xml:space="preserve">работы </w:t>
      </w:r>
      <w:r w:rsidR="00365D98" w:rsidRPr="004505C1">
        <w:t>трубопроводов:</w:t>
      </w:r>
    </w:p>
    <w:p w:rsidR="001237F7" w:rsidRPr="004505C1" w:rsidRDefault="001237F7" w:rsidP="00142FBE">
      <w:pPr>
        <w:ind w:firstLine="709"/>
        <w:jc w:val="both"/>
      </w:pPr>
      <w:r w:rsidRPr="004505C1">
        <w:t>- применение схем, обеспечивающих непрерывное</w:t>
      </w:r>
      <w:r w:rsidR="008446A7" w:rsidRPr="004505C1">
        <w:t xml:space="preserve"> движение воды в трубопроводах с максимально допустимой скоростью;</w:t>
      </w:r>
    </w:p>
    <w:p w:rsidR="008446A7" w:rsidRPr="004505C1" w:rsidRDefault="008446A7" w:rsidP="00142FBE">
      <w:pPr>
        <w:ind w:firstLine="709"/>
        <w:jc w:val="both"/>
      </w:pPr>
      <w:r w:rsidRPr="004505C1">
        <w:t>- тепловую изоляцию трубопроводов;</w:t>
      </w:r>
    </w:p>
    <w:p w:rsidR="008446A7" w:rsidRPr="004505C1" w:rsidRDefault="008446A7" w:rsidP="00142FBE">
      <w:pPr>
        <w:ind w:firstLine="709"/>
        <w:jc w:val="both"/>
      </w:pPr>
      <w:r w:rsidRPr="004505C1">
        <w:t>- подогрев трубопроводов;</w:t>
      </w:r>
    </w:p>
    <w:p w:rsidR="008446A7" w:rsidRPr="004505C1" w:rsidRDefault="008446A7" w:rsidP="00142FBE">
      <w:pPr>
        <w:ind w:firstLine="709"/>
        <w:jc w:val="both"/>
      </w:pPr>
      <w:r w:rsidRPr="004505C1">
        <w:t>- применение специальной арматуры, устойчивой против замерзания и средств автоматической защиты.</w:t>
      </w:r>
    </w:p>
    <w:p w:rsidR="008446A7" w:rsidRPr="004505C1" w:rsidRDefault="008446A7" w:rsidP="00142FBE">
      <w:pPr>
        <w:ind w:firstLine="709"/>
        <w:jc w:val="both"/>
      </w:pPr>
      <w:r w:rsidRPr="004505C1">
        <w:t>15.4.14 Непрерывность движения воды следует обеспечивать:</w:t>
      </w:r>
    </w:p>
    <w:p w:rsidR="008446A7" w:rsidRPr="004505C1" w:rsidRDefault="008446A7" w:rsidP="00142FBE">
      <w:pPr>
        <w:ind w:firstLine="709"/>
        <w:jc w:val="both"/>
      </w:pPr>
      <w:r w:rsidRPr="004505C1">
        <w:t>- применением тупиковых схем подачи воды с сухими резервирующими перемычками;</w:t>
      </w:r>
    </w:p>
    <w:p w:rsidR="008446A7" w:rsidRPr="004505C1" w:rsidRDefault="008446A7" w:rsidP="00142FBE">
      <w:pPr>
        <w:ind w:firstLine="709"/>
        <w:jc w:val="both"/>
      </w:pPr>
      <w:r w:rsidRPr="004505C1">
        <w:t>-</w:t>
      </w:r>
      <w:r w:rsidR="006119AC" w:rsidRPr="004505C1">
        <w:t xml:space="preserve"> </w:t>
      </w:r>
      <w:r w:rsidRPr="004505C1">
        <w:t>применение</w:t>
      </w:r>
      <w:r w:rsidR="00780CC2" w:rsidRPr="004505C1">
        <w:t>м схем с циркуляцией воды;</w:t>
      </w:r>
    </w:p>
    <w:p w:rsidR="00B321E2" w:rsidRPr="004505C1" w:rsidRDefault="00780CC2" w:rsidP="00142FBE">
      <w:pPr>
        <w:ind w:firstLine="709"/>
        <w:jc w:val="both"/>
      </w:pPr>
      <w:r w:rsidRPr="004505C1">
        <w:t>- использованием автоматических выпусков, сбрасывающих водопроводную воду в канализацию, при прекращении или опасном понижении температуры воды на отдельных участках.</w:t>
      </w:r>
    </w:p>
    <w:p w:rsidR="008F21DC" w:rsidRPr="004505C1" w:rsidRDefault="008F21DC" w:rsidP="00142FBE">
      <w:pPr>
        <w:ind w:firstLine="709"/>
        <w:jc w:val="both"/>
        <w:rPr>
          <w:shd w:val="clear" w:color="auto" w:fill="FFFFFF"/>
        </w:rPr>
      </w:pPr>
      <w:r w:rsidRPr="004505C1">
        <w:rPr>
          <w:color w:val="212121"/>
          <w:shd w:val="clear" w:color="auto" w:fill="FFFFFF"/>
        </w:rPr>
        <w:t xml:space="preserve">15.4.15 При </w:t>
      </w:r>
      <w:r w:rsidRPr="004505C1">
        <w:rPr>
          <w:shd w:val="clear" w:color="auto" w:fill="FFFFFF"/>
        </w:rPr>
        <w:t>прокладке трубопроводов в каналах следует применять теплоизоляцию с использованием волокнистых</w:t>
      </w:r>
      <w:r w:rsidR="00B67224">
        <w:t xml:space="preserve"> </w:t>
      </w:r>
      <w:r w:rsidRPr="004505C1">
        <w:rPr>
          <w:shd w:val="clear" w:color="auto" w:fill="FFFFFF"/>
        </w:rPr>
        <w:t>и(или)</w:t>
      </w:r>
      <w:r w:rsidR="00B67224">
        <w:t xml:space="preserve"> </w:t>
      </w:r>
      <w:r w:rsidRPr="004505C1">
        <w:rPr>
          <w:shd w:val="clear" w:color="auto" w:fill="FFFFFF"/>
        </w:rPr>
        <w:t>вспененных материалов, включая пенобетон, а также других синтетических материалов.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.4.16 Подогрев трубопроводов необходимо предусматривать на участках, где наиболее вероятно замерзание воды вследствие снижения скорости и понижения температуры в нормальных и аварийных режимах.</w:t>
      </w:r>
    </w:p>
    <w:p w:rsidR="00C02FED" w:rsidRPr="004505C1" w:rsidRDefault="00365D98" w:rsidP="00142FBE">
      <w:pPr>
        <w:ind w:firstLine="709"/>
        <w:jc w:val="both"/>
      </w:pPr>
      <w:r w:rsidRPr="004505C1">
        <w:t>Для подогрева трубопроводов следует применять совместную прокладку труб в общей теплоизоляции с трубопров</w:t>
      </w:r>
      <w:r w:rsidR="009A6B14" w:rsidRPr="004505C1">
        <w:t>одами тепловых сетей или саморегулируемый</w:t>
      </w:r>
      <w:r w:rsidRPr="004505C1">
        <w:t xml:space="preserve"> электр</w:t>
      </w:r>
      <w:r w:rsidR="00894FCD" w:rsidRPr="004505C1">
        <w:t xml:space="preserve">ический </w:t>
      </w:r>
      <w:r w:rsidRPr="004505C1">
        <w:t xml:space="preserve">кабель, укладываемый непосредственно на поверхность труб. Витковое расположение кабеля допускается только на вводах и в местах установки водопроводной арматуры. </w:t>
      </w:r>
      <w:r w:rsidR="00C02FED" w:rsidRPr="004505C1">
        <w:t xml:space="preserve">Электроснабжение систем подогрева труб следует организовывать от местной сети с </w:t>
      </w:r>
      <w:r w:rsidR="00794487" w:rsidRPr="004505C1">
        <w:t>устройством</w:t>
      </w:r>
      <w:r w:rsidR="00C02FED" w:rsidRPr="004505C1">
        <w:t xml:space="preserve"> системы автоматического управления подогревом.</w:t>
      </w:r>
    </w:p>
    <w:p w:rsidR="00365D98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>.4.17 Диаметры труб на вводах водопровода в здание</w:t>
      </w:r>
      <w:r w:rsidR="00556193" w:rsidRPr="004505C1">
        <w:t>,</w:t>
      </w:r>
      <w:r w:rsidR="00365D98" w:rsidRPr="004505C1">
        <w:t xml:space="preserve"> независимо от расчета</w:t>
      </w:r>
      <w:r w:rsidR="00556193" w:rsidRPr="004505C1">
        <w:t>,</w:t>
      </w:r>
      <w:r w:rsidR="00365D98" w:rsidRPr="004505C1">
        <w:t xml:space="preserve"> следует принимать не менее 50 мм.</w:t>
      </w:r>
    </w:p>
    <w:p w:rsidR="00365D98" w:rsidRPr="004505C1" w:rsidRDefault="00365D98" w:rsidP="00142FBE">
      <w:pPr>
        <w:ind w:firstLine="709"/>
        <w:jc w:val="both"/>
      </w:pPr>
      <w:r w:rsidRPr="004505C1">
        <w:t>На вводах водопровода следует устанавливать арматуру, спускные и воздушные краны из бронзы</w:t>
      </w:r>
      <w:r w:rsidR="00A72664" w:rsidRPr="004505C1">
        <w:t xml:space="preserve"> или полимеров</w:t>
      </w:r>
      <w:r w:rsidRPr="004505C1">
        <w:t xml:space="preserve"> и применять гнутые компенсаторы и отводы.</w:t>
      </w:r>
    </w:p>
    <w:p w:rsidR="006C3C7F" w:rsidRPr="004505C1" w:rsidRDefault="000510FB" w:rsidP="00142FBE">
      <w:pPr>
        <w:ind w:firstLine="709"/>
        <w:jc w:val="both"/>
      </w:pPr>
      <w:r w:rsidRPr="004505C1">
        <w:t>15</w:t>
      </w:r>
      <w:r w:rsidR="00365D98" w:rsidRPr="004505C1">
        <w:t xml:space="preserve">.4.18 Для </w:t>
      </w:r>
      <w:r w:rsidR="00B65E9A" w:rsidRPr="004505C1">
        <w:t xml:space="preserve">возможности опорожнения </w:t>
      </w:r>
      <w:r w:rsidR="00365D98" w:rsidRPr="004505C1">
        <w:t>трубо</w:t>
      </w:r>
      <w:r w:rsidR="00B65E9A" w:rsidRPr="004505C1">
        <w:t>проводы следует прокладывать</w:t>
      </w:r>
      <w:r w:rsidR="004971E9" w:rsidRPr="004505C1">
        <w:t xml:space="preserve"> с уклоном не менее 0,002.</w:t>
      </w:r>
    </w:p>
    <w:p w:rsidR="00BD423A" w:rsidRPr="004505C1" w:rsidRDefault="00A7615C" w:rsidP="00142FBE">
      <w:pPr>
        <w:spacing w:before="240" w:after="120"/>
        <w:ind w:firstLine="709"/>
        <w:jc w:val="both"/>
        <w:rPr>
          <w:rFonts w:eastAsia="Courier New"/>
          <w:b/>
        </w:rPr>
      </w:pPr>
      <w:r w:rsidRPr="004505C1">
        <w:rPr>
          <w:rFonts w:eastAsia="Courier New"/>
          <w:b/>
        </w:rPr>
        <w:t>16</w:t>
      </w:r>
      <w:r w:rsidR="00BD423A" w:rsidRPr="004505C1">
        <w:rPr>
          <w:rFonts w:eastAsia="Courier New"/>
          <w:b/>
        </w:rPr>
        <w:t xml:space="preserve"> Системы </w:t>
      </w:r>
      <w:r w:rsidR="003E06BF" w:rsidRPr="004505C1">
        <w:rPr>
          <w:b/>
        </w:rPr>
        <w:t>водоотведения</w:t>
      </w:r>
    </w:p>
    <w:p w:rsidR="00365D98" w:rsidRPr="004505C1" w:rsidRDefault="00A7615C" w:rsidP="00142FBE">
      <w:pPr>
        <w:ind w:firstLine="709"/>
        <w:jc w:val="both"/>
      </w:pPr>
      <w:r w:rsidRPr="004505C1">
        <w:t>16</w:t>
      </w:r>
      <w:r w:rsidR="00365D98" w:rsidRPr="004505C1">
        <w:t>.1 В зависимости от назначения здания и предъявляемых требований к сбору и отведению сточных вод с</w:t>
      </w:r>
      <w:r w:rsidR="00DC2F5C" w:rsidRPr="004505C1">
        <w:t>ледует предусматривать</w:t>
      </w:r>
      <w:r w:rsidR="00365D98" w:rsidRPr="004505C1">
        <w:t xml:space="preserve"> </w:t>
      </w:r>
      <w:r w:rsidR="00384C27" w:rsidRPr="004505C1">
        <w:t xml:space="preserve">следующие </w:t>
      </w:r>
      <w:r w:rsidR="00365D98" w:rsidRPr="004505C1">
        <w:t>системы внутренней канализации:</w:t>
      </w:r>
    </w:p>
    <w:p w:rsidR="00340726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бытовую </w:t>
      </w:r>
      <w:r w:rsidR="0076603B" w:rsidRPr="004505C1">
        <w:rPr>
          <w:i/>
          <w:iCs/>
          <w:sz w:val="24"/>
          <w:szCs w:val="24"/>
        </w:rPr>
        <w:t>–</w:t>
      </w:r>
      <w:r w:rsidRPr="004505C1">
        <w:rPr>
          <w:sz w:val="24"/>
          <w:szCs w:val="24"/>
        </w:rPr>
        <w:t xml:space="preserve"> для отведения сточ</w:t>
      </w:r>
      <w:r w:rsidR="00DC2F5C" w:rsidRPr="004505C1">
        <w:rPr>
          <w:sz w:val="24"/>
          <w:szCs w:val="24"/>
        </w:rPr>
        <w:t>ных вод от санитарных</w:t>
      </w:r>
      <w:r w:rsidRPr="004505C1">
        <w:rPr>
          <w:sz w:val="24"/>
          <w:szCs w:val="24"/>
        </w:rPr>
        <w:t xml:space="preserve"> приборов </w:t>
      </w:r>
      <w:r w:rsidR="00DC78CD" w:rsidRPr="004505C1">
        <w:rPr>
          <w:sz w:val="24"/>
          <w:szCs w:val="24"/>
        </w:rPr>
        <w:t>и бытовой техники (унитазов, умывальников</w:t>
      </w:r>
      <w:r w:rsidR="00DC2F5C" w:rsidRPr="004505C1">
        <w:rPr>
          <w:sz w:val="24"/>
          <w:szCs w:val="24"/>
        </w:rPr>
        <w:t>,</w:t>
      </w:r>
      <w:r w:rsidRPr="004505C1">
        <w:rPr>
          <w:sz w:val="24"/>
          <w:szCs w:val="24"/>
        </w:rPr>
        <w:t xml:space="preserve"> ванн, душей</w:t>
      </w:r>
      <w:r w:rsidR="00DC78CD" w:rsidRPr="004505C1">
        <w:rPr>
          <w:sz w:val="24"/>
          <w:szCs w:val="24"/>
        </w:rPr>
        <w:t>, стиральных и посудомоечных машин</w:t>
      </w:r>
      <w:r w:rsidRPr="004505C1">
        <w:rPr>
          <w:sz w:val="24"/>
          <w:szCs w:val="24"/>
        </w:rPr>
        <w:t>);</w:t>
      </w:r>
    </w:p>
    <w:p w:rsidR="00643F39" w:rsidRPr="004505C1" w:rsidRDefault="00643F39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производственную </w:t>
      </w:r>
      <w:r w:rsidR="0076603B" w:rsidRPr="004505C1">
        <w:rPr>
          <w:i/>
          <w:iCs/>
          <w:sz w:val="24"/>
          <w:szCs w:val="24"/>
        </w:rPr>
        <w:t>–</w:t>
      </w:r>
      <w:r w:rsidRPr="004505C1">
        <w:rPr>
          <w:sz w:val="24"/>
          <w:szCs w:val="24"/>
        </w:rPr>
        <w:t xml:space="preserve"> для отведения производственных сточных вод;</w:t>
      </w:r>
    </w:p>
    <w:p w:rsidR="00B630D2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lastRenderedPageBreak/>
        <w:t xml:space="preserve">- </w:t>
      </w:r>
      <w:r w:rsidR="00643F39" w:rsidRPr="004505C1">
        <w:rPr>
          <w:sz w:val="24"/>
          <w:szCs w:val="24"/>
        </w:rPr>
        <w:t>дренажн</w:t>
      </w:r>
      <w:r w:rsidR="00C82DD0" w:rsidRPr="004505C1">
        <w:rPr>
          <w:sz w:val="24"/>
          <w:szCs w:val="24"/>
        </w:rPr>
        <w:t>ую</w:t>
      </w:r>
      <w:r w:rsidRPr="004505C1">
        <w:rPr>
          <w:sz w:val="24"/>
          <w:szCs w:val="24"/>
        </w:rPr>
        <w:t xml:space="preserve"> </w:t>
      </w:r>
      <w:r w:rsidR="0076603B" w:rsidRPr="004505C1">
        <w:rPr>
          <w:i/>
          <w:iCs/>
          <w:sz w:val="24"/>
          <w:szCs w:val="24"/>
        </w:rPr>
        <w:t>–</w:t>
      </w:r>
      <w:r w:rsidRPr="004505C1">
        <w:rPr>
          <w:sz w:val="24"/>
          <w:szCs w:val="24"/>
        </w:rPr>
        <w:t xml:space="preserve"> </w:t>
      </w:r>
      <w:r w:rsidR="005B3362" w:rsidRPr="004505C1">
        <w:rPr>
          <w:sz w:val="24"/>
          <w:szCs w:val="24"/>
        </w:rPr>
        <w:t xml:space="preserve">для отведения сточных </w:t>
      </w:r>
      <w:r w:rsidR="00B630D2" w:rsidRPr="004505C1">
        <w:rPr>
          <w:sz w:val="24"/>
          <w:szCs w:val="24"/>
        </w:rPr>
        <w:t>вод от любого оборудования, в результате эксплуатации которого необходи</w:t>
      </w:r>
      <w:r w:rsidR="000128BD" w:rsidRPr="004505C1">
        <w:rPr>
          <w:sz w:val="24"/>
          <w:szCs w:val="24"/>
        </w:rPr>
        <w:t>мо отведение условно чистых вод,</w:t>
      </w:r>
      <w:r w:rsidR="00B630D2" w:rsidRPr="004505C1">
        <w:rPr>
          <w:sz w:val="24"/>
          <w:szCs w:val="24"/>
        </w:rPr>
        <w:t xml:space="preserve"> а также для отведения огнетушащи</w:t>
      </w:r>
      <w:r w:rsidR="000128BD" w:rsidRPr="004505C1">
        <w:rPr>
          <w:sz w:val="24"/>
          <w:szCs w:val="24"/>
        </w:rPr>
        <w:t>х</w:t>
      </w:r>
      <w:r w:rsidR="00B630D2" w:rsidRPr="004505C1">
        <w:rPr>
          <w:sz w:val="24"/>
          <w:szCs w:val="24"/>
        </w:rPr>
        <w:t xml:space="preserve"> веществ, пролитых при испытании или после тушения пожара;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объединенную – для отведения бытовых и производственных сточных вод при условии возможности их совместного транспортирования и очистки;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внутренние водостоки – для отведения дождевых и талых вод с кровли здания</w:t>
      </w:r>
      <w:r w:rsidR="00D770F2" w:rsidRPr="004505C1">
        <w:rPr>
          <w:sz w:val="24"/>
          <w:szCs w:val="24"/>
        </w:rPr>
        <w:t>.</w:t>
      </w:r>
    </w:p>
    <w:p w:rsidR="0021030B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В производственных зданиях допускается предусматривать несколько систем канализации, предназначенных для отведения сточных вод, отличающихся по составу, агрессивности, температуре и другим показателям, с учетом которых смешение их недопустимо или нецелесообразно.</w:t>
      </w:r>
    </w:p>
    <w:p w:rsidR="002744DF" w:rsidRPr="004505C1" w:rsidRDefault="002744DF" w:rsidP="00142FBE">
      <w:pPr>
        <w:pStyle w:val="37"/>
        <w:spacing w:before="0" w:after="0"/>
        <w:rPr>
          <w:sz w:val="24"/>
          <w:szCs w:val="24"/>
        </w:rPr>
      </w:pPr>
      <w:r w:rsidRPr="00F04956">
        <w:rPr>
          <w:b/>
          <w:sz w:val="24"/>
          <w:szCs w:val="24"/>
        </w:rPr>
        <w:t>(Измененная редакция, Изм. № 3)</w:t>
      </w:r>
      <w:r>
        <w:rPr>
          <w:b/>
        </w:rPr>
        <w:t>.</w:t>
      </w:r>
    </w:p>
    <w:p w:rsidR="00365D98" w:rsidRPr="004505C1" w:rsidRDefault="00A7615C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16</w:t>
      </w:r>
      <w:r w:rsidR="00365D98" w:rsidRPr="004505C1">
        <w:rPr>
          <w:sz w:val="24"/>
          <w:szCs w:val="24"/>
        </w:rPr>
        <w:t xml:space="preserve">.2 Раздельные </w:t>
      </w:r>
      <w:r w:rsidR="00395BB4" w:rsidRPr="004505C1">
        <w:rPr>
          <w:sz w:val="24"/>
          <w:szCs w:val="24"/>
        </w:rPr>
        <w:t>системы</w:t>
      </w:r>
      <w:r w:rsidR="00365D98" w:rsidRPr="004505C1">
        <w:rPr>
          <w:sz w:val="24"/>
          <w:szCs w:val="24"/>
        </w:rPr>
        <w:t xml:space="preserve"> производственной и бытовой канализации следует предусматривать: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для производс</w:t>
      </w:r>
      <w:r w:rsidR="0021030B" w:rsidRPr="004505C1">
        <w:rPr>
          <w:sz w:val="24"/>
          <w:szCs w:val="24"/>
        </w:rPr>
        <w:t>твенных зданий,</w:t>
      </w:r>
      <w:r w:rsidRPr="004505C1">
        <w:rPr>
          <w:sz w:val="24"/>
          <w:szCs w:val="24"/>
        </w:rPr>
        <w:t xml:space="preserve"> сточные воды которых требуют </w:t>
      </w:r>
      <w:r w:rsidR="00DC2F5C" w:rsidRPr="004505C1">
        <w:rPr>
          <w:sz w:val="24"/>
          <w:szCs w:val="24"/>
        </w:rPr>
        <w:t xml:space="preserve">обработки или </w:t>
      </w:r>
      <w:r w:rsidRPr="004505C1">
        <w:rPr>
          <w:sz w:val="24"/>
          <w:szCs w:val="24"/>
        </w:rPr>
        <w:t>очистки</w:t>
      </w:r>
      <w:r w:rsidR="00DC2F5C" w:rsidRPr="004505C1">
        <w:rPr>
          <w:sz w:val="24"/>
          <w:szCs w:val="24"/>
        </w:rPr>
        <w:t xml:space="preserve">; 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для зданий бань и прачечных при устройстве теплоуловителей или при наличии местных очистных сооружений;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для </w:t>
      </w:r>
      <w:r w:rsidR="00643F39" w:rsidRPr="004505C1">
        <w:rPr>
          <w:sz w:val="24"/>
          <w:szCs w:val="24"/>
        </w:rPr>
        <w:t xml:space="preserve">многофункциональных зданий и комплексов, </w:t>
      </w:r>
      <w:r w:rsidRPr="004505C1">
        <w:rPr>
          <w:sz w:val="24"/>
          <w:szCs w:val="24"/>
        </w:rPr>
        <w:t>магазинов, предприятий общественного питания и предприятий по переработке пищевой продукции.</w:t>
      </w:r>
    </w:p>
    <w:p w:rsidR="00904D60" w:rsidRDefault="00904D60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16.3 Производственные сточные воды, подлежащие совместному отведению и очистке с бытовыми водами, должны отвечать требованиям территориальных правил приема производственных сточных вод в </w:t>
      </w:r>
      <w:r w:rsidR="00BB2041" w:rsidRPr="004505C1">
        <w:rPr>
          <w:sz w:val="24"/>
          <w:szCs w:val="24"/>
        </w:rPr>
        <w:t>сети</w:t>
      </w:r>
      <w:r w:rsidRPr="004505C1">
        <w:rPr>
          <w:sz w:val="24"/>
          <w:szCs w:val="24"/>
        </w:rPr>
        <w:t xml:space="preserve"> канализации населенных пунктов.</w:t>
      </w:r>
    </w:p>
    <w:p w:rsidR="00B67224" w:rsidRDefault="00B67224" w:rsidP="00142FBE">
      <w:pPr>
        <w:pStyle w:val="37"/>
        <w:spacing w:before="0" w:after="0"/>
        <w:rPr>
          <w:sz w:val="24"/>
          <w:szCs w:val="24"/>
        </w:rPr>
      </w:pPr>
    </w:p>
    <w:p w:rsidR="00B67224" w:rsidRDefault="00B67224" w:rsidP="00142FBE">
      <w:pPr>
        <w:pStyle w:val="37"/>
        <w:spacing w:before="0" w:after="0"/>
        <w:rPr>
          <w:sz w:val="24"/>
          <w:szCs w:val="24"/>
        </w:rPr>
      </w:pPr>
    </w:p>
    <w:p w:rsidR="00B67224" w:rsidRPr="004505C1" w:rsidRDefault="00B67224" w:rsidP="00142FBE">
      <w:pPr>
        <w:pStyle w:val="37"/>
        <w:spacing w:before="0" w:after="0"/>
        <w:rPr>
          <w:sz w:val="24"/>
          <w:szCs w:val="24"/>
        </w:rPr>
      </w:pPr>
    </w:p>
    <w:p w:rsidR="00365D98" w:rsidRPr="004505C1" w:rsidRDefault="00E5239C" w:rsidP="00142FBE">
      <w:pPr>
        <w:spacing w:before="240" w:after="120"/>
        <w:ind w:firstLine="709"/>
        <w:jc w:val="both"/>
        <w:rPr>
          <w:rFonts w:eastAsia="Courier New"/>
          <w:b/>
        </w:rPr>
      </w:pPr>
      <w:r w:rsidRPr="004505C1">
        <w:rPr>
          <w:rFonts w:eastAsia="Courier New"/>
          <w:b/>
        </w:rPr>
        <w:t>17</w:t>
      </w:r>
      <w:r w:rsidR="00DC78CD" w:rsidRPr="004505C1">
        <w:rPr>
          <w:rFonts w:eastAsia="Courier New"/>
          <w:b/>
        </w:rPr>
        <w:t> Санитарно-технические</w:t>
      </w:r>
      <w:r w:rsidR="00365D98" w:rsidRPr="004505C1">
        <w:rPr>
          <w:rFonts w:eastAsia="Courier New"/>
          <w:b/>
        </w:rPr>
        <w:t xml:space="preserve"> приборы и приемники сточных вод</w:t>
      </w:r>
    </w:p>
    <w:p w:rsidR="00A44E95" w:rsidRPr="004505C1" w:rsidRDefault="00E5239C" w:rsidP="00142FBE">
      <w:pPr>
        <w:pStyle w:val="32"/>
        <w:ind w:firstLine="709"/>
      </w:pPr>
      <w:r w:rsidRPr="004505C1">
        <w:t>17</w:t>
      </w:r>
      <w:r w:rsidR="00365D98" w:rsidRPr="004505C1">
        <w:t xml:space="preserve">.1 </w:t>
      </w:r>
      <w:r w:rsidR="00A44E95" w:rsidRPr="004505C1">
        <w:t xml:space="preserve">В зданиях следует устанавливать санитарные приборы и приемники сточных вод, виды, типы и </w:t>
      </w:r>
      <w:r w:rsidR="000128BD" w:rsidRPr="004505C1">
        <w:t>число</w:t>
      </w:r>
      <w:r w:rsidR="00A44E95" w:rsidRPr="004505C1">
        <w:t xml:space="preserve"> которых соответствует техническому заданию и проектной документации.</w:t>
      </w:r>
    </w:p>
    <w:p w:rsidR="00365D98" w:rsidRPr="004505C1" w:rsidRDefault="00E5239C" w:rsidP="00142FBE">
      <w:pPr>
        <w:ind w:firstLine="709"/>
        <w:jc w:val="both"/>
      </w:pPr>
      <w:r w:rsidRPr="004505C1">
        <w:t>17</w:t>
      </w:r>
      <w:r w:rsidR="00DC78CD" w:rsidRPr="004505C1">
        <w:t>.2 Санитарные</w:t>
      </w:r>
      <w:r w:rsidR="00365D98" w:rsidRPr="004505C1">
        <w:t xml:space="preserve"> приборы и пр</w:t>
      </w:r>
      <w:r w:rsidR="006A1356" w:rsidRPr="004505C1">
        <w:t>иемники производственных стоков</w:t>
      </w:r>
      <w:r w:rsidR="00365D98" w:rsidRPr="004505C1">
        <w:t>, в конструкции которых отсутствуют гидравлические затворы</w:t>
      </w:r>
      <w:r w:rsidR="00DC78CD" w:rsidRPr="004505C1">
        <w:t xml:space="preserve"> (сифоны)</w:t>
      </w:r>
      <w:r w:rsidR="000128BD" w:rsidRPr="004505C1">
        <w:t>,</w:t>
      </w:r>
      <w:r w:rsidR="00365D98" w:rsidRPr="004505C1">
        <w:t xml:space="preserve"> при присоединении к бытовой или производственной канализации следует оборудовать гидра</w:t>
      </w:r>
      <w:r w:rsidR="00DC78CD" w:rsidRPr="004505C1">
        <w:t>влическими затворами,</w:t>
      </w:r>
      <w:r w:rsidR="00365D98" w:rsidRPr="004505C1">
        <w:t xml:space="preserve"> предотвращающими поступление </w:t>
      </w:r>
      <w:r w:rsidR="007A017A" w:rsidRPr="004505C1">
        <w:t xml:space="preserve">в помещение </w:t>
      </w:r>
      <w:r w:rsidR="00365D98" w:rsidRPr="004505C1">
        <w:t>запахов и вредных газов из сети канализации.</w:t>
      </w:r>
    </w:p>
    <w:p w:rsidR="00556193" w:rsidRPr="00B67224" w:rsidRDefault="00082CDB" w:rsidP="00142FBE">
      <w:pPr>
        <w:spacing w:before="120"/>
        <w:ind w:firstLine="709"/>
        <w:jc w:val="both"/>
        <w:rPr>
          <w:iCs/>
          <w:spacing w:val="48"/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Примечания</w:t>
      </w:r>
    </w:p>
    <w:p w:rsidR="00365D98" w:rsidRPr="00B67224" w:rsidRDefault="001D6569" w:rsidP="00142FBE">
      <w:pPr>
        <w:ind w:firstLine="709"/>
        <w:jc w:val="both"/>
        <w:rPr>
          <w:iCs/>
          <w:sz w:val="20"/>
          <w:szCs w:val="20"/>
        </w:rPr>
      </w:pPr>
      <w:r w:rsidRPr="00B67224">
        <w:rPr>
          <w:iCs/>
          <w:sz w:val="20"/>
          <w:szCs w:val="20"/>
        </w:rPr>
        <w:t>1</w:t>
      </w:r>
      <w:r w:rsidR="00365D98" w:rsidRPr="00B67224">
        <w:rPr>
          <w:iCs/>
          <w:sz w:val="20"/>
          <w:szCs w:val="20"/>
        </w:rPr>
        <w:t xml:space="preserve"> Для группы умывальников (не более </w:t>
      </w:r>
      <w:r w:rsidR="001C02E7" w:rsidRPr="00B67224">
        <w:rPr>
          <w:iCs/>
          <w:sz w:val="20"/>
          <w:szCs w:val="20"/>
        </w:rPr>
        <w:t>трех</w:t>
      </w:r>
      <w:r w:rsidR="00365D98" w:rsidRPr="00B67224">
        <w:rPr>
          <w:iCs/>
          <w:sz w:val="20"/>
          <w:szCs w:val="20"/>
        </w:rPr>
        <w:t xml:space="preserve">), устанавливаемых в одном помещении, или для мойки с </w:t>
      </w:r>
      <w:r w:rsidR="001C02E7" w:rsidRPr="00B67224">
        <w:rPr>
          <w:iCs/>
          <w:sz w:val="20"/>
          <w:szCs w:val="20"/>
        </w:rPr>
        <w:t>двумя</w:t>
      </w:r>
      <w:r w:rsidR="00365D98" w:rsidRPr="00B67224">
        <w:rPr>
          <w:iCs/>
          <w:sz w:val="20"/>
          <w:szCs w:val="20"/>
        </w:rPr>
        <w:t xml:space="preserve"> отделениями допускается устанавливать один общий сифон с ревизией диаметром 50 мм. От группы душевых поддонов допускается устанавливать общий сифон с ревизией.</w:t>
      </w:r>
    </w:p>
    <w:p w:rsidR="009757E6" w:rsidRPr="00B67224" w:rsidRDefault="001D6569" w:rsidP="00142FBE">
      <w:pPr>
        <w:ind w:firstLine="709"/>
        <w:jc w:val="both"/>
        <w:rPr>
          <w:iCs/>
          <w:sz w:val="20"/>
          <w:szCs w:val="20"/>
        </w:rPr>
      </w:pPr>
      <w:r w:rsidRPr="00B67224">
        <w:rPr>
          <w:iCs/>
          <w:sz w:val="20"/>
          <w:szCs w:val="20"/>
        </w:rPr>
        <w:t>2</w:t>
      </w:r>
      <w:r w:rsidR="009757E6" w:rsidRPr="00B67224">
        <w:rPr>
          <w:iCs/>
          <w:sz w:val="20"/>
          <w:szCs w:val="20"/>
        </w:rPr>
        <w:t xml:space="preserve"> Для каждой производственной мойки (моечной ванны) следует предусматривать отдельную приемную воронку с сифоном диаметром 50 мм для каждого отделения.</w:t>
      </w:r>
    </w:p>
    <w:p w:rsidR="00365D98" w:rsidRPr="00B67224" w:rsidRDefault="001D6569" w:rsidP="00142FBE">
      <w:pPr>
        <w:pStyle w:val="32"/>
        <w:spacing w:after="120"/>
        <w:ind w:firstLine="709"/>
        <w:rPr>
          <w:sz w:val="20"/>
          <w:szCs w:val="20"/>
        </w:rPr>
      </w:pPr>
      <w:r w:rsidRPr="00B67224">
        <w:rPr>
          <w:sz w:val="20"/>
          <w:szCs w:val="20"/>
        </w:rPr>
        <w:t>3</w:t>
      </w:r>
      <w:r w:rsidR="009757E6" w:rsidRPr="00B67224">
        <w:rPr>
          <w:sz w:val="20"/>
          <w:szCs w:val="20"/>
        </w:rPr>
        <w:t xml:space="preserve"> </w:t>
      </w:r>
      <w:r w:rsidR="001075D3" w:rsidRPr="00B67224">
        <w:rPr>
          <w:sz w:val="20"/>
          <w:szCs w:val="20"/>
        </w:rPr>
        <w:t>П</w:t>
      </w:r>
      <w:r w:rsidR="00365D98" w:rsidRPr="00B67224">
        <w:rPr>
          <w:sz w:val="20"/>
          <w:szCs w:val="20"/>
        </w:rPr>
        <w:t>рисоединять два умывальника, расположенны</w:t>
      </w:r>
      <w:r w:rsidR="001075D3" w:rsidRPr="00B67224">
        <w:rPr>
          <w:sz w:val="20"/>
          <w:szCs w:val="20"/>
        </w:rPr>
        <w:t>е</w:t>
      </w:r>
      <w:r w:rsidR="00365D98" w:rsidRPr="00B67224">
        <w:rPr>
          <w:sz w:val="20"/>
          <w:szCs w:val="20"/>
        </w:rPr>
        <w:t xml:space="preserve"> с двух сторон общей стены разных помещений, к одному сифону</w:t>
      </w:r>
      <w:r w:rsidR="001075D3" w:rsidRPr="00B67224">
        <w:rPr>
          <w:sz w:val="20"/>
          <w:szCs w:val="20"/>
        </w:rPr>
        <w:t xml:space="preserve"> не допускается</w:t>
      </w:r>
      <w:r w:rsidR="00365D98" w:rsidRPr="00B67224">
        <w:rPr>
          <w:sz w:val="20"/>
          <w:szCs w:val="20"/>
        </w:rPr>
        <w:t>.</w:t>
      </w:r>
    </w:p>
    <w:p w:rsidR="000F1686" w:rsidRDefault="00E5239C" w:rsidP="00142FBE">
      <w:pPr>
        <w:pStyle w:val="32"/>
        <w:ind w:firstLine="709"/>
      </w:pPr>
      <w:r w:rsidRPr="004505C1">
        <w:t>17</w:t>
      </w:r>
      <w:r w:rsidR="000F1686" w:rsidRPr="004505C1">
        <w:t>.3 Тип и число приемников производственных сточных вод определяются технологической частью проекта.</w:t>
      </w:r>
    </w:p>
    <w:p w:rsidR="002744DF" w:rsidRDefault="002744DF" w:rsidP="00142FBE">
      <w:pPr>
        <w:pStyle w:val="32"/>
        <w:ind w:firstLine="709"/>
      </w:pPr>
      <w:r w:rsidRPr="002744DF">
        <w:t>Для присоединения приемников сточных вод к канализационным стоякам поэтажные трубопроводы диаметром 40–50 мм следует прокладывать с уклоном 0,03, а диаметром 75–100 мм – с уклоном 0,02.</w:t>
      </w:r>
    </w:p>
    <w:p w:rsidR="002744DF" w:rsidRPr="004505C1" w:rsidRDefault="002744DF" w:rsidP="00142FBE">
      <w:pPr>
        <w:pStyle w:val="32"/>
        <w:ind w:firstLine="709"/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1C02E7" w:rsidRDefault="001C02E7" w:rsidP="00142FBE">
      <w:pPr>
        <w:pStyle w:val="32"/>
        <w:ind w:firstLine="709"/>
      </w:pPr>
      <w:r w:rsidRPr="004505C1">
        <w:t xml:space="preserve">17.4 В ванных комнатах жилых зданий </w:t>
      </w:r>
      <w:r w:rsidR="002744DF" w:rsidRPr="002744DF">
        <w:t>предусматривают возможность подключения</w:t>
      </w:r>
      <w:r w:rsidRPr="004505C1">
        <w:t xml:space="preserve"> холодной воды для стиральных машин и установку сифонов для при</w:t>
      </w:r>
      <w:r w:rsidR="0023318A" w:rsidRPr="004505C1">
        <w:t>е</w:t>
      </w:r>
      <w:r w:rsidRPr="004505C1">
        <w:t>ма стоков.</w:t>
      </w:r>
    </w:p>
    <w:p w:rsidR="002744DF" w:rsidRPr="004505C1" w:rsidRDefault="002744DF" w:rsidP="002744DF">
      <w:pPr>
        <w:pStyle w:val="32"/>
        <w:ind w:firstLine="709"/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2412BE" w:rsidRPr="004505C1" w:rsidRDefault="00E5239C" w:rsidP="00142FBE">
      <w:pPr>
        <w:ind w:firstLine="709"/>
        <w:jc w:val="both"/>
        <w:rPr>
          <w:rFonts w:eastAsia="Arial Unicode MS"/>
          <w:lang w:bidi="ru-RU"/>
        </w:rPr>
      </w:pPr>
      <w:r w:rsidRPr="004505C1">
        <w:lastRenderedPageBreak/>
        <w:t>17</w:t>
      </w:r>
      <w:r w:rsidR="000F1686" w:rsidRPr="004505C1">
        <w:t>.</w:t>
      </w:r>
      <w:r w:rsidR="00384C27" w:rsidRPr="004505C1">
        <w:t>5</w:t>
      </w:r>
      <w:r w:rsidR="00365D98" w:rsidRPr="004505C1">
        <w:t xml:space="preserve"> </w:t>
      </w:r>
      <w:r w:rsidR="002412BE" w:rsidRPr="004505C1">
        <w:rPr>
          <w:rFonts w:eastAsia="Arial Unicode MS"/>
          <w:lang w:bidi="ru-RU"/>
        </w:rPr>
        <w:t xml:space="preserve">В дошкольных образовательных организациях, в общеобразовательных организациях (для учащихся младших классов), комнатах матери и ребенка в вокзалах, аэропортах и иных общественных зданиях, детских лечебно-профилактических </w:t>
      </w:r>
      <w:r w:rsidR="00C02FED" w:rsidRPr="004505C1">
        <w:rPr>
          <w:rFonts w:eastAsia="Arial Unicode MS"/>
          <w:lang w:bidi="ru-RU"/>
        </w:rPr>
        <w:t>организациях</w:t>
      </w:r>
      <w:r w:rsidR="002412BE" w:rsidRPr="004505C1">
        <w:rPr>
          <w:rFonts w:eastAsia="Arial Unicode MS"/>
          <w:lang w:bidi="ru-RU"/>
        </w:rPr>
        <w:t xml:space="preserve"> санитарно-техническое оборудование должно проектироваться с учетом использования детьми дошкольного и младшего школьного возраста.</w:t>
      </w:r>
    </w:p>
    <w:p w:rsidR="00365D98" w:rsidRPr="004505C1" w:rsidRDefault="00A72664" w:rsidP="00142FBE">
      <w:pPr>
        <w:ind w:firstLine="709"/>
        <w:jc w:val="both"/>
      </w:pPr>
      <w:r w:rsidRPr="004505C1">
        <w:t>17.</w:t>
      </w:r>
      <w:r w:rsidR="00384C27" w:rsidRPr="004505C1">
        <w:t>6</w:t>
      </w:r>
      <w:r w:rsidRPr="004505C1">
        <w:t xml:space="preserve"> </w:t>
      </w:r>
      <w:r w:rsidR="00365D98" w:rsidRPr="004505C1">
        <w:t>В помещениях личной гигиены женщин производственных и общественных зданий следует предусматривать установку гигиенических душей.</w:t>
      </w:r>
    </w:p>
    <w:p w:rsidR="008D2033" w:rsidRDefault="00A72664" w:rsidP="00142FBE">
      <w:pPr>
        <w:ind w:firstLine="709"/>
        <w:jc w:val="both"/>
      </w:pPr>
      <w:r w:rsidRPr="004505C1">
        <w:t>17.</w:t>
      </w:r>
      <w:r w:rsidR="00384C27" w:rsidRPr="004505C1">
        <w:t>7</w:t>
      </w:r>
      <w:r w:rsidRPr="004505C1">
        <w:t xml:space="preserve"> </w:t>
      </w:r>
      <w:r w:rsidR="00365D98" w:rsidRPr="004505C1">
        <w:t>В душевых, располагаемых на междуэтажных перекрытиях, а также в бытовых помещениях промышленных предприятий и спортивных сооружений устанавлив</w:t>
      </w:r>
      <w:r w:rsidR="002744DF">
        <w:t>ают</w:t>
      </w:r>
      <w:r w:rsidR="00365D98" w:rsidRPr="004505C1">
        <w:t xml:space="preserve"> душевые поддоны.</w:t>
      </w:r>
      <w:r w:rsidR="00CF777A" w:rsidRPr="004505C1">
        <w:t xml:space="preserve"> </w:t>
      </w:r>
    </w:p>
    <w:p w:rsidR="002744DF" w:rsidRPr="004505C1" w:rsidRDefault="002744DF" w:rsidP="00142FBE">
      <w:pPr>
        <w:ind w:firstLine="709"/>
        <w:jc w:val="both"/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2744DF" w:rsidRPr="002744DF" w:rsidRDefault="008D2033" w:rsidP="002744DF">
      <w:pPr>
        <w:ind w:firstLine="709"/>
        <w:jc w:val="both"/>
      </w:pPr>
      <w:r w:rsidRPr="004505C1">
        <w:t>17.</w:t>
      </w:r>
      <w:r w:rsidR="00384C27" w:rsidRPr="004505C1">
        <w:t>8</w:t>
      </w:r>
      <w:r w:rsidRPr="004505C1">
        <w:t xml:space="preserve"> </w:t>
      </w:r>
      <w:r w:rsidR="002744DF" w:rsidRPr="002744DF">
        <w:t>Трапы следует устанавливать:</w:t>
      </w:r>
    </w:p>
    <w:p w:rsidR="002744DF" w:rsidRPr="002744DF" w:rsidRDefault="002744DF" w:rsidP="002744DF">
      <w:pPr>
        <w:ind w:firstLine="709"/>
        <w:jc w:val="both"/>
      </w:pPr>
      <w:r w:rsidRPr="002744DF">
        <w:t>- диаметром 50 мм – в душевых без душевых поддонов на 1–2 душа;</w:t>
      </w:r>
    </w:p>
    <w:p w:rsidR="002744DF" w:rsidRPr="002744DF" w:rsidRDefault="002744DF" w:rsidP="002744DF">
      <w:pPr>
        <w:ind w:firstLine="709"/>
        <w:jc w:val="both"/>
      </w:pPr>
      <w:r w:rsidRPr="002744DF">
        <w:t>- диаметром 100 мм:</w:t>
      </w:r>
    </w:p>
    <w:p w:rsidR="002744DF" w:rsidRPr="002744DF" w:rsidRDefault="002744DF" w:rsidP="00415462">
      <w:pPr>
        <w:ind w:firstLine="1134"/>
        <w:jc w:val="both"/>
      </w:pPr>
      <w:r w:rsidRPr="002744DF">
        <w:t>- в душевых без душевых поддонов на 3–4 душа;</w:t>
      </w:r>
    </w:p>
    <w:p w:rsidR="002744DF" w:rsidRPr="002744DF" w:rsidRDefault="002744DF" w:rsidP="00415462">
      <w:pPr>
        <w:ind w:firstLine="1134"/>
        <w:jc w:val="both"/>
      </w:pPr>
      <w:r w:rsidRPr="002744DF">
        <w:t>- в душевых с душевыми поддонами;</w:t>
      </w:r>
    </w:p>
    <w:p w:rsidR="002744DF" w:rsidRPr="002744DF" w:rsidRDefault="002744DF" w:rsidP="00415462">
      <w:pPr>
        <w:ind w:firstLine="1134"/>
        <w:jc w:val="both"/>
      </w:pPr>
      <w:r w:rsidRPr="002744DF">
        <w:t>- в полу общественных туалетов;</w:t>
      </w:r>
    </w:p>
    <w:p w:rsidR="002744DF" w:rsidRPr="002744DF" w:rsidRDefault="002744DF" w:rsidP="00415462">
      <w:pPr>
        <w:ind w:firstLine="1134"/>
        <w:jc w:val="both"/>
      </w:pPr>
      <w:r w:rsidRPr="002744DF">
        <w:t>- в уборных с тремя и более унитазами;</w:t>
      </w:r>
    </w:p>
    <w:p w:rsidR="002744DF" w:rsidRPr="002744DF" w:rsidRDefault="002744DF" w:rsidP="00415462">
      <w:pPr>
        <w:ind w:firstLine="1134"/>
        <w:jc w:val="both"/>
      </w:pPr>
      <w:r w:rsidRPr="002744DF">
        <w:t xml:space="preserve">- в уборных с тремя и более писсуарами; </w:t>
      </w:r>
    </w:p>
    <w:p w:rsidR="002744DF" w:rsidRPr="002744DF" w:rsidRDefault="002744DF" w:rsidP="00415462">
      <w:pPr>
        <w:ind w:firstLine="1134"/>
        <w:jc w:val="both"/>
      </w:pPr>
      <w:r w:rsidRPr="002744DF">
        <w:t>- в умывальных с пятью и более умывальниками;</w:t>
      </w:r>
    </w:p>
    <w:p w:rsidR="002744DF" w:rsidRPr="002744DF" w:rsidRDefault="002744DF" w:rsidP="00415462">
      <w:pPr>
        <w:ind w:firstLine="1134"/>
        <w:jc w:val="both"/>
      </w:pPr>
      <w:r w:rsidRPr="002744DF">
        <w:t>- в помещениях личной гигиены женщин;</w:t>
      </w:r>
    </w:p>
    <w:p w:rsidR="002744DF" w:rsidRPr="002744DF" w:rsidRDefault="002744DF" w:rsidP="00415462">
      <w:pPr>
        <w:ind w:firstLine="1134"/>
        <w:jc w:val="both"/>
      </w:pPr>
      <w:r w:rsidRPr="002744DF">
        <w:t xml:space="preserve">- в </w:t>
      </w:r>
      <w:proofErr w:type="spellStart"/>
      <w:r w:rsidRPr="002744DF">
        <w:t>мусоросборных</w:t>
      </w:r>
      <w:proofErr w:type="spellEnd"/>
      <w:r w:rsidRPr="002744DF">
        <w:t xml:space="preserve"> камерах;</w:t>
      </w:r>
    </w:p>
    <w:p w:rsidR="002744DF" w:rsidRPr="002744DF" w:rsidRDefault="002744DF" w:rsidP="00415462">
      <w:pPr>
        <w:ind w:firstLine="1134"/>
        <w:jc w:val="both"/>
      </w:pPr>
      <w:r w:rsidRPr="002744DF">
        <w:t>- в производственных помещениях при необходимости мокрой уборки полов или для производственных целей;</w:t>
      </w:r>
    </w:p>
    <w:p w:rsidR="002744DF" w:rsidRPr="002744DF" w:rsidRDefault="002744DF" w:rsidP="00415462">
      <w:pPr>
        <w:ind w:firstLine="1134"/>
        <w:jc w:val="both"/>
        <w:rPr>
          <w:iCs/>
        </w:rPr>
      </w:pPr>
      <w:r w:rsidRPr="002744DF">
        <w:t>- в помещениях уборочного инвентаря, при наличии ввода воды с поливочным краном.</w:t>
      </w:r>
    </w:p>
    <w:p w:rsidR="002744DF" w:rsidRPr="002744DF" w:rsidRDefault="002744DF" w:rsidP="002744DF">
      <w:pPr>
        <w:ind w:firstLine="709"/>
        <w:jc w:val="both"/>
        <w:rPr>
          <w:iCs/>
          <w:sz w:val="20"/>
          <w:szCs w:val="20"/>
        </w:rPr>
      </w:pPr>
      <w:r w:rsidRPr="002744DF">
        <w:rPr>
          <w:bCs/>
          <w:sz w:val="20"/>
          <w:szCs w:val="20"/>
        </w:rPr>
        <w:t>Примечания</w:t>
      </w:r>
    </w:p>
    <w:p w:rsidR="002744DF" w:rsidRPr="002744DF" w:rsidRDefault="002744DF" w:rsidP="002744DF">
      <w:pPr>
        <w:ind w:firstLine="709"/>
        <w:jc w:val="both"/>
        <w:rPr>
          <w:iCs/>
          <w:sz w:val="20"/>
          <w:szCs w:val="20"/>
        </w:rPr>
      </w:pPr>
      <w:r w:rsidRPr="002744DF">
        <w:rPr>
          <w:iCs/>
          <w:sz w:val="20"/>
          <w:szCs w:val="20"/>
        </w:rPr>
        <w:t>1 В лотке душевого помещения допускается устанавливать один трап не более чем на четыре душа.</w:t>
      </w:r>
    </w:p>
    <w:p w:rsidR="002744DF" w:rsidRPr="002744DF" w:rsidRDefault="002744DF" w:rsidP="002744DF">
      <w:pPr>
        <w:ind w:firstLine="709"/>
        <w:jc w:val="both"/>
        <w:rPr>
          <w:b/>
          <w:sz w:val="20"/>
          <w:szCs w:val="20"/>
        </w:rPr>
      </w:pPr>
      <w:r w:rsidRPr="002744DF">
        <w:rPr>
          <w:iCs/>
          <w:sz w:val="20"/>
          <w:szCs w:val="20"/>
        </w:rPr>
        <w:t>2 В ванных комнатах жилых зданий, гостиниц и пансионатов трапы не устанавливаются, за исключением случаев, когда в ванных комнатах жилых зданий, номерах гостиниц и пансионатов трапы или душевой лоток выполняют роль душевого поддона.</w:t>
      </w:r>
      <w:r w:rsidRPr="002744DF">
        <w:rPr>
          <w:b/>
          <w:sz w:val="20"/>
          <w:szCs w:val="20"/>
        </w:rPr>
        <w:t xml:space="preserve"> </w:t>
      </w:r>
    </w:p>
    <w:p w:rsidR="002744DF" w:rsidRPr="00B67224" w:rsidRDefault="002744DF" w:rsidP="002744DF">
      <w:pPr>
        <w:ind w:firstLine="709"/>
        <w:jc w:val="both"/>
        <w:rPr>
          <w:iCs/>
          <w:sz w:val="20"/>
          <w:szCs w:val="20"/>
        </w:rPr>
      </w:pPr>
      <w:r w:rsidRPr="00F04956">
        <w:rPr>
          <w:b/>
        </w:rPr>
        <w:t>(Измененная редакция, Изм. № 3)</w:t>
      </w:r>
      <w:r>
        <w:rPr>
          <w:b/>
        </w:rPr>
        <w:t>.</w:t>
      </w:r>
    </w:p>
    <w:p w:rsidR="00365D98" w:rsidRDefault="00E5239C" w:rsidP="00142FBE">
      <w:pPr>
        <w:ind w:firstLine="709"/>
        <w:jc w:val="both"/>
      </w:pPr>
      <w:r w:rsidRPr="004505C1">
        <w:t>17</w:t>
      </w:r>
      <w:r w:rsidR="000F1686" w:rsidRPr="004505C1">
        <w:t>.</w:t>
      </w:r>
      <w:r w:rsidR="00384C27" w:rsidRPr="004505C1">
        <w:t>9</w:t>
      </w:r>
      <w:r w:rsidR="00365D98" w:rsidRPr="004505C1">
        <w:t xml:space="preserve"> Уклон пола в душевых помещениях следует принимать 0,01</w:t>
      </w:r>
      <w:r w:rsidR="001D6569" w:rsidRPr="004505C1">
        <w:t>–</w:t>
      </w:r>
      <w:r w:rsidR="00365D98" w:rsidRPr="004505C1">
        <w:t>0,02 в сторону лотка или трапа. Лоток должен иметь ширину не менее 200 мм и начальную глубину не менее 30 мм.</w:t>
      </w:r>
    </w:p>
    <w:p w:rsidR="002744DF" w:rsidRDefault="002744DF" w:rsidP="00142FBE">
      <w:pPr>
        <w:ind w:firstLine="709"/>
        <w:jc w:val="both"/>
      </w:pPr>
      <w:r w:rsidRPr="002744DF">
        <w:rPr>
          <w:iCs/>
        </w:rPr>
        <w:t>Пропускная способность лотка должна обеспечивать отвод расчетного расхода стоков, направляемых в лоток.</w:t>
      </w:r>
    </w:p>
    <w:p w:rsidR="002744DF" w:rsidRPr="002744DF" w:rsidRDefault="002744DF" w:rsidP="002744DF">
      <w:pPr>
        <w:ind w:firstLine="709"/>
        <w:jc w:val="both"/>
        <w:rPr>
          <w:iCs/>
          <w:sz w:val="20"/>
          <w:szCs w:val="20"/>
        </w:rPr>
      </w:pPr>
      <w:r w:rsidRPr="00F04956">
        <w:rPr>
          <w:b/>
        </w:rPr>
        <w:t>(Измененная редакция, Изм. № 3)</w:t>
      </w:r>
      <w:r w:rsidRPr="00042F14">
        <w:rPr>
          <w:b/>
          <w:bCs/>
          <w:iCs/>
        </w:rPr>
        <w:t>.</w:t>
      </w:r>
    </w:p>
    <w:p w:rsidR="007A017A" w:rsidRDefault="00E5239C" w:rsidP="00142FBE">
      <w:pPr>
        <w:ind w:firstLine="709"/>
        <w:jc w:val="both"/>
      </w:pPr>
      <w:r w:rsidRPr="004505C1">
        <w:t>17</w:t>
      </w:r>
      <w:r w:rsidR="000F1686" w:rsidRPr="004505C1">
        <w:t>.</w:t>
      </w:r>
      <w:r w:rsidR="00384C27" w:rsidRPr="004505C1">
        <w:t>10</w:t>
      </w:r>
      <w:r w:rsidR="00365D98" w:rsidRPr="004505C1">
        <w:t xml:space="preserve"> </w:t>
      </w:r>
      <w:r w:rsidR="009F25CC" w:rsidRPr="004505C1">
        <w:t>Во всех помещениях жилых и общественных зданий, в которых предусматрива</w:t>
      </w:r>
      <w:r w:rsidR="00D648F8" w:rsidRPr="004505C1">
        <w:t>ю</w:t>
      </w:r>
      <w:r w:rsidR="009F25CC" w:rsidRPr="004505C1">
        <w:t>тся ввод воды с водоразборной арматурой и установка приемников сточных вод, следует предусматривать гидроизоляцию пола для защиты ниже расположенных помещений от протечек.</w:t>
      </w:r>
      <w:r w:rsidR="007A017A" w:rsidRPr="004505C1">
        <w:t xml:space="preserve"> </w:t>
      </w:r>
    </w:p>
    <w:p w:rsidR="00042F14" w:rsidRPr="00042F14" w:rsidRDefault="00042F14" w:rsidP="00042F14">
      <w:pPr>
        <w:ind w:firstLine="709"/>
        <w:jc w:val="both"/>
        <w:rPr>
          <w:iCs/>
          <w:sz w:val="20"/>
          <w:szCs w:val="20"/>
        </w:rPr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9F25CC" w:rsidRPr="004505C1" w:rsidRDefault="00437D33" w:rsidP="00142FBE">
      <w:pPr>
        <w:ind w:firstLine="709"/>
        <w:jc w:val="both"/>
      </w:pPr>
      <w:r w:rsidRPr="004505C1">
        <w:t xml:space="preserve">17.11 </w:t>
      </w:r>
      <w:r w:rsidR="00746096" w:rsidRPr="004505C1">
        <w:rPr>
          <w:rFonts w:eastAsia="Calibri"/>
          <w:lang w:eastAsia="en-US"/>
        </w:rPr>
        <w:t>Высота установки санитарных приборов от уровня чистого пола должна соответствовать размерам, указанным в СП 59.13330</w:t>
      </w:r>
      <w:r w:rsidR="00D648F8" w:rsidRPr="004505C1">
        <w:rPr>
          <w:rFonts w:eastAsia="Calibri"/>
          <w:lang w:eastAsia="en-US"/>
        </w:rPr>
        <w:t>,</w:t>
      </w:r>
      <w:r w:rsidR="00746096" w:rsidRPr="004505C1">
        <w:rPr>
          <w:rFonts w:eastAsia="Calibri"/>
          <w:lang w:eastAsia="en-US"/>
        </w:rPr>
        <w:t xml:space="preserve"> СП 73.13330, СП 136.13330</w:t>
      </w:r>
      <w:r w:rsidR="00D648F8" w:rsidRPr="004505C1">
        <w:rPr>
          <w:rFonts w:eastAsia="Calibri"/>
          <w:lang w:eastAsia="en-US"/>
        </w:rPr>
        <w:t>,</w:t>
      </w:r>
      <w:r w:rsidR="00746096" w:rsidRPr="004505C1">
        <w:rPr>
          <w:rFonts w:eastAsia="Calibri"/>
          <w:lang w:eastAsia="en-US"/>
        </w:rPr>
        <w:t xml:space="preserve"> СП 137.13330</w:t>
      </w:r>
      <w:r w:rsidR="00D648F8" w:rsidRPr="004505C1">
        <w:rPr>
          <w:rFonts w:eastAsia="Calibri"/>
          <w:lang w:eastAsia="en-US"/>
        </w:rPr>
        <w:t>,</w:t>
      </w:r>
      <w:r w:rsidR="00746096" w:rsidRPr="004505C1">
        <w:rPr>
          <w:rFonts w:eastAsia="Calibri"/>
          <w:lang w:eastAsia="en-US"/>
        </w:rPr>
        <w:t xml:space="preserve"> СП 148.13330, СП 252.1325800.</w:t>
      </w:r>
    </w:p>
    <w:p w:rsidR="00365D98" w:rsidRPr="004505C1" w:rsidRDefault="007E3F08" w:rsidP="00142FBE">
      <w:pPr>
        <w:widowControl w:val="0"/>
        <w:spacing w:before="120" w:after="120"/>
        <w:ind w:firstLine="709"/>
        <w:jc w:val="both"/>
        <w:rPr>
          <w:b/>
        </w:rPr>
      </w:pPr>
      <w:r w:rsidRPr="004505C1">
        <w:rPr>
          <w:b/>
        </w:rPr>
        <w:t>18</w:t>
      </w:r>
      <w:r w:rsidR="00365D98" w:rsidRPr="004505C1">
        <w:rPr>
          <w:b/>
        </w:rPr>
        <w:t xml:space="preserve">  Устройство </w:t>
      </w:r>
      <w:r w:rsidR="004C4EF0" w:rsidRPr="004505C1">
        <w:rPr>
          <w:b/>
        </w:rPr>
        <w:t xml:space="preserve">систем </w:t>
      </w:r>
      <w:r w:rsidR="00A4135E" w:rsidRPr="004505C1">
        <w:rPr>
          <w:b/>
        </w:rPr>
        <w:t>водоотведения</w:t>
      </w:r>
      <w:r w:rsidR="00BE2014" w:rsidRPr="004505C1">
        <w:rPr>
          <w:b/>
        </w:rPr>
        <w:t xml:space="preserve"> </w:t>
      </w:r>
    </w:p>
    <w:p w:rsidR="007D76B5" w:rsidRPr="004505C1" w:rsidRDefault="007E3F08" w:rsidP="00142FBE">
      <w:pPr>
        <w:widowControl w:val="0"/>
        <w:ind w:firstLine="709"/>
        <w:jc w:val="both"/>
      </w:pPr>
      <w:r w:rsidRPr="004505C1">
        <w:t>18</w:t>
      </w:r>
      <w:r w:rsidR="00365D98" w:rsidRPr="004505C1">
        <w:t>.1 Отведение сточных вод следует предус</w:t>
      </w:r>
      <w:r w:rsidR="00015439" w:rsidRPr="004505C1">
        <w:t>матривать самотеком по закрытым</w:t>
      </w:r>
      <w:r w:rsidR="00365D98" w:rsidRPr="004505C1">
        <w:t xml:space="preserve"> трубопрово</w:t>
      </w:r>
      <w:r w:rsidR="00015439" w:rsidRPr="004505C1">
        <w:t xml:space="preserve">дам. </w:t>
      </w:r>
    </w:p>
    <w:p w:rsidR="00365D98" w:rsidRPr="004505C1" w:rsidRDefault="00E772DA" w:rsidP="00142FBE">
      <w:pPr>
        <w:widowControl w:val="0"/>
        <w:ind w:firstLine="709"/>
        <w:jc w:val="both"/>
        <w:rPr>
          <w:iCs/>
        </w:rPr>
      </w:pPr>
      <w:r w:rsidRPr="004505C1">
        <w:rPr>
          <w:iCs/>
        </w:rPr>
        <w:t>Производственные стоки</w:t>
      </w:r>
      <w:r w:rsidR="00365D98" w:rsidRPr="004505C1">
        <w:rPr>
          <w:iCs/>
        </w:rPr>
        <w:t xml:space="preserve">, не имеющие неприятного запаха и не выделяющие вредные газы и пары, если это вызывается технологической необходимостью, допускается отводить </w:t>
      </w:r>
      <w:r w:rsidR="00015439" w:rsidRPr="004505C1">
        <w:rPr>
          <w:iCs/>
        </w:rPr>
        <w:t>самотеком по открытым</w:t>
      </w:r>
      <w:r w:rsidR="00365D98" w:rsidRPr="004505C1">
        <w:rPr>
          <w:iCs/>
        </w:rPr>
        <w:t xml:space="preserve"> лоткам с устройством общего гидравлического затвора.</w:t>
      </w:r>
    </w:p>
    <w:p w:rsidR="00365D98" w:rsidRPr="004505C1" w:rsidRDefault="007E3F08" w:rsidP="00142FBE">
      <w:pPr>
        <w:ind w:firstLine="709"/>
        <w:jc w:val="both"/>
      </w:pPr>
      <w:r w:rsidRPr="004505C1">
        <w:lastRenderedPageBreak/>
        <w:t>18</w:t>
      </w:r>
      <w:r w:rsidR="00365D98" w:rsidRPr="004505C1">
        <w:t xml:space="preserve">.2 </w:t>
      </w:r>
      <w:r w:rsidR="00C02FED" w:rsidRPr="004505C1">
        <w:t>Участки канализационной сети следует прокладывать прямолинейно с уклоном согласно 19.1.</w:t>
      </w:r>
      <w:r w:rsidR="00015439" w:rsidRPr="004505C1">
        <w:t xml:space="preserve"> Изменение направления</w:t>
      </w:r>
      <w:r w:rsidR="00365D98" w:rsidRPr="004505C1">
        <w:t xml:space="preserve"> прокладки канализацион</w:t>
      </w:r>
      <w:r w:rsidR="00015439" w:rsidRPr="004505C1">
        <w:t>ного трубопровода и присоединение</w:t>
      </w:r>
      <w:r w:rsidR="00365D98" w:rsidRPr="004505C1">
        <w:t xml:space="preserve"> </w:t>
      </w:r>
      <w:r w:rsidR="00015439" w:rsidRPr="004505C1">
        <w:t>санитарных приборов</w:t>
      </w:r>
      <w:r w:rsidR="00365D98" w:rsidRPr="004505C1">
        <w:t xml:space="preserve"> следует </w:t>
      </w:r>
      <w:r w:rsidR="00227F53" w:rsidRPr="004505C1">
        <w:t xml:space="preserve">выполнять с помощью </w:t>
      </w:r>
      <w:r w:rsidR="00D410AF" w:rsidRPr="004505C1">
        <w:t xml:space="preserve">соединительных (переходных) деталей и </w:t>
      </w:r>
      <w:r w:rsidR="00227F53" w:rsidRPr="004505C1">
        <w:t>фасонных частей</w:t>
      </w:r>
      <w:r w:rsidR="00365D98" w:rsidRPr="004505C1">
        <w:t>.</w:t>
      </w:r>
    </w:p>
    <w:p w:rsidR="00D410AF" w:rsidRPr="004505C1" w:rsidRDefault="00D410AF" w:rsidP="00142FBE">
      <w:pPr>
        <w:pStyle w:val="32"/>
        <w:ind w:firstLine="709"/>
      </w:pPr>
      <w:r w:rsidRPr="004505C1">
        <w:t xml:space="preserve">Применять на </w:t>
      </w:r>
      <w:r w:rsidR="002E230D" w:rsidRPr="004505C1">
        <w:t xml:space="preserve">сборном </w:t>
      </w:r>
      <w:r w:rsidRPr="004505C1">
        <w:t xml:space="preserve">отводном (горизонтальном) трубопроводе трубы из разных материалов </w:t>
      </w:r>
      <w:r w:rsidR="007A017A" w:rsidRPr="004505C1">
        <w:t>(с разными гидравлическими характеристиками)</w:t>
      </w:r>
      <w:r w:rsidRPr="004505C1">
        <w:t xml:space="preserve"> не допускается.</w:t>
      </w:r>
    </w:p>
    <w:p w:rsidR="00365D98" w:rsidRPr="004505C1" w:rsidRDefault="00365D98" w:rsidP="00142FBE">
      <w:pPr>
        <w:pStyle w:val="32"/>
        <w:ind w:firstLine="709"/>
      </w:pPr>
      <w:r w:rsidRPr="004505C1">
        <w:t xml:space="preserve">Изменять уклон прокладки </w:t>
      </w:r>
      <w:r w:rsidR="002E230D" w:rsidRPr="004505C1">
        <w:t>сборного</w:t>
      </w:r>
      <w:r w:rsidRPr="004505C1">
        <w:t xml:space="preserve"> отводного (горизонтального) трубопровода не допускается.</w:t>
      </w:r>
    </w:p>
    <w:p w:rsidR="007D76B5" w:rsidRPr="004505C1" w:rsidRDefault="007D76B5" w:rsidP="00142FBE">
      <w:pPr>
        <w:pStyle w:val="32"/>
        <w:ind w:firstLine="709"/>
      </w:pPr>
      <w:r w:rsidRPr="004505C1">
        <w:t>18.3 Канализационные стояки по всей длине должны быть прямолинейными.</w:t>
      </w:r>
      <w:r w:rsidR="007C19B0" w:rsidRPr="004505C1">
        <w:t xml:space="preserve"> </w:t>
      </w:r>
      <w:r w:rsidR="00EA501C" w:rsidRPr="004505C1">
        <w:t>При невозможности выполнения данного условия</w:t>
      </w:r>
      <w:r w:rsidRPr="004505C1">
        <w:t xml:space="preserve"> допускается устройство отступов на канализационных стояках, ниже которых присоединяются санитарно-технические приборы, при условии, что гидравлические затворы этих приборов гарантированы от срыва:</w:t>
      </w:r>
    </w:p>
    <w:p w:rsidR="007A017A" w:rsidRPr="004505C1" w:rsidRDefault="00A5067E" w:rsidP="00142FBE">
      <w:pPr>
        <w:pStyle w:val="32"/>
        <w:ind w:firstLine="709"/>
      </w:pPr>
      <w:r w:rsidRPr="004505C1">
        <w:t xml:space="preserve">- если </w:t>
      </w:r>
      <w:bookmarkStart w:id="51" w:name="_Hlk14791271"/>
      <w:r w:rsidRPr="004505C1">
        <w:t>часть стояка ниже отступа может работать как невентилируемый стояк</w:t>
      </w:r>
      <w:bookmarkEnd w:id="51"/>
      <w:r w:rsidR="000704AF" w:rsidRPr="004505C1">
        <w:t>, м</w:t>
      </w:r>
      <w:r w:rsidRPr="004505C1">
        <w:t xml:space="preserve">аксимальную пропускную способность невентилируемой части стояка следует определять по соответствующим таблицам пропускной способности невентилируемых стояков в зависимости от диаметра и материала труб. При этом необходимо учитывать, что максимальный расчетный расход необходимо считать по всему стояку (учитывая все приборы на стояке: до и после отступа), а высотой невентилируемой части стояка является расстояние </w:t>
      </w:r>
      <w:r w:rsidR="007A017A" w:rsidRPr="004505C1">
        <w:t xml:space="preserve">от точки перехода горизонтального трубопровода (отступа) в стояк до точки перехода стояка в </w:t>
      </w:r>
      <w:r w:rsidR="00D3485E" w:rsidRPr="004505C1">
        <w:t xml:space="preserve">сборный </w:t>
      </w:r>
      <w:r w:rsidR="00780CC2" w:rsidRPr="004505C1">
        <w:t xml:space="preserve">отводной </w:t>
      </w:r>
      <w:r w:rsidR="00746096" w:rsidRPr="004505C1">
        <w:t>(</w:t>
      </w:r>
      <w:r w:rsidR="00780CC2" w:rsidRPr="004505C1">
        <w:t>горизонтальный</w:t>
      </w:r>
      <w:r w:rsidR="00746096" w:rsidRPr="004505C1">
        <w:t>) трубопровод</w:t>
      </w:r>
      <w:r w:rsidR="00E26B81" w:rsidRPr="004505C1">
        <w:t>;</w:t>
      </w:r>
    </w:p>
    <w:p w:rsidR="007A017A" w:rsidRPr="004505C1" w:rsidRDefault="007A017A" w:rsidP="00142FBE">
      <w:pPr>
        <w:pStyle w:val="32"/>
        <w:ind w:firstLine="709"/>
      </w:pPr>
      <w:r w:rsidRPr="004505C1">
        <w:t>- если часть стояка ниже отступа может работать как невентилируемый стояк</w:t>
      </w:r>
      <w:r w:rsidR="00D648F8" w:rsidRPr="004505C1">
        <w:t>,</w:t>
      </w:r>
      <w:r w:rsidRPr="004505C1">
        <w:t xml:space="preserve"> оборудованный воздушным </w:t>
      </w:r>
      <w:r w:rsidR="00042F14">
        <w:t xml:space="preserve">(вакуумным) </w:t>
      </w:r>
      <w:r w:rsidRPr="004505C1">
        <w:t>клапаном. При этом максимальный расчетный расход по всему стояку не должен превышать значений, указанных в [</w:t>
      </w:r>
      <w:r w:rsidR="001F762B" w:rsidRPr="004505C1">
        <w:t>13</w:t>
      </w:r>
      <w:r w:rsidRPr="004505C1">
        <w:t xml:space="preserve">]. Воздушный </w:t>
      </w:r>
      <w:r w:rsidR="00042F14">
        <w:t xml:space="preserve">(вакуумный) </w:t>
      </w:r>
      <w:r w:rsidRPr="004505C1">
        <w:t>клапан следует устанавливать ниже точки перехода горизонтального трубопровода (отступа) в стояк, над подключением санитарно-технических приборов к невентилируемой части стояка</w:t>
      </w:r>
      <w:r w:rsidR="00E26B81" w:rsidRPr="004505C1">
        <w:t>;</w:t>
      </w:r>
    </w:p>
    <w:p w:rsidR="007A017A" w:rsidRDefault="007A017A" w:rsidP="00142FBE">
      <w:pPr>
        <w:pStyle w:val="32"/>
        <w:ind w:firstLine="709"/>
      </w:pPr>
      <w:r w:rsidRPr="004505C1">
        <w:t>- если выполнить устройство вентиляционного трубопровода для вентиляции части стояка, расположенной ниже отступа. В этом случае следует соединить вентиляционным трубопроводом нижнюю часть стояка, расположенную над точкой перехода стояка в горизонтальный трубопровод (отступ) и верхнюю часть стояка под точкой перехода горизонтального трубопровода (отступа) в стояк до подключения санитарно-технических приборов к невентилируемой части стояка. Диаметр вентиляционного трубопровода следует принимать равным диаметру стояка, а пропускная способность канализационного стояка ниже отступа будет как у вентилируемого стояка того же диаметра.</w:t>
      </w:r>
    </w:p>
    <w:p w:rsidR="00042F14" w:rsidRPr="00042F14" w:rsidRDefault="00042F14" w:rsidP="00042F14">
      <w:pPr>
        <w:ind w:firstLine="709"/>
        <w:jc w:val="both"/>
        <w:rPr>
          <w:iCs/>
          <w:sz w:val="20"/>
          <w:szCs w:val="20"/>
        </w:rPr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BD2A0F" w:rsidRPr="004505C1" w:rsidRDefault="007E3F08" w:rsidP="00142FBE">
      <w:pPr>
        <w:ind w:firstLine="709"/>
        <w:jc w:val="both"/>
      </w:pPr>
      <w:r w:rsidRPr="004505C1">
        <w:t>18</w:t>
      </w:r>
      <w:r w:rsidR="00365D98" w:rsidRPr="004505C1">
        <w:t>.4 Для присоединения к стояку отводных трубопроводов</w:t>
      </w:r>
      <w:r w:rsidR="0076603B" w:rsidRPr="004505C1">
        <w:t>,</w:t>
      </w:r>
      <w:r w:rsidR="00365D98" w:rsidRPr="004505C1">
        <w:t xml:space="preserve"> распо</w:t>
      </w:r>
      <w:r w:rsidR="00227F53" w:rsidRPr="004505C1">
        <w:t>лагаемых под потолком помещений</w:t>
      </w:r>
      <w:r w:rsidR="00365D98" w:rsidRPr="004505C1">
        <w:t xml:space="preserve"> в подвалах и технических подпольях, следует предусматривать косые крестовины и тройники.</w:t>
      </w:r>
    </w:p>
    <w:p w:rsidR="002E151B" w:rsidRPr="004505C1" w:rsidRDefault="002E151B" w:rsidP="00142FBE">
      <w:pPr>
        <w:ind w:firstLine="709"/>
        <w:jc w:val="both"/>
      </w:pPr>
      <w:r w:rsidRPr="004505C1">
        <w:t xml:space="preserve">При переходе стояка в </w:t>
      </w:r>
      <w:r w:rsidR="00F77580" w:rsidRPr="004505C1">
        <w:t xml:space="preserve">сборный </w:t>
      </w:r>
      <w:r w:rsidR="00780CC2" w:rsidRPr="004505C1">
        <w:t>отводной (горизонтальный) трубопровод</w:t>
      </w:r>
      <w:r w:rsidRPr="004505C1">
        <w:t xml:space="preserve"> запрещается применять отвод 90° (87,5°). Нижний отвод стояка следует монтировать не менее чем из двух отводов по 45° или трех отводов по 30° или из четырех отводов по 22,5°. В необходимых случаях</w:t>
      </w:r>
      <w:r w:rsidR="00D648F8" w:rsidRPr="004505C1">
        <w:t xml:space="preserve"> допускается</w:t>
      </w:r>
      <w:r w:rsidRPr="004505C1">
        <w:t xml:space="preserve"> </w:t>
      </w:r>
      <w:r w:rsidR="00D648F8" w:rsidRPr="004505C1">
        <w:t>применение отводов 45°</w:t>
      </w:r>
      <w:r w:rsidR="001075D3" w:rsidRPr="004505C1">
        <w:t xml:space="preserve"> </w:t>
      </w:r>
      <w:r w:rsidR="00D648F8" w:rsidRPr="004505C1">
        <w:t>+</w:t>
      </w:r>
      <w:r w:rsidR="001075D3" w:rsidRPr="004505C1">
        <w:t xml:space="preserve"> </w:t>
      </w:r>
      <w:r w:rsidR="00D648F8" w:rsidRPr="004505C1">
        <w:t>30°</w:t>
      </w:r>
      <w:r w:rsidR="00341F3E" w:rsidRPr="004505C1">
        <w:t xml:space="preserve"> </w:t>
      </w:r>
      <w:r w:rsidRPr="004505C1">
        <w:t>или 45°</w:t>
      </w:r>
      <w:r w:rsidR="001075D3" w:rsidRPr="004505C1">
        <w:t xml:space="preserve"> </w:t>
      </w:r>
      <w:r w:rsidRPr="004505C1">
        <w:t>+</w:t>
      </w:r>
      <w:r w:rsidR="001075D3" w:rsidRPr="004505C1">
        <w:t xml:space="preserve"> </w:t>
      </w:r>
      <w:r w:rsidRPr="004505C1">
        <w:t>22,5°, или 45°</w:t>
      </w:r>
      <w:r w:rsidR="001075D3" w:rsidRPr="004505C1">
        <w:t xml:space="preserve"> </w:t>
      </w:r>
      <w:r w:rsidRPr="004505C1">
        <w:t>+</w:t>
      </w:r>
      <w:r w:rsidR="001075D3" w:rsidRPr="004505C1">
        <w:t xml:space="preserve"> </w:t>
      </w:r>
      <w:r w:rsidRPr="004505C1">
        <w:t>2</w:t>
      </w:r>
      <w:r w:rsidR="001075D3" w:rsidRPr="004505C1">
        <w:t>°</w:t>
      </w:r>
      <w:r w:rsidR="00B00F91" w:rsidRPr="004505C1">
        <w:t xml:space="preserve"> по </w:t>
      </w:r>
      <w:r w:rsidRPr="004505C1">
        <w:t>22,5°.</w:t>
      </w:r>
    </w:p>
    <w:p w:rsidR="002E151B" w:rsidRPr="004505C1" w:rsidRDefault="002E151B" w:rsidP="00142FBE">
      <w:pPr>
        <w:ind w:firstLine="709"/>
        <w:jc w:val="both"/>
      </w:pPr>
      <w:r w:rsidRPr="004505C1">
        <w:t>Запрещается присоединение стояков к горизонтальным транзитным трубопроводам с помощью тройника 90° (87,5°) (кроме чердака зданий).</w:t>
      </w:r>
    </w:p>
    <w:p w:rsidR="002E151B" w:rsidRPr="004505C1" w:rsidRDefault="002E151B" w:rsidP="00142FBE">
      <w:pPr>
        <w:ind w:firstLine="709"/>
        <w:jc w:val="both"/>
        <w:rPr>
          <w:spacing w:val="-4"/>
        </w:rPr>
      </w:pPr>
      <w:r w:rsidRPr="004505C1">
        <w:rPr>
          <w:spacing w:val="-4"/>
        </w:rPr>
        <w:t xml:space="preserve">Узлы поворотов самотечных трубопроводов в горизонтальной плоскости следует выполнять не менее чем из двух фасонных частей (два </w:t>
      </w:r>
      <w:r w:rsidR="00E64A15" w:rsidRPr="004505C1">
        <w:rPr>
          <w:spacing w:val="-4"/>
        </w:rPr>
        <w:t xml:space="preserve">отвода </w:t>
      </w:r>
      <w:r w:rsidRPr="004505C1">
        <w:rPr>
          <w:spacing w:val="-4"/>
        </w:rPr>
        <w:t>или более, тройник и отвод и т.</w:t>
      </w:r>
      <w:r w:rsidR="001D6569" w:rsidRPr="004505C1">
        <w:rPr>
          <w:spacing w:val="-4"/>
        </w:rPr>
        <w:t xml:space="preserve"> </w:t>
      </w:r>
      <w:r w:rsidRPr="004505C1">
        <w:rPr>
          <w:spacing w:val="-4"/>
        </w:rPr>
        <w:t>д.).</w:t>
      </w:r>
    </w:p>
    <w:p w:rsidR="00437D33" w:rsidRDefault="00437D33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 xml:space="preserve">Для </w:t>
      </w:r>
      <w:r w:rsidR="00E64A15" w:rsidRPr="004505C1">
        <w:t>зданий с числом этажей более 10</w:t>
      </w:r>
      <w:r w:rsidRPr="004505C1">
        <w:t xml:space="preserve"> при расстоянии менее 1 м между подключением к стояку санитарных приборов нижнего этажа и точкой перехода стояка в </w:t>
      </w:r>
      <w:r w:rsidR="000704AF" w:rsidRPr="004505C1">
        <w:t>отводной (горизонтальный) трубопровод</w:t>
      </w:r>
      <w:r w:rsidRPr="004505C1">
        <w:t xml:space="preserve"> эти приборы следует присоединять непосредственно </w:t>
      </w:r>
      <w:r w:rsidR="00780CC2" w:rsidRPr="004505C1">
        <w:t>к отводному (горизонтальному) трубопроводу</w:t>
      </w:r>
      <w:r w:rsidRPr="004505C1">
        <w:t xml:space="preserve"> самостоятельным </w:t>
      </w:r>
      <w:r w:rsidRPr="004505C1">
        <w:lastRenderedPageBreak/>
        <w:t xml:space="preserve">(дополнительным) стояком. Дополнительный стояк следует присоединять: к основному стояку в пределах одного этажа выше места подключения канализуемых приборов под углом 45°; к </w:t>
      </w:r>
      <w:r w:rsidR="00780CC2" w:rsidRPr="004505C1">
        <w:t>отводному (горизонтальному) трубопроводу</w:t>
      </w:r>
      <w:r w:rsidRPr="004505C1">
        <w:t xml:space="preserve"> – </w:t>
      </w:r>
      <w:r w:rsidR="00042F14">
        <w:t>сбоку (в горизонтальной плоскости)</w:t>
      </w:r>
      <w:r w:rsidRPr="004505C1">
        <w:t xml:space="preserve"> под углом 45° не менее чем из двух фасонных частей (два </w:t>
      </w:r>
      <w:r w:rsidR="00E64A15" w:rsidRPr="004505C1">
        <w:t xml:space="preserve">отвода </w:t>
      </w:r>
      <w:r w:rsidRPr="004505C1">
        <w:t>или более, тройник и отвод и т.</w:t>
      </w:r>
      <w:r w:rsidR="00E64A15" w:rsidRPr="004505C1">
        <w:t xml:space="preserve"> </w:t>
      </w:r>
      <w:r w:rsidRPr="004505C1">
        <w:t xml:space="preserve">д.) и не ближе 1,5 м от точки перехода основного стояка в </w:t>
      </w:r>
      <w:r w:rsidR="00F77580" w:rsidRPr="004505C1">
        <w:t xml:space="preserve">сборный </w:t>
      </w:r>
      <w:r w:rsidR="00780CC2" w:rsidRPr="004505C1">
        <w:t>отводной (горизонтальный) трубопровод.</w:t>
      </w:r>
    </w:p>
    <w:p w:rsidR="00042F14" w:rsidRPr="00042F14" w:rsidRDefault="00042F14" w:rsidP="00042F14">
      <w:pPr>
        <w:ind w:firstLine="709"/>
        <w:jc w:val="both"/>
        <w:rPr>
          <w:iCs/>
          <w:sz w:val="20"/>
          <w:szCs w:val="20"/>
        </w:rPr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042F14" w:rsidRPr="00042F14" w:rsidRDefault="007A017A" w:rsidP="00042F14">
      <w:pPr>
        <w:ind w:firstLine="709"/>
        <w:jc w:val="both"/>
      </w:pPr>
      <w:r w:rsidRPr="004505C1">
        <w:t xml:space="preserve">18.5 </w:t>
      </w:r>
      <w:r w:rsidR="00042F14" w:rsidRPr="00042F14">
        <w:t>Соединение чугунных и полимерных трубопроводов следует выполнять с использованием специальных переходных муфт в месте, удобном для обслуживания.</w:t>
      </w:r>
    </w:p>
    <w:p w:rsidR="00042F14" w:rsidRPr="00042F14" w:rsidRDefault="00042F14" w:rsidP="00042F14">
      <w:pPr>
        <w:ind w:firstLine="709"/>
        <w:jc w:val="both"/>
      </w:pPr>
      <w:r w:rsidRPr="00042F14">
        <w:t>Присоединение стояков к сборному отводному (горизонтальному) трубопроводу следует выполнять только в горизонтальной плоскости под углом 45° не менее чем двумя фасонными частями (два отвода или более, тройник и отвод и т. д.).</w:t>
      </w:r>
    </w:p>
    <w:p w:rsidR="007A017A" w:rsidRDefault="00042F14" w:rsidP="00042F14">
      <w:pPr>
        <w:ind w:firstLine="709"/>
        <w:jc w:val="both"/>
      </w:pPr>
      <w:r w:rsidRPr="00042F14">
        <w:t>Применять одноплоскостные прямые крестовины с номинальным углом присоединения 87,5° (90°) при расположении их в горизонтальной и вертикальной плоскостях не допускается (кроме чердака зданий). Допускается применение двухплоскостных крестовин с номинальным углом присоединения 87,5° (90°) для подключения к стояку поэтажных отводов</w:t>
      </w:r>
      <w:r w:rsidR="007A017A" w:rsidRPr="004505C1">
        <w:t>.</w:t>
      </w:r>
    </w:p>
    <w:p w:rsidR="00042F14" w:rsidRPr="00042F14" w:rsidRDefault="00042F14" w:rsidP="00042F14">
      <w:pPr>
        <w:ind w:firstLine="709"/>
        <w:jc w:val="both"/>
        <w:rPr>
          <w:iCs/>
          <w:sz w:val="20"/>
          <w:szCs w:val="20"/>
        </w:rPr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7A017A" w:rsidRPr="004505C1" w:rsidRDefault="007A017A" w:rsidP="00142FBE">
      <w:pPr>
        <w:ind w:firstLine="709"/>
        <w:jc w:val="both"/>
      </w:pPr>
      <w:r w:rsidRPr="004505C1">
        <w:t xml:space="preserve">18.6 Двустороннее присоединение отводных трубопроводов от ванн к одному стояку на одной отметке допускается только при применении косых крестовин. </w:t>
      </w:r>
    </w:p>
    <w:p w:rsidR="007A017A" w:rsidRPr="004505C1" w:rsidRDefault="007A017A" w:rsidP="00142FBE">
      <w:pPr>
        <w:ind w:firstLine="709"/>
        <w:jc w:val="both"/>
      </w:pPr>
      <w:r w:rsidRPr="004505C1">
        <w:t>Присоединять санитарные приборы, расположенные в разных квартирах на одном этаже, к одному стояку или трубопроводу не допускается.</w:t>
      </w:r>
    </w:p>
    <w:p w:rsidR="007A017A" w:rsidRPr="004505C1" w:rsidRDefault="007A017A" w:rsidP="00142FBE">
      <w:pPr>
        <w:widowControl w:val="0"/>
        <w:ind w:firstLine="709"/>
        <w:jc w:val="both"/>
      </w:pPr>
      <w:r w:rsidRPr="004505C1">
        <w:t>18.7 Трубы и соединительные детали для безнапорных и напорных систем бытовых сточных вод следует принимать из полимерных материалов, нержавеющей стали, чугунные, стальные с антикоррози</w:t>
      </w:r>
      <w:r w:rsidR="001075D3" w:rsidRPr="004505C1">
        <w:t>он</w:t>
      </w:r>
      <w:r w:rsidRPr="004505C1">
        <w:t>ным внутренним и наружным покрытием на бессварных соединительных муфтах.</w:t>
      </w:r>
    </w:p>
    <w:p w:rsidR="007A017A" w:rsidRPr="004505C1" w:rsidRDefault="007A017A" w:rsidP="00142FBE">
      <w:pPr>
        <w:widowControl w:val="0"/>
        <w:ind w:firstLine="709"/>
        <w:jc w:val="both"/>
      </w:pPr>
      <w:r w:rsidRPr="004505C1">
        <w:t>Применение стальных труб без внутреннего и наружного антикоррози</w:t>
      </w:r>
      <w:r w:rsidR="00E64A15" w:rsidRPr="004505C1">
        <w:t>он</w:t>
      </w:r>
      <w:r w:rsidRPr="004505C1">
        <w:t>ного покрытия</w:t>
      </w:r>
      <w:r w:rsidR="00E64A15" w:rsidRPr="004505C1">
        <w:t xml:space="preserve"> не допускается</w:t>
      </w:r>
      <w:r w:rsidRPr="004505C1">
        <w:t>.</w:t>
      </w:r>
    </w:p>
    <w:p w:rsidR="00324BE0" w:rsidRPr="004505C1" w:rsidRDefault="00324BE0" w:rsidP="00142FBE">
      <w:pPr>
        <w:ind w:firstLine="709"/>
        <w:jc w:val="both"/>
      </w:pPr>
      <w:r w:rsidRPr="004505C1">
        <w:t xml:space="preserve">18.8 </w:t>
      </w:r>
      <w:r w:rsidR="004C4EF0" w:rsidRPr="004505C1">
        <w:t xml:space="preserve">Сети </w:t>
      </w:r>
      <w:r w:rsidRPr="004505C1">
        <w:t>внутренней канализации зданий следует проектировать из канализационных труб, рассчитанных на транспортирование сточных вод с постоянной температурой</w:t>
      </w:r>
      <w:r w:rsidRPr="004505C1">
        <w:rPr>
          <w:rFonts w:ascii="Calibri" w:eastAsia="Calibri" w:hAnsi="Calibri"/>
          <w:i/>
          <w:iCs/>
          <w:lang w:eastAsia="en-US"/>
        </w:rPr>
        <w:t xml:space="preserve"> </w:t>
      </w:r>
      <w:r w:rsidRPr="004505C1">
        <w:t>не ниже 55</w:t>
      </w:r>
      <w:r w:rsidR="001D6569" w:rsidRPr="004505C1">
        <w:t xml:space="preserve"> </w:t>
      </w:r>
      <w:r w:rsidRPr="004505C1">
        <w:t>°С и кратковременно (не менее 1 мин) с температурой не менее 95</w:t>
      </w:r>
      <w:r w:rsidR="001D6569" w:rsidRPr="004505C1">
        <w:t xml:space="preserve"> </w:t>
      </w:r>
      <w:r w:rsidRPr="004505C1">
        <w:t xml:space="preserve">°С и расчетного периода эксплуатации не менее </w:t>
      </w:r>
      <w:r w:rsidR="00C43E91" w:rsidRPr="004505C1">
        <w:t>25</w:t>
      </w:r>
      <w:r w:rsidRPr="004505C1">
        <w:t xml:space="preserve"> лет.</w:t>
      </w:r>
    </w:p>
    <w:p w:rsidR="00324BE0" w:rsidRPr="00B67224" w:rsidRDefault="00082CDB" w:rsidP="00142FBE">
      <w:pPr>
        <w:spacing w:before="120"/>
        <w:ind w:firstLine="709"/>
        <w:jc w:val="both"/>
        <w:rPr>
          <w:iCs/>
          <w:spacing w:val="48"/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Примечания</w:t>
      </w:r>
    </w:p>
    <w:p w:rsidR="00324BE0" w:rsidRPr="00B67224" w:rsidRDefault="001D6569" w:rsidP="00142FBE">
      <w:pPr>
        <w:tabs>
          <w:tab w:val="left" w:pos="1134"/>
        </w:tabs>
        <w:ind w:firstLine="709"/>
        <w:jc w:val="both"/>
        <w:rPr>
          <w:iCs/>
          <w:sz w:val="20"/>
          <w:szCs w:val="20"/>
        </w:rPr>
      </w:pPr>
      <w:r w:rsidRPr="00B67224">
        <w:rPr>
          <w:iCs/>
          <w:sz w:val="20"/>
          <w:szCs w:val="20"/>
        </w:rPr>
        <w:t xml:space="preserve">1 </w:t>
      </w:r>
      <w:r w:rsidR="00324BE0" w:rsidRPr="00B67224">
        <w:rPr>
          <w:iCs/>
          <w:sz w:val="20"/>
          <w:szCs w:val="20"/>
        </w:rPr>
        <w:t xml:space="preserve">В системах безнапорной канализации для труб из </w:t>
      </w:r>
      <w:r w:rsidR="001075D3" w:rsidRPr="00B67224">
        <w:rPr>
          <w:iCs/>
          <w:sz w:val="20"/>
          <w:szCs w:val="20"/>
        </w:rPr>
        <w:t>полипропилена (</w:t>
      </w:r>
      <w:r w:rsidR="00324BE0" w:rsidRPr="00B67224">
        <w:rPr>
          <w:iCs/>
          <w:sz w:val="20"/>
          <w:szCs w:val="20"/>
        </w:rPr>
        <w:t>ПП</w:t>
      </w:r>
      <w:r w:rsidR="001075D3" w:rsidRPr="00B67224">
        <w:rPr>
          <w:iCs/>
          <w:sz w:val="20"/>
          <w:szCs w:val="20"/>
        </w:rPr>
        <w:t>)</w:t>
      </w:r>
      <w:r w:rsidR="00324BE0" w:rsidRPr="00B67224">
        <w:rPr>
          <w:iCs/>
          <w:sz w:val="20"/>
          <w:szCs w:val="20"/>
        </w:rPr>
        <w:t xml:space="preserve"> и </w:t>
      </w:r>
      <w:r w:rsidR="001075D3" w:rsidRPr="00B67224">
        <w:rPr>
          <w:iCs/>
          <w:sz w:val="20"/>
          <w:szCs w:val="20"/>
        </w:rPr>
        <w:t>полиэтилена (</w:t>
      </w:r>
      <w:r w:rsidR="00324BE0" w:rsidRPr="00B67224">
        <w:rPr>
          <w:iCs/>
          <w:sz w:val="20"/>
          <w:szCs w:val="20"/>
        </w:rPr>
        <w:t>ПЭ</w:t>
      </w:r>
      <w:r w:rsidR="001075D3" w:rsidRPr="00B67224">
        <w:rPr>
          <w:iCs/>
          <w:sz w:val="20"/>
          <w:szCs w:val="20"/>
        </w:rPr>
        <w:t>)</w:t>
      </w:r>
      <w:r w:rsidR="00324BE0" w:rsidRPr="00B67224">
        <w:rPr>
          <w:iCs/>
          <w:sz w:val="20"/>
          <w:szCs w:val="20"/>
        </w:rPr>
        <w:t xml:space="preserve"> допускается (при залповых расходах жидкости) кратковременное повышение температуры транспортируемой среды до 100</w:t>
      </w:r>
      <w:r w:rsidRPr="00B67224">
        <w:rPr>
          <w:iCs/>
          <w:sz w:val="20"/>
          <w:szCs w:val="20"/>
        </w:rPr>
        <w:t xml:space="preserve"> </w:t>
      </w:r>
      <w:r w:rsidR="00324BE0" w:rsidRPr="00B67224">
        <w:rPr>
          <w:iCs/>
          <w:sz w:val="20"/>
          <w:szCs w:val="20"/>
        </w:rPr>
        <w:t xml:space="preserve">°С, в трубах из </w:t>
      </w:r>
      <w:r w:rsidR="001075D3" w:rsidRPr="00B67224">
        <w:rPr>
          <w:iCs/>
          <w:sz w:val="20"/>
          <w:szCs w:val="20"/>
        </w:rPr>
        <w:t>поливинилхлорида (</w:t>
      </w:r>
      <w:r w:rsidR="00324BE0" w:rsidRPr="00B67224">
        <w:rPr>
          <w:iCs/>
          <w:sz w:val="20"/>
          <w:szCs w:val="20"/>
        </w:rPr>
        <w:t>ПВХ</w:t>
      </w:r>
      <w:r w:rsidR="001075D3" w:rsidRPr="00B67224">
        <w:rPr>
          <w:iCs/>
          <w:sz w:val="20"/>
          <w:szCs w:val="20"/>
        </w:rPr>
        <w:t>)</w:t>
      </w:r>
      <w:r w:rsidR="00324BE0" w:rsidRPr="00B67224">
        <w:rPr>
          <w:iCs/>
          <w:sz w:val="20"/>
          <w:szCs w:val="20"/>
        </w:rPr>
        <w:t xml:space="preserve"> – до 65</w:t>
      </w:r>
      <w:r w:rsidRPr="00B67224">
        <w:rPr>
          <w:iCs/>
          <w:sz w:val="20"/>
          <w:szCs w:val="20"/>
        </w:rPr>
        <w:t xml:space="preserve"> </w:t>
      </w:r>
      <w:r w:rsidR="00324BE0" w:rsidRPr="00B67224">
        <w:rPr>
          <w:iCs/>
          <w:sz w:val="20"/>
          <w:szCs w:val="20"/>
        </w:rPr>
        <w:t>°С.</w:t>
      </w:r>
    </w:p>
    <w:p w:rsidR="00324BE0" w:rsidRPr="00B67224" w:rsidRDefault="001D6569" w:rsidP="00142FBE">
      <w:pPr>
        <w:tabs>
          <w:tab w:val="left" w:pos="1134"/>
        </w:tabs>
        <w:ind w:firstLine="709"/>
        <w:jc w:val="both"/>
        <w:rPr>
          <w:iCs/>
          <w:sz w:val="20"/>
          <w:szCs w:val="20"/>
        </w:rPr>
      </w:pPr>
      <w:r w:rsidRPr="00B67224">
        <w:rPr>
          <w:iCs/>
          <w:sz w:val="20"/>
          <w:szCs w:val="20"/>
        </w:rPr>
        <w:t xml:space="preserve">2 </w:t>
      </w:r>
      <w:r w:rsidR="00324BE0" w:rsidRPr="00B67224">
        <w:rPr>
          <w:iCs/>
          <w:sz w:val="20"/>
          <w:szCs w:val="20"/>
        </w:rPr>
        <w:t>Срок службы фасонных частей должен соответствовать сроку службы труб, при этом применение фасонных частей и труб из различных полимерных материалов не допускается.</w:t>
      </w:r>
    </w:p>
    <w:p w:rsidR="00324BE0" w:rsidRPr="00B67224" w:rsidRDefault="001D6569" w:rsidP="00142FBE">
      <w:pPr>
        <w:tabs>
          <w:tab w:val="left" w:pos="1134"/>
        </w:tabs>
        <w:spacing w:after="120"/>
        <w:ind w:firstLine="709"/>
        <w:jc w:val="both"/>
        <w:rPr>
          <w:iCs/>
          <w:sz w:val="20"/>
          <w:szCs w:val="20"/>
        </w:rPr>
      </w:pPr>
      <w:r w:rsidRPr="00B67224">
        <w:rPr>
          <w:iCs/>
          <w:sz w:val="20"/>
          <w:szCs w:val="20"/>
        </w:rPr>
        <w:t xml:space="preserve">3 </w:t>
      </w:r>
      <w:r w:rsidR="00324BE0" w:rsidRPr="00B67224">
        <w:rPr>
          <w:iCs/>
          <w:sz w:val="20"/>
          <w:szCs w:val="20"/>
        </w:rPr>
        <w:t>Способы соединения (разъемные и неразъемные), а также материалы, используемые для соединения труб и фасонных деталей (фланцы, уплотнительные кольца, клеевые составы и т.</w:t>
      </w:r>
      <w:r w:rsidRPr="00B67224">
        <w:rPr>
          <w:iCs/>
          <w:sz w:val="20"/>
          <w:szCs w:val="20"/>
        </w:rPr>
        <w:t xml:space="preserve"> </w:t>
      </w:r>
      <w:r w:rsidR="00324BE0" w:rsidRPr="00B67224">
        <w:rPr>
          <w:iCs/>
          <w:sz w:val="20"/>
          <w:szCs w:val="20"/>
        </w:rPr>
        <w:t>п.)</w:t>
      </w:r>
      <w:r w:rsidR="00E64A15" w:rsidRPr="00B67224">
        <w:rPr>
          <w:iCs/>
          <w:sz w:val="20"/>
          <w:szCs w:val="20"/>
        </w:rPr>
        <w:t>,</w:t>
      </w:r>
      <w:r w:rsidR="00324BE0" w:rsidRPr="00B67224">
        <w:rPr>
          <w:iCs/>
          <w:sz w:val="20"/>
          <w:szCs w:val="20"/>
        </w:rPr>
        <w:t xml:space="preserve"> не должны снижать расчетного периода эксплуатации систем канализации.</w:t>
      </w:r>
    </w:p>
    <w:p w:rsidR="00324BE0" w:rsidRPr="004505C1" w:rsidRDefault="00324BE0" w:rsidP="00142FBE">
      <w:pPr>
        <w:ind w:firstLine="708"/>
        <w:jc w:val="both"/>
        <w:rPr>
          <w:b/>
          <w:bCs/>
          <w:sz w:val="22"/>
          <w:szCs w:val="22"/>
        </w:rPr>
      </w:pPr>
      <w:r w:rsidRPr="004505C1">
        <w:t xml:space="preserve">Выбор материала и типа труб (фасонных </w:t>
      </w:r>
      <w:r w:rsidR="002E230D" w:rsidRPr="004505C1">
        <w:t>частей</w:t>
      </w:r>
      <w:r w:rsidRPr="004505C1">
        <w:t>) следует производить с учетом срока службы, агрессивности транспортируемых стоков и условий работы трубопроводов. В системах безнапорной канализации для труб из ПП допускается температура транспортируемой среды до 95</w:t>
      </w:r>
      <w:r w:rsidR="001D6569" w:rsidRPr="004505C1">
        <w:t xml:space="preserve"> </w:t>
      </w:r>
      <w:r w:rsidRPr="004505C1">
        <w:t>°С, например при проектировании кухонных</w:t>
      </w:r>
      <w:r w:rsidRPr="004505C1">
        <w:rPr>
          <w:rFonts w:ascii="Calibri" w:eastAsia="Calibri" w:hAnsi="Calibri"/>
          <w:i/>
          <w:iCs/>
          <w:lang w:eastAsia="en-US"/>
        </w:rPr>
        <w:t xml:space="preserve"> </w:t>
      </w:r>
      <w:r w:rsidRPr="004505C1">
        <w:t>стояков и сифонов кухонных моек, при</w:t>
      </w:r>
      <w:r w:rsidR="001D6569" w:rsidRPr="004505C1">
        <w:t>е</w:t>
      </w:r>
      <w:r w:rsidRPr="004505C1">
        <w:t>мников сточных вод и трубопроводов помещений общественного питания, прачечных, пунктов подготовки воды, и с температурой до 100</w:t>
      </w:r>
      <w:r w:rsidR="001D6569" w:rsidRPr="004505C1">
        <w:t xml:space="preserve"> </w:t>
      </w:r>
      <w:r w:rsidRPr="004505C1">
        <w:t>°С при проектировании котельных, тепловых пунктов и других помещений, в которых по условиям эксплуатации могут формироваться стоки (в том числе аварийные) с температурой 100</w:t>
      </w:r>
      <w:r w:rsidR="001D6569" w:rsidRPr="004505C1">
        <w:t xml:space="preserve"> </w:t>
      </w:r>
      <w:r w:rsidRPr="004505C1">
        <w:t>°С</w:t>
      </w:r>
      <w:r w:rsidR="00DC13E6" w:rsidRPr="004505C1">
        <w:t>.</w:t>
      </w:r>
    </w:p>
    <w:p w:rsidR="00324BE0" w:rsidRPr="004505C1" w:rsidRDefault="007E3F08" w:rsidP="00142FBE">
      <w:pPr>
        <w:ind w:firstLine="709"/>
        <w:jc w:val="both"/>
      </w:pPr>
      <w:r w:rsidRPr="004505C1">
        <w:t>18</w:t>
      </w:r>
      <w:r w:rsidR="009A63B3" w:rsidRPr="004505C1">
        <w:t>.</w:t>
      </w:r>
      <w:r w:rsidR="00635ADE" w:rsidRPr="004505C1">
        <w:t>9</w:t>
      </w:r>
      <w:r w:rsidR="00C23FCA" w:rsidRPr="004505C1">
        <w:t xml:space="preserve"> </w:t>
      </w:r>
      <w:r w:rsidR="00F6668A" w:rsidRPr="004505C1">
        <w:t xml:space="preserve">Прокладку трубопроводов </w:t>
      </w:r>
      <w:r w:rsidR="00324BE0" w:rsidRPr="004505C1">
        <w:t>систем внутренней канализации следует предусматривать:</w:t>
      </w:r>
    </w:p>
    <w:p w:rsidR="002E151B" w:rsidRPr="004505C1" w:rsidRDefault="001D6569" w:rsidP="00142FBE">
      <w:pPr>
        <w:ind w:firstLine="709"/>
        <w:jc w:val="both"/>
      </w:pPr>
      <w:r w:rsidRPr="004505C1">
        <w:lastRenderedPageBreak/>
        <w:t xml:space="preserve">- </w:t>
      </w:r>
      <w:r w:rsidR="00042F14" w:rsidRPr="00042F14">
        <w:t xml:space="preserve">скрыто – с заделкой в строительной конструкции, под полом (в земле, подпольных каналах), панелях, бороздах стен, под облицовкой колонн (в приставных коробах у стен, колонн), в подшивных потолках, в санитарно-технических кабинах, в вертикальных шахтах, по полу вдоль стен в зашивке, в монтажных коммуникационных шахтах, </w:t>
      </w:r>
      <w:proofErr w:type="spellStart"/>
      <w:r w:rsidR="00042F14" w:rsidRPr="00042F14">
        <w:t>штрабах</w:t>
      </w:r>
      <w:proofErr w:type="spellEnd"/>
      <w:r w:rsidR="00042F14" w:rsidRPr="00042F14">
        <w:t>, каналах, коробах, ограждающие конструкции которых выполняются из негорючих материалов, за исключением помещений санузлов жилых домов и подобных помещений, когда требуется обеспечить доступ локально к ревизиям и прочисткам на стояках и к арматуре, требующей обслуживания (изготовляется в виде дверцы из материалов, отнесенных к группе горючести не ниже Г2 по [3] на лицевой панели зашивки). Напротив ревизий на стояках при скрытой прокладке следует предусматривать люки размерами не менее 0,3×0,4 м</w:t>
      </w:r>
      <w:r w:rsidR="002E151B" w:rsidRPr="004505C1">
        <w:t>;</w:t>
      </w:r>
    </w:p>
    <w:p w:rsidR="002E151B" w:rsidRDefault="001D6569" w:rsidP="00142FBE">
      <w:pPr>
        <w:ind w:firstLine="709"/>
        <w:jc w:val="both"/>
      </w:pPr>
      <w:r w:rsidRPr="004505C1">
        <w:t xml:space="preserve">- </w:t>
      </w:r>
      <w:r w:rsidR="002E151B" w:rsidRPr="004505C1">
        <w:t xml:space="preserve">открыто – в подпольях, подвалах зданий </w:t>
      </w:r>
      <w:r w:rsidR="00352774" w:rsidRPr="004505C1">
        <w:t xml:space="preserve">(кроме </w:t>
      </w:r>
      <w:r w:rsidR="002E151B" w:rsidRPr="004505C1">
        <w:t>производственных складских и служебных помещений</w:t>
      </w:r>
      <w:r w:rsidR="00352774" w:rsidRPr="004505C1">
        <w:t>)</w:t>
      </w:r>
      <w:r w:rsidR="002E151B" w:rsidRPr="004505C1">
        <w:t xml:space="preserve">, технических этажах, в помещениях, предназначенных для размещения </w:t>
      </w:r>
      <w:r w:rsidR="003D7293" w:rsidRPr="004505C1">
        <w:t xml:space="preserve">инженерных </w:t>
      </w:r>
      <w:r w:rsidR="002E151B" w:rsidRPr="004505C1">
        <w:t>сетей, с креплением к конструкциям зданий (стенам, колоннам, потолкам, фермам, специальным опорам); в производственных и подсобных помещениях, коридорах, а также на чердаках, в санузлах жилых зданий.</w:t>
      </w:r>
    </w:p>
    <w:p w:rsidR="00042F14" w:rsidRDefault="00042F14" w:rsidP="00142FBE">
      <w:pPr>
        <w:ind w:firstLine="709"/>
        <w:jc w:val="both"/>
      </w:pPr>
      <w:r w:rsidRPr="00042F14">
        <w:t>В подпольных каналах совместная прокладка водопровода холодной (горячей воды) с сетями канализации исключается.</w:t>
      </w:r>
    </w:p>
    <w:p w:rsidR="00042F14" w:rsidRPr="004505C1" w:rsidRDefault="00042F14" w:rsidP="00142FBE">
      <w:pPr>
        <w:ind w:firstLine="709"/>
        <w:jc w:val="both"/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2E151B" w:rsidRPr="004505C1" w:rsidRDefault="002E151B" w:rsidP="00142FBE">
      <w:pPr>
        <w:ind w:firstLine="709"/>
        <w:jc w:val="both"/>
      </w:pPr>
      <w:r w:rsidRPr="004505C1">
        <w:t xml:space="preserve">18.10 </w:t>
      </w:r>
      <w:r w:rsidR="0035170C" w:rsidRPr="004505C1">
        <w:t>Д</w:t>
      </w:r>
      <w:r w:rsidRPr="004505C1">
        <w:t>ля систем внутренней канализации и водостоков необходимо соблюдать следующие условия:</w:t>
      </w:r>
    </w:p>
    <w:p w:rsidR="002E151B" w:rsidRPr="004505C1" w:rsidRDefault="002E151B" w:rsidP="00142FBE">
      <w:pPr>
        <w:ind w:firstLine="709"/>
        <w:jc w:val="both"/>
      </w:pPr>
      <w:r w:rsidRPr="004505C1">
        <w:t>а) прокладка трубопроводов систем внутренне</w:t>
      </w:r>
      <w:r w:rsidR="000757CF" w:rsidRPr="004505C1">
        <w:t>й</w:t>
      </w:r>
      <w:r w:rsidRPr="004505C1">
        <w:t xml:space="preserve"> </w:t>
      </w:r>
      <w:r w:rsidR="000757CF" w:rsidRPr="004505C1">
        <w:t xml:space="preserve">канализации </w:t>
      </w:r>
      <w:r w:rsidRPr="004505C1">
        <w:t>с трубами из полимерных материалов в земле, под полом здания допускается с учетом возможных нагрузок;</w:t>
      </w:r>
    </w:p>
    <w:p w:rsidR="002E151B" w:rsidRPr="004505C1" w:rsidRDefault="002E151B" w:rsidP="00142FBE">
      <w:pPr>
        <w:ind w:firstLine="709"/>
        <w:jc w:val="both"/>
      </w:pPr>
      <w:r w:rsidRPr="004505C1">
        <w:t>б) места прохода стояков через перекрытия должны быть заделаны цементным раствором</w:t>
      </w:r>
      <w:r w:rsidR="00042F14" w:rsidRPr="00A12D3D">
        <w:t>*</w:t>
      </w:r>
      <w:r w:rsidRPr="004505C1">
        <w:t xml:space="preserve"> на всю толщину перекрытия;</w:t>
      </w:r>
    </w:p>
    <w:p w:rsidR="0035170C" w:rsidRPr="004505C1" w:rsidRDefault="002E151B" w:rsidP="00142FBE">
      <w:pPr>
        <w:ind w:firstLine="709"/>
        <w:jc w:val="both"/>
      </w:pPr>
      <w:r w:rsidRPr="004505C1">
        <w:t xml:space="preserve">в) </w:t>
      </w:r>
      <w:r w:rsidR="0035170C" w:rsidRPr="004505C1">
        <w:t>участок стояка до горизонтального отводного трубопровода (но не более 5–8 см) следует защищать</w:t>
      </w:r>
      <w:r w:rsidR="001D6569" w:rsidRPr="004505C1">
        <w:t xml:space="preserve"> цементным раствором толщиной 2–</w:t>
      </w:r>
      <w:r w:rsidR="0035170C" w:rsidRPr="004505C1">
        <w:t>3 см;</w:t>
      </w:r>
    </w:p>
    <w:p w:rsidR="001F762B" w:rsidRPr="004505C1" w:rsidRDefault="0035170C" w:rsidP="00142FBE">
      <w:pPr>
        <w:ind w:firstLine="709"/>
        <w:jc w:val="both"/>
      </w:pPr>
      <w:r w:rsidRPr="004505C1">
        <w:t xml:space="preserve">г) при пересечении трубопроводами ограждающих конструкций </w:t>
      </w:r>
      <w:r w:rsidR="00A12D3D" w:rsidRPr="00A12D3D">
        <w:t>с нормируемыми пределами огнестойкости или противопожарных преград</w:t>
      </w:r>
      <w:r w:rsidRPr="004505C1">
        <w:t xml:space="preserve"> должны быть выполнены требования по огнестойкости узлов пересечения в соответствии с требованиями </w:t>
      </w:r>
      <w:r w:rsidR="001F762B" w:rsidRPr="004505C1">
        <w:t>[3]</w:t>
      </w:r>
      <w:r w:rsidR="000704AF" w:rsidRPr="004505C1">
        <w:t>;</w:t>
      </w:r>
    </w:p>
    <w:p w:rsidR="0035170C" w:rsidRPr="004505C1" w:rsidRDefault="0035170C" w:rsidP="00142FBE">
      <w:pPr>
        <w:ind w:firstLine="709"/>
        <w:jc w:val="both"/>
      </w:pPr>
      <w:r w:rsidRPr="004505C1">
        <w:t>д) не допускается прокладка систем внутренней канализации и водостоков с трубами из полимерных материалов через помещения отдельно</w:t>
      </w:r>
      <w:r w:rsidR="001075D3" w:rsidRPr="004505C1">
        <w:t xml:space="preserve"> </w:t>
      </w:r>
      <w:r w:rsidRPr="004505C1">
        <w:t>стоящих и встроенно-пристроенных в здания стоянок</w:t>
      </w:r>
      <w:r w:rsidR="003D7293" w:rsidRPr="004505C1">
        <w:t xml:space="preserve"> автомобилей</w:t>
      </w:r>
      <w:r w:rsidR="000704AF" w:rsidRPr="004505C1">
        <w:t>.</w:t>
      </w:r>
    </w:p>
    <w:p w:rsidR="00A12D3D" w:rsidRDefault="00A12D3D" w:rsidP="00142FBE">
      <w:pPr>
        <w:pStyle w:val="37"/>
        <w:rPr>
          <w:sz w:val="20"/>
          <w:szCs w:val="20"/>
        </w:rPr>
      </w:pPr>
      <w:r w:rsidRPr="00A12D3D">
        <w:rPr>
          <w:sz w:val="20"/>
          <w:szCs w:val="20"/>
        </w:rPr>
        <w:t>*Перед заделкой стояка раствором на трубы необходимо закрепить без зазора звукоизоляционный кожух из негорючего утеплителя толщиной 30 мм, имеющий гидроизоляционное или фольгированное покрытие с внешней стороны. Утеплитель должен выступать на 30 мм от перекрытия (пола) с каждой стороны. При применении пластиковых трубопроводов с установкой противопожарных манжет выступ на 30 мм от перекрытия вниз не устанавливают</w:t>
      </w:r>
      <w:r>
        <w:rPr>
          <w:sz w:val="20"/>
          <w:szCs w:val="20"/>
        </w:rPr>
        <w:t>.</w:t>
      </w:r>
    </w:p>
    <w:p w:rsidR="00042F14" w:rsidRPr="00B67224" w:rsidRDefault="00042F14" w:rsidP="00142FBE">
      <w:pPr>
        <w:pStyle w:val="37"/>
        <w:rPr>
          <w:sz w:val="20"/>
          <w:szCs w:val="20"/>
        </w:rPr>
      </w:pPr>
      <w:r w:rsidRPr="00F04956">
        <w:rPr>
          <w:b/>
          <w:sz w:val="24"/>
          <w:szCs w:val="24"/>
        </w:rPr>
        <w:t>(Измененная редакция, Изм. № 3</w:t>
      </w:r>
      <w:r>
        <w:rPr>
          <w:b/>
        </w:rPr>
        <w:t>).</w:t>
      </w:r>
    </w:p>
    <w:p w:rsidR="00365D98" w:rsidRPr="004505C1" w:rsidRDefault="007E3F08" w:rsidP="00142FBE">
      <w:pPr>
        <w:tabs>
          <w:tab w:val="left" w:pos="851"/>
        </w:tabs>
        <w:ind w:firstLine="709"/>
        <w:jc w:val="both"/>
        <w:rPr>
          <w:b/>
        </w:rPr>
      </w:pPr>
      <w:r w:rsidRPr="004505C1">
        <w:t>18</w:t>
      </w:r>
      <w:r w:rsidR="00E908C3" w:rsidRPr="004505C1">
        <w:t>.1</w:t>
      </w:r>
      <w:r w:rsidR="009A350E" w:rsidRPr="004505C1">
        <w:t>1</w:t>
      </w:r>
      <w:r w:rsidR="00365D98" w:rsidRPr="004505C1">
        <w:t xml:space="preserve"> </w:t>
      </w:r>
      <w:r w:rsidR="001075D3" w:rsidRPr="004505C1">
        <w:t>П</w:t>
      </w:r>
      <w:r w:rsidR="00365D98" w:rsidRPr="004505C1">
        <w:t xml:space="preserve">рокладка </w:t>
      </w:r>
      <w:r w:rsidR="00E908C3" w:rsidRPr="004505C1">
        <w:t>трубопроводов внутренней канализации</w:t>
      </w:r>
      <w:r w:rsidR="001075D3" w:rsidRPr="004505C1">
        <w:t xml:space="preserve"> не допускается</w:t>
      </w:r>
      <w:r w:rsidR="00365D98" w:rsidRPr="004505C1">
        <w:t>:</w:t>
      </w:r>
    </w:p>
    <w:p w:rsidR="0026228F" w:rsidRPr="004505C1" w:rsidRDefault="0026228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 xml:space="preserve">- под потолком, у стен, в стенах и в полу жилых комнат, спальных помещений дошкольных образовательных организаций, гостиниц, больничных палат, врачебных кабинетов, обеденных залов, рабочих комнат </w:t>
      </w:r>
      <w:r w:rsidR="00A12D3D">
        <w:t xml:space="preserve">персонала общественных, </w:t>
      </w:r>
      <w:r w:rsidRPr="004505C1">
        <w:t xml:space="preserve">административных </w:t>
      </w:r>
      <w:r w:rsidR="00A12D3D">
        <w:t xml:space="preserve">и производственных </w:t>
      </w:r>
      <w:r w:rsidRPr="004505C1">
        <w:t>зданий, залов заседаний, зрительных залов, библиотек, учебных аудиторий, электрощитовых и трансформаторных, пультов управления автоматики и производственных помещений, требующих особого санитарного режима;</w:t>
      </w:r>
    </w:p>
    <w:p w:rsidR="0026228F" w:rsidRPr="004505C1" w:rsidRDefault="0026228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 xml:space="preserve">- под потолком помещений предприятий общественного питания, кухонь, торговых залов, складов пищевых продуктов и ценных товаров, вестибюлей, помещений, имеющих ценное художественное оформление, производственных помещений в местах установки производственных печей, на которые не допускается попадание влаги, помещений, где </w:t>
      </w:r>
      <w:r w:rsidRPr="004505C1">
        <w:lastRenderedPageBreak/>
        <w:t>производятся ценные товары и материалы, качество которых снижается от попадания на них влаги.</w:t>
      </w:r>
    </w:p>
    <w:p w:rsidR="009F25CC" w:rsidRPr="00B67224" w:rsidRDefault="00082CDB" w:rsidP="00142FBE">
      <w:pPr>
        <w:shd w:val="clear" w:color="auto" w:fill="FFFFFF"/>
        <w:spacing w:before="120"/>
        <w:ind w:firstLine="709"/>
        <w:jc w:val="both"/>
        <w:rPr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Примечания</w:t>
      </w:r>
    </w:p>
    <w:p w:rsidR="007A017A" w:rsidRPr="00B67224" w:rsidRDefault="001D6569" w:rsidP="00142FBE">
      <w:pPr>
        <w:shd w:val="clear" w:color="auto" w:fill="FFFFFF"/>
        <w:tabs>
          <w:tab w:val="left" w:pos="993"/>
        </w:tabs>
        <w:spacing w:after="120"/>
        <w:ind w:firstLine="709"/>
        <w:contextualSpacing/>
        <w:jc w:val="both"/>
        <w:rPr>
          <w:sz w:val="20"/>
          <w:szCs w:val="20"/>
        </w:rPr>
      </w:pPr>
      <w:r w:rsidRPr="00B67224">
        <w:rPr>
          <w:sz w:val="20"/>
          <w:szCs w:val="20"/>
        </w:rPr>
        <w:t xml:space="preserve">1 </w:t>
      </w:r>
      <w:r w:rsidR="007A017A" w:rsidRPr="00B67224">
        <w:rPr>
          <w:sz w:val="20"/>
          <w:szCs w:val="20"/>
        </w:rPr>
        <w:t xml:space="preserve">К </w:t>
      </w:r>
      <w:r w:rsidR="00010E4D" w:rsidRPr="00B67224">
        <w:rPr>
          <w:sz w:val="20"/>
          <w:szCs w:val="20"/>
        </w:rPr>
        <w:t xml:space="preserve">стоякам, </w:t>
      </w:r>
      <w:r w:rsidR="006E59A4" w:rsidRPr="00B67224">
        <w:rPr>
          <w:sz w:val="20"/>
          <w:szCs w:val="20"/>
        </w:rPr>
        <w:t xml:space="preserve">расположенным на территории кухонь и </w:t>
      </w:r>
      <w:r w:rsidR="00010E4D" w:rsidRPr="00B67224">
        <w:rPr>
          <w:sz w:val="20"/>
          <w:szCs w:val="20"/>
        </w:rPr>
        <w:t>обслуживающим санитарно-технические приборы кухонь (</w:t>
      </w:r>
      <w:r w:rsidR="007A017A" w:rsidRPr="00B67224">
        <w:rPr>
          <w:sz w:val="20"/>
          <w:szCs w:val="20"/>
        </w:rPr>
        <w:t>кухонным стоякам</w:t>
      </w:r>
      <w:r w:rsidR="00010E4D" w:rsidRPr="00B67224">
        <w:rPr>
          <w:sz w:val="20"/>
          <w:szCs w:val="20"/>
        </w:rPr>
        <w:t>)</w:t>
      </w:r>
      <w:r w:rsidR="007A017A" w:rsidRPr="00B67224">
        <w:rPr>
          <w:sz w:val="20"/>
          <w:szCs w:val="20"/>
        </w:rPr>
        <w:t xml:space="preserve"> в жилых зданиях</w:t>
      </w:r>
      <w:r w:rsidR="00193D31" w:rsidRPr="00B67224">
        <w:rPr>
          <w:sz w:val="20"/>
          <w:szCs w:val="20"/>
        </w:rPr>
        <w:t>,</w:t>
      </w:r>
      <w:r w:rsidR="007A017A" w:rsidRPr="00B67224">
        <w:rPr>
          <w:sz w:val="20"/>
          <w:szCs w:val="20"/>
        </w:rPr>
        <w:t xml:space="preserve"> допускается подключать </w:t>
      </w:r>
      <w:r w:rsidR="00010E4D" w:rsidRPr="00B67224">
        <w:rPr>
          <w:sz w:val="20"/>
          <w:szCs w:val="20"/>
        </w:rPr>
        <w:t xml:space="preserve">только </w:t>
      </w:r>
      <w:r w:rsidR="007A017A" w:rsidRPr="00B67224">
        <w:rPr>
          <w:sz w:val="20"/>
          <w:szCs w:val="20"/>
        </w:rPr>
        <w:t>кухонные мойки</w:t>
      </w:r>
      <w:r w:rsidR="00293410" w:rsidRPr="00B67224">
        <w:rPr>
          <w:sz w:val="20"/>
          <w:szCs w:val="20"/>
        </w:rPr>
        <w:t>,</w:t>
      </w:r>
      <w:r w:rsidR="007A017A" w:rsidRPr="00B67224">
        <w:rPr>
          <w:sz w:val="20"/>
          <w:szCs w:val="20"/>
        </w:rPr>
        <w:t xml:space="preserve"> посудомоечные машины</w:t>
      </w:r>
      <w:r w:rsidR="00293410" w:rsidRPr="00B67224">
        <w:rPr>
          <w:sz w:val="20"/>
          <w:szCs w:val="20"/>
        </w:rPr>
        <w:t xml:space="preserve"> и</w:t>
      </w:r>
      <w:r w:rsidR="00193D31" w:rsidRPr="00B67224">
        <w:rPr>
          <w:sz w:val="20"/>
          <w:szCs w:val="20"/>
        </w:rPr>
        <w:t xml:space="preserve"> аналогичные </w:t>
      </w:r>
      <w:r w:rsidR="00293410" w:rsidRPr="00B67224">
        <w:rPr>
          <w:sz w:val="20"/>
          <w:szCs w:val="20"/>
        </w:rPr>
        <w:t>устройства</w:t>
      </w:r>
      <w:r w:rsidR="0035170C" w:rsidRPr="00B67224">
        <w:rPr>
          <w:sz w:val="20"/>
          <w:szCs w:val="20"/>
        </w:rPr>
        <w:t>.</w:t>
      </w:r>
      <w:r w:rsidR="007A017A" w:rsidRPr="00B67224">
        <w:rPr>
          <w:sz w:val="20"/>
          <w:szCs w:val="20"/>
        </w:rPr>
        <w:t xml:space="preserve"> </w:t>
      </w:r>
      <w:r w:rsidR="0035170C" w:rsidRPr="00B67224">
        <w:rPr>
          <w:sz w:val="20"/>
          <w:szCs w:val="20"/>
        </w:rPr>
        <w:t>П</w:t>
      </w:r>
      <w:r w:rsidR="007A017A" w:rsidRPr="00B67224">
        <w:rPr>
          <w:sz w:val="20"/>
          <w:szCs w:val="20"/>
        </w:rPr>
        <w:t xml:space="preserve">одключение </w:t>
      </w:r>
      <w:r w:rsidR="00293410" w:rsidRPr="00B67224">
        <w:rPr>
          <w:sz w:val="20"/>
          <w:szCs w:val="20"/>
        </w:rPr>
        <w:t>оборудования санузлов</w:t>
      </w:r>
      <w:r w:rsidR="007A017A" w:rsidRPr="00B67224">
        <w:rPr>
          <w:sz w:val="20"/>
          <w:szCs w:val="20"/>
        </w:rPr>
        <w:t xml:space="preserve"> к кухонным стоякам не допускается. Кухонные стояки </w:t>
      </w:r>
      <w:r w:rsidR="00010E4D" w:rsidRPr="00B67224">
        <w:rPr>
          <w:sz w:val="20"/>
          <w:szCs w:val="20"/>
        </w:rPr>
        <w:t>следует</w:t>
      </w:r>
      <w:r w:rsidR="007A017A" w:rsidRPr="00B67224">
        <w:rPr>
          <w:sz w:val="20"/>
          <w:szCs w:val="20"/>
        </w:rPr>
        <w:t xml:space="preserve"> размещать только скрыто </w:t>
      </w:r>
      <w:r w:rsidR="00193D31" w:rsidRPr="00B67224">
        <w:rPr>
          <w:sz w:val="20"/>
          <w:szCs w:val="20"/>
        </w:rPr>
        <w:t>–</w:t>
      </w:r>
      <w:r w:rsidR="007A017A" w:rsidRPr="00B67224">
        <w:rPr>
          <w:sz w:val="20"/>
          <w:szCs w:val="20"/>
        </w:rPr>
        <w:t xml:space="preserve"> с заделкой в строительной конструкции, в каналах, панелях, штрабах, бороздах стен, в приставных коробах у стен, в вертикальных монтажных коммуникационных шахтах. Ревизии на </w:t>
      </w:r>
      <w:r w:rsidR="00010E4D" w:rsidRPr="00B67224">
        <w:rPr>
          <w:sz w:val="20"/>
          <w:szCs w:val="20"/>
        </w:rPr>
        <w:t>этих</w:t>
      </w:r>
      <w:r w:rsidR="007A017A" w:rsidRPr="00B67224">
        <w:rPr>
          <w:sz w:val="20"/>
          <w:szCs w:val="20"/>
        </w:rPr>
        <w:t xml:space="preserve"> стояках следует предусматривать в соответствии с 18.26, не выше борта кухонной мойки. </w:t>
      </w:r>
      <w:r w:rsidR="00193D31" w:rsidRPr="00B67224">
        <w:rPr>
          <w:sz w:val="20"/>
          <w:szCs w:val="20"/>
        </w:rPr>
        <w:t>Нап</w:t>
      </w:r>
      <w:r w:rsidR="007A017A" w:rsidRPr="00B67224">
        <w:rPr>
          <w:sz w:val="20"/>
          <w:szCs w:val="20"/>
        </w:rPr>
        <w:t>ротив ревизий следует предусматривать люки размер</w:t>
      </w:r>
      <w:r w:rsidR="00193D31" w:rsidRPr="00B67224">
        <w:rPr>
          <w:sz w:val="20"/>
          <w:szCs w:val="20"/>
        </w:rPr>
        <w:t>ами</w:t>
      </w:r>
      <w:r w:rsidR="007A017A" w:rsidRPr="00B67224">
        <w:rPr>
          <w:sz w:val="20"/>
          <w:szCs w:val="20"/>
        </w:rPr>
        <w:t xml:space="preserve"> не менее 0,3</w:t>
      </w:r>
      <w:r w:rsidR="001075D3" w:rsidRPr="00B67224">
        <w:rPr>
          <w:sz w:val="20"/>
          <w:szCs w:val="20"/>
        </w:rPr>
        <w:t>×</w:t>
      </w:r>
      <w:r w:rsidR="007A017A" w:rsidRPr="00B67224">
        <w:rPr>
          <w:sz w:val="20"/>
          <w:szCs w:val="20"/>
        </w:rPr>
        <w:t>0,4 м.</w:t>
      </w:r>
    </w:p>
    <w:p w:rsidR="007A017A" w:rsidRPr="00B67224" w:rsidRDefault="001D6569" w:rsidP="00142FBE">
      <w:pPr>
        <w:shd w:val="clear" w:color="auto" w:fill="FFFFFF"/>
        <w:tabs>
          <w:tab w:val="left" w:pos="993"/>
        </w:tabs>
        <w:spacing w:after="120"/>
        <w:ind w:firstLine="709"/>
        <w:contextualSpacing/>
        <w:jc w:val="both"/>
        <w:rPr>
          <w:sz w:val="20"/>
          <w:szCs w:val="20"/>
        </w:rPr>
      </w:pPr>
      <w:r w:rsidRPr="00B67224">
        <w:rPr>
          <w:sz w:val="20"/>
          <w:szCs w:val="20"/>
        </w:rPr>
        <w:t xml:space="preserve">2 </w:t>
      </w:r>
      <w:r w:rsidR="007A017A" w:rsidRPr="00B67224">
        <w:rPr>
          <w:sz w:val="20"/>
          <w:szCs w:val="20"/>
        </w:rPr>
        <w:t xml:space="preserve">В помещениях приточного вентиляционного оборудования допускается прокладка водосточных и канализационных стояков и трубопроводов из чугунных безраструбных труб при размещении их вне зоны </w:t>
      </w:r>
      <w:proofErr w:type="spellStart"/>
      <w:r w:rsidR="007A017A" w:rsidRPr="00B67224">
        <w:rPr>
          <w:sz w:val="20"/>
          <w:szCs w:val="20"/>
        </w:rPr>
        <w:t>воздухозабора</w:t>
      </w:r>
      <w:proofErr w:type="spellEnd"/>
      <w:r w:rsidR="00A12D3D">
        <w:rPr>
          <w:sz w:val="20"/>
          <w:szCs w:val="20"/>
        </w:rPr>
        <w:t xml:space="preserve"> без установки прочисток и ревизий</w:t>
      </w:r>
      <w:r w:rsidR="007A017A" w:rsidRPr="00B67224">
        <w:rPr>
          <w:sz w:val="20"/>
          <w:szCs w:val="20"/>
        </w:rPr>
        <w:t>.</w:t>
      </w:r>
    </w:p>
    <w:p w:rsidR="007A017A" w:rsidRPr="00B67224" w:rsidRDefault="001D6569" w:rsidP="00142FBE">
      <w:pPr>
        <w:shd w:val="clear" w:color="auto" w:fill="FFFFFF"/>
        <w:tabs>
          <w:tab w:val="left" w:pos="993"/>
        </w:tabs>
        <w:spacing w:after="120"/>
        <w:ind w:firstLine="709"/>
        <w:contextualSpacing/>
        <w:jc w:val="both"/>
        <w:rPr>
          <w:sz w:val="20"/>
          <w:szCs w:val="20"/>
        </w:rPr>
      </w:pPr>
      <w:r w:rsidRPr="00B67224">
        <w:rPr>
          <w:sz w:val="20"/>
          <w:szCs w:val="20"/>
        </w:rPr>
        <w:t xml:space="preserve">3 </w:t>
      </w:r>
      <w:r w:rsidR="007A017A" w:rsidRPr="00B67224">
        <w:rPr>
          <w:sz w:val="20"/>
          <w:szCs w:val="20"/>
        </w:rPr>
        <w:t>Трубопроводы внутренних систем бытовых и производственных сточных вод (канализации) прокладывать в шахтах с воздуховодами систем вентиляции, внутри воздуховодов, а также снаружи на расстоянии менее 100 мм от них</w:t>
      </w:r>
      <w:r w:rsidR="00193D31" w:rsidRPr="00B67224">
        <w:rPr>
          <w:sz w:val="20"/>
          <w:szCs w:val="20"/>
        </w:rPr>
        <w:t xml:space="preserve"> не допускается</w:t>
      </w:r>
      <w:r w:rsidR="007A017A" w:rsidRPr="00B67224">
        <w:rPr>
          <w:sz w:val="20"/>
          <w:szCs w:val="20"/>
        </w:rPr>
        <w:t>. Пересечение воздуховодов трубопроводами бытовой и производственной канализации не допускается.</w:t>
      </w:r>
    </w:p>
    <w:p w:rsidR="00566BED" w:rsidRDefault="001D6569" w:rsidP="00142FBE">
      <w:pPr>
        <w:shd w:val="clear" w:color="auto" w:fill="FFFFFF"/>
        <w:tabs>
          <w:tab w:val="left" w:pos="993"/>
        </w:tabs>
        <w:spacing w:after="120"/>
        <w:ind w:firstLine="709"/>
        <w:contextualSpacing/>
        <w:jc w:val="both"/>
        <w:rPr>
          <w:sz w:val="20"/>
          <w:szCs w:val="20"/>
        </w:rPr>
      </w:pPr>
      <w:r w:rsidRPr="00B67224">
        <w:rPr>
          <w:sz w:val="20"/>
          <w:szCs w:val="20"/>
        </w:rPr>
        <w:t xml:space="preserve">4 </w:t>
      </w:r>
      <w:r w:rsidR="0096613B" w:rsidRPr="00B67224">
        <w:rPr>
          <w:sz w:val="20"/>
          <w:szCs w:val="20"/>
        </w:rPr>
        <w:t>Допускается прокладка отводящих трубопроводов под потолком входных вестибюлей в жилые здания от расположенных над ним санитарно-технических приборов квартир и апартаментов при условии прокладки их за подшивным потолком, допускающим легкий доступ для осмотра</w:t>
      </w:r>
      <w:r w:rsidR="00566BED" w:rsidRPr="00B67224">
        <w:rPr>
          <w:sz w:val="20"/>
          <w:szCs w:val="20"/>
        </w:rPr>
        <w:t xml:space="preserve"> трубопровода</w:t>
      </w:r>
      <w:r w:rsidR="0096613B" w:rsidRPr="00B67224">
        <w:rPr>
          <w:sz w:val="20"/>
          <w:szCs w:val="20"/>
        </w:rPr>
        <w:t xml:space="preserve">, устройством поддона по всей длине отводящего трубопровода до перехода в стояк. </w:t>
      </w:r>
      <w:r w:rsidR="00566BED" w:rsidRPr="00B67224">
        <w:rPr>
          <w:sz w:val="20"/>
          <w:szCs w:val="20"/>
        </w:rPr>
        <w:t>Прокладка трубопроводов должна выполняться из чугунных безраструбн</w:t>
      </w:r>
      <w:r w:rsidRPr="00B67224">
        <w:rPr>
          <w:sz w:val="20"/>
          <w:szCs w:val="20"/>
        </w:rPr>
        <w:t xml:space="preserve">ых труб с учетом требований </w:t>
      </w:r>
      <w:r w:rsidR="00566BED" w:rsidRPr="00B67224">
        <w:rPr>
          <w:sz w:val="20"/>
          <w:szCs w:val="20"/>
        </w:rPr>
        <w:t>18.4.</w:t>
      </w:r>
    </w:p>
    <w:p w:rsidR="00A12D3D" w:rsidRPr="00A12D3D" w:rsidRDefault="00A12D3D" w:rsidP="00A12D3D">
      <w:pPr>
        <w:shd w:val="clear" w:color="auto" w:fill="FFFFFF"/>
        <w:tabs>
          <w:tab w:val="left" w:pos="993"/>
        </w:tabs>
        <w:spacing w:after="120"/>
        <w:ind w:firstLine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 </w:t>
      </w:r>
      <w:r w:rsidRPr="00A12D3D">
        <w:rPr>
          <w:sz w:val="20"/>
          <w:szCs w:val="20"/>
        </w:rPr>
        <w:t xml:space="preserve">Отвод конденсата от внутренних и наружных блоков кондиционеров допускается прокладывать в </w:t>
      </w:r>
      <w:proofErr w:type="spellStart"/>
      <w:r w:rsidRPr="00A12D3D">
        <w:rPr>
          <w:sz w:val="20"/>
          <w:szCs w:val="20"/>
        </w:rPr>
        <w:t>штрабах</w:t>
      </w:r>
      <w:proofErr w:type="spellEnd"/>
      <w:r w:rsidRPr="00A12D3D">
        <w:rPr>
          <w:sz w:val="20"/>
          <w:szCs w:val="20"/>
        </w:rPr>
        <w:t xml:space="preserve"> стен и перегородок, в специальных пластиковых каналах к стояку канализации. При подключении к стояку канализации следует устраивать отвод с установкой сифона со специальным </w:t>
      </w:r>
      <w:proofErr w:type="spellStart"/>
      <w:r w:rsidRPr="00A12D3D">
        <w:rPr>
          <w:sz w:val="20"/>
          <w:szCs w:val="20"/>
        </w:rPr>
        <w:t>запахозапирающим</w:t>
      </w:r>
      <w:proofErr w:type="spellEnd"/>
      <w:r w:rsidRPr="00A12D3D">
        <w:rPr>
          <w:sz w:val="20"/>
          <w:szCs w:val="20"/>
        </w:rPr>
        <w:t xml:space="preserve"> устройством или капельной воронкой с разрывом струи. Следует устраивать только один сифон при подключении конденсатной линии к системе дренажной канализации. Допускаемый уклон – 0,01. Уклон следует соблюдать по всей длине трубопровода. Трубопроводы следует применять пластиковые или медные. При этом следует предусматривать возможность прочистки системы дренажной канализации. Допускается установка отдельных стояков и сборной сети для отвода конденсата со сбросом в наружную сеть водостока отдельным выпуском.</w:t>
      </w:r>
    </w:p>
    <w:p w:rsidR="00A12D3D" w:rsidRDefault="00A12D3D" w:rsidP="00A12D3D">
      <w:pPr>
        <w:shd w:val="clear" w:color="auto" w:fill="FFFFFF"/>
        <w:tabs>
          <w:tab w:val="left" w:pos="993"/>
        </w:tabs>
        <w:spacing w:after="120"/>
        <w:ind w:firstLine="709"/>
        <w:contextualSpacing/>
        <w:jc w:val="both"/>
        <w:rPr>
          <w:sz w:val="20"/>
          <w:szCs w:val="20"/>
        </w:rPr>
      </w:pPr>
      <w:r w:rsidRPr="00A12D3D">
        <w:rPr>
          <w:sz w:val="20"/>
          <w:szCs w:val="20"/>
        </w:rPr>
        <w:t>6 Допускается прокладывать канализационные трубопроводы от лабораторных столов в кабинетах физики, химии, биологии в полу учебных кабинетов</w:t>
      </w:r>
    </w:p>
    <w:p w:rsidR="00A12D3D" w:rsidRPr="00B67224" w:rsidRDefault="00A12D3D" w:rsidP="00A12D3D">
      <w:pPr>
        <w:pStyle w:val="37"/>
        <w:rPr>
          <w:sz w:val="20"/>
          <w:szCs w:val="20"/>
        </w:rPr>
      </w:pPr>
      <w:r w:rsidRPr="00F04956">
        <w:rPr>
          <w:b/>
          <w:sz w:val="24"/>
          <w:szCs w:val="24"/>
        </w:rPr>
        <w:t>(Измененная редакция, Изм. № 3</w:t>
      </w:r>
      <w:r>
        <w:rPr>
          <w:b/>
        </w:rPr>
        <w:t>).</w:t>
      </w:r>
    </w:p>
    <w:p w:rsidR="00365D98" w:rsidRPr="004505C1" w:rsidRDefault="007E3F0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18</w:t>
      </w:r>
      <w:r w:rsidR="00AB026E" w:rsidRPr="004505C1">
        <w:rPr>
          <w:sz w:val="24"/>
          <w:szCs w:val="24"/>
        </w:rPr>
        <w:t>.1</w:t>
      </w:r>
      <w:r w:rsidR="009A350E" w:rsidRPr="004505C1">
        <w:rPr>
          <w:sz w:val="24"/>
          <w:szCs w:val="24"/>
        </w:rPr>
        <w:t>2</w:t>
      </w:r>
      <w:r w:rsidR="00365D98" w:rsidRPr="004505C1">
        <w:rPr>
          <w:sz w:val="24"/>
          <w:szCs w:val="24"/>
        </w:rPr>
        <w:t xml:space="preserve"> К сети </w:t>
      </w:r>
      <w:r w:rsidR="004C4EF0" w:rsidRPr="004505C1">
        <w:rPr>
          <w:sz w:val="24"/>
          <w:szCs w:val="24"/>
        </w:rPr>
        <w:t>канализации</w:t>
      </w:r>
      <w:r w:rsidR="00AF322C" w:rsidRPr="004505C1">
        <w:rPr>
          <w:sz w:val="24"/>
          <w:szCs w:val="24"/>
        </w:rPr>
        <w:t xml:space="preserve"> </w:t>
      </w:r>
      <w:r w:rsidR="00365D98" w:rsidRPr="004505C1">
        <w:rPr>
          <w:sz w:val="24"/>
          <w:szCs w:val="24"/>
        </w:rPr>
        <w:t>следует предусматривать присоединение с разры</w:t>
      </w:r>
      <w:r w:rsidR="00FA5F9C" w:rsidRPr="004505C1">
        <w:rPr>
          <w:sz w:val="24"/>
          <w:szCs w:val="24"/>
        </w:rPr>
        <w:t xml:space="preserve">вом струи </w:t>
      </w:r>
      <w:r w:rsidR="00365D98" w:rsidRPr="004505C1">
        <w:rPr>
          <w:sz w:val="24"/>
          <w:szCs w:val="24"/>
        </w:rPr>
        <w:t>не менее 20 мм от верха приемной воронки: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технологического оборудования для приготовления и переработки пищевой продукции;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оборудо</w:t>
      </w:r>
      <w:r w:rsidR="00FA5F9C" w:rsidRPr="004505C1">
        <w:rPr>
          <w:sz w:val="24"/>
          <w:szCs w:val="24"/>
        </w:rPr>
        <w:t>вания</w:t>
      </w:r>
      <w:r w:rsidRPr="004505C1">
        <w:rPr>
          <w:sz w:val="24"/>
          <w:szCs w:val="24"/>
        </w:rPr>
        <w:t xml:space="preserve"> для мойки посуды, устанавливае</w:t>
      </w:r>
      <w:r w:rsidR="00FA5F9C" w:rsidRPr="004505C1">
        <w:rPr>
          <w:sz w:val="24"/>
          <w:szCs w:val="24"/>
        </w:rPr>
        <w:t>мого</w:t>
      </w:r>
      <w:r w:rsidRPr="004505C1">
        <w:rPr>
          <w:sz w:val="24"/>
          <w:szCs w:val="24"/>
        </w:rPr>
        <w:t xml:space="preserve"> в общественных и производственных зданиях;</w:t>
      </w:r>
    </w:p>
    <w:p w:rsidR="00365D98" w:rsidRPr="004505C1" w:rsidRDefault="00365D98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спускных трубопроводов бассейнов</w:t>
      </w:r>
      <w:r w:rsidR="00E4520C" w:rsidRPr="004505C1">
        <w:rPr>
          <w:sz w:val="24"/>
          <w:szCs w:val="24"/>
        </w:rPr>
        <w:t>.</w:t>
      </w:r>
    </w:p>
    <w:p w:rsidR="00A12D3D" w:rsidRPr="00A12D3D" w:rsidRDefault="00A12D3D" w:rsidP="00A12D3D">
      <w:pPr>
        <w:pStyle w:val="37"/>
        <w:spacing w:after="0"/>
        <w:rPr>
          <w:bCs/>
          <w:sz w:val="20"/>
          <w:szCs w:val="20"/>
        </w:rPr>
      </w:pPr>
      <w:r w:rsidRPr="00A12D3D">
        <w:rPr>
          <w:bCs/>
          <w:sz w:val="20"/>
          <w:szCs w:val="20"/>
        </w:rPr>
        <w:t>П р и м е ч а н и я</w:t>
      </w:r>
    </w:p>
    <w:p w:rsidR="00A12D3D" w:rsidRPr="00A12D3D" w:rsidRDefault="00A12D3D" w:rsidP="00A12D3D">
      <w:pPr>
        <w:pStyle w:val="37"/>
        <w:spacing w:before="0" w:after="0"/>
        <w:rPr>
          <w:bCs/>
          <w:sz w:val="20"/>
          <w:szCs w:val="20"/>
        </w:rPr>
      </w:pPr>
      <w:r w:rsidRPr="00A12D3D">
        <w:rPr>
          <w:bCs/>
          <w:sz w:val="20"/>
          <w:szCs w:val="20"/>
        </w:rPr>
        <w:t xml:space="preserve">1 Присоединение отводящих трубопроводов от вентиляционного оборудования (воздухоохладителей, камер орошения, сплит-систем, водонагревателей и аналогичного оборудования) следует предусматривать с </w:t>
      </w:r>
      <w:bookmarkStart w:id="52" w:name="_Hlk132030101"/>
      <w:r w:rsidRPr="00A12D3D">
        <w:rPr>
          <w:bCs/>
          <w:sz w:val="20"/>
          <w:szCs w:val="20"/>
        </w:rPr>
        <w:t>разрывом струи через гидрозатворы или устройства, препятствующие проникновению запаха в помещения</w:t>
      </w:r>
      <w:bookmarkEnd w:id="52"/>
      <w:r w:rsidRPr="00A12D3D">
        <w:rPr>
          <w:bCs/>
          <w:sz w:val="20"/>
          <w:szCs w:val="20"/>
        </w:rPr>
        <w:t>.</w:t>
      </w:r>
    </w:p>
    <w:p w:rsidR="00B96443" w:rsidRPr="00A12D3D" w:rsidRDefault="00A12D3D" w:rsidP="00A12D3D">
      <w:pPr>
        <w:pStyle w:val="37"/>
        <w:spacing w:before="0" w:after="0"/>
        <w:rPr>
          <w:sz w:val="20"/>
          <w:szCs w:val="20"/>
        </w:rPr>
      </w:pPr>
      <w:r w:rsidRPr="00A12D3D">
        <w:rPr>
          <w:bCs/>
          <w:sz w:val="20"/>
          <w:szCs w:val="20"/>
        </w:rPr>
        <w:t>2 Разрыв струи с гидрозатворами или устройствами, препятствующими проникновению канализационных газов в помещения, необходимо располагать как можно ближе к вентиляционному оборудованию во избежание образования застойных (мокрых) зон, способствующих развитию болезнетворных форм</w:t>
      </w:r>
      <w:r w:rsidR="00B96443" w:rsidRPr="00A12D3D">
        <w:rPr>
          <w:sz w:val="20"/>
          <w:szCs w:val="20"/>
        </w:rPr>
        <w:t>.</w:t>
      </w:r>
    </w:p>
    <w:p w:rsidR="00A12D3D" w:rsidRPr="00B67224" w:rsidRDefault="00A12D3D" w:rsidP="00142FBE">
      <w:pPr>
        <w:pStyle w:val="37"/>
        <w:rPr>
          <w:rFonts w:cs="Arial"/>
          <w:spacing w:val="2"/>
          <w:sz w:val="20"/>
          <w:szCs w:val="20"/>
        </w:rPr>
      </w:pPr>
      <w:r w:rsidRPr="00F04956">
        <w:rPr>
          <w:b/>
          <w:sz w:val="24"/>
          <w:szCs w:val="24"/>
        </w:rPr>
        <w:t>(Измененная редакция, Изм. № 3</w:t>
      </w:r>
      <w:r>
        <w:rPr>
          <w:b/>
        </w:rPr>
        <w:t>).</w:t>
      </w:r>
    </w:p>
    <w:p w:rsidR="00365D98" w:rsidRPr="004505C1" w:rsidRDefault="007E3F08" w:rsidP="00142FBE">
      <w:pPr>
        <w:ind w:firstLine="709"/>
        <w:jc w:val="both"/>
      </w:pPr>
      <w:r w:rsidRPr="004505C1">
        <w:t>18</w:t>
      </w:r>
      <w:r w:rsidR="00FA5F9C" w:rsidRPr="004505C1">
        <w:t>.1</w:t>
      </w:r>
      <w:r w:rsidR="009A350E" w:rsidRPr="004505C1">
        <w:t>3</w:t>
      </w:r>
      <w:r w:rsidR="00365D98" w:rsidRPr="004505C1">
        <w:t xml:space="preserve"> Стояки</w:t>
      </w:r>
      <w:r w:rsidR="00FA5F9C" w:rsidRPr="004505C1">
        <w:t xml:space="preserve"> бытовой канализации верхних этажей здания,</w:t>
      </w:r>
      <w:r w:rsidR="00365D98" w:rsidRPr="004505C1">
        <w:t xml:space="preserve"> проходящие через предприятия общественного питания и другие встроенные помещения, следует прокладывать в коммуникационных шахтах без установки ревизий.</w:t>
      </w:r>
    </w:p>
    <w:p w:rsidR="00365D98" w:rsidRPr="004505C1" w:rsidRDefault="007E3F08" w:rsidP="00142FBE">
      <w:pPr>
        <w:ind w:firstLine="709"/>
        <w:jc w:val="both"/>
      </w:pPr>
      <w:r w:rsidRPr="004505C1">
        <w:lastRenderedPageBreak/>
        <w:t>18</w:t>
      </w:r>
      <w:r w:rsidR="00D971F7" w:rsidRPr="004505C1">
        <w:t>.1</w:t>
      </w:r>
      <w:r w:rsidR="009A350E" w:rsidRPr="004505C1">
        <w:t>4</w:t>
      </w:r>
      <w:r w:rsidR="00D971F7" w:rsidRPr="004505C1">
        <w:t xml:space="preserve"> Прокладку</w:t>
      </w:r>
      <w:r w:rsidR="00365D98" w:rsidRPr="004505C1">
        <w:t xml:space="preserve"> </w:t>
      </w:r>
      <w:r w:rsidR="00D971F7" w:rsidRPr="004505C1">
        <w:t xml:space="preserve">трубопроводов </w:t>
      </w:r>
      <w:r w:rsidR="00365D98" w:rsidRPr="004505C1">
        <w:t>производственных сточных вод в производственных и складских помещениях предприятий общественного питания, в помещениях для приема, хранения и подготовки товаров к продаже и в подсобных помещениях магазинов допускается размещать в коробах без установки ревизий.</w:t>
      </w:r>
    </w:p>
    <w:p w:rsidR="00BF4C5B" w:rsidRPr="004505C1" w:rsidRDefault="007E3F08" w:rsidP="00142FBE">
      <w:pPr>
        <w:ind w:firstLine="709"/>
        <w:jc w:val="both"/>
      </w:pPr>
      <w:r w:rsidRPr="004505C1">
        <w:t>18</w:t>
      </w:r>
      <w:r w:rsidR="00CE5CD7" w:rsidRPr="004505C1">
        <w:t>.1</w:t>
      </w:r>
      <w:r w:rsidR="009A350E" w:rsidRPr="004505C1">
        <w:t>5</w:t>
      </w:r>
      <w:r w:rsidR="00CE5CD7" w:rsidRPr="004505C1">
        <w:t xml:space="preserve"> </w:t>
      </w:r>
      <w:r w:rsidR="00BF4C5B" w:rsidRPr="004505C1">
        <w:t>Выпуски бытовой канализации встроенно-пристроенных помещений следует предусматривать отдельно от выпусков жилой части здания.</w:t>
      </w:r>
    </w:p>
    <w:p w:rsidR="00B318E0" w:rsidRPr="004505C1" w:rsidRDefault="00B318E0" w:rsidP="00142FBE">
      <w:pPr>
        <w:ind w:firstLine="709"/>
        <w:jc w:val="both"/>
      </w:pPr>
      <w:r w:rsidRPr="004505C1">
        <w:t xml:space="preserve">От сетей производственных и бытовых сточных вод магазинов и предприятий общественного питания допускается присоединение двух раздельных выпусков к одному колодцу централизованной системы </w:t>
      </w:r>
      <w:r w:rsidR="00875CAB" w:rsidRPr="004505C1">
        <w:t>водоотведения</w:t>
      </w:r>
      <w:r w:rsidRPr="004505C1">
        <w:t>.</w:t>
      </w:r>
    </w:p>
    <w:p w:rsidR="00021DE2" w:rsidRDefault="00B318E0" w:rsidP="00142FBE">
      <w:pPr>
        <w:ind w:firstLine="709"/>
        <w:jc w:val="both"/>
      </w:pPr>
      <w:r w:rsidRPr="004505C1">
        <w:t xml:space="preserve">Сети </w:t>
      </w:r>
      <w:r w:rsidR="00635ADE" w:rsidRPr="004505C1">
        <w:t>дренажной канализации</w:t>
      </w:r>
      <w:r w:rsidRPr="004505C1">
        <w:t xml:space="preserve"> и внутренних водостоков допускается присоединять двумя раздельными выпусками к одному колодцу </w:t>
      </w:r>
      <w:r w:rsidR="00A12D3D" w:rsidRPr="00A12D3D">
        <w:t>ливневой системы водоотведения или к централизованным системам водоотведения с учетом требований пункта 21.3</w:t>
      </w:r>
      <w:r w:rsidR="0076603B" w:rsidRPr="004505C1">
        <w:t>.</w:t>
      </w:r>
    </w:p>
    <w:p w:rsidR="00A12D3D" w:rsidRPr="00A12D3D" w:rsidRDefault="00A12D3D" w:rsidP="00A12D3D">
      <w:pPr>
        <w:pStyle w:val="37"/>
        <w:spacing w:before="0" w:after="0"/>
        <w:rPr>
          <w:rFonts w:cs="Arial"/>
          <w:spacing w:val="2"/>
          <w:sz w:val="20"/>
          <w:szCs w:val="20"/>
        </w:rPr>
      </w:pPr>
      <w:r w:rsidRPr="00F04956">
        <w:rPr>
          <w:b/>
          <w:sz w:val="24"/>
          <w:szCs w:val="24"/>
        </w:rPr>
        <w:t>(Измененная редакция, Изм. № 3</w:t>
      </w:r>
      <w:r>
        <w:rPr>
          <w:b/>
        </w:rPr>
        <w:t>).</w:t>
      </w:r>
    </w:p>
    <w:p w:rsidR="00365D98" w:rsidRPr="004505C1" w:rsidRDefault="007E3F08" w:rsidP="00142FBE">
      <w:pPr>
        <w:ind w:firstLine="709"/>
        <w:jc w:val="both"/>
      </w:pPr>
      <w:r w:rsidRPr="004505C1">
        <w:t>18</w:t>
      </w:r>
      <w:r w:rsidR="00CE5CD7" w:rsidRPr="004505C1">
        <w:t>.1</w:t>
      </w:r>
      <w:r w:rsidR="009A350E" w:rsidRPr="004505C1">
        <w:t>6</w:t>
      </w:r>
      <w:r w:rsidR="00CE5CD7" w:rsidRPr="004505C1">
        <w:t xml:space="preserve"> Для взрывопожароопасных производств</w:t>
      </w:r>
      <w:r w:rsidR="00875CAB" w:rsidRPr="004505C1">
        <w:t>,</w:t>
      </w:r>
      <w:r w:rsidR="001C488C" w:rsidRPr="004505C1">
        <w:t xml:space="preserve"> сточные воды которых содержат</w:t>
      </w:r>
      <w:r w:rsidR="00365D98" w:rsidRPr="004505C1">
        <w:t xml:space="preserve"> </w:t>
      </w:r>
      <w:r w:rsidR="001C488C" w:rsidRPr="004505C1">
        <w:t>горючие и легковоспламеняющиеся жидкости</w:t>
      </w:r>
      <w:r w:rsidR="00D62ED9" w:rsidRPr="004505C1">
        <w:t xml:space="preserve"> (ЛВЖ)</w:t>
      </w:r>
      <w:r w:rsidR="00875CAB" w:rsidRPr="004505C1">
        <w:t>,</w:t>
      </w:r>
      <w:r w:rsidR="001C488C" w:rsidRPr="004505C1">
        <w:t xml:space="preserve"> </w:t>
      </w:r>
      <w:r w:rsidR="00365D98" w:rsidRPr="004505C1">
        <w:t>с</w:t>
      </w:r>
      <w:r w:rsidR="00CE5CD7" w:rsidRPr="004505C1">
        <w:t>ледует предусматривать</w:t>
      </w:r>
      <w:r w:rsidR="00365D98" w:rsidRPr="004505C1">
        <w:t xml:space="preserve"> производственную канализацию с </w:t>
      </w:r>
      <w:r w:rsidR="001C488C" w:rsidRPr="004505C1">
        <w:t xml:space="preserve">вентиляционными стояками, </w:t>
      </w:r>
      <w:r w:rsidR="00365D98" w:rsidRPr="004505C1">
        <w:t>самостоятельными выпу</w:t>
      </w:r>
      <w:r w:rsidR="001C488C" w:rsidRPr="004505C1">
        <w:t xml:space="preserve">сками </w:t>
      </w:r>
      <w:r w:rsidR="00365D98" w:rsidRPr="004505C1">
        <w:t>и гидрозатворами на каждом из них с учетом требований соответствующих технологических норм.</w:t>
      </w:r>
    </w:p>
    <w:p w:rsidR="007E11E3" w:rsidRPr="004505C1" w:rsidRDefault="007E3F08" w:rsidP="00142FBE">
      <w:pPr>
        <w:ind w:firstLine="709"/>
        <w:jc w:val="both"/>
      </w:pPr>
      <w:r w:rsidRPr="004505C1">
        <w:t>18</w:t>
      </w:r>
      <w:r w:rsidR="00546567" w:rsidRPr="004505C1">
        <w:t>.1</w:t>
      </w:r>
      <w:r w:rsidR="009A350E" w:rsidRPr="004505C1">
        <w:t>7</w:t>
      </w:r>
      <w:r w:rsidR="00365D98" w:rsidRPr="004505C1">
        <w:t xml:space="preserve"> </w:t>
      </w:r>
      <w:r w:rsidR="007E11E3" w:rsidRPr="004505C1">
        <w:t xml:space="preserve">Производственную сеть канализации, транспортирующую сточные воды, содержащие горючие </w:t>
      </w:r>
      <w:r w:rsidR="001075D3" w:rsidRPr="004505C1">
        <w:t xml:space="preserve">жидкости </w:t>
      </w:r>
      <w:r w:rsidR="007E11E3" w:rsidRPr="004505C1">
        <w:t xml:space="preserve">и </w:t>
      </w:r>
      <w:r w:rsidR="007C1AB4" w:rsidRPr="004505C1">
        <w:t>ЛВЖ</w:t>
      </w:r>
      <w:r w:rsidR="007E11E3" w:rsidRPr="004505C1">
        <w:t xml:space="preserve">, присоединять к бытовой системе </w:t>
      </w:r>
      <w:r w:rsidR="006A1BA7" w:rsidRPr="004505C1">
        <w:t>водоотведения</w:t>
      </w:r>
      <w:r w:rsidR="007E11E3" w:rsidRPr="004505C1">
        <w:t xml:space="preserve"> и водостокам</w:t>
      </w:r>
      <w:r w:rsidR="007C1AB4" w:rsidRPr="004505C1">
        <w:t xml:space="preserve"> не допускается</w:t>
      </w:r>
      <w:r w:rsidR="007E11E3" w:rsidRPr="004505C1">
        <w:t>.</w:t>
      </w:r>
    </w:p>
    <w:p w:rsidR="00324BE0" w:rsidRPr="004505C1" w:rsidRDefault="00D5393D" w:rsidP="00142FBE">
      <w:pPr>
        <w:ind w:firstLine="709"/>
        <w:jc w:val="both"/>
      </w:pPr>
      <w:r w:rsidRPr="004505C1">
        <w:t>18.1</w:t>
      </w:r>
      <w:r w:rsidR="009A350E" w:rsidRPr="004505C1">
        <w:t>8</w:t>
      </w:r>
      <w:r w:rsidRPr="004505C1">
        <w:t xml:space="preserve"> </w:t>
      </w:r>
      <w:r w:rsidR="00324BE0" w:rsidRPr="004505C1">
        <w:t>Вентиляцию сетей бытовой и производственной канализации, отводящих стоки в наружную канализационную сеть, следует предусматривать через вентилируемые стояки, присоединяемые к высшим точкам трубопроводов через направленный вверх патрубок косого тройника.</w:t>
      </w:r>
    </w:p>
    <w:p w:rsidR="00D5393D" w:rsidRPr="004505C1" w:rsidRDefault="00D5393D" w:rsidP="00142FBE">
      <w:pPr>
        <w:ind w:firstLine="709"/>
        <w:jc w:val="both"/>
      </w:pPr>
      <w:r w:rsidRPr="004505C1">
        <w:t xml:space="preserve">Вытяжная часть </w:t>
      </w:r>
      <w:r w:rsidR="00635ADE" w:rsidRPr="004505C1">
        <w:t xml:space="preserve">канализационного </w:t>
      </w:r>
      <w:r w:rsidRPr="004505C1">
        <w:t xml:space="preserve">стояка выводится </w:t>
      </w:r>
      <w:r w:rsidR="00090D9E" w:rsidRPr="004505C1">
        <w:t xml:space="preserve">вертикально </w:t>
      </w:r>
      <w:r w:rsidRPr="004505C1">
        <w:t>через кровлю или сборную вентиляционную шахту здания на высоту:</w:t>
      </w:r>
    </w:p>
    <w:p w:rsidR="00D5393D" w:rsidRPr="004505C1" w:rsidRDefault="00D5393D" w:rsidP="00142FBE">
      <w:pPr>
        <w:ind w:firstLine="709"/>
        <w:jc w:val="both"/>
      </w:pPr>
      <w:r w:rsidRPr="004505C1">
        <w:t>- 0,2 м от плоской неэксплуатируемой и скатной кровли;</w:t>
      </w:r>
    </w:p>
    <w:p w:rsidR="00EA6B32" w:rsidRPr="004505C1" w:rsidRDefault="00D5393D" w:rsidP="00142FBE">
      <w:pPr>
        <w:ind w:firstLine="709"/>
        <w:jc w:val="both"/>
      </w:pPr>
      <w:r w:rsidRPr="004505C1">
        <w:t>- 0,1 м от обреза сборной вентиляционной шахты</w:t>
      </w:r>
      <w:r w:rsidR="00EA6B32" w:rsidRPr="004505C1">
        <w:t>;</w:t>
      </w:r>
    </w:p>
    <w:p w:rsidR="003E07CB" w:rsidRPr="004505C1" w:rsidRDefault="003E07CB" w:rsidP="00142FBE">
      <w:pPr>
        <w:ind w:firstLine="709"/>
        <w:jc w:val="both"/>
      </w:pPr>
      <w:r w:rsidRPr="004505C1">
        <w:t>- не менее 3,0 м от плоской эксплуатируемой кровли при обязат</w:t>
      </w:r>
      <w:r w:rsidR="00595DC6" w:rsidRPr="004505C1">
        <w:t xml:space="preserve">ельном выполнении требований </w:t>
      </w:r>
      <w:r w:rsidRPr="004505C1">
        <w:t>18.2</w:t>
      </w:r>
      <w:r w:rsidR="000704AF" w:rsidRPr="004505C1">
        <w:t>2</w:t>
      </w:r>
      <w:r w:rsidRPr="004505C1">
        <w:t>.</w:t>
      </w:r>
    </w:p>
    <w:p w:rsidR="0049745D" w:rsidRPr="004505C1" w:rsidRDefault="0049745D" w:rsidP="00142FBE">
      <w:pPr>
        <w:ind w:firstLine="709"/>
        <w:jc w:val="both"/>
      </w:pPr>
      <w:r w:rsidRPr="004505C1">
        <w:t xml:space="preserve">Выводимые выше кровли вытяжные части канализационных стояков следует размещать от открываемых окон и балконов на расстоянии не менее </w:t>
      </w:r>
      <w:r w:rsidR="00324BE0" w:rsidRPr="004505C1">
        <w:t>4</w:t>
      </w:r>
      <w:r w:rsidRPr="004505C1">
        <w:t xml:space="preserve"> м (по горизонтали)</w:t>
      </w:r>
      <w:r w:rsidR="009A350E" w:rsidRPr="004505C1">
        <w:t>.</w:t>
      </w:r>
    </w:p>
    <w:p w:rsidR="00D5393D" w:rsidRDefault="00D5393D" w:rsidP="00142FBE">
      <w:pPr>
        <w:ind w:firstLine="709"/>
        <w:jc w:val="both"/>
      </w:pPr>
      <w:r w:rsidRPr="004505C1">
        <w:t>18.</w:t>
      </w:r>
      <w:r w:rsidR="009A350E" w:rsidRPr="004505C1">
        <w:t>19</w:t>
      </w:r>
      <w:r w:rsidRPr="004505C1">
        <w:t xml:space="preserve"> Диаметр вытяжной части одиночного канализационного стояка должен быть равен диаметру его рабочей части.</w:t>
      </w:r>
      <w:r w:rsidR="00A12D3D" w:rsidRPr="00A12D3D">
        <w:rPr>
          <w:sz w:val="28"/>
          <w:szCs w:val="28"/>
        </w:rPr>
        <w:t xml:space="preserve"> </w:t>
      </w:r>
      <w:r w:rsidR="00A12D3D" w:rsidRPr="00A12D3D">
        <w:t>При применении пластиковых труб следует предусматривать защиту их частей на кровле от ультрафиолета (солнечного света).</w:t>
      </w:r>
    </w:p>
    <w:p w:rsidR="00A12D3D" w:rsidRPr="004505C1" w:rsidRDefault="00A12D3D" w:rsidP="00142FBE">
      <w:pPr>
        <w:ind w:firstLine="709"/>
        <w:jc w:val="both"/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324BE0" w:rsidRDefault="00D5393D" w:rsidP="00142FBE">
      <w:pPr>
        <w:ind w:firstLine="709"/>
        <w:jc w:val="both"/>
      </w:pPr>
      <w:r w:rsidRPr="004505C1">
        <w:t>18.</w:t>
      </w:r>
      <w:r w:rsidR="006C1158" w:rsidRPr="004505C1">
        <w:t>2</w:t>
      </w:r>
      <w:r w:rsidR="009A350E" w:rsidRPr="004505C1">
        <w:t>0</w:t>
      </w:r>
      <w:r w:rsidRPr="004505C1">
        <w:t xml:space="preserve"> </w:t>
      </w:r>
      <w:r w:rsidR="00324BE0" w:rsidRPr="004505C1">
        <w:t>При объединении группы стояков единой вытяжной частью ее диаметр и диаметр сборного вентиляционного трубопровода следует принимать равными наибольшему диаметру стояка из объединяемой группы. Участки сборного вентиляционного трубопровода следует прокладывать с уклоном в сторону присоединяемых стояков, обеспечивая сток конденсата. На холодных чердаках эти трубопроводы следует прокладывать в теплоизоляции. Требования к материалам и конструкциям теплоизоляции установлены в СП 61.13330.</w:t>
      </w:r>
    </w:p>
    <w:p w:rsidR="00A12D3D" w:rsidRDefault="00A12D3D" w:rsidP="00142FBE">
      <w:pPr>
        <w:ind w:firstLine="709"/>
        <w:jc w:val="both"/>
      </w:pPr>
      <w:r w:rsidRPr="00A12D3D">
        <w:t>Допускается подключать вентиляционную часть от встроенных помещений к стоякам, идущим на кровлю от жилых помещений в пределах секции здания, с проверкой стояка на срыв сифонов у приборов (за исключением предприятий общественного питания и продовольственных магазинов).</w:t>
      </w:r>
    </w:p>
    <w:p w:rsidR="00A12D3D" w:rsidRPr="004505C1" w:rsidRDefault="00A12D3D" w:rsidP="00142FBE">
      <w:pPr>
        <w:ind w:firstLine="709"/>
        <w:jc w:val="both"/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D5393D" w:rsidRPr="004505C1" w:rsidRDefault="00D5393D" w:rsidP="00142FBE">
      <w:pPr>
        <w:ind w:firstLine="709"/>
        <w:jc w:val="both"/>
      </w:pPr>
      <w:r w:rsidRPr="004505C1">
        <w:t>18.</w:t>
      </w:r>
      <w:r w:rsidR="006C1158" w:rsidRPr="004505C1">
        <w:t>2</w:t>
      </w:r>
      <w:r w:rsidR="009A350E" w:rsidRPr="004505C1">
        <w:t>1</w:t>
      </w:r>
      <w:r w:rsidRPr="004505C1">
        <w:t xml:space="preserve"> Установка в устье вытяжной части стояка сопротивлений в виде дефлекторов (флюгарка, простой колпак и т.</w:t>
      </w:r>
      <w:r w:rsidR="00595DC6" w:rsidRPr="004505C1">
        <w:t xml:space="preserve"> </w:t>
      </w:r>
      <w:r w:rsidRPr="004505C1">
        <w:t>п.) не допускается.</w:t>
      </w:r>
    </w:p>
    <w:p w:rsidR="00AC16AF" w:rsidRPr="004505C1" w:rsidRDefault="00AC16AF" w:rsidP="00142FBE">
      <w:pPr>
        <w:ind w:firstLine="709"/>
        <w:jc w:val="both"/>
      </w:pPr>
      <w:r w:rsidRPr="004505C1">
        <w:lastRenderedPageBreak/>
        <w:t xml:space="preserve">18.22 Вытяжная часть над эксплуатируемой кровлей высотой не менее 3 м, должна объединять не менее четырех канализационных стояков для предотвращения обмерзания вытяжной части канализационного стояка в зимний период. При невозможности выполнить это условие канализационные стояки не следует выводить выше кровли. В этом случае каждый стояк должен оканчиваться воздушным </w:t>
      </w:r>
      <w:r w:rsidR="00515CE3">
        <w:t xml:space="preserve">(вакуумным) </w:t>
      </w:r>
      <w:r w:rsidRPr="004505C1">
        <w:t xml:space="preserve">клапаном (пропускающим воздух только в одну сторону </w:t>
      </w:r>
      <w:r w:rsidR="000E062B" w:rsidRPr="004505C1">
        <w:rPr>
          <w:bCs/>
          <w:spacing w:val="40"/>
        </w:rPr>
        <w:t>‒</w:t>
      </w:r>
      <w:r w:rsidRPr="004505C1">
        <w:t xml:space="preserve"> в стояк), устанавливаемым в устье стояка над полом верхнего этажа, выше борта самого высокорасположенного санитарно-технического прибора или оборудования в соответствии с 19.8, 19.9 и [13].</w:t>
      </w:r>
    </w:p>
    <w:p w:rsidR="00AC16AF" w:rsidRDefault="00AC16AF" w:rsidP="00142FBE">
      <w:pPr>
        <w:ind w:firstLine="709"/>
        <w:jc w:val="both"/>
      </w:pPr>
      <w:r w:rsidRPr="004505C1">
        <w:t>Аналогичные решения следует принимать во всех случаях, когда канализационные газы от стояков необходимо отвести из зоны пребывания людей.</w:t>
      </w:r>
    </w:p>
    <w:p w:rsidR="00A12D3D" w:rsidRPr="004505C1" w:rsidRDefault="00A12D3D" w:rsidP="00142FBE">
      <w:pPr>
        <w:ind w:firstLine="709"/>
        <w:jc w:val="both"/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843919" w:rsidRDefault="00AC16AF" w:rsidP="00142FBE">
      <w:pPr>
        <w:ind w:firstLine="709"/>
        <w:jc w:val="both"/>
      </w:pPr>
      <w:r w:rsidRPr="004505C1">
        <w:t xml:space="preserve">18.23 </w:t>
      </w:r>
      <w:r w:rsidR="00843919" w:rsidRPr="004505C1">
        <w:t>В зданиях допускается устройство невентилируемых канализационных стояков/группы стояков и</w:t>
      </w:r>
      <w:r w:rsidR="000E062B" w:rsidRPr="004505C1">
        <w:t>(</w:t>
      </w:r>
      <w:r w:rsidR="00843919" w:rsidRPr="004505C1">
        <w:t>или</w:t>
      </w:r>
      <w:r w:rsidR="000E062B" w:rsidRPr="004505C1">
        <w:t>)</w:t>
      </w:r>
      <w:r w:rsidR="00843919" w:rsidRPr="004505C1">
        <w:t xml:space="preserve"> невентилируемых канализационных стояков/группы стояков с воздушными </w:t>
      </w:r>
      <w:r w:rsidR="00515CE3">
        <w:t xml:space="preserve">(вакуумными) </w:t>
      </w:r>
      <w:r w:rsidR="00843919" w:rsidRPr="004505C1">
        <w:t>клапанами. При проектировании в жилых или общественных зданиях систем внутренней канализации с невентилируемыми стояками должно быть выполнено условие сохранения режима венти</w:t>
      </w:r>
      <w:r w:rsidR="000E062B" w:rsidRPr="004505C1">
        <w:t>ляции наружной сети канализации</w:t>
      </w:r>
      <w:r w:rsidR="00843919" w:rsidRPr="004505C1">
        <w:t xml:space="preserve"> в соответствии с 18.25, к которой присоединяются выпуски из этих зданий.</w:t>
      </w:r>
    </w:p>
    <w:p w:rsidR="00515CE3" w:rsidRPr="004505C1" w:rsidRDefault="00515CE3" w:rsidP="00142FBE">
      <w:pPr>
        <w:ind w:firstLine="709"/>
        <w:jc w:val="both"/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9A350E" w:rsidRPr="004505C1" w:rsidRDefault="009A350E" w:rsidP="00142FBE">
      <w:pPr>
        <w:ind w:firstLine="709"/>
        <w:jc w:val="both"/>
      </w:pPr>
      <w:r w:rsidRPr="004505C1">
        <w:t>18.2</w:t>
      </w:r>
      <w:r w:rsidR="00AC16AF" w:rsidRPr="004505C1">
        <w:t>4</w:t>
      </w:r>
      <w:r w:rsidRPr="004505C1">
        <w:t xml:space="preserve"> При соответствующем обосновании допускается не устраивать вытяжную часть для объединяемой поверху группы из четырех </w:t>
      </w:r>
      <w:r w:rsidR="0035170C" w:rsidRPr="004505C1">
        <w:t xml:space="preserve">канализационных </w:t>
      </w:r>
      <w:r w:rsidRPr="004505C1">
        <w:t>стояков</w:t>
      </w:r>
      <w:r w:rsidR="00621E2F" w:rsidRPr="004505C1">
        <w:t xml:space="preserve"> и более</w:t>
      </w:r>
      <w:r w:rsidRPr="004505C1">
        <w:t xml:space="preserve">. При этом следует учитывать, что объединение поверху четырех </w:t>
      </w:r>
      <w:r w:rsidR="000E062B" w:rsidRPr="004505C1">
        <w:t xml:space="preserve">стояков </w:t>
      </w:r>
      <w:r w:rsidRPr="004505C1">
        <w:t>и более сборным вентиляционным трубопроводом, не имеющим</w:t>
      </w:r>
      <w:r w:rsidR="00C15D22" w:rsidRPr="004505C1">
        <w:t xml:space="preserve"> вытяжной части</w:t>
      </w:r>
      <w:r w:rsidRPr="004505C1">
        <w:t>, делает систему невентилируемой, но пропускная способность каждого невентилируемого стояка из объединяемой группы равна пропускной способности вентилируемого стояка того же диаметра.</w:t>
      </w:r>
    </w:p>
    <w:p w:rsidR="00F6598B" w:rsidRPr="004505C1" w:rsidRDefault="00F6598B" w:rsidP="00142FBE">
      <w:pPr>
        <w:spacing w:after="120"/>
        <w:ind w:firstLine="709"/>
        <w:jc w:val="both"/>
      </w:pPr>
      <w:r w:rsidRPr="004505C1">
        <w:t>18.2</w:t>
      </w:r>
      <w:r w:rsidR="009A350E" w:rsidRPr="004505C1">
        <w:t>5</w:t>
      </w:r>
      <w:r w:rsidRPr="004505C1">
        <w:t xml:space="preserve"> </w:t>
      </w:r>
      <w:r w:rsidR="000E062B" w:rsidRPr="004505C1">
        <w:t>Число</w:t>
      </w:r>
      <w:r w:rsidRPr="004505C1">
        <w:t xml:space="preserve"> </w:t>
      </w:r>
      <w:r w:rsidRPr="004505C1">
        <w:rPr>
          <w:i/>
        </w:rPr>
        <w:t>n</w:t>
      </w:r>
      <w:r w:rsidRPr="004505C1">
        <w:t xml:space="preserve"> канализационных стояков с вытяжной частью, обеспечивающих режим вен</w:t>
      </w:r>
      <w:r w:rsidR="009C066D" w:rsidRPr="004505C1">
        <w:t>тиляции наружной</w:t>
      </w:r>
      <w:r w:rsidRPr="004505C1">
        <w:t xml:space="preserve"> сети</w:t>
      </w:r>
      <w:r w:rsidR="009C066D" w:rsidRPr="004505C1">
        <w:t xml:space="preserve"> </w:t>
      </w:r>
      <w:r w:rsidR="00BB2041" w:rsidRPr="004505C1">
        <w:t>канализации</w:t>
      </w:r>
      <w:r w:rsidRPr="004505C1">
        <w:t xml:space="preserve"> (заданную кратность воздухообмена на расчетном участке наружной </w:t>
      </w:r>
      <w:r w:rsidR="00BB2041" w:rsidRPr="004505C1">
        <w:t>сети канализации</w:t>
      </w:r>
      <w:r w:rsidRPr="004505C1">
        <w:t>)</w:t>
      </w:r>
      <w:r w:rsidR="00595DC6" w:rsidRPr="004505C1">
        <w:t>, следует определять по формуле</w:t>
      </w:r>
    </w:p>
    <w:p w:rsidR="00D5393D" w:rsidRPr="004505C1" w:rsidRDefault="008B17EC" w:rsidP="00B67224">
      <w:pPr>
        <w:ind w:left="3402" w:firstLine="709"/>
        <w:jc w:val="right"/>
      </w:pPr>
      <m:oMath>
        <m: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k W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Q</m:t>
            </m:r>
          </m:den>
        </m:f>
      </m:oMath>
      <w:r w:rsidR="00595DC6" w:rsidRPr="004505C1">
        <w:rPr>
          <w:sz w:val="28"/>
          <w:szCs w:val="28"/>
        </w:rPr>
        <w:t>,</w:t>
      </w:r>
      <w:r w:rsidR="00D5393D" w:rsidRPr="004505C1">
        <w:tab/>
      </w:r>
      <w:r w:rsidR="00D5393D" w:rsidRPr="004505C1">
        <w:tab/>
      </w:r>
      <w:r w:rsidR="00D5393D" w:rsidRPr="004505C1">
        <w:tab/>
      </w:r>
      <w:r w:rsidR="00D5393D" w:rsidRPr="004505C1">
        <w:tab/>
      </w:r>
      <w:r w:rsidR="00595DC6" w:rsidRPr="004505C1">
        <w:tab/>
      </w:r>
      <w:r w:rsidR="00D5393D" w:rsidRPr="004505C1">
        <w:t>(</w:t>
      </w:r>
      <w:r w:rsidR="00617A19" w:rsidRPr="004505C1">
        <w:t>32</w:t>
      </w:r>
      <w:r w:rsidR="00D5393D" w:rsidRPr="004505C1">
        <w:t>)</w:t>
      </w:r>
    </w:p>
    <w:p w:rsidR="00D5393D" w:rsidRPr="004505C1" w:rsidRDefault="00D5393D" w:rsidP="00142FBE">
      <w:pPr>
        <w:jc w:val="both"/>
      </w:pPr>
      <w:r w:rsidRPr="004505C1">
        <w:t xml:space="preserve">где </w:t>
      </w:r>
      <m:oMath>
        <m:r>
          <w:rPr>
            <w:rFonts w:ascii="Cambria Math" w:hAnsi="Cambria Math"/>
            <w:lang w:val="en-US"/>
          </w:rPr>
          <m:t>k</m:t>
        </m:r>
      </m:oMath>
      <w:r w:rsidRPr="004505C1">
        <w:t xml:space="preserve"> – суточная кратность воздухообмена в </w:t>
      </w:r>
      <w:r w:rsidR="00BB2041" w:rsidRPr="004505C1">
        <w:t>сети канализации</w:t>
      </w:r>
      <w:r w:rsidRPr="004505C1">
        <w:t xml:space="preserve">, </w:t>
      </w:r>
      <m:oMath>
        <m:r>
          <w:rPr>
            <w:rFonts w:ascii="Cambria Math" w:hAnsi="Cambria Math"/>
            <w:lang w:val="en-US"/>
          </w:rPr>
          <m:t>k</m:t>
        </m:r>
      </m:oMath>
      <w:r w:rsidRPr="004505C1">
        <w:rPr>
          <w:i/>
          <w:iCs/>
        </w:rPr>
        <w:t xml:space="preserve"> </w:t>
      </w:r>
      <w:r w:rsidRPr="004505C1">
        <w:t>= 80</w:t>
      </w:r>
      <w:r w:rsidR="00595DC6" w:rsidRPr="004505C1">
        <w:t>–</w:t>
      </w:r>
      <w:r w:rsidRPr="004505C1">
        <w:t xml:space="preserve">100 </w:t>
      </w:r>
      <w:r w:rsidR="00621E2F" w:rsidRPr="004505C1">
        <w:t>1/сут</w:t>
      </w:r>
      <w:r w:rsidRPr="004505C1">
        <w:t>;</w:t>
      </w:r>
    </w:p>
    <w:p w:rsidR="00EF633E" w:rsidRPr="004505C1" w:rsidRDefault="008B17EC" w:rsidP="00142FBE">
      <w:pPr>
        <w:ind w:firstLine="709"/>
        <w:jc w:val="both"/>
      </w:pPr>
      <w:bookmarkStart w:id="53" w:name="_Hlk13411940"/>
      <w:bookmarkStart w:id="54" w:name="_Hlk13411825"/>
      <m:oMath>
        <m:r>
          <w:rPr>
            <w:rFonts w:ascii="Cambria Math" w:hAnsi="Cambria Math"/>
            <w:lang w:val="en-US"/>
          </w:rPr>
          <m:t>W</m:t>
        </m:r>
      </m:oMath>
      <w:r w:rsidR="00324BE0" w:rsidRPr="004505C1">
        <w:t xml:space="preserve"> – </w:t>
      </w:r>
      <w:bookmarkEnd w:id="53"/>
      <w:bookmarkEnd w:id="54"/>
      <w:r w:rsidR="00EF633E" w:rsidRPr="004505C1">
        <w:t>емкость расчетного (вновь проектируемого) участка наружной</w:t>
      </w:r>
      <w:r w:rsidR="00BB2041" w:rsidRPr="004505C1">
        <w:t xml:space="preserve"> сети канализации</w:t>
      </w:r>
      <w:r w:rsidR="00EF633E" w:rsidRPr="004505C1">
        <w:t xml:space="preserve"> (до подключения к существующим наружным сетям), обслуживающего данный объект, м</w:t>
      </w:r>
      <w:r w:rsidR="00EF633E" w:rsidRPr="004505C1">
        <w:rPr>
          <w:vertAlign w:val="superscript"/>
        </w:rPr>
        <w:t>3</w:t>
      </w:r>
      <w:r w:rsidR="00EF633E" w:rsidRPr="004505C1">
        <w:t>;</w:t>
      </w:r>
    </w:p>
    <w:p w:rsidR="00EF633E" w:rsidRPr="004505C1" w:rsidRDefault="008B17EC" w:rsidP="00142FBE">
      <w:pPr>
        <w:tabs>
          <w:tab w:val="left" w:pos="0"/>
        </w:tabs>
        <w:ind w:firstLine="709"/>
        <w:jc w:val="both"/>
      </w:pPr>
      <m:oMath>
        <m:r>
          <w:rPr>
            <w:rFonts w:ascii="Cambria Math" w:hAnsi="Cambria Math"/>
            <w:lang w:val="en-US"/>
          </w:rPr>
          <m:t>Q</m:t>
        </m:r>
      </m:oMath>
      <w:r w:rsidR="00EF633E" w:rsidRPr="004505C1">
        <w:rPr>
          <w:b/>
          <w:bCs/>
          <w:i/>
          <w:iCs/>
        </w:rPr>
        <w:t xml:space="preserve"> </w:t>
      </w:r>
      <w:r w:rsidR="00EF633E" w:rsidRPr="004505C1">
        <w:t>= 320 м</w:t>
      </w:r>
      <w:r w:rsidR="00EF633E" w:rsidRPr="004505C1">
        <w:rPr>
          <w:vertAlign w:val="superscript"/>
        </w:rPr>
        <w:t>3</w:t>
      </w:r>
      <w:r w:rsidR="00EF633E" w:rsidRPr="004505C1">
        <w:t>/сут – расчетный расход загрязненного воздуха, выходящего из вытяжной части одиночного вентилируемого стояка диаметром 100 мм.</w:t>
      </w:r>
    </w:p>
    <w:p w:rsidR="00EF633E" w:rsidRPr="00B67224" w:rsidRDefault="00082CDB" w:rsidP="00142FBE">
      <w:pPr>
        <w:ind w:firstLine="709"/>
        <w:jc w:val="both"/>
        <w:rPr>
          <w:iCs/>
          <w:spacing w:val="48"/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Примечания</w:t>
      </w:r>
    </w:p>
    <w:p w:rsidR="00EF633E" w:rsidRPr="00B67224" w:rsidRDefault="00595DC6" w:rsidP="00142FBE">
      <w:pPr>
        <w:tabs>
          <w:tab w:val="left" w:pos="0"/>
        </w:tabs>
        <w:ind w:firstLine="709"/>
        <w:jc w:val="both"/>
        <w:rPr>
          <w:sz w:val="20"/>
          <w:szCs w:val="20"/>
        </w:rPr>
      </w:pPr>
      <w:r w:rsidRPr="00B67224">
        <w:rPr>
          <w:sz w:val="20"/>
          <w:szCs w:val="20"/>
        </w:rPr>
        <w:t>1</w:t>
      </w:r>
      <w:r w:rsidR="00EF633E" w:rsidRPr="00B67224">
        <w:rPr>
          <w:sz w:val="20"/>
          <w:szCs w:val="20"/>
        </w:rPr>
        <w:t xml:space="preserve"> Под емкостью расчетного участка наружной сети следует понимать внутренний объем трубопроводов и колодцев на расчетном участке наружной сети.</w:t>
      </w:r>
    </w:p>
    <w:p w:rsidR="00EF633E" w:rsidRPr="00B67224" w:rsidRDefault="00595DC6" w:rsidP="00142FBE">
      <w:pPr>
        <w:ind w:firstLine="709"/>
        <w:jc w:val="both"/>
        <w:rPr>
          <w:sz w:val="20"/>
          <w:szCs w:val="20"/>
        </w:rPr>
      </w:pPr>
      <w:r w:rsidRPr="00B67224">
        <w:rPr>
          <w:sz w:val="20"/>
          <w:szCs w:val="20"/>
        </w:rPr>
        <w:t>2</w:t>
      </w:r>
      <w:r w:rsidR="00EF633E" w:rsidRPr="00B67224">
        <w:rPr>
          <w:sz w:val="20"/>
          <w:szCs w:val="20"/>
        </w:rPr>
        <w:t xml:space="preserve"> При реконструкции зданий и сооружений отказ от части вентилируемых канализационных стояков или их замена на невентилируемые (с во</w:t>
      </w:r>
      <w:r w:rsidR="00621E2F" w:rsidRPr="00B67224">
        <w:rPr>
          <w:sz w:val="20"/>
          <w:szCs w:val="20"/>
        </w:rPr>
        <w:t xml:space="preserve">здушными </w:t>
      </w:r>
      <w:r w:rsidR="00515CE3">
        <w:rPr>
          <w:sz w:val="20"/>
          <w:szCs w:val="20"/>
        </w:rPr>
        <w:t xml:space="preserve">(вакуумными) </w:t>
      </w:r>
      <w:r w:rsidR="00621E2F" w:rsidRPr="00B67224">
        <w:rPr>
          <w:sz w:val="20"/>
          <w:szCs w:val="20"/>
        </w:rPr>
        <w:t>клапанами или без них)</w:t>
      </w:r>
      <w:r w:rsidR="00EF633E" w:rsidRPr="00B67224">
        <w:rPr>
          <w:sz w:val="20"/>
          <w:szCs w:val="20"/>
        </w:rPr>
        <w:t xml:space="preserve"> возможн</w:t>
      </w:r>
      <w:r w:rsidR="00621E2F" w:rsidRPr="00B67224">
        <w:rPr>
          <w:sz w:val="20"/>
          <w:szCs w:val="20"/>
        </w:rPr>
        <w:t>ы</w:t>
      </w:r>
      <w:r w:rsidR="00EF633E" w:rsidRPr="00B67224">
        <w:rPr>
          <w:sz w:val="20"/>
          <w:szCs w:val="20"/>
        </w:rPr>
        <w:t xml:space="preserve"> только после проверки обеспечения режима вентиляции наружной сети, обслуживающей объект реконструкции, на соответствие требованиям данного п</w:t>
      </w:r>
      <w:r w:rsidR="007D34CD" w:rsidRPr="00B67224">
        <w:rPr>
          <w:sz w:val="20"/>
          <w:szCs w:val="20"/>
        </w:rPr>
        <w:t>римечания</w:t>
      </w:r>
      <w:r w:rsidR="00EF633E" w:rsidRPr="00B67224">
        <w:rPr>
          <w:sz w:val="20"/>
          <w:szCs w:val="20"/>
        </w:rPr>
        <w:t>.</w:t>
      </w:r>
    </w:p>
    <w:p w:rsidR="00EF633E" w:rsidRPr="00B67224" w:rsidRDefault="00595DC6" w:rsidP="00142FBE">
      <w:pPr>
        <w:ind w:firstLine="709"/>
        <w:jc w:val="both"/>
        <w:rPr>
          <w:sz w:val="20"/>
          <w:szCs w:val="20"/>
        </w:rPr>
      </w:pPr>
      <w:r w:rsidRPr="00B67224">
        <w:rPr>
          <w:sz w:val="20"/>
          <w:szCs w:val="20"/>
        </w:rPr>
        <w:t>3</w:t>
      </w:r>
      <w:r w:rsidR="00EF633E" w:rsidRPr="00B67224">
        <w:rPr>
          <w:sz w:val="20"/>
          <w:szCs w:val="20"/>
        </w:rPr>
        <w:t xml:space="preserve"> При невозможности обеспечения заданной кратности воздухообмена режима вентиляции наружных сетей, обслуживающих объект, необходимо выполнить мероприятия для обеспечения заданной кратности воздухообмена в наружной сети</w:t>
      </w:r>
      <w:r w:rsidR="00241E04" w:rsidRPr="00B67224">
        <w:rPr>
          <w:sz w:val="20"/>
          <w:szCs w:val="20"/>
        </w:rPr>
        <w:t xml:space="preserve"> </w:t>
      </w:r>
      <w:r w:rsidR="00621E2F" w:rsidRPr="00B67224">
        <w:rPr>
          <w:sz w:val="20"/>
          <w:szCs w:val="20"/>
        </w:rPr>
        <w:t>(</w:t>
      </w:r>
      <w:r w:rsidR="00EF633E" w:rsidRPr="00B67224">
        <w:rPr>
          <w:sz w:val="20"/>
          <w:szCs w:val="20"/>
        </w:rPr>
        <w:t>например, применение дополнительных «сухих» вентилируемых стояков</w:t>
      </w:r>
      <w:r w:rsidR="00241E04" w:rsidRPr="00B67224">
        <w:rPr>
          <w:sz w:val="20"/>
          <w:szCs w:val="20"/>
        </w:rPr>
        <w:t>, обеспечивающих только вентиляцию наружных сетей).</w:t>
      </w:r>
      <w:r w:rsidR="00515CE3" w:rsidRPr="00515CE3">
        <w:t xml:space="preserve"> </w:t>
      </w:r>
      <w:r w:rsidR="00515CE3" w:rsidRPr="00515CE3">
        <w:rPr>
          <w:sz w:val="20"/>
          <w:szCs w:val="20"/>
        </w:rPr>
        <w:t>Подключение рабочих стояков к дополнительным «сухим» вентиляционным стоякам не допускается</w:t>
      </w:r>
      <w:r w:rsidR="00515CE3">
        <w:rPr>
          <w:sz w:val="20"/>
          <w:szCs w:val="20"/>
        </w:rPr>
        <w:t>.</w:t>
      </w:r>
    </w:p>
    <w:p w:rsidR="00EF633E" w:rsidRDefault="00595DC6" w:rsidP="00142FBE">
      <w:pPr>
        <w:spacing w:after="120"/>
        <w:ind w:firstLine="709"/>
        <w:jc w:val="both"/>
        <w:rPr>
          <w:sz w:val="20"/>
          <w:szCs w:val="20"/>
        </w:rPr>
      </w:pPr>
      <w:r w:rsidRPr="00B67224">
        <w:rPr>
          <w:sz w:val="20"/>
          <w:szCs w:val="20"/>
        </w:rPr>
        <w:t>4</w:t>
      </w:r>
      <w:r w:rsidR="00EF633E" w:rsidRPr="00B67224">
        <w:rPr>
          <w:sz w:val="20"/>
          <w:szCs w:val="20"/>
        </w:rPr>
        <w:t xml:space="preserve"> При проектировании </w:t>
      </w:r>
      <w:r w:rsidR="00AF60FF" w:rsidRPr="00B67224">
        <w:rPr>
          <w:sz w:val="20"/>
          <w:szCs w:val="20"/>
        </w:rPr>
        <w:t>жилых</w:t>
      </w:r>
      <w:r w:rsidR="00EF633E" w:rsidRPr="00B67224">
        <w:rPr>
          <w:sz w:val="20"/>
          <w:szCs w:val="20"/>
        </w:rPr>
        <w:t xml:space="preserve"> зданий, частных домов на одну или несколько семей, коттеджей, таунхаусов и </w:t>
      </w:r>
      <w:r w:rsidRPr="00B67224">
        <w:rPr>
          <w:sz w:val="20"/>
          <w:szCs w:val="20"/>
        </w:rPr>
        <w:t>подобных</w:t>
      </w:r>
      <w:r w:rsidR="00EF633E" w:rsidRPr="00B67224">
        <w:rPr>
          <w:sz w:val="20"/>
          <w:szCs w:val="20"/>
        </w:rPr>
        <w:t xml:space="preserve"> зданий, внутренние </w:t>
      </w:r>
      <w:r w:rsidR="00BB2041" w:rsidRPr="00B67224">
        <w:rPr>
          <w:sz w:val="20"/>
          <w:szCs w:val="20"/>
        </w:rPr>
        <w:t>сети</w:t>
      </w:r>
      <w:r w:rsidR="00EF633E" w:rsidRPr="00B67224">
        <w:rPr>
          <w:sz w:val="20"/>
          <w:szCs w:val="20"/>
        </w:rPr>
        <w:t xml:space="preserve"> канализации которых подключаются как к централизованной системе водоотведения, так и к септикам (сверхмалым аэрационным установкам), следует предусматривать не менее одного вентилируемого стояка на один выпуск без расчета.</w:t>
      </w:r>
    </w:p>
    <w:p w:rsidR="00515CE3" w:rsidRPr="00B67224" w:rsidRDefault="00515CE3" w:rsidP="00142FBE">
      <w:pPr>
        <w:spacing w:after="120"/>
        <w:ind w:firstLine="709"/>
        <w:jc w:val="both"/>
        <w:rPr>
          <w:sz w:val="20"/>
          <w:szCs w:val="20"/>
        </w:rPr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D5393D" w:rsidRPr="004505C1" w:rsidRDefault="00D5393D" w:rsidP="00142FBE">
      <w:pPr>
        <w:tabs>
          <w:tab w:val="left" w:pos="0"/>
        </w:tabs>
        <w:ind w:firstLine="709"/>
        <w:jc w:val="both"/>
      </w:pPr>
      <w:r w:rsidRPr="004505C1">
        <w:lastRenderedPageBreak/>
        <w:t>18.2</w:t>
      </w:r>
      <w:r w:rsidR="009A350E" w:rsidRPr="004505C1">
        <w:t>6</w:t>
      </w:r>
      <w:r w:rsidRPr="004505C1">
        <w:t xml:space="preserve"> На сетях </w:t>
      </w:r>
      <w:r w:rsidR="00F6598B" w:rsidRPr="004505C1">
        <w:t xml:space="preserve">бытовой и производственной канализации </w:t>
      </w:r>
      <w:r w:rsidRPr="004505C1">
        <w:t>следует предусматривать установку ревизий или прочисток:</w:t>
      </w:r>
    </w:p>
    <w:p w:rsidR="00D5393D" w:rsidRPr="004505C1" w:rsidRDefault="00D5393D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на стояках при отсутствии на них отступов – на нижнем и верхнем этажах, а при наличии отступов – также и на вышерасположенных над отступами этажах;</w:t>
      </w:r>
    </w:p>
    <w:p w:rsidR="00D5393D" w:rsidRPr="004505C1" w:rsidRDefault="00D5393D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в жилых</w:t>
      </w:r>
      <w:r w:rsidR="00175AA0" w:rsidRPr="004505C1">
        <w:rPr>
          <w:sz w:val="24"/>
          <w:szCs w:val="24"/>
        </w:rPr>
        <w:t xml:space="preserve"> и общественных</w:t>
      </w:r>
      <w:r w:rsidRPr="004505C1">
        <w:rPr>
          <w:sz w:val="24"/>
          <w:szCs w:val="24"/>
        </w:rPr>
        <w:t xml:space="preserve"> зданиях с числом этажей пять и более – не реже чем через три этажа;</w:t>
      </w:r>
    </w:p>
    <w:p w:rsidR="00D5393D" w:rsidRPr="004505C1" w:rsidRDefault="00D5393D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в начале участков (по движению стоков) отводных трубопроводов при числе присоединяемых приборов три и более, под которыми нет устройств для прочистки;</w:t>
      </w:r>
    </w:p>
    <w:p w:rsidR="00D5393D" w:rsidRPr="004505C1" w:rsidRDefault="00D5393D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на поворотах сети – при изменении направления движения стоков, если участки трубопровода не могут быть прочищены через другие участки;</w:t>
      </w:r>
    </w:p>
    <w:p w:rsidR="00D5393D" w:rsidRPr="004505C1" w:rsidRDefault="00D5393D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>- в проходных туннелях.</w:t>
      </w:r>
    </w:p>
    <w:p w:rsidR="00F32D45" w:rsidRPr="004505C1" w:rsidRDefault="00451FAB" w:rsidP="00142FBE">
      <w:pPr>
        <w:spacing w:after="120"/>
        <w:ind w:firstLine="709"/>
        <w:jc w:val="both"/>
        <w:rPr>
          <w:bCs/>
          <w:spacing w:val="48"/>
        </w:rPr>
      </w:pPr>
      <w:r w:rsidRPr="004505C1">
        <w:rPr>
          <w:iCs/>
        </w:rPr>
        <w:t xml:space="preserve">Вместо ревизии на подвесных трубопроводах сети канализации, прокладываемых под потолком, </w:t>
      </w:r>
      <w:r w:rsidR="00515CE3">
        <w:rPr>
          <w:iCs/>
        </w:rPr>
        <w:t>предусматривают</w:t>
      </w:r>
      <w:r w:rsidRPr="004505C1">
        <w:rPr>
          <w:iCs/>
        </w:rPr>
        <w:t xml:space="preserve"> у</w:t>
      </w:r>
      <w:r w:rsidR="00551C78" w:rsidRPr="004505C1">
        <w:rPr>
          <w:iCs/>
        </w:rPr>
        <w:t xml:space="preserve">становку прочисток, выводимых </w:t>
      </w:r>
      <w:r w:rsidR="00324BE0" w:rsidRPr="004505C1">
        <w:rPr>
          <w:iCs/>
        </w:rPr>
        <w:t xml:space="preserve">в </w:t>
      </w:r>
      <w:proofErr w:type="gramStart"/>
      <w:r w:rsidR="00324BE0" w:rsidRPr="004505C1">
        <w:rPr>
          <w:iCs/>
        </w:rPr>
        <w:t>выше</w:t>
      </w:r>
      <w:r w:rsidR="007D34CD" w:rsidRPr="004505C1">
        <w:rPr>
          <w:iCs/>
        </w:rPr>
        <w:t>-</w:t>
      </w:r>
      <w:r w:rsidRPr="004505C1">
        <w:rPr>
          <w:iCs/>
        </w:rPr>
        <w:t>расположенный</w:t>
      </w:r>
      <w:proofErr w:type="gramEnd"/>
      <w:r w:rsidRPr="004505C1">
        <w:rPr>
          <w:iCs/>
        </w:rPr>
        <w:t xml:space="preserve"> этаж, с устройством люка в полу или открыто в зависимости от назначения помещения. Ревизии и прочистки необходимо устанавливать в местах, удобных для их обслуживания.</w:t>
      </w:r>
    </w:p>
    <w:p w:rsidR="000B6BEB" w:rsidRDefault="00082CDB" w:rsidP="00142FBE">
      <w:pPr>
        <w:ind w:firstLine="709"/>
        <w:jc w:val="both"/>
        <w:rPr>
          <w:rFonts w:eastAsiaTheme="minorHAnsi"/>
          <w:sz w:val="20"/>
          <w:szCs w:val="20"/>
          <w:lang w:eastAsia="en-US"/>
        </w:rPr>
      </w:pPr>
      <w:r w:rsidRPr="00B67224">
        <w:rPr>
          <w:bCs/>
          <w:spacing w:val="30"/>
          <w:sz w:val="20"/>
          <w:szCs w:val="20"/>
        </w:rPr>
        <w:t>Примечание</w:t>
      </w:r>
      <w:r w:rsidR="006F07C1" w:rsidRPr="00B67224">
        <w:rPr>
          <w:iCs/>
          <w:spacing w:val="48"/>
          <w:sz w:val="20"/>
          <w:szCs w:val="20"/>
        </w:rPr>
        <w:t xml:space="preserve"> </w:t>
      </w:r>
      <w:r w:rsidR="006F07C1" w:rsidRPr="00B67224">
        <w:rPr>
          <w:bCs/>
          <w:spacing w:val="40"/>
          <w:sz w:val="20"/>
          <w:szCs w:val="20"/>
        </w:rPr>
        <w:t xml:space="preserve">‒ </w:t>
      </w:r>
      <w:r w:rsidR="000B6BEB" w:rsidRPr="00B67224">
        <w:rPr>
          <w:rFonts w:eastAsiaTheme="minorHAnsi"/>
          <w:sz w:val="20"/>
          <w:szCs w:val="20"/>
          <w:lang w:eastAsia="en-US"/>
        </w:rPr>
        <w:t>На трубопроводах внутренней бытовой канализации, проходящей через встроенные помещения, допускается не предусматривать установку ревизий и прочисток. При этом ревизии и</w:t>
      </w:r>
      <w:r w:rsidR="007D34CD" w:rsidRPr="00B67224">
        <w:rPr>
          <w:rFonts w:eastAsiaTheme="minorHAnsi"/>
          <w:sz w:val="20"/>
          <w:szCs w:val="20"/>
          <w:lang w:eastAsia="en-US"/>
        </w:rPr>
        <w:t xml:space="preserve"> прочистки должны быть размещен</w:t>
      </w:r>
      <w:r w:rsidR="000B6BEB" w:rsidRPr="00B67224">
        <w:rPr>
          <w:rFonts w:eastAsiaTheme="minorHAnsi"/>
          <w:sz w:val="20"/>
          <w:szCs w:val="20"/>
          <w:lang w:eastAsia="en-US"/>
        </w:rPr>
        <w:t>ы на стояках выше и ниже этих помещений.</w:t>
      </w:r>
    </w:p>
    <w:p w:rsidR="00515CE3" w:rsidRPr="00B67224" w:rsidRDefault="00515CE3" w:rsidP="00142FBE">
      <w:pPr>
        <w:ind w:firstLine="709"/>
        <w:jc w:val="both"/>
        <w:rPr>
          <w:rFonts w:eastAsiaTheme="minorHAnsi"/>
          <w:sz w:val="20"/>
          <w:szCs w:val="20"/>
          <w:lang w:eastAsia="en-US"/>
        </w:rPr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FF02F5" w:rsidRPr="004505C1" w:rsidRDefault="00FF02F5" w:rsidP="00142FBE">
      <w:pPr>
        <w:spacing w:before="120"/>
        <w:ind w:firstLine="709"/>
        <w:jc w:val="both"/>
        <w:rPr>
          <w:iCs/>
        </w:rPr>
      </w:pPr>
      <w:r w:rsidRPr="004505C1">
        <w:rPr>
          <w:iCs/>
        </w:rPr>
        <w:t xml:space="preserve">18.27 На сети производственной канализации, отводящей сточные воды, не имеющие запаха и не выделяющие вредных газов и паров, допускается устройство смотровых колодцев внутри производственных зданий. На подземных трубопроводах </w:t>
      </w:r>
      <w:r w:rsidRPr="004505C1">
        <w:t>сети канализации</w:t>
      </w:r>
      <w:r w:rsidRPr="004505C1">
        <w:rPr>
          <w:iCs/>
        </w:rPr>
        <w:t xml:space="preserve"> ревизии следует устанавливать в колодцах диаметром не менее 0,7 м. Днища колодцев должны иметь уклон не менее 0,05 к фланцу ревизий. На сети производственной канализации, выделяющей запахи, вредные газы и пары, возможность устройства колодцев и их конструкцию следует предусматривать по технологическим нормам.</w:t>
      </w:r>
    </w:p>
    <w:p w:rsidR="00FF02F5" w:rsidRPr="004505C1" w:rsidRDefault="00FF02F5" w:rsidP="00142FBE">
      <w:pPr>
        <w:ind w:firstLine="709"/>
        <w:jc w:val="both"/>
        <w:rPr>
          <w:iCs/>
        </w:rPr>
      </w:pPr>
      <w:r w:rsidRPr="004505C1">
        <w:rPr>
          <w:iCs/>
        </w:rPr>
        <w:t>18.28 Смотровые колодцы на сети производственной канализации следует предусматривать на поворотах трубопроводов, в местах присоединения ответвлений, а также на прямолинейных участках трубопроводов на расстояниях, приведенных в 18.27.</w:t>
      </w:r>
    </w:p>
    <w:p w:rsidR="00FF02F5" w:rsidRPr="004505C1" w:rsidRDefault="00FF02F5" w:rsidP="00142FBE">
      <w:pPr>
        <w:ind w:firstLine="709"/>
        <w:jc w:val="both"/>
        <w:rPr>
          <w:iCs/>
        </w:rPr>
      </w:pPr>
      <w:r w:rsidRPr="004505C1">
        <w:rPr>
          <w:iCs/>
        </w:rPr>
        <w:t>На сети бытовой канализации устройство смотровых колодцев внутри зданий не допускается.</w:t>
      </w:r>
    </w:p>
    <w:p w:rsidR="009E60FB" w:rsidRPr="004505C1" w:rsidRDefault="009E60FB" w:rsidP="00142FBE">
      <w:pPr>
        <w:ind w:firstLine="709"/>
        <w:jc w:val="both"/>
        <w:rPr>
          <w:iCs/>
        </w:rPr>
      </w:pPr>
      <w:r w:rsidRPr="004505C1">
        <w:rPr>
          <w:iCs/>
        </w:rPr>
        <w:t>18.</w:t>
      </w:r>
      <w:r w:rsidR="00FF02F5" w:rsidRPr="004505C1">
        <w:rPr>
          <w:iCs/>
        </w:rPr>
        <w:t>29</w:t>
      </w:r>
      <w:r w:rsidRPr="004505C1">
        <w:rPr>
          <w:iCs/>
        </w:rPr>
        <w:t xml:space="preserve"> Трубопроводы, прокладываемые в помещениях, где по условиям эксплуатации возможно их механическое повреждение, должны быть защищены, а для участков трубопроводов, эксплуатируемых при отрицательных температурах, </w:t>
      </w:r>
      <w:r w:rsidRPr="004505C1">
        <w:t>следует предусматривать мероприятия, предотвращающие промерзание трубопроводов (электроподогрев, прокладка греющего спутника)</w:t>
      </w:r>
      <w:r w:rsidRPr="004505C1">
        <w:rPr>
          <w:iCs/>
        </w:rPr>
        <w:t>.</w:t>
      </w:r>
    </w:p>
    <w:p w:rsidR="009E60FB" w:rsidRPr="004505C1" w:rsidRDefault="009E60FB" w:rsidP="00142FBE">
      <w:pPr>
        <w:ind w:firstLine="709"/>
        <w:jc w:val="both"/>
        <w:rPr>
          <w:iCs/>
        </w:rPr>
      </w:pPr>
      <w:r w:rsidRPr="004505C1">
        <w:rPr>
          <w:iCs/>
        </w:rPr>
        <w:t>В бытовых помещениях допускается предусматривать прокладку труб на глубине 0,1 м от поверхности пола до верха трубы.</w:t>
      </w:r>
    </w:p>
    <w:p w:rsidR="00FF02F5" w:rsidRPr="004505C1" w:rsidRDefault="00FF02F5" w:rsidP="00142FBE">
      <w:pPr>
        <w:ind w:firstLine="709"/>
        <w:jc w:val="both"/>
      </w:pPr>
      <w:r w:rsidRPr="004505C1">
        <w:t xml:space="preserve">18.30 На горизонтальных участках сети канализации наибольшие допускаемые расстояния между ревизиями или прочистками </w:t>
      </w:r>
      <w:r w:rsidR="00595DC6" w:rsidRPr="004505C1">
        <w:t xml:space="preserve">следует принимать согласно таблице </w:t>
      </w:r>
      <w:r w:rsidR="007D34CD" w:rsidRPr="004505C1">
        <w:t>18.1</w:t>
      </w:r>
      <w:r w:rsidRPr="004505C1">
        <w:t>.</w:t>
      </w:r>
    </w:p>
    <w:p w:rsidR="00365D98" w:rsidRPr="004505C1" w:rsidRDefault="00290286" w:rsidP="00142FBE">
      <w:pPr>
        <w:spacing w:before="120" w:after="120"/>
        <w:rPr>
          <w:bCs/>
          <w:spacing w:val="48"/>
        </w:rPr>
      </w:pPr>
      <w:r w:rsidRPr="004505C1">
        <w:rPr>
          <w:bCs/>
          <w:spacing w:val="48"/>
        </w:rPr>
        <w:t>Таблица</w:t>
      </w:r>
      <w:r w:rsidR="00C74294" w:rsidRPr="004505C1">
        <w:rPr>
          <w:bCs/>
          <w:spacing w:val="48"/>
        </w:rPr>
        <w:t xml:space="preserve"> </w:t>
      </w:r>
      <w:r w:rsidR="007D34CD" w:rsidRPr="004505C1">
        <w:t>18.1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3"/>
        <w:gridCol w:w="1947"/>
        <w:gridCol w:w="1898"/>
        <w:gridCol w:w="2502"/>
        <w:gridCol w:w="1843"/>
      </w:tblGrid>
      <w:tr w:rsidR="00D3014F" w:rsidRPr="004505C1" w:rsidTr="00B67224">
        <w:trPr>
          <w:cantSplit/>
          <w:trHeight w:val="20"/>
          <w:tblHeader/>
          <w:jc w:val="center"/>
        </w:trPr>
        <w:tc>
          <w:tcPr>
            <w:tcW w:w="1303" w:type="dxa"/>
            <w:vMerge w:val="restart"/>
            <w:vAlign w:val="center"/>
          </w:tcPr>
          <w:p w:rsidR="00365D98" w:rsidRPr="004505C1" w:rsidRDefault="00365D98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Диаметр трубопрово</w:t>
            </w:r>
            <w:r w:rsidR="007D34CD" w:rsidRPr="004505C1">
              <w:rPr>
                <w:sz w:val="20"/>
              </w:rPr>
              <w:t>-</w:t>
            </w:r>
            <w:r w:rsidRPr="004505C1">
              <w:rPr>
                <w:sz w:val="20"/>
              </w:rPr>
              <w:t>да, мм</w:t>
            </w:r>
          </w:p>
        </w:tc>
        <w:tc>
          <w:tcPr>
            <w:tcW w:w="6347" w:type="dxa"/>
            <w:gridSpan w:val="3"/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Расстояние, м, между ревизиями и прочистками в зависимости от вида сточных вод</w:t>
            </w:r>
          </w:p>
        </w:tc>
        <w:tc>
          <w:tcPr>
            <w:tcW w:w="1843" w:type="dxa"/>
            <w:vMerge w:val="restart"/>
            <w:vAlign w:val="center"/>
          </w:tcPr>
          <w:p w:rsidR="00365D98" w:rsidRPr="004505C1" w:rsidRDefault="00365D98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Вид устройства</w:t>
            </w:r>
            <w:r w:rsidR="00894FCD" w:rsidRPr="004505C1">
              <w:rPr>
                <w:sz w:val="20"/>
              </w:rPr>
              <w:t xml:space="preserve"> для </w:t>
            </w:r>
            <w:r w:rsidR="00AE2F39" w:rsidRPr="004505C1">
              <w:rPr>
                <w:sz w:val="20"/>
              </w:rPr>
              <w:t xml:space="preserve">проведения </w:t>
            </w:r>
            <w:r w:rsidR="00894FCD" w:rsidRPr="004505C1">
              <w:rPr>
                <w:sz w:val="20"/>
              </w:rPr>
              <w:t>прочистки</w:t>
            </w:r>
          </w:p>
        </w:tc>
      </w:tr>
      <w:tr w:rsidR="00D3014F" w:rsidRPr="004505C1" w:rsidTr="00B67224">
        <w:trPr>
          <w:cantSplit/>
          <w:trHeight w:val="20"/>
          <w:tblHeader/>
          <w:jc w:val="center"/>
        </w:trPr>
        <w:tc>
          <w:tcPr>
            <w:tcW w:w="1303" w:type="dxa"/>
            <w:vMerge/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</w:p>
        </w:tc>
        <w:tc>
          <w:tcPr>
            <w:tcW w:w="1947" w:type="dxa"/>
            <w:vAlign w:val="center"/>
          </w:tcPr>
          <w:p w:rsidR="00365D98" w:rsidRPr="004505C1" w:rsidRDefault="001B123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</w:t>
            </w:r>
            <w:r w:rsidR="00365D98" w:rsidRPr="004505C1">
              <w:rPr>
                <w:sz w:val="20"/>
              </w:rPr>
              <w:t>роизводственные незагрязненные и водостоки</w:t>
            </w:r>
          </w:p>
        </w:tc>
        <w:tc>
          <w:tcPr>
            <w:tcW w:w="1898" w:type="dxa"/>
            <w:vAlign w:val="center"/>
          </w:tcPr>
          <w:p w:rsidR="00365D98" w:rsidRPr="004505C1" w:rsidRDefault="001B123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Б</w:t>
            </w:r>
            <w:r w:rsidR="00365D98" w:rsidRPr="004505C1">
              <w:rPr>
                <w:sz w:val="20"/>
              </w:rPr>
              <w:t>ытовые и производственные, близкие к ним</w:t>
            </w:r>
          </w:p>
        </w:tc>
        <w:tc>
          <w:tcPr>
            <w:tcW w:w="2502" w:type="dxa"/>
            <w:vAlign w:val="center"/>
          </w:tcPr>
          <w:p w:rsidR="00365D98" w:rsidRPr="004505C1" w:rsidRDefault="001B123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</w:t>
            </w:r>
            <w:r w:rsidR="00365D98" w:rsidRPr="004505C1">
              <w:rPr>
                <w:sz w:val="20"/>
              </w:rPr>
              <w:t>роизводственные, содержащие большое количество взвешенных веществ</w:t>
            </w:r>
          </w:p>
        </w:tc>
        <w:tc>
          <w:tcPr>
            <w:tcW w:w="1843" w:type="dxa"/>
            <w:vMerge/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</w:p>
        </w:tc>
      </w:tr>
      <w:tr w:rsidR="00D3014F" w:rsidRPr="004505C1" w:rsidTr="00B67224">
        <w:trPr>
          <w:cantSplit/>
          <w:trHeight w:hRule="exact" w:val="57"/>
          <w:jc w:val="center"/>
        </w:trPr>
        <w:tc>
          <w:tcPr>
            <w:tcW w:w="1303" w:type="dxa"/>
            <w:tcBorders>
              <w:bottom w:val="nil"/>
            </w:tcBorders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</w:p>
        </w:tc>
        <w:tc>
          <w:tcPr>
            <w:tcW w:w="1947" w:type="dxa"/>
            <w:tcBorders>
              <w:bottom w:val="nil"/>
            </w:tcBorders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</w:p>
        </w:tc>
        <w:tc>
          <w:tcPr>
            <w:tcW w:w="1898" w:type="dxa"/>
            <w:tcBorders>
              <w:bottom w:val="nil"/>
            </w:tcBorders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</w:p>
        </w:tc>
        <w:tc>
          <w:tcPr>
            <w:tcW w:w="2502" w:type="dxa"/>
            <w:tcBorders>
              <w:bottom w:val="nil"/>
            </w:tcBorders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:rsidR="00365D98" w:rsidRPr="004505C1" w:rsidRDefault="00365D98" w:rsidP="00142FBE">
            <w:pPr>
              <w:ind w:firstLine="709"/>
              <w:jc w:val="center"/>
              <w:rPr>
                <w:sz w:val="20"/>
              </w:rPr>
            </w:pPr>
          </w:p>
        </w:tc>
      </w:tr>
      <w:tr w:rsidR="00D3014F" w:rsidRPr="004505C1" w:rsidTr="00B67224">
        <w:trPr>
          <w:trHeight w:val="20"/>
          <w:jc w:val="center"/>
        </w:trPr>
        <w:tc>
          <w:tcPr>
            <w:tcW w:w="1303" w:type="dxa"/>
            <w:tcBorders>
              <w:top w:val="nil"/>
            </w:tcBorders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947" w:type="dxa"/>
            <w:tcBorders>
              <w:top w:val="nil"/>
            </w:tcBorders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</w:t>
            </w:r>
          </w:p>
        </w:tc>
        <w:tc>
          <w:tcPr>
            <w:tcW w:w="1898" w:type="dxa"/>
            <w:tcBorders>
              <w:top w:val="nil"/>
            </w:tcBorders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  <w:tc>
          <w:tcPr>
            <w:tcW w:w="2502" w:type="dxa"/>
            <w:tcBorders>
              <w:top w:val="nil"/>
            </w:tcBorders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365D98" w:rsidRPr="004505C1" w:rsidRDefault="00365D98" w:rsidP="00142FBE">
            <w:pPr>
              <w:spacing w:before="40" w:after="40"/>
              <w:ind w:hanging="27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Ревизия</w:t>
            </w:r>
          </w:p>
        </w:tc>
      </w:tr>
      <w:tr w:rsidR="00D3014F" w:rsidRPr="004505C1" w:rsidTr="00B67224">
        <w:trPr>
          <w:trHeight w:val="20"/>
          <w:jc w:val="center"/>
        </w:trPr>
        <w:tc>
          <w:tcPr>
            <w:tcW w:w="1303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947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</w:t>
            </w:r>
          </w:p>
        </w:tc>
        <w:tc>
          <w:tcPr>
            <w:tcW w:w="1898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  <w:tc>
          <w:tcPr>
            <w:tcW w:w="2502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</w:t>
            </w:r>
          </w:p>
        </w:tc>
        <w:tc>
          <w:tcPr>
            <w:tcW w:w="1843" w:type="dxa"/>
            <w:vAlign w:val="center"/>
          </w:tcPr>
          <w:p w:rsidR="00365D98" w:rsidRPr="004505C1" w:rsidRDefault="00365D98" w:rsidP="00142FBE">
            <w:pPr>
              <w:spacing w:before="40" w:after="40"/>
              <w:ind w:hanging="27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Прочистка</w:t>
            </w:r>
          </w:p>
        </w:tc>
      </w:tr>
      <w:tr w:rsidR="00D3014F" w:rsidRPr="004505C1" w:rsidTr="00B67224">
        <w:trPr>
          <w:trHeight w:val="20"/>
          <w:jc w:val="center"/>
        </w:trPr>
        <w:tc>
          <w:tcPr>
            <w:tcW w:w="1303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100</w:t>
            </w:r>
            <w:r w:rsidR="00595DC6" w:rsidRPr="004505C1">
              <w:rPr>
                <w:sz w:val="20"/>
              </w:rPr>
              <w:t>–</w:t>
            </w:r>
            <w:r w:rsidRPr="004505C1">
              <w:rPr>
                <w:sz w:val="20"/>
              </w:rPr>
              <w:t>150</w:t>
            </w:r>
          </w:p>
        </w:tc>
        <w:tc>
          <w:tcPr>
            <w:tcW w:w="1947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20</w:t>
            </w:r>
          </w:p>
        </w:tc>
        <w:tc>
          <w:tcPr>
            <w:tcW w:w="1898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</w:t>
            </w:r>
          </w:p>
        </w:tc>
        <w:tc>
          <w:tcPr>
            <w:tcW w:w="2502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  <w:tc>
          <w:tcPr>
            <w:tcW w:w="1843" w:type="dxa"/>
            <w:vAlign w:val="center"/>
          </w:tcPr>
          <w:p w:rsidR="00365D98" w:rsidRPr="004505C1" w:rsidRDefault="00365D98" w:rsidP="00142FBE">
            <w:pPr>
              <w:spacing w:before="40" w:after="40"/>
              <w:ind w:hanging="27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Ревизия</w:t>
            </w:r>
          </w:p>
        </w:tc>
      </w:tr>
      <w:tr w:rsidR="00D3014F" w:rsidRPr="004505C1" w:rsidTr="00B67224">
        <w:trPr>
          <w:trHeight w:val="20"/>
          <w:jc w:val="center"/>
        </w:trPr>
        <w:tc>
          <w:tcPr>
            <w:tcW w:w="1303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100</w:t>
            </w:r>
            <w:r w:rsidR="00595DC6" w:rsidRPr="004505C1">
              <w:rPr>
                <w:sz w:val="20"/>
              </w:rPr>
              <w:t>–</w:t>
            </w:r>
            <w:r w:rsidRPr="004505C1">
              <w:rPr>
                <w:sz w:val="20"/>
              </w:rPr>
              <w:t>150</w:t>
            </w:r>
          </w:p>
        </w:tc>
        <w:tc>
          <w:tcPr>
            <w:tcW w:w="1947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</w:t>
            </w:r>
          </w:p>
        </w:tc>
        <w:tc>
          <w:tcPr>
            <w:tcW w:w="1898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</w:t>
            </w:r>
          </w:p>
        </w:tc>
        <w:tc>
          <w:tcPr>
            <w:tcW w:w="2502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  <w:tc>
          <w:tcPr>
            <w:tcW w:w="1843" w:type="dxa"/>
            <w:vAlign w:val="center"/>
          </w:tcPr>
          <w:p w:rsidR="00365D98" w:rsidRPr="004505C1" w:rsidRDefault="00365D98" w:rsidP="00142FBE">
            <w:pPr>
              <w:spacing w:before="40" w:after="40"/>
              <w:ind w:hanging="27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Прочистка</w:t>
            </w:r>
          </w:p>
        </w:tc>
      </w:tr>
      <w:tr w:rsidR="00D3014F" w:rsidRPr="004505C1" w:rsidTr="00B67224">
        <w:trPr>
          <w:trHeight w:val="20"/>
          <w:jc w:val="center"/>
        </w:trPr>
        <w:tc>
          <w:tcPr>
            <w:tcW w:w="1303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lastRenderedPageBreak/>
              <w:t>200 и более</w:t>
            </w:r>
          </w:p>
        </w:tc>
        <w:tc>
          <w:tcPr>
            <w:tcW w:w="1947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25</w:t>
            </w:r>
          </w:p>
        </w:tc>
        <w:tc>
          <w:tcPr>
            <w:tcW w:w="1898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20</w:t>
            </w:r>
          </w:p>
        </w:tc>
        <w:tc>
          <w:tcPr>
            <w:tcW w:w="2502" w:type="dxa"/>
            <w:vAlign w:val="center"/>
          </w:tcPr>
          <w:p w:rsidR="00365D98" w:rsidRPr="004505C1" w:rsidRDefault="00365D98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</w:t>
            </w:r>
          </w:p>
        </w:tc>
        <w:tc>
          <w:tcPr>
            <w:tcW w:w="1843" w:type="dxa"/>
            <w:vAlign w:val="center"/>
          </w:tcPr>
          <w:p w:rsidR="00365D98" w:rsidRPr="004505C1" w:rsidRDefault="00365D98" w:rsidP="00142FBE">
            <w:pPr>
              <w:spacing w:before="40" w:after="40"/>
              <w:ind w:hanging="27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Ревизия</w:t>
            </w:r>
          </w:p>
        </w:tc>
      </w:tr>
    </w:tbl>
    <w:p w:rsidR="001B5117" w:rsidRPr="004505C1" w:rsidRDefault="00F6598B" w:rsidP="00142FBE">
      <w:pPr>
        <w:spacing w:before="120"/>
        <w:ind w:firstLine="709"/>
        <w:jc w:val="both"/>
        <w:rPr>
          <w:iCs/>
        </w:rPr>
      </w:pPr>
      <w:r w:rsidRPr="004505C1">
        <w:rPr>
          <w:iCs/>
        </w:rPr>
        <w:t>18.3</w:t>
      </w:r>
      <w:r w:rsidR="00DE50DE" w:rsidRPr="004505C1">
        <w:rPr>
          <w:iCs/>
        </w:rPr>
        <w:t>1</w:t>
      </w:r>
      <w:r w:rsidRPr="004505C1">
        <w:rPr>
          <w:iCs/>
        </w:rPr>
        <w:t xml:space="preserve"> Помещения с санитарными приборами, борта которых расположены ниже уровня люка ближайшего смотрового колодца, должны быть защищены от подтопления в случае его переполнения. В таких случаях допускается присоединение санитарных приборов к системе </w:t>
      </w:r>
      <w:r w:rsidR="009C066D" w:rsidRPr="004505C1">
        <w:t>водоотведения</w:t>
      </w:r>
      <w:r w:rsidRPr="004505C1">
        <w:rPr>
          <w:iCs/>
        </w:rPr>
        <w:t xml:space="preserve">, изолированной от системы </w:t>
      </w:r>
      <w:r w:rsidR="009C066D" w:rsidRPr="004505C1">
        <w:t>водоотведения</w:t>
      </w:r>
      <w:r w:rsidRPr="004505C1">
        <w:rPr>
          <w:iCs/>
        </w:rPr>
        <w:t xml:space="preserve"> вышерасположенных помещений, с устройством отдельного выпуска. На выпуске следует предусматривать устройство автоматизированной </w:t>
      </w:r>
      <w:r w:rsidR="003541CF" w:rsidRPr="004505C1">
        <w:rPr>
          <w:iCs/>
        </w:rPr>
        <w:t xml:space="preserve">(электрифицированной) </w:t>
      </w:r>
      <w:r w:rsidRPr="004505C1">
        <w:rPr>
          <w:iCs/>
        </w:rPr>
        <w:t xml:space="preserve">запорной арматуры (канализационный затвор) </w:t>
      </w:r>
      <w:r w:rsidR="001B5117" w:rsidRPr="004505C1">
        <w:rPr>
          <w:iCs/>
        </w:rPr>
        <w:t>или автоматической насосной установки, управляем</w:t>
      </w:r>
      <w:r w:rsidR="007D34CD" w:rsidRPr="004505C1">
        <w:rPr>
          <w:iCs/>
        </w:rPr>
        <w:t>ой</w:t>
      </w:r>
      <w:r w:rsidR="001B5117" w:rsidRPr="004505C1">
        <w:rPr>
          <w:iCs/>
        </w:rPr>
        <w:t xml:space="preserve"> по сигналу датчика, устанавливаемого на трубопроводе в подвале или вмонтированного в запорное устройство</w:t>
      </w:r>
      <w:r w:rsidR="00835095" w:rsidRPr="004505C1">
        <w:rPr>
          <w:iCs/>
        </w:rPr>
        <w:t>,</w:t>
      </w:r>
      <w:r w:rsidR="001B5117" w:rsidRPr="004505C1">
        <w:rPr>
          <w:iCs/>
        </w:rPr>
        <w:t xml:space="preserve"> и подачей аварийного сигнала в дежурное помещение или на диспетчерский пункт.</w:t>
      </w:r>
      <w:r w:rsidR="00515CE3" w:rsidRPr="00515CE3">
        <w:rPr>
          <w:sz w:val="28"/>
          <w:szCs w:val="28"/>
        </w:rPr>
        <w:t xml:space="preserve"> </w:t>
      </w:r>
      <w:r w:rsidR="00515CE3" w:rsidRPr="00515CE3">
        <w:rPr>
          <w:iCs/>
        </w:rPr>
        <w:t>Допускается отключать водоснабжение одновременно с подачей сигнала о подтоплении (кроме систем объединенного хозяйственно-противопожарного и производственно-противопожарного водопроводов).</w:t>
      </w:r>
    </w:p>
    <w:p w:rsidR="00F6598B" w:rsidRPr="004505C1" w:rsidRDefault="00F6598B" w:rsidP="00142FBE">
      <w:pPr>
        <w:ind w:firstLine="709"/>
        <w:jc w:val="both"/>
        <w:rPr>
          <w:iCs/>
        </w:rPr>
      </w:pPr>
      <w:r w:rsidRPr="004505C1">
        <w:rPr>
          <w:iCs/>
        </w:rPr>
        <w:t>За автоматизированной запорной арматурой ниже по течению стоков допускается подключение канализации вышерасположенных этажей, при этом устанавливать ревизии в подвале на стояке не допускается.</w:t>
      </w:r>
    </w:p>
    <w:p w:rsidR="00424A7A" w:rsidRDefault="00424A7A" w:rsidP="00142FBE">
      <w:pPr>
        <w:ind w:firstLine="709"/>
        <w:jc w:val="both"/>
        <w:rPr>
          <w:iCs/>
        </w:rPr>
      </w:pPr>
      <w:r w:rsidRPr="004505C1">
        <w:rPr>
          <w:iCs/>
        </w:rPr>
        <w:t>Все отводные трубопроводы (ревизии, прочистки), расположенные за автоматизированной запорной арматурой, в том числе прокладываемые ниже пола первого этажа, а также стояки вышерасположенных этажей следует рассчитывать на гидростатическое давление до уровня люка ближайшего смотрового колодца при засорах и переполнениях и жестко закреплять во избежание продольных и поперечных перемещений.</w:t>
      </w:r>
    </w:p>
    <w:p w:rsidR="00515CE3" w:rsidRPr="004505C1" w:rsidRDefault="00515CE3" w:rsidP="00142FBE">
      <w:pPr>
        <w:ind w:firstLine="709"/>
        <w:jc w:val="both"/>
        <w:rPr>
          <w:iCs/>
        </w:rPr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4C03A7" w:rsidRPr="004505C1" w:rsidRDefault="00C7341D" w:rsidP="00142FBE">
      <w:pPr>
        <w:ind w:firstLine="709"/>
        <w:jc w:val="both"/>
        <w:rPr>
          <w:iCs/>
        </w:rPr>
      </w:pPr>
      <w:r w:rsidRPr="004505C1">
        <w:rPr>
          <w:iCs/>
        </w:rPr>
        <w:t>18.3</w:t>
      </w:r>
      <w:r w:rsidR="00DE50DE" w:rsidRPr="004505C1">
        <w:rPr>
          <w:iCs/>
        </w:rPr>
        <w:t>2</w:t>
      </w:r>
      <w:r w:rsidRPr="004505C1">
        <w:rPr>
          <w:iCs/>
        </w:rPr>
        <w:t xml:space="preserve"> </w:t>
      </w:r>
      <w:r w:rsidR="004C03A7" w:rsidRPr="004505C1">
        <w:rPr>
          <w:iCs/>
        </w:rPr>
        <w:t>Допускается присоединять напорный трубопровод от малогабаритной насосной установки (расход от 2</w:t>
      </w:r>
      <w:r w:rsidR="00595DC6" w:rsidRPr="004505C1">
        <w:rPr>
          <w:iCs/>
        </w:rPr>
        <w:t>–</w:t>
      </w:r>
      <w:r w:rsidR="004C03A7" w:rsidRPr="004505C1">
        <w:rPr>
          <w:iCs/>
        </w:rPr>
        <w:t>4 приборов) в самотечный трубопровод канализации с устройством петли гашения напора.</w:t>
      </w:r>
    </w:p>
    <w:p w:rsidR="00F6598B" w:rsidRPr="004505C1" w:rsidRDefault="00F6598B" w:rsidP="00142FBE">
      <w:pPr>
        <w:ind w:firstLine="709"/>
        <w:jc w:val="both"/>
      </w:pPr>
      <w:r w:rsidRPr="004505C1">
        <w:t>18.3</w:t>
      </w:r>
      <w:r w:rsidR="00DE50DE" w:rsidRPr="004505C1">
        <w:t>3</w:t>
      </w:r>
      <w:r w:rsidRPr="004505C1">
        <w:t xml:space="preserve"> Подвальные помещения с наличием санитарных приборов должны быть отделены глухими капитальными стенами от складских помещений для хранения продуктов или ценных товаров.</w:t>
      </w:r>
    </w:p>
    <w:p w:rsidR="00DE50DE" w:rsidRPr="004505C1" w:rsidRDefault="00DE50DE" w:rsidP="00142FBE">
      <w:pPr>
        <w:pStyle w:val="21"/>
        <w:spacing w:after="0" w:line="240" w:lineRule="auto"/>
        <w:ind w:left="0" w:firstLine="709"/>
        <w:jc w:val="both"/>
      </w:pPr>
      <w:r w:rsidRPr="004505C1">
        <w:t>18.34 Диаметр и уклон выпуска следует определять расчетом. Конструктивно диаметр выпуска должен быть не меньше диаметра наибольшего из стояков, присоединяемых к выпуску.</w:t>
      </w:r>
    </w:p>
    <w:p w:rsidR="00DE50DE" w:rsidRDefault="00DE50DE" w:rsidP="00142FBE">
      <w:pPr>
        <w:ind w:firstLine="709"/>
        <w:jc w:val="both"/>
      </w:pPr>
      <w:r w:rsidRPr="004505C1">
        <w:t>18.35 На сборных отводных (горизонтальных) трубопроводах внутренних систем водоотведения допускается устройство перепадов</w:t>
      </w:r>
      <w:r w:rsidR="00E4520C" w:rsidRPr="004505C1">
        <w:t xml:space="preserve"> </w:t>
      </w:r>
      <w:r w:rsidR="00E4520C" w:rsidRPr="00515CE3">
        <w:t>с установкой прочистки или ревизии</w:t>
      </w:r>
      <w:r w:rsidRPr="00515CE3">
        <w:t>.</w:t>
      </w:r>
    </w:p>
    <w:p w:rsidR="00515CE3" w:rsidRDefault="00515CE3" w:rsidP="00142FBE">
      <w:pPr>
        <w:ind w:firstLine="709"/>
        <w:jc w:val="both"/>
      </w:pPr>
      <w:r w:rsidRPr="00515CE3">
        <w:t>Перепад выполняется в виде стояка диаметром, равным диаметру подводящего трубопровода.</w:t>
      </w:r>
    </w:p>
    <w:p w:rsidR="00515CE3" w:rsidRPr="004505C1" w:rsidRDefault="00515CE3" w:rsidP="00142FBE">
      <w:pPr>
        <w:ind w:firstLine="709"/>
        <w:jc w:val="both"/>
      </w:pPr>
      <w:r w:rsidRPr="00F04956">
        <w:rPr>
          <w:b/>
        </w:rPr>
        <w:t>(Измененная редакция, Изм. № 3</w:t>
      </w:r>
      <w:r>
        <w:rPr>
          <w:b/>
        </w:rPr>
        <w:t>).</w:t>
      </w:r>
    </w:p>
    <w:p w:rsidR="00F6598B" w:rsidRPr="004505C1" w:rsidRDefault="00F6598B" w:rsidP="00142FBE">
      <w:pPr>
        <w:ind w:firstLine="709"/>
        <w:jc w:val="both"/>
      </w:pPr>
      <w:r w:rsidRPr="004505C1">
        <w:t>18.3</w:t>
      </w:r>
      <w:r w:rsidR="00DE50DE" w:rsidRPr="004505C1">
        <w:t>6</w:t>
      </w:r>
      <w:r w:rsidRPr="004505C1">
        <w:t xml:space="preserve"> Длина выпуска от </w:t>
      </w:r>
      <w:r w:rsidR="00721A29" w:rsidRPr="004505C1">
        <w:t xml:space="preserve">ближайшего </w:t>
      </w:r>
      <w:r w:rsidRPr="004505C1">
        <w:t>стояка или прочистки до оси смотрового колодца должна быть не более указанной в табл</w:t>
      </w:r>
      <w:r w:rsidR="00595DC6" w:rsidRPr="004505C1">
        <w:t>ице</w:t>
      </w:r>
      <w:r w:rsidRPr="004505C1">
        <w:t xml:space="preserve"> </w:t>
      </w:r>
      <w:r w:rsidR="007D34CD" w:rsidRPr="004505C1">
        <w:t>18.2</w:t>
      </w:r>
      <w:r w:rsidR="00835095" w:rsidRPr="004505C1">
        <w:t>.</w:t>
      </w:r>
    </w:p>
    <w:p w:rsidR="00F6598B" w:rsidRPr="004505C1" w:rsidRDefault="00F6598B" w:rsidP="00142FBE">
      <w:pPr>
        <w:pStyle w:val="32"/>
        <w:ind w:firstLine="709"/>
      </w:pPr>
      <w:r w:rsidRPr="004505C1">
        <w:t xml:space="preserve">При длине выпуска более длины, указанной в таблице </w:t>
      </w:r>
      <w:r w:rsidR="007D34CD" w:rsidRPr="004505C1">
        <w:t>18.2</w:t>
      </w:r>
      <w:r w:rsidRPr="004505C1">
        <w:t>, необходимо предусматривать устройство дополнительного смотрового колодца.</w:t>
      </w:r>
    </w:p>
    <w:p w:rsidR="0093459F" w:rsidRPr="004505C1" w:rsidRDefault="0093459F" w:rsidP="00142FBE">
      <w:pPr>
        <w:pStyle w:val="32"/>
        <w:ind w:firstLine="709"/>
      </w:pPr>
      <w:r w:rsidRPr="004505C1">
        <w:t>Длину выпуска незагрязненных сточных вод и водостоков при диаметре труб 100 мм и более допускается увеличивать до 20 м.</w:t>
      </w:r>
    </w:p>
    <w:p w:rsidR="00F6598B" w:rsidRPr="004505C1" w:rsidRDefault="00F6598B" w:rsidP="00142FBE">
      <w:pPr>
        <w:spacing w:before="120" w:after="120"/>
        <w:rPr>
          <w:bCs/>
          <w:spacing w:val="48"/>
        </w:rPr>
      </w:pPr>
      <w:r w:rsidRPr="004505C1">
        <w:rPr>
          <w:bCs/>
          <w:spacing w:val="48"/>
        </w:rPr>
        <w:t xml:space="preserve">Таблица </w:t>
      </w:r>
      <w:r w:rsidR="007D34CD" w:rsidRPr="004505C1">
        <w:t>18.2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64"/>
        <w:gridCol w:w="1372"/>
        <w:gridCol w:w="1546"/>
        <w:gridCol w:w="1963"/>
      </w:tblGrid>
      <w:tr w:rsidR="00D3014F" w:rsidRPr="004505C1" w:rsidTr="002978E6">
        <w:trPr>
          <w:trHeight w:val="20"/>
          <w:jc w:val="center"/>
        </w:trPr>
        <w:tc>
          <w:tcPr>
            <w:tcW w:w="4680" w:type="dxa"/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Диаметр трубопровода, мм</w:t>
            </w:r>
          </w:p>
        </w:tc>
        <w:tc>
          <w:tcPr>
            <w:tcW w:w="1440" w:type="dxa"/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620" w:type="dxa"/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100</w:t>
            </w:r>
          </w:p>
        </w:tc>
        <w:tc>
          <w:tcPr>
            <w:tcW w:w="2054" w:type="dxa"/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150 и более</w:t>
            </w:r>
          </w:p>
        </w:tc>
      </w:tr>
      <w:tr w:rsidR="00D3014F" w:rsidRPr="004505C1" w:rsidTr="00835095">
        <w:trPr>
          <w:trHeight w:hRule="exact" w:val="57"/>
          <w:jc w:val="center"/>
        </w:trPr>
        <w:tc>
          <w:tcPr>
            <w:tcW w:w="4680" w:type="dxa"/>
            <w:tcBorders>
              <w:bottom w:val="nil"/>
            </w:tcBorders>
            <w:vAlign w:val="center"/>
          </w:tcPr>
          <w:p w:rsidR="00D63A7F" w:rsidRPr="004505C1" w:rsidRDefault="00D63A7F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bottom w:val="nil"/>
            </w:tcBorders>
            <w:vAlign w:val="center"/>
          </w:tcPr>
          <w:p w:rsidR="00D63A7F" w:rsidRPr="004505C1" w:rsidRDefault="00D63A7F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620" w:type="dxa"/>
            <w:tcBorders>
              <w:bottom w:val="nil"/>
            </w:tcBorders>
            <w:vAlign w:val="center"/>
          </w:tcPr>
          <w:p w:rsidR="00D63A7F" w:rsidRPr="004505C1" w:rsidRDefault="00D63A7F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054" w:type="dxa"/>
            <w:tcBorders>
              <w:bottom w:val="nil"/>
            </w:tcBorders>
            <w:vAlign w:val="center"/>
          </w:tcPr>
          <w:p w:rsidR="00D63A7F" w:rsidRPr="004505C1" w:rsidRDefault="00D63A7F" w:rsidP="00142FBE">
            <w:pPr>
              <w:spacing w:before="40" w:after="40"/>
              <w:jc w:val="center"/>
              <w:rPr>
                <w:sz w:val="20"/>
              </w:rPr>
            </w:pPr>
          </w:p>
        </w:tc>
      </w:tr>
      <w:tr w:rsidR="00D3014F" w:rsidRPr="004505C1" w:rsidTr="00835095">
        <w:trPr>
          <w:trHeight w:val="20"/>
          <w:jc w:val="center"/>
        </w:trPr>
        <w:tc>
          <w:tcPr>
            <w:tcW w:w="4680" w:type="dxa"/>
            <w:tcBorders>
              <w:top w:val="nil"/>
            </w:tcBorders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lastRenderedPageBreak/>
              <w:t>Длина выпуска от стояка или прочистки до оси смотрового колодца, м</w:t>
            </w:r>
          </w:p>
        </w:tc>
        <w:tc>
          <w:tcPr>
            <w:tcW w:w="1440" w:type="dxa"/>
            <w:tcBorders>
              <w:top w:val="nil"/>
            </w:tcBorders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  <w:tc>
          <w:tcPr>
            <w:tcW w:w="1620" w:type="dxa"/>
            <w:tcBorders>
              <w:top w:val="nil"/>
            </w:tcBorders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  <w:tc>
          <w:tcPr>
            <w:tcW w:w="2054" w:type="dxa"/>
            <w:tcBorders>
              <w:top w:val="nil"/>
            </w:tcBorders>
            <w:vAlign w:val="center"/>
          </w:tcPr>
          <w:p w:rsidR="00F6598B" w:rsidRPr="004505C1" w:rsidRDefault="00F6598B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</w:t>
            </w:r>
          </w:p>
        </w:tc>
      </w:tr>
    </w:tbl>
    <w:p w:rsidR="00F6598B" w:rsidRPr="004505C1" w:rsidRDefault="00F6598B" w:rsidP="00142FBE">
      <w:pPr>
        <w:spacing w:before="120"/>
        <w:ind w:firstLine="709"/>
        <w:jc w:val="both"/>
      </w:pPr>
      <w:r w:rsidRPr="004505C1">
        <w:t>18.3</w:t>
      </w:r>
      <w:r w:rsidR="00DE50DE" w:rsidRPr="004505C1">
        <w:t>7</w:t>
      </w:r>
      <w:r w:rsidRPr="004505C1">
        <w:t xml:space="preserve"> Пересечение трубопроводами систем </w:t>
      </w:r>
      <w:r w:rsidR="009C066D" w:rsidRPr="004505C1">
        <w:t>водоотведения</w:t>
      </w:r>
      <w:r w:rsidRPr="004505C1">
        <w:t xml:space="preserve"> и водостоков </w:t>
      </w:r>
      <w:r w:rsidR="00175AA0" w:rsidRPr="004505C1">
        <w:t xml:space="preserve">наружных </w:t>
      </w:r>
      <w:r w:rsidRPr="004505C1">
        <w:t>стен подвала или фундаментов здания следует выполнять в соответствии с 8.8.</w:t>
      </w:r>
    </w:p>
    <w:p w:rsidR="00F6598B" w:rsidRPr="004505C1" w:rsidRDefault="00F6598B" w:rsidP="00142FBE">
      <w:pPr>
        <w:ind w:firstLine="709"/>
        <w:jc w:val="both"/>
      </w:pPr>
      <w:r w:rsidRPr="004505C1">
        <w:t>18.3</w:t>
      </w:r>
      <w:r w:rsidR="00DE50DE" w:rsidRPr="004505C1">
        <w:t>8</w:t>
      </w:r>
      <w:r w:rsidRPr="004505C1">
        <w:t xml:space="preserve"> </w:t>
      </w:r>
      <w:r w:rsidR="001B4E14" w:rsidRPr="004505C1">
        <w:t>П</w:t>
      </w:r>
      <w:r w:rsidRPr="004505C1">
        <w:t>рокладка трубопроводов и стояков бытовой канализации снаружи здания</w:t>
      </w:r>
      <w:r w:rsidR="001B4E14" w:rsidRPr="004505C1">
        <w:t xml:space="preserve"> не допускается</w:t>
      </w:r>
      <w:r w:rsidRPr="004505C1">
        <w:t>.</w:t>
      </w:r>
    </w:p>
    <w:p w:rsidR="00F6598B" w:rsidRDefault="001B4E14" w:rsidP="00142FBE">
      <w:pPr>
        <w:ind w:firstLine="709"/>
        <w:jc w:val="both"/>
      </w:pPr>
      <w:r w:rsidRPr="004505C1">
        <w:t>П</w:t>
      </w:r>
      <w:r w:rsidR="00F6598B" w:rsidRPr="004505C1">
        <w:t xml:space="preserve">рокладка трубопроводов внутренних систем </w:t>
      </w:r>
      <w:r w:rsidR="009C066D" w:rsidRPr="004505C1">
        <w:t>водоотведения</w:t>
      </w:r>
      <w:r w:rsidR="00F6598B" w:rsidRPr="004505C1">
        <w:t xml:space="preserve"> и водостока и их выпусков в местах, где доступ к ним во время эксплуатации и при аварийных ситуациях связан с ослаблением несущих элементов и конструкций зданий и сооружений (под фундаментными плитами, в ограждающих конструкциях, в конструкции перекрытий)</w:t>
      </w:r>
      <w:r w:rsidRPr="004505C1">
        <w:t>, не допускается</w:t>
      </w:r>
      <w:r w:rsidR="00F6598B" w:rsidRPr="004505C1">
        <w:t>.</w:t>
      </w:r>
    </w:p>
    <w:p w:rsidR="00515CE3" w:rsidRDefault="00515CE3" w:rsidP="00142FBE">
      <w:pPr>
        <w:ind w:firstLine="709"/>
        <w:jc w:val="both"/>
      </w:pPr>
      <w:r w:rsidRPr="00515CE3">
        <w:t>18.39 Выпуски самотечных систем из зданий с большой прогнозируемой осадкой следует размещать в проемах фундаментов, высота отверстий в которых над выпуском должна быть больше прогнозируемой величины осадки здания на 20 мм. Трассы самотечных систем должны присоединяться к выпускам через вертикальные участки с компенсирующей муфтой высотой, превышающей осадку здания.</w:t>
      </w:r>
    </w:p>
    <w:p w:rsidR="00515CE3" w:rsidRPr="004505C1" w:rsidRDefault="00515CE3" w:rsidP="00142FBE">
      <w:pPr>
        <w:ind w:firstLine="709"/>
        <w:jc w:val="both"/>
      </w:pPr>
      <w:r w:rsidRPr="00F04956">
        <w:rPr>
          <w:b/>
        </w:rPr>
        <w:t>(</w:t>
      </w:r>
      <w:r>
        <w:rPr>
          <w:b/>
        </w:rPr>
        <w:t>Введен дополнительно</w:t>
      </w:r>
      <w:r w:rsidRPr="00F04956">
        <w:rPr>
          <w:b/>
        </w:rPr>
        <w:t>, Изм. № 3</w:t>
      </w:r>
      <w:r>
        <w:rPr>
          <w:b/>
        </w:rPr>
        <w:t>).</w:t>
      </w:r>
    </w:p>
    <w:p w:rsidR="00365D98" w:rsidRPr="004505C1" w:rsidRDefault="001231DF" w:rsidP="00142FBE">
      <w:pPr>
        <w:spacing w:before="240" w:after="120"/>
        <w:ind w:firstLine="709"/>
        <w:jc w:val="both"/>
        <w:rPr>
          <w:b/>
        </w:rPr>
      </w:pPr>
      <w:bookmarkStart w:id="55" w:name="_Toc35775099"/>
      <w:r w:rsidRPr="004505C1">
        <w:rPr>
          <w:b/>
        </w:rPr>
        <w:t>19</w:t>
      </w:r>
      <w:r w:rsidR="00365D98" w:rsidRPr="004505C1">
        <w:rPr>
          <w:b/>
        </w:rPr>
        <w:t xml:space="preserve"> Расчет </w:t>
      </w:r>
      <w:r w:rsidR="009C066D" w:rsidRPr="004505C1">
        <w:rPr>
          <w:b/>
        </w:rPr>
        <w:t xml:space="preserve">внутренней </w:t>
      </w:r>
      <w:r w:rsidR="00C41267" w:rsidRPr="004505C1">
        <w:rPr>
          <w:b/>
        </w:rPr>
        <w:t xml:space="preserve">системы </w:t>
      </w:r>
      <w:r w:rsidR="009C066D" w:rsidRPr="004505C1">
        <w:rPr>
          <w:b/>
        </w:rPr>
        <w:t>водоотведения</w:t>
      </w:r>
      <w:bookmarkEnd w:id="55"/>
    </w:p>
    <w:p w:rsidR="00175AA0" w:rsidRPr="004505C1" w:rsidRDefault="001231DF" w:rsidP="00142FBE">
      <w:pPr>
        <w:ind w:firstLine="709"/>
        <w:jc w:val="both"/>
      </w:pPr>
      <w:r w:rsidRPr="004505C1">
        <w:t>19</w:t>
      </w:r>
      <w:r w:rsidR="00365D98" w:rsidRPr="004505C1">
        <w:t xml:space="preserve">.1 </w:t>
      </w:r>
      <w:bookmarkStart w:id="56" w:name="TO0000016"/>
      <w:bookmarkEnd w:id="56"/>
      <w:r w:rsidR="00175AA0" w:rsidRPr="004505C1">
        <w:t xml:space="preserve">Гидравлический расчет отводных напорных и безнапорных (самотечных) горизонтальных трубопроводов (выпусков) следует выполнять по таблицам или формулам, с учетом шероховатости материала труб, вязкости жидкости и взаимозависимости средних скоростей течения стоков и гидравлических сопротивлений. Требования к проектированию и монтажу трубопроводов приведены в </w:t>
      </w:r>
      <w:bookmarkStart w:id="57" w:name="_Hlk52375457"/>
      <w:r w:rsidR="006C6DC8" w:rsidRPr="004505C1">
        <w:t>[12]</w:t>
      </w:r>
      <w:bookmarkEnd w:id="57"/>
      <w:r w:rsidR="006C6DC8" w:rsidRPr="004505C1">
        <w:t>, [13]</w:t>
      </w:r>
      <w:r w:rsidR="00175AA0" w:rsidRPr="004505C1">
        <w:t xml:space="preserve"> и СП 66.13330.</w:t>
      </w:r>
    </w:p>
    <w:p w:rsidR="00B67224" w:rsidRDefault="000D2737" w:rsidP="00B67224">
      <w:pPr>
        <w:ind w:firstLine="709"/>
        <w:jc w:val="both"/>
      </w:pPr>
      <w:r w:rsidRPr="004505C1">
        <w:t>Выбор расч</w:t>
      </w:r>
      <w:r w:rsidR="0023318A" w:rsidRPr="004505C1">
        <w:t>е</w:t>
      </w:r>
      <w:r w:rsidRPr="004505C1">
        <w:t xml:space="preserve">тного уклона </w:t>
      </w:r>
      <m:oMath>
        <m:r>
          <w:rPr>
            <w:rFonts w:ascii="Cambria Math" w:hAnsi="Cambria Math"/>
            <w:lang w:val="en-US"/>
          </w:rPr>
          <m:t>i</m:t>
        </m:r>
      </m:oMath>
      <w:r w:rsidRPr="004505C1">
        <w:t>, средней скорости сточной жидкости</w:t>
      </w:r>
      <w:r w:rsidRPr="004505C1">
        <w:rPr>
          <w:b/>
          <w:spacing w:val="2"/>
        </w:rPr>
        <w:t xml:space="preserve"> </w:t>
      </w:r>
      <m:oMath>
        <m:r>
          <w:rPr>
            <w:rFonts w:ascii="Cambria Math" w:hAnsi="Cambria Math"/>
            <w:spacing w:val="2"/>
            <w:lang w:val="en-US"/>
          </w:rPr>
          <m:t>V</m:t>
        </m:r>
      </m:oMath>
      <w:r w:rsidRPr="004505C1">
        <w:rPr>
          <w:spacing w:val="2"/>
        </w:rPr>
        <w:t>, м/с</w:t>
      </w:r>
      <w:r w:rsidRPr="004505C1">
        <w:t xml:space="preserve">, и наполнения </w:t>
      </w:r>
      <w:r w:rsidRPr="004505C1">
        <w:rPr>
          <w:i/>
        </w:rPr>
        <w:t>h/d</w:t>
      </w:r>
      <w:r w:rsidRPr="004505C1">
        <w:t xml:space="preserve"> следует производить таким образом, чтобы было выполнено условие, характеризующее режим самоочищения в безнапорном трубопроводе:</w:t>
      </w:r>
    </w:p>
    <w:p w:rsidR="00365D98" w:rsidRPr="004505C1" w:rsidRDefault="008B17EC" w:rsidP="00B67224">
      <w:pPr>
        <w:jc w:val="right"/>
      </w:pPr>
      <m:oMath>
        <m:r>
          <w:rPr>
            <w:rFonts w:ascii="Cambria Math" w:hAnsi="Cambria Math"/>
            <w:sz w:val="28"/>
          </w:rPr>
          <m:t>V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d</m:t>
                </m:r>
              </m:den>
            </m:f>
          </m:e>
        </m:rad>
        <m:r>
          <w:rPr>
            <w:rFonts w:ascii="Cambria Math" w:hAnsi="Cambria Math"/>
            <w:sz w:val="28"/>
          </w:rPr>
          <m:t>≥K</m:t>
        </m:r>
      </m:oMath>
      <w:r w:rsidR="00595DC6" w:rsidRPr="004505C1">
        <w:rPr>
          <w:sz w:val="28"/>
        </w:rPr>
        <w:t>,</w:t>
      </w:r>
      <w:r w:rsidR="00595DC6" w:rsidRPr="004505C1">
        <w:rPr>
          <w:sz w:val="28"/>
        </w:rPr>
        <w:tab/>
      </w:r>
      <w:r w:rsidR="00595DC6" w:rsidRPr="004505C1">
        <w:rPr>
          <w:sz w:val="28"/>
        </w:rPr>
        <w:tab/>
      </w:r>
      <w:r w:rsidR="00B67224">
        <w:rPr>
          <w:sz w:val="28"/>
        </w:rPr>
        <w:t xml:space="preserve"> </w:t>
      </w:r>
      <w:r w:rsidR="00595DC6" w:rsidRPr="004505C1">
        <w:rPr>
          <w:sz w:val="28"/>
        </w:rPr>
        <w:tab/>
      </w:r>
      <w:r w:rsidR="00595DC6" w:rsidRPr="004505C1">
        <w:rPr>
          <w:sz w:val="28"/>
        </w:rPr>
        <w:tab/>
      </w:r>
      <w:r w:rsidR="00595DC6" w:rsidRPr="004505C1">
        <w:rPr>
          <w:sz w:val="28"/>
        </w:rPr>
        <w:tab/>
      </w:r>
      <w:r w:rsidR="00D72A9E" w:rsidRPr="004505C1">
        <w:t>(</w:t>
      </w:r>
      <w:r w:rsidR="00D42905" w:rsidRPr="004505C1">
        <w:t>3</w:t>
      </w:r>
      <w:r w:rsidR="00617A19" w:rsidRPr="004505C1">
        <w:t>3</w:t>
      </w:r>
      <w:r w:rsidR="00365D98" w:rsidRPr="004505C1">
        <w:t>)</w:t>
      </w:r>
    </w:p>
    <w:p w:rsidR="00D10837" w:rsidRPr="004505C1" w:rsidRDefault="00365D98" w:rsidP="00142FBE">
      <w:pPr>
        <w:pStyle w:val="21"/>
        <w:spacing w:before="120" w:after="0" w:line="240" w:lineRule="auto"/>
        <w:ind w:left="0"/>
        <w:jc w:val="both"/>
        <w:rPr>
          <w:i/>
        </w:rPr>
      </w:pPr>
      <w:r w:rsidRPr="004505C1">
        <w:t>где</w:t>
      </w:r>
      <w:r w:rsidRPr="004505C1">
        <w:tab/>
      </w:r>
      <w:r w:rsidR="00D10837" w:rsidRPr="004505C1">
        <w:rPr>
          <w:i/>
        </w:rPr>
        <w:t>h</w:t>
      </w:r>
      <w:r w:rsidR="00D10837" w:rsidRPr="004505C1">
        <w:t xml:space="preserve"> </w:t>
      </w:r>
      <w:r w:rsidR="00595DC6" w:rsidRPr="004505C1">
        <w:t>–</w:t>
      </w:r>
      <w:r w:rsidR="00D10837" w:rsidRPr="004505C1">
        <w:t xml:space="preserve"> высота наполнения трубопровода сточной жидкостью</w:t>
      </w:r>
      <w:r w:rsidR="001E61A2" w:rsidRPr="004505C1">
        <w:t>;</w:t>
      </w:r>
      <w:r w:rsidR="00D10837" w:rsidRPr="004505C1">
        <w:rPr>
          <w:i/>
        </w:rPr>
        <w:t xml:space="preserve"> </w:t>
      </w:r>
    </w:p>
    <w:p w:rsidR="00365D98" w:rsidRPr="004505C1" w:rsidRDefault="00DE50DE" w:rsidP="00142FBE">
      <w:pPr>
        <w:pStyle w:val="21"/>
        <w:spacing w:after="0" w:line="240" w:lineRule="auto"/>
        <w:ind w:left="0" w:firstLine="709"/>
        <w:jc w:val="both"/>
      </w:pPr>
      <w:r w:rsidRPr="004505C1">
        <w:rPr>
          <w:i/>
        </w:rPr>
        <w:t>К</w:t>
      </w:r>
      <w:r w:rsidR="00365D98" w:rsidRPr="004505C1">
        <w:rPr>
          <w:b/>
          <w:bCs/>
          <w:i/>
          <w:iCs/>
        </w:rPr>
        <w:t xml:space="preserve"> </w:t>
      </w:r>
      <w:r w:rsidR="00365D98" w:rsidRPr="004505C1">
        <w:t>= 0,5 – для труб</w:t>
      </w:r>
      <w:r w:rsidR="00EC1185" w:rsidRPr="004505C1">
        <w:t>опроводов</w:t>
      </w:r>
      <w:r w:rsidR="00365D98" w:rsidRPr="004505C1">
        <w:t xml:space="preserve"> из полимерных материалов;</w:t>
      </w:r>
    </w:p>
    <w:p w:rsidR="00365D98" w:rsidRPr="004505C1" w:rsidRDefault="00DE50DE" w:rsidP="00142FBE">
      <w:pPr>
        <w:ind w:firstLine="709"/>
        <w:jc w:val="both"/>
      </w:pPr>
      <w:r w:rsidRPr="004505C1">
        <w:rPr>
          <w:i/>
        </w:rPr>
        <w:t>К</w:t>
      </w:r>
      <w:r w:rsidRPr="004505C1">
        <w:rPr>
          <w:b/>
          <w:bCs/>
          <w:i/>
          <w:iCs/>
        </w:rPr>
        <w:t xml:space="preserve"> </w:t>
      </w:r>
      <w:r w:rsidRPr="004505C1">
        <w:t>= 0,6</w:t>
      </w:r>
      <w:r w:rsidR="00365D98" w:rsidRPr="004505C1">
        <w:t xml:space="preserve"> – для трубопроводов из других материалов.</w:t>
      </w:r>
    </w:p>
    <w:p w:rsidR="00365D98" w:rsidRPr="004505C1" w:rsidRDefault="00365D98" w:rsidP="00142FBE">
      <w:pPr>
        <w:ind w:firstLine="709"/>
        <w:jc w:val="both"/>
      </w:pPr>
      <w:r w:rsidRPr="004505C1">
        <w:t xml:space="preserve">При этом </w:t>
      </w:r>
      <w:r w:rsidR="00AA4E65" w:rsidRPr="004505C1">
        <w:t xml:space="preserve">средняя </w:t>
      </w:r>
      <w:r w:rsidRPr="004505C1">
        <w:t>скорость движен</w:t>
      </w:r>
      <w:r w:rsidR="0032018B" w:rsidRPr="004505C1">
        <w:t>ия стоков</w:t>
      </w:r>
      <w:r w:rsidRPr="004505C1">
        <w:t xml:space="preserve"> должна быть не менее 0,7 м/с</w:t>
      </w:r>
      <w:r w:rsidR="0032018B" w:rsidRPr="004505C1">
        <w:t xml:space="preserve"> (самоочищающая</w:t>
      </w:r>
      <w:r w:rsidR="00EC1185" w:rsidRPr="004505C1">
        <w:t>)</w:t>
      </w:r>
      <w:r w:rsidRPr="004505C1">
        <w:t>, а наполнение трубопроводов – не менее 0,3.</w:t>
      </w:r>
    </w:p>
    <w:p w:rsidR="00175AA0" w:rsidRPr="004505C1" w:rsidRDefault="00175AA0" w:rsidP="00142FBE">
      <w:pPr>
        <w:ind w:firstLine="709"/>
        <w:jc w:val="both"/>
      </w:pPr>
      <w:r w:rsidRPr="004505C1">
        <w:rPr>
          <w:iCs/>
        </w:rPr>
        <w:t>В тех случаях, когда выполнить условие (3</w:t>
      </w:r>
      <w:r w:rsidR="004579A5" w:rsidRPr="004505C1">
        <w:rPr>
          <w:iCs/>
        </w:rPr>
        <w:t>3</w:t>
      </w:r>
      <w:r w:rsidRPr="004505C1">
        <w:rPr>
          <w:iCs/>
        </w:rPr>
        <w:t xml:space="preserve">) не представляется возможным из-за недостаточной величины расхода сточных вод, следует увеличить </w:t>
      </w:r>
      <w:r w:rsidR="00BE02FD" w:rsidRPr="004505C1">
        <w:rPr>
          <w:iCs/>
        </w:rPr>
        <w:t>число</w:t>
      </w:r>
      <w:r w:rsidRPr="004505C1">
        <w:rPr>
          <w:iCs/>
        </w:rPr>
        <w:t xml:space="preserve"> стояков, присоединяемых к данному </w:t>
      </w:r>
      <w:r w:rsidR="002E230D" w:rsidRPr="004505C1">
        <w:rPr>
          <w:iCs/>
        </w:rPr>
        <w:t xml:space="preserve">сборному </w:t>
      </w:r>
      <w:r w:rsidRPr="004505C1">
        <w:rPr>
          <w:iCs/>
        </w:rPr>
        <w:t xml:space="preserve">отводному </w:t>
      </w:r>
      <w:r w:rsidR="00420B56" w:rsidRPr="004505C1">
        <w:rPr>
          <w:iCs/>
        </w:rPr>
        <w:t xml:space="preserve">(горизонтальному) </w:t>
      </w:r>
      <w:r w:rsidRPr="004505C1">
        <w:rPr>
          <w:iCs/>
        </w:rPr>
        <w:t>трубопроводу (выпуску) для увеличения величины расхода сточной жидкости, достаточного для обеспечения режимов самоочищения, и, только если такая возможность отсутствует, нерасчетные участки отводных горизонтальных трубопроводов следует прокладывать с уклоном 1/</w:t>
      </w:r>
      <w:r w:rsidRPr="004505C1">
        <w:rPr>
          <w:i/>
          <w:iCs/>
          <w:lang w:val="en-US"/>
        </w:rPr>
        <w:t>d</w:t>
      </w:r>
      <w:r w:rsidRPr="004505C1">
        <w:t>.</w:t>
      </w:r>
    </w:p>
    <w:p w:rsidR="00F6598B" w:rsidRPr="004505C1" w:rsidRDefault="00F6598B" w:rsidP="00142FBE">
      <w:pPr>
        <w:ind w:firstLine="709"/>
        <w:jc w:val="both"/>
      </w:pPr>
      <w:r w:rsidRPr="004505C1">
        <w:t xml:space="preserve">В системах производственной канализации </w:t>
      </w:r>
      <w:r w:rsidR="001B5117" w:rsidRPr="004505C1">
        <w:t xml:space="preserve">средняя </w:t>
      </w:r>
      <w:r w:rsidRPr="004505C1">
        <w:t xml:space="preserve">скорость движения стоков и наполнение трубопроводов определяются необходимостью транспортирования загрязнений, содержащихся в производственных стоках. </w:t>
      </w:r>
    </w:p>
    <w:p w:rsidR="001B5117" w:rsidRPr="004505C1" w:rsidRDefault="001B5117" w:rsidP="00142FBE">
      <w:pPr>
        <w:ind w:firstLine="709"/>
        <w:jc w:val="both"/>
      </w:pPr>
      <w:r w:rsidRPr="004505C1">
        <w:t>19.2 Данные по пропускной способности вентилируемых и невентилируемых канализационных стояков из различных материалов приведены в табл</w:t>
      </w:r>
      <w:r w:rsidR="00595DC6" w:rsidRPr="004505C1">
        <w:t>ицах</w:t>
      </w:r>
      <w:r w:rsidRPr="004505C1">
        <w:t xml:space="preserve"> К.1</w:t>
      </w:r>
      <w:r w:rsidR="00595DC6" w:rsidRPr="004505C1">
        <w:t>–</w:t>
      </w:r>
      <w:r w:rsidRPr="004505C1">
        <w:t xml:space="preserve">К.8 приложения К. </w:t>
      </w:r>
    </w:p>
    <w:p w:rsidR="001B5117" w:rsidRPr="004505C1" w:rsidRDefault="001B5117" w:rsidP="00142FBE">
      <w:pPr>
        <w:pStyle w:val="21"/>
        <w:spacing w:after="0" w:line="240" w:lineRule="auto"/>
        <w:ind w:left="0" w:firstLine="709"/>
        <w:jc w:val="both"/>
      </w:pPr>
      <w:r w:rsidRPr="004505C1">
        <w:t>При расходе сточных вод, превышающем максимальн</w:t>
      </w:r>
      <w:r w:rsidR="00595DC6" w:rsidRPr="004505C1">
        <w:t>ые значения, приведенные в таблицах</w:t>
      </w:r>
      <w:r w:rsidRPr="004505C1">
        <w:t xml:space="preserve"> К.1</w:t>
      </w:r>
      <w:r w:rsidR="00595DC6" w:rsidRPr="004505C1">
        <w:t>–</w:t>
      </w:r>
      <w:r w:rsidRPr="004505C1">
        <w:t>К.8, следует либо увеличить диаметр стояка, либо рассредоточить расход по нескольким стоякам.</w:t>
      </w:r>
    </w:p>
    <w:p w:rsidR="001B5117" w:rsidRPr="004505C1" w:rsidRDefault="001B5117" w:rsidP="00142FBE">
      <w:pPr>
        <w:pStyle w:val="21"/>
        <w:spacing w:after="0" w:line="240" w:lineRule="auto"/>
        <w:ind w:left="0" w:firstLine="709"/>
        <w:jc w:val="both"/>
      </w:pPr>
      <w:r w:rsidRPr="004505C1">
        <w:lastRenderedPageBreak/>
        <w:t>Допустимая величина разр</w:t>
      </w:r>
      <w:r w:rsidR="001E61A2" w:rsidRPr="004505C1">
        <w:t>е</w:t>
      </w:r>
      <w:r w:rsidRPr="004505C1">
        <w:t xml:space="preserve">жения </w:t>
      </w:r>
      <w:r w:rsidR="009648CC" w:rsidRPr="004505C1">
        <w:t>Δ</w:t>
      </w:r>
      <w:r w:rsidR="009648CC" w:rsidRPr="004505C1">
        <w:rPr>
          <w:i/>
        </w:rPr>
        <w:t>р</w:t>
      </w:r>
      <w:r w:rsidRPr="004505C1">
        <w:t xml:space="preserve"> в вентилируемых и невентилируемых канализационных стояках не должн</w:t>
      </w:r>
      <w:r w:rsidR="00835095" w:rsidRPr="004505C1">
        <w:t>а</w:t>
      </w:r>
      <w:r w:rsidRPr="004505C1">
        <w:t xml:space="preserve"> превышать</w:t>
      </w:r>
      <w:r w:rsidR="00420B56" w:rsidRPr="004505C1">
        <w:t xml:space="preserve"> </w:t>
      </w:r>
      <w:r w:rsidR="00E90394" w:rsidRPr="004505C1">
        <w:t>0,9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</m:oMath>
      <w:r w:rsidRPr="004505C1">
        <w:t xml:space="preserve"> </w:t>
      </w:r>
      <w:r w:rsidR="001E61A2" w:rsidRPr="004505C1">
        <w:t>(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</m:oMath>
      <w:r w:rsidRPr="004505C1">
        <w:t xml:space="preserve"> – высота наименьшего из гидравлических затворов санитарно-технических приборов, присоединенных к канализационному стояку</w:t>
      </w:r>
      <w:r w:rsidR="001E61A2" w:rsidRPr="004505C1">
        <w:t>)</w:t>
      </w:r>
      <w:r w:rsidRPr="004505C1">
        <w:t>.</w:t>
      </w:r>
    </w:p>
    <w:p w:rsidR="001B5117" w:rsidRPr="004505C1" w:rsidRDefault="001B5117" w:rsidP="00142FBE">
      <w:pPr>
        <w:pStyle w:val="21"/>
        <w:spacing w:after="0" w:line="240" w:lineRule="auto"/>
        <w:ind w:left="0" w:firstLine="709"/>
        <w:jc w:val="both"/>
      </w:pPr>
      <w:r w:rsidRPr="004505C1">
        <w:t>Конструктивно диаметр канализационного стояка не может быть меньше диаметра поэтажных отводов, присоединенных к этому стояку.</w:t>
      </w:r>
    </w:p>
    <w:p w:rsidR="001B5117" w:rsidRPr="004505C1" w:rsidRDefault="001B5117" w:rsidP="00142FBE">
      <w:pPr>
        <w:ind w:firstLine="709"/>
        <w:jc w:val="both"/>
      </w:pPr>
      <w:r w:rsidRPr="004505C1">
        <w:t>19.3 При высоте гидравлических затворов 50</w:t>
      </w:r>
      <w:r w:rsidR="00BE4AAA" w:rsidRPr="004505C1">
        <w:t>–</w:t>
      </w:r>
      <w:r w:rsidRPr="004505C1">
        <w:t xml:space="preserve">60 мм у приборов, присоединяемых к вентилируемому стояку </w:t>
      </w:r>
      <w:r w:rsidR="00FA68A3" w:rsidRPr="004505C1">
        <w:t xml:space="preserve">внутренней </w:t>
      </w:r>
      <w:r w:rsidRPr="004505C1">
        <w:t xml:space="preserve">системы </w:t>
      </w:r>
      <w:r w:rsidR="00FA68A3" w:rsidRPr="004505C1">
        <w:t>водоотведения</w:t>
      </w:r>
      <w:r w:rsidRPr="004505C1">
        <w:t>, его диаметр следует принимать в зависимости от материала труб и максимальной пропускной способности стояка по табл</w:t>
      </w:r>
      <w:r w:rsidR="00022861" w:rsidRPr="004505C1">
        <w:t>ицам</w:t>
      </w:r>
      <w:r w:rsidRPr="004505C1">
        <w:t xml:space="preserve"> К.1–К.4.</w:t>
      </w:r>
    </w:p>
    <w:p w:rsidR="001B5117" w:rsidRPr="004505C1" w:rsidRDefault="001B5117" w:rsidP="00142FBE">
      <w:pPr>
        <w:pStyle w:val="21"/>
        <w:spacing w:line="240" w:lineRule="auto"/>
        <w:ind w:left="0" w:firstLine="709"/>
        <w:jc w:val="both"/>
      </w:pPr>
      <w:r w:rsidRPr="004505C1">
        <w:t xml:space="preserve">19.4 </w:t>
      </w:r>
      <w:r w:rsidR="003750F3" w:rsidRPr="004505C1">
        <w:t>М</w:t>
      </w:r>
      <w:r w:rsidRPr="004505C1">
        <w:t xml:space="preserve">аксимальную пропускную способность вентилируемого канализационного стояка </w:t>
      </w:r>
      <w:r w:rsidR="003750F3" w:rsidRPr="004505C1">
        <w:t xml:space="preserve">при другой высоте гидравлических затворов </w:t>
      </w:r>
      <w:r w:rsidR="00022861" w:rsidRPr="004505C1">
        <w:t>следует определять по формуле</w:t>
      </w:r>
    </w:p>
    <w:p w:rsidR="000B23BE" w:rsidRPr="004505C1" w:rsidRDefault="00864352" w:rsidP="00B67224">
      <w:pPr>
        <w:pStyle w:val="21"/>
        <w:spacing w:line="240" w:lineRule="auto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=0,0297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0,596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func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вн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90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ст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0,298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отв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0,423</m:t>
            </m:r>
          </m:sup>
        </m:sSup>
      </m:oMath>
      <w:r w:rsidR="00776A48" w:rsidRPr="004505C1">
        <w:t xml:space="preserve">, </w:t>
      </w:r>
      <w:r w:rsidR="004819E7" w:rsidRPr="004505C1">
        <w:t xml:space="preserve">       </w:t>
      </w:r>
      <w:r w:rsidR="00B67224">
        <w:t xml:space="preserve">       </w:t>
      </w:r>
      <w:r w:rsidR="004819E7" w:rsidRPr="004505C1">
        <w:t xml:space="preserve">     </w:t>
      </w:r>
      <w:r w:rsidR="000B23BE" w:rsidRPr="004505C1">
        <w:t>(</w:t>
      </w:r>
      <w:r w:rsidR="00D42905" w:rsidRPr="004505C1">
        <w:t>3</w:t>
      </w:r>
      <w:r w:rsidR="002C34B2" w:rsidRPr="004505C1">
        <w:t>4</w:t>
      </w:r>
      <w:r w:rsidR="000B23BE" w:rsidRPr="004505C1">
        <w:t>)</w:t>
      </w:r>
    </w:p>
    <w:p w:rsidR="000B23BE" w:rsidRPr="004505C1" w:rsidRDefault="002978E6" w:rsidP="00142FBE">
      <w:pPr>
        <w:jc w:val="both"/>
      </w:pPr>
      <w:r w:rsidRPr="004505C1">
        <w:t>г</w:t>
      </w:r>
      <w:r w:rsidR="000B23BE" w:rsidRPr="004505C1">
        <w:t xml:space="preserve">де </w:t>
      </w:r>
      <w:r w:rsidR="000C382C" w:rsidRPr="004505C1">
        <w:t xml:space="preserve"> </w:t>
      </w:r>
      <w:r w:rsidR="000B23BE" w:rsidRPr="004505C1">
        <w:t xml:space="preserve">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q</m:t>
            </m:r>
          </m:e>
          <m:sub>
            <m:r>
              <w:rPr>
                <w:rFonts w:ascii="Cambria Math" w:hAnsi="Cambria Math"/>
                <w:vertAlign w:val="subscript"/>
              </w:rPr>
              <m:t>s</m:t>
            </m:r>
          </m:sub>
        </m:sSub>
      </m:oMath>
      <w:r w:rsidR="000B23BE" w:rsidRPr="004505C1">
        <w:t xml:space="preserve"> – расчетный</w:t>
      </w:r>
      <w:r w:rsidR="000B23BE" w:rsidRPr="004505C1">
        <w:rPr>
          <w:vertAlign w:val="subscript"/>
        </w:rPr>
        <w:t xml:space="preserve"> </w:t>
      </w:r>
      <w:r w:rsidR="000B23BE" w:rsidRPr="004505C1">
        <w:t>расход стоков, м</w:t>
      </w:r>
      <w:r w:rsidR="000B23BE" w:rsidRPr="004505C1">
        <w:rPr>
          <w:vertAlign w:val="superscript"/>
        </w:rPr>
        <w:t>3</w:t>
      </w:r>
      <w:r w:rsidR="000B23BE" w:rsidRPr="004505C1">
        <w:t>/с;</w:t>
      </w:r>
    </w:p>
    <w:p w:rsidR="000B23BE" w:rsidRPr="004505C1" w:rsidRDefault="00DA56B5" w:rsidP="00142FBE">
      <w:pPr>
        <w:ind w:firstLine="709"/>
        <w:jc w:val="both"/>
      </w:pPr>
      <m:oMath>
        <m:r>
          <m:rPr>
            <m:sty m:val="p"/>
          </m:rPr>
          <w:rPr>
            <w:rFonts w:ascii="Cambria Math" w:hAnsi="Cambria Math"/>
            <w:vertAlign w:val="subscript"/>
          </w:rPr>
          <m:t>Δ</m:t>
        </m:r>
        <m:r>
          <w:rPr>
            <w:rFonts w:ascii="Cambria Math" w:hAnsi="Cambria Math"/>
            <w:vertAlign w:val="subscript"/>
            <w:lang w:val="en-US"/>
          </w:rPr>
          <m:t>p</m:t>
        </m:r>
      </m:oMath>
      <w:r w:rsidRPr="004505C1">
        <w:t xml:space="preserve"> </w:t>
      </w:r>
      <w:r w:rsidR="000B23BE" w:rsidRPr="004505C1">
        <w:t xml:space="preserve">– допустимая </w:t>
      </w:r>
      <w:r w:rsidR="00420B56" w:rsidRPr="004505C1">
        <w:t xml:space="preserve">(максимальная) </w:t>
      </w:r>
      <w:r w:rsidR="000B23BE" w:rsidRPr="004505C1">
        <w:t xml:space="preserve">величина разрежения в стояке, </w:t>
      </w:r>
      <w:r w:rsidR="00175AA0" w:rsidRPr="004505C1">
        <w:t>м</w:t>
      </w:r>
      <w:r w:rsidR="00D42905" w:rsidRPr="004505C1">
        <w:t>м вод. ст.</w:t>
      </w:r>
      <w:r w:rsidR="003E360C" w:rsidRPr="004505C1">
        <w:t>; Δ</w:t>
      </w:r>
      <w:r w:rsidR="003E360C" w:rsidRPr="004505C1">
        <w:rPr>
          <w:i/>
        </w:rPr>
        <w:t>р</w:t>
      </w:r>
      <w:r w:rsidR="003E360C" w:rsidRPr="004505C1">
        <w:t xml:space="preserve"> =</w:t>
      </w:r>
      <w:r w:rsidR="00835095" w:rsidRPr="004505C1">
        <w:t xml:space="preserve"> </w:t>
      </w:r>
      <w:r w:rsidR="00E90394" w:rsidRPr="004505C1">
        <w:t>0,9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</m:oMath>
      <w:r w:rsidR="000B23BE" w:rsidRPr="004505C1">
        <w:t>;</w:t>
      </w:r>
    </w:p>
    <w:p w:rsidR="000B23BE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w:sym w:font="Symbol" w:char="F061"/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 w:rsidR="000B23BE" w:rsidRPr="004505C1">
        <w:t xml:space="preserve"> – угол присоединения</w:t>
      </w:r>
      <w:r w:rsidR="003E360C" w:rsidRPr="004505C1">
        <w:t xml:space="preserve"> поэтажного отвода к стояку, градус</w:t>
      </w:r>
      <w:r w:rsidR="000B23BE" w:rsidRPr="004505C1">
        <w:t>;</w:t>
      </w:r>
    </w:p>
    <w:p w:rsidR="000B23BE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D</m:t>
            </m:r>
          </m:e>
          <m:sub>
            <m:r>
              <m:rPr>
                <m:nor/>
              </m:rPr>
              <w:rPr>
                <w:sz w:val="28"/>
              </w:rPr>
              <m:t>ст</m:t>
            </m:r>
          </m:sub>
        </m:sSub>
      </m:oMath>
      <w:r w:rsidR="000B23BE" w:rsidRPr="004505C1">
        <w:t xml:space="preserve"> </w:t>
      </w:r>
      <w:r w:rsidR="000B23BE" w:rsidRPr="004505C1">
        <w:tab/>
        <w:t>– внутренний диаметр стояка, м;</w:t>
      </w:r>
    </w:p>
    <w:p w:rsidR="000B23BE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d</m:t>
            </m:r>
          </m:e>
          <m:sub>
            <m:r>
              <m:rPr>
                <m:nor/>
              </m:rPr>
              <w:rPr>
                <w:sz w:val="28"/>
              </w:rPr>
              <m:t>отв</m:t>
            </m:r>
          </m:sub>
        </m:sSub>
      </m:oMath>
      <w:r w:rsidR="000B23BE" w:rsidRPr="004505C1">
        <w:t xml:space="preserve"> </w:t>
      </w:r>
      <w:r w:rsidR="000B23BE" w:rsidRPr="004505C1">
        <w:tab/>
        <w:t>– внутренний диаметр поэтажного отвода, м;</w:t>
      </w:r>
    </w:p>
    <w:p w:rsidR="000B23BE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L</m:t>
            </m:r>
          </m:e>
          <m:sub>
            <m:r>
              <m:rPr>
                <m:nor/>
              </m:rPr>
              <w:rPr>
                <w:sz w:val="28"/>
              </w:rPr>
              <m:t>ст</m:t>
            </m:r>
          </m:sub>
        </m:sSub>
      </m:oMath>
      <w:r w:rsidR="000B23BE" w:rsidRPr="004505C1">
        <w:t xml:space="preserve"> </w:t>
      </w:r>
      <w:r w:rsidR="000B23BE" w:rsidRPr="004505C1">
        <w:tab/>
        <w:t>– рабочая высота стояка, м.</w:t>
      </w:r>
    </w:p>
    <w:p w:rsidR="000B23BE" w:rsidRPr="004505C1" w:rsidRDefault="000B23BE" w:rsidP="00142FBE">
      <w:pPr>
        <w:pStyle w:val="32"/>
        <w:ind w:firstLine="709"/>
      </w:pPr>
      <w:r w:rsidRPr="004505C1">
        <w:t xml:space="preserve">Величину разрежения в вентилируемом стояке при расчетном расходе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q</m:t>
            </m:r>
          </m:e>
          <m:sub>
            <m:r>
              <w:rPr>
                <w:rFonts w:ascii="Cambria Math" w:hAnsi="Cambria Math"/>
                <w:vertAlign w:val="subscript"/>
              </w:rPr>
              <m:t>s</m:t>
            </m:r>
          </m:sub>
        </m:sSub>
      </m:oMath>
      <w:r w:rsidR="00776A48" w:rsidRPr="004505C1">
        <w:t xml:space="preserve"> следует определять по формуле</w:t>
      </w:r>
    </w:p>
    <w:p w:rsidR="000B23BE" w:rsidRPr="004505C1" w:rsidRDefault="009D032B" w:rsidP="00B67224">
      <w:pPr>
        <w:pStyle w:val="32"/>
        <w:jc w:val="right"/>
        <w:rPr>
          <w:i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Δ</m:t>
        </m:r>
        <m:r>
          <w:rPr>
            <w:rFonts w:ascii="Cambria Math" w:hAnsi="Cambria Math"/>
            <w:sz w:val="28"/>
            <w:lang w:val="en-US"/>
          </w:rPr>
          <m:t>p</m:t>
        </m:r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</w:rPr>
              <m:t>366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s</m:t>
                            </m:r>
                          </m:sub>
                        </m:sSub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1 + 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func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ст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1,677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отв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0,71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90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р.ст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0,5</m:t>
                </m:r>
              </m:sup>
            </m:sSup>
          </m:den>
        </m:f>
      </m:oMath>
      <w:r w:rsidR="00776A48" w:rsidRPr="004505C1">
        <w:t>.</w:t>
      </w:r>
      <w:r w:rsidR="00776A48" w:rsidRPr="004505C1">
        <w:tab/>
      </w:r>
      <w:r w:rsidR="00776A48" w:rsidRPr="004505C1">
        <w:tab/>
      </w:r>
      <w:r w:rsidR="00776A48" w:rsidRPr="004505C1">
        <w:tab/>
      </w:r>
      <w:r w:rsidR="00776A48" w:rsidRPr="004505C1">
        <w:tab/>
      </w:r>
      <w:r w:rsidR="000B23BE" w:rsidRPr="004505C1">
        <w:t>(3</w:t>
      </w:r>
      <w:r w:rsidR="002C34B2" w:rsidRPr="004505C1">
        <w:t>5</w:t>
      </w:r>
      <w:r w:rsidR="000B23BE" w:rsidRPr="004505C1">
        <w:t>)</w:t>
      </w:r>
    </w:p>
    <w:p w:rsidR="00C43A22" w:rsidRPr="004505C1" w:rsidRDefault="001231DF" w:rsidP="00142FBE">
      <w:pPr>
        <w:pStyle w:val="32"/>
        <w:ind w:firstLine="709"/>
      </w:pPr>
      <w:r w:rsidRPr="004505C1">
        <w:t>19.5</w:t>
      </w:r>
      <w:r w:rsidRPr="004505C1">
        <w:rPr>
          <w:spacing w:val="48"/>
        </w:rPr>
        <w:t xml:space="preserve"> </w:t>
      </w:r>
      <w:r w:rsidR="00894FCD" w:rsidRPr="004505C1">
        <w:t>Значения пропускной</w:t>
      </w:r>
      <w:r w:rsidR="00C43A22" w:rsidRPr="004505C1">
        <w:t xml:space="preserve"> способности</w:t>
      </w:r>
      <w:r w:rsidR="00903F60" w:rsidRPr="004505C1">
        <w:t xml:space="preserve"> вентилируемых канализационных ст</w:t>
      </w:r>
      <w:r w:rsidR="00290286" w:rsidRPr="004505C1">
        <w:t xml:space="preserve">ояков, приведенные </w:t>
      </w:r>
      <w:r w:rsidR="00777B5E" w:rsidRPr="004505C1">
        <w:t xml:space="preserve">в </w:t>
      </w:r>
      <w:r w:rsidR="0041484F" w:rsidRPr="004505C1">
        <w:t>табл</w:t>
      </w:r>
      <w:r w:rsidR="00776A48" w:rsidRPr="004505C1">
        <w:t>ицах</w:t>
      </w:r>
      <w:r w:rsidR="0041484F" w:rsidRPr="004505C1">
        <w:t xml:space="preserve"> К.1–К.4</w:t>
      </w:r>
      <w:r w:rsidR="00835095" w:rsidRPr="004505C1">
        <w:t>,</w:t>
      </w:r>
      <w:r w:rsidR="00903F60" w:rsidRPr="004505C1">
        <w:t xml:space="preserve"> рассчитаны для стояков высотой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/>
              </w:rPr>
              <m:t>ст</m:t>
            </m:r>
          </m:sub>
        </m:sSub>
        <m:r>
          <w:rPr>
            <w:rFonts w:ascii="Cambria Math"/>
          </w:rPr>
          <m:t>≥</m:t>
        </m:r>
        <m:r>
          <w:rPr>
            <w:rFonts w:ascii="Cambria Math"/>
          </w:rPr>
          <m:t>90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</w:rPr>
              <m:t>ст</m:t>
            </m:r>
          </m:sub>
        </m:sSub>
      </m:oMath>
      <w:r w:rsidR="00EC3D1F" w:rsidRPr="004505C1">
        <w:t>.</w:t>
      </w:r>
    </w:p>
    <w:p w:rsidR="00EC3D1F" w:rsidRPr="004505C1" w:rsidRDefault="00EC3D1F" w:rsidP="00142FBE">
      <w:pPr>
        <w:pStyle w:val="32"/>
        <w:ind w:firstLine="709"/>
      </w:pPr>
      <w:r w:rsidRPr="004505C1"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nor/>
              </m:rPr>
              <m:t>ст</m:t>
            </m:r>
          </m:sub>
        </m:sSub>
        <m:r>
          <w:rPr>
            <w:rFonts w:ascii="Cambria Math" w:hAnsi="Cambria Math"/>
          </w:rPr>
          <m:t>≥90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nor/>
              </m:rPr>
              <m:t>ст</m:t>
            </m:r>
          </m:sub>
        </m:sSub>
      </m:oMath>
      <w:r w:rsidRPr="004505C1">
        <w:t xml:space="preserve"> следует принимать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nor/>
              </m:rPr>
              <m:t>ст</m:t>
            </m:r>
          </m:sub>
        </m:sSub>
        <m:r>
          <w:rPr>
            <w:rFonts w:ascii="Cambria Math" w:hAnsi="Cambria Math"/>
          </w:rPr>
          <m:t>=90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nor/>
              </m:rPr>
              <m:t>ст</m:t>
            </m:r>
          </m:sub>
        </m:sSub>
      </m:oMath>
      <w:r w:rsidR="00835095" w:rsidRPr="004505C1">
        <w:t>.</w:t>
      </w:r>
    </w:p>
    <w:p w:rsidR="00903F60" w:rsidRPr="004505C1" w:rsidRDefault="00903F60" w:rsidP="00142FBE">
      <w:pPr>
        <w:pStyle w:val="32"/>
        <w:ind w:firstLine="709"/>
      </w:pPr>
      <w:r w:rsidRPr="004505C1">
        <w:t xml:space="preserve">При высоте стояка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nor/>
              </m:rPr>
              <m:t>ст</m:t>
            </m:r>
          </m:sub>
        </m:sSub>
        <m:r>
          <w:rPr>
            <w:rFonts w:ascii="Cambria Math" w:hAnsi="Cambria Math"/>
          </w:rPr>
          <m:t>&lt;90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nor/>
              </m:rPr>
              <m:t>ст</m:t>
            </m:r>
          </m:sub>
        </m:sSub>
      </m:oMath>
      <w:r w:rsidRPr="004505C1">
        <w:t xml:space="preserve"> значения </w:t>
      </w:r>
      <w:r w:rsidR="00C43A22" w:rsidRPr="004505C1">
        <w:t>пропускной способности стояка</w:t>
      </w:r>
      <w:r w:rsidR="008E45EA" w:rsidRPr="004505C1">
        <w:t>,</w:t>
      </w:r>
      <w:r w:rsidR="00C43A22" w:rsidRPr="004505C1">
        <w:t xml:space="preserve"> </w:t>
      </w:r>
      <w:r w:rsidR="00776A48" w:rsidRPr="004505C1">
        <w:t>приведенные в таблицах</w:t>
      </w:r>
      <w:r w:rsidR="00C15D22" w:rsidRPr="004505C1">
        <w:t xml:space="preserve"> К.1–</w:t>
      </w:r>
      <w:r w:rsidR="00776A48" w:rsidRPr="004505C1">
        <w:t>К.4</w:t>
      </w:r>
      <w:r w:rsidR="008E45EA" w:rsidRPr="004505C1">
        <w:t>,</w:t>
      </w:r>
      <w:r w:rsidR="00C15D22" w:rsidRPr="004505C1">
        <w:t xml:space="preserve"> </w:t>
      </w:r>
      <w:r w:rsidRPr="004505C1">
        <w:t>необходимо</w:t>
      </w:r>
      <w:r w:rsidR="001B1239" w:rsidRPr="004505C1">
        <w:t xml:space="preserve"> </w:t>
      </w:r>
      <w:r w:rsidRPr="004505C1">
        <w:t xml:space="preserve">умножить на 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</w:rPr>
                      <m:t>90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32"/>
                          </w:rPr>
                          <m:t>ст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8"/>
                          </w:rPr>
                          <m:t>ст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nor/>
              </m:rPr>
              <w:rPr>
                <w:rFonts w:ascii="Cambria Math" w:hAnsi="Cambria Math"/>
              </w:rPr>
              <m:t>0,298</m:t>
            </m:r>
          </m:sup>
        </m:sSup>
      </m:oMath>
      <w:r w:rsidR="00776A48" w:rsidRPr="004505C1">
        <w:rPr>
          <w:sz w:val="28"/>
        </w:rPr>
        <w:t>.</w:t>
      </w:r>
    </w:p>
    <w:p w:rsidR="00365D98" w:rsidRPr="004505C1" w:rsidRDefault="001231DF" w:rsidP="00142FBE">
      <w:pPr>
        <w:ind w:firstLine="709"/>
        <w:jc w:val="both"/>
      </w:pPr>
      <w:r w:rsidRPr="004505C1">
        <w:t>19</w:t>
      </w:r>
      <w:r w:rsidR="00C43A22" w:rsidRPr="004505C1">
        <w:t>.</w:t>
      </w:r>
      <w:r w:rsidR="001B5117" w:rsidRPr="004505C1">
        <w:t>6</w:t>
      </w:r>
      <w:r w:rsidR="00365D98" w:rsidRPr="004505C1">
        <w:t xml:space="preserve"> При высоте гидравлических затворов 50</w:t>
      </w:r>
      <w:r w:rsidR="00776A48" w:rsidRPr="004505C1">
        <w:t>–</w:t>
      </w:r>
      <w:r w:rsidR="00365D98" w:rsidRPr="004505C1">
        <w:t>60 мм у приборов, присоединяемых к невентилируемому канализационн</w:t>
      </w:r>
      <w:r w:rsidR="008E45EA" w:rsidRPr="004505C1">
        <w:t>ому стояку,</w:t>
      </w:r>
      <w:r w:rsidR="00584D19" w:rsidRPr="004505C1">
        <w:t xml:space="preserve"> диаметр</w:t>
      </w:r>
      <w:r w:rsidR="008E45EA" w:rsidRPr="004505C1">
        <w:t xml:space="preserve"> стояка</w:t>
      </w:r>
      <w:r w:rsidR="00584D19" w:rsidRPr="004505C1">
        <w:t xml:space="preserve"> следует</w:t>
      </w:r>
      <w:r w:rsidR="00365D98" w:rsidRPr="004505C1">
        <w:t xml:space="preserve"> принимать в зависимости от мате</w:t>
      </w:r>
      <w:r w:rsidR="00B1740F" w:rsidRPr="004505C1">
        <w:t xml:space="preserve">риала труб </w:t>
      </w:r>
      <w:r w:rsidR="0041484F" w:rsidRPr="004505C1">
        <w:t>по табл</w:t>
      </w:r>
      <w:r w:rsidR="00776A48" w:rsidRPr="004505C1">
        <w:t>ицам</w:t>
      </w:r>
      <w:r w:rsidR="0041484F" w:rsidRPr="004505C1">
        <w:t xml:space="preserve"> К.5–К.</w:t>
      </w:r>
      <w:r w:rsidR="001B5117" w:rsidRPr="004505C1">
        <w:t>7</w:t>
      </w:r>
      <w:r w:rsidR="00365D98" w:rsidRPr="004505C1">
        <w:t>.</w:t>
      </w:r>
    </w:p>
    <w:p w:rsidR="00365D98" w:rsidRPr="004505C1" w:rsidRDefault="00584D19" w:rsidP="00142FBE">
      <w:pPr>
        <w:pStyle w:val="21"/>
        <w:spacing w:line="240" w:lineRule="auto"/>
        <w:ind w:left="0" w:firstLine="709"/>
        <w:jc w:val="both"/>
      </w:pPr>
      <w:r w:rsidRPr="004505C1">
        <w:t xml:space="preserve">При </w:t>
      </w:r>
      <w:r w:rsidR="00365D98" w:rsidRPr="004505C1">
        <w:t xml:space="preserve">другой высоте гидравлических затворов </w:t>
      </w:r>
      <w:r w:rsidR="00241E04" w:rsidRPr="004505C1">
        <w:t>величину разрежения в</w:t>
      </w:r>
      <w:r w:rsidR="00365D98" w:rsidRPr="004505C1">
        <w:t xml:space="preserve"> невентилируем</w:t>
      </w:r>
      <w:r w:rsidR="00241E04" w:rsidRPr="004505C1">
        <w:t>ом</w:t>
      </w:r>
      <w:r w:rsidR="00365D98" w:rsidRPr="004505C1">
        <w:t xml:space="preserve"> стояк</w:t>
      </w:r>
      <w:r w:rsidR="00241E04" w:rsidRPr="004505C1">
        <w:t>е</w:t>
      </w:r>
      <w:r w:rsidR="00365D98" w:rsidRPr="004505C1">
        <w:t xml:space="preserve"> следует определять по </w:t>
      </w:r>
      <w:r w:rsidR="00906A5F" w:rsidRPr="004505C1">
        <w:t>ф</w:t>
      </w:r>
      <w:r w:rsidR="00365D98" w:rsidRPr="004505C1">
        <w:t>ормуле</w:t>
      </w:r>
    </w:p>
    <w:p w:rsidR="00E90394" w:rsidRPr="004505C1" w:rsidRDefault="00E90394" w:rsidP="00B67224">
      <w:pPr>
        <w:pStyle w:val="21"/>
        <w:spacing w:after="0" w:line="240" w:lineRule="auto"/>
        <w:ind w:left="3402"/>
        <w:jc w:val="right"/>
      </w:pPr>
      <m:oMath>
        <m:r>
          <m:rPr>
            <m:sty m:val="p"/>
          </m:rPr>
          <w:rPr>
            <w:rFonts w:ascii="Cambria Math" w:hAnsi="Cambria Math"/>
            <w:vertAlign w:val="subscript"/>
          </w:rPr>
          <m:t>Δ</m:t>
        </m:r>
        <m:r>
          <w:rPr>
            <w:rFonts w:ascii="Cambria Math" w:hAnsi="Cambria Math"/>
            <w:vertAlign w:val="subscript"/>
            <w:lang w:val="en-US"/>
          </w:rPr>
          <m:t>p</m:t>
        </m:r>
        <m:r>
          <w:rPr>
            <w:rFonts w:ascii="Cambria Math" w:hAnsi="Cambria Math"/>
            <w:vertAlign w:val="subscript"/>
          </w:rPr>
          <m:t>=0,31∙</m:t>
        </m:r>
        <m:sSubSup>
          <m:sSubSup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/>
                <w:vertAlign w:val="subscript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/>
              </w:rPr>
              <m:t>см</m:t>
            </m:r>
          </m:sub>
          <m:sup>
            <m:r>
              <w:rPr>
                <w:rFonts w:ascii="Cambria Math"/>
              </w:rPr>
              <m:t>4,3</m:t>
            </m:r>
          </m:sup>
        </m:sSubSup>
      </m:oMath>
      <w:r w:rsidR="00722F8B" w:rsidRPr="004505C1">
        <w:t>,</w:t>
      </w:r>
      <w:r w:rsidR="00722F8B" w:rsidRPr="004505C1">
        <w:tab/>
      </w:r>
      <w:r w:rsidR="00722F8B" w:rsidRPr="004505C1">
        <w:tab/>
      </w:r>
      <w:r w:rsidR="00722F8B" w:rsidRPr="004505C1">
        <w:tab/>
      </w:r>
      <w:r w:rsidR="00722F8B" w:rsidRPr="004505C1">
        <w:tab/>
      </w:r>
      <w:r w:rsidR="00722F8B" w:rsidRPr="004505C1">
        <w:tab/>
      </w:r>
      <w:r w:rsidRPr="004505C1">
        <w:t>(36)</w:t>
      </w:r>
    </w:p>
    <w:p w:rsidR="00365D98" w:rsidRPr="004505C1" w:rsidRDefault="00365D98" w:rsidP="00142FBE">
      <w:pPr>
        <w:jc w:val="both"/>
      </w:pPr>
      <w:r w:rsidRPr="004505C1">
        <w:t>где</w:t>
      </w:r>
      <w:r w:rsidRPr="004505C1">
        <w:tab/>
      </w:r>
      <m:oMath>
        <m:r>
          <m:rPr>
            <m:sty m:val="p"/>
          </m:rPr>
          <w:rPr>
            <w:rFonts w:ascii="Cambria Math" w:hAnsi="Cambria Math"/>
            <w:vertAlign w:val="subscript"/>
          </w:rPr>
          <m:t>Δ</m:t>
        </m:r>
        <m:r>
          <w:rPr>
            <w:rFonts w:ascii="Cambria Math" w:hAnsi="Cambria Math"/>
            <w:vertAlign w:val="subscript"/>
            <w:lang w:val="en-US"/>
          </w:rPr>
          <m:t>p</m:t>
        </m:r>
      </m:oMath>
      <w:r w:rsidRPr="004505C1">
        <w:t xml:space="preserve"> – </w:t>
      </w:r>
      <w:r w:rsidR="00C45239" w:rsidRPr="004505C1">
        <w:t>допустимая</w:t>
      </w:r>
      <w:r w:rsidR="00044A04" w:rsidRPr="004505C1">
        <w:t xml:space="preserve"> (ма</w:t>
      </w:r>
      <w:r w:rsidR="002E230D" w:rsidRPr="004505C1">
        <w:t>к</w:t>
      </w:r>
      <w:r w:rsidR="00044A04" w:rsidRPr="004505C1">
        <w:t>симальн</w:t>
      </w:r>
      <w:r w:rsidR="002E230D" w:rsidRPr="004505C1">
        <w:t>а</w:t>
      </w:r>
      <w:r w:rsidR="00044A04" w:rsidRPr="004505C1">
        <w:t>я)</w:t>
      </w:r>
      <w:r w:rsidR="00C45239" w:rsidRPr="004505C1">
        <w:t xml:space="preserve"> </w:t>
      </w:r>
      <w:r w:rsidRPr="004505C1">
        <w:t>величина р</w:t>
      </w:r>
      <w:r w:rsidR="00C45239" w:rsidRPr="004505C1">
        <w:t xml:space="preserve">азрежения в стояке, </w:t>
      </w:r>
      <w:r w:rsidR="00C15D22" w:rsidRPr="004505C1">
        <w:t>м</w:t>
      </w:r>
      <w:r w:rsidR="00D42905" w:rsidRPr="004505C1">
        <w:t>м вод. ст.</w:t>
      </w:r>
      <w:r w:rsidR="008E45EA" w:rsidRPr="004505C1">
        <w:t>;</w:t>
      </w:r>
      <w:r w:rsidR="00F9723E" w:rsidRPr="004505C1">
        <w:t xml:space="preserve"> Δ</w:t>
      </w:r>
      <w:r w:rsidR="00F9723E" w:rsidRPr="004505C1">
        <w:rPr>
          <w:i/>
        </w:rPr>
        <w:t>р</w:t>
      </w:r>
      <w:r w:rsidR="00835095" w:rsidRPr="004505C1">
        <w:t xml:space="preserve"> </w:t>
      </w:r>
      <w:r w:rsidR="00F9723E" w:rsidRPr="004505C1">
        <w:t>=</w:t>
      </w:r>
      <w:r w:rsidR="00835095" w:rsidRPr="004505C1">
        <w:t xml:space="preserve">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0,9</m:t>
            </m:r>
            <m:r>
              <w:rPr>
                <w:rFonts w:ascii="Cambria Math" w:hAnsi="Cambria Math"/>
                <w:vertAlign w:val="subscript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</m:oMath>
      <w:r w:rsidR="00C45239" w:rsidRPr="004505C1">
        <w:t>;</w:t>
      </w:r>
    </w:p>
    <w:p w:rsidR="003541CF" w:rsidRPr="004505C1" w:rsidRDefault="00864352" w:rsidP="00142FBE">
      <w:pPr>
        <w:spacing w:after="120"/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nor/>
              </m:rPr>
              <m:t>см</m:t>
            </m:r>
          </m:sub>
        </m:sSub>
      </m:oMath>
      <w:r w:rsidR="00365D98" w:rsidRPr="004505C1">
        <w:t xml:space="preserve"> – скорость водовоздушно</w:t>
      </w:r>
      <w:r w:rsidR="00906A5F" w:rsidRPr="004505C1">
        <w:t xml:space="preserve">й смеси, м/с, </w:t>
      </w:r>
      <w:r w:rsidR="00722F8B" w:rsidRPr="004505C1">
        <w:t>следует определять по формуле</w:t>
      </w:r>
    </w:p>
    <w:p w:rsidR="00FE503F" w:rsidRPr="004505C1" w:rsidRDefault="001E61A2" w:rsidP="00B67224">
      <w:pPr>
        <w:spacing w:after="120"/>
        <w:ind w:left="2835" w:firstLine="709"/>
        <w:jc w:val="right"/>
      </w:pPr>
      <w:r w:rsidRPr="004505C1">
        <w:rPr>
          <w:i/>
          <w:sz w:val="28"/>
          <w:szCs w:val="28"/>
          <w:lang w:val="en-US"/>
        </w:rPr>
        <w:t>V</w:t>
      </w:r>
      <w:r w:rsidRPr="004505C1">
        <w:rPr>
          <w:sz w:val="28"/>
          <w:szCs w:val="28"/>
          <w:vertAlign w:val="subscript"/>
        </w:rPr>
        <w:t>см</w:t>
      </w:r>
      <w:r w:rsidRPr="004505C1">
        <w:t xml:space="preserve"> =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в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den>
        </m:f>
      </m:oMath>
      <w:r w:rsidR="00722F8B" w:rsidRPr="004505C1">
        <w:rPr>
          <w:sz w:val="28"/>
          <w:szCs w:val="28"/>
        </w:rPr>
        <w:t>,</w:t>
      </w:r>
      <w:r w:rsidR="00722F8B" w:rsidRPr="004505C1">
        <w:rPr>
          <w:sz w:val="28"/>
          <w:szCs w:val="28"/>
        </w:rPr>
        <w:tab/>
      </w:r>
      <w:r w:rsidR="00722F8B" w:rsidRPr="004505C1">
        <w:rPr>
          <w:sz w:val="28"/>
          <w:szCs w:val="28"/>
        </w:rPr>
        <w:tab/>
      </w:r>
      <w:r w:rsidR="00722F8B" w:rsidRPr="004505C1">
        <w:rPr>
          <w:sz w:val="28"/>
          <w:szCs w:val="28"/>
        </w:rPr>
        <w:tab/>
      </w:r>
      <w:r w:rsidR="00722F8B" w:rsidRPr="004505C1">
        <w:rPr>
          <w:sz w:val="28"/>
          <w:szCs w:val="28"/>
        </w:rPr>
        <w:tab/>
      </w:r>
      <w:r w:rsidR="00722F8B" w:rsidRPr="004505C1">
        <w:rPr>
          <w:sz w:val="28"/>
          <w:szCs w:val="28"/>
        </w:rPr>
        <w:tab/>
      </w:r>
      <w:r w:rsidR="00722F8B" w:rsidRPr="004505C1">
        <w:t>(</w:t>
      </w:r>
      <w:r w:rsidR="00FE503F" w:rsidRPr="004505C1">
        <w:t>3</w:t>
      </w:r>
      <w:r w:rsidR="002C34B2" w:rsidRPr="004505C1">
        <w:t>7</w:t>
      </w:r>
      <w:r w:rsidR="00FE503F" w:rsidRPr="004505C1">
        <w:t>)</w:t>
      </w:r>
    </w:p>
    <w:p w:rsidR="00365D98" w:rsidRPr="004505C1" w:rsidRDefault="00677864" w:rsidP="00142FBE">
      <w:pPr>
        <w:jc w:val="both"/>
      </w:pPr>
      <w:r w:rsidRPr="004505C1">
        <w:t>здесь</w:t>
      </w:r>
      <w:r w:rsidR="00365D98" w:rsidRPr="004505C1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zCs w:val="28"/>
                <w:vertAlign w:val="subscript"/>
              </w:rPr>
              <m:t>q</m:t>
            </m:r>
          </m:e>
          <m:sub>
            <m:r>
              <w:rPr>
                <w:rFonts w:ascii="Cambria Math" w:hAnsi="Cambria Math"/>
                <w:szCs w:val="28"/>
                <w:vertAlign w:val="subscript"/>
              </w:rPr>
              <m:t>s</m:t>
            </m:r>
          </m:sub>
        </m:sSub>
      </m:oMath>
      <w:r w:rsidR="00365D98" w:rsidRPr="004505C1">
        <w:t xml:space="preserve"> – расчетный</w:t>
      </w:r>
      <w:r w:rsidR="00365D98" w:rsidRPr="004505C1">
        <w:rPr>
          <w:vertAlign w:val="subscript"/>
        </w:rPr>
        <w:t xml:space="preserve"> </w:t>
      </w:r>
      <w:r w:rsidR="00365D98" w:rsidRPr="004505C1">
        <w:t>расход стоков, м</w:t>
      </w:r>
      <w:r w:rsidR="00365D98" w:rsidRPr="004505C1">
        <w:rPr>
          <w:vertAlign w:val="superscript"/>
        </w:rPr>
        <w:t>3</w:t>
      </w:r>
      <w:r w:rsidR="00365D98" w:rsidRPr="004505C1">
        <w:t>/с;</w:t>
      </w:r>
    </w:p>
    <w:p w:rsidR="0092478F" w:rsidRPr="004505C1" w:rsidRDefault="00677864" w:rsidP="00142FBE">
      <w:pPr>
        <w:ind w:firstLine="709"/>
        <w:jc w:val="both"/>
      </w:pPr>
      <m:oMath>
        <m:r>
          <m:rPr>
            <m:sty m:val="p"/>
          </m:rPr>
          <w:rPr>
            <w:rFonts w:ascii="Cambria Math" w:hAnsi="Cambria Math"/>
            <w:szCs w:val="28"/>
            <w:lang w:val="en-US"/>
          </w:rPr>
          <m:t>ω</m:t>
        </m:r>
      </m:oMath>
      <w:r w:rsidR="00906A5F" w:rsidRPr="004505C1">
        <w:t xml:space="preserve"> – площадь сечения стояка, м²</w:t>
      </w:r>
      <w:r w:rsidRPr="004505C1">
        <w:t>;</w:t>
      </w:r>
    </w:p>
    <w:p w:rsidR="00677864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nor/>
              </m:rPr>
              <w:rPr>
                <w:szCs w:val="28"/>
              </w:rPr>
              <m:t>в</m:t>
            </m:r>
          </m:sub>
        </m:sSub>
      </m:oMath>
      <w:r w:rsidR="00677864" w:rsidRPr="004505C1">
        <w:t xml:space="preserve"> – расход воздуха, эжектируемого (увлекаемого) в стояк движущимися в нем сверху вниз стоками, м³/с, определяемый по формуле</w:t>
      </w:r>
    </w:p>
    <w:p w:rsidR="00634386" w:rsidRPr="004505C1" w:rsidRDefault="00864352" w:rsidP="00142FBE">
      <w:pPr>
        <w:ind w:left="2835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13,8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0,333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ст</m:t>
                </m:r>
              </m:sub>
              <m:sup>
                <m:r>
                  <w:rPr>
                    <w:rFonts w:ascii="Cambria Math" w:hAnsi="Cambria Math"/>
                  </w:rPr>
                  <m:t>1,75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отв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0,12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+ 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0,177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р.ст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0,5</m:t>
                </m:r>
              </m:sup>
            </m:sSup>
          </m:den>
        </m:f>
      </m:oMath>
      <w:r w:rsidR="009D032B" w:rsidRPr="004505C1">
        <w:t>.</w:t>
      </w:r>
      <w:r w:rsidR="0085057C" w:rsidRPr="004505C1">
        <w:rPr>
          <w:noProof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5818358</wp:posOffset>
            </wp:positionH>
            <wp:positionV relativeFrom="paragraph">
              <wp:posOffset>138913</wp:posOffset>
            </wp:positionV>
            <wp:extent cx="302065" cy="252046"/>
            <wp:effectExtent l="19050" t="0" r="273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5" cy="252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67C9" w:rsidRPr="004505C1" w:rsidRDefault="001231DF" w:rsidP="00142FBE">
      <w:pPr>
        <w:spacing w:before="120"/>
        <w:ind w:firstLine="709"/>
        <w:jc w:val="both"/>
      </w:pPr>
      <w:r w:rsidRPr="004505C1">
        <w:t>19</w:t>
      </w:r>
      <w:r w:rsidR="00C43A22" w:rsidRPr="004505C1">
        <w:t>.</w:t>
      </w:r>
      <w:r w:rsidR="00AA4E65" w:rsidRPr="004505C1">
        <w:t>7</w:t>
      </w:r>
      <w:r w:rsidR="00365D98" w:rsidRPr="004505C1">
        <w:t xml:space="preserve"> В случае невозможности устройства вытяжной части </w:t>
      </w:r>
      <w:r w:rsidR="00985D47" w:rsidRPr="004505C1">
        <w:t>стояка и при расходе стоков</w:t>
      </w:r>
      <w:r w:rsidR="00365D98" w:rsidRPr="004505C1">
        <w:t>, превышающем максимальные зна</w:t>
      </w:r>
      <w:r w:rsidR="00B1740F" w:rsidRPr="004505C1">
        <w:t xml:space="preserve">чения, приведенные в </w:t>
      </w:r>
      <w:r w:rsidR="0041484F" w:rsidRPr="004505C1">
        <w:t>табл</w:t>
      </w:r>
      <w:r w:rsidR="00677864" w:rsidRPr="004505C1">
        <w:t>ицах</w:t>
      </w:r>
      <w:r w:rsidR="0041484F" w:rsidRPr="004505C1">
        <w:t xml:space="preserve"> К.5–К.</w:t>
      </w:r>
      <w:r w:rsidR="001B5117" w:rsidRPr="004505C1">
        <w:t>7</w:t>
      </w:r>
      <w:r w:rsidR="002B67C9" w:rsidRPr="004505C1">
        <w:t>, следует:</w:t>
      </w:r>
    </w:p>
    <w:p w:rsidR="002B67C9" w:rsidRPr="004505C1" w:rsidRDefault="003541CF" w:rsidP="00142FBE">
      <w:pPr>
        <w:ind w:firstLine="709"/>
        <w:jc w:val="both"/>
      </w:pPr>
      <w:r w:rsidRPr="004505C1">
        <w:t>-</w:t>
      </w:r>
      <w:r w:rsidR="00365D98" w:rsidRPr="004505C1">
        <w:t xml:space="preserve"> увеличить диаметр ст</w:t>
      </w:r>
      <w:r w:rsidR="002B67C9" w:rsidRPr="004505C1">
        <w:t>ояка;</w:t>
      </w:r>
      <w:r w:rsidR="00365D98" w:rsidRPr="004505C1">
        <w:t xml:space="preserve"> </w:t>
      </w:r>
    </w:p>
    <w:p w:rsidR="002B67C9" w:rsidRPr="004505C1" w:rsidRDefault="003541CF" w:rsidP="00142FBE">
      <w:pPr>
        <w:ind w:firstLine="709"/>
        <w:jc w:val="both"/>
      </w:pPr>
      <w:r w:rsidRPr="004505C1">
        <w:t>-</w:t>
      </w:r>
      <w:r w:rsidR="00365D98" w:rsidRPr="004505C1">
        <w:t xml:space="preserve"> рассредоточить расход сточных вод по неск</w:t>
      </w:r>
      <w:r w:rsidR="002B67C9" w:rsidRPr="004505C1">
        <w:t>ольким невентилируемым стоякам;</w:t>
      </w:r>
      <w:r w:rsidR="00365D98" w:rsidRPr="004505C1">
        <w:t xml:space="preserve"> </w:t>
      </w:r>
    </w:p>
    <w:p w:rsidR="002B67C9" w:rsidRPr="004505C1" w:rsidRDefault="003541CF" w:rsidP="00142FBE">
      <w:pPr>
        <w:ind w:firstLine="709"/>
        <w:jc w:val="both"/>
      </w:pPr>
      <w:r w:rsidRPr="004505C1">
        <w:t>-</w:t>
      </w:r>
      <w:r w:rsidR="00365D98" w:rsidRPr="004505C1">
        <w:t xml:space="preserve"> применить воздушный</w:t>
      </w:r>
      <w:r w:rsidR="002B67C9" w:rsidRPr="004505C1">
        <w:t xml:space="preserve"> </w:t>
      </w:r>
      <w:r w:rsidR="00EF32B3">
        <w:t xml:space="preserve">(вакуумный) </w:t>
      </w:r>
      <w:r w:rsidR="002B67C9" w:rsidRPr="004505C1">
        <w:t>клапан;</w:t>
      </w:r>
    </w:p>
    <w:p w:rsidR="00044A04" w:rsidRDefault="003541CF" w:rsidP="00142FBE">
      <w:pPr>
        <w:ind w:firstLine="709"/>
        <w:jc w:val="both"/>
      </w:pPr>
      <w:r w:rsidRPr="004505C1">
        <w:t>-</w:t>
      </w:r>
      <w:r w:rsidR="00424A7A" w:rsidRPr="004505C1">
        <w:t xml:space="preserve"> </w:t>
      </w:r>
      <w:r w:rsidRPr="004505C1">
        <w:t xml:space="preserve">объединить поверху не менее </w:t>
      </w:r>
      <w:r w:rsidR="00677864" w:rsidRPr="004505C1">
        <w:t>четырех</w:t>
      </w:r>
      <w:r w:rsidRPr="004505C1">
        <w:t xml:space="preserve"> канализационных стояков в соответствии с 18.22, при этом необходимо обеспечить вентиляцию наружной </w:t>
      </w:r>
      <w:r w:rsidR="00BB2041" w:rsidRPr="004505C1">
        <w:t>сети канализации</w:t>
      </w:r>
      <w:r w:rsidRPr="004505C1">
        <w:t xml:space="preserve"> в соответствии с 18.25</w:t>
      </w:r>
      <w:r w:rsidR="00677864" w:rsidRPr="004505C1">
        <w:t>.</w:t>
      </w:r>
    </w:p>
    <w:p w:rsidR="00EF32B3" w:rsidRPr="00EF32B3" w:rsidRDefault="00EF32B3" w:rsidP="00142FBE">
      <w:pPr>
        <w:ind w:firstLine="709"/>
        <w:jc w:val="both"/>
        <w:rPr>
          <w:b/>
          <w:bCs/>
        </w:rPr>
      </w:pPr>
      <w:r w:rsidRPr="00EF32B3">
        <w:rPr>
          <w:b/>
          <w:bCs/>
        </w:rPr>
        <w:t>(Измененная редакция, Изм. № 3).</w:t>
      </w:r>
    </w:p>
    <w:p w:rsidR="00EF32B3" w:rsidRDefault="00044A04" w:rsidP="00142FBE">
      <w:pPr>
        <w:ind w:firstLine="709"/>
        <w:jc w:val="both"/>
      </w:pPr>
      <w:r w:rsidRPr="004505C1">
        <w:t>19.8 При высоте гидравлических затворов 50</w:t>
      </w:r>
      <w:r w:rsidR="00677864" w:rsidRPr="004505C1">
        <w:t>–</w:t>
      </w:r>
      <w:r w:rsidRPr="004505C1">
        <w:t xml:space="preserve">60 мм у приборов, присоединяемых к невентилируемому канализационному стояку, с установленным на нем воздушным </w:t>
      </w:r>
      <w:r w:rsidR="00EF32B3">
        <w:t xml:space="preserve">(вакуумным) </w:t>
      </w:r>
      <w:r w:rsidRPr="004505C1">
        <w:t>клапаном, диаметр стояка следует принимать в зависимости от материала труб по табл</w:t>
      </w:r>
      <w:r w:rsidR="00677864" w:rsidRPr="004505C1">
        <w:t>ице</w:t>
      </w:r>
      <w:r w:rsidRPr="004505C1">
        <w:t xml:space="preserve"> К.8. Установк</w:t>
      </w:r>
      <w:r w:rsidR="00D94543" w:rsidRPr="004505C1">
        <w:t>у</w:t>
      </w:r>
      <w:r w:rsidRPr="004505C1">
        <w:t xml:space="preserve"> воздушных </w:t>
      </w:r>
      <w:r w:rsidR="00EF32B3">
        <w:t xml:space="preserve">(вакуумных) </w:t>
      </w:r>
      <w:r w:rsidRPr="004505C1">
        <w:t xml:space="preserve">клапанов </w:t>
      </w:r>
      <w:r w:rsidR="00D94543" w:rsidRPr="004505C1">
        <w:t>следует</w:t>
      </w:r>
      <w:r w:rsidR="00677864" w:rsidRPr="004505C1">
        <w:t xml:space="preserve"> выполнят</w:t>
      </w:r>
      <w:r w:rsidR="00D94543" w:rsidRPr="004505C1">
        <w:t>ь</w:t>
      </w:r>
      <w:r w:rsidR="00677864" w:rsidRPr="004505C1">
        <w:t xml:space="preserve"> в соответствии с </w:t>
      </w:r>
      <w:r w:rsidRPr="004505C1">
        <w:t>18.23.</w:t>
      </w:r>
    </w:p>
    <w:p w:rsidR="00A06FD7" w:rsidRPr="004505C1" w:rsidRDefault="00EF32B3" w:rsidP="00142FBE">
      <w:pPr>
        <w:ind w:firstLine="709"/>
        <w:jc w:val="both"/>
      </w:pPr>
      <w:r w:rsidRPr="00EF32B3">
        <w:rPr>
          <w:b/>
          <w:bCs/>
        </w:rPr>
        <w:t>(Измененная редакция, Изм. № 3).</w:t>
      </w:r>
      <w:r w:rsidR="00A06FD7" w:rsidRPr="004505C1">
        <w:t xml:space="preserve"> </w:t>
      </w:r>
    </w:p>
    <w:p w:rsidR="00A06FD7" w:rsidRPr="004505C1" w:rsidRDefault="00A06FD7" w:rsidP="00142FBE">
      <w:pPr>
        <w:ind w:firstLine="709"/>
        <w:jc w:val="both"/>
      </w:pPr>
      <w:r w:rsidRPr="004505C1">
        <w:t xml:space="preserve">19.9 При другой высоте гидравлических затворов расход стоков в невентилируемом стояке с установленным на нем воздушным </w:t>
      </w:r>
      <w:r w:rsidR="00EF32B3">
        <w:t xml:space="preserve">(вакуумным) </w:t>
      </w:r>
      <w:r w:rsidRPr="004505C1">
        <w:t>клапаном следует определять по формуле</w:t>
      </w:r>
    </w:p>
    <w:p w:rsidR="00451FAB" w:rsidRPr="004505C1" w:rsidRDefault="00864352" w:rsidP="00B67224">
      <w:pPr>
        <w:ind w:left="1701" w:firstLine="709"/>
        <w:jc w:val="right"/>
        <w:rPr>
          <w:bCs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0,034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0,596</m:t>
                </m:r>
              </m:sup>
            </m:sSup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0,298</m:t>
                </m:r>
              </m:sup>
            </m:sSup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отв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0,423</m:t>
                </m:r>
              </m:sup>
            </m:sSup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1 +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func>
              </m:e>
            </m:d>
            <m:sSubSup>
              <m:sSubSupPr>
                <m:ctrlPr>
                  <w:rPr>
                    <w:rFonts w:ascii="Cambria Math" w:hAnsi="Cambria Math"/>
                    <w:bCs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ст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в.кл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0,596</m:t>
                </m:r>
              </m:sup>
            </m:sSup>
          </m:den>
        </m:f>
      </m:oMath>
      <w:r w:rsidR="00677864" w:rsidRPr="004505C1">
        <w:t>,</w:t>
      </w:r>
      <w:r w:rsidR="00BB2041" w:rsidRPr="004505C1">
        <w:tab/>
      </w:r>
      <w:r w:rsidR="00677864" w:rsidRPr="004505C1">
        <w:tab/>
      </w:r>
      <w:r w:rsidR="00F21411" w:rsidRPr="004505C1">
        <w:tab/>
      </w:r>
      <w:r w:rsidR="00451FAB" w:rsidRPr="004505C1">
        <w:t>(</w:t>
      </w:r>
      <w:r w:rsidR="00B51716" w:rsidRPr="004505C1">
        <w:t>3</w:t>
      </w:r>
      <w:r w:rsidR="002C34B2" w:rsidRPr="004505C1">
        <w:t>9</w:t>
      </w:r>
      <w:r w:rsidR="00451FAB" w:rsidRPr="004505C1">
        <w:t>)</w:t>
      </w:r>
    </w:p>
    <w:p w:rsidR="00451FAB" w:rsidRDefault="00BB2041" w:rsidP="00142FBE">
      <w:pPr>
        <w:jc w:val="both"/>
      </w:pPr>
      <w:r w:rsidRPr="004505C1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в.кл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m:t>в.кл</m:t>
                    </m:r>
                  </m:sub>
                </m:sSub>
              </m:num>
              <m:den>
                <m:r>
                  <m:rPr>
                    <m:nor/>
                  </m:rPr>
                  <m:t>0,785</m:t>
                </m:r>
              </m:den>
            </m:f>
          </m:e>
        </m:rad>
      </m:oMath>
      <w:r w:rsidR="009B37DF" w:rsidRPr="004505C1">
        <w:t xml:space="preserve"> </w:t>
      </w:r>
      <w:r w:rsidR="00451FAB" w:rsidRPr="004505C1">
        <w:t xml:space="preserve">– эквивалентный диаметр воздушного </w:t>
      </w:r>
      <w:r w:rsidR="00EF32B3">
        <w:t xml:space="preserve">(вакуумного) </w:t>
      </w:r>
      <w:r w:rsidR="00451FAB" w:rsidRPr="004505C1">
        <w:t>клапана, выраженный через площадь</w:t>
      </w:r>
      <w:r w:rsidR="00D94543" w:rsidRPr="004505C1">
        <w:t xml:space="preserve"> </w:t>
      </w:r>
      <w:proofErr w:type="spellStart"/>
      <w:r w:rsidR="00D94543" w:rsidRPr="004505C1">
        <w:t>ω</w:t>
      </w:r>
      <w:r w:rsidR="00D94543" w:rsidRPr="004505C1">
        <w:rPr>
          <w:vertAlign w:val="subscript"/>
        </w:rPr>
        <w:t>в.кл</w:t>
      </w:r>
      <w:proofErr w:type="spellEnd"/>
      <w:r w:rsidR="00451FAB" w:rsidRPr="004505C1">
        <w:t>.</w:t>
      </w:r>
    </w:p>
    <w:p w:rsidR="00EF32B3" w:rsidRDefault="00EF32B3" w:rsidP="00EF32B3">
      <w:pPr>
        <w:ind w:firstLine="709"/>
        <w:jc w:val="both"/>
      </w:pPr>
      <w:r w:rsidRPr="00EF32B3">
        <w:rPr>
          <w:b/>
          <w:bCs/>
        </w:rPr>
        <w:t>(Измененная редакция, Изм. № 3).</w:t>
      </w:r>
    </w:p>
    <w:p w:rsidR="00B67224" w:rsidRPr="004505C1" w:rsidRDefault="00B67224" w:rsidP="00142FBE">
      <w:pPr>
        <w:jc w:val="both"/>
      </w:pPr>
    </w:p>
    <w:p w:rsidR="00365D98" w:rsidRPr="004505C1" w:rsidRDefault="00047821" w:rsidP="00142FBE">
      <w:pPr>
        <w:spacing w:before="120" w:after="120"/>
        <w:ind w:firstLine="709"/>
        <w:jc w:val="both"/>
        <w:rPr>
          <w:b/>
        </w:rPr>
      </w:pPr>
      <w:bookmarkStart w:id="58" w:name="_Toc35775100"/>
      <w:r w:rsidRPr="004505C1">
        <w:rPr>
          <w:b/>
        </w:rPr>
        <w:t>20</w:t>
      </w:r>
      <w:r w:rsidR="00365D98" w:rsidRPr="004505C1">
        <w:rPr>
          <w:b/>
        </w:rPr>
        <w:t> Местные установки для очистки и перекачки сточных вод</w:t>
      </w:r>
      <w:bookmarkEnd w:id="58"/>
    </w:p>
    <w:p w:rsidR="004579A5" w:rsidRPr="004505C1" w:rsidRDefault="00047821" w:rsidP="00142FBE">
      <w:pPr>
        <w:ind w:firstLine="709"/>
        <w:jc w:val="both"/>
      </w:pPr>
      <w:r w:rsidRPr="004505C1">
        <w:t>20</w:t>
      </w:r>
      <w:r w:rsidR="00365D98" w:rsidRPr="004505C1">
        <w:t xml:space="preserve">.1 </w:t>
      </w:r>
      <w:r w:rsidR="004579A5" w:rsidRPr="004505C1">
        <w:t>Производственные сточные воды, не отвечающие нормативам состава сточных вод</w:t>
      </w:r>
      <w:r w:rsidR="00A06FD7" w:rsidRPr="004505C1">
        <w:t xml:space="preserve"> </w:t>
      </w:r>
      <w:r w:rsidR="00DC13E6" w:rsidRPr="004505C1">
        <w:t>[8]</w:t>
      </w:r>
      <w:r w:rsidR="00CB41D3" w:rsidRPr="004505C1">
        <w:t>,</w:t>
      </w:r>
      <w:r w:rsidR="00DC13E6" w:rsidRPr="004505C1">
        <w:t xml:space="preserve"> </w:t>
      </w:r>
      <w:r w:rsidR="004579A5" w:rsidRPr="004505C1">
        <w:t>следует очищать до поступления их в централизованные системы водоотведения. Для этого в здании или около него следует предусматривать устройство локальных очистных сооружений. После очистки в локальных очистных сооружениях сточные воды должны соответствовать требованиям к составу и свойствам сточных вод для приема их в наружную канализационную сеть.</w:t>
      </w:r>
    </w:p>
    <w:p w:rsidR="003541CF" w:rsidRPr="004505C1" w:rsidRDefault="003541C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20.2 Установку жироуловителей на выпусках производственных стоков следует предусматривать для следующих предприятий общественного питания:</w:t>
      </w:r>
    </w:p>
    <w:p w:rsidR="003541CF" w:rsidRPr="004505C1" w:rsidRDefault="003541C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 xml:space="preserve">- работающих на полуфабрикатах </w:t>
      </w:r>
      <w:r w:rsidR="00BE2412" w:rsidRPr="004505C1">
        <w:t>–</w:t>
      </w:r>
      <w:r w:rsidRPr="004505C1">
        <w:t xml:space="preserve"> при </w:t>
      </w:r>
      <w:r w:rsidR="00D94543" w:rsidRPr="004505C1">
        <w:t>числе</w:t>
      </w:r>
      <w:r w:rsidRPr="004505C1">
        <w:t xml:space="preserve"> мест в залах 500 и более;</w:t>
      </w:r>
    </w:p>
    <w:p w:rsidR="003541CF" w:rsidRPr="004505C1" w:rsidRDefault="003541C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 xml:space="preserve">- </w:t>
      </w:r>
      <w:r w:rsidR="00BE2412" w:rsidRPr="004505C1">
        <w:t>работающих на сырье –</w:t>
      </w:r>
      <w:r w:rsidRPr="004505C1">
        <w:t xml:space="preserve"> при </w:t>
      </w:r>
      <w:r w:rsidR="00D94543" w:rsidRPr="004505C1">
        <w:t>числе</w:t>
      </w:r>
      <w:r w:rsidRPr="004505C1">
        <w:t xml:space="preserve"> мест в залах 200 и выпускающи</w:t>
      </w:r>
      <w:r w:rsidR="00835095" w:rsidRPr="004505C1">
        <w:t>х</w:t>
      </w:r>
      <w:r w:rsidRPr="004505C1">
        <w:t xml:space="preserve"> более 600 блюд;</w:t>
      </w:r>
    </w:p>
    <w:p w:rsidR="003541CF" w:rsidRPr="004505C1" w:rsidRDefault="003541C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- пищеблоков в больницах на 1000 коек и более.</w:t>
      </w:r>
    </w:p>
    <w:p w:rsidR="003541CF" w:rsidRPr="004505C1" w:rsidRDefault="003541C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 xml:space="preserve">20.3 При отсутствии возможности установки жироуловителя на выпуске около здания размещение его внутри здания </w:t>
      </w:r>
      <w:r w:rsidR="001F6851" w:rsidRPr="004505C1">
        <w:t>допускается</w:t>
      </w:r>
      <w:r w:rsidRPr="004505C1">
        <w:t xml:space="preserve"> при выполнении условий:</w:t>
      </w:r>
    </w:p>
    <w:p w:rsidR="003541CF" w:rsidRPr="004505C1" w:rsidRDefault="003541CF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- размещение жироуловителя в отдельном помещении с приточно-вытяжной вентиляцией (отдельной от приточно-вытяжной вентиляции других помещений или здания), исключающей попадание в другие помещения неприятных запахов;</w:t>
      </w:r>
    </w:p>
    <w:p w:rsidR="0029267E" w:rsidRPr="004505C1" w:rsidRDefault="0029267E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- наличия в очистной установке (жироуловителе) разрыва струи между водопроводом холодной воды и содержимым емкости установки (жироуловителя);</w:t>
      </w:r>
    </w:p>
    <w:p w:rsidR="0029267E" w:rsidRPr="004505C1" w:rsidRDefault="0029267E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- возможности откачки жироуловителя без доступа утилизационной машины с цистерной внутрь здания;</w:t>
      </w:r>
    </w:p>
    <w:p w:rsidR="0029267E" w:rsidRPr="004505C1" w:rsidRDefault="0029267E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lastRenderedPageBreak/>
        <w:t>- наличие ввода горячей и холодной воды с поливочным краном внутрь помещения с жироуловителем, а также трапа</w:t>
      </w:r>
      <w:r w:rsidR="000A32E7" w:rsidRPr="004505C1">
        <w:t xml:space="preserve"> диаметром 100 мм</w:t>
      </w:r>
      <w:r w:rsidRPr="004505C1">
        <w:t xml:space="preserve"> для уборки помещения и технического обслуживания жироуловителя;</w:t>
      </w:r>
    </w:p>
    <w:p w:rsidR="0029267E" w:rsidRPr="004505C1" w:rsidRDefault="0029267E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- наличие собственной вентиляции (отвод на корпусе жироуловителя для возможности монтажа вентилируемого стояка) для вентиляции корпуса очистной установки (жироуловителя)</w:t>
      </w:r>
      <w:r w:rsidR="00FF2761" w:rsidRPr="004505C1">
        <w:t>.</w:t>
      </w:r>
    </w:p>
    <w:p w:rsidR="0029267E" w:rsidRPr="004505C1" w:rsidRDefault="0029267E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При размещении жироуловителя в отдельном помещении внутри здания необходимо учитывать геометрические размеры проходов и проемов (после отделки) позволяющие, при необходимости, демонтаж и замену очистной установки (жироуловителя).</w:t>
      </w:r>
    </w:p>
    <w:p w:rsidR="0029267E" w:rsidRPr="004505C1" w:rsidRDefault="0029267E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>Помещение с установленным в нем жироуловителем должно отделяться от других помещений дверями с уплотнителями, исключающими возможность попадания в это помещение посторонних лиц.</w:t>
      </w:r>
    </w:p>
    <w:p w:rsidR="0029267E" w:rsidRPr="004505C1" w:rsidRDefault="0029267E" w:rsidP="00142FBE">
      <w:pPr>
        <w:pStyle w:val="aff2"/>
        <w:ind w:left="0" w:firstLine="709"/>
        <w:jc w:val="both"/>
        <w:rPr>
          <w:iCs/>
        </w:rPr>
      </w:pPr>
      <w:r w:rsidRPr="004505C1">
        <w:rPr>
          <w:iCs/>
        </w:rPr>
        <w:t>Жироуловители необходимо размещать как можно ближе к источнику жиросодержащих стоков, канализационные трубопроводы, транспортирующие жиросодержащие стоки к жироуловителям, следует прокладывать с уклоном 0,02, чтобы предотвратить жировые отложения. Если выполнить эти условия невозможно по конструктивным и эксплуатационным причинам и</w:t>
      </w:r>
      <w:r w:rsidR="00835095" w:rsidRPr="004505C1">
        <w:rPr>
          <w:iCs/>
        </w:rPr>
        <w:t xml:space="preserve"> </w:t>
      </w:r>
      <w:r w:rsidR="001F6851" w:rsidRPr="004505C1">
        <w:rPr>
          <w:iCs/>
        </w:rPr>
        <w:t>(</w:t>
      </w:r>
      <w:r w:rsidRPr="004505C1">
        <w:rPr>
          <w:iCs/>
        </w:rPr>
        <w:t>или</w:t>
      </w:r>
      <w:r w:rsidR="001F6851" w:rsidRPr="004505C1">
        <w:rPr>
          <w:iCs/>
        </w:rPr>
        <w:t>)</w:t>
      </w:r>
      <w:r w:rsidRPr="004505C1">
        <w:rPr>
          <w:iCs/>
        </w:rPr>
        <w:t xml:space="preserve"> если требуются более длинные линии, необходимо принять соответствующие меры, чтобы предотвратить накопление и отложение жира (например, теплоизоляция трубопровода или сопутствующи</w:t>
      </w:r>
      <w:r w:rsidR="001F6851" w:rsidRPr="004505C1">
        <w:rPr>
          <w:iCs/>
        </w:rPr>
        <w:t>е</w:t>
      </w:r>
      <w:r w:rsidRPr="004505C1">
        <w:rPr>
          <w:iCs/>
        </w:rPr>
        <w:t xml:space="preserve"> обогрев</w:t>
      </w:r>
      <w:r w:rsidR="00C15D22" w:rsidRPr="004505C1">
        <w:rPr>
          <w:iCs/>
        </w:rPr>
        <w:t>, электроподогрев</w:t>
      </w:r>
      <w:r w:rsidRPr="004505C1">
        <w:rPr>
          <w:iCs/>
        </w:rPr>
        <w:t>).</w:t>
      </w:r>
    </w:p>
    <w:p w:rsidR="0029267E" w:rsidRPr="004505C1" w:rsidRDefault="0029267E" w:rsidP="00142FBE">
      <w:pPr>
        <w:pStyle w:val="aff2"/>
        <w:ind w:left="0" w:firstLine="709"/>
        <w:jc w:val="both"/>
        <w:rPr>
          <w:iCs/>
        </w:rPr>
      </w:pPr>
      <w:r w:rsidRPr="004505C1">
        <w:rPr>
          <w:iCs/>
        </w:rPr>
        <w:t>На канализационных трубопроводах, транспортирующих жиросодержащие стоки к жироуловителям, необходимо предусматривать только вентилируемые стояки, вытяжная часть которых выводится через кровлю в соответствии с 18.17:</w:t>
      </w:r>
    </w:p>
    <w:p w:rsidR="0029267E" w:rsidRPr="004505C1" w:rsidRDefault="0029267E" w:rsidP="00142FBE">
      <w:pPr>
        <w:ind w:firstLine="709"/>
        <w:jc w:val="both"/>
        <w:rPr>
          <w:iCs/>
        </w:rPr>
      </w:pPr>
      <w:r w:rsidRPr="004505C1">
        <w:rPr>
          <w:iCs/>
        </w:rPr>
        <w:t>- при длине трубопровода не более 5 м – один вентилируемый стояк;</w:t>
      </w:r>
    </w:p>
    <w:p w:rsidR="0029267E" w:rsidRPr="004505C1" w:rsidRDefault="0029267E" w:rsidP="00142FBE">
      <w:pPr>
        <w:ind w:firstLine="709"/>
        <w:jc w:val="both"/>
        <w:rPr>
          <w:iCs/>
        </w:rPr>
      </w:pPr>
      <w:r w:rsidRPr="004505C1">
        <w:rPr>
          <w:iCs/>
        </w:rPr>
        <w:t xml:space="preserve">- при длине трубопровода от 5 до 10 м включительно – два вентилируемых стояка, один из которых необходимо располагать в начале участка, </w:t>
      </w:r>
      <w:r w:rsidR="00835095" w:rsidRPr="004505C1">
        <w:rPr>
          <w:iCs/>
        </w:rPr>
        <w:t>друг</w:t>
      </w:r>
      <w:r w:rsidRPr="004505C1">
        <w:rPr>
          <w:iCs/>
        </w:rPr>
        <w:t>ой – непосредственно перед подключением трубопровода к жироуловителю;</w:t>
      </w:r>
    </w:p>
    <w:p w:rsidR="0029267E" w:rsidRPr="004505C1" w:rsidRDefault="0029267E" w:rsidP="00142FBE">
      <w:pPr>
        <w:ind w:firstLine="709"/>
        <w:jc w:val="both"/>
        <w:rPr>
          <w:iCs/>
        </w:rPr>
      </w:pPr>
      <w:r w:rsidRPr="004505C1">
        <w:rPr>
          <w:iCs/>
        </w:rPr>
        <w:t>- при длине более 10 м – через каждые 5 м – дополнительный вентилируемый стояк.</w:t>
      </w:r>
    </w:p>
    <w:p w:rsidR="0029267E" w:rsidRPr="004505C1" w:rsidRDefault="0029267E" w:rsidP="00142FBE">
      <w:pPr>
        <w:autoSpaceDE w:val="0"/>
        <w:autoSpaceDN w:val="0"/>
        <w:adjustRightInd w:val="0"/>
        <w:ind w:firstLine="708"/>
        <w:jc w:val="both"/>
      </w:pPr>
      <w:r w:rsidRPr="004505C1">
        <w:t>На отводящем трубопроводе, при возможности естественного отведения стоков, непосредственно за жироуловителем следует предусматривать вентилируемый стояк для вентиляции отводящего трубопровода.</w:t>
      </w:r>
    </w:p>
    <w:p w:rsidR="0029267E" w:rsidRPr="004505C1" w:rsidRDefault="0029267E" w:rsidP="00142FBE">
      <w:pPr>
        <w:autoSpaceDE w:val="0"/>
        <w:autoSpaceDN w:val="0"/>
        <w:adjustRightInd w:val="0"/>
        <w:ind w:firstLine="708"/>
        <w:jc w:val="both"/>
      </w:pPr>
      <w:r w:rsidRPr="004505C1">
        <w:t>Вентилируемые стояки трубопроводов, транспортирующих жиросодержащие стоки, вентилируемый сток для собственной вентиляции жироуловителя, а также вентилируемый стояк на отводящем трубопроводе от жироуловителя, при необходимости, допускается объединять в группу единой вытяжной частью в соответствии с 18.20.</w:t>
      </w:r>
    </w:p>
    <w:p w:rsidR="0029267E" w:rsidRPr="004505C1" w:rsidRDefault="0029267E" w:rsidP="00142FBE">
      <w:pPr>
        <w:autoSpaceDE w:val="0"/>
        <w:autoSpaceDN w:val="0"/>
        <w:adjustRightInd w:val="0"/>
        <w:ind w:firstLine="708"/>
        <w:jc w:val="both"/>
      </w:pPr>
      <w:r w:rsidRPr="004505C1">
        <w:t>Объединение вентилируемых стояков (группы стояков) трубопроводов, транспортирующих жиросодержащие стоки, с вентилируемыми стояками (группой стояков), предназначенных для вентиляции канализационных трубопроводов другого назначения (например, бытовых), не допускается.</w:t>
      </w:r>
    </w:p>
    <w:p w:rsidR="0029267E" w:rsidRPr="004505C1" w:rsidRDefault="0029267E" w:rsidP="00142FBE">
      <w:pPr>
        <w:shd w:val="clear" w:color="auto" w:fill="FFFFFF"/>
        <w:autoSpaceDE w:val="0"/>
        <w:autoSpaceDN w:val="0"/>
        <w:adjustRightInd w:val="0"/>
        <w:ind w:firstLine="709"/>
        <w:jc w:val="both"/>
      </w:pPr>
      <w:r w:rsidRPr="004505C1">
        <w:t xml:space="preserve">Установка внутри зданий бензоуловителей, уловителей ЛВЖ и любых продуктов, </w:t>
      </w:r>
      <w:r w:rsidR="002A38B3" w:rsidRPr="004505C1">
        <w:t xml:space="preserve">являющихся источником </w:t>
      </w:r>
      <w:r w:rsidRPr="004505C1">
        <w:t>взрывопожароопасны</w:t>
      </w:r>
      <w:r w:rsidR="002A38B3" w:rsidRPr="004505C1">
        <w:t>х</w:t>
      </w:r>
      <w:r w:rsidRPr="004505C1">
        <w:t xml:space="preserve"> пар</w:t>
      </w:r>
      <w:r w:rsidR="002A38B3" w:rsidRPr="004505C1">
        <w:t>ов</w:t>
      </w:r>
      <w:r w:rsidRPr="004505C1">
        <w:t xml:space="preserve"> (при температуре стоков от 0</w:t>
      </w:r>
      <w:r w:rsidR="00677864" w:rsidRPr="004505C1">
        <w:t xml:space="preserve"> </w:t>
      </w:r>
      <w:r w:rsidRPr="004505C1">
        <w:t>°С до 100</w:t>
      </w:r>
      <w:r w:rsidR="00677864" w:rsidRPr="004505C1">
        <w:t xml:space="preserve"> </w:t>
      </w:r>
      <w:r w:rsidRPr="004505C1">
        <w:t>°С и атмосферном давлении), не допускается.</w:t>
      </w:r>
    </w:p>
    <w:p w:rsidR="00365D98" w:rsidRPr="004505C1" w:rsidRDefault="009A36E5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>.4</w:t>
      </w:r>
      <w:r w:rsidR="00365D98" w:rsidRPr="004505C1">
        <w:t xml:space="preserve"> </w:t>
      </w:r>
      <w:r w:rsidR="002A38B3" w:rsidRPr="004505C1">
        <w:t>Сброс</w:t>
      </w:r>
      <w:r w:rsidR="00365D98" w:rsidRPr="004505C1">
        <w:t xml:space="preserve"> в </w:t>
      </w:r>
      <w:r w:rsidR="00FA68A3" w:rsidRPr="004505C1">
        <w:t>систему водоотведения</w:t>
      </w:r>
      <w:r w:rsidR="00365D98" w:rsidRPr="004505C1">
        <w:t xml:space="preserve"> технологических растворов, а также осадка технологических резервуаров при их очистке</w:t>
      </w:r>
      <w:r w:rsidR="002A38B3" w:rsidRPr="004505C1">
        <w:t xml:space="preserve"> не допускается</w:t>
      </w:r>
      <w:r w:rsidR="00365D98" w:rsidRPr="004505C1">
        <w:t>.</w:t>
      </w:r>
    </w:p>
    <w:p w:rsidR="00977D5C" w:rsidRPr="004505C1" w:rsidRDefault="00365D98" w:rsidP="00142FBE">
      <w:pPr>
        <w:ind w:firstLine="709"/>
        <w:jc w:val="both"/>
      </w:pPr>
      <w:r w:rsidRPr="004505C1">
        <w:t xml:space="preserve">Спуск в </w:t>
      </w:r>
      <w:r w:rsidR="00FA68A3" w:rsidRPr="004505C1">
        <w:t>систему водоотведения</w:t>
      </w:r>
      <w:r w:rsidRPr="004505C1">
        <w:t xml:space="preserve"> ядовитых продуктов и реагентов при эксплуатации </w:t>
      </w:r>
      <w:r w:rsidR="000726A2" w:rsidRPr="004505C1">
        <w:t xml:space="preserve">в штатном режиме </w:t>
      </w:r>
      <w:r w:rsidRPr="004505C1">
        <w:t xml:space="preserve">и при авариях запрещается. Эти продукты следует сбрасывать в специальные технологические емкости для дальнейшей утилизации или обезвреживания. Во всех случаях следует соблюдать требования территориальных правил приема производственных сточных вод в системы </w:t>
      </w:r>
      <w:r w:rsidR="009113EF" w:rsidRPr="004505C1">
        <w:t>водоотведения поселения или городского округа</w:t>
      </w:r>
      <w:r w:rsidRPr="004505C1">
        <w:t xml:space="preserve">. </w:t>
      </w:r>
    </w:p>
    <w:p w:rsidR="0053760E" w:rsidRPr="004505C1" w:rsidRDefault="009A36E5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>.5</w:t>
      </w:r>
      <w:r w:rsidR="00977D5C" w:rsidRPr="004505C1">
        <w:t xml:space="preserve"> </w:t>
      </w:r>
      <w:r w:rsidR="0053760E" w:rsidRPr="004505C1">
        <w:t xml:space="preserve">Отработанные реактивы из лабораторий перед спуском их в </w:t>
      </w:r>
      <w:r w:rsidR="00FA68A3" w:rsidRPr="004505C1">
        <w:t>систему водоотведения</w:t>
      </w:r>
      <w:r w:rsidR="0053760E" w:rsidRPr="004505C1">
        <w:t xml:space="preserve"> следует обезвреживать средствами лабораторий, при этом значение рН сточных вод должно быть от 6,5 до 8,5.</w:t>
      </w:r>
    </w:p>
    <w:p w:rsidR="00977D5C" w:rsidRPr="004505C1" w:rsidRDefault="009A36E5" w:rsidP="00142FBE">
      <w:pPr>
        <w:ind w:firstLine="709"/>
        <w:jc w:val="both"/>
      </w:pPr>
      <w:r w:rsidRPr="004505C1">
        <w:lastRenderedPageBreak/>
        <w:t>2</w:t>
      </w:r>
      <w:r w:rsidR="00047821" w:rsidRPr="004505C1">
        <w:t>0</w:t>
      </w:r>
      <w:r w:rsidRPr="004505C1">
        <w:t>.6 Очистку</w:t>
      </w:r>
      <w:r w:rsidR="005C51AD" w:rsidRPr="004505C1">
        <w:t xml:space="preserve"> и обеззараживание сточных вод от больниц и д</w:t>
      </w:r>
      <w:r w:rsidR="00A302DB" w:rsidRPr="004505C1">
        <w:t>ругих стационаров, в том числе</w:t>
      </w:r>
      <w:r w:rsidR="005C51AD" w:rsidRPr="004505C1">
        <w:t xml:space="preserve"> инфекционных, </w:t>
      </w:r>
      <w:r w:rsidRPr="004505C1">
        <w:t>следует выполнять в соответствии с СП 158.13330.</w:t>
      </w:r>
    </w:p>
    <w:p w:rsidR="00366C96" w:rsidRPr="004505C1" w:rsidRDefault="00047821" w:rsidP="00142FBE">
      <w:pPr>
        <w:ind w:firstLine="709"/>
        <w:jc w:val="both"/>
      </w:pPr>
      <w:r w:rsidRPr="004505C1">
        <w:t>20</w:t>
      </w:r>
      <w:r w:rsidR="00977D5C" w:rsidRPr="004505C1">
        <w:t>.7</w:t>
      </w:r>
      <w:r w:rsidR="002D70B5" w:rsidRPr="004505C1">
        <w:t xml:space="preserve"> </w:t>
      </w:r>
      <w:r w:rsidR="0032447A" w:rsidRPr="004505C1">
        <w:t xml:space="preserve">Насосы и приемные резервуары </w:t>
      </w:r>
      <w:r w:rsidR="00B11260" w:rsidRPr="004505C1">
        <w:t>для производственных стоков</w:t>
      </w:r>
      <w:r w:rsidR="0032447A" w:rsidRPr="004505C1">
        <w:t>, не выделяющих ядовитые и неприятные запахи, газы и пары, а также пневматические насосные установки допус</w:t>
      </w:r>
      <w:r w:rsidR="002D70B5" w:rsidRPr="004505C1">
        <w:t>к</w:t>
      </w:r>
      <w:r w:rsidR="0032447A" w:rsidRPr="004505C1">
        <w:t xml:space="preserve">ается располагать в производственных и общественных </w:t>
      </w:r>
      <w:r w:rsidR="002D70B5" w:rsidRPr="004505C1">
        <w:t>з</w:t>
      </w:r>
      <w:r w:rsidR="0032447A" w:rsidRPr="004505C1">
        <w:t>даниях.</w:t>
      </w:r>
      <w:r w:rsidR="00B564D6" w:rsidRPr="004505C1">
        <w:t xml:space="preserve"> </w:t>
      </w:r>
    </w:p>
    <w:p w:rsidR="00977D5C" w:rsidRPr="004505C1" w:rsidRDefault="00365D98" w:rsidP="00142FBE">
      <w:pPr>
        <w:ind w:firstLine="709"/>
        <w:jc w:val="both"/>
      </w:pPr>
      <w:r w:rsidRPr="004505C1">
        <w:t>Насосы для перекачки бытовых и производственных стоков, имеющих в своем составе токсичные и быстро загнивающие загрязнени</w:t>
      </w:r>
      <w:r w:rsidR="00977D5C" w:rsidRPr="004505C1">
        <w:t>я, а также</w:t>
      </w:r>
      <w:r w:rsidRPr="004505C1">
        <w:t xml:space="preserve"> выделяю</w:t>
      </w:r>
      <w:r w:rsidR="00977D5C" w:rsidRPr="004505C1">
        <w:t>щие</w:t>
      </w:r>
      <w:r w:rsidRPr="004505C1">
        <w:t xml:space="preserve"> ядовитые и неприятные запахи, газы и пары, следует располагать в отдельно стоящем здании, подвале или изолированном помещении, а при отсутствии подвала </w:t>
      </w:r>
      <w:r w:rsidR="00677864" w:rsidRPr="004505C1">
        <w:t>–</w:t>
      </w:r>
      <w:r w:rsidRPr="004505C1">
        <w:t xml:space="preserve"> в отдельном отапливаемом помещении первого этажа, имеющем самостоятельный выход наружу или на лестничную клетку. </w:t>
      </w:r>
    </w:p>
    <w:p w:rsidR="00207248" w:rsidRPr="004505C1" w:rsidRDefault="00977D5C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 xml:space="preserve">.8 </w:t>
      </w:r>
      <w:r w:rsidR="00365D98" w:rsidRPr="004505C1">
        <w:t>Помещение насосной станции следует оборудовать приточно-вытяжной вентиляцией. Приемные резервуары для указанных стоков необходимо располагать вне зданий или в изолированных помещениях совместно с насосами.</w:t>
      </w:r>
    </w:p>
    <w:p w:rsidR="00365D98" w:rsidRPr="00B67224" w:rsidRDefault="00082CDB" w:rsidP="00142FBE">
      <w:pPr>
        <w:shd w:val="clear" w:color="auto" w:fill="FFFFFF"/>
        <w:autoSpaceDE w:val="0"/>
        <w:autoSpaceDN w:val="0"/>
        <w:adjustRightInd w:val="0"/>
        <w:spacing w:before="120" w:after="120"/>
        <w:ind w:firstLine="709"/>
        <w:jc w:val="both"/>
        <w:rPr>
          <w:rStyle w:val="a5"/>
          <w:bCs/>
          <w:i w:val="0"/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Примечание</w:t>
      </w:r>
      <w:r w:rsidR="006F07C1" w:rsidRPr="00B67224">
        <w:rPr>
          <w:rStyle w:val="a5"/>
          <w:bCs/>
          <w:i w:val="0"/>
          <w:spacing w:val="20"/>
          <w:sz w:val="20"/>
          <w:szCs w:val="20"/>
        </w:rPr>
        <w:t xml:space="preserve"> </w:t>
      </w:r>
      <w:r w:rsidR="006F07C1" w:rsidRPr="00B67224">
        <w:rPr>
          <w:bCs/>
          <w:spacing w:val="40"/>
          <w:sz w:val="20"/>
          <w:szCs w:val="20"/>
        </w:rPr>
        <w:t>‒</w:t>
      </w:r>
      <w:r w:rsidR="00365D98" w:rsidRPr="00B67224">
        <w:rPr>
          <w:rStyle w:val="a5"/>
          <w:bCs/>
          <w:i w:val="0"/>
          <w:sz w:val="20"/>
          <w:szCs w:val="20"/>
        </w:rPr>
        <w:t xml:space="preserve"> Выход из насосной на лестничную клетку допускается устраивать в зданиях, к которым не предъявляются повышенные требования по звукоизоляции.</w:t>
      </w:r>
    </w:p>
    <w:p w:rsidR="00365D98" w:rsidRPr="004505C1" w:rsidRDefault="00977D5C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>.9</w:t>
      </w:r>
      <w:r w:rsidR="00365D98" w:rsidRPr="004505C1">
        <w:t xml:space="preserve"> В канализационных насосных станциях следует предусматриват</w:t>
      </w:r>
      <w:r w:rsidRPr="004505C1">
        <w:t>ь установку резервных насосов</w:t>
      </w:r>
      <w:r w:rsidR="002A38B3" w:rsidRPr="004505C1">
        <w:t>:</w:t>
      </w:r>
      <w:r w:rsidR="00365D98" w:rsidRPr="004505C1">
        <w:t xml:space="preserve"> при числе однотипных рабочих насосов до двух </w:t>
      </w:r>
      <w:r w:rsidR="002A38B3" w:rsidRPr="004505C1">
        <w:t>–</w:t>
      </w:r>
      <w:r w:rsidR="00365D98" w:rsidRPr="004505C1">
        <w:t xml:space="preserve"> один резервный; более двух </w:t>
      </w:r>
      <w:r w:rsidR="002A38B3" w:rsidRPr="004505C1">
        <w:t>–</w:t>
      </w:r>
      <w:r w:rsidR="00365D98" w:rsidRPr="004505C1">
        <w:t xml:space="preserve"> два резервных.</w:t>
      </w:r>
    </w:p>
    <w:p w:rsidR="00365D98" w:rsidRPr="004505C1" w:rsidRDefault="00365D98" w:rsidP="00142FBE">
      <w:pPr>
        <w:ind w:firstLine="709"/>
        <w:jc w:val="both"/>
      </w:pPr>
      <w:r w:rsidRPr="004505C1">
        <w:t>Число резервных насосов для перекачки кисл</w:t>
      </w:r>
      <w:r w:rsidR="00977D5C" w:rsidRPr="004505C1">
        <w:t>ых и шламосодержащих стоков</w:t>
      </w:r>
      <w:r w:rsidRPr="004505C1">
        <w:t xml:space="preserve"> следует принимать:</w:t>
      </w:r>
    </w:p>
    <w:p w:rsidR="00365D98" w:rsidRPr="004505C1" w:rsidRDefault="00993E64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</w:t>
      </w:r>
      <w:r w:rsidR="00365D98" w:rsidRPr="004505C1">
        <w:rPr>
          <w:sz w:val="24"/>
          <w:szCs w:val="24"/>
        </w:rPr>
        <w:t xml:space="preserve">при одном рабочем насосе </w:t>
      </w:r>
      <w:r w:rsidR="002A38B3" w:rsidRPr="004505C1">
        <w:rPr>
          <w:sz w:val="24"/>
          <w:szCs w:val="24"/>
        </w:rPr>
        <w:t>–</w:t>
      </w:r>
      <w:r w:rsidR="00365D98" w:rsidRPr="004505C1">
        <w:rPr>
          <w:sz w:val="24"/>
          <w:szCs w:val="24"/>
        </w:rPr>
        <w:t xml:space="preserve"> один резервный и один хранящийся на складе;</w:t>
      </w:r>
    </w:p>
    <w:p w:rsidR="00365D98" w:rsidRPr="004505C1" w:rsidRDefault="00993E64" w:rsidP="00142FBE">
      <w:pPr>
        <w:pStyle w:val="37"/>
        <w:spacing w:before="0" w:after="0"/>
        <w:rPr>
          <w:sz w:val="24"/>
          <w:szCs w:val="24"/>
        </w:rPr>
      </w:pPr>
      <w:r w:rsidRPr="004505C1">
        <w:rPr>
          <w:sz w:val="24"/>
          <w:szCs w:val="24"/>
        </w:rPr>
        <w:t xml:space="preserve">- </w:t>
      </w:r>
      <w:r w:rsidR="00365D98" w:rsidRPr="004505C1">
        <w:rPr>
          <w:sz w:val="24"/>
          <w:szCs w:val="24"/>
        </w:rPr>
        <w:t xml:space="preserve">при двух рабочих насосах и более </w:t>
      </w:r>
      <w:r w:rsidR="00677864" w:rsidRPr="004505C1">
        <w:rPr>
          <w:sz w:val="24"/>
          <w:szCs w:val="24"/>
        </w:rPr>
        <w:t>–</w:t>
      </w:r>
      <w:r w:rsidR="00365D98" w:rsidRPr="004505C1">
        <w:rPr>
          <w:sz w:val="24"/>
          <w:szCs w:val="24"/>
        </w:rPr>
        <w:t xml:space="preserve"> два резервных.</w:t>
      </w:r>
    </w:p>
    <w:p w:rsidR="00365D98" w:rsidRPr="00B67224" w:rsidRDefault="00366C96" w:rsidP="00142FBE">
      <w:pPr>
        <w:pStyle w:val="32"/>
        <w:spacing w:before="120" w:after="120"/>
        <w:ind w:firstLine="709"/>
        <w:rPr>
          <w:sz w:val="20"/>
          <w:szCs w:val="20"/>
        </w:rPr>
      </w:pPr>
      <w:r w:rsidRPr="00B67224">
        <w:rPr>
          <w:rStyle w:val="a5"/>
          <w:bCs/>
          <w:i w:val="0"/>
          <w:spacing w:val="40"/>
          <w:sz w:val="20"/>
          <w:szCs w:val="20"/>
        </w:rPr>
        <w:t>Примечание</w:t>
      </w:r>
      <w:r w:rsidR="006F07C1" w:rsidRPr="00B67224">
        <w:rPr>
          <w:rStyle w:val="a5"/>
          <w:bCs/>
          <w:i w:val="0"/>
          <w:sz w:val="20"/>
          <w:szCs w:val="20"/>
        </w:rPr>
        <w:t xml:space="preserve"> </w:t>
      </w:r>
      <w:r w:rsidR="006F07C1" w:rsidRPr="00B67224">
        <w:rPr>
          <w:bCs/>
          <w:spacing w:val="40"/>
          <w:sz w:val="20"/>
          <w:szCs w:val="20"/>
        </w:rPr>
        <w:t>‒</w:t>
      </w:r>
      <w:r w:rsidR="00365D98" w:rsidRPr="00B67224">
        <w:rPr>
          <w:rStyle w:val="a5"/>
          <w:bCs/>
          <w:i w:val="0"/>
          <w:sz w:val="20"/>
          <w:szCs w:val="20"/>
        </w:rPr>
        <w:t xml:space="preserve"> </w:t>
      </w:r>
      <w:r w:rsidR="00365D98" w:rsidRPr="00B67224">
        <w:rPr>
          <w:sz w:val="20"/>
          <w:szCs w:val="20"/>
        </w:rPr>
        <w:t>В отдельных случаях при обосновании допуска</w:t>
      </w:r>
      <w:r w:rsidR="002A38B3" w:rsidRPr="00B67224">
        <w:rPr>
          <w:sz w:val="20"/>
          <w:szCs w:val="20"/>
        </w:rPr>
        <w:t>ю</w:t>
      </w:r>
      <w:r w:rsidR="00365D98" w:rsidRPr="00B67224">
        <w:rPr>
          <w:sz w:val="20"/>
          <w:szCs w:val="20"/>
        </w:rPr>
        <w:t>тся установка одного рабочего насоса и хранение запасного насоса на складе.</w:t>
      </w:r>
    </w:p>
    <w:p w:rsidR="00365D98" w:rsidRPr="004505C1" w:rsidRDefault="00365D98" w:rsidP="00142FBE">
      <w:pPr>
        <w:ind w:firstLine="709"/>
        <w:jc w:val="both"/>
      </w:pPr>
      <w:r w:rsidRPr="004505C1">
        <w:t>Насосные установки следует предусматривать с автоматическим</w:t>
      </w:r>
      <w:r w:rsidR="00F56086" w:rsidRPr="004505C1">
        <w:t>, дистанционным</w:t>
      </w:r>
      <w:r w:rsidRPr="004505C1">
        <w:t xml:space="preserve"> и ручным управлением.</w:t>
      </w:r>
    </w:p>
    <w:p w:rsidR="00365D98" w:rsidRPr="004505C1" w:rsidRDefault="00977D5C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>.1</w:t>
      </w:r>
      <w:r w:rsidR="00F56086" w:rsidRPr="004505C1">
        <w:t>0</w:t>
      </w:r>
      <w:r w:rsidR="00365D98" w:rsidRPr="004505C1">
        <w:t xml:space="preserve"> Для каждого канализационного насоса с</w:t>
      </w:r>
      <w:r w:rsidRPr="004505C1">
        <w:t>ледует предусматривать</w:t>
      </w:r>
      <w:r w:rsidR="00365D98" w:rsidRPr="004505C1">
        <w:t xml:space="preserve"> всасывающую линию с </w:t>
      </w:r>
      <w:r w:rsidR="003E62C7" w:rsidRPr="004505C1">
        <w:t>контр</w:t>
      </w:r>
      <w:r w:rsidR="008755DB" w:rsidRPr="004505C1">
        <w:t>уклоном не</w:t>
      </w:r>
      <w:r w:rsidR="00365D98" w:rsidRPr="004505C1">
        <w:t xml:space="preserve"> менее 0,005.</w:t>
      </w:r>
    </w:p>
    <w:p w:rsidR="00365D98" w:rsidRPr="004505C1" w:rsidRDefault="00977D5C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>.1</w:t>
      </w:r>
      <w:r w:rsidR="002A38B3" w:rsidRPr="004505C1">
        <w:t>1</w:t>
      </w:r>
      <w:r w:rsidR="00365D98" w:rsidRPr="004505C1">
        <w:t xml:space="preserve"> На всасывающем и напорном трубопроводах каждого насоса следует устанавливать за</w:t>
      </w:r>
      <w:r w:rsidR="00F56086" w:rsidRPr="004505C1">
        <w:t>порную арматуру</w:t>
      </w:r>
      <w:r w:rsidR="009A5B9A" w:rsidRPr="004505C1">
        <w:t>,</w:t>
      </w:r>
      <w:r w:rsidR="00365D98" w:rsidRPr="004505C1">
        <w:t xml:space="preserve"> </w:t>
      </w:r>
      <w:r w:rsidR="00835095" w:rsidRPr="004505C1">
        <w:t xml:space="preserve">а </w:t>
      </w:r>
      <w:r w:rsidR="00365D98" w:rsidRPr="004505C1">
        <w:t xml:space="preserve">на напорном трубопроводе, кроме того, </w:t>
      </w:r>
      <w:r w:rsidR="00835095" w:rsidRPr="004505C1">
        <w:t xml:space="preserve">– </w:t>
      </w:r>
      <w:r w:rsidR="00365D98" w:rsidRPr="004505C1">
        <w:t>обратный клапан.</w:t>
      </w:r>
    </w:p>
    <w:p w:rsidR="00365D98" w:rsidRPr="00B67224" w:rsidRDefault="00082CDB" w:rsidP="00142FBE">
      <w:pPr>
        <w:pStyle w:val="32"/>
        <w:spacing w:before="120" w:after="120"/>
        <w:ind w:firstLine="709"/>
        <w:rPr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Примечание</w:t>
      </w:r>
      <w:r w:rsidRPr="00B67224">
        <w:rPr>
          <w:rStyle w:val="a5"/>
          <w:bCs/>
          <w:i w:val="0"/>
          <w:spacing w:val="20"/>
          <w:sz w:val="20"/>
          <w:szCs w:val="20"/>
        </w:rPr>
        <w:t xml:space="preserve"> </w:t>
      </w:r>
      <w:r w:rsidRPr="00B67224">
        <w:rPr>
          <w:bCs/>
          <w:spacing w:val="40"/>
          <w:sz w:val="20"/>
          <w:szCs w:val="20"/>
        </w:rPr>
        <w:t>‒</w:t>
      </w:r>
      <w:r w:rsidRPr="00B67224">
        <w:rPr>
          <w:rStyle w:val="a5"/>
          <w:bCs/>
          <w:i w:val="0"/>
          <w:sz w:val="20"/>
          <w:szCs w:val="20"/>
        </w:rPr>
        <w:t xml:space="preserve"> </w:t>
      </w:r>
      <w:r w:rsidR="00DB330F" w:rsidRPr="00B67224">
        <w:rPr>
          <w:sz w:val="20"/>
          <w:szCs w:val="20"/>
        </w:rPr>
        <w:t>При транспортиров</w:t>
      </w:r>
      <w:r w:rsidR="009A5B9A" w:rsidRPr="00B67224">
        <w:rPr>
          <w:sz w:val="20"/>
          <w:szCs w:val="20"/>
        </w:rPr>
        <w:t>ании</w:t>
      </w:r>
      <w:r w:rsidR="00365D98" w:rsidRPr="00B67224">
        <w:rPr>
          <w:sz w:val="20"/>
          <w:szCs w:val="20"/>
        </w:rPr>
        <w:t xml:space="preserve"> стоков, содержащих взвешенные вещества (песок, шлам), приемные и обратные клапаны не предусматриваются.</w:t>
      </w:r>
    </w:p>
    <w:p w:rsidR="00365D98" w:rsidRPr="004505C1" w:rsidRDefault="00365D98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>.1</w:t>
      </w:r>
      <w:r w:rsidR="009A5B9A" w:rsidRPr="004505C1">
        <w:t>2</w:t>
      </w:r>
      <w:r w:rsidR="00977D5C" w:rsidRPr="004505C1">
        <w:t xml:space="preserve"> Для перекачки стоков от санитарных</w:t>
      </w:r>
      <w:r w:rsidRPr="004505C1">
        <w:t xml:space="preserve"> приборов, устанавливаемых в подвалах зданий различного назначения, следует предусматривать герметичные насосные установки, работающие в автоматическом режиме и отвечающие требованиям </w:t>
      </w:r>
      <w:r w:rsidR="00EF32B3">
        <w:t>[18]</w:t>
      </w:r>
      <w:r w:rsidRPr="004505C1">
        <w:t>.</w:t>
      </w:r>
      <w:bookmarkStart w:id="59" w:name="_Toc35775101"/>
    </w:p>
    <w:p w:rsidR="006D44BB" w:rsidRPr="004505C1" w:rsidRDefault="006D44BB" w:rsidP="006D44BB">
      <w:pPr>
        <w:pStyle w:val="formattext"/>
        <w:spacing w:before="0" w:after="0"/>
        <w:ind w:firstLine="709"/>
        <w:jc w:val="both"/>
      </w:pPr>
      <w:r w:rsidRPr="00E227BF">
        <w:rPr>
          <w:b/>
        </w:rPr>
        <w:t>(Измененная редакция, Изм. № 2</w:t>
      </w:r>
      <w:r w:rsidR="00EF32B3">
        <w:rPr>
          <w:b/>
        </w:rPr>
        <w:t>, № 3</w:t>
      </w:r>
      <w:r w:rsidRPr="00E227BF">
        <w:rPr>
          <w:b/>
        </w:rPr>
        <w:t>).</w:t>
      </w:r>
    </w:p>
    <w:p w:rsidR="00093035" w:rsidRPr="004505C1" w:rsidRDefault="00093035" w:rsidP="00142FBE">
      <w:pPr>
        <w:ind w:firstLine="709"/>
        <w:jc w:val="both"/>
      </w:pPr>
      <w:r w:rsidRPr="004505C1">
        <w:t>2</w:t>
      </w:r>
      <w:r w:rsidR="00047821" w:rsidRPr="004505C1">
        <w:t>0</w:t>
      </w:r>
      <w:r w:rsidRPr="004505C1">
        <w:t>.1</w:t>
      </w:r>
      <w:r w:rsidR="009A5B9A" w:rsidRPr="004505C1">
        <w:t>3</w:t>
      </w:r>
      <w:r w:rsidRPr="004505C1">
        <w:t xml:space="preserve"> Для откачки </w:t>
      </w:r>
      <w:r w:rsidR="003D136F" w:rsidRPr="004505C1">
        <w:t>дренажных</w:t>
      </w:r>
      <w:r w:rsidRPr="004505C1">
        <w:t xml:space="preserve"> вод из приямков в полу подвальных помещений, а также </w:t>
      </w:r>
      <w:r w:rsidR="009A5B9A" w:rsidRPr="004505C1">
        <w:t xml:space="preserve">для </w:t>
      </w:r>
      <w:r w:rsidRPr="004505C1">
        <w:t>удаления воды после пожара следует предусматривать дренажные насосы.</w:t>
      </w:r>
    </w:p>
    <w:p w:rsidR="00EF32B3" w:rsidRPr="00EF32B3" w:rsidRDefault="00E04122" w:rsidP="00EF32B3">
      <w:pPr>
        <w:ind w:firstLine="709"/>
        <w:jc w:val="both"/>
      </w:pPr>
      <w:r w:rsidRPr="004505C1">
        <w:t>20.1</w:t>
      </w:r>
      <w:r w:rsidR="009A5B9A" w:rsidRPr="004505C1">
        <w:t>4</w:t>
      </w:r>
      <w:r w:rsidRPr="004505C1">
        <w:t xml:space="preserve"> </w:t>
      </w:r>
      <w:r w:rsidR="00EF32B3" w:rsidRPr="00EF32B3">
        <w:t>При устройстве в подземной части зданий различного назначения приямков для откачки вод следует устанавливать:</w:t>
      </w:r>
    </w:p>
    <w:p w:rsidR="00EF32B3" w:rsidRPr="00EF32B3" w:rsidRDefault="00EF32B3" w:rsidP="00EF32B3">
      <w:pPr>
        <w:ind w:firstLine="709"/>
        <w:jc w:val="both"/>
      </w:pPr>
      <w:r w:rsidRPr="00EF32B3">
        <w:t>- для ИТП, стоянок автомобилей, узлов учета воды и тепловой энергии –один рабочий и один резервный дренажные насосы;</w:t>
      </w:r>
    </w:p>
    <w:p w:rsidR="00EF32B3" w:rsidRPr="00EF32B3" w:rsidRDefault="00EF32B3" w:rsidP="00EF32B3">
      <w:pPr>
        <w:ind w:firstLine="709"/>
        <w:jc w:val="both"/>
      </w:pPr>
      <w:r w:rsidRPr="00EF32B3">
        <w:t xml:space="preserve">- для насосных, приточных </w:t>
      </w:r>
      <w:proofErr w:type="spellStart"/>
      <w:r w:rsidRPr="00EF32B3">
        <w:t>венткамер</w:t>
      </w:r>
      <w:proofErr w:type="spellEnd"/>
      <w:r w:rsidRPr="00EF32B3">
        <w:t xml:space="preserve"> – один рабочий дренажный насос;</w:t>
      </w:r>
    </w:p>
    <w:p w:rsidR="00EF32B3" w:rsidRPr="00EF32B3" w:rsidRDefault="00EF32B3" w:rsidP="00EF32B3">
      <w:pPr>
        <w:ind w:firstLine="709"/>
        <w:jc w:val="both"/>
      </w:pPr>
      <w:r w:rsidRPr="00EF32B3">
        <w:t>- для технического подполья – один рабочий и один резервный дренажные насосы (допускается хранение резервного насоса на складе).</w:t>
      </w:r>
    </w:p>
    <w:p w:rsidR="0045413F" w:rsidRDefault="00EF32B3" w:rsidP="00EF32B3">
      <w:pPr>
        <w:ind w:firstLine="709"/>
        <w:jc w:val="both"/>
      </w:pPr>
      <w:r w:rsidRPr="00EF32B3">
        <w:t xml:space="preserve">В межэтажных перекрытиях подземных стоянок автомобилей следует предусматривать устройства или трапы для отвода воды при тушении пожара на нижний уровень. На нижнем подземном уровне следует предусматривать лотки для отвода воды </w:t>
      </w:r>
      <w:r w:rsidRPr="00EF32B3">
        <w:lastRenderedPageBreak/>
        <w:t>при тушении пожара в приемные резервуары для сбора воды вместимостью согласно расчету, но не менее 2 м</w:t>
      </w:r>
      <w:r w:rsidRPr="00EF32B3">
        <w:rPr>
          <w:vertAlign w:val="superscript"/>
        </w:rPr>
        <w:t>3</w:t>
      </w:r>
      <w:r w:rsidRPr="00EF32B3">
        <w:t xml:space="preserve"> (суммарный объем приямков) на каждый пожарный отсек стоянки. Уклон лотков следует принимать не менее 0,006</w:t>
      </w:r>
      <w:r w:rsidR="0045413F" w:rsidRPr="004505C1">
        <w:t>.</w:t>
      </w:r>
    </w:p>
    <w:p w:rsidR="00EF32B3" w:rsidRPr="004505C1" w:rsidRDefault="00EF32B3" w:rsidP="00142FBE">
      <w:pPr>
        <w:ind w:firstLine="709"/>
        <w:jc w:val="both"/>
      </w:pPr>
      <w:r w:rsidRPr="00EF32B3">
        <w:rPr>
          <w:b/>
          <w:bCs/>
        </w:rPr>
        <w:t>(Измененная редакция, Изм. № 3).</w:t>
      </w:r>
    </w:p>
    <w:p w:rsidR="00E04122" w:rsidRDefault="008F67C5" w:rsidP="00142FBE">
      <w:pPr>
        <w:ind w:firstLine="709"/>
        <w:jc w:val="both"/>
      </w:pPr>
      <w:r w:rsidRPr="004505C1">
        <w:t>20.1</w:t>
      </w:r>
      <w:r w:rsidR="00C11B7D" w:rsidRPr="004505C1">
        <w:t>5</w:t>
      </w:r>
      <w:r w:rsidRPr="004505C1">
        <w:t xml:space="preserve"> </w:t>
      </w:r>
      <w:r w:rsidR="00EF32B3" w:rsidRPr="00EF32B3">
        <w:t>Напорные трубопроводы от дренажных насосов допускается присоединять отдельным выпуском к сети ливневой системы водоотведения или к централизованным системам водоотведения в соответствии с 18.15</w:t>
      </w:r>
      <w:r w:rsidR="00E04122" w:rsidRPr="004505C1">
        <w:t>.</w:t>
      </w:r>
    </w:p>
    <w:p w:rsidR="00EF32B3" w:rsidRPr="004505C1" w:rsidRDefault="00EF32B3" w:rsidP="00142FBE">
      <w:pPr>
        <w:ind w:firstLine="709"/>
        <w:jc w:val="both"/>
      </w:pPr>
      <w:r w:rsidRPr="00EF32B3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365D98" w:rsidRPr="004505C1" w:rsidRDefault="00365D98" w:rsidP="00142FBE">
      <w:pPr>
        <w:spacing w:before="240" w:after="120"/>
        <w:ind w:firstLine="709"/>
        <w:jc w:val="both"/>
        <w:rPr>
          <w:b/>
        </w:rPr>
      </w:pPr>
      <w:r w:rsidRPr="004505C1">
        <w:rPr>
          <w:b/>
        </w:rPr>
        <w:t>2</w:t>
      </w:r>
      <w:r w:rsidR="00047821" w:rsidRPr="004505C1">
        <w:rPr>
          <w:b/>
        </w:rPr>
        <w:t>1</w:t>
      </w:r>
      <w:r w:rsidRPr="004505C1">
        <w:rPr>
          <w:b/>
        </w:rPr>
        <w:t> Внутренние водостоки</w:t>
      </w:r>
      <w:bookmarkEnd w:id="59"/>
    </w:p>
    <w:p w:rsidR="006267BA" w:rsidRDefault="00332BA4" w:rsidP="00142FBE">
      <w:pPr>
        <w:pStyle w:val="32"/>
        <w:ind w:firstLine="709"/>
      </w:pPr>
      <w:r w:rsidRPr="004505C1">
        <w:t>2</w:t>
      </w:r>
      <w:r w:rsidR="00047821" w:rsidRPr="004505C1">
        <w:t>1</w:t>
      </w:r>
      <w:r w:rsidRPr="004505C1">
        <w:t xml:space="preserve">.1 </w:t>
      </w:r>
      <w:r w:rsidR="00365D98" w:rsidRPr="004505C1">
        <w:t>Внутренн</w:t>
      </w:r>
      <w:r w:rsidR="00093035" w:rsidRPr="004505C1">
        <w:t>ие водостоки</w:t>
      </w:r>
      <w:r w:rsidR="00365D98" w:rsidRPr="004505C1">
        <w:t xml:space="preserve"> </w:t>
      </w:r>
      <w:r w:rsidR="00093035" w:rsidRPr="004505C1">
        <w:t>следует предусматривать для отведения</w:t>
      </w:r>
      <w:r w:rsidR="00365D98" w:rsidRPr="004505C1">
        <w:t xml:space="preserve"> дождевых и талых вод с кро</w:t>
      </w:r>
      <w:r w:rsidR="00BD590F" w:rsidRPr="004505C1">
        <w:t xml:space="preserve">вель зданий и сооружений в наружную сеть </w:t>
      </w:r>
      <w:r w:rsidR="00FA68A3" w:rsidRPr="004505C1">
        <w:t>поверхностного стока</w:t>
      </w:r>
      <w:r w:rsidR="00BD590F" w:rsidRPr="004505C1">
        <w:t xml:space="preserve"> или </w:t>
      </w:r>
      <w:r w:rsidR="00FA68A3" w:rsidRPr="004505C1">
        <w:t>систему общесплавного водоотведения</w:t>
      </w:r>
      <w:r w:rsidR="00BD590F" w:rsidRPr="004505C1">
        <w:t xml:space="preserve">. </w:t>
      </w:r>
      <w:r w:rsidR="008C181A" w:rsidRPr="004505C1">
        <w:t>Рекоменду</w:t>
      </w:r>
      <w:r w:rsidR="00C11B7D" w:rsidRPr="004505C1">
        <w:t>ю</w:t>
      </w:r>
      <w:r w:rsidR="008C181A" w:rsidRPr="004505C1">
        <w:t xml:space="preserve">тся сбор и использование дождевых и талых вод на поливомоечные и технические (технологические) нужды. </w:t>
      </w:r>
      <w:r w:rsidR="00BD590F" w:rsidRPr="004505C1">
        <w:t>При обоснов</w:t>
      </w:r>
      <w:r w:rsidR="00B449B3" w:rsidRPr="004505C1">
        <w:t>ании допускается</w:t>
      </w:r>
      <w:r w:rsidR="00BD590F" w:rsidRPr="004505C1">
        <w:t xml:space="preserve"> </w:t>
      </w:r>
      <w:r w:rsidR="0057611E" w:rsidRPr="004505C1">
        <w:t xml:space="preserve">отведение дождевых и талых вод </w:t>
      </w:r>
      <w:r w:rsidR="00BD590F" w:rsidRPr="004505C1">
        <w:t>в систему производственной канализации незагрязненных или повторно используемых сточных вод.</w:t>
      </w:r>
      <w:r w:rsidR="00C16051" w:rsidRPr="004505C1">
        <w:t xml:space="preserve"> </w:t>
      </w:r>
    </w:p>
    <w:p w:rsidR="00EF32B3" w:rsidRDefault="00EF32B3" w:rsidP="00142FBE">
      <w:pPr>
        <w:pStyle w:val="32"/>
        <w:ind w:firstLine="709"/>
      </w:pPr>
      <w:r w:rsidRPr="00EF32B3">
        <w:t>Для внутренних водосточных систем допускается применение напорной, самотечной и вакуумной (сифонно-вакуумной) схемы отвода дождевых стоков. Систему вакуумной канализации допускается предусматривать при отсутствии возможности организации нормируемых уклонов на горизонтальных участках водостоков в соответствии с 21.17–21.24.</w:t>
      </w:r>
    </w:p>
    <w:p w:rsidR="00EF32B3" w:rsidRPr="004505C1" w:rsidRDefault="00EF32B3" w:rsidP="00142FBE">
      <w:pPr>
        <w:pStyle w:val="32"/>
        <w:ind w:firstLine="709"/>
      </w:pPr>
      <w:r w:rsidRPr="00EF32B3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BD590F" w:rsidRPr="004505C1" w:rsidRDefault="00332BA4" w:rsidP="00142FBE">
      <w:pPr>
        <w:ind w:firstLine="709"/>
        <w:jc w:val="both"/>
      </w:pPr>
      <w:r w:rsidRPr="004505C1">
        <w:rPr>
          <w:iCs/>
        </w:rPr>
        <w:t>2</w:t>
      </w:r>
      <w:r w:rsidR="00047821" w:rsidRPr="004505C1">
        <w:rPr>
          <w:iCs/>
        </w:rPr>
        <w:t>1</w:t>
      </w:r>
      <w:r w:rsidRPr="004505C1">
        <w:rPr>
          <w:iCs/>
        </w:rPr>
        <w:t>.</w:t>
      </w:r>
      <w:r w:rsidR="00DC13E6" w:rsidRPr="004505C1">
        <w:rPr>
          <w:iCs/>
        </w:rPr>
        <w:t>2</w:t>
      </w:r>
      <w:r w:rsidR="00BD590F" w:rsidRPr="004505C1">
        <w:rPr>
          <w:iCs/>
        </w:rPr>
        <w:t xml:space="preserve"> Отведение воды из внутренних водостоков в бытовую канализацию и присоединение к системе внутренних водостоков санитарных приборов не допуска</w:t>
      </w:r>
      <w:r w:rsidR="00C11B7D" w:rsidRPr="004505C1">
        <w:rPr>
          <w:iCs/>
        </w:rPr>
        <w:t>ю</w:t>
      </w:r>
      <w:r w:rsidR="00BD590F" w:rsidRPr="004505C1">
        <w:rPr>
          <w:iCs/>
        </w:rPr>
        <w:t>тся.</w:t>
      </w:r>
    </w:p>
    <w:p w:rsidR="004579A5" w:rsidRPr="004505C1" w:rsidRDefault="00BD590F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</w:t>
      </w:r>
      <w:r w:rsidR="00DC13E6" w:rsidRPr="004505C1">
        <w:t>3</w:t>
      </w:r>
      <w:r w:rsidRPr="004505C1">
        <w:t xml:space="preserve"> </w:t>
      </w:r>
      <w:r w:rsidR="004579A5" w:rsidRPr="004505C1">
        <w:t xml:space="preserve">При отсутствии централизованной ливневой системы водоотведения выпуск дождевых вод из внутренних водостоков следует принимать в централизованную общесплавную </w:t>
      </w:r>
      <w:r w:rsidR="009B635F" w:rsidRPr="004505C1">
        <w:t xml:space="preserve">или </w:t>
      </w:r>
      <w:r w:rsidR="004579A5" w:rsidRPr="004505C1">
        <w:t>комбинированную систему водоотведения (канализационную сеть) или открыто в лотки около здания (кроме зданий дошкольных образовательных и о</w:t>
      </w:r>
      <w:r w:rsidR="00D335B6" w:rsidRPr="004505C1">
        <w:t>бщеобразовательных организаций)</w:t>
      </w:r>
      <w:r w:rsidR="00C11B7D" w:rsidRPr="004505C1">
        <w:t>.</w:t>
      </w:r>
      <w:r w:rsidR="004579A5" w:rsidRPr="004505C1">
        <w:t xml:space="preserve"> </w:t>
      </w:r>
      <w:r w:rsidR="00C11B7D" w:rsidRPr="004505C1">
        <w:t>П</w:t>
      </w:r>
      <w:r w:rsidR="004579A5" w:rsidRPr="004505C1">
        <w:t>ри этом следует предусматривать мероприятия, исключающие размыв поверхности земли около здания.</w:t>
      </w:r>
    </w:p>
    <w:p w:rsidR="003541CF" w:rsidRPr="00B67224" w:rsidRDefault="00082CDB" w:rsidP="00142FBE">
      <w:pPr>
        <w:pStyle w:val="32"/>
        <w:spacing w:before="120" w:after="120"/>
        <w:ind w:firstLine="709"/>
        <w:rPr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Примечание</w:t>
      </w:r>
      <w:r w:rsidRPr="00B67224">
        <w:rPr>
          <w:rStyle w:val="a5"/>
          <w:bCs/>
          <w:i w:val="0"/>
          <w:spacing w:val="20"/>
          <w:sz w:val="20"/>
          <w:szCs w:val="20"/>
        </w:rPr>
        <w:t xml:space="preserve"> </w:t>
      </w:r>
      <w:r w:rsidRPr="00B67224">
        <w:rPr>
          <w:bCs/>
          <w:spacing w:val="40"/>
          <w:sz w:val="20"/>
          <w:szCs w:val="20"/>
        </w:rPr>
        <w:t>‒</w:t>
      </w:r>
      <w:r w:rsidRPr="00B67224">
        <w:rPr>
          <w:rStyle w:val="a5"/>
          <w:bCs/>
          <w:i w:val="0"/>
          <w:sz w:val="20"/>
          <w:szCs w:val="20"/>
        </w:rPr>
        <w:t xml:space="preserve"> </w:t>
      </w:r>
      <w:r w:rsidR="003541CF" w:rsidRPr="00B67224">
        <w:rPr>
          <w:sz w:val="20"/>
          <w:szCs w:val="20"/>
        </w:rPr>
        <w:t>При устройстве открытого выпуска на стояке внутри здания допускается предусматривать запорную арматуру (обратный клапан) и гидравлический затвор с отводом талых вод в зимний период года в бытовую канализацию.</w:t>
      </w:r>
    </w:p>
    <w:p w:rsidR="00365D98" w:rsidRPr="004505C1" w:rsidRDefault="00E878EE" w:rsidP="00142FBE">
      <w:pPr>
        <w:pStyle w:val="32"/>
        <w:ind w:firstLine="709"/>
      </w:pPr>
      <w:r w:rsidRPr="004505C1">
        <w:t>2</w:t>
      </w:r>
      <w:r w:rsidR="00047821" w:rsidRPr="004505C1">
        <w:t>1</w:t>
      </w:r>
      <w:r w:rsidRPr="004505C1">
        <w:t>.</w:t>
      </w:r>
      <w:r w:rsidR="00DC13E6" w:rsidRPr="004505C1">
        <w:t>4</w:t>
      </w:r>
      <w:r w:rsidR="00BD590F" w:rsidRPr="004505C1">
        <w:t xml:space="preserve"> </w:t>
      </w:r>
      <w:r w:rsidR="00365D98" w:rsidRPr="004505C1">
        <w:t>При устройстве внутренних водостоков в неотапливаемых зданиях и сооружениях следует предусматривать мероприятия, обеспечивающие положительную температуру в трубопроводах и водосточных воронках при отрицательной температуре наружного воздуха (электро</w:t>
      </w:r>
      <w:r w:rsidR="002B0A19" w:rsidRPr="004505C1">
        <w:t>п</w:t>
      </w:r>
      <w:r w:rsidR="00365D98" w:rsidRPr="004505C1">
        <w:t>о</w:t>
      </w:r>
      <w:r w:rsidR="002B0A19" w:rsidRPr="004505C1">
        <w:t>д</w:t>
      </w:r>
      <w:r w:rsidR="00365D98" w:rsidRPr="004505C1">
        <w:t xml:space="preserve">огрев, обогрев с помощью пара и </w:t>
      </w:r>
      <w:r w:rsidR="00EE4BE8" w:rsidRPr="004505C1">
        <w:t>т.</w:t>
      </w:r>
      <w:r w:rsidR="00677864" w:rsidRPr="004505C1">
        <w:t xml:space="preserve"> </w:t>
      </w:r>
      <w:r w:rsidR="00EE4BE8" w:rsidRPr="004505C1">
        <w:t>д.</w:t>
      </w:r>
      <w:r w:rsidR="001A5CE7" w:rsidRPr="004505C1">
        <w:t>).</w:t>
      </w:r>
    </w:p>
    <w:p w:rsidR="00365D98" w:rsidRPr="004505C1" w:rsidRDefault="00332BA4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</w:t>
      </w:r>
      <w:r w:rsidR="00DC13E6" w:rsidRPr="004505C1">
        <w:t>5</w:t>
      </w:r>
      <w:r w:rsidR="00365D98" w:rsidRPr="004505C1">
        <w:t xml:space="preserve"> Водосточные воронки на кровле </w:t>
      </w:r>
      <w:r w:rsidR="0057611E" w:rsidRPr="004505C1">
        <w:t xml:space="preserve">здания </w:t>
      </w:r>
      <w:r w:rsidR="00365D98" w:rsidRPr="004505C1">
        <w:t>следует размещать с учетом ее рельефа, допускаемой площади водосбора на одну воронку и конструкции здания.</w:t>
      </w:r>
    </w:p>
    <w:p w:rsidR="00AA4E65" w:rsidRPr="004505C1" w:rsidRDefault="00AA4E65" w:rsidP="00142FBE">
      <w:pPr>
        <w:ind w:firstLine="709"/>
        <w:jc w:val="both"/>
      </w:pPr>
      <w:r w:rsidRPr="004505C1">
        <w:t>На плоской кровле здания и в одной ендове устанавливаются не менее двух водосточных воронок</w:t>
      </w:r>
      <w:r w:rsidR="00BB6F3B" w:rsidRPr="004505C1">
        <w:t xml:space="preserve"> с расстоянием между ними не менее 1 м.</w:t>
      </w:r>
    </w:p>
    <w:p w:rsidR="00365D98" w:rsidRPr="004505C1" w:rsidRDefault="00365D98" w:rsidP="00142FBE">
      <w:pPr>
        <w:ind w:firstLine="709"/>
        <w:jc w:val="both"/>
      </w:pPr>
      <w:r w:rsidRPr="004505C1">
        <w:t>Максимальное расстояние между водосточными воронками при любых видах кровли не должно превышать 48 м.</w:t>
      </w:r>
    </w:p>
    <w:p w:rsidR="00EF32B3" w:rsidRPr="00171579" w:rsidRDefault="00EF32B3" w:rsidP="00EF32B3">
      <w:pPr>
        <w:pStyle w:val="37"/>
        <w:spacing w:after="0"/>
        <w:rPr>
          <w:iCs/>
          <w:sz w:val="20"/>
          <w:szCs w:val="20"/>
        </w:rPr>
      </w:pPr>
      <w:r w:rsidRPr="00171579">
        <w:rPr>
          <w:sz w:val="20"/>
          <w:szCs w:val="20"/>
        </w:rPr>
        <w:t>П р и м е ч а н и я</w:t>
      </w:r>
      <w:r w:rsidRPr="00171579">
        <w:rPr>
          <w:iCs/>
          <w:sz w:val="20"/>
          <w:szCs w:val="20"/>
        </w:rPr>
        <w:t xml:space="preserve"> </w:t>
      </w:r>
    </w:p>
    <w:p w:rsidR="00EF32B3" w:rsidRPr="00171579" w:rsidRDefault="00EF32B3" w:rsidP="00EF32B3">
      <w:pPr>
        <w:pStyle w:val="37"/>
        <w:spacing w:before="0" w:after="0"/>
        <w:rPr>
          <w:sz w:val="20"/>
          <w:szCs w:val="20"/>
        </w:rPr>
      </w:pPr>
      <w:r w:rsidRPr="00171579">
        <w:rPr>
          <w:sz w:val="20"/>
          <w:szCs w:val="20"/>
        </w:rPr>
        <w:t xml:space="preserve">1 Водосточные воронки (при </w:t>
      </w:r>
      <w:proofErr w:type="spellStart"/>
      <w:r w:rsidRPr="00171579">
        <w:rPr>
          <w:sz w:val="20"/>
          <w:szCs w:val="20"/>
        </w:rPr>
        <w:t>бесчердачном</w:t>
      </w:r>
      <w:proofErr w:type="spellEnd"/>
      <w:r w:rsidRPr="00171579">
        <w:rPr>
          <w:sz w:val="20"/>
          <w:szCs w:val="20"/>
        </w:rPr>
        <w:t xml:space="preserve"> варианте) располагать над жилыми квартирами не допускается.</w:t>
      </w:r>
    </w:p>
    <w:p w:rsidR="00365D98" w:rsidRDefault="00EF32B3" w:rsidP="00EF32B3">
      <w:pPr>
        <w:pStyle w:val="32"/>
        <w:ind w:firstLine="709"/>
        <w:rPr>
          <w:sz w:val="20"/>
          <w:szCs w:val="20"/>
        </w:rPr>
      </w:pPr>
      <w:r w:rsidRPr="00171579">
        <w:rPr>
          <w:sz w:val="20"/>
          <w:szCs w:val="20"/>
        </w:rPr>
        <w:t>2 На плоских кровлях секционных жилых зданий допускается устанавливать по одной водосточной воронке на каждую секцию</w:t>
      </w:r>
      <w:r w:rsidR="00677864" w:rsidRPr="00B67224">
        <w:rPr>
          <w:sz w:val="20"/>
          <w:szCs w:val="20"/>
        </w:rPr>
        <w:t>.</w:t>
      </w:r>
    </w:p>
    <w:p w:rsidR="00EF32B3" w:rsidRPr="00B67224" w:rsidRDefault="00EF32B3" w:rsidP="00142FBE">
      <w:pPr>
        <w:pStyle w:val="32"/>
        <w:spacing w:before="120" w:after="120"/>
        <w:ind w:firstLine="709"/>
        <w:rPr>
          <w:sz w:val="20"/>
          <w:szCs w:val="20"/>
        </w:rPr>
      </w:pPr>
      <w:r w:rsidRPr="00EF32B3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FC26D2" w:rsidRPr="004505C1" w:rsidRDefault="00332BA4" w:rsidP="00142FBE">
      <w:pPr>
        <w:ind w:firstLine="709"/>
        <w:jc w:val="both"/>
      </w:pPr>
      <w:r w:rsidRPr="004505C1">
        <w:lastRenderedPageBreak/>
        <w:t>2</w:t>
      </w:r>
      <w:r w:rsidR="00047821" w:rsidRPr="004505C1">
        <w:t>1</w:t>
      </w:r>
      <w:r w:rsidRPr="004505C1">
        <w:t>.</w:t>
      </w:r>
      <w:r w:rsidR="00DC13E6" w:rsidRPr="004505C1">
        <w:t>6</w:t>
      </w:r>
      <w:r w:rsidR="00365D98" w:rsidRPr="004505C1">
        <w:t xml:space="preserve"> Присоединение к одному стояку воронок, расположенных на разных уровнях, допускается в случаях, когда общий расчетный расход по стояку в зависимости от его диаметра не превышает </w:t>
      </w:r>
      <w:r w:rsidR="00A97050" w:rsidRPr="004505C1">
        <w:t>значений</w:t>
      </w:r>
      <w:r w:rsidR="00365D98" w:rsidRPr="004505C1">
        <w:t>, при</w:t>
      </w:r>
      <w:r w:rsidR="00F9043D" w:rsidRPr="004505C1">
        <w:t>веденных в табл</w:t>
      </w:r>
      <w:r w:rsidR="00677864" w:rsidRPr="004505C1">
        <w:t>ице</w:t>
      </w:r>
      <w:r w:rsidR="00365D98" w:rsidRPr="004505C1">
        <w:t xml:space="preserve"> </w:t>
      </w:r>
      <w:r w:rsidR="00A97050" w:rsidRPr="004505C1">
        <w:t>21.1</w:t>
      </w:r>
      <w:r w:rsidR="00835095" w:rsidRPr="004505C1">
        <w:t>,</w:t>
      </w:r>
      <w:r w:rsidR="00677864" w:rsidRPr="004505C1">
        <w:t xml:space="preserve"> с коэффициентом 0,7.</w:t>
      </w:r>
    </w:p>
    <w:p w:rsidR="00365D98" w:rsidRPr="004505C1" w:rsidRDefault="00365D98" w:rsidP="00142FBE">
      <w:pPr>
        <w:spacing w:before="120" w:after="120"/>
        <w:rPr>
          <w:bCs/>
        </w:rPr>
      </w:pPr>
      <w:r w:rsidRPr="004505C1">
        <w:rPr>
          <w:bCs/>
          <w:spacing w:val="48"/>
        </w:rPr>
        <w:t xml:space="preserve">Таблица </w:t>
      </w:r>
      <w:r w:rsidR="00A97050" w:rsidRPr="004505C1">
        <w:t>21.1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32"/>
        <w:gridCol w:w="1031"/>
        <w:gridCol w:w="1038"/>
        <w:gridCol w:w="872"/>
        <w:gridCol w:w="872"/>
      </w:tblGrid>
      <w:tr w:rsidR="00D3014F" w:rsidRPr="004505C1" w:rsidTr="00A97050">
        <w:trPr>
          <w:jc w:val="center"/>
        </w:trPr>
        <w:tc>
          <w:tcPr>
            <w:tcW w:w="5725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both"/>
              <w:rPr>
                <w:b/>
                <w:bCs/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Диаметр водосточного стояка, мм</w:t>
            </w:r>
          </w:p>
        </w:tc>
        <w:tc>
          <w:tcPr>
            <w:tcW w:w="1061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85</w:t>
            </w:r>
          </w:p>
        </w:tc>
        <w:tc>
          <w:tcPr>
            <w:tcW w:w="1063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100</w:t>
            </w:r>
          </w:p>
        </w:tc>
        <w:tc>
          <w:tcPr>
            <w:tcW w:w="889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150</w:t>
            </w:r>
          </w:p>
        </w:tc>
        <w:tc>
          <w:tcPr>
            <w:tcW w:w="889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200</w:t>
            </w:r>
          </w:p>
        </w:tc>
      </w:tr>
      <w:tr w:rsidR="00D3014F" w:rsidRPr="004505C1" w:rsidTr="00A97050">
        <w:trPr>
          <w:jc w:val="center"/>
        </w:trPr>
        <w:tc>
          <w:tcPr>
            <w:tcW w:w="5725" w:type="dxa"/>
            <w:vAlign w:val="center"/>
          </w:tcPr>
          <w:p w:rsidR="00365D98" w:rsidRPr="004505C1" w:rsidRDefault="00365D98" w:rsidP="00142FBE">
            <w:pPr>
              <w:spacing w:before="40" w:after="40"/>
              <w:ind w:hanging="23"/>
              <w:jc w:val="both"/>
              <w:rPr>
                <w:b/>
                <w:bCs/>
                <w:sz w:val="20"/>
              </w:rPr>
            </w:pPr>
            <w:r w:rsidRPr="004505C1">
              <w:rPr>
                <w:sz w:val="20"/>
              </w:rPr>
              <w:t>Расчетный расход дождевых вод на водосточный стояк, л/с</w:t>
            </w:r>
          </w:p>
        </w:tc>
        <w:tc>
          <w:tcPr>
            <w:tcW w:w="1061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10</w:t>
            </w:r>
          </w:p>
        </w:tc>
        <w:tc>
          <w:tcPr>
            <w:tcW w:w="1063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20</w:t>
            </w:r>
          </w:p>
        </w:tc>
        <w:tc>
          <w:tcPr>
            <w:tcW w:w="889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50</w:t>
            </w:r>
          </w:p>
        </w:tc>
        <w:tc>
          <w:tcPr>
            <w:tcW w:w="889" w:type="dxa"/>
            <w:vAlign w:val="center"/>
          </w:tcPr>
          <w:p w:rsidR="00365D98" w:rsidRPr="004505C1" w:rsidRDefault="00365D98" w:rsidP="00142FBE">
            <w:pPr>
              <w:pStyle w:val="17"/>
              <w:tabs>
                <w:tab w:val="left" w:pos="357"/>
              </w:tabs>
              <w:spacing w:before="40" w:after="40"/>
              <w:ind w:hanging="23"/>
              <w:jc w:val="center"/>
              <w:rPr>
                <w:snapToGrid/>
                <w:sz w:val="20"/>
                <w:szCs w:val="24"/>
              </w:rPr>
            </w:pPr>
            <w:r w:rsidRPr="004505C1">
              <w:rPr>
                <w:snapToGrid/>
                <w:sz w:val="20"/>
                <w:szCs w:val="24"/>
              </w:rPr>
              <w:t>80</w:t>
            </w:r>
          </w:p>
        </w:tc>
      </w:tr>
    </w:tbl>
    <w:p w:rsidR="00365D98" w:rsidRPr="004505C1" w:rsidRDefault="00332BA4" w:rsidP="00142FBE">
      <w:pPr>
        <w:pStyle w:val="aa"/>
        <w:tabs>
          <w:tab w:val="clear" w:pos="4677"/>
          <w:tab w:val="clear" w:pos="9355"/>
        </w:tabs>
        <w:spacing w:before="120"/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</w:t>
      </w:r>
      <w:r w:rsidR="00DC13E6" w:rsidRPr="004505C1">
        <w:t>7</w:t>
      </w:r>
      <w:r w:rsidR="00365D98" w:rsidRPr="004505C1">
        <w:t xml:space="preserve"> Минимальные уклоны отводных трубопроводов следует принимать: для подвесных тру</w:t>
      </w:r>
      <w:r w:rsidRPr="004505C1">
        <w:t xml:space="preserve">бопроводов </w:t>
      </w:r>
      <w:r w:rsidR="00A97050" w:rsidRPr="004505C1">
        <w:t xml:space="preserve">– </w:t>
      </w:r>
      <w:r w:rsidRPr="004505C1">
        <w:t>0,005, для других</w:t>
      </w:r>
      <w:r w:rsidR="00365D98" w:rsidRPr="004505C1">
        <w:t xml:space="preserve"> </w:t>
      </w:r>
      <w:r w:rsidR="00677864" w:rsidRPr="004505C1">
        <w:t>–</w:t>
      </w:r>
      <w:r w:rsidR="00365D98" w:rsidRPr="004505C1">
        <w:t xml:space="preserve"> в соотве</w:t>
      </w:r>
      <w:r w:rsidR="00F9043D" w:rsidRPr="004505C1">
        <w:t>тствии с требованиями раздела 19</w:t>
      </w:r>
      <w:r w:rsidR="00365D98" w:rsidRPr="004505C1">
        <w:t>.</w:t>
      </w:r>
    </w:p>
    <w:p w:rsidR="00AD33AD" w:rsidRPr="004505C1" w:rsidRDefault="00332BA4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</w:t>
      </w:r>
      <w:r w:rsidR="00DC13E6" w:rsidRPr="004505C1">
        <w:t>8</w:t>
      </w:r>
      <w:r w:rsidR="00365D98" w:rsidRPr="004505C1">
        <w:t xml:space="preserve"> Для прочистки сети внутренних водостоков следует предусматривать установку ревизий</w:t>
      </w:r>
      <w:r w:rsidR="00420B56" w:rsidRPr="004505C1">
        <w:t xml:space="preserve"> и</w:t>
      </w:r>
      <w:r w:rsidR="00365D98" w:rsidRPr="004505C1">
        <w:t xml:space="preserve"> прочисток </w:t>
      </w:r>
      <w:r w:rsidR="00F9043D" w:rsidRPr="004505C1">
        <w:t>с учетом требований раздела 18</w:t>
      </w:r>
      <w:r w:rsidR="00365D98" w:rsidRPr="004505C1">
        <w:t xml:space="preserve">. </w:t>
      </w:r>
    </w:p>
    <w:p w:rsidR="00365D98" w:rsidRPr="004505C1" w:rsidRDefault="00365D98" w:rsidP="00142FBE">
      <w:pPr>
        <w:ind w:firstLine="709"/>
        <w:jc w:val="both"/>
      </w:pPr>
      <w:r w:rsidRPr="004505C1">
        <w:t>При длине подвесных горизонтальных линий до 24 м прочистку в начале участка допускается не предусматривать.</w:t>
      </w:r>
    </w:p>
    <w:p w:rsidR="00365D98" w:rsidRDefault="00D45061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</w:t>
      </w:r>
      <w:r w:rsidR="00DC13E6" w:rsidRPr="004505C1">
        <w:t>9</w:t>
      </w:r>
      <w:r w:rsidR="00365D98" w:rsidRPr="004505C1">
        <w:t xml:space="preserve"> Присоединение водосточных воронок к стоякам следует предусматривать </w:t>
      </w:r>
      <w:r w:rsidR="00A97050" w:rsidRPr="004505C1">
        <w:t>с</w:t>
      </w:r>
      <w:r w:rsidR="00365D98" w:rsidRPr="004505C1">
        <w:t xml:space="preserve"> помощ</w:t>
      </w:r>
      <w:r w:rsidR="00A97050" w:rsidRPr="004505C1">
        <w:t>ью</w:t>
      </w:r>
      <w:r w:rsidR="00365D98" w:rsidRPr="004505C1">
        <w:t xml:space="preserve"> компенсационных раструбов с эластичной заделкой.</w:t>
      </w:r>
    </w:p>
    <w:p w:rsidR="00EF32B3" w:rsidRDefault="00EF32B3" w:rsidP="00142FBE">
      <w:pPr>
        <w:ind w:firstLine="709"/>
        <w:jc w:val="both"/>
      </w:pPr>
      <w:r w:rsidRPr="00EF32B3">
        <w:t>Допускается выполнять присоединение без компенсационных патрубков при условии применения двухуровневых воронок с надставным раструбным элементом.</w:t>
      </w:r>
    </w:p>
    <w:p w:rsidR="00EF32B3" w:rsidRPr="004505C1" w:rsidRDefault="00EF32B3" w:rsidP="00142FBE">
      <w:pPr>
        <w:ind w:firstLine="709"/>
        <w:jc w:val="both"/>
      </w:pPr>
      <w:r w:rsidRPr="00EF32B3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365D98" w:rsidRPr="004505C1" w:rsidRDefault="00D45061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.1</w:t>
      </w:r>
      <w:r w:rsidR="00DC13E6" w:rsidRPr="004505C1">
        <w:t>0</w:t>
      </w:r>
      <w:r w:rsidR="00365D98" w:rsidRPr="004505C1">
        <w:t xml:space="preserve"> Расчетный расход дождевых вод </w:t>
      </w:r>
      <w:r w:rsidR="00365D98" w:rsidRPr="004505C1">
        <w:rPr>
          <w:i/>
          <w:lang w:val="en-US"/>
        </w:rPr>
        <w:t>Q</w:t>
      </w:r>
      <w:r w:rsidR="00365D98" w:rsidRPr="004505C1">
        <w:t>, л/с, с водосборной площади следует определять по формул</w:t>
      </w:r>
      <w:r w:rsidR="000A32E7" w:rsidRPr="004505C1">
        <w:t>е</w:t>
      </w:r>
    </w:p>
    <w:p w:rsidR="00365D98" w:rsidRPr="004505C1" w:rsidRDefault="002978E6" w:rsidP="00B67224">
      <w:pPr>
        <w:tabs>
          <w:tab w:val="left" w:pos="4779"/>
        </w:tabs>
        <w:spacing w:before="120" w:after="120"/>
        <w:ind w:left="4536"/>
        <w:jc w:val="right"/>
      </w:pPr>
      <w:bookmarkStart w:id="60" w:name="ф35"/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F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num>
          <m:den>
            <m:r>
              <m:rPr>
                <m:nor/>
              </m:rPr>
              <m:t>10 000</m:t>
            </m:r>
          </m:den>
        </m:f>
      </m:oMath>
      <w:r w:rsidR="00677864" w:rsidRPr="004505C1">
        <w:t>,</w:t>
      </w:r>
      <w:r w:rsidR="00677864" w:rsidRPr="004505C1">
        <w:tab/>
      </w:r>
      <w:r w:rsidR="00677864" w:rsidRPr="004505C1">
        <w:tab/>
      </w:r>
      <w:r w:rsidR="00677864" w:rsidRPr="004505C1">
        <w:tab/>
      </w:r>
      <w:r w:rsidR="00677864" w:rsidRPr="004505C1">
        <w:tab/>
      </w:r>
      <w:r w:rsidR="00677864" w:rsidRPr="004505C1">
        <w:tab/>
      </w:r>
      <w:r w:rsidR="00211F0B" w:rsidRPr="004505C1">
        <w:t>(</w:t>
      </w:r>
      <w:r w:rsidR="002C34B2" w:rsidRPr="004505C1">
        <w:t>40</w:t>
      </w:r>
      <w:r w:rsidR="00365D98" w:rsidRPr="004505C1">
        <w:t>)</w:t>
      </w:r>
    </w:p>
    <w:bookmarkEnd w:id="60"/>
    <w:p w:rsidR="00365D98" w:rsidRPr="004505C1" w:rsidRDefault="00D45061" w:rsidP="00142FBE">
      <w:pPr>
        <w:jc w:val="both"/>
      </w:pPr>
      <w:r w:rsidRPr="004505C1">
        <w:t xml:space="preserve">где </w:t>
      </w:r>
      <m:oMath>
        <m:r>
          <w:rPr>
            <w:rFonts w:ascii="Cambria Math" w:hAnsi="Cambria Math"/>
          </w:rPr>
          <m:t>F</m:t>
        </m:r>
      </m:oMath>
      <w:r w:rsidR="00365D98" w:rsidRPr="004505C1">
        <w:rPr>
          <w:iCs/>
        </w:rPr>
        <w:t xml:space="preserve"> ‒ </w:t>
      </w:r>
      <w:r w:rsidR="00365D98" w:rsidRPr="004505C1">
        <w:t>водосборная площадь, м</w:t>
      </w:r>
      <w:r w:rsidR="00365D98" w:rsidRPr="004505C1">
        <w:rPr>
          <w:vertAlign w:val="superscript"/>
        </w:rPr>
        <w:t>2</w:t>
      </w:r>
      <w:r w:rsidR="00365D98" w:rsidRPr="004505C1">
        <w:t xml:space="preserve">; </w:t>
      </w:r>
    </w:p>
    <w:p w:rsidR="00365D98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365D98" w:rsidRPr="004505C1">
        <w:rPr>
          <w:iCs/>
        </w:rPr>
        <w:t xml:space="preserve"> ‒</w:t>
      </w:r>
      <w:r w:rsidR="00365D98" w:rsidRPr="004505C1">
        <w:t xml:space="preserve"> интенсивность дождя, л/с</w:t>
      </w:r>
      <w:r w:rsidR="005734B1" w:rsidRPr="004505C1">
        <w:t>,</w:t>
      </w:r>
      <w:r w:rsidR="00365D98" w:rsidRPr="004505C1">
        <w:t xml:space="preserve"> с 1 га (для данной местности), продолжительностью 5 мин при периоде однократного превышения расчетной интенсивности, равной 1 году, определяемая по формуле</w:t>
      </w:r>
    </w:p>
    <w:p w:rsidR="00365D98" w:rsidRPr="004505C1" w:rsidRDefault="00864352" w:rsidP="00B67224">
      <w:pPr>
        <w:tabs>
          <w:tab w:val="left" w:pos="5074"/>
        </w:tabs>
        <w:spacing w:before="120" w:after="120"/>
        <w:ind w:left="3969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 w:rsidR="00677864" w:rsidRPr="004505C1">
        <w:t>,</w:t>
      </w:r>
      <w:r w:rsidR="00677864" w:rsidRPr="004505C1">
        <w:tab/>
      </w:r>
      <w:r w:rsidR="00677864" w:rsidRPr="004505C1">
        <w:tab/>
      </w:r>
      <w:r w:rsidR="00677864" w:rsidRPr="004505C1">
        <w:tab/>
      </w:r>
      <w:r w:rsidR="00677864" w:rsidRPr="004505C1">
        <w:tab/>
      </w:r>
      <w:r w:rsidR="00677864" w:rsidRPr="004505C1">
        <w:tab/>
      </w:r>
      <w:r w:rsidR="00211F0B" w:rsidRPr="004505C1">
        <w:t>(</w:t>
      </w:r>
      <w:r w:rsidR="002C34B2" w:rsidRPr="004505C1">
        <w:t>41</w:t>
      </w:r>
      <w:r w:rsidR="00365D98" w:rsidRPr="004505C1">
        <w:t>)</w:t>
      </w:r>
    </w:p>
    <w:p w:rsidR="00F64E17" w:rsidRPr="004505C1" w:rsidRDefault="00677864" w:rsidP="00142FBE">
      <w:pPr>
        <w:jc w:val="both"/>
      </w:pPr>
      <w:r w:rsidRPr="004505C1">
        <w:t>здесь</w:t>
      </w:r>
      <w:r w:rsidR="00D45061" w:rsidRPr="004505C1">
        <w:rPr>
          <w:i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="00365D98" w:rsidRPr="004505C1">
        <w:rPr>
          <w:iCs/>
        </w:rPr>
        <w:t xml:space="preserve"> ‒</w:t>
      </w:r>
      <w:r w:rsidR="00365D98" w:rsidRPr="004505C1">
        <w:t xml:space="preserve"> параметр, принимаемый согласно</w:t>
      </w:r>
      <w:r w:rsidRPr="004505C1">
        <w:t xml:space="preserve"> СП 32.13330;</w:t>
      </w:r>
    </w:p>
    <w:p w:rsidR="000A32E7" w:rsidRPr="004505C1" w:rsidRDefault="00864352" w:rsidP="00142FBE">
      <w:pPr>
        <w:ind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 w:rsidR="000A32E7" w:rsidRPr="004505C1">
        <w:t xml:space="preserve"> ‒ интенсивность дождя, л/с, с 1 га (для данной местности), продолжительностью 20 мин при периоде однократного превышения расчетной интенсивности, равной 1 году, принимаемая согласно </w:t>
      </w:r>
      <w:hyperlink r:id="rId21" w:tooltip="Канализация. Наружные сети и сооружения" w:history="1">
        <w:r w:rsidR="000A32E7" w:rsidRPr="004505C1">
          <w:t>СП 32.13330</w:t>
        </w:r>
      </w:hyperlink>
      <w:r w:rsidR="000A32E7" w:rsidRPr="004505C1">
        <w:t>.</w:t>
      </w:r>
    </w:p>
    <w:p w:rsidR="00365D98" w:rsidRDefault="00D45061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.1</w:t>
      </w:r>
      <w:r w:rsidR="00DC13E6" w:rsidRPr="004505C1">
        <w:t>1</w:t>
      </w:r>
      <w:r w:rsidR="00365D98" w:rsidRPr="004505C1">
        <w:t xml:space="preserve"> </w:t>
      </w:r>
      <w:r w:rsidR="000A32E7" w:rsidRPr="004505C1">
        <w:t xml:space="preserve">При определении расчетной водосборной площади следует дополнительно учитывать 30 % суммарной площади </w:t>
      </w:r>
      <w:r w:rsidR="006E4AEF">
        <w:t xml:space="preserve">двух смежных </w:t>
      </w:r>
      <w:r w:rsidR="000A32E7" w:rsidRPr="004505C1">
        <w:t>вертикальных стен, примыкающих к кровле и возвышающихся над ней.</w:t>
      </w:r>
    </w:p>
    <w:p w:rsidR="00EF32B3" w:rsidRPr="004505C1" w:rsidRDefault="00EF32B3" w:rsidP="00142FBE">
      <w:pPr>
        <w:ind w:firstLine="709"/>
        <w:jc w:val="both"/>
      </w:pPr>
      <w:r w:rsidRPr="00EF32B3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365D98" w:rsidRPr="004505C1" w:rsidRDefault="00D45061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.1</w:t>
      </w:r>
      <w:r w:rsidR="00DC13E6" w:rsidRPr="004505C1">
        <w:t>2</w:t>
      </w:r>
      <w:r w:rsidR="00365D98" w:rsidRPr="004505C1">
        <w:t xml:space="preserve"> </w:t>
      </w:r>
      <w:r w:rsidR="000A32E7" w:rsidRPr="004505C1">
        <w:t xml:space="preserve">Расчетный расход дождевых вод, приходящийся на водосточный стояк, не должен превышать </w:t>
      </w:r>
      <w:r w:rsidR="00A97050" w:rsidRPr="004505C1">
        <w:t>значений</w:t>
      </w:r>
      <w:r w:rsidR="000A32E7" w:rsidRPr="004505C1">
        <w:t>, приведенных в табл</w:t>
      </w:r>
      <w:r w:rsidR="00835095" w:rsidRPr="004505C1">
        <w:t>ице</w:t>
      </w:r>
      <w:r w:rsidR="000A32E7" w:rsidRPr="004505C1">
        <w:t xml:space="preserve"> </w:t>
      </w:r>
      <w:r w:rsidR="00A97050" w:rsidRPr="004505C1">
        <w:t>21.1</w:t>
      </w:r>
      <w:r w:rsidR="000A32E7" w:rsidRPr="004505C1">
        <w:t xml:space="preserve">; приходящийся на водосточную воронку </w:t>
      </w:r>
      <w:r w:rsidR="00A97050" w:rsidRPr="004505C1">
        <w:t>‒</w:t>
      </w:r>
      <w:r w:rsidR="000A32E7" w:rsidRPr="004505C1">
        <w:t xml:space="preserve"> определяется по паспортным данным принятого типа воронки.</w:t>
      </w:r>
    </w:p>
    <w:p w:rsidR="00365D98" w:rsidRPr="004505C1" w:rsidRDefault="00D45061" w:rsidP="00142FBE">
      <w:pPr>
        <w:ind w:firstLine="709"/>
        <w:jc w:val="both"/>
      </w:pPr>
      <w:r w:rsidRPr="004505C1">
        <w:t>2</w:t>
      </w:r>
      <w:r w:rsidR="00047821" w:rsidRPr="004505C1">
        <w:t>1</w:t>
      </w:r>
      <w:r w:rsidRPr="004505C1">
        <w:t>.1</w:t>
      </w:r>
      <w:r w:rsidR="00DC13E6" w:rsidRPr="004505C1">
        <w:t>3</w:t>
      </w:r>
      <w:r w:rsidR="00365D98" w:rsidRPr="004505C1">
        <w:t xml:space="preserve"> Водосточные стояки, а </w:t>
      </w:r>
      <w:r w:rsidR="00A97050" w:rsidRPr="004505C1">
        <w:t>также все отводные трубопроводы</w:t>
      </w:r>
      <w:r w:rsidR="00365D98" w:rsidRPr="004505C1">
        <w:t xml:space="preserve"> следует рассчитывать на гидростатическое давле</w:t>
      </w:r>
      <w:r w:rsidR="00A97050" w:rsidRPr="004505C1">
        <w:t>ние при засорах и переполнениях</w:t>
      </w:r>
      <w:r w:rsidR="00365D98" w:rsidRPr="004505C1">
        <w:t xml:space="preserve"> и жестко закреплять во избежание продольных и поперечных перемещений.</w:t>
      </w:r>
    </w:p>
    <w:p w:rsidR="00930DB8" w:rsidRPr="004505C1" w:rsidRDefault="00930DB8" w:rsidP="00142FBE">
      <w:pPr>
        <w:ind w:firstLine="709"/>
        <w:jc w:val="both"/>
      </w:pPr>
      <w:r w:rsidRPr="004505C1">
        <w:t>21.1</w:t>
      </w:r>
      <w:r w:rsidR="00DC13E6" w:rsidRPr="004505C1">
        <w:t>4</w:t>
      </w:r>
      <w:r w:rsidRPr="004505C1">
        <w:t xml:space="preserve"> Для внутренних водостоков следует применять только напорные трубы:</w:t>
      </w:r>
    </w:p>
    <w:p w:rsidR="00930DB8" w:rsidRPr="004505C1" w:rsidRDefault="002A1C4C" w:rsidP="00142FBE">
      <w:pPr>
        <w:ind w:firstLine="709"/>
        <w:jc w:val="both"/>
      </w:pPr>
      <w:r w:rsidRPr="004505C1">
        <w:t xml:space="preserve">- </w:t>
      </w:r>
      <w:r w:rsidR="00930DB8" w:rsidRPr="004505C1">
        <w:t>из полимерных материалов;</w:t>
      </w:r>
    </w:p>
    <w:p w:rsidR="00930DB8" w:rsidRPr="004505C1" w:rsidRDefault="002A1C4C" w:rsidP="00142FBE">
      <w:pPr>
        <w:ind w:firstLine="709"/>
        <w:jc w:val="both"/>
      </w:pPr>
      <w:r w:rsidRPr="004505C1">
        <w:t xml:space="preserve">- </w:t>
      </w:r>
      <w:r w:rsidR="00930DB8" w:rsidRPr="004505C1">
        <w:t>чугунные, в то</w:t>
      </w:r>
      <w:r w:rsidR="002B0A19" w:rsidRPr="004505C1">
        <w:t>м</w:t>
      </w:r>
      <w:r w:rsidR="00930DB8" w:rsidRPr="004505C1">
        <w:t xml:space="preserve"> числе безраструбные;</w:t>
      </w:r>
    </w:p>
    <w:p w:rsidR="00930DB8" w:rsidRPr="004505C1" w:rsidRDefault="002A1C4C" w:rsidP="00142FBE">
      <w:pPr>
        <w:ind w:firstLine="709"/>
        <w:jc w:val="both"/>
      </w:pPr>
      <w:r w:rsidRPr="004505C1">
        <w:t xml:space="preserve">- </w:t>
      </w:r>
      <w:r w:rsidR="00930DB8" w:rsidRPr="004505C1">
        <w:t>стальные, имеющие внутреннее и наружное антикоррозионное покрытие</w:t>
      </w:r>
      <w:r w:rsidR="000A32E7" w:rsidRPr="004505C1">
        <w:t xml:space="preserve"> на бессварных соединительных муфтах</w:t>
      </w:r>
      <w:r w:rsidR="00930DB8" w:rsidRPr="004505C1">
        <w:t>.</w:t>
      </w:r>
    </w:p>
    <w:p w:rsidR="00930DB8" w:rsidRPr="00B67224" w:rsidRDefault="00082CDB" w:rsidP="00142FBE">
      <w:pPr>
        <w:shd w:val="clear" w:color="auto" w:fill="FFFFFF"/>
        <w:autoSpaceDE w:val="0"/>
        <w:autoSpaceDN w:val="0"/>
        <w:adjustRightInd w:val="0"/>
        <w:spacing w:before="120"/>
        <w:ind w:firstLine="709"/>
        <w:jc w:val="both"/>
        <w:rPr>
          <w:spacing w:val="48"/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</w:t>
      </w:r>
      <w:r w:rsidR="00677864" w:rsidRPr="00B67224">
        <w:rPr>
          <w:bCs/>
          <w:spacing w:val="30"/>
          <w:sz w:val="20"/>
          <w:szCs w:val="20"/>
        </w:rPr>
        <w:t>я</w:t>
      </w:r>
    </w:p>
    <w:p w:rsidR="00930DB8" w:rsidRPr="00B67224" w:rsidRDefault="00677864" w:rsidP="00142FBE">
      <w:pPr>
        <w:ind w:firstLine="709"/>
        <w:jc w:val="both"/>
        <w:rPr>
          <w:sz w:val="20"/>
          <w:szCs w:val="20"/>
        </w:rPr>
      </w:pPr>
      <w:r w:rsidRPr="00B67224">
        <w:rPr>
          <w:sz w:val="20"/>
          <w:szCs w:val="20"/>
        </w:rPr>
        <w:t>1</w:t>
      </w:r>
      <w:r w:rsidR="003712AC" w:rsidRPr="00B67224">
        <w:rPr>
          <w:sz w:val="20"/>
          <w:szCs w:val="20"/>
        </w:rPr>
        <w:t xml:space="preserve"> С</w:t>
      </w:r>
      <w:r w:rsidR="00930DB8" w:rsidRPr="00B67224">
        <w:rPr>
          <w:sz w:val="20"/>
          <w:szCs w:val="20"/>
        </w:rPr>
        <w:t>тальные</w:t>
      </w:r>
      <w:r w:rsidR="003712AC" w:rsidRPr="00B67224">
        <w:rPr>
          <w:sz w:val="20"/>
          <w:szCs w:val="20"/>
        </w:rPr>
        <w:t xml:space="preserve"> трубы</w:t>
      </w:r>
      <w:r w:rsidR="00930DB8" w:rsidRPr="00B67224">
        <w:rPr>
          <w:sz w:val="20"/>
          <w:szCs w:val="20"/>
        </w:rPr>
        <w:t>, имеющие внутреннее и наружное антикоррозионное покрытие, допускается применять на горизонтальных подвесных линиях при наличии вибрационных нагрузок.</w:t>
      </w:r>
    </w:p>
    <w:p w:rsidR="00930DB8" w:rsidRPr="00B67224" w:rsidRDefault="00677864" w:rsidP="00142FBE">
      <w:pPr>
        <w:spacing w:after="120"/>
        <w:ind w:firstLine="709"/>
        <w:jc w:val="both"/>
        <w:rPr>
          <w:sz w:val="20"/>
          <w:szCs w:val="20"/>
        </w:rPr>
      </w:pPr>
      <w:r w:rsidRPr="00B67224">
        <w:rPr>
          <w:sz w:val="20"/>
          <w:szCs w:val="20"/>
        </w:rPr>
        <w:lastRenderedPageBreak/>
        <w:t>2</w:t>
      </w:r>
      <w:r w:rsidR="00930DB8" w:rsidRPr="00B67224">
        <w:rPr>
          <w:sz w:val="20"/>
          <w:szCs w:val="20"/>
        </w:rPr>
        <w:t xml:space="preserve"> Системы внутренних водостоков для зданий высотой до 10 м допускается выполнять из безнапорных труб.</w:t>
      </w:r>
    </w:p>
    <w:p w:rsidR="006E4AEF" w:rsidRPr="006E4AEF" w:rsidRDefault="00930DB8" w:rsidP="006E4AEF">
      <w:pPr>
        <w:ind w:firstLine="709"/>
        <w:jc w:val="both"/>
      </w:pPr>
      <w:r w:rsidRPr="004505C1">
        <w:t>21.1</w:t>
      </w:r>
      <w:r w:rsidR="00DC13E6" w:rsidRPr="004505C1">
        <w:t>5</w:t>
      </w:r>
      <w:r w:rsidRPr="004505C1">
        <w:t xml:space="preserve"> </w:t>
      </w:r>
      <w:r w:rsidR="006E4AEF" w:rsidRPr="006E4AEF">
        <w:t xml:space="preserve">Прокладку трубопроводов внутреннего водостока следует предусматривать в соответствии с 18.9–18.11. На стояках ревизии необходимо устанавливать в нижнем этаже зданий и далее с шагом 40 м, а при наличии отступов – над ними. </w:t>
      </w:r>
    </w:p>
    <w:p w:rsidR="006E4AEF" w:rsidRPr="006E4AEF" w:rsidRDefault="006E4AEF" w:rsidP="006E4AEF">
      <w:pPr>
        <w:ind w:firstLine="709"/>
        <w:jc w:val="both"/>
      </w:pPr>
      <w:r w:rsidRPr="006E4AEF">
        <w:t>В пределах жилых квартир прокладка трубопроводов внутреннего водостока не допускается.</w:t>
      </w:r>
    </w:p>
    <w:p w:rsidR="00930DB8" w:rsidRDefault="006E4AEF" w:rsidP="006E4AEF">
      <w:pPr>
        <w:ind w:firstLine="709"/>
        <w:jc w:val="both"/>
      </w:pPr>
      <w:r w:rsidRPr="006E4AEF">
        <w:t xml:space="preserve">Для зданий с наклонной кровлей допускается прокладка водосточных стояков из чугунных </w:t>
      </w:r>
      <w:proofErr w:type="spellStart"/>
      <w:r w:rsidRPr="006E4AEF">
        <w:t>безраструбных</w:t>
      </w:r>
      <w:proofErr w:type="spellEnd"/>
      <w:r w:rsidRPr="006E4AEF">
        <w:t xml:space="preserve"> труб, в том числе отдельных стояков для отвода воды с открытых балконов/террас, отвода конденсата от наружных блоков кондиционеров в толщине утеплителя вентилируемого фасада с дальнейшим отведением в сеть ливневой канализации при условии обеспечения доступа для обслуживания и ремонта. При этом следует предусматривать устройство кабельного внутреннего электрообогрева указанных стояков.</w:t>
      </w:r>
    </w:p>
    <w:p w:rsidR="006E4AEF" w:rsidRDefault="006E4AEF" w:rsidP="00142FBE">
      <w:pPr>
        <w:ind w:firstLine="709"/>
        <w:jc w:val="both"/>
        <w:rPr>
          <w:b/>
          <w:bCs/>
        </w:rPr>
      </w:pPr>
      <w:r w:rsidRPr="00EF32B3">
        <w:rPr>
          <w:b/>
          <w:bCs/>
        </w:rPr>
        <w:t>(Измененная редакция, Изм. № 3)</w:t>
      </w:r>
      <w:r>
        <w:rPr>
          <w:b/>
          <w:bCs/>
        </w:rPr>
        <w:t>.</w:t>
      </w:r>
    </w:p>
    <w:p w:rsidR="006E4AEF" w:rsidRPr="006E4AEF" w:rsidRDefault="006E4AEF" w:rsidP="006E4AEF">
      <w:pPr>
        <w:ind w:firstLine="709"/>
        <w:jc w:val="both"/>
      </w:pPr>
      <w:r w:rsidRPr="006E4AEF">
        <w:t xml:space="preserve">21.16 Запрещается прием поверхностного стока в подземную часть здания с поверхности дворовой части. </w:t>
      </w:r>
    </w:p>
    <w:p w:rsidR="006E4AEF" w:rsidRPr="006E4AEF" w:rsidRDefault="006E4AEF" w:rsidP="006E4AEF">
      <w:pPr>
        <w:ind w:firstLine="709"/>
        <w:jc w:val="both"/>
      </w:pPr>
      <w:r w:rsidRPr="006E4AEF">
        <w:t>Поверхностный сток с покрытия стилобатной части здания может быть отведен в систему внутренних водостоков. При этом данная система должна иметь самостоятельный выпуск.</w:t>
      </w:r>
    </w:p>
    <w:p w:rsidR="006E4AEF" w:rsidRPr="006E4AEF" w:rsidRDefault="006E4AEF" w:rsidP="006E4AEF">
      <w:pPr>
        <w:ind w:firstLine="709"/>
        <w:jc w:val="both"/>
      </w:pPr>
      <w:r w:rsidRPr="006E4AEF">
        <w:t xml:space="preserve">21.17 Для систем сифонно-вакуумной канализации следует применять кровельные воронки диаметром от 75 мм до 160 мм, с </w:t>
      </w:r>
      <w:proofErr w:type="spellStart"/>
      <w:r w:rsidRPr="006E4AEF">
        <w:t>отсекателем</w:t>
      </w:r>
      <w:proofErr w:type="spellEnd"/>
      <w:r w:rsidRPr="006E4AEF">
        <w:t xml:space="preserve"> воздуха, препятствующим проникновению воздуха в трубопроводную сеть, закрепленным на корпусе разъемным соединением. </w:t>
      </w:r>
      <w:proofErr w:type="spellStart"/>
      <w:r w:rsidRPr="006E4AEF">
        <w:t>Отсекатель</w:t>
      </w:r>
      <w:proofErr w:type="spellEnd"/>
      <w:r w:rsidRPr="006E4AEF">
        <w:t xml:space="preserve"> и элементы разъемного соединения должны быть изготовлены из </w:t>
      </w:r>
      <w:proofErr w:type="gramStart"/>
      <w:r w:rsidRPr="006E4AEF">
        <w:t>коррозионно-стойкого</w:t>
      </w:r>
      <w:proofErr w:type="gramEnd"/>
      <w:r w:rsidRPr="006E4AEF">
        <w:t xml:space="preserve"> металла.</w:t>
      </w:r>
    </w:p>
    <w:p w:rsidR="006E4AEF" w:rsidRPr="006E4AEF" w:rsidRDefault="006E4AEF" w:rsidP="006E4AEF">
      <w:pPr>
        <w:ind w:firstLine="709"/>
        <w:jc w:val="both"/>
      </w:pPr>
      <w:r w:rsidRPr="006E4AEF">
        <w:t>21.18 Для внутренних водостоков сифонно-вакуумного типа следует применять напорные трубы из полимерных материалов. В системе вакуумной канализации следует применять стыковые сварные соединения, муфтовые сварные соединения и раструбные соединения. При этом допустимое внутреннее давление фитингов следует принимать не менее 0,5 МПа. Применение трубопроводов из различных материалов в одной системе сифонно-вакуумной канализации не допускается. Толщину стенки трубопровода определяют согласно прочностным характеристикам труб с учетом расчетного разрежения, при этом толщину стенки принимают не менее 3 мм.</w:t>
      </w:r>
    </w:p>
    <w:p w:rsidR="006E4AEF" w:rsidRPr="006E4AEF" w:rsidRDefault="006E4AEF" w:rsidP="006E4AEF">
      <w:pPr>
        <w:ind w:firstLine="709"/>
        <w:jc w:val="both"/>
      </w:pPr>
      <w:r w:rsidRPr="006E4AEF">
        <w:t>21.19 Горизонтальные участки трубопроводной сети внутреннего водостока сифонно-вакуумного типа прокладывают без уклона на одной отметке до следующего вертикального участка стояка или подключения кровельной воронки. В трубопроводной сети внутреннего водостока сифонно-вакуумного типа установка прочисток на горизонтальных участках не допускается.</w:t>
      </w:r>
    </w:p>
    <w:p w:rsidR="006E4AEF" w:rsidRPr="006E4AEF" w:rsidRDefault="006E4AEF" w:rsidP="006E4AEF">
      <w:pPr>
        <w:ind w:firstLine="709"/>
        <w:jc w:val="both"/>
      </w:pPr>
      <w:r w:rsidRPr="006E4AEF">
        <w:t>21.20 К трубопроводной сети внутреннего водостока сифонно-вакуумного типа подключать другие системы внутренней канализации, в том числе самотечные системы отвода дождевых стоков, не допускается.</w:t>
      </w:r>
    </w:p>
    <w:p w:rsidR="006E4AEF" w:rsidRPr="006E4AEF" w:rsidRDefault="006E4AEF" w:rsidP="006E4AEF">
      <w:pPr>
        <w:ind w:firstLine="709"/>
        <w:jc w:val="both"/>
      </w:pPr>
      <w:r w:rsidRPr="006E4AEF">
        <w:t>21.21 В трубопроводной сети внутреннего водостока сифонно-вакуумного типа применять отводы и тройники 90° (87,5°) не допускается. Для организации поворота на 90° применяют два отвода 45°. В трубопроводных сетях внутреннего водостока сифонно-вакуумного типа следует применять только эксцентрические переходы. При подключении системы водосточной сифонно-вакуумной канализации к водостоку или выпуску из здания самотечной системы отведения дождевых стоков необходимо учитывать переход на больший диаметр, обеспечивающий прохождение максимального расхода в соответствии с таблицей 21.1 или гидравлическим расчетом внутриплощадочной сети ливневой канализации.</w:t>
      </w:r>
    </w:p>
    <w:p w:rsidR="006E4AEF" w:rsidRPr="006E4AEF" w:rsidRDefault="006E4AEF" w:rsidP="006E4AEF">
      <w:pPr>
        <w:ind w:firstLine="709"/>
        <w:jc w:val="both"/>
      </w:pPr>
      <w:r w:rsidRPr="006E4AEF">
        <w:t>21.22 Неподвижные опоры (хомуты с жесткими фиксаторами) для вертикальных стояков и горизонтальных трубопроводов внутренних водостоков сифонно-вакуумной канализации следует предусматривать:</w:t>
      </w:r>
    </w:p>
    <w:p w:rsidR="006E4AEF" w:rsidRPr="006E4AEF" w:rsidRDefault="006E4AEF" w:rsidP="006E4AEF">
      <w:pPr>
        <w:ind w:firstLine="709"/>
        <w:jc w:val="both"/>
      </w:pPr>
      <w:r w:rsidRPr="006E4AEF">
        <w:lastRenderedPageBreak/>
        <w:t xml:space="preserve">- при изменении направления трубопроводов с каждой стороны (на поворотах и </w:t>
      </w:r>
      <w:proofErr w:type="spellStart"/>
      <w:r w:rsidRPr="006E4AEF">
        <w:t>опусках</w:t>
      </w:r>
      <w:proofErr w:type="spellEnd"/>
      <w:r w:rsidRPr="006E4AEF">
        <w:t>);</w:t>
      </w:r>
    </w:p>
    <w:p w:rsidR="006E4AEF" w:rsidRPr="006E4AEF" w:rsidRDefault="006E4AEF" w:rsidP="006E4AEF">
      <w:pPr>
        <w:ind w:firstLine="709"/>
        <w:jc w:val="both"/>
      </w:pPr>
      <w:r w:rsidRPr="006E4AEF">
        <w:t>- при изменении диаметра трубопроводов;</w:t>
      </w:r>
    </w:p>
    <w:p w:rsidR="006E4AEF" w:rsidRPr="006E4AEF" w:rsidRDefault="006E4AEF" w:rsidP="006E4AEF">
      <w:pPr>
        <w:ind w:firstLine="709"/>
        <w:jc w:val="both"/>
      </w:pPr>
      <w:r w:rsidRPr="006E4AEF">
        <w:t>- в точках присоединения кровельных воронок;</w:t>
      </w:r>
    </w:p>
    <w:p w:rsidR="006E4AEF" w:rsidRPr="006E4AEF" w:rsidRDefault="006E4AEF" w:rsidP="006E4AEF">
      <w:pPr>
        <w:ind w:firstLine="709"/>
        <w:jc w:val="both"/>
      </w:pPr>
      <w:r w:rsidRPr="006E4AEF">
        <w:t>- на прямолинейных участках для каждой четвертой опоры.</w:t>
      </w:r>
    </w:p>
    <w:p w:rsidR="006E4AEF" w:rsidRPr="006E4AEF" w:rsidRDefault="006E4AEF" w:rsidP="006E4AEF">
      <w:pPr>
        <w:ind w:firstLine="709"/>
        <w:jc w:val="both"/>
      </w:pPr>
      <w:r w:rsidRPr="006E4AEF">
        <w:t>Крепление трубопроводов следует предусматривать посредством монтажной шины. На горизонтальных участках неподвижная опора должна быть установлена на расстоянии не более 300 мм от точки крепления монтажной шины к конструкциям здания.</w:t>
      </w:r>
    </w:p>
    <w:p w:rsidR="006E4AEF" w:rsidRPr="006E4AEF" w:rsidRDefault="006E4AEF" w:rsidP="006E4AEF">
      <w:pPr>
        <w:ind w:firstLine="709"/>
        <w:jc w:val="both"/>
      </w:pPr>
      <w:r w:rsidRPr="006E4AEF">
        <w:t>21.23 Аварийная система внутреннего водостока, дублирующая основную, предусматривается в местах кровли здания, где нет возможности организовать аварийные переливы в парапетах. Аварийные кровельные воронки устанавливают выше отметки основных на 50–60 мм.</w:t>
      </w:r>
    </w:p>
    <w:p w:rsidR="006E4AEF" w:rsidRDefault="006E4AEF" w:rsidP="006E4AEF">
      <w:pPr>
        <w:ind w:firstLine="709"/>
        <w:jc w:val="both"/>
      </w:pPr>
      <w:r w:rsidRPr="006E4AEF">
        <w:t>21.24 Для водостоков систем сифонно-вакуумной канализации следует предусматривать теплоизоляцию для защиты от образования конденсата, в соответствии с СП 61.13330</w:t>
      </w:r>
      <w:r>
        <w:t>.</w:t>
      </w:r>
    </w:p>
    <w:p w:rsidR="006E4AEF" w:rsidRPr="006E4AEF" w:rsidRDefault="006E4AEF" w:rsidP="006E4AEF">
      <w:pPr>
        <w:ind w:firstLine="709"/>
        <w:jc w:val="both"/>
        <w:rPr>
          <w:b/>
          <w:bCs/>
        </w:rPr>
      </w:pPr>
      <w:r w:rsidRPr="006E4AEF">
        <w:rPr>
          <w:b/>
          <w:bCs/>
        </w:rPr>
        <w:t>21.16–21.24 (Введены дополнительно, Изм. № 3).</w:t>
      </w:r>
    </w:p>
    <w:p w:rsidR="00B67224" w:rsidRPr="004505C1" w:rsidRDefault="00B67224" w:rsidP="00142FBE">
      <w:pPr>
        <w:ind w:firstLine="709"/>
        <w:jc w:val="both"/>
      </w:pPr>
    </w:p>
    <w:p w:rsidR="00365D98" w:rsidRPr="004505C1" w:rsidRDefault="00D73998" w:rsidP="00B67224">
      <w:pPr>
        <w:spacing w:before="120" w:after="120"/>
        <w:ind w:left="709"/>
        <w:jc w:val="both"/>
        <w:rPr>
          <w:b/>
        </w:rPr>
      </w:pPr>
      <w:r w:rsidRPr="004505C1">
        <w:rPr>
          <w:b/>
        </w:rPr>
        <w:t>2</w:t>
      </w:r>
      <w:r w:rsidR="00047821" w:rsidRPr="004505C1">
        <w:rPr>
          <w:b/>
        </w:rPr>
        <w:t>2</w:t>
      </w:r>
      <w:r w:rsidRPr="004505C1">
        <w:rPr>
          <w:b/>
        </w:rPr>
        <w:t xml:space="preserve"> </w:t>
      </w:r>
      <w:r w:rsidR="00365D98" w:rsidRPr="004505C1">
        <w:rPr>
          <w:b/>
        </w:rPr>
        <w:t xml:space="preserve">Дополнительные требования к </w:t>
      </w:r>
      <w:r w:rsidR="002E409E" w:rsidRPr="004505C1">
        <w:rPr>
          <w:b/>
        </w:rPr>
        <w:t xml:space="preserve">внутренним </w:t>
      </w:r>
      <w:r w:rsidR="00365D98" w:rsidRPr="004505C1">
        <w:rPr>
          <w:b/>
        </w:rPr>
        <w:t xml:space="preserve">системам </w:t>
      </w:r>
      <w:r w:rsidR="002E409E" w:rsidRPr="004505C1">
        <w:rPr>
          <w:b/>
        </w:rPr>
        <w:t>водоотведения</w:t>
      </w:r>
      <w:r w:rsidR="00365D98" w:rsidRPr="004505C1">
        <w:rPr>
          <w:b/>
        </w:rPr>
        <w:t xml:space="preserve"> и водостокам в особых природных и климатических условиях</w:t>
      </w:r>
    </w:p>
    <w:p w:rsidR="000B7651" w:rsidRDefault="003712AC" w:rsidP="00142FBE">
      <w:pPr>
        <w:ind w:firstLine="709"/>
        <w:jc w:val="both"/>
      </w:pPr>
      <w:r w:rsidRPr="004505C1">
        <w:t xml:space="preserve">22.1 </w:t>
      </w:r>
      <w:r w:rsidR="00AF3A02" w:rsidRPr="004505C1">
        <w:t>Материал труб для канализационных трубопроводов, прокладываемых в зданиях и сооружениях в особых природных и климатических условиях</w:t>
      </w:r>
      <w:r w:rsidR="008454FA" w:rsidRPr="004505C1">
        <w:t xml:space="preserve"> (СП 131.13330)</w:t>
      </w:r>
      <w:r w:rsidR="00AF3A02" w:rsidRPr="004505C1">
        <w:t xml:space="preserve">, следует принимать согласно </w:t>
      </w:r>
      <w:r w:rsidR="001D258B" w:rsidRPr="004505C1">
        <w:t>18</w:t>
      </w:r>
      <w:r w:rsidR="00AF3A02" w:rsidRPr="004505C1">
        <w:t>.7.</w:t>
      </w:r>
    </w:p>
    <w:p w:rsidR="00B67224" w:rsidRDefault="00B67224" w:rsidP="00142FBE">
      <w:pPr>
        <w:ind w:firstLine="709"/>
        <w:jc w:val="both"/>
      </w:pPr>
    </w:p>
    <w:p w:rsidR="00B67224" w:rsidRDefault="00B67224" w:rsidP="00142FBE">
      <w:pPr>
        <w:ind w:firstLine="709"/>
        <w:jc w:val="both"/>
      </w:pPr>
    </w:p>
    <w:p w:rsidR="00B67224" w:rsidRPr="004505C1" w:rsidRDefault="00B67224" w:rsidP="00142FBE">
      <w:pPr>
        <w:ind w:firstLine="709"/>
        <w:jc w:val="both"/>
      </w:pPr>
    </w:p>
    <w:p w:rsidR="00AF3A02" w:rsidRPr="004505C1" w:rsidRDefault="00AF3A02" w:rsidP="00142FBE">
      <w:pPr>
        <w:spacing w:before="120" w:after="120"/>
        <w:ind w:firstLine="709"/>
        <w:jc w:val="both"/>
        <w:rPr>
          <w:b/>
        </w:rPr>
      </w:pPr>
      <w:r w:rsidRPr="004505C1">
        <w:rPr>
          <w:b/>
        </w:rPr>
        <w:t>2</w:t>
      </w:r>
      <w:r w:rsidR="001D258B" w:rsidRPr="004505C1">
        <w:rPr>
          <w:b/>
        </w:rPr>
        <w:t>2</w:t>
      </w:r>
      <w:r w:rsidRPr="004505C1">
        <w:rPr>
          <w:b/>
        </w:rPr>
        <w:t>.</w:t>
      </w:r>
      <w:r w:rsidR="003712AC" w:rsidRPr="004505C1">
        <w:rPr>
          <w:b/>
        </w:rPr>
        <w:t>2</w:t>
      </w:r>
      <w:r w:rsidRPr="004505C1">
        <w:rPr>
          <w:b/>
        </w:rPr>
        <w:t xml:space="preserve"> Просадочные грунты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AF3A02" w:rsidRPr="004505C1">
        <w:t>.</w:t>
      </w:r>
      <w:r w:rsidR="003712AC" w:rsidRPr="004505C1">
        <w:t>2</w:t>
      </w:r>
      <w:r w:rsidR="00AF3A02" w:rsidRPr="004505C1">
        <w:t>.1</w:t>
      </w:r>
      <w:r w:rsidR="00365D98" w:rsidRPr="004505C1">
        <w:t xml:space="preserve"> Прокладку напорных и самотечных труб</w:t>
      </w:r>
      <w:r w:rsidR="00AF3A02" w:rsidRPr="004505C1">
        <w:t>опроводов канализации и их выпусков следует</w:t>
      </w:r>
      <w:r w:rsidR="00365D98" w:rsidRPr="004505C1">
        <w:t xml:space="preserve"> предусматривать с учетом </w:t>
      </w:r>
      <w:r w:rsidR="00FF072F" w:rsidRPr="004505C1">
        <w:t xml:space="preserve">СП 21.13330 и </w:t>
      </w:r>
      <w:r w:rsidR="00365D98" w:rsidRPr="004505C1">
        <w:t>требований</w:t>
      </w:r>
      <w:r w:rsidR="00AF3A02" w:rsidRPr="004505C1">
        <w:t xml:space="preserve"> к внутреннему водопроводу,</w:t>
      </w:r>
      <w:r w:rsidR="00365D98" w:rsidRPr="004505C1">
        <w:t xml:space="preserve"> приве</w:t>
      </w:r>
      <w:r w:rsidR="00CB5AB5" w:rsidRPr="004505C1">
        <w:t>денных в разделе 15</w:t>
      </w:r>
      <w:r w:rsidR="00365D98" w:rsidRPr="004505C1">
        <w:t>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397D21" w:rsidRPr="004505C1">
        <w:t>.</w:t>
      </w:r>
      <w:r w:rsidR="003712AC" w:rsidRPr="004505C1">
        <w:t>2</w:t>
      </w:r>
      <w:r w:rsidR="00397D21" w:rsidRPr="004505C1">
        <w:t>.2</w:t>
      </w:r>
      <w:r w:rsidR="00365D98" w:rsidRPr="004505C1">
        <w:t xml:space="preserve"> Стыковые соединения труб следует выполнять на резиновых уплотнительных кольцах.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397D21" w:rsidRPr="004505C1">
        <w:t>.</w:t>
      </w:r>
      <w:r w:rsidR="003712AC" w:rsidRPr="004505C1">
        <w:t>2</w:t>
      </w:r>
      <w:r w:rsidR="00397D21" w:rsidRPr="004505C1">
        <w:t>.3</w:t>
      </w:r>
      <w:r w:rsidR="00365D98" w:rsidRPr="004505C1">
        <w:t xml:space="preserve"> </w:t>
      </w:r>
      <w:r w:rsidR="00397D21" w:rsidRPr="004505C1">
        <w:t>Трубопроводы в</w:t>
      </w:r>
      <w:r w:rsidR="00365D98" w:rsidRPr="004505C1">
        <w:t>нутренн</w:t>
      </w:r>
      <w:r w:rsidR="00397D21" w:rsidRPr="004505C1">
        <w:t>их водостоков</w:t>
      </w:r>
      <w:r w:rsidR="00365D98" w:rsidRPr="004505C1">
        <w:t xml:space="preserve"> след</w:t>
      </w:r>
      <w:r w:rsidR="00397D21" w:rsidRPr="004505C1">
        <w:t>ует предусматривать подвесными.</w:t>
      </w:r>
      <w:r w:rsidR="00365D98" w:rsidRPr="004505C1">
        <w:t xml:space="preserve"> </w:t>
      </w:r>
      <w:r w:rsidR="00397D21" w:rsidRPr="004505C1">
        <w:t xml:space="preserve">Если по </w:t>
      </w:r>
      <w:r w:rsidR="00365D98" w:rsidRPr="004505C1">
        <w:t>требованиям технологии производства устройство подвесных водостоков невозможно, допускается принимать их прокладку в соот</w:t>
      </w:r>
      <w:r w:rsidR="00CB5AB5" w:rsidRPr="004505C1">
        <w:t>ветствии с разделом 15</w:t>
      </w:r>
      <w:r w:rsidR="00365D98" w:rsidRPr="004505C1">
        <w:t>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397D21" w:rsidRPr="004505C1">
        <w:t>.</w:t>
      </w:r>
      <w:r w:rsidR="003712AC" w:rsidRPr="004505C1">
        <w:t>2</w:t>
      </w:r>
      <w:r w:rsidR="00397D21" w:rsidRPr="004505C1">
        <w:t>.4</w:t>
      </w:r>
      <w:r w:rsidR="00365D98" w:rsidRPr="004505C1">
        <w:t xml:space="preserve"> При наличии в районе строительства наружной </w:t>
      </w:r>
      <w:r w:rsidR="002E409E" w:rsidRPr="004505C1">
        <w:t>системы водоотведения поверхностного стока</w:t>
      </w:r>
      <w:r w:rsidR="00397D21" w:rsidRPr="004505C1">
        <w:t xml:space="preserve"> выпуски </w:t>
      </w:r>
      <w:r w:rsidR="00365D98" w:rsidRPr="004505C1">
        <w:t>систем</w:t>
      </w:r>
      <w:r w:rsidR="00397D21" w:rsidRPr="004505C1">
        <w:t>ы водостоков</w:t>
      </w:r>
      <w:r w:rsidR="00365D98" w:rsidRPr="004505C1">
        <w:t xml:space="preserve"> следует предусматривать согласно требованиям к выпускам </w:t>
      </w:r>
      <w:r w:rsidR="00397D21" w:rsidRPr="004505C1">
        <w:t xml:space="preserve">системы </w:t>
      </w:r>
      <w:r w:rsidR="002E409E" w:rsidRPr="004505C1">
        <w:t>водоотведения</w:t>
      </w:r>
      <w:r w:rsidR="00365D98" w:rsidRPr="004505C1">
        <w:t>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397D21" w:rsidRPr="004505C1">
        <w:t>.</w:t>
      </w:r>
      <w:r w:rsidR="003712AC" w:rsidRPr="004505C1">
        <w:t>2</w:t>
      </w:r>
      <w:r w:rsidR="00397D21" w:rsidRPr="004505C1">
        <w:t>.5</w:t>
      </w:r>
      <w:r w:rsidR="00365D98" w:rsidRPr="004505C1">
        <w:t xml:space="preserve"> </w:t>
      </w:r>
      <w:r w:rsidR="003712AC" w:rsidRPr="004505C1">
        <w:t>П</w:t>
      </w:r>
      <w:r w:rsidR="00365D98" w:rsidRPr="004505C1">
        <w:t>рокладывать в одном канале выпуски водостока с другими системами</w:t>
      </w:r>
      <w:r w:rsidR="002E409E" w:rsidRPr="004505C1">
        <w:t xml:space="preserve"> водоотведения</w:t>
      </w:r>
      <w:r w:rsidR="00365D98" w:rsidRPr="004505C1">
        <w:t>, кроме системы, отводящей незагрязненные сточные воды</w:t>
      </w:r>
      <w:r w:rsidR="003712AC" w:rsidRPr="004505C1">
        <w:t>, не допускается</w:t>
      </w:r>
      <w:r w:rsidR="00365D98" w:rsidRPr="004505C1">
        <w:t>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397D21" w:rsidRPr="004505C1">
        <w:t>.</w:t>
      </w:r>
      <w:r w:rsidR="003712AC" w:rsidRPr="004505C1">
        <w:t>2</w:t>
      </w:r>
      <w:r w:rsidR="00397D21" w:rsidRPr="004505C1">
        <w:t>.6</w:t>
      </w:r>
      <w:r w:rsidR="00365D98" w:rsidRPr="004505C1">
        <w:t xml:space="preserve"> При отсутствии в районе строительства </w:t>
      </w:r>
      <w:r w:rsidR="002E409E" w:rsidRPr="004505C1">
        <w:t xml:space="preserve">систем водоотведения </w:t>
      </w:r>
      <w:r w:rsidR="00381B1E" w:rsidRPr="004505C1">
        <w:t>допускается</w:t>
      </w:r>
      <w:r w:rsidR="00365D98" w:rsidRPr="004505C1">
        <w:t xml:space="preserve"> предусматривать выпуск из внутренних водостоков в открытые водонепроницаемые лотки.</w:t>
      </w:r>
      <w:r w:rsidR="00381B1E" w:rsidRPr="004505C1">
        <w:t xml:space="preserve"> </w:t>
      </w:r>
      <w:r w:rsidR="00365D98" w:rsidRPr="004505C1">
        <w:t>Под лотками следует предусматривать уплотнение грунта на глубину 0,2‒0,3 м.</w:t>
      </w:r>
    </w:p>
    <w:p w:rsidR="00010E4D" w:rsidRPr="004505C1" w:rsidRDefault="00365D98" w:rsidP="00142FBE">
      <w:pPr>
        <w:ind w:firstLine="709"/>
        <w:jc w:val="both"/>
        <w:rPr>
          <w:b/>
        </w:rPr>
      </w:pPr>
      <w:r w:rsidRPr="004505C1">
        <w:t>Лотки под тротуарами и проезжей частью автомобильных дорог следует перекрывать железобетонными плитами.</w:t>
      </w:r>
      <w:bookmarkStart w:id="61" w:name="_Toc35775104"/>
    </w:p>
    <w:p w:rsidR="00365D98" w:rsidRPr="004505C1" w:rsidRDefault="00381B1E" w:rsidP="00142FBE">
      <w:pPr>
        <w:spacing w:before="120" w:after="120"/>
        <w:ind w:firstLine="709"/>
        <w:jc w:val="both"/>
        <w:rPr>
          <w:b/>
        </w:rPr>
      </w:pPr>
      <w:r w:rsidRPr="004505C1">
        <w:rPr>
          <w:b/>
        </w:rPr>
        <w:t>2</w:t>
      </w:r>
      <w:r w:rsidR="001D258B" w:rsidRPr="004505C1">
        <w:rPr>
          <w:b/>
        </w:rPr>
        <w:t>2</w:t>
      </w:r>
      <w:r w:rsidRPr="004505C1">
        <w:rPr>
          <w:b/>
        </w:rPr>
        <w:t>.</w:t>
      </w:r>
      <w:r w:rsidR="003712AC" w:rsidRPr="004505C1">
        <w:rPr>
          <w:b/>
        </w:rPr>
        <w:t>3</w:t>
      </w:r>
      <w:r w:rsidRPr="004505C1">
        <w:rPr>
          <w:b/>
        </w:rPr>
        <w:t xml:space="preserve"> </w:t>
      </w:r>
      <w:r w:rsidR="00365D98" w:rsidRPr="004505C1">
        <w:rPr>
          <w:b/>
        </w:rPr>
        <w:t>Сейсмические районы</w:t>
      </w:r>
      <w:bookmarkEnd w:id="61"/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381B1E" w:rsidRPr="004505C1">
        <w:t>.</w:t>
      </w:r>
      <w:r w:rsidR="005809A0" w:rsidRPr="004505C1">
        <w:t>3</w:t>
      </w:r>
      <w:r w:rsidR="00381B1E" w:rsidRPr="004505C1">
        <w:t>.1</w:t>
      </w:r>
      <w:r w:rsidR="00365D98" w:rsidRPr="004505C1">
        <w:t xml:space="preserve"> Жесткая заделка трубопровода в кладке стен и в фундаментах не допускается. При пропуске труб </w:t>
      </w:r>
      <w:r w:rsidR="00381B1E" w:rsidRPr="004505C1">
        <w:t>через стены и фундаменты зданий должен</w:t>
      </w:r>
      <w:r w:rsidR="00365D98" w:rsidRPr="004505C1">
        <w:t xml:space="preserve"> обеспечиваться зазор не менее 0,2 м. Зазор должен заполняться эластичным водо- и газонепро</w:t>
      </w:r>
      <w:r w:rsidR="00381B1E" w:rsidRPr="004505C1">
        <w:t>ницаемым материалом</w:t>
      </w:r>
      <w:r w:rsidR="00365D98" w:rsidRPr="004505C1">
        <w:t>.</w:t>
      </w:r>
    </w:p>
    <w:p w:rsidR="006D44BB" w:rsidRDefault="006D44BB" w:rsidP="006D44BB">
      <w:pPr>
        <w:ind w:firstLine="709"/>
        <w:jc w:val="both"/>
      </w:pPr>
      <w:r>
        <w:lastRenderedPageBreak/>
        <w:t>22.3.2 Самотечные системы внутренней канализации и внутреннего водостока в каждой секции здания, ограниченной деформационными швами, следует предусматривать самостоятельными.</w:t>
      </w:r>
    </w:p>
    <w:p w:rsidR="00365D98" w:rsidRPr="004505C1" w:rsidRDefault="006D44BB" w:rsidP="006D44BB">
      <w:pPr>
        <w:ind w:firstLine="709"/>
        <w:jc w:val="both"/>
      </w:pPr>
      <w:r>
        <w:t>Внутри зданий в местах пересечения напорными трубопроводами внутренней канализации и внутреннего водостока деформационных швов на трубопроводах следует предусматривать установку компенсаторов, обеспечивающих компенсацию осевых, угловых, сдвиговых перемещений.</w:t>
      </w:r>
    </w:p>
    <w:p w:rsidR="00365D98" w:rsidRPr="004505C1" w:rsidRDefault="00365D98" w:rsidP="00142FBE">
      <w:pPr>
        <w:ind w:firstLine="709"/>
        <w:jc w:val="both"/>
      </w:pPr>
      <w:r w:rsidRPr="004505C1">
        <w:t>Укладку труб под фундаменты зданий следует предусматривать в футлярах из с</w:t>
      </w:r>
      <w:r w:rsidR="00CB34DE" w:rsidRPr="004505C1">
        <w:t>тальных труб,</w:t>
      </w:r>
      <w:r w:rsidRPr="004505C1">
        <w:t xml:space="preserve"> при этом расстояние между верхом футляра и подошвой фундамента должно быть не менее 0,2 м.</w:t>
      </w:r>
    </w:p>
    <w:p w:rsidR="006D44BB" w:rsidRPr="004505C1" w:rsidRDefault="006D44BB" w:rsidP="006D44BB">
      <w:pPr>
        <w:pStyle w:val="formattext"/>
        <w:spacing w:before="0" w:after="0"/>
        <w:ind w:firstLine="709"/>
        <w:jc w:val="both"/>
      </w:pPr>
      <w:r w:rsidRPr="00E227BF">
        <w:rPr>
          <w:b/>
        </w:rPr>
        <w:t>(Измененная редакция, Изм. № 2).</w:t>
      </w:r>
    </w:p>
    <w:p w:rsidR="0019713E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381B1E" w:rsidRPr="004505C1">
        <w:t>.</w:t>
      </w:r>
      <w:r w:rsidR="005809A0" w:rsidRPr="004505C1">
        <w:t>3</w:t>
      </w:r>
      <w:r w:rsidR="00381B1E" w:rsidRPr="004505C1">
        <w:t>.3</w:t>
      </w:r>
      <w:r w:rsidR="00365D98" w:rsidRPr="004505C1">
        <w:t xml:space="preserve"> </w:t>
      </w:r>
      <w:r w:rsidR="0019713E" w:rsidRPr="004505C1">
        <w:t>Для стыковых</w:t>
      </w:r>
      <w:r w:rsidR="00365D98" w:rsidRPr="004505C1">
        <w:t xml:space="preserve"> соединени</w:t>
      </w:r>
      <w:r w:rsidR="00B3717D" w:rsidRPr="004505C1">
        <w:t>й</w:t>
      </w:r>
      <w:r w:rsidR="00365D98" w:rsidRPr="004505C1">
        <w:t xml:space="preserve"> раструбных труб и труб, соединяемых на муфтах, прокладываемы</w:t>
      </w:r>
      <w:r w:rsidR="00B3717D" w:rsidRPr="004505C1">
        <w:t>х</w:t>
      </w:r>
      <w:r w:rsidR="005809A0" w:rsidRPr="004505C1">
        <w:t xml:space="preserve"> в районах с сейсмичностью 8‒</w:t>
      </w:r>
      <w:r w:rsidR="00365D98" w:rsidRPr="004505C1">
        <w:t xml:space="preserve">9 баллов, </w:t>
      </w:r>
      <w:r w:rsidR="0019713E" w:rsidRPr="004505C1">
        <w:t xml:space="preserve">следует применять </w:t>
      </w:r>
      <w:r w:rsidR="00014FCB" w:rsidRPr="004505C1">
        <w:t xml:space="preserve">эластичные </w:t>
      </w:r>
      <w:r w:rsidR="0019713E" w:rsidRPr="004505C1">
        <w:t>уплотнительные кольца</w:t>
      </w:r>
      <w:r w:rsidR="0071123F" w:rsidRPr="004505C1">
        <w:t xml:space="preserve">, </w:t>
      </w:r>
      <w:r w:rsidR="00FF072F" w:rsidRPr="004505C1">
        <w:t xml:space="preserve">а также </w:t>
      </w:r>
      <w:r w:rsidR="0071123F" w:rsidRPr="004505C1">
        <w:t>раструбы</w:t>
      </w:r>
      <w:r w:rsidR="00014FCB" w:rsidRPr="004505C1">
        <w:t xml:space="preserve"> и </w:t>
      </w:r>
      <w:r w:rsidR="0071123F" w:rsidRPr="004505C1">
        <w:t>патрубки</w:t>
      </w:r>
      <w:r w:rsidR="0019713E" w:rsidRPr="004505C1">
        <w:t>, ко</w:t>
      </w:r>
      <w:r w:rsidR="00FF072F" w:rsidRPr="004505C1">
        <w:t>мпенсирующие</w:t>
      </w:r>
      <w:r w:rsidR="00CB5AB5" w:rsidRPr="004505C1">
        <w:t xml:space="preserve"> </w:t>
      </w:r>
      <w:r w:rsidR="00FF072F" w:rsidRPr="004505C1">
        <w:t xml:space="preserve">изменения положения труб при </w:t>
      </w:r>
      <w:r w:rsidR="00CB5AB5" w:rsidRPr="004505C1">
        <w:t>просадк</w:t>
      </w:r>
      <w:r w:rsidR="00FF072F" w:rsidRPr="004505C1">
        <w:t>ах</w:t>
      </w:r>
      <w:r w:rsidR="00CB5AB5" w:rsidRPr="004505C1">
        <w:t xml:space="preserve"> здания.</w:t>
      </w:r>
    </w:p>
    <w:p w:rsidR="00365D98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19713E" w:rsidRPr="004505C1">
        <w:t>.</w:t>
      </w:r>
      <w:r w:rsidR="005809A0" w:rsidRPr="004505C1">
        <w:t>3</w:t>
      </w:r>
      <w:r w:rsidR="0019713E" w:rsidRPr="004505C1">
        <w:t>.4 В местах поворота стояков</w:t>
      </w:r>
      <w:r w:rsidR="00365D98" w:rsidRPr="004505C1">
        <w:t xml:space="preserve"> из вертикального в горизонтальное положение следует предусматривать </w:t>
      </w:r>
      <w:r w:rsidR="006E4AEF">
        <w:t>упоры из бетона, железобетона или аналогичных материалов</w:t>
      </w:r>
      <w:r w:rsidR="00365D98" w:rsidRPr="004505C1">
        <w:t>.</w:t>
      </w:r>
    </w:p>
    <w:p w:rsidR="006E4AEF" w:rsidRPr="004505C1" w:rsidRDefault="006E4AEF" w:rsidP="00142FBE">
      <w:pPr>
        <w:ind w:firstLine="709"/>
        <w:jc w:val="both"/>
      </w:pPr>
      <w:r w:rsidRPr="006E4AEF">
        <w:rPr>
          <w:b/>
          <w:bCs/>
        </w:rPr>
        <w:t>(Измененная редакция, Изм. № 3).</w:t>
      </w:r>
    </w:p>
    <w:p w:rsidR="00365D98" w:rsidRPr="004505C1" w:rsidRDefault="007872A5" w:rsidP="00142FBE">
      <w:pPr>
        <w:spacing w:before="120" w:after="120"/>
        <w:ind w:firstLine="709"/>
        <w:jc w:val="both"/>
        <w:rPr>
          <w:b/>
        </w:rPr>
      </w:pPr>
      <w:bookmarkStart w:id="62" w:name="_Toc35775105"/>
      <w:r w:rsidRPr="004505C1">
        <w:rPr>
          <w:b/>
        </w:rPr>
        <w:t>2</w:t>
      </w:r>
      <w:r w:rsidR="001D258B" w:rsidRPr="004505C1">
        <w:rPr>
          <w:b/>
        </w:rPr>
        <w:t>2</w:t>
      </w:r>
      <w:r w:rsidRPr="004505C1">
        <w:rPr>
          <w:b/>
        </w:rPr>
        <w:t>.</w:t>
      </w:r>
      <w:r w:rsidR="005809A0" w:rsidRPr="004505C1">
        <w:rPr>
          <w:b/>
        </w:rPr>
        <w:t>4</w:t>
      </w:r>
      <w:r w:rsidRPr="004505C1">
        <w:rPr>
          <w:b/>
        </w:rPr>
        <w:t xml:space="preserve"> </w:t>
      </w:r>
      <w:r w:rsidR="00365D98" w:rsidRPr="004505C1">
        <w:rPr>
          <w:b/>
        </w:rPr>
        <w:t>Подрабатываемые территории</w:t>
      </w:r>
      <w:bookmarkEnd w:id="62"/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5809A0" w:rsidRPr="004505C1">
        <w:t>4</w:t>
      </w:r>
      <w:r w:rsidR="007872A5" w:rsidRPr="004505C1">
        <w:t>.1</w:t>
      </w:r>
      <w:r w:rsidR="00061840" w:rsidRPr="004505C1">
        <w:t xml:space="preserve"> При проектировании</w:t>
      </w:r>
      <w:r w:rsidR="00365D98" w:rsidRPr="004505C1">
        <w:t xml:space="preserve"> </w:t>
      </w:r>
      <w:r w:rsidR="00061840" w:rsidRPr="004505C1">
        <w:t xml:space="preserve">внутренних </w:t>
      </w:r>
      <w:r w:rsidR="00365D98" w:rsidRPr="004505C1">
        <w:t xml:space="preserve">сетей </w:t>
      </w:r>
      <w:r w:rsidR="002E409E" w:rsidRPr="004505C1">
        <w:t>водоотведения</w:t>
      </w:r>
      <w:r w:rsidR="00365D98" w:rsidRPr="004505C1">
        <w:t xml:space="preserve"> и водостоков следует с</w:t>
      </w:r>
      <w:r w:rsidR="00A9262B" w:rsidRPr="004505C1">
        <w:t>облюдать</w:t>
      </w:r>
      <w:r w:rsidR="00CB5AB5" w:rsidRPr="004505C1">
        <w:t xml:space="preserve"> требования 15.3.1</w:t>
      </w:r>
      <w:r w:rsidR="00D82A3A" w:rsidRPr="004505C1">
        <w:t>–</w:t>
      </w:r>
      <w:r w:rsidR="00CB5AB5" w:rsidRPr="004505C1">
        <w:t>15</w:t>
      </w:r>
      <w:r w:rsidR="00061840" w:rsidRPr="004505C1">
        <w:t>.3.6</w:t>
      </w:r>
      <w:r w:rsidR="00D63A7F" w:rsidRPr="004505C1">
        <w:t>,</w:t>
      </w:r>
      <w:r w:rsidR="00CB5AB5" w:rsidRPr="004505C1">
        <w:t xml:space="preserve"> 15.3.12, 15</w:t>
      </w:r>
      <w:r w:rsidR="00061840" w:rsidRPr="004505C1">
        <w:t>.3.14.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5809A0" w:rsidRPr="004505C1">
        <w:t>4</w:t>
      </w:r>
      <w:r w:rsidR="007872A5" w:rsidRPr="004505C1">
        <w:t>.2</w:t>
      </w:r>
      <w:r w:rsidR="00365D98" w:rsidRPr="004505C1">
        <w:t xml:space="preserve"> Выпуски канализации и водостоков из зданий и сооружений, возводимых на подрабатываемых территориях групп</w:t>
      </w:r>
      <w:r w:rsidR="00D82A3A" w:rsidRPr="004505C1">
        <w:t xml:space="preserve"> I–IV</w:t>
      </w:r>
      <w:r w:rsidR="005809A0" w:rsidRPr="004505C1">
        <w:t xml:space="preserve"> (СП 21.13330)</w:t>
      </w:r>
      <w:r w:rsidR="00365D98" w:rsidRPr="004505C1">
        <w:t xml:space="preserve">, а также на территориях групп </w:t>
      </w:r>
      <w:r w:rsidR="00365D98" w:rsidRPr="004505C1">
        <w:rPr>
          <w:lang w:val="en-US"/>
        </w:rPr>
        <w:t>I</w:t>
      </w:r>
      <w:r w:rsidR="00365D98" w:rsidRPr="004505C1">
        <w:t>к</w:t>
      </w:r>
      <w:r w:rsidR="00D82A3A" w:rsidRPr="004505C1">
        <w:t>–</w:t>
      </w:r>
      <w:r w:rsidR="00365D98" w:rsidRPr="004505C1">
        <w:rPr>
          <w:lang w:val="en-US"/>
        </w:rPr>
        <w:t>IV</w:t>
      </w:r>
      <w:r w:rsidR="00436F63" w:rsidRPr="004505C1">
        <w:t xml:space="preserve">к </w:t>
      </w:r>
      <w:r w:rsidR="00D97F60" w:rsidRPr="004505C1">
        <w:t xml:space="preserve">следует </w:t>
      </w:r>
      <w:r w:rsidR="00436F63" w:rsidRPr="004505C1">
        <w:t xml:space="preserve">выполнять из </w:t>
      </w:r>
      <w:r w:rsidR="005809A0" w:rsidRPr="004505C1">
        <w:t>высокопрочного чугуна с шаровидным графитом</w:t>
      </w:r>
      <w:r w:rsidR="00D97F60" w:rsidRPr="004505C1">
        <w:t xml:space="preserve"> и полимерных </w:t>
      </w:r>
      <w:r w:rsidR="00436F63" w:rsidRPr="004505C1">
        <w:t>труб</w:t>
      </w:r>
      <w:r w:rsidR="00000B97" w:rsidRPr="004505C1">
        <w:t>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5809A0" w:rsidRPr="004505C1">
        <w:t>4</w:t>
      </w:r>
      <w:r w:rsidR="007872A5" w:rsidRPr="004505C1">
        <w:t>.3</w:t>
      </w:r>
      <w:r w:rsidR="00365D98" w:rsidRPr="004505C1">
        <w:t xml:space="preserve"> Уклоны выпусков и труб</w:t>
      </w:r>
      <w:r w:rsidR="0015092D" w:rsidRPr="004505C1">
        <w:t xml:space="preserve"> </w:t>
      </w:r>
      <w:r w:rsidR="002E409E" w:rsidRPr="004505C1">
        <w:t xml:space="preserve">систем </w:t>
      </w:r>
      <w:r w:rsidR="0015092D" w:rsidRPr="004505C1">
        <w:t>внутренне</w:t>
      </w:r>
      <w:r w:rsidR="002E409E" w:rsidRPr="004505C1">
        <w:t>го</w:t>
      </w:r>
      <w:r w:rsidR="0015092D" w:rsidRPr="004505C1">
        <w:t xml:space="preserve"> </w:t>
      </w:r>
      <w:r w:rsidR="002E409E" w:rsidRPr="004505C1">
        <w:t>водоотведения</w:t>
      </w:r>
      <w:r w:rsidR="00365D98" w:rsidRPr="004505C1">
        <w:t xml:space="preserve"> зданий следует назначать с учетом ожидаемой осадки земной поверхности.</w:t>
      </w:r>
    </w:p>
    <w:p w:rsidR="00D97F60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4</w:t>
      </w:r>
      <w:r w:rsidR="007872A5" w:rsidRPr="004505C1">
        <w:t>.4</w:t>
      </w:r>
      <w:r w:rsidR="00365D98" w:rsidRPr="004505C1">
        <w:t xml:space="preserve"> Стыковые соединения трубопроводов </w:t>
      </w:r>
      <w:r w:rsidR="002E409E" w:rsidRPr="004505C1">
        <w:t xml:space="preserve">системы </w:t>
      </w:r>
      <w:r w:rsidR="00365D98" w:rsidRPr="004505C1">
        <w:t>внутренне</w:t>
      </w:r>
      <w:r w:rsidR="002E409E" w:rsidRPr="004505C1">
        <w:t>го</w:t>
      </w:r>
      <w:r w:rsidR="00365D98" w:rsidRPr="004505C1">
        <w:t xml:space="preserve"> </w:t>
      </w:r>
      <w:r w:rsidR="002E409E" w:rsidRPr="004505C1">
        <w:t>водоотведения</w:t>
      </w:r>
      <w:r w:rsidR="00365D98" w:rsidRPr="004505C1">
        <w:t xml:space="preserve"> следует выполнять подвижными за счет применения эластичных</w:t>
      </w:r>
      <w:r w:rsidR="00D97F60" w:rsidRPr="004505C1">
        <w:t xml:space="preserve"> уплотнений</w:t>
      </w:r>
      <w:r w:rsidR="00365D98" w:rsidRPr="004505C1">
        <w:t>.</w:t>
      </w:r>
      <w:r w:rsidR="002F3B02" w:rsidRPr="004505C1">
        <w:t xml:space="preserve"> В зданиях, защищаемых по жесткой конструктивной схеме, допускается предусматривать жесткую заделку стыковых соединений.</w:t>
      </w:r>
      <w:r w:rsidR="00365D98" w:rsidRPr="004505C1">
        <w:t xml:space="preserve"> 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4</w:t>
      </w:r>
      <w:r w:rsidR="007872A5" w:rsidRPr="004505C1">
        <w:t>.5</w:t>
      </w:r>
      <w:r w:rsidR="00365D98" w:rsidRPr="004505C1">
        <w:t xml:space="preserve"> </w:t>
      </w:r>
      <w:r w:rsidR="00D82A3A" w:rsidRPr="004505C1">
        <w:t>П</w:t>
      </w:r>
      <w:r w:rsidR="00365D98" w:rsidRPr="004505C1">
        <w:t xml:space="preserve">ересечение трубопроводами </w:t>
      </w:r>
      <w:r w:rsidR="00000B97" w:rsidRPr="004505C1">
        <w:t xml:space="preserve">внутренней канализации </w:t>
      </w:r>
      <w:r w:rsidR="00365D98" w:rsidRPr="004505C1">
        <w:t>деформационных швов зданий</w:t>
      </w:r>
      <w:r w:rsidR="00D82A3A" w:rsidRPr="004505C1">
        <w:t xml:space="preserve"> не допускается</w:t>
      </w:r>
      <w:r w:rsidR="00365D98" w:rsidRPr="004505C1">
        <w:t>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4</w:t>
      </w:r>
      <w:r w:rsidR="007872A5" w:rsidRPr="004505C1">
        <w:t>.6</w:t>
      </w:r>
      <w:r w:rsidR="00365D98" w:rsidRPr="004505C1">
        <w:t xml:space="preserve"> </w:t>
      </w:r>
      <w:r w:rsidR="00D82A3A" w:rsidRPr="004505C1">
        <w:t>С</w:t>
      </w:r>
      <w:r w:rsidR="00365D98" w:rsidRPr="004505C1">
        <w:t>крытая прокладка труб</w:t>
      </w:r>
      <w:r w:rsidR="002E409E" w:rsidRPr="004505C1">
        <w:t xml:space="preserve"> системы внутреннего водоотведения</w:t>
      </w:r>
      <w:r w:rsidR="00365D98" w:rsidRPr="004505C1">
        <w:t xml:space="preserve"> в бороздах и штр</w:t>
      </w:r>
      <w:r w:rsidR="00000B97" w:rsidRPr="004505C1">
        <w:t>а</w:t>
      </w:r>
      <w:r w:rsidR="00365D98" w:rsidRPr="004505C1">
        <w:t>бах стен здания, защищаемого по податливой конструктивной схеме</w:t>
      </w:r>
      <w:r w:rsidR="00D82A3A" w:rsidRPr="004505C1">
        <w:t>, не допускается</w:t>
      </w:r>
      <w:r w:rsidR="00365D98" w:rsidRPr="004505C1">
        <w:t>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4</w:t>
      </w:r>
      <w:r w:rsidR="007872A5" w:rsidRPr="004505C1">
        <w:t>.7</w:t>
      </w:r>
      <w:r w:rsidR="00365D98" w:rsidRPr="004505C1">
        <w:t xml:space="preserve"> Для </w:t>
      </w:r>
      <w:r w:rsidR="002E409E" w:rsidRPr="004505C1">
        <w:t>системы внутреннего водоотведения</w:t>
      </w:r>
      <w:r w:rsidR="00365D98" w:rsidRPr="004505C1">
        <w:t xml:space="preserve"> зданий предпочтение следует отдавать трубам и соединительным частям из полимерных материалов.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4</w:t>
      </w:r>
      <w:r w:rsidR="007872A5" w:rsidRPr="004505C1">
        <w:t>.8</w:t>
      </w:r>
      <w:r w:rsidR="00365D98" w:rsidRPr="004505C1">
        <w:t xml:space="preserve"> При защите здания в процессе его эксплуатации методом выравнивания трубопроводы </w:t>
      </w:r>
      <w:r w:rsidR="002E409E" w:rsidRPr="004505C1">
        <w:t>системы внутреннего водоотведения</w:t>
      </w:r>
      <w:r w:rsidR="00365D98" w:rsidRPr="004505C1">
        <w:t>, прокладываемые в подвалах или</w:t>
      </w:r>
      <w:r w:rsidR="0015092D" w:rsidRPr="004505C1">
        <w:t xml:space="preserve"> подпольях, не должны ограничивать</w:t>
      </w:r>
      <w:r w:rsidR="00365D98" w:rsidRPr="004505C1">
        <w:t xml:space="preserve"> выполнение работ по выравниванию здания.</w:t>
      </w:r>
      <w:bookmarkStart w:id="63" w:name="_Toc35775106"/>
    </w:p>
    <w:p w:rsidR="00365D98" w:rsidRPr="004505C1" w:rsidRDefault="007872A5" w:rsidP="00142FBE">
      <w:pPr>
        <w:spacing w:before="120" w:after="120"/>
        <w:ind w:firstLine="709"/>
        <w:jc w:val="both"/>
        <w:rPr>
          <w:b/>
        </w:rPr>
      </w:pPr>
      <w:r w:rsidRPr="004505C1">
        <w:rPr>
          <w:b/>
        </w:rPr>
        <w:t>2</w:t>
      </w:r>
      <w:r w:rsidR="001D258B" w:rsidRPr="004505C1">
        <w:rPr>
          <w:b/>
        </w:rPr>
        <w:t>2</w:t>
      </w:r>
      <w:r w:rsidRPr="004505C1">
        <w:rPr>
          <w:b/>
        </w:rPr>
        <w:t>.</w:t>
      </w:r>
      <w:r w:rsidR="00483658" w:rsidRPr="004505C1">
        <w:rPr>
          <w:b/>
        </w:rPr>
        <w:t>5</w:t>
      </w:r>
      <w:r w:rsidRPr="004505C1">
        <w:rPr>
          <w:b/>
        </w:rPr>
        <w:t xml:space="preserve"> </w:t>
      </w:r>
      <w:r w:rsidR="00BF20C5" w:rsidRPr="004505C1">
        <w:rPr>
          <w:b/>
        </w:rPr>
        <w:t>Многолетнемерзлые</w:t>
      </w:r>
      <w:r w:rsidR="00365D98" w:rsidRPr="004505C1">
        <w:rPr>
          <w:b/>
        </w:rPr>
        <w:t xml:space="preserve"> грунты</w:t>
      </w:r>
      <w:bookmarkEnd w:id="63"/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5</w:t>
      </w:r>
      <w:r w:rsidR="007872A5" w:rsidRPr="004505C1">
        <w:t>.1</w:t>
      </w:r>
      <w:r w:rsidR="00365D98" w:rsidRPr="004505C1">
        <w:t xml:space="preserve"> Внутренние водостоки следует предусматривать с открытым выпуском.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5</w:t>
      </w:r>
      <w:r w:rsidR="007872A5" w:rsidRPr="004505C1">
        <w:t>.2</w:t>
      </w:r>
      <w:r w:rsidR="00365D98" w:rsidRPr="004505C1">
        <w:t xml:space="preserve"> Т</w:t>
      </w:r>
      <w:r w:rsidR="00985D47" w:rsidRPr="004505C1">
        <w:t>ранспортируемые стоки</w:t>
      </w:r>
      <w:r w:rsidR="00365D98" w:rsidRPr="004505C1">
        <w:t xml:space="preserve"> следует предохра</w:t>
      </w:r>
      <w:r w:rsidR="00985D47" w:rsidRPr="004505C1">
        <w:t xml:space="preserve">нять от замерзания при </w:t>
      </w:r>
      <w:r w:rsidR="00365D98" w:rsidRPr="004505C1">
        <w:t>эксплуатационных и аварийных режимах.</w:t>
      </w:r>
    </w:p>
    <w:p w:rsidR="00365D98" w:rsidRPr="004505C1" w:rsidRDefault="00365D98" w:rsidP="00142FBE">
      <w:pPr>
        <w:ind w:firstLine="709"/>
        <w:jc w:val="both"/>
      </w:pPr>
      <w:r w:rsidRPr="004505C1">
        <w:t>Подогрев канализационных стоков в случае необходимости допускается обеспечивать дополнительным сбросом водопроводной воды.</w:t>
      </w:r>
    </w:p>
    <w:p w:rsidR="00365D98" w:rsidRPr="00B67224" w:rsidRDefault="00082CDB" w:rsidP="00142FBE">
      <w:pPr>
        <w:pStyle w:val="32"/>
        <w:spacing w:before="120" w:after="120"/>
        <w:ind w:firstLine="709"/>
        <w:rPr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t>Примечание</w:t>
      </w:r>
      <w:r w:rsidRPr="00B67224">
        <w:rPr>
          <w:rStyle w:val="a5"/>
          <w:bCs/>
          <w:i w:val="0"/>
          <w:spacing w:val="20"/>
          <w:sz w:val="20"/>
          <w:szCs w:val="20"/>
        </w:rPr>
        <w:t xml:space="preserve"> </w:t>
      </w:r>
      <w:r w:rsidRPr="00B67224">
        <w:rPr>
          <w:bCs/>
          <w:spacing w:val="40"/>
          <w:sz w:val="20"/>
          <w:szCs w:val="20"/>
        </w:rPr>
        <w:t>‒</w:t>
      </w:r>
      <w:r w:rsidRPr="00B67224">
        <w:rPr>
          <w:rStyle w:val="a5"/>
          <w:bCs/>
          <w:i w:val="0"/>
          <w:sz w:val="20"/>
          <w:szCs w:val="20"/>
        </w:rPr>
        <w:t xml:space="preserve"> </w:t>
      </w:r>
      <w:r w:rsidR="00365D98" w:rsidRPr="00B67224">
        <w:rPr>
          <w:sz w:val="20"/>
          <w:szCs w:val="20"/>
        </w:rPr>
        <w:t xml:space="preserve">Сброс водопроводной воды в </w:t>
      </w:r>
      <w:r w:rsidR="002E409E" w:rsidRPr="00B67224">
        <w:rPr>
          <w:sz w:val="20"/>
          <w:szCs w:val="20"/>
        </w:rPr>
        <w:t>системы внутреннего водоотведения</w:t>
      </w:r>
      <w:r w:rsidR="00365D98" w:rsidRPr="00B67224">
        <w:rPr>
          <w:sz w:val="20"/>
          <w:szCs w:val="20"/>
        </w:rPr>
        <w:t xml:space="preserve"> </w:t>
      </w:r>
      <w:r w:rsidR="00D521FB" w:rsidRPr="00B67224">
        <w:rPr>
          <w:sz w:val="20"/>
          <w:szCs w:val="20"/>
        </w:rPr>
        <w:t xml:space="preserve">у потребителей </w:t>
      </w:r>
      <w:r w:rsidR="00365D98" w:rsidRPr="00B67224">
        <w:rPr>
          <w:sz w:val="20"/>
          <w:szCs w:val="20"/>
        </w:rPr>
        <w:t>в концах тупиковых участков и на перемычках, не обеспечивающих надежной циркуляции, допускается на основании результатов технико-экономических расчетов, подтверждающих целесообразность такого решения</w:t>
      </w:r>
      <w:r w:rsidR="00483658" w:rsidRPr="00B67224">
        <w:rPr>
          <w:sz w:val="20"/>
          <w:szCs w:val="20"/>
        </w:rPr>
        <w:t>,</w:t>
      </w:r>
      <w:r w:rsidR="00365D98" w:rsidRPr="00B67224">
        <w:rPr>
          <w:sz w:val="20"/>
          <w:szCs w:val="20"/>
        </w:rPr>
        <w:t xml:space="preserve"> за счет увеличенного расхода воды.</w:t>
      </w:r>
    </w:p>
    <w:p w:rsidR="00365D98" w:rsidRPr="004505C1" w:rsidRDefault="00D73998" w:rsidP="00142FBE">
      <w:pPr>
        <w:ind w:firstLine="709"/>
        <w:jc w:val="both"/>
      </w:pPr>
      <w:r w:rsidRPr="004505C1">
        <w:lastRenderedPageBreak/>
        <w:t>2</w:t>
      </w:r>
      <w:r w:rsidR="001D258B" w:rsidRPr="004505C1">
        <w:t>2</w:t>
      </w:r>
      <w:r w:rsidR="007872A5" w:rsidRPr="004505C1">
        <w:t>.</w:t>
      </w:r>
      <w:r w:rsidR="00483658" w:rsidRPr="004505C1">
        <w:t>5</w:t>
      </w:r>
      <w:r w:rsidR="007872A5" w:rsidRPr="004505C1">
        <w:t>.3</w:t>
      </w:r>
      <w:r w:rsidR="002E409E" w:rsidRPr="004505C1">
        <w:t xml:space="preserve"> Системы внутреннего водоотведения</w:t>
      </w:r>
      <w:r w:rsidR="00365D98" w:rsidRPr="004505C1">
        <w:t xml:space="preserve"> следует оснащать комплектом приборов, обеспечивающих систематический контроль и автоматическое регулирование температурного и гидравлического режимов </w:t>
      </w:r>
      <w:r w:rsidR="00E60521" w:rsidRPr="004505C1">
        <w:t xml:space="preserve">работы </w:t>
      </w:r>
      <w:r w:rsidR="00365D98" w:rsidRPr="004505C1">
        <w:t>трубопроводов, а также температурного режима грунтов в основаниях трубопроводов.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5</w:t>
      </w:r>
      <w:r w:rsidR="007872A5" w:rsidRPr="004505C1">
        <w:t>.4</w:t>
      </w:r>
      <w:r w:rsidR="00365D98" w:rsidRPr="004505C1">
        <w:t xml:space="preserve"> </w:t>
      </w:r>
      <w:r w:rsidR="00483658" w:rsidRPr="004505C1">
        <w:t>Число</w:t>
      </w:r>
      <w:r w:rsidR="00D521FB" w:rsidRPr="004505C1">
        <w:t xml:space="preserve"> выпусков </w:t>
      </w:r>
      <w:r w:rsidR="002E409E" w:rsidRPr="004505C1">
        <w:t>системы внутреннего водоотведения</w:t>
      </w:r>
      <w:r w:rsidR="00D521FB" w:rsidRPr="004505C1">
        <w:t xml:space="preserve"> следует</w:t>
      </w:r>
      <w:r w:rsidR="00365D98" w:rsidRPr="004505C1">
        <w:t xml:space="preserve"> принимать минимальным </w:t>
      </w:r>
      <w:r w:rsidR="00D521FB" w:rsidRPr="004505C1">
        <w:t>при соблюдении следующих условий</w:t>
      </w:r>
      <w:r w:rsidR="00365D98" w:rsidRPr="004505C1">
        <w:t>:</w:t>
      </w:r>
    </w:p>
    <w:p w:rsidR="00DC13E6" w:rsidRPr="004505C1" w:rsidRDefault="00DC13E6" w:rsidP="00142FBE">
      <w:pPr>
        <w:ind w:firstLine="709"/>
        <w:jc w:val="both"/>
      </w:pPr>
      <w:r w:rsidRPr="004505C1">
        <w:t>- уклоны труб и каналов необходимо направлять от здания;</w:t>
      </w:r>
    </w:p>
    <w:p w:rsidR="00DC13E6" w:rsidRPr="004505C1" w:rsidRDefault="00DC13E6" w:rsidP="00142FBE">
      <w:pPr>
        <w:ind w:firstLine="709"/>
        <w:jc w:val="both"/>
      </w:pPr>
      <w:r w:rsidRPr="004505C1">
        <w:t>- в местах непосредственного примыкания каналов свайные фундаменты зданий следует заглублять на 2</w:t>
      </w:r>
      <w:r w:rsidR="00D82A3A" w:rsidRPr="004505C1">
        <w:t>–</w:t>
      </w:r>
      <w:r w:rsidRPr="004505C1">
        <w:t>3 м ниже расчетной величины.</w:t>
      </w:r>
    </w:p>
    <w:p w:rsidR="00365D98" w:rsidRPr="004505C1" w:rsidRDefault="00D73998" w:rsidP="00142FBE">
      <w:pPr>
        <w:ind w:firstLine="709"/>
        <w:jc w:val="both"/>
      </w:pPr>
      <w:r w:rsidRPr="004505C1">
        <w:t>2</w:t>
      </w:r>
      <w:r w:rsidR="001D258B" w:rsidRPr="004505C1">
        <w:t>2</w:t>
      </w:r>
      <w:r w:rsidR="007872A5" w:rsidRPr="004505C1">
        <w:t>.</w:t>
      </w:r>
      <w:r w:rsidR="00483658" w:rsidRPr="004505C1">
        <w:t>5</w:t>
      </w:r>
      <w:r w:rsidR="007872A5" w:rsidRPr="004505C1">
        <w:t>.5</w:t>
      </w:r>
      <w:r w:rsidR="00365D98" w:rsidRPr="004505C1">
        <w:t xml:space="preserve"> На выпусках </w:t>
      </w:r>
      <w:r w:rsidR="002E409E" w:rsidRPr="004505C1">
        <w:t>системы внутреннего водоотведения</w:t>
      </w:r>
      <w:r w:rsidR="00365D98" w:rsidRPr="004505C1">
        <w:t>, где не предусматрива</w:t>
      </w:r>
      <w:r w:rsidR="00835095" w:rsidRPr="004505C1">
        <w:t>ю</w:t>
      </w:r>
      <w:r w:rsidR="00365D98" w:rsidRPr="004505C1">
        <w:t xml:space="preserve">тся </w:t>
      </w:r>
      <w:r w:rsidR="00B20882" w:rsidRPr="004505C1">
        <w:t>устройства подогрева</w:t>
      </w:r>
      <w:r w:rsidR="00365D98" w:rsidRPr="004505C1">
        <w:t>, следует пре</w:t>
      </w:r>
      <w:r w:rsidR="00D521FB" w:rsidRPr="004505C1">
        <w:t>дусматривать дополнительный</w:t>
      </w:r>
      <w:r w:rsidR="00365D98" w:rsidRPr="004505C1">
        <w:t xml:space="preserve"> слой </w:t>
      </w:r>
      <w:r w:rsidR="00C96F92" w:rsidRPr="004505C1">
        <w:t>тепло</w:t>
      </w:r>
      <w:r w:rsidR="00D521FB" w:rsidRPr="004505C1">
        <w:t xml:space="preserve">изоляции </w:t>
      </w:r>
      <w:r w:rsidR="00365D98" w:rsidRPr="004505C1">
        <w:t xml:space="preserve">из </w:t>
      </w:r>
      <w:r w:rsidR="00043D84" w:rsidRPr="004505C1">
        <w:t>гидрофо</w:t>
      </w:r>
      <w:r w:rsidR="00C96F92" w:rsidRPr="004505C1">
        <w:t xml:space="preserve">бных </w:t>
      </w:r>
      <w:r w:rsidR="00365D98" w:rsidRPr="004505C1">
        <w:t>материалов.</w:t>
      </w:r>
    </w:p>
    <w:p w:rsidR="00DC3FAD" w:rsidRPr="004505C1" w:rsidRDefault="00DC3FAD" w:rsidP="00B67224">
      <w:pPr>
        <w:spacing w:before="240" w:after="120"/>
        <w:ind w:left="709"/>
        <w:jc w:val="both"/>
        <w:rPr>
          <w:b/>
        </w:rPr>
      </w:pPr>
      <w:r w:rsidRPr="004505C1">
        <w:rPr>
          <w:b/>
        </w:rPr>
        <w:t>23 Санитарно-эпидемиологические и гиги</w:t>
      </w:r>
      <w:r w:rsidR="003025E1" w:rsidRPr="004505C1">
        <w:rPr>
          <w:b/>
        </w:rPr>
        <w:t>енические требования,</w:t>
      </w:r>
      <w:r w:rsidRPr="004505C1">
        <w:rPr>
          <w:b/>
        </w:rPr>
        <w:t xml:space="preserve"> </w:t>
      </w:r>
      <w:r w:rsidR="003025E1" w:rsidRPr="004505C1">
        <w:rPr>
          <w:b/>
        </w:rPr>
        <w:t xml:space="preserve">требования </w:t>
      </w:r>
      <w:r w:rsidRPr="004505C1">
        <w:rPr>
          <w:b/>
        </w:rPr>
        <w:t xml:space="preserve">охраны окружающей среды, предъявляемые </w:t>
      </w:r>
      <w:r w:rsidR="003025E1" w:rsidRPr="004505C1">
        <w:rPr>
          <w:b/>
        </w:rPr>
        <w:tab/>
      </w:r>
      <w:r w:rsidRPr="004505C1">
        <w:rPr>
          <w:b/>
        </w:rPr>
        <w:t xml:space="preserve">к </w:t>
      </w:r>
      <w:r w:rsidR="00750381" w:rsidRPr="004505C1">
        <w:rPr>
          <w:b/>
        </w:rPr>
        <w:t xml:space="preserve">внутренним </w:t>
      </w:r>
      <w:r w:rsidRPr="004505C1">
        <w:rPr>
          <w:b/>
        </w:rPr>
        <w:t xml:space="preserve">системам </w:t>
      </w:r>
      <w:r w:rsidR="002E409E" w:rsidRPr="004505C1">
        <w:rPr>
          <w:b/>
        </w:rPr>
        <w:t>водоснабжения и водоотведения</w:t>
      </w:r>
    </w:p>
    <w:p w:rsidR="00A06FD7" w:rsidRPr="004505C1" w:rsidRDefault="003025E1" w:rsidP="00142FBE">
      <w:pPr>
        <w:autoSpaceDE w:val="0"/>
        <w:autoSpaceDN w:val="0"/>
        <w:adjustRightInd w:val="0"/>
        <w:ind w:firstLine="709"/>
        <w:jc w:val="both"/>
      </w:pPr>
      <w:r w:rsidRPr="004505C1">
        <w:t xml:space="preserve">23.1 </w:t>
      </w:r>
      <w:r w:rsidR="00A06FD7" w:rsidRPr="004505C1">
        <w:t xml:space="preserve">Соответствие </w:t>
      </w:r>
      <w:r w:rsidR="00927601" w:rsidRPr="004505C1">
        <w:t xml:space="preserve">качества </w:t>
      </w:r>
      <w:r w:rsidR="00A06FD7" w:rsidRPr="004505C1">
        <w:t>питьевой воды нормативам обеспечивается посредством:</w:t>
      </w:r>
    </w:p>
    <w:p w:rsidR="00A06FD7" w:rsidRPr="00531E75" w:rsidRDefault="00A06FD7" w:rsidP="00142FBE">
      <w:pPr>
        <w:ind w:firstLine="709"/>
        <w:jc w:val="both"/>
      </w:pPr>
      <w:r w:rsidRPr="004505C1">
        <w:t xml:space="preserve">- применения в системах </w:t>
      </w:r>
      <w:r w:rsidRPr="00531E75">
        <w:t>холодного и горячего водоснабжения</w:t>
      </w:r>
      <w:r w:rsidR="00531E75" w:rsidRPr="00531E75">
        <w:t xml:space="preserve">, </w:t>
      </w:r>
      <w:r w:rsidR="00531E75" w:rsidRPr="00531E75">
        <w:rPr>
          <w:rFonts w:eastAsiaTheme="minorHAnsi"/>
          <w:sz w:val="22"/>
          <w:szCs w:val="22"/>
        </w:rPr>
        <w:t xml:space="preserve">совмещенного хозяйственно-питьевого и противопожарного водопровода, </w:t>
      </w:r>
      <w:r w:rsidRPr="00531E75">
        <w:t xml:space="preserve">оборудования и материалов, </w:t>
      </w:r>
      <w:r w:rsidRPr="00531E75">
        <w:rPr>
          <w:rFonts w:eastAsia="Arial Unicode MS"/>
          <w:lang w:bidi="ru-RU"/>
        </w:rPr>
        <w:t>соответствующих [14]</w:t>
      </w:r>
      <w:r w:rsidR="00E4520C" w:rsidRPr="00531E75">
        <w:t>;</w:t>
      </w:r>
    </w:p>
    <w:p w:rsidR="00A06FD7" w:rsidRPr="004505C1" w:rsidRDefault="00A06FD7" w:rsidP="00142FBE">
      <w:pPr>
        <w:autoSpaceDE w:val="0"/>
        <w:autoSpaceDN w:val="0"/>
        <w:adjustRightInd w:val="0"/>
        <w:ind w:firstLine="709"/>
        <w:jc w:val="both"/>
      </w:pPr>
      <w:r w:rsidRPr="004505C1">
        <w:t>- обеспечения в процессе эксплуатации потребителей достоверной и своевременной информацией о наличии отклонений от нормативов качества питьевой воды и сроках их действия, об отсутствии риска для здоровья, а также наличия рекомендаций по использованию питьевой воды;</w:t>
      </w:r>
    </w:p>
    <w:p w:rsidR="00A06FD7" w:rsidRPr="004505C1" w:rsidRDefault="00A06FD7" w:rsidP="00142FBE">
      <w:pPr>
        <w:autoSpaceDE w:val="0"/>
        <w:autoSpaceDN w:val="0"/>
        <w:adjustRightInd w:val="0"/>
        <w:ind w:firstLine="709"/>
        <w:jc w:val="both"/>
      </w:pPr>
      <w:r w:rsidRPr="004505C1">
        <w:t>- выполнени</w:t>
      </w:r>
      <w:r w:rsidR="006E4AEF">
        <w:t>я</w:t>
      </w:r>
      <w:r w:rsidRPr="004505C1">
        <w:t xml:space="preserve"> требований </w:t>
      </w:r>
      <w:r w:rsidR="006E4AEF">
        <w:t>[17] и [18]</w:t>
      </w:r>
      <w:r w:rsidRPr="004505C1">
        <w:t>.</w:t>
      </w:r>
    </w:p>
    <w:p w:rsidR="006D44BB" w:rsidRPr="004505C1" w:rsidRDefault="006D44BB" w:rsidP="006D44BB">
      <w:pPr>
        <w:pStyle w:val="formattext"/>
        <w:spacing w:before="0" w:after="0"/>
        <w:ind w:firstLine="709"/>
        <w:jc w:val="both"/>
      </w:pPr>
      <w:r w:rsidRPr="00E227BF">
        <w:rPr>
          <w:b/>
        </w:rPr>
        <w:t>(Измененная редакция, Изм. № 2</w:t>
      </w:r>
      <w:r w:rsidR="006E4AEF">
        <w:rPr>
          <w:b/>
        </w:rPr>
        <w:t>, № 3</w:t>
      </w:r>
      <w:r w:rsidRPr="00E227BF">
        <w:rPr>
          <w:b/>
        </w:rPr>
        <w:t>).</w:t>
      </w:r>
    </w:p>
    <w:p w:rsidR="003025E1" w:rsidRPr="004505C1" w:rsidRDefault="003025E1" w:rsidP="00142FBE">
      <w:pPr>
        <w:autoSpaceDE w:val="0"/>
        <w:autoSpaceDN w:val="0"/>
        <w:adjustRightInd w:val="0"/>
        <w:ind w:firstLine="709"/>
        <w:jc w:val="both"/>
      </w:pPr>
      <w:r w:rsidRPr="004505C1">
        <w:t xml:space="preserve">23.2 </w:t>
      </w:r>
      <w:r w:rsidR="009B394E" w:rsidRPr="004505C1">
        <w:t>Трубы, арматура, оборудование и материалы, санитарно-технические приборы, применяемые при устройстве внутренних систем водоснабжения и водоотведения зданий</w:t>
      </w:r>
      <w:r w:rsidR="00483658" w:rsidRPr="004505C1">
        <w:t>,</w:t>
      </w:r>
      <w:r w:rsidR="009B394E" w:rsidRPr="004505C1">
        <w:t xml:space="preserve"> должны соответствовать </w:t>
      </w:r>
      <w:r w:rsidR="00C82389" w:rsidRPr="004505C1">
        <w:t>требовани</w:t>
      </w:r>
      <w:r w:rsidR="009B394E" w:rsidRPr="004505C1">
        <w:t>ям</w:t>
      </w:r>
      <w:r w:rsidR="00C82389" w:rsidRPr="004505C1">
        <w:t xml:space="preserve"> 4.</w:t>
      </w:r>
      <w:r w:rsidR="00420B56" w:rsidRPr="004505C1">
        <w:t>5 и</w:t>
      </w:r>
      <w:r w:rsidR="000A32E7" w:rsidRPr="004505C1">
        <w:t xml:space="preserve"> 4.</w:t>
      </w:r>
      <w:r w:rsidR="00420B56" w:rsidRPr="004505C1">
        <w:t>6</w:t>
      </w:r>
      <w:r w:rsidRPr="004505C1">
        <w:t xml:space="preserve">. </w:t>
      </w:r>
    </w:p>
    <w:p w:rsidR="003025E1" w:rsidRPr="004505C1" w:rsidRDefault="003025E1" w:rsidP="00142FBE">
      <w:pPr>
        <w:autoSpaceDE w:val="0"/>
        <w:autoSpaceDN w:val="0"/>
        <w:adjustRightInd w:val="0"/>
        <w:ind w:firstLine="709"/>
        <w:jc w:val="both"/>
      </w:pPr>
      <w:r w:rsidRPr="004505C1">
        <w:t xml:space="preserve">23.3 Технологическое оборудование, применяемое в системе внутреннего </w:t>
      </w:r>
      <w:r w:rsidR="00846A16" w:rsidRPr="004505C1">
        <w:t>водоснабжения</w:t>
      </w:r>
      <w:r w:rsidRPr="004505C1">
        <w:t xml:space="preserve"> зданий, должно отвечать требованиям взрывобезопасности, пожарной и экологической безопасности независимо от того</w:t>
      </w:r>
      <w:r w:rsidR="00483658" w:rsidRPr="004505C1">
        <w:t>,</w:t>
      </w:r>
      <w:r w:rsidRPr="004505C1">
        <w:t xml:space="preserve"> используется ли оно автономно или в составе технологических комплексов и систем.</w:t>
      </w:r>
      <w:r w:rsidR="00846A16" w:rsidRPr="004505C1">
        <w:t xml:space="preserve"> </w:t>
      </w:r>
    </w:p>
    <w:p w:rsidR="00A06FD7" w:rsidRDefault="00A06FD7" w:rsidP="00142FBE">
      <w:pPr>
        <w:autoSpaceDE w:val="0"/>
        <w:autoSpaceDN w:val="0"/>
        <w:adjustRightInd w:val="0"/>
        <w:ind w:firstLine="709"/>
        <w:jc w:val="both"/>
      </w:pPr>
      <w:r w:rsidRPr="004505C1">
        <w:t xml:space="preserve">23.4 Технологические комплексы, системы и автономно используемое технологическое оборудование в сфере использования воды питьевого качества должны исключать возникновение пожаро- и взрывоопасных ситуаций при монтаже (демонтаже), вводе в эксплуатацию и эксплуатации оборудования, а также исключать </w:t>
      </w:r>
      <w:r w:rsidR="00483658" w:rsidRPr="004505C1">
        <w:t>влияние</w:t>
      </w:r>
      <w:r w:rsidRPr="004505C1">
        <w:t xml:space="preserve"> вредных и опасных производственных факторов на персонал.</w:t>
      </w:r>
    </w:p>
    <w:p w:rsidR="006E4AEF" w:rsidRPr="006E4AEF" w:rsidRDefault="006E4AEF" w:rsidP="006E4AEF">
      <w:pPr>
        <w:autoSpaceDE w:val="0"/>
        <w:autoSpaceDN w:val="0"/>
        <w:adjustRightInd w:val="0"/>
        <w:ind w:firstLine="709"/>
        <w:jc w:val="both"/>
      </w:pPr>
      <w:r w:rsidRPr="006E4AEF">
        <w:t xml:space="preserve">23.5 При проектировании систем очистки атмосферных и серых сточных вод следует учитывать положения СП 31.13330 и СП 32.13330. </w:t>
      </w:r>
    </w:p>
    <w:p w:rsidR="006E4AEF" w:rsidRPr="006E4AEF" w:rsidRDefault="006E4AEF" w:rsidP="006E4AEF">
      <w:pPr>
        <w:autoSpaceDE w:val="0"/>
        <w:autoSpaceDN w:val="0"/>
        <w:adjustRightInd w:val="0"/>
        <w:ind w:firstLine="709"/>
        <w:jc w:val="both"/>
      </w:pPr>
      <w:r w:rsidRPr="006E4AEF">
        <w:t>Комплекс технологических ступеней должен учитывать исходный и конечный состав сточных вод и включать:</w:t>
      </w:r>
    </w:p>
    <w:p w:rsidR="006E4AEF" w:rsidRPr="006E4AEF" w:rsidRDefault="006E4AEF" w:rsidP="006E4AEF">
      <w:pPr>
        <w:autoSpaceDE w:val="0"/>
        <w:autoSpaceDN w:val="0"/>
        <w:adjustRightInd w:val="0"/>
        <w:ind w:firstLine="709"/>
        <w:jc w:val="both"/>
      </w:pPr>
      <w:r w:rsidRPr="006E4AEF">
        <w:t>- отстаивание и обеззараживание для атмосферных сточных вод;</w:t>
      </w:r>
    </w:p>
    <w:p w:rsidR="006E4AEF" w:rsidRDefault="006E4AEF" w:rsidP="006E4AEF">
      <w:pPr>
        <w:autoSpaceDE w:val="0"/>
        <w:autoSpaceDN w:val="0"/>
        <w:adjustRightInd w:val="0"/>
        <w:ind w:firstLine="709"/>
        <w:jc w:val="both"/>
      </w:pPr>
      <w:r w:rsidRPr="006E4AEF">
        <w:t>- осветление (отстаивание/флотацию), биологическое окисление, сорбцию (</w:t>
      </w:r>
      <w:proofErr w:type="spellStart"/>
      <w:r w:rsidRPr="006E4AEF">
        <w:t>биосорбцию</w:t>
      </w:r>
      <w:proofErr w:type="spellEnd"/>
      <w:r w:rsidRPr="006E4AEF">
        <w:t>) и обеззараживание для серых сточных вод</w:t>
      </w:r>
      <w:r>
        <w:t>.</w:t>
      </w:r>
    </w:p>
    <w:p w:rsidR="006E4AEF" w:rsidRPr="006E4AEF" w:rsidRDefault="006E4AEF" w:rsidP="006E4AEF">
      <w:pPr>
        <w:autoSpaceDE w:val="0"/>
        <w:autoSpaceDN w:val="0"/>
        <w:adjustRightInd w:val="0"/>
        <w:ind w:firstLine="709"/>
        <w:jc w:val="both"/>
        <w:rPr>
          <w:b/>
          <w:bCs/>
        </w:rPr>
      </w:pPr>
      <w:r w:rsidRPr="006E4AEF">
        <w:rPr>
          <w:b/>
          <w:bCs/>
        </w:rPr>
        <w:t>(Введен дополнительно, Изм. № 3).</w:t>
      </w:r>
    </w:p>
    <w:p w:rsidR="00DC3FAD" w:rsidRPr="004505C1" w:rsidRDefault="00DC3FAD" w:rsidP="00B67224">
      <w:pPr>
        <w:spacing w:before="240" w:after="120"/>
        <w:ind w:left="709"/>
        <w:jc w:val="both"/>
        <w:rPr>
          <w:b/>
        </w:rPr>
      </w:pPr>
      <w:r w:rsidRPr="004505C1">
        <w:rPr>
          <w:b/>
        </w:rPr>
        <w:t>24</w:t>
      </w:r>
      <w:r w:rsidR="003025E1" w:rsidRPr="004505C1">
        <w:rPr>
          <w:b/>
        </w:rPr>
        <w:t xml:space="preserve"> Обеспечение надежности и безопасности при эксплуатации. Долговечность и ремонтопригодность</w:t>
      </w:r>
    </w:p>
    <w:p w:rsidR="00A06FD7" w:rsidRPr="004505C1" w:rsidRDefault="00A06FD7" w:rsidP="00142FBE">
      <w:pPr>
        <w:ind w:firstLine="709"/>
        <w:jc w:val="both"/>
      </w:pPr>
      <w:r w:rsidRPr="004505C1">
        <w:lastRenderedPageBreak/>
        <w:t xml:space="preserve">24.1 Принятые конструктивные схемы внутреннего горячего водоснабжения должны соответствовать требованиям ГОСТ 27751 в части надежности в работе, безопасности в использовании, обеспечении устойчивого режима циркуляции. При отсутствии водоразбора следует подтверждать гидравлическим расчетом устойчивость режима циркуляции. </w:t>
      </w:r>
    </w:p>
    <w:p w:rsidR="00A06FD7" w:rsidRPr="00CC3C1E" w:rsidRDefault="00A06FD7" w:rsidP="00142FBE">
      <w:pPr>
        <w:ind w:firstLine="709"/>
        <w:jc w:val="both"/>
      </w:pPr>
      <w:r w:rsidRPr="004505C1">
        <w:t xml:space="preserve">24.2 </w:t>
      </w:r>
      <w:r w:rsidR="00483658" w:rsidRPr="004505C1">
        <w:t>П</w:t>
      </w:r>
      <w:r w:rsidRPr="004505C1">
        <w:t xml:space="preserve">рокладка трубопроводов внутренних систем водоснабжения и водоотведения (включая водостоки) в местах, где доступ к ним во время эксплуатации и при аварийных </w:t>
      </w:r>
      <w:r w:rsidRPr="00CC3C1E">
        <w:t>ситуациях связан с ослаблением несущих элементов конструкций зданий и сооружений (оснований, фундаментов, фундаментных плит, ограждающих конструкций, конструкций перекрытий)</w:t>
      </w:r>
      <w:r w:rsidR="00483658" w:rsidRPr="00CC3C1E">
        <w:t>, не допускается</w:t>
      </w:r>
      <w:r w:rsidRPr="00CC3C1E">
        <w:t>.</w:t>
      </w:r>
    </w:p>
    <w:p w:rsidR="00CC3C1E" w:rsidRDefault="00CC3C1E" w:rsidP="00142FBE">
      <w:pPr>
        <w:ind w:firstLine="709"/>
        <w:jc w:val="both"/>
        <w:rPr>
          <w:color w:val="212121"/>
          <w:shd w:val="clear" w:color="auto" w:fill="FFFFFF"/>
        </w:rPr>
      </w:pPr>
      <w:r w:rsidRPr="00CC3C1E">
        <w:rPr>
          <w:color w:val="212121"/>
          <w:shd w:val="clear" w:color="auto" w:fill="FFFFFF"/>
        </w:rPr>
        <w:t>24.3 Механическая прочность трубопроводов и арматуры систем холодного и горячего водоснабжения должна соответствовать расчетному рабочему давлению в системе.</w:t>
      </w:r>
      <w:r w:rsidRPr="00CC3C1E">
        <w:rPr>
          <w:color w:val="212121"/>
        </w:rPr>
        <w:br/>
      </w:r>
      <w:r w:rsidRPr="00CC3C1E">
        <w:rPr>
          <w:color w:val="212121"/>
          <w:shd w:val="clear" w:color="auto" w:fill="FFFFFF"/>
        </w:rPr>
        <w:t>На трубопроводах из стальных оцинкованных труб для компенсации тепловых удлинений следует предусматривать сильфонные компенсаторы с присоединительными патрубками из нержавеющей стали в сочетании с направляющими опорами, исключающими боковое перемещение труб в месте его установки.</w:t>
      </w:r>
    </w:p>
    <w:p w:rsidR="00CC3C1E" w:rsidRDefault="00CC3C1E" w:rsidP="00142FBE">
      <w:pPr>
        <w:ind w:firstLine="709"/>
        <w:jc w:val="both"/>
        <w:rPr>
          <w:color w:val="212121"/>
          <w:shd w:val="clear" w:color="auto" w:fill="FFFFFF"/>
        </w:rPr>
      </w:pPr>
      <w:r w:rsidRPr="00CC3C1E">
        <w:rPr>
          <w:color w:val="212121"/>
          <w:shd w:val="clear" w:color="auto" w:fill="FFFFFF"/>
        </w:rPr>
        <w:t>Сильфонные компенсаторы для систем из металлических трубопроводов, устанавливаемые в местах общего пользования, должны оснащаться внешним защитным кожухом. В местах присоединения защитного кожуха к патрубкам компенсатора должны предусматриваться отверстия для удаления конденсата.</w:t>
      </w:r>
    </w:p>
    <w:p w:rsidR="00CC3C1E" w:rsidRDefault="00CC3C1E" w:rsidP="00142FBE">
      <w:pPr>
        <w:ind w:firstLine="709"/>
        <w:jc w:val="both"/>
        <w:rPr>
          <w:color w:val="212121"/>
          <w:shd w:val="clear" w:color="auto" w:fill="FFFFFF"/>
        </w:rPr>
      </w:pPr>
      <w:r w:rsidRPr="00CC3C1E">
        <w:rPr>
          <w:color w:val="212121"/>
          <w:shd w:val="clear" w:color="auto" w:fill="FFFFFF"/>
        </w:rPr>
        <w:t>При монтаже компенсаторов в закрытых строительных шахтах должны устанавливаться смотровые лючки, обеспечивающие осмотр и замену компенсатора.</w:t>
      </w:r>
      <w:r w:rsidRPr="00CC3C1E">
        <w:rPr>
          <w:color w:val="212121"/>
        </w:rPr>
        <w:br/>
      </w:r>
      <w:r w:rsidRPr="00CC3C1E">
        <w:rPr>
          <w:color w:val="212121"/>
          <w:shd w:val="clear" w:color="auto" w:fill="FFFFFF"/>
        </w:rPr>
        <w:t>Применение однослойных компенсаторов и компенсаторов без стабилизатора сильфона не допускается.</w:t>
      </w:r>
    </w:p>
    <w:p w:rsidR="00764361" w:rsidRDefault="00CC3C1E" w:rsidP="00142FBE">
      <w:pPr>
        <w:ind w:firstLine="709"/>
        <w:jc w:val="both"/>
        <w:rPr>
          <w:color w:val="212121"/>
        </w:rPr>
      </w:pPr>
      <w:r w:rsidRPr="00CC3C1E">
        <w:rPr>
          <w:color w:val="212121"/>
          <w:shd w:val="clear" w:color="auto" w:fill="FFFFFF"/>
        </w:rPr>
        <w:t xml:space="preserve">Минимальная температура монтажа сильфонного компенсатора на стальных трубопроводах должна быть не менее </w:t>
      </w:r>
      <w:r w:rsidR="00121C4F">
        <w:rPr>
          <w:color w:val="212121"/>
          <w:shd w:val="clear" w:color="auto" w:fill="FFFFFF"/>
        </w:rPr>
        <w:t xml:space="preserve">минус </w:t>
      </w:r>
      <w:r w:rsidRPr="00CC3C1E">
        <w:rPr>
          <w:color w:val="212121"/>
          <w:shd w:val="clear" w:color="auto" w:fill="FFFFFF"/>
        </w:rPr>
        <w:t xml:space="preserve">10 </w:t>
      </w:r>
      <w:r w:rsidRPr="00764361">
        <w:rPr>
          <w:color w:val="212121"/>
          <w:shd w:val="clear" w:color="auto" w:fill="FFFFFF"/>
          <w:vertAlign w:val="superscript"/>
        </w:rPr>
        <w:t>о</w:t>
      </w:r>
      <w:r w:rsidRPr="00CC3C1E">
        <w:rPr>
          <w:color w:val="212121"/>
          <w:shd w:val="clear" w:color="auto" w:fill="FFFFFF"/>
        </w:rPr>
        <w:t xml:space="preserve">С. Возможен монтаж при более низких температурах при наличии рекомендаций производителей труб, фитингов и компенсаторов, подтвержденных </w:t>
      </w:r>
      <w:r w:rsidR="00D03DCA">
        <w:rPr>
          <w:color w:val="212121"/>
          <w:shd w:val="clear" w:color="auto" w:fill="FFFFFF"/>
        </w:rPr>
        <w:t>аккредитованными</w:t>
      </w:r>
      <w:r w:rsidRPr="00CC3C1E">
        <w:rPr>
          <w:color w:val="212121"/>
          <w:shd w:val="clear" w:color="auto" w:fill="FFFFFF"/>
        </w:rPr>
        <w:t xml:space="preserve"> лабораториями</w:t>
      </w:r>
      <w:r w:rsidR="00D03DCA">
        <w:rPr>
          <w:color w:val="212121"/>
          <w:shd w:val="clear" w:color="auto" w:fill="FFFFFF"/>
        </w:rPr>
        <w:t xml:space="preserve">, </w:t>
      </w:r>
      <w:r w:rsidR="0085693D">
        <w:rPr>
          <w:color w:val="212121"/>
          <w:shd w:val="clear" w:color="auto" w:fill="FFFFFF"/>
        </w:rPr>
        <w:t xml:space="preserve">допущенными </w:t>
      </w:r>
      <w:r w:rsidR="000D2798">
        <w:rPr>
          <w:color w:val="212121"/>
          <w:shd w:val="clear" w:color="auto" w:fill="FFFFFF"/>
        </w:rPr>
        <w:t>к осуществлению такой деятельности в</w:t>
      </w:r>
      <w:r w:rsidR="0085693D">
        <w:rPr>
          <w:color w:val="212121"/>
          <w:shd w:val="clear" w:color="auto" w:fill="FFFFFF"/>
        </w:rPr>
        <w:t xml:space="preserve"> порядке, установленном действующим законодательством Российской Федерации.</w:t>
      </w:r>
    </w:p>
    <w:p w:rsidR="00764361" w:rsidRDefault="00CC3C1E" w:rsidP="00142FBE">
      <w:pPr>
        <w:ind w:firstLine="709"/>
        <w:jc w:val="both"/>
        <w:rPr>
          <w:color w:val="212121"/>
          <w:shd w:val="clear" w:color="auto" w:fill="FFFFFF"/>
        </w:rPr>
      </w:pPr>
      <w:r w:rsidRPr="00CC3C1E">
        <w:rPr>
          <w:color w:val="212121"/>
          <w:shd w:val="clear" w:color="auto" w:fill="FFFFFF"/>
        </w:rPr>
        <w:t>Осевой ход компенсатора при сжатии должен быть больше, чем максимальное тепловое удлинение компенсируемого участка. </w:t>
      </w:r>
    </w:p>
    <w:p w:rsidR="00764361" w:rsidRDefault="003309EA" w:rsidP="00142FBE">
      <w:pPr>
        <w:ind w:firstLine="709"/>
        <w:jc w:val="both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>Вероятность безотказной работы (</w:t>
      </w:r>
      <w:r w:rsidR="00CC3C1E" w:rsidRPr="00CC3C1E">
        <w:rPr>
          <w:color w:val="212121"/>
          <w:shd w:val="clear" w:color="auto" w:fill="FFFFFF"/>
        </w:rPr>
        <w:t>ВБР</w:t>
      </w:r>
      <w:r>
        <w:rPr>
          <w:color w:val="212121"/>
          <w:shd w:val="clear" w:color="auto" w:fill="FFFFFF"/>
        </w:rPr>
        <w:t>)</w:t>
      </w:r>
      <w:r w:rsidR="00CC3C1E" w:rsidRPr="00CC3C1E">
        <w:rPr>
          <w:color w:val="212121"/>
          <w:shd w:val="clear" w:color="auto" w:fill="FFFFFF"/>
        </w:rPr>
        <w:t xml:space="preserve"> сильфонного компенсатора при осевом ходе при сжатии должна соответствовать 5 000 циклам срабатывания (испытания про</w:t>
      </w:r>
      <w:r>
        <w:rPr>
          <w:color w:val="212121"/>
          <w:shd w:val="clear" w:color="auto" w:fill="FFFFFF"/>
        </w:rPr>
        <w:t>водят</w:t>
      </w:r>
      <w:r w:rsidR="00CC3C1E" w:rsidRPr="00CC3C1E">
        <w:rPr>
          <w:color w:val="212121"/>
          <w:shd w:val="clear" w:color="auto" w:fill="FFFFFF"/>
        </w:rPr>
        <w:t xml:space="preserve"> по методике ГОСТ Р 51571) и подтверждаются протоколами испытаний в аккредитованной лаборатории</w:t>
      </w:r>
      <w:r w:rsidR="00811254">
        <w:rPr>
          <w:color w:val="212121"/>
          <w:shd w:val="clear" w:color="auto" w:fill="FFFFFF"/>
        </w:rPr>
        <w:t>, допущенной к проведению таких испытаний в порядке, установленном действующим законодательством Российской Федерации.</w:t>
      </w:r>
    </w:p>
    <w:p w:rsidR="00B20882" w:rsidRPr="004505C1" w:rsidRDefault="00B20882" w:rsidP="00142FBE">
      <w:pPr>
        <w:ind w:firstLine="709"/>
        <w:jc w:val="both"/>
      </w:pPr>
      <w:r w:rsidRPr="00CC3C1E">
        <w:t>24.</w:t>
      </w:r>
      <w:r w:rsidR="00F8040D" w:rsidRPr="00CC3C1E">
        <w:t>4</w:t>
      </w:r>
      <w:r w:rsidRPr="00CC3C1E">
        <w:rPr>
          <w:b/>
        </w:rPr>
        <w:t xml:space="preserve"> </w:t>
      </w:r>
      <w:r w:rsidRPr="00CC3C1E">
        <w:t>Для повышения над</w:t>
      </w:r>
      <w:r w:rsidR="0023318A" w:rsidRPr="00CC3C1E">
        <w:t>е</w:t>
      </w:r>
      <w:r w:rsidRPr="00CC3C1E">
        <w:t xml:space="preserve">жности </w:t>
      </w:r>
      <w:r w:rsidR="0057611E" w:rsidRPr="00CC3C1E">
        <w:t xml:space="preserve">систем </w:t>
      </w:r>
      <w:r w:rsidRPr="00CC3C1E">
        <w:t>внутреннего</w:t>
      </w:r>
      <w:r w:rsidR="00846A16" w:rsidRPr="00CC3C1E">
        <w:t xml:space="preserve"> водоснабжения</w:t>
      </w:r>
      <w:r w:rsidR="0057611E" w:rsidRPr="00CC3C1E">
        <w:t xml:space="preserve"> зданий</w:t>
      </w:r>
      <w:r w:rsidRPr="00CC3C1E">
        <w:t>, защиты строительных</w:t>
      </w:r>
      <w:r w:rsidRPr="004505C1">
        <w:t xml:space="preserve"> конструкций, а также снижения размеров ущерба при авариях в жилых и административных зданиях стояки </w:t>
      </w:r>
      <w:r w:rsidR="00B4307A">
        <w:t>следует</w:t>
      </w:r>
      <w:r w:rsidRPr="004505C1">
        <w:t xml:space="preserve"> оснащать современными системами контроля аварий (протечек), которые позволяют дистанционно оповещать и</w:t>
      </w:r>
      <w:r w:rsidR="00A50DA2" w:rsidRPr="004505C1">
        <w:t xml:space="preserve"> </w:t>
      </w:r>
      <w:r w:rsidR="00B42ED1" w:rsidRPr="004505C1">
        <w:t>(</w:t>
      </w:r>
      <w:r w:rsidRPr="004505C1">
        <w:t>или</w:t>
      </w:r>
      <w:r w:rsidR="00B42ED1" w:rsidRPr="004505C1">
        <w:t>)</w:t>
      </w:r>
      <w:r w:rsidRPr="004505C1">
        <w:t xml:space="preserve"> </w:t>
      </w:r>
      <w:r w:rsidR="00B4307A">
        <w:t>отключать подачу воды на аварийных</w:t>
      </w:r>
      <w:r w:rsidRPr="004505C1">
        <w:t xml:space="preserve"> трубопроводах</w:t>
      </w:r>
      <w:r w:rsidR="0057611E" w:rsidRPr="004505C1">
        <w:t xml:space="preserve"> систем</w:t>
      </w:r>
      <w:r w:rsidRPr="004505C1">
        <w:t xml:space="preserve"> внутреннего </w:t>
      </w:r>
      <w:r w:rsidR="00846A16" w:rsidRPr="004505C1">
        <w:t>водоснабжения</w:t>
      </w:r>
      <w:r w:rsidRPr="004505C1">
        <w:t>.</w:t>
      </w:r>
    </w:p>
    <w:p w:rsidR="00B20882" w:rsidRPr="004505C1" w:rsidRDefault="00B20882" w:rsidP="00142FBE">
      <w:pPr>
        <w:ind w:firstLine="709"/>
        <w:jc w:val="both"/>
      </w:pPr>
      <w:r w:rsidRPr="004505C1">
        <w:t xml:space="preserve">Датчики (детекторы) протечки воды в зависимости от конструкции следует устанавливать на поверхности пола или непосредственно в пол санузла в местах, гарантирующих целевое срабатывание. Блоки питания системы контроля протечек </w:t>
      </w:r>
      <w:r w:rsidR="00B4307A">
        <w:t>устанавливают</w:t>
      </w:r>
      <w:r w:rsidRPr="004505C1">
        <w:t xml:space="preserve"> в доступных местах. Система контроля затопления должна иметь непрерывное электропитание и по сигналу датчиков (детекторов) управлять закры</w:t>
      </w:r>
      <w:r w:rsidR="00B42ED1" w:rsidRPr="004505C1">
        <w:t>вани</w:t>
      </w:r>
      <w:r w:rsidRPr="004505C1">
        <w:t>ем электромагнитных клапанов на трубопроводе.</w:t>
      </w:r>
    </w:p>
    <w:p w:rsidR="00B20882" w:rsidRDefault="00B20882" w:rsidP="00142FBE">
      <w:pPr>
        <w:ind w:firstLine="709"/>
        <w:jc w:val="both"/>
      </w:pPr>
      <w:r w:rsidRPr="004505C1">
        <w:t xml:space="preserve">Устанавливать нормально открытые электромагнитные соленоидные запорные клапаны следует в дополнение к имеющейся запорной арматуре. Для обеспечения безопасности рекомендуемое напряжение электропитания клапанов следует принимать 12 </w:t>
      </w:r>
      <w:r w:rsidRPr="004505C1">
        <w:lastRenderedPageBreak/>
        <w:t>В (при обосновании допускается установка нормально</w:t>
      </w:r>
      <w:r w:rsidR="00B42ED1" w:rsidRPr="004505C1">
        <w:t xml:space="preserve"> </w:t>
      </w:r>
      <w:r w:rsidRPr="004505C1">
        <w:t>открытых электромагнитных соленоидных запорных клапанов с питанием 220 В).</w:t>
      </w:r>
    </w:p>
    <w:p w:rsidR="00B4307A" w:rsidRPr="00B4307A" w:rsidRDefault="00B4307A" w:rsidP="00142FBE">
      <w:pPr>
        <w:ind w:firstLine="709"/>
        <w:jc w:val="both"/>
        <w:rPr>
          <w:b/>
          <w:bCs/>
        </w:rPr>
      </w:pPr>
      <w:r w:rsidRPr="00B4307A">
        <w:rPr>
          <w:b/>
          <w:bCs/>
        </w:rPr>
        <w:t>(Измененная редакция, Изм. № 3).</w:t>
      </w:r>
    </w:p>
    <w:p w:rsidR="005734B1" w:rsidRDefault="005734B1" w:rsidP="00142FBE">
      <w:pPr>
        <w:ind w:firstLine="709"/>
        <w:jc w:val="both"/>
      </w:pPr>
      <w:r w:rsidRPr="004505C1">
        <w:t>24.</w:t>
      </w:r>
      <w:r w:rsidR="00F8040D" w:rsidRPr="004505C1">
        <w:t>5</w:t>
      </w:r>
      <w:r w:rsidRPr="004505C1">
        <w:rPr>
          <w:b/>
        </w:rPr>
        <w:t xml:space="preserve"> </w:t>
      </w:r>
      <w:r w:rsidR="00B4307A" w:rsidRPr="00B4307A">
        <w:t>При проектировании и реконструкции внутренних инженерных систем в зданиях узлы прохода стояков через межэтажные перекрытия следует выполнять в соответствии с 18.10</w:t>
      </w:r>
      <w:r w:rsidRPr="004505C1">
        <w:t>.</w:t>
      </w:r>
    </w:p>
    <w:p w:rsidR="00B4307A" w:rsidRPr="00B4307A" w:rsidRDefault="00B4307A" w:rsidP="00B4307A">
      <w:pPr>
        <w:ind w:firstLine="709"/>
        <w:jc w:val="both"/>
        <w:rPr>
          <w:b/>
          <w:bCs/>
        </w:rPr>
      </w:pPr>
      <w:r w:rsidRPr="00B4307A">
        <w:rPr>
          <w:b/>
          <w:bCs/>
        </w:rPr>
        <w:t>(Измененная редакция, Изм. № 3).</w:t>
      </w:r>
    </w:p>
    <w:p w:rsidR="00A06FD7" w:rsidRPr="004505C1" w:rsidRDefault="00A06FD7" w:rsidP="00142FBE">
      <w:pPr>
        <w:ind w:firstLine="709"/>
        <w:jc w:val="both"/>
      </w:pPr>
      <w:r w:rsidRPr="004505C1">
        <w:t>24.6 Насосное оборудование для систем водоснабжения и водоотведения должно резервироваться на случай аварии и ремонта. Требования по резервированию оборудования для приготовления горячей воды следует принимать в соответствии с требованиями действующих нормативных документов или по техническому заданию.</w:t>
      </w:r>
    </w:p>
    <w:p w:rsidR="00E02099" w:rsidRPr="004505C1" w:rsidRDefault="00321793" w:rsidP="00142FBE">
      <w:pPr>
        <w:ind w:firstLine="709"/>
        <w:jc w:val="both"/>
      </w:pPr>
      <w:r w:rsidRPr="004505C1">
        <w:t>24.</w:t>
      </w:r>
      <w:r w:rsidR="00F8040D" w:rsidRPr="004505C1">
        <w:t>7</w:t>
      </w:r>
      <w:r w:rsidRPr="004505C1">
        <w:t xml:space="preserve"> </w:t>
      </w:r>
      <w:r w:rsidR="00E02099" w:rsidRPr="004505C1">
        <w:rPr>
          <w:szCs w:val="28"/>
        </w:rPr>
        <w:t>Д</w:t>
      </w:r>
      <w:r w:rsidR="00E02099" w:rsidRPr="004505C1">
        <w:t>опускается крепление санитарных приборов и трубопроводов непосредственно к межквартирным стенам и перегородкам (строительным конструкциям), ограждающим жилые комнаты при условии устройства двойных стен с устройством шумоизоляционного слоя между ними.</w:t>
      </w:r>
    </w:p>
    <w:p w:rsidR="00CE42B0" w:rsidRPr="004505C1" w:rsidRDefault="00321793" w:rsidP="00142FBE">
      <w:pPr>
        <w:ind w:firstLine="709"/>
        <w:jc w:val="both"/>
        <w:rPr>
          <w:b/>
        </w:rPr>
      </w:pPr>
      <w:r w:rsidRPr="004505C1">
        <w:t>24.</w:t>
      </w:r>
      <w:r w:rsidR="00F8040D" w:rsidRPr="004505C1">
        <w:t>8</w:t>
      </w:r>
      <w:r w:rsidR="00D335B6" w:rsidRPr="004505C1">
        <w:t xml:space="preserve"> </w:t>
      </w:r>
      <w:r w:rsidR="000B0A53" w:rsidRPr="004505C1">
        <w:t>Следует предусматривать ус</w:t>
      </w:r>
      <w:r w:rsidR="005520B7" w:rsidRPr="004505C1">
        <w:t xml:space="preserve">тройство </w:t>
      </w:r>
      <w:r w:rsidR="000B0A53" w:rsidRPr="004505C1">
        <w:t>уравни</w:t>
      </w:r>
      <w:r w:rsidR="005520B7" w:rsidRPr="004505C1">
        <w:t>вания</w:t>
      </w:r>
      <w:r w:rsidR="000B0A53" w:rsidRPr="004505C1">
        <w:t xml:space="preserve"> потенциалов между </w:t>
      </w:r>
      <w:r w:rsidR="00FE4BFE" w:rsidRPr="004505C1">
        <w:t xml:space="preserve">металлическим </w:t>
      </w:r>
      <w:r w:rsidR="005520B7" w:rsidRPr="004505C1">
        <w:t xml:space="preserve">оборудованием </w:t>
      </w:r>
      <w:r w:rsidR="00FE4BFE" w:rsidRPr="004505C1">
        <w:t>(ванна, мойка и т.</w:t>
      </w:r>
      <w:r w:rsidR="00A50DA2" w:rsidRPr="004505C1">
        <w:t xml:space="preserve"> </w:t>
      </w:r>
      <w:r w:rsidR="00FE4BFE" w:rsidRPr="004505C1">
        <w:t xml:space="preserve">п.) </w:t>
      </w:r>
      <w:r w:rsidR="000B0A53" w:rsidRPr="004505C1">
        <w:t xml:space="preserve">и </w:t>
      </w:r>
      <w:r w:rsidR="005520B7" w:rsidRPr="004505C1">
        <w:t>металлическими</w:t>
      </w:r>
      <w:r w:rsidR="000B0A53" w:rsidRPr="004505C1">
        <w:t xml:space="preserve"> трубопроводами систем </w:t>
      </w:r>
      <w:r w:rsidR="00846A16" w:rsidRPr="004505C1">
        <w:t xml:space="preserve">водоснабжения </w:t>
      </w:r>
      <w:r w:rsidR="005520B7" w:rsidRPr="004505C1">
        <w:t>и</w:t>
      </w:r>
      <w:r w:rsidR="005113C4" w:rsidRPr="004505C1">
        <w:t xml:space="preserve"> водоотведения</w:t>
      </w:r>
      <w:r w:rsidR="000B0A53" w:rsidRPr="004505C1">
        <w:t>.</w:t>
      </w:r>
    </w:p>
    <w:p w:rsidR="00A06FD7" w:rsidRPr="004505C1" w:rsidRDefault="00A06FD7" w:rsidP="00B67224">
      <w:pPr>
        <w:spacing w:before="240" w:after="120"/>
        <w:ind w:left="709"/>
        <w:jc w:val="both"/>
        <w:rPr>
          <w:b/>
        </w:rPr>
      </w:pPr>
      <w:r w:rsidRPr="004505C1">
        <w:rPr>
          <w:b/>
        </w:rPr>
        <w:t>25 Порядок проведения монтажа и сдачи в эксплуатацию внутренних систем водоснабжения и водоотведения (включая апробацию, испыт</w:t>
      </w:r>
      <w:r w:rsidR="00D82A3A" w:rsidRPr="004505C1">
        <w:rPr>
          <w:b/>
        </w:rPr>
        <w:t>ания, пусконаладку и контроль)</w:t>
      </w:r>
    </w:p>
    <w:p w:rsidR="00A06FD7" w:rsidRPr="004505C1" w:rsidRDefault="00A06FD7" w:rsidP="00142FBE">
      <w:pPr>
        <w:ind w:firstLine="709"/>
        <w:jc w:val="both"/>
      </w:pPr>
      <w:r w:rsidRPr="004505C1">
        <w:t>25.1 Монтаж систем водоснабжения и водоотведения должен осуществляться в строгом соответствии с проектной документацией на строительство объекта, выполняемой в соответствии с требованиями ГОСТ 21.601 и СП 48.13330.</w:t>
      </w:r>
    </w:p>
    <w:p w:rsidR="00A06FD7" w:rsidRPr="004505C1" w:rsidRDefault="00A06FD7" w:rsidP="00142FBE">
      <w:pPr>
        <w:ind w:firstLine="709"/>
        <w:jc w:val="both"/>
      </w:pPr>
      <w:r w:rsidRPr="004505C1">
        <w:t>25.2 Общие указания по проектной документации должны содержать:</w:t>
      </w:r>
    </w:p>
    <w:p w:rsidR="00B20882" w:rsidRPr="004505C1" w:rsidRDefault="00B20882" w:rsidP="00142FBE">
      <w:pPr>
        <w:ind w:firstLine="709"/>
        <w:jc w:val="both"/>
      </w:pPr>
      <w:r w:rsidRPr="004505C1">
        <w:t>- эксплуатационные требования, предъявляемые к проектируемому зданию или сооружению (при необходимости);</w:t>
      </w:r>
    </w:p>
    <w:p w:rsidR="00FC3E30" w:rsidRPr="004505C1" w:rsidRDefault="00E9785D" w:rsidP="00142FBE">
      <w:pPr>
        <w:ind w:firstLine="709"/>
        <w:jc w:val="both"/>
      </w:pPr>
      <w:r w:rsidRPr="004505C1">
        <w:t>- перечень видов работ, которые оказывают влияние на безопасность здания или сооружения и для которых необходимо составлять акты освидетельствования скрытых работ, ответственных конструкций</w:t>
      </w:r>
      <w:r w:rsidR="009F48B7" w:rsidRPr="004505C1">
        <w:t>,</w:t>
      </w:r>
      <w:r w:rsidRPr="004505C1">
        <w:t xml:space="preserve"> участков</w:t>
      </w:r>
      <w:r w:rsidR="0057611E" w:rsidRPr="004505C1">
        <w:t xml:space="preserve"> внутренних</w:t>
      </w:r>
      <w:r w:rsidRPr="004505C1">
        <w:t xml:space="preserve"> </w:t>
      </w:r>
      <w:r w:rsidR="0057611E" w:rsidRPr="004505C1">
        <w:t xml:space="preserve">систем </w:t>
      </w:r>
      <w:r w:rsidR="00846A16" w:rsidRPr="004505C1">
        <w:t>водоснабжения</w:t>
      </w:r>
      <w:r w:rsidR="0057611E" w:rsidRPr="004505C1">
        <w:t xml:space="preserve"> и</w:t>
      </w:r>
      <w:r w:rsidR="005113C4" w:rsidRPr="004505C1">
        <w:t xml:space="preserve"> водоотведения</w:t>
      </w:r>
      <w:r w:rsidR="00FC3E30" w:rsidRPr="004505C1">
        <w:t>, в том числе</w:t>
      </w:r>
      <w:r w:rsidR="00B51716" w:rsidRPr="004505C1">
        <w:t xml:space="preserve"> а</w:t>
      </w:r>
      <w:r w:rsidR="005862A0" w:rsidRPr="004505C1">
        <w:t>кты</w:t>
      </w:r>
      <w:r w:rsidR="00A06FD7" w:rsidRPr="004505C1">
        <w:t xml:space="preserve"> согласно требованиям СП 48.13330 и </w:t>
      </w:r>
      <w:hyperlink r:id="rId22" w:tooltip="Внутренние санитарно-технические системы зданий" w:history="1">
        <w:r w:rsidR="00A06FD7" w:rsidRPr="004505C1">
          <w:t>СП 73.13330</w:t>
        </w:r>
      </w:hyperlink>
      <w:r w:rsidR="00A06FD7" w:rsidRPr="004505C1">
        <w:t>.</w:t>
      </w:r>
    </w:p>
    <w:p w:rsidR="00A06FD7" w:rsidRPr="004505C1" w:rsidRDefault="00A06FD7" w:rsidP="00142FBE">
      <w:pPr>
        <w:ind w:firstLine="709"/>
        <w:jc w:val="both"/>
        <w:rPr>
          <w:b/>
        </w:rPr>
      </w:pPr>
      <w:r w:rsidRPr="004505C1">
        <w:t xml:space="preserve">25.3 Требования к составлению и формы актов (проведения монтажных работ, гидравлических испытаний систем внутреннего холодного и горячего водоснабжения, системы внутреннего водоотведения и водостоков) определяются положениями </w:t>
      </w:r>
      <w:bookmarkStart w:id="64" w:name="_Hlk52898492"/>
      <w:r w:rsidR="00FE4D44" w:rsidRPr="004505C1">
        <w:fldChar w:fldCharType="begin"/>
      </w:r>
      <w:r w:rsidRPr="004505C1">
        <w:instrText xml:space="preserve"> HYPERLINK "http://standartgost.ru/gost/by_pkey/14293801780" \o "Внутренние санитарно-технические системы зданий" </w:instrText>
      </w:r>
      <w:r w:rsidR="00FE4D44" w:rsidRPr="004505C1">
        <w:fldChar w:fldCharType="separate"/>
      </w:r>
      <w:r w:rsidRPr="004505C1">
        <w:t>СП 73.13330</w:t>
      </w:r>
      <w:r w:rsidR="00FE4D44" w:rsidRPr="004505C1">
        <w:fldChar w:fldCharType="end"/>
      </w:r>
      <w:bookmarkEnd w:id="64"/>
      <w:r w:rsidR="00D82A3A" w:rsidRPr="004505C1">
        <w:t xml:space="preserve"> и СП 48.13330.</w:t>
      </w:r>
    </w:p>
    <w:p w:rsidR="00A06FD7" w:rsidRPr="004505C1" w:rsidRDefault="00A06FD7" w:rsidP="00142FBE">
      <w:pPr>
        <w:ind w:firstLine="709"/>
        <w:jc w:val="both"/>
      </w:pPr>
      <w:r w:rsidRPr="004505C1">
        <w:t xml:space="preserve">25.4 Состав пусконаладочных работ и программа их выполнения должны соответствовать правилам по </w:t>
      </w:r>
      <w:bookmarkStart w:id="65" w:name="2678b"/>
      <w:bookmarkEnd w:id="65"/>
      <w:r w:rsidRPr="004505C1">
        <w:t xml:space="preserve">охране труда и технике безопасности, пожарной безопасности. </w:t>
      </w:r>
    </w:p>
    <w:p w:rsidR="00A06FD7" w:rsidRPr="004505C1" w:rsidRDefault="00A06FD7" w:rsidP="00142FBE">
      <w:pPr>
        <w:ind w:firstLine="709"/>
        <w:jc w:val="both"/>
      </w:pPr>
      <w:r w:rsidRPr="004505C1">
        <w:t xml:space="preserve">25.5 Дефекты оборудования, выявленные в процессе индивидуальных испытаний и комплексного опробования оборудования, а также пусконаладочных работ, должны </w:t>
      </w:r>
      <w:bookmarkStart w:id="66" w:name="25073"/>
      <w:bookmarkEnd w:id="66"/>
      <w:r w:rsidRPr="004505C1">
        <w:t xml:space="preserve">быть устранены в соответствии с требованиями СП 48.13330 и </w:t>
      </w:r>
      <w:hyperlink r:id="rId23" w:tooltip="Внутренние санитарно-технические системы зданий" w:history="1">
        <w:r w:rsidRPr="004505C1">
          <w:t>СП 73.13330</w:t>
        </w:r>
      </w:hyperlink>
      <w:r w:rsidRPr="004505C1">
        <w:t>.</w:t>
      </w:r>
    </w:p>
    <w:p w:rsidR="00A06FD7" w:rsidRPr="004505C1" w:rsidRDefault="00A06FD7" w:rsidP="00142FBE">
      <w:pPr>
        <w:ind w:firstLine="709"/>
        <w:jc w:val="both"/>
      </w:pPr>
      <w:r w:rsidRPr="004505C1">
        <w:t xml:space="preserve">25.6 Комплексное опробование оборудования внутренних систем водоснабжения, водоотведения и водостоков осуществляется в соответствии с СП 48.13330 и </w:t>
      </w:r>
      <w:hyperlink r:id="rId24" w:tooltip="Внутренние санитарно-технические системы зданий" w:history="1">
        <w:r w:rsidRPr="004505C1">
          <w:t>СП 73.13330</w:t>
        </w:r>
      </w:hyperlink>
      <w:r w:rsidRPr="004505C1">
        <w:t>.</w:t>
      </w:r>
    </w:p>
    <w:p w:rsidR="000B7651" w:rsidRDefault="000B7651" w:rsidP="00142FBE">
      <w:pPr>
        <w:rPr>
          <w:b/>
        </w:rPr>
      </w:pPr>
    </w:p>
    <w:p w:rsidR="006D44BB" w:rsidRPr="004505C1" w:rsidRDefault="006D44BB" w:rsidP="00142FBE">
      <w:pPr>
        <w:rPr>
          <w:b/>
        </w:rPr>
      </w:pPr>
    </w:p>
    <w:p w:rsidR="007D4128" w:rsidRPr="004505C1" w:rsidRDefault="00DC3FAD" w:rsidP="00B67224">
      <w:pPr>
        <w:spacing w:before="240" w:after="120"/>
        <w:ind w:left="709"/>
        <w:jc w:val="both"/>
        <w:rPr>
          <w:b/>
        </w:rPr>
      </w:pPr>
      <w:r w:rsidRPr="004505C1">
        <w:rPr>
          <w:b/>
        </w:rPr>
        <w:t>2</w:t>
      </w:r>
      <w:r w:rsidR="00923542" w:rsidRPr="004505C1">
        <w:rPr>
          <w:b/>
        </w:rPr>
        <w:t>6</w:t>
      </w:r>
      <w:r w:rsidR="00D76F70" w:rsidRPr="004505C1">
        <w:rPr>
          <w:b/>
        </w:rPr>
        <w:t xml:space="preserve"> </w:t>
      </w:r>
      <w:r w:rsidRPr="004505C1">
        <w:rPr>
          <w:b/>
        </w:rPr>
        <w:t xml:space="preserve">Требования энергетической эффективности </w:t>
      </w:r>
      <w:r w:rsidR="000D654E" w:rsidRPr="004505C1">
        <w:rPr>
          <w:b/>
        </w:rPr>
        <w:t xml:space="preserve">внутренних </w:t>
      </w:r>
      <w:r w:rsidRPr="004505C1">
        <w:rPr>
          <w:b/>
        </w:rPr>
        <w:t>систем водо</w:t>
      </w:r>
      <w:r w:rsidR="000D654E" w:rsidRPr="004505C1">
        <w:rPr>
          <w:b/>
        </w:rPr>
        <w:t xml:space="preserve">снабжения </w:t>
      </w:r>
      <w:r w:rsidRPr="004505C1">
        <w:rPr>
          <w:b/>
        </w:rPr>
        <w:t xml:space="preserve">и </w:t>
      </w:r>
      <w:r w:rsidR="000D654E" w:rsidRPr="004505C1">
        <w:rPr>
          <w:b/>
        </w:rPr>
        <w:t>водоотведения</w:t>
      </w:r>
      <w:r w:rsidR="00ED799E" w:rsidRPr="004505C1">
        <w:rPr>
          <w:b/>
        </w:rPr>
        <w:t>. Требования рационального использования водных ресурсов</w:t>
      </w:r>
    </w:p>
    <w:p w:rsidR="00ED799E" w:rsidRPr="004505C1" w:rsidRDefault="00ED799E" w:rsidP="00142FBE">
      <w:pPr>
        <w:ind w:firstLine="709"/>
        <w:jc w:val="both"/>
      </w:pPr>
      <w:r w:rsidRPr="004505C1">
        <w:lastRenderedPageBreak/>
        <w:t xml:space="preserve">26.1 При размещении, проектировании, строительстве и вводе в эксплуатацию новых и реконструированных предприятий, сооружений и других объектов, а также при внедрении новых технологических процессов должно </w:t>
      </w:r>
      <w:r w:rsidR="004E2B3A" w:rsidRPr="004505C1">
        <w:t xml:space="preserve">быть </w:t>
      </w:r>
      <w:r w:rsidRPr="004505C1">
        <w:t>обеспеч</w:t>
      </w:r>
      <w:r w:rsidR="004E2B3A" w:rsidRPr="004505C1">
        <w:t>ено</w:t>
      </w:r>
      <w:r w:rsidRPr="004505C1">
        <w:t xml:space="preserve"> рациональное использование воды.</w:t>
      </w:r>
    </w:p>
    <w:p w:rsidR="00ED799E" w:rsidRPr="004505C1" w:rsidRDefault="00ED799E" w:rsidP="00142FBE">
      <w:pPr>
        <w:ind w:firstLine="709"/>
        <w:jc w:val="both"/>
      </w:pPr>
      <w:r w:rsidRPr="004505C1">
        <w:t>26.2 При проектировании должна определяться необходимость рационального использования воды путем выполнения технических</w:t>
      </w:r>
      <w:r w:rsidR="00D82A3A" w:rsidRPr="004505C1">
        <w:t xml:space="preserve"> и организационных мероприятий:</w:t>
      </w:r>
    </w:p>
    <w:p w:rsidR="00ED799E" w:rsidRDefault="00ED799E" w:rsidP="00142FBE">
      <w:pPr>
        <w:ind w:firstLine="709"/>
        <w:jc w:val="both"/>
      </w:pPr>
      <w:r w:rsidRPr="004505C1">
        <w:t xml:space="preserve">- </w:t>
      </w:r>
      <w:r w:rsidR="00B4307A" w:rsidRPr="00B4307A">
        <w:t>совершенствование методов контроля и учета водопотребления, в том числе на увлажнение воздуха в системах механической вентиляции</w:t>
      </w:r>
      <w:r w:rsidRPr="004505C1">
        <w:t>;</w:t>
      </w:r>
    </w:p>
    <w:p w:rsidR="00B4307A" w:rsidRPr="00B4307A" w:rsidRDefault="00B4307A" w:rsidP="00B4307A">
      <w:pPr>
        <w:ind w:firstLine="709"/>
        <w:jc w:val="both"/>
      </w:pPr>
      <w:r>
        <w:t xml:space="preserve">- </w:t>
      </w:r>
      <w:r w:rsidRPr="00B4307A">
        <w:t xml:space="preserve">установка современной водоразборной и наполнительной арматуры, обеспечивающей сокращение расхода питьевой воды (смесители </w:t>
      </w:r>
      <w:proofErr w:type="spellStart"/>
      <w:r w:rsidRPr="00B4307A">
        <w:t>двухвентильные</w:t>
      </w:r>
      <w:proofErr w:type="spellEnd"/>
      <w:r w:rsidRPr="00B4307A">
        <w:t xml:space="preserve"> с керамическими </w:t>
      </w:r>
      <w:proofErr w:type="spellStart"/>
      <w:r w:rsidRPr="00B4307A">
        <w:t>кранбуксами</w:t>
      </w:r>
      <w:proofErr w:type="spellEnd"/>
      <w:r w:rsidRPr="00B4307A">
        <w:t xml:space="preserve">, </w:t>
      </w:r>
      <w:proofErr w:type="spellStart"/>
      <w:r w:rsidRPr="00B4307A">
        <w:t>однорычажные</w:t>
      </w:r>
      <w:proofErr w:type="spellEnd"/>
      <w:r w:rsidRPr="00B4307A">
        <w:t>, сенсорные и смесители-термостаты);</w:t>
      </w:r>
    </w:p>
    <w:p w:rsidR="00B4307A" w:rsidRPr="004505C1" w:rsidRDefault="00B4307A" w:rsidP="00B4307A">
      <w:pPr>
        <w:ind w:firstLine="709"/>
        <w:jc w:val="both"/>
      </w:pPr>
      <w:r w:rsidRPr="00B4307A">
        <w:t>- выполнение комплекса мероприятий по регулированию давления воды в системах водоснабжения жилых зданий путем установки балансировочных кранов и их регулировки в процессе пусконаладочных работ</w:t>
      </w:r>
      <w:r>
        <w:t>;</w:t>
      </w:r>
    </w:p>
    <w:p w:rsidR="00ED799E" w:rsidRPr="004505C1" w:rsidRDefault="00ED799E" w:rsidP="00142FBE">
      <w:pPr>
        <w:ind w:firstLine="709"/>
        <w:jc w:val="both"/>
      </w:pPr>
      <w:r w:rsidRPr="004505C1">
        <w:t>- оснащения квартир, находящихся в собственности поселения или городского округа, приборами учета;</w:t>
      </w:r>
    </w:p>
    <w:p w:rsidR="00ED799E" w:rsidRPr="004505C1" w:rsidRDefault="00ED799E" w:rsidP="00142FBE">
      <w:pPr>
        <w:ind w:firstLine="709"/>
        <w:jc w:val="both"/>
      </w:pPr>
      <w:r w:rsidRPr="004505C1">
        <w:t>- разработка и внедрение автоматизированных систем учета водопотребления;</w:t>
      </w:r>
    </w:p>
    <w:p w:rsidR="00ED799E" w:rsidRPr="004505C1" w:rsidRDefault="00ED799E" w:rsidP="00142FBE">
      <w:pPr>
        <w:ind w:firstLine="709"/>
        <w:jc w:val="both"/>
      </w:pPr>
      <w:r w:rsidRPr="004505C1">
        <w:t xml:space="preserve">- обеспечение оптимальных режимов работы оборудования тепловых пунктов </w:t>
      </w:r>
      <w:r w:rsidR="004E2B3A" w:rsidRPr="004505C1">
        <w:t xml:space="preserve">в </w:t>
      </w:r>
      <w:r w:rsidRPr="004505C1">
        <w:t>цел</w:t>
      </w:r>
      <w:r w:rsidR="004E2B3A" w:rsidRPr="004505C1">
        <w:t>ях</w:t>
      </w:r>
      <w:r w:rsidRPr="004505C1">
        <w:t xml:space="preserve"> снижения всех видов используемых ресурсов (водных, тепловых, энергетических);</w:t>
      </w:r>
    </w:p>
    <w:p w:rsidR="00ED799E" w:rsidRPr="004505C1" w:rsidRDefault="00ED799E" w:rsidP="00142FBE">
      <w:pPr>
        <w:ind w:firstLine="709"/>
        <w:jc w:val="both"/>
      </w:pPr>
      <w:r w:rsidRPr="004505C1">
        <w:t>- установка антивандальной и водосберегающей санитарно-технической арматуры в культурно-бытовом секторе и бюджетных организациях;</w:t>
      </w:r>
    </w:p>
    <w:p w:rsidR="00ED799E" w:rsidRPr="004505C1" w:rsidRDefault="00ED799E" w:rsidP="00142FBE">
      <w:pPr>
        <w:ind w:firstLine="709"/>
        <w:jc w:val="both"/>
      </w:pPr>
      <w:r w:rsidRPr="004505C1">
        <w:t>- сокращение нерационального водопользования на предприятиях;</w:t>
      </w:r>
    </w:p>
    <w:p w:rsidR="00ED799E" w:rsidRPr="004505C1" w:rsidRDefault="00ED799E" w:rsidP="00142FBE">
      <w:pPr>
        <w:ind w:firstLine="709"/>
        <w:jc w:val="both"/>
      </w:pPr>
      <w:r w:rsidRPr="004505C1">
        <w:t>- разработка и внедрение инновационных технологий обнаружения утечек воды;</w:t>
      </w:r>
    </w:p>
    <w:p w:rsidR="00ED799E" w:rsidRPr="004505C1" w:rsidRDefault="00ED799E" w:rsidP="00142FBE">
      <w:pPr>
        <w:ind w:firstLine="709"/>
        <w:jc w:val="both"/>
      </w:pPr>
      <w:r w:rsidRPr="004505C1">
        <w:t>- замена воды питьевого качества на природную или частично очищенную воду для водопотребителей, у которых нет необходимости в этом качестве (при соответствующем технико-экономическом и санитарно-гигиеническом обосновании);</w:t>
      </w:r>
    </w:p>
    <w:p w:rsidR="00ED799E" w:rsidRDefault="00ED799E" w:rsidP="00142FBE">
      <w:pPr>
        <w:ind w:firstLine="709"/>
        <w:jc w:val="both"/>
      </w:pPr>
      <w:r w:rsidRPr="004505C1">
        <w:t>- необходимость выполнения мероприятий, влияющих на качество питьевой воды, подаваемой потребителям.</w:t>
      </w:r>
    </w:p>
    <w:p w:rsidR="00B4307A" w:rsidRPr="004505C1" w:rsidRDefault="00B4307A" w:rsidP="00142FBE">
      <w:pPr>
        <w:ind w:firstLine="709"/>
        <w:jc w:val="both"/>
      </w:pPr>
      <w:r w:rsidRPr="00B4307A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ED799E" w:rsidRPr="004505C1" w:rsidRDefault="00ED799E" w:rsidP="00142FBE">
      <w:pPr>
        <w:ind w:firstLine="709"/>
        <w:jc w:val="both"/>
      </w:pPr>
      <w:r w:rsidRPr="004505C1">
        <w:t xml:space="preserve">26.3 Требования по экономии энергоресурсов </w:t>
      </w:r>
      <w:r w:rsidR="00D335B6" w:rsidRPr="004505C1">
        <w:t>следует предусматривать</w:t>
      </w:r>
      <w:r w:rsidRPr="004505C1">
        <w:t xml:space="preserve"> в </w:t>
      </w:r>
      <w:r w:rsidR="00D82A3A" w:rsidRPr="004505C1">
        <w:t>соответствии с положениями [4].</w:t>
      </w:r>
    </w:p>
    <w:p w:rsidR="00DB7C42" w:rsidRPr="004505C1" w:rsidRDefault="00923542" w:rsidP="00142FBE">
      <w:pPr>
        <w:ind w:firstLine="709"/>
        <w:jc w:val="both"/>
      </w:pPr>
      <w:r w:rsidRPr="004505C1">
        <w:t>26</w:t>
      </w:r>
      <w:r w:rsidR="00DB7C42" w:rsidRPr="004505C1">
        <w:t>.</w:t>
      </w:r>
      <w:r w:rsidR="00ED799E" w:rsidRPr="004505C1">
        <w:t>4</w:t>
      </w:r>
      <w:r w:rsidR="00DB7C42" w:rsidRPr="004505C1">
        <w:t xml:space="preserve"> Для обеспечения нормативных требований в части допустимых давлений воды у санитарно-технических приборов, рационального использования воды питьевого качества и энергетических ресурсов необходимо предусматривать:</w:t>
      </w:r>
    </w:p>
    <w:p w:rsidR="00DB7C42" w:rsidRPr="004505C1" w:rsidRDefault="00B20882" w:rsidP="00142FBE">
      <w:pPr>
        <w:ind w:firstLine="709"/>
        <w:jc w:val="both"/>
      </w:pPr>
      <w:r w:rsidRPr="004505C1">
        <w:t xml:space="preserve">- </w:t>
      </w:r>
      <w:r w:rsidR="00DB7C42" w:rsidRPr="004505C1">
        <w:t xml:space="preserve">насосные агрегаты с регулируемым приводом (числом оборотов двигателя), что позволяет поддерживать требуемое расчетное давление воды после насосов независимо от колебаний давления в </w:t>
      </w:r>
      <w:r w:rsidR="0034320F" w:rsidRPr="004505C1">
        <w:t xml:space="preserve">системе </w:t>
      </w:r>
      <w:r w:rsidR="00DB7C42" w:rsidRPr="004505C1">
        <w:t>водо</w:t>
      </w:r>
      <w:r w:rsidR="0034320F" w:rsidRPr="004505C1">
        <w:t>снабжения поселения или городского округа</w:t>
      </w:r>
      <w:r w:rsidR="00DB7C42" w:rsidRPr="004505C1">
        <w:t>;</w:t>
      </w:r>
    </w:p>
    <w:p w:rsidR="00B4307A" w:rsidRPr="00B4307A" w:rsidRDefault="00B20882" w:rsidP="00B4307A">
      <w:pPr>
        <w:ind w:firstLine="709"/>
        <w:jc w:val="both"/>
      </w:pPr>
      <w:r w:rsidRPr="004505C1">
        <w:t xml:space="preserve">- </w:t>
      </w:r>
      <w:proofErr w:type="spellStart"/>
      <w:r w:rsidR="00B4307A" w:rsidRPr="00B4307A">
        <w:t>однозонную</w:t>
      </w:r>
      <w:proofErr w:type="spellEnd"/>
      <w:r w:rsidR="00B4307A" w:rsidRPr="00B4307A">
        <w:t xml:space="preserve"> схему водоснабжения с установкой поэтажных регуляторов давления в жилых домах с высотой зоны 54 м включительно (от перекрытия пола с установкой самого низко расположенного санитарно-технического прибора до перекрытия пола с установкой самого низко расположенного санитарно-технического прибора следующей зоны);</w:t>
      </w:r>
    </w:p>
    <w:p w:rsidR="00DB7C42" w:rsidRPr="004505C1" w:rsidRDefault="00B4307A" w:rsidP="00B4307A">
      <w:pPr>
        <w:ind w:firstLine="709"/>
        <w:jc w:val="both"/>
      </w:pPr>
      <w:r w:rsidRPr="00B4307A">
        <w:t>- зонное водоснабжение в жилых домах высотой более 54 м с установкой поэтажных регуляторов давления</w:t>
      </w:r>
      <w:r w:rsidR="00DB7C42" w:rsidRPr="004505C1">
        <w:t>;</w:t>
      </w:r>
    </w:p>
    <w:p w:rsidR="00DB7C42" w:rsidRPr="004505C1" w:rsidRDefault="00B20882" w:rsidP="00142FBE">
      <w:pPr>
        <w:ind w:firstLine="709"/>
        <w:jc w:val="both"/>
      </w:pPr>
      <w:r w:rsidRPr="004505C1">
        <w:t xml:space="preserve">- </w:t>
      </w:r>
      <w:r w:rsidR="00DB7C42" w:rsidRPr="004505C1">
        <w:t>установку современной водоразборной и наполнительной арматуры, обеспечивающей сокращение расхода питьевой воды (водоразборной арматуры с керамическими уплотнениями, смесителей с одной рукояткой, термостатических смесителей, полуавтоматической и автоматической арматуры);</w:t>
      </w:r>
    </w:p>
    <w:p w:rsidR="00DB7C42" w:rsidRPr="004505C1" w:rsidRDefault="00B20882" w:rsidP="00142FBE">
      <w:pPr>
        <w:ind w:firstLine="709"/>
        <w:jc w:val="both"/>
      </w:pPr>
      <w:r w:rsidRPr="004505C1">
        <w:t xml:space="preserve">- </w:t>
      </w:r>
      <w:r w:rsidR="00DB7C42" w:rsidRPr="004505C1">
        <w:t>выполнение комплекса мероприятий по регулированию давления воды в системах водоснабжения жилых зданий путем установки балансировочных кранов и их регулировки в процессе пусконаладочных работ;</w:t>
      </w:r>
    </w:p>
    <w:p w:rsidR="00DB7C42" w:rsidRPr="004505C1" w:rsidRDefault="00B20882" w:rsidP="00142FBE">
      <w:pPr>
        <w:ind w:firstLine="709"/>
        <w:jc w:val="both"/>
      </w:pPr>
      <w:r w:rsidRPr="004505C1">
        <w:t xml:space="preserve">- </w:t>
      </w:r>
      <w:r w:rsidR="00DB7C42" w:rsidRPr="004505C1">
        <w:t xml:space="preserve">регулирующие резервуары </w:t>
      </w:r>
      <w:r w:rsidR="00D43156" w:rsidRPr="004505C1">
        <w:t xml:space="preserve">в системах </w:t>
      </w:r>
      <w:r w:rsidR="00CC5CF8" w:rsidRPr="004505C1">
        <w:t xml:space="preserve">холодного и горячего </w:t>
      </w:r>
      <w:r w:rsidR="0034320F" w:rsidRPr="004505C1">
        <w:t>водоснабжения</w:t>
      </w:r>
      <w:r w:rsidR="00D43156" w:rsidRPr="004505C1">
        <w:t xml:space="preserve"> </w:t>
      </w:r>
      <w:r w:rsidR="00DB7C42" w:rsidRPr="004505C1">
        <w:t>зданий</w:t>
      </w:r>
      <w:r w:rsidR="00A06FD7" w:rsidRPr="004505C1">
        <w:t>.</w:t>
      </w:r>
    </w:p>
    <w:p w:rsidR="00DB7C42" w:rsidRDefault="00082CDB" w:rsidP="00142FBE">
      <w:pPr>
        <w:spacing w:before="120" w:after="120"/>
        <w:ind w:firstLine="709"/>
        <w:jc w:val="both"/>
        <w:rPr>
          <w:sz w:val="20"/>
          <w:szCs w:val="20"/>
        </w:rPr>
      </w:pPr>
      <w:r w:rsidRPr="00B67224">
        <w:rPr>
          <w:bCs/>
          <w:spacing w:val="30"/>
          <w:sz w:val="20"/>
          <w:szCs w:val="20"/>
        </w:rPr>
        <w:lastRenderedPageBreak/>
        <w:t>Примечание</w:t>
      </w:r>
      <w:r w:rsidRPr="00B67224">
        <w:rPr>
          <w:rStyle w:val="a5"/>
          <w:bCs/>
          <w:i w:val="0"/>
          <w:spacing w:val="20"/>
          <w:sz w:val="20"/>
          <w:szCs w:val="20"/>
        </w:rPr>
        <w:t xml:space="preserve"> </w:t>
      </w:r>
      <w:r w:rsidRPr="00B67224">
        <w:rPr>
          <w:bCs/>
          <w:spacing w:val="40"/>
          <w:sz w:val="20"/>
          <w:szCs w:val="20"/>
        </w:rPr>
        <w:t>‒</w:t>
      </w:r>
      <w:r w:rsidRPr="00B67224">
        <w:rPr>
          <w:rStyle w:val="a5"/>
          <w:bCs/>
          <w:i w:val="0"/>
          <w:sz w:val="20"/>
          <w:szCs w:val="20"/>
        </w:rPr>
        <w:t xml:space="preserve"> </w:t>
      </w:r>
      <w:r w:rsidR="00DB7C42" w:rsidRPr="00B67224">
        <w:rPr>
          <w:sz w:val="20"/>
          <w:szCs w:val="20"/>
        </w:rPr>
        <w:t xml:space="preserve">Применение </w:t>
      </w:r>
      <w:r w:rsidR="003C2D00" w:rsidRPr="00B67224">
        <w:rPr>
          <w:sz w:val="20"/>
          <w:szCs w:val="20"/>
        </w:rPr>
        <w:t>регуляторов давления</w:t>
      </w:r>
      <w:r w:rsidR="00DB7C42" w:rsidRPr="00B67224">
        <w:rPr>
          <w:sz w:val="20"/>
          <w:szCs w:val="20"/>
        </w:rPr>
        <w:t xml:space="preserve"> устанавливает практически одинаковое для всех этажей оптимальное расчетное </w:t>
      </w:r>
      <w:r w:rsidR="00D43156" w:rsidRPr="00B67224">
        <w:rPr>
          <w:sz w:val="20"/>
          <w:szCs w:val="20"/>
        </w:rPr>
        <w:t xml:space="preserve">давление (напор) </w:t>
      </w:r>
      <w:r w:rsidR="00DB7C42" w:rsidRPr="00B67224">
        <w:rPr>
          <w:sz w:val="20"/>
          <w:szCs w:val="20"/>
        </w:rPr>
        <w:t>воды, распределение потока по этажам, исключает вероятность сбоев в подаче холодной и горячей воды на верхние этажи в часы максимального водоразбора.</w:t>
      </w:r>
      <w:r w:rsidR="00B20882" w:rsidRPr="00B67224">
        <w:rPr>
          <w:sz w:val="20"/>
          <w:szCs w:val="20"/>
        </w:rPr>
        <w:t xml:space="preserve"> </w:t>
      </w:r>
      <w:r w:rsidR="00D82A3A" w:rsidRPr="00B67224">
        <w:rPr>
          <w:sz w:val="20"/>
          <w:szCs w:val="20"/>
        </w:rPr>
        <w:t>В</w:t>
      </w:r>
      <w:r w:rsidR="00DB7C42" w:rsidRPr="00B67224">
        <w:rPr>
          <w:sz w:val="20"/>
          <w:szCs w:val="20"/>
        </w:rPr>
        <w:t xml:space="preserve"> цел</w:t>
      </w:r>
      <w:r w:rsidR="00D82A3A" w:rsidRPr="00B67224">
        <w:rPr>
          <w:sz w:val="20"/>
          <w:szCs w:val="20"/>
        </w:rPr>
        <w:t>ях</w:t>
      </w:r>
      <w:r w:rsidR="00DB7C42" w:rsidRPr="00B67224">
        <w:rPr>
          <w:sz w:val="20"/>
          <w:szCs w:val="20"/>
        </w:rPr>
        <w:t xml:space="preserve"> улучшения эксплуатации систем водоснабжения </w:t>
      </w:r>
      <w:r w:rsidR="00FE165B" w:rsidRPr="00FE165B">
        <w:rPr>
          <w:sz w:val="20"/>
          <w:szCs w:val="20"/>
        </w:rPr>
        <w:t xml:space="preserve">следует использовать комплектные изделия, включающие </w:t>
      </w:r>
      <w:r w:rsidR="003C2D00" w:rsidRPr="00B67224">
        <w:rPr>
          <w:sz w:val="20"/>
          <w:szCs w:val="20"/>
        </w:rPr>
        <w:t>регулятор давления</w:t>
      </w:r>
      <w:r w:rsidR="00DB7C42" w:rsidRPr="00B67224">
        <w:rPr>
          <w:sz w:val="20"/>
          <w:szCs w:val="20"/>
        </w:rPr>
        <w:t>, фильтр и запорное устройство в одном корпусе</w:t>
      </w:r>
      <w:r w:rsidR="00773AB9" w:rsidRPr="00B67224">
        <w:rPr>
          <w:sz w:val="20"/>
          <w:szCs w:val="20"/>
        </w:rPr>
        <w:t xml:space="preserve"> (КФРД и аналоги)</w:t>
      </w:r>
      <w:r w:rsidR="00DB7C42" w:rsidRPr="00B67224">
        <w:rPr>
          <w:sz w:val="20"/>
          <w:szCs w:val="20"/>
        </w:rPr>
        <w:t>.</w:t>
      </w:r>
    </w:p>
    <w:p w:rsidR="00B4307A" w:rsidRPr="00B67224" w:rsidRDefault="00B4307A" w:rsidP="00142FBE">
      <w:pPr>
        <w:spacing w:before="120" w:after="120"/>
        <w:ind w:firstLine="709"/>
        <w:jc w:val="both"/>
        <w:rPr>
          <w:sz w:val="20"/>
          <w:szCs w:val="20"/>
        </w:rPr>
      </w:pPr>
      <w:r w:rsidRPr="00B4307A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6A22C1" w:rsidRPr="004505C1" w:rsidRDefault="00923542" w:rsidP="00142FBE">
      <w:pPr>
        <w:ind w:firstLine="709"/>
        <w:jc w:val="both"/>
      </w:pPr>
      <w:r w:rsidRPr="004505C1">
        <w:t>26.</w:t>
      </w:r>
      <w:r w:rsidR="00ED799E" w:rsidRPr="004505C1">
        <w:t>5</w:t>
      </w:r>
      <w:r w:rsidR="00DB7C42" w:rsidRPr="004505C1">
        <w:t xml:space="preserve"> </w:t>
      </w:r>
      <w:r w:rsidR="006A22C1" w:rsidRPr="004505C1">
        <w:t>При зонировании систем водопровода подачу воды в каждую зону следует предусматривать самостоятельными повысительными насосными установками. Водоразборные стояки каждой зоны следует прокладывать в монтажных нишах межквартирных коридоров с наличием транзитных участков, подающих воду потребителям вышерасположенной зоны</w:t>
      </w:r>
      <w:r w:rsidR="001A6C4C" w:rsidRPr="004505C1">
        <w:t>.</w:t>
      </w:r>
    </w:p>
    <w:p w:rsidR="00DB7C42" w:rsidRPr="004505C1" w:rsidRDefault="00923542" w:rsidP="00142FBE">
      <w:pPr>
        <w:ind w:firstLine="709"/>
        <w:jc w:val="both"/>
      </w:pPr>
      <w:r w:rsidRPr="004505C1">
        <w:t>26.</w:t>
      </w:r>
      <w:r w:rsidR="00ED799E" w:rsidRPr="004505C1">
        <w:t>6</w:t>
      </w:r>
      <w:r w:rsidR="00DB7C42" w:rsidRPr="004505C1">
        <w:t xml:space="preserve"> В жилых домах повышенной комфортности допускается проектировать систему доочистки питьевой воды с системой раздачи только для питья и приготовления пищи.</w:t>
      </w:r>
    </w:p>
    <w:p w:rsidR="00DB7C42" w:rsidRPr="004505C1" w:rsidRDefault="00923542" w:rsidP="00142FBE">
      <w:pPr>
        <w:ind w:firstLine="709"/>
        <w:jc w:val="both"/>
      </w:pPr>
      <w:r w:rsidRPr="004505C1">
        <w:t>26.</w:t>
      </w:r>
      <w:r w:rsidR="00ED799E" w:rsidRPr="004505C1">
        <w:t>7</w:t>
      </w:r>
      <w:r w:rsidR="00DB7C42" w:rsidRPr="004505C1">
        <w:t xml:space="preserve"> В жилых домах с квартирами повышенной комфортности с двухзонным водоснабжением в целях исключения прокладки в квартирах горизонтальных трубопроводов, объединяющих стояки в секционные узлы (в месте раздела зон водоснабжения), целесообразно выполнять следующее:</w:t>
      </w:r>
    </w:p>
    <w:p w:rsidR="00B20882" w:rsidRPr="004505C1" w:rsidRDefault="00B20882" w:rsidP="00142FBE">
      <w:pPr>
        <w:ind w:firstLine="709"/>
        <w:jc w:val="both"/>
      </w:pPr>
      <w:r w:rsidRPr="004505C1">
        <w:t xml:space="preserve">- </w:t>
      </w:r>
      <w:r w:rsidR="00DB7C42" w:rsidRPr="004505C1">
        <w:t>циркуляционные стояки 1-й зоны прокладыва</w:t>
      </w:r>
      <w:r w:rsidR="00F54AEB" w:rsidRPr="004505C1">
        <w:t>ют</w:t>
      </w:r>
      <w:r w:rsidR="00DB7C42" w:rsidRPr="004505C1">
        <w:t xml:space="preserve"> рядом с водоразборными, при этом их объединение в секционные узлы осуществля</w:t>
      </w:r>
      <w:r w:rsidR="00F54AEB" w:rsidRPr="004505C1">
        <w:t>ется</w:t>
      </w:r>
      <w:r w:rsidR="00DB7C42" w:rsidRPr="004505C1">
        <w:t xml:space="preserve"> в техническом подполье, подвальном или промежуточном техническом этаже между жилой и нежилой частью здания; </w:t>
      </w:r>
    </w:p>
    <w:p w:rsidR="00DB7C42" w:rsidRPr="004505C1" w:rsidRDefault="00B20882" w:rsidP="00142FBE">
      <w:pPr>
        <w:ind w:firstLine="709"/>
        <w:jc w:val="both"/>
      </w:pPr>
      <w:r w:rsidRPr="004505C1">
        <w:t xml:space="preserve">- </w:t>
      </w:r>
      <w:r w:rsidR="00DB7C42" w:rsidRPr="004505C1">
        <w:t xml:space="preserve">циркуляционные стояки 2-й зоны также прокладывают рядом со стояками 1-й зоны с их последующим объединением в секционные узлы в тех же помещениях, что и секционные узлы </w:t>
      </w:r>
      <w:r w:rsidR="00A50DA2" w:rsidRPr="004505C1">
        <w:t>1-й</w:t>
      </w:r>
      <w:r w:rsidR="00DB7C42" w:rsidRPr="004505C1">
        <w:t xml:space="preserve"> зоны.</w:t>
      </w:r>
    </w:p>
    <w:p w:rsidR="00DB7C42" w:rsidRPr="004505C1" w:rsidRDefault="00DB7C42" w:rsidP="00142FBE">
      <w:pPr>
        <w:ind w:firstLine="709"/>
        <w:jc w:val="both"/>
      </w:pPr>
      <w:r w:rsidRPr="004505C1">
        <w:t>В жилых домах с однозонным водоснабжением при отсутствии чердака или невозможности объединения стояков горячей воды в мансардных помещениях объединение стояков в секционные узлы следует выполнять по аналогии с решениями, указанными выше для двухзонных систем водоснабжения.</w:t>
      </w:r>
    </w:p>
    <w:p w:rsidR="00DB7C42" w:rsidRPr="004505C1" w:rsidRDefault="00DB7C42" w:rsidP="00142FBE">
      <w:pPr>
        <w:ind w:firstLine="709"/>
        <w:jc w:val="both"/>
      </w:pPr>
      <w:r w:rsidRPr="004505C1">
        <w:t>В зависимости от конкретных объемно-планировочных решений предусматривают другие схемы горячего водоснабжения.</w:t>
      </w:r>
    </w:p>
    <w:p w:rsidR="00DB7C42" w:rsidRPr="004505C1" w:rsidRDefault="00923542" w:rsidP="00142FBE">
      <w:pPr>
        <w:ind w:firstLine="709"/>
        <w:jc w:val="both"/>
      </w:pPr>
      <w:r w:rsidRPr="004505C1">
        <w:t>26.</w:t>
      </w:r>
      <w:r w:rsidR="00ED799E" w:rsidRPr="004505C1">
        <w:t>8</w:t>
      </w:r>
      <w:r w:rsidR="00DB7C42" w:rsidRPr="004505C1">
        <w:t xml:space="preserve"> Водосчетчики холодной и горячей воды, устанавливаемые на вводах водопровода в жилые дома и квартиры, следует предусматривать с импульсным выходом.</w:t>
      </w:r>
    </w:p>
    <w:p w:rsidR="00DB7C42" w:rsidRPr="004505C1" w:rsidRDefault="00DB7C42" w:rsidP="00142FBE">
      <w:pPr>
        <w:ind w:firstLine="709"/>
        <w:jc w:val="both"/>
      </w:pPr>
      <w:r w:rsidRPr="004505C1">
        <w:t>Установку водосчетчиков с импульсным выходом во встроенно-пристроенных помещениях общественного назначения предусматривают по заданию на проектирование.</w:t>
      </w:r>
    </w:p>
    <w:p w:rsidR="00DB7C42" w:rsidRPr="004505C1" w:rsidRDefault="00DB7C42" w:rsidP="00142FBE">
      <w:pPr>
        <w:ind w:firstLine="709"/>
        <w:jc w:val="both"/>
      </w:pPr>
      <w:r w:rsidRPr="004505C1">
        <w:t>Перед домовыми и квартирными водосчетчиками следует устанавливать механические или магнитно-механические фильтры.</w:t>
      </w:r>
    </w:p>
    <w:p w:rsidR="00DB7C42" w:rsidRPr="004505C1" w:rsidRDefault="00923542" w:rsidP="00142FBE">
      <w:pPr>
        <w:ind w:firstLine="709"/>
        <w:jc w:val="both"/>
        <w:rPr>
          <w:strike/>
        </w:rPr>
      </w:pPr>
      <w:r w:rsidRPr="004505C1">
        <w:t>26.</w:t>
      </w:r>
      <w:r w:rsidR="00ED799E" w:rsidRPr="004505C1">
        <w:t>9</w:t>
      </w:r>
      <w:r w:rsidR="00DB7C42" w:rsidRPr="004505C1">
        <w:t xml:space="preserve"> В одноквартирных и блокированных жилых домах категории комфорта I</w:t>
      </w:r>
      <w:r w:rsidR="00961D05" w:rsidRPr="004505C1">
        <w:t xml:space="preserve"> согласно терминологии СП 466.1325800 </w:t>
      </w:r>
      <w:r w:rsidR="00DB7C42" w:rsidRPr="004505C1">
        <w:t xml:space="preserve">при устройстве бассейна выбор технологической схемы его водоснабжения </w:t>
      </w:r>
      <w:r w:rsidR="00F779EB" w:rsidRPr="004505C1">
        <w:t xml:space="preserve">и </w:t>
      </w:r>
      <w:r w:rsidR="00993E64" w:rsidRPr="004505C1">
        <w:t>водоотведения</w:t>
      </w:r>
      <w:r w:rsidR="00F779EB" w:rsidRPr="004505C1">
        <w:t xml:space="preserve"> </w:t>
      </w:r>
      <w:r w:rsidR="00DB7C42" w:rsidRPr="004505C1">
        <w:t xml:space="preserve">(прямоточной или оборотной с очисткой) следует проводить в соответствии с объемами водопотребления и </w:t>
      </w:r>
      <w:r w:rsidR="00993E64" w:rsidRPr="004505C1">
        <w:t>водоотведения</w:t>
      </w:r>
      <w:r w:rsidR="00D335B6" w:rsidRPr="004505C1">
        <w:t>.</w:t>
      </w:r>
    </w:p>
    <w:p w:rsidR="002C22F4" w:rsidRPr="004505C1" w:rsidRDefault="00923542" w:rsidP="00142FBE">
      <w:pPr>
        <w:ind w:firstLine="709"/>
        <w:jc w:val="both"/>
      </w:pPr>
      <w:r w:rsidRPr="004505C1">
        <w:t>26.</w:t>
      </w:r>
      <w:r w:rsidR="00ED799E" w:rsidRPr="004505C1">
        <w:t>10</w:t>
      </w:r>
      <w:r w:rsidR="00DB7C42" w:rsidRPr="004505C1">
        <w:t xml:space="preserve"> </w:t>
      </w:r>
      <w:r w:rsidR="00FB4E1D" w:rsidRPr="004505C1">
        <w:t xml:space="preserve">Для тепловой изоляции трубопроводов систем </w:t>
      </w:r>
      <w:r w:rsidR="002C22F4" w:rsidRPr="004505C1">
        <w:t>водоснабжения и водоотведения</w:t>
      </w:r>
      <w:r w:rsidR="00FB4E1D" w:rsidRPr="004505C1">
        <w:t xml:space="preserve"> зданий применя</w:t>
      </w:r>
      <w:r w:rsidR="00961D05" w:rsidRPr="004505C1">
        <w:t>ю</w:t>
      </w:r>
      <w:r w:rsidR="00FB4E1D" w:rsidRPr="004505C1">
        <w:t>т полносборные или комплектные конструкции, а также трубы с тепловой изоляцией полной заводской готовности.</w:t>
      </w:r>
    </w:p>
    <w:p w:rsidR="002C22F4" w:rsidRDefault="002C22F4" w:rsidP="00142FBE">
      <w:pPr>
        <w:ind w:firstLine="709"/>
        <w:jc w:val="both"/>
      </w:pPr>
      <w:r w:rsidRPr="004505C1">
        <w:t>Для теплоизоляционного слоя трубопроводов холодного водоснабжения, обеспечивающего отсутствие конденсации водяного пара на их поверхности</w:t>
      </w:r>
      <w:r w:rsidR="00961D05" w:rsidRPr="004505C1">
        <w:t>,</w:t>
      </w:r>
      <w:r w:rsidRPr="004505C1">
        <w:t xml:space="preserve"> следует применять изделия в виде полых цилиндров из вспененного полиэтилена и пенокаучуков без покровного слоя (при коэффициенте сопротивления диффузии не менее 3000).</w:t>
      </w:r>
    </w:p>
    <w:p w:rsidR="00FE165B" w:rsidRPr="004505C1" w:rsidRDefault="00FE165B" w:rsidP="00142FBE">
      <w:pPr>
        <w:ind w:firstLine="709"/>
        <w:jc w:val="both"/>
      </w:pPr>
      <w:r w:rsidRPr="00B4307A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A94094" w:rsidRPr="004505C1" w:rsidRDefault="00A94094" w:rsidP="00142FBE">
      <w:pPr>
        <w:ind w:firstLine="709"/>
        <w:jc w:val="both"/>
      </w:pPr>
      <w:r w:rsidRPr="004505C1">
        <w:t>26.</w:t>
      </w:r>
      <w:r w:rsidR="00ED799E" w:rsidRPr="004505C1">
        <w:t>11</w:t>
      </w:r>
      <w:r w:rsidRPr="004505C1">
        <w:t xml:space="preserve"> В качестве теплоизоляционных материалов для изоляции трубопроводов различного назначения, следует применять материалы с теплопроводностью в сухом состоянии не выше 0,0</w:t>
      </w:r>
      <w:r w:rsidR="002402FB" w:rsidRPr="004505C1">
        <w:t>5</w:t>
      </w:r>
      <w:r w:rsidRPr="004505C1">
        <w:t xml:space="preserve"> Вт/</w:t>
      </w:r>
      <w:r w:rsidR="00D82A3A" w:rsidRPr="004505C1">
        <w:t>(</w:t>
      </w:r>
      <w:r w:rsidRPr="004505C1">
        <w:t>м</w:t>
      </w:r>
      <w:r w:rsidR="00D82A3A" w:rsidRPr="004505C1">
        <w:rPr>
          <w:sz w:val="26"/>
          <w:szCs w:val="26"/>
        </w:rPr>
        <w:t>·</w:t>
      </w:r>
      <w:r w:rsidRPr="004505C1">
        <w:t>°С</w:t>
      </w:r>
      <w:r w:rsidR="00D82A3A" w:rsidRPr="004505C1">
        <w:t>)</w:t>
      </w:r>
      <w:r w:rsidRPr="004505C1">
        <w:t xml:space="preserve"> (при 20 °С).</w:t>
      </w:r>
      <w:r w:rsidR="0060618A" w:rsidRPr="004505C1">
        <w:t xml:space="preserve"> </w:t>
      </w:r>
      <w:r w:rsidRPr="004505C1">
        <w:t xml:space="preserve">Толщину теплоизоляции трубопроводов </w:t>
      </w:r>
      <w:r w:rsidRPr="004505C1">
        <w:lastRenderedPageBreak/>
        <w:t>следует определять по 10.3 и СП 61.13330. При проектировании новых и реконструкции старых зданий следует использовать эффективные теплоизоляционные материалы.</w:t>
      </w:r>
    </w:p>
    <w:p w:rsidR="00FE165B" w:rsidRPr="00FE165B" w:rsidRDefault="00B97ADB" w:rsidP="00FE165B">
      <w:pPr>
        <w:shd w:val="clear" w:color="auto" w:fill="FFFFFF"/>
        <w:ind w:firstLine="567"/>
        <w:jc w:val="both"/>
      </w:pPr>
      <w:r w:rsidRPr="004505C1">
        <w:t xml:space="preserve">26.12 </w:t>
      </w:r>
      <w:r w:rsidR="00FE165B" w:rsidRPr="00FE165B">
        <w:t>Тепловая изоляция трубопроводов, расположенных в подземных стоянках автомобилей, при прокладке их в помещениях путей эвакуации, в технических этажах и на чердаках должна быть из материалов группы горючести не ниже Г1.</w:t>
      </w:r>
    </w:p>
    <w:p w:rsidR="00FE165B" w:rsidRPr="00FE165B" w:rsidRDefault="00FE165B" w:rsidP="00FE165B">
      <w:pPr>
        <w:shd w:val="clear" w:color="auto" w:fill="FFFFFF"/>
        <w:ind w:firstLine="567"/>
        <w:jc w:val="both"/>
      </w:pPr>
      <w:r w:rsidRPr="00FE165B">
        <w:t>При пересечении трубопроводом противопожарной преграды следует предусматривать теплоизоляционные конструкции из негорючих материалов в пределах размера противопожарной преграды.</w:t>
      </w:r>
    </w:p>
    <w:p w:rsidR="00FE165B" w:rsidRPr="00FE165B" w:rsidRDefault="00FE165B" w:rsidP="00FE165B">
      <w:pPr>
        <w:shd w:val="clear" w:color="auto" w:fill="FFFFFF"/>
        <w:ind w:firstLine="567"/>
        <w:jc w:val="both"/>
      </w:pPr>
      <w:r w:rsidRPr="00FE165B">
        <w:t>Теплоизоляционные конструкции из горючих материалов с теплоизоляционным слоем на основе вспененных полиэтилена, полипропилена, каучука, полиуретана и др. не допускается предусматривать для трубопроводов, расположенных в зданиях, кроме зданий степеней огнестойкости IV и V, одно- и двухквартирных жилых домов.</w:t>
      </w:r>
    </w:p>
    <w:p w:rsidR="00B97ADB" w:rsidRDefault="00FE165B" w:rsidP="00FE165B">
      <w:pPr>
        <w:shd w:val="clear" w:color="auto" w:fill="FFFFFF"/>
        <w:ind w:firstLine="567"/>
        <w:jc w:val="both"/>
        <w:rPr>
          <w:color w:val="FF0000"/>
        </w:rPr>
      </w:pPr>
      <w:r w:rsidRPr="00FE165B">
        <w:t>Допускается применение теплоизоляционного слоя из горючих материалов для трубопроводов, расположенных в подвальных этажах, имеющих выходы только наружу зданий степеней огнестойкости I и II, при устройстве вставок длиной 3 м из негорючих материалов не менее чем через 30 м длины трубопровода.</w:t>
      </w:r>
    </w:p>
    <w:p w:rsidR="00FE165B" w:rsidRPr="004505C1" w:rsidRDefault="00FE165B" w:rsidP="00142FBE">
      <w:pPr>
        <w:shd w:val="clear" w:color="auto" w:fill="FFFFFF"/>
        <w:ind w:firstLine="567"/>
        <w:jc w:val="both"/>
        <w:rPr>
          <w:rFonts w:ascii="Segoe UI" w:hAnsi="Segoe UI" w:cs="Segoe UI"/>
          <w:color w:val="212121"/>
          <w:sz w:val="23"/>
          <w:szCs w:val="23"/>
        </w:rPr>
      </w:pPr>
      <w:r w:rsidRPr="00B4307A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DB7C42" w:rsidRPr="004505C1" w:rsidRDefault="00B20882" w:rsidP="00142FBE">
      <w:pPr>
        <w:ind w:firstLine="709"/>
        <w:jc w:val="both"/>
      </w:pPr>
      <w:r w:rsidRPr="004505C1">
        <w:t>26.</w:t>
      </w:r>
      <w:r w:rsidR="00A94094" w:rsidRPr="004505C1">
        <w:t>1</w:t>
      </w:r>
      <w:r w:rsidR="00ED799E" w:rsidRPr="004505C1">
        <w:t>3</w:t>
      </w:r>
      <w:r w:rsidR="00DB7C42" w:rsidRPr="004505C1">
        <w:t xml:space="preserve"> Проектом следует предусматривать устройство автоматизированной системы комплексного учета энергоресурсов, предусматривающей передачу основных параметров энергоресурсоснабжения на компьютеры объединенной диспетчерской системы и единых информ</w:t>
      </w:r>
      <w:r w:rsidR="00570380" w:rsidRPr="004505C1">
        <w:t>ационно-расчетных центров</w:t>
      </w:r>
      <w:r w:rsidR="00DB7C42" w:rsidRPr="004505C1">
        <w:t xml:space="preserve"> с перспективой контроля и оперативного регулирования параметров в зависимости от времени суток, температуры воздуха, интенсивности водоразбора и т.</w:t>
      </w:r>
      <w:r w:rsidR="00D82A3A" w:rsidRPr="004505C1">
        <w:t xml:space="preserve"> </w:t>
      </w:r>
      <w:r w:rsidR="00DB7C42" w:rsidRPr="004505C1">
        <w:t>п.</w:t>
      </w:r>
    </w:p>
    <w:p w:rsidR="006C34BD" w:rsidRPr="004505C1" w:rsidRDefault="00B20882" w:rsidP="00142FBE">
      <w:pPr>
        <w:ind w:firstLine="709"/>
        <w:jc w:val="both"/>
      </w:pPr>
      <w:r w:rsidRPr="004505C1">
        <w:t>26.</w:t>
      </w:r>
      <w:r w:rsidR="00A94094" w:rsidRPr="004505C1">
        <w:t>1</w:t>
      </w:r>
      <w:r w:rsidR="00ED799E" w:rsidRPr="004505C1">
        <w:t>4</w:t>
      </w:r>
      <w:r w:rsidR="00DB7C42" w:rsidRPr="004505C1">
        <w:t xml:space="preserve"> После выполнения монтажных работ следует выполнить комплекс пусконаладочных работ с дорожными картами по эксплуатации систем горячего водоснабжения, оборотного водоснабжения, использования внутренних стоков дождевых и талых вод, очистных сооружений для крупных зданий многофункционального, промышленного назначения, торговых и общественно-деловых центров. </w:t>
      </w:r>
    </w:p>
    <w:p w:rsidR="006B11F8" w:rsidRDefault="00B20882" w:rsidP="00142FBE">
      <w:pPr>
        <w:ind w:firstLine="709"/>
        <w:jc w:val="both"/>
      </w:pPr>
      <w:r w:rsidRPr="004505C1">
        <w:t>26.</w:t>
      </w:r>
      <w:r w:rsidR="00DB7C42" w:rsidRPr="004505C1">
        <w:t>1</w:t>
      </w:r>
      <w:r w:rsidR="003615B7" w:rsidRPr="004505C1">
        <w:t>5</w:t>
      </w:r>
      <w:r w:rsidR="00DB7C42" w:rsidRPr="004505C1">
        <w:t xml:space="preserve"> Для зданий (торгово-развлекательных, многофункциональных, промышленных и т.</w:t>
      </w:r>
      <w:r w:rsidR="00570380" w:rsidRPr="004505C1">
        <w:t xml:space="preserve"> </w:t>
      </w:r>
      <w:r w:rsidR="00557113" w:rsidRPr="004505C1">
        <w:t>п</w:t>
      </w:r>
      <w:r w:rsidR="00DB7C42" w:rsidRPr="004505C1">
        <w:t xml:space="preserve">.) </w:t>
      </w:r>
      <w:r w:rsidR="00FE165B">
        <w:t xml:space="preserve">следует </w:t>
      </w:r>
      <w:r w:rsidR="00557113" w:rsidRPr="004505C1">
        <w:t xml:space="preserve">предусматривать </w:t>
      </w:r>
      <w:r w:rsidR="00FE165B">
        <w:t>отбор</w:t>
      </w:r>
      <w:r w:rsidR="00557113" w:rsidRPr="004505C1">
        <w:t xml:space="preserve"> </w:t>
      </w:r>
      <w:r w:rsidR="00F779EB" w:rsidRPr="004505C1">
        <w:t xml:space="preserve">дождевых стоков из системы внутренних водостоков в </w:t>
      </w:r>
      <w:r w:rsidR="009320BE" w:rsidRPr="004505C1">
        <w:t>накопительные резервуары для ее</w:t>
      </w:r>
      <w:r w:rsidR="00F779EB" w:rsidRPr="004505C1">
        <w:t xml:space="preserve"> повторно</w:t>
      </w:r>
      <w:r w:rsidR="009320BE" w:rsidRPr="004505C1">
        <w:t>го</w:t>
      </w:r>
      <w:r w:rsidR="00F779EB" w:rsidRPr="004505C1">
        <w:t xml:space="preserve"> использ</w:t>
      </w:r>
      <w:r w:rsidR="009320BE" w:rsidRPr="004505C1">
        <w:t>ования</w:t>
      </w:r>
      <w:r w:rsidR="00F779EB" w:rsidRPr="004505C1">
        <w:t xml:space="preserve"> </w:t>
      </w:r>
      <w:r w:rsidR="00BE78FA" w:rsidRPr="004505C1">
        <w:t xml:space="preserve">на нужды полива и для смыва в туалетах </w:t>
      </w:r>
      <w:r w:rsidR="00F779EB" w:rsidRPr="004505C1">
        <w:t>с уменьшением в балансе потребления воды питьевого качества не менее чем на 25 %.</w:t>
      </w:r>
      <w:r w:rsidR="006B11F8" w:rsidRPr="004505C1">
        <w:t xml:space="preserve"> При этом следует </w:t>
      </w:r>
      <w:r w:rsidR="009320BE" w:rsidRPr="004505C1">
        <w:t xml:space="preserve">первый </w:t>
      </w:r>
      <w:r w:rsidR="00F941C6" w:rsidRPr="004505C1">
        <w:t>5-минутный сток пропускать в наружную сеть, а затем заполнять резервуар.</w:t>
      </w:r>
      <w:r w:rsidR="00BE78FA" w:rsidRPr="004505C1">
        <w:t xml:space="preserve"> Резервуар должен быть защищен от переполнения, образования воздушных пробок и попадания в него </w:t>
      </w:r>
      <w:r w:rsidR="00F941C6" w:rsidRPr="004505C1">
        <w:t>грязи</w:t>
      </w:r>
      <w:r w:rsidR="00BE78FA" w:rsidRPr="004505C1">
        <w:t>. Для этого следует применять фильтры механической очистки с сеткой размером ячейки от 0,3</w:t>
      </w:r>
      <w:r w:rsidR="00D82A3A" w:rsidRPr="004505C1">
        <w:t xml:space="preserve"> </w:t>
      </w:r>
      <w:r w:rsidR="00BE78FA" w:rsidRPr="004505C1">
        <w:t>до 1,8</w:t>
      </w:r>
      <w:r w:rsidR="00D82A3A" w:rsidRPr="004505C1">
        <w:t xml:space="preserve"> </w:t>
      </w:r>
      <w:r w:rsidR="00BE78FA" w:rsidRPr="004505C1">
        <w:t>мм.</w:t>
      </w:r>
      <w:r w:rsidR="00F941C6" w:rsidRPr="004505C1">
        <w:t xml:space="preserve"> Следует осуществлять контроль за качеством накопленной воды и проводить периодическую чистку и дезинфекцию резервуара.</w:t>
      </w:r>
    </w:p>
    <w:p w:rsidR="00FE165B" w:rsidRPr="004505C1" w:rsidRDefault="00FE165B" w:rsidP="00142FBE">
      <w:pPr>
        <w:ind w:firstLine="709"/>
        <w:jc w:val="both"/>
      </w:pPr>
      <w:r w:rsidRPr="00B4307A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3615B7" w:rsidRDefault="003615B7" w:rsidP="00142FBE">
      <w:pPr>
        <w:ind w:firstLine="709"/>
        <w:jc w:val="both"/>
      </w:pPr>
      <w:r w:rsidRPr="004505C1">
        <w:t xml:space="preserve">26.16 </w:t>
      </w:r>
      <w:bookmarkEnd w:id="37"/>
      <w:r w:rsidRPr="004505C1">
        <w:t xml:space="preserve">В </w:t>
      </w:r>
      <w:r w:rsidR="00FA280A" w:rsidRPr="004505C1">
        <w:t xml:space="preserve">климатических районах </w:t>
      </w:r>
      <w:r w:rsidR="00A50DA2" w:rsidRPr="004505C1">
        <w:t xml:space="preserve">строительства </w:t>
      </w:r>
      <w:r w:rsidR="00FA280A" w:rsidRPr="004505C1">
        <w:rPr>
          <w:lang w:val="en-US"/>
        </w:rPr>
        <w:t>III</w:t>
      </w:r>
      <w:r w:rsidR="00FA280A" w:rsidRPr="004505C1">
        <w:t xml:space="preserve"> и </w:t>
      </w:r>
      <w:r w:rsidR="00FA280A" w:rsidRPr="004505C1">
        <w:rPr>
          <w:lang w:val="en-US"/>
        </w:rPr>
        <w:t>IV</w:t>
      </w:r>
      <w:r w:rsidR="00A50DA2" w:rsidRPr="004505C1">
        <w:t xml:space="preserve"> по СП 131.13330</w:t>
      </w:r>
      <w:r w:rsidR="00FA280A" w:rsidRPr="004505C1">
        <w:t xml:space="preserve"> </w:t>
      </w:r>
      <w:r w:rsidR="00FE165B">
        <w:t>возможно применение решений по</w:t>
      </w:r>
      <w:r w:rsidR="00ED799E" w:rsidRPr="004505C1">
        <w:t xml:space="preserve"> сокращению энергопотребления в </w:t>
      </w:r>
      <w:r w:rsidR="00EB4106" w:rsidRPr="004505C1">
        <w:t>горячем водоснабжении</w:t>
      </w:r>
      <w:r w:rsidR="00ED799E" w:rsidRPr="004505C1">
        <w:t xml:space="preserve"> за счет использования систем солнечных коллекторов для горячего водоснабжения</w:t>
      </w:r>
      <w:r w:rsidRPr="004505C1">
        <w:t>.</w:t>
      </w:r>
    </w:p>
    <w:p w:rsidR="00FE165B" w:rsidRPr="004505C1" w:rsidRDefault="00FE165B" w:rsidP="00142FBE">
      <w:pPr>
        <w:ind w:firstLine="709"/>
        <w:jc w:val="both"/>
      </w:pPr>
      <w:r w:rsidRPr="00B4307A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FE165B" w:rsidRPr="00FE165B" w:rsidRDefault="003615B7" w:rsidP="00FE165B">
      <w:pPr>
        <w:ind w:firstLine="709"/>
        <w:jc w:val="both"/>
      </w:pPr>
      <w:r w:rsidRPr="004505C1">
        <w:t xml:space="preserve">26.17 </w:t>
      </w:r>
      <w:r w:rsidR="00FE165B" w:rsidRPr="00FE165B">
        <w:t>В проектных решениях следует применять:</w:t>
      </w:r>
    </w:p>
    <w:p w:rsidR="00FE165B" w:rsidRPr="00FE165B" w:rsidRDefault="00FE165B" w:rsidP="00FE165B">
      <w:pPr>
        <w:ind w:firstLine="709"/>
        <w:jc w:val="both"/>
      </w:pPr>
      <w:r w:rsidRPr="00FE165B">
        <w:t xml:space="preserve">- </w:t>
      </w:r>
      <w:proofErr w:type="spellStart"/>
      <w:r w:rsidRPr="00FE165B">
        <w:t>теплонасосные</w:t>
      </w:r>
      <w:proofErr w:type="spellEnd"/>
      <w:r w:rsidRPr="00FE165B">
        <w:t xml:space="preserve"> системы утилизации тепла для систем горячего водоснабжения; </w:t>
      </w:r>
    </w:p>
    <w:p w:rsidR="00FE165B" w:rsidRPr="00FE165B" w:rsidRDefault="00FE165B" w:rsidP="00FE165B">
      <w:pPr>
        <w:ind w:firstLine="709"/>
        <w:jc w:val="both"/>
      </w:pPr>
      <w:r w:rsidRPr="00FE165B">
        <w:t xml:space="preserve">- </w:t>
      </w:r>
      <w:proofErr w:type="spellStart"/>
      <w:r w:rsidRPr="00FE165B">
        <w:t>кожухотрубные</w:t>
      </w:r>
      <w:proofErr w:type="spellEnd"/>
      <w:r w:rsidRPr="00FE165B">
        <w:t xml:space="preserve"> теплообменники для утилизации теплоты канализационных стоков;</w:t>
      </w:r>
    </w:p>
    <w:p w:rsidR="00FE165B" w:rsidRPr="00FE165B" w:rsidRDefault="00FE165B" w:rsidP="00FE165B">
      <w:pPr>
        <w:ind w:firstLine="709"/>
        <w:jc w:val="both"/>
      </w:pPr>
      <w:r w:rsidRPr="00FE165B">
        <w:t xml:space="preserve">- системы очистки атмосферных и серых сточных вод для повторного использования в качестве технической воды для холодоснабжения градирен (с показателями качества теплофикационной воды), мойки автомобилей, мойки тротуаров, полива зеленых насаждений с учетом требований [17], [18] и [19]; </w:t>
      </w:r>
    </w:p>
    <w:p w:rsidR="00FE165B" w:rsidRPr="00FE165B" w:rsidRDefault="00FE165B" w:rsidP="00FE165B">
      <w:pPr>
        <w:ind w:firstLine="709"/>
        <w:jc w:val="both"/>
      </w:pPr>
      <w:r w:rsidRPr="00FE165B">
        <w:t xml:space="preserve">- системы оборотного водоснабжения; </w:t>
      </w:r>
    </w:p>
    <w:p w:rsidR="00FE165B" w:rsidRPr="00FE165B" w:rsidRDefault="00FE165B" w:rsidP="00FE165B">
      <w:pPr>
        <w:ind w:firstLine="709"/>
        <w:jc w:val="both"/>
      </w:pPr>
      <w:r w:rsidRPr="00FE165B">
        <w:lastRenderedPageBreak/>
        <w:t>- замкнутые системы водного хозяйства промышленных предприятий;</w:t>
      </w:r>
    </w:p>
    <w:p w:rsidR="00FE165B" w:rsidRPr="00FE165B" w:rsidRDefault="00FE165B" w:rsidP="00FE165B">
      <w:pPr>
        <w:ind w:firstLine="709"/>
        <w:jc w:val="both"/>
      </w:pPr>
      <w:r w:rsidRPr="00FE165B">
        <w:t xml:space="preserve">- перевод технологических процессов промышленных предприятий на техническую воду с учетом требований технологической части проекта, [17], [18], [19] и при наличии возможности подключения к централизованной системе технического водоснабжения или наличии локального источника водоснабжения и соответствующем технико-экономическом обосновании; </w:t>
      </w:r>
    </w:p>
    <w:p w:rsidR="00FE165B" w:rsidRPr="00FE165B" w:rsidRDefault="00FE165B" w:rsidP="00FE165B">
      <w:pPr>
        <w:ind w:firstLine="709"/>
        <w:jc w:val="both"/>
      </w:pPr>
      <w:r w:rsidRPr="00FE165B">
        <w:t xml:space="preserve">- замену воды питьевого качества на техническую воду для ряда потребителей при соответствующем технико-экономическом и санитарно-гигиеническом обосновании с учетом требований [17], [18]; </w:t>
      </w:r>
    </w:p>
    <w:p w:rsidR="00FE165B" w:rsidRPr="00FE165B" w:rsidRDefault="00FE165B" w:rsidP="00FE165B">
      <w:pPr>
        <w:ind w:firstLine="709"/>
        <w:jc w:val="both"/>
      </w:pPr>
      <w:r w:rsidRPr="00FE165B">
        <w:t>- системы водоподготовки для адиабатического охлаждения наружного воздуха в камерах орошения и при применении форсунок высокого давления в системах приточной вентиляции;</w:t>
      </w:r>
    </w:p>
    <w:p w:rsidR="00FE165B" w:rsidRPr="00FE165B" w:rsidRDefault="00FE165B" w:rsidP="00FE165B">
      <w:pPr>
        <w:ind w:firstLine="709"/>
        <w:jc w:val="both"/>
      </w:pPr>
      <w:r w:rsidRPr="00FE165B">
        <w:t xml:space="preserve">- системы тонкого распыления воды перед входом наружного воздуха в конденсаторы и </w:t>
      </w:r>
      <w:proofErr w:type="spellStart"/>
      <w:r w:rsidRPr="00FE165B">
        <w:t>драйкулеры</w:t>
      </w:r>
      <w:proofErr w:type="spellEnd"/>
      <w:r w:rsidRPr="00FE165B">
        <w:t xml:space="preserve"> в системах автоматического управления климатическими системами зданий за счет адиабатического охлаждения наружного воздуха при входе в указанные теплообменные аппараты в теплый период года;</w:t>
      </w:r>
    </w:p>
    <w:p w:rsidR="0060618A" w:rsidRDefault="00FE165B" w:rsidP="00FE165B">
      <w:pPr>
        <w:ind w:firstLine="709"/>
        <w:jc w:val="both"/>
      </w:pPr>
      <w:r w:rsidRPr="00FE165B">
        <w:t xml:space="preserve">- использование тепла от систем холодоснабжения/кондиционирования воздуха жилых и общественных зданий, </w:t>
      </w:r>
      <w:proofErr w:type="spellStart"/>
      <w:r w:rsidRPr="00FE165B">
        <w:t>газопоршневых</w:t>
      </w:r>
      <w:proofErr w:type="spellEnd"/>
      <w:r w:rsidRPr="00FE165B">
        <w:t xml:space="preserve"> установок и аналогичного оборудования для предварительного нагрева воды на нужды горячего водоснабжения</w:t>
      </w:r>
      <w:r w:rsidR="006C34BD" w:rsidRPr="004505C1">
        <w:t>.</w:t>
      </w:r>
    </w:p>
    <w:p w:rsidR="00FE165B" w:rsidRPr="004505C1" w:rsidRDefault="00FE165B" w:rsidP="00142FBE">
      <w:pPr>
        <w:ind w:firstLine="709"/>
        <w:jc w:val="both"/>
      </w:pPr>
      <w:r w:rsidRPr="00B4307A">
        <w:rPr>
          <w:b/>
          <w:bCs/>
        </w:rPr>
        <w:t>(Измененная редакция, Изм. № 3</w:t>
      </w:r>
      <w:r>
        <w:rPr>
          <w:b/>
          <w:bCs/>
        </w:rPr>
        <w:t>).</w:t>
      </w:r>
    </w:p>
    <w:p w:rsidR="00A822AC" w:rsidRPr="004505C1" w:rsidRDefault="00A822AC" w:rsidP="00142FBE">
      <w:pPr>
        <w:ind w:firstLine="709"/>
        <w:jc w:val="both"/>
      </w:pPr>
    </w:p>
    <w:p w:rsidR="00A822AC" w:rsidRPr="004505C1" w:rsidRDefault="00A822AC" w:rsidP="00142FBE">
      <w:pPr>
        <w:ind w:firstLine="709"/>
        <w:jc w:val="both"/>
      </w:pPr>
    </w:p>
    <w:p w:rsidR="00B67224" w:rsidRDefault="00B67224" w:rsidP="00142FBE">
      <w:pPr>
        <w:ind w:firstLine="709"/>
        <w:jc w:val="both"/>
      </w:pPr>
      <w:r>
        <w:br w:type="page"/>
      </w:r>
    </w:p>
    <w:p w:rsidR="00A50DA2" w:rsidRDefault="00A50DA2" w:rsidP="00142FBE">
      <w:pPr>
        <w:pStyle w:val="a7"/>
        <w:spacing w:before="0" w:beforeAutospacing="0" w:after="0" w:afterAutospacing="0"/>
        <w:ind w:right="139"/>
        <w:jc w:val="center"/>
        <w:rPr>
          <w:rFonts w:ascii="Times New Roman" w:hAnsi="Times New Roman"/>
          <w:b/>
          <w:color w:val="auto"/>
          <w:sz w:val="24"/>
        </w:rPr>
      </w:pPr>
      <w:r w:rsidRPr="004505C1">
        <w:rPr>
          <w:rFonts w:ascii="Times New Roman" w:hAnsi="Times New Roman"/>
          <w:b/>
          <w:color w:val="auto"/>
          <w:sz w:val="24"/>
        </w:rPr>
        <w:lastRenderedPageBreak/>
        <w:t>Приложение А</w:t>
      </w:r>
    </w:p>
    <w:p w:rsidR="00B67224" w:rsidRPr="004505C1" w:rsidRDefault="00B67224" w:rsidP="00142FBE">
      <w:pPr>
        <w:pStyle w:val="a7"/>
        <w:spacing w:before="0" w:beforeAutospacing="0" w:after="0" w:afterAutospacing="0"/>
        <w:ind w:right="139"/>
        <w:jc w:val="center"/>
        <w:rPr>
          <w:rFonts w:ascii="Times New Roman" w:hAnsi="Times New Roman"/>
          <w:b/>
          <w:color w:val="auto"/>
          <w:sz w:val="24"/>
        </w:rPr>
      </w:pPr>
    </w:p>
    <w:p w:rsidR="00A50DA2" w:rsidRPr="004505C1" w:rsidRDefault="00A50DA2" w:rsidP="00142FBE">
      <w:pPr>
        <w:pStyle w:val="HEADERTEXT0"/>
        <w:spacing w:after="24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505C1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Расчетные расходы воды</w:t>
      </w:r>
    </w:p>
    <w:p w:rsidR="00A50DA2" w:rsidRPr="004505C1" w:rsidRDefault="00A50DA2" w:rsidP="00B67224">
      <w:pPr>
        <w:pStyle w:val="HEADERTEXT0"/>
        <w:spacing w:after="240"/>
        <w:ind w:left="1985" w:hanging="1985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505C1">
        <w:rPr>
          <w:rFonts w:ascii="Times New Roman" w:hAnsi="Times New Roman" w:cs="Times New Roman"/>
          <w:color w:val="auto"/>
          <w:spacing w:val="40"/>
          <w:sz w:val="24"/>
          <w:szCs w:val="24"/>
        </w:rPr>
        <w:t>Таблица</w:t>
      </w:r>
      <w:r w:rsidRPr="004505C1">
        <w:rPr>
          <w:rFonts w:ascii="Times New Roman" w:hAnsi="Times New Roman" w:cs="Times New Roman"/>
          <w:color w:val="auto"/>
          <w:sz w:val="24"/>
          <w:szCs w:val="24"/>
        </w:rPr>
        <w:t xml:space="preserve"> А.1 – </w:t>
      </w:r>
      <w:r w:rsidRPr="004505C1">
        <w:rPr>
          <w:rFonts w:ascii="Times New Roman" w:hAnsi="Times New Roman" w:cs="Times New Roman"/>
          <w:b/>
          <w:color w:val="auto"/>
          <w:sz w:val="24"/>
          <w:szCs w:val="24"/>
        </w:rPr>
        <w:t>Расчетные расходы воды и стоков для санитарно-технических приборов</w:t>
      </w:r>
    </w:p>
    <w:tbl>
      <w:tblPr>
        <w:tblW w:w="9582" w:type="dxa"/>
        <w:tblInd w:w="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358"/>
        <w:gridCol w:w="726"/>
        <w:gridCol w:w="907"/>
        <w:gridCol w:w="726"/>
        <w:gridCol w:w="726"/>
        <w:gridCol w:w="907"/>
        <w:gridCol w:w="726"/>
        <w:gridCol w:w="932"/>
        <w:gridCol w:w="849"/>
        <w:gridCol w:w="725"/>
      </w:tblGrid>
      <w:tr w:rsidR="00A50DA2" w:rsidRPr="004505C1" w:rsidTr="00A50DA2">
        <w:trPr>
          <w:trHeight w:val="1077"/>
        </w:trPr>
        <w:tc>
          <w:tcPr>
            <w:tcW w:w="2358" w:type="dxa"/>
            <w:vMerge w:val="restart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Санитарные приборы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2359" w:type="dxa"/>
            <w:gridSpan w:val="3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Секундный расход воды, 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л/с </w:t>
            </w:r>
          </w:p>
        </w:tc>
        <w:tc>
          <w:tcPr>
            <w:tcW w:w="2359" w:type="dxa"/>
            <w:gridSpan w:val="3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Часовой расход воды, 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л/ч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Расход 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стоков от прибора, л/с</w:t>
            </w:r>
          </w:p>
        </w:tc>
        <w:tc>
          <w:tcPr>
            <w:tcW w:w="1574" w:type="dxa"/>
            <w:gridSpan w:val="2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Минимальные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диаметры условного</w:t>
            </w:r>
          </w:p>
          <w:p w:rsidR="00A50DA2" w:rsidRPr="004505C1" w:rsidRDefault="00A50DA2" w:rsidP="00142FBE">
            <w:pPr>
              <w:pStyle w:val="FORMATTEXT0"/>
              <w:tabs>
                <w:tab w:val="center" w:pos="782"/>
              </w:tabs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прохода</w:t>
            </w:r>
            <w:r w:rsidRPr="004505C1">
              <w:rPr>
                <w:sz w:val="20"/>
                <w:szCs w:val="20"/>
              </w:rPr>
              <w:tab/>
              <w:t>, мм</w:t>
            </w:r>
          </w:p>
        </w:tc>
      </w:tr>
      <w:tr w:rsidR="00A50DA2" w:rsidRPr="004505C1" w:rsidTr="00A50DA2">
        <w:trPr>
          <w:trHeight w:val="624"/>
        </w:trPr>
        <w:tc>
          <w:tcPr>
            <w:tcW w:w="2358" w:type="dxa"/>
            <w:vMerge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rPr>
                <w:sz w:val="20"/>
                <w:szCs w:val="20"/>
              </w:rPr>
            </w:pP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</w:p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горя-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чей</w:t>
            </w:r>
          </w:p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</w:p>
          <w:p w:rsidR="00A50DA2" w:rsidRPr="004505C1" w:rsidRDefault="00864352" w:rsidP="00142FBE">
            <w:pPr>
              <w:pStyle w:val="MIDDLEPICT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0,</m:t>
                    </m:r>
                    <m:r>
                      <w:rPr>
                        <w:rFonts w:ascii="Cambria Math" w:hAnsi="Cambria Math"/>
                        <w:szCs w:val="20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864352" w:rsidP="00142FBE">
            <w:pPr>
              <w:pStyle w:val="MIDDLEPICT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0,</m:t>
                    </m:r>
                    <m:r>
                      <w:rPr>
                        <w:rFonts w:ascii="Cambria Math" w:hAnsi="Cambria Math"/>
                        <w:szCs w:val="20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горя-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чей</w:t>
            </w:r>
          </w:p>
          <w:p w:rsidR="00A50DA2" w:rsidRPr="004505C1" w:rsidRDefault="00864352" w:rsidP="00142FBE">
            <w:pPr>
              <w:pStyle w:val="MIDDLEPICT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0,</m:t>
                    </m:r>
                    <m:r>
                      <w:rPr>
                        <w:rFonts w:ascii="Cambria Math" w:hAnsi="Cambria Math"/>
                        <w:szCs w:val="20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s</m:t>
                    </m:r>
                  </m:sup>
                </m:sSubSup>
              </m:oMath>
            </m:oMathPara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подвод-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ки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отвода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Умывальник, рукомойник с водоразборным краном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0,15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32</w:t>
            </w:r>
          </w:p>
        </w:tc>
      </w:tr>
      <w:tr w:rsidR="00A50DA2" w:rsidRPr="004505C1" w:rsidTr="00A50DA2">
        <w:trPr>
          <w:trHeight w:val="241"/>
        </w:trPr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 То же, со смесителем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0,12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0,15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32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3 Раковина, мойка инвентарная с водоразборным краном и колонка лабораторная водоразборная 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0,15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0,15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4 Мойка (в том числе лабораторная) со смесителем 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0,12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1,0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 Мойка (для предприятий общественного питания) со смесителем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280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220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1,0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 Ванна со смесителем</w:t>
            </w:r>
          </w:p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(в том числе общим для ванн и умывальника) 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0,25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0,18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0,18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200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1,1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58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 Ванна с водогрейной</w:t>
            </w:r>
          </w:p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 колонкой и смесителем </w:t>
            </w:r>
          </w:p>
        </w:tc>
        <w:tc>
          <w:tcPr>
            <w:tcW w:w="726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0,22</w:t>
            </w:r>
          </w:p>
        </w:tc>
        <w:tc>
          <w:tcPr>
            <w:tcW w:w="907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0,22</w:t>
            </w:r>
          </w:p>
        </w:tc>
        <w:tc>
          <w:tcPr>
            <w:tcW w:w="726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6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300</w:t>
            </w:r>
          </w:p>
        </w:tc>
        <w:tc>
          <w:tcPr>
            <w:tcW w:w="907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300</w:t>
            </w:r>
          </w:p>
        </w:tc>
        <w:tc>
          <w:tcPr>
            <w:tcW w:w="726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32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1,1</w:t>
            </w:r>
          </w:p>
        </w:tc>
        <w:tc>
          <w:tcPr>
            <w:tcW w:w="849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</w:t>
            </w:r>
          </w:p>
        </w:tc>
        <w:tc>
          <w:tcPr>
            <w:tcW w:w="725" w:type="dxa"/>
            <w:tcBorders>
              <w:bottom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58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8 Ванна медицинская со смесителем условным диаметром, мм: </w:t>
            </w:r>
          </w:p>
        </w:tc>
        <w:tc>
          <w:tcPr>
            <w:tcW w:w="726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6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6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6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5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c>
          <w:tcPr>
            <w:tcW w:w="2358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</w:t>
            </w:r>
          </w:p>
        </w:tc>
        <w:tc>
          <w:tcPr>
            <w:tcW w:w="726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</w:t>
            </w:r>
          </w:p>
        </w:tc>
        <w:tc>
          <w:tcPr>
            <w:tcW w:w="907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726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726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700</w:t>
            </w:r>
          </w:p>
        </w:tc>
        <w:tc>
          <w:tcPr>
            <w:tcW w:w="907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460</w:t>
            </w:r>
          </w:p>
        </w:tc>
        <w:tc>
          <w:tcPr>
            <w:tcW w:w="726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460</w:t>
            </w:r>
          </w:p>
        </w:tc>
        <w:tc>
          <w:tcPr>
            <w:tcW w:w="932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2,3</w:t>
            </w:r>
          </w:p>
        </w:tc>
        <w:tc>
          <w:tcPr>
            <w:tcW w:w="849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</w:t>
            </w:r>
          </w:p>
        </w:tc>
        <w:tc>
          <w:tcPr>
            <w:tcW w:w="725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25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0,6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750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500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25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75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32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1,4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1060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710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710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32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75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9 Ванна ножная со смесителем 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0,07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0,07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220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165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165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0,5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58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 Душевая кабина с мелким душевым поддоном и смесителем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0,12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  <w:tc>
          <w:tcPr>
            <w:tcW w:w="907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726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932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849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</w:tbl>
    <w:p w:rsidR="00A50DA2" w:rsidRPr="004505C1" w:rsidRDefault="00A50DA2" w:rsidP="00142FBE">
      <w:pPr>
        <w:rPr>
          <w:i/>
        </w:rPr>
      </w:pPr>
      <w:r w:rsidRPr="004505C1">
        <w:rPr>
          <w:i/>
        </w:rPr>
        <w:br w:type="page"/>
      </w:r>
    </w:p>
    <w:p w:rsidR="00A50DA2" w:rsidRPr="004505C1" w:rsidRDefault="00A50DA2" w:rsidP="00142FBE">
      <w:pPr>
        <w:rPr>
          <w:i/>
        </w:rPr>
      </w:pPr>
      <w:r w:rsidRPr="004505C1">
        <w:rPr>
          <w:i/>
        </w:rPr>
        <w:lastRenderedPageBreak/>
        <w:t>Окончание таблицы А.1</w:t>
      </w:r>
    </w:p>
    <w:tbl>
      <w:tblPr>
        <w:tblW w:w="9504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336"/>
        <w:gridCol w:w="720"/>
        <w:gridCol w:w="901"/>
        <w:gridCol w:w="720"/>
        <w:gridCol w:w="720"/>
        <w:gridCol w:w="901"/>
        <w:gridCol w:w="720"/>
        <w:gridCol w:w="920"/>
        <w:gridCol w:w="845"/>
        <w:gridCol w:w="721"/>
      </w:tblGrid>
      <w:tr w:rsidR="00A50DA2" w:rsidRPr="004505C1" w:rsidTr="00A50DA2">
        <w:trPr>
          <w:trHeight w:val="1077"/>
        </w:trPr>
        <w:tc>
          <w:tcPr>
            <w:tcW w:w="2336" w:type="dxa"/>
            <w:vMerge w:val="restart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Санитарные приборы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2341" w:type="dxa"/>
            <w:gridSpan w:val="3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Секундный расход воды, 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л/с </w:t>
            </w:r>
          </w:p>
        </w:tc>
        <w:tc>
          <w:tcPr>
            <w:tcW w:w="2341" w:type="dxa"/>
            <w:gridSpan w:val="3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Часовой расход воды, 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л/ч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Расход 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стоков от прибора, л/с</w:t>
            </w:r>
          </w:p>
        </w:tc>
        <w:tc>
          <w:tcPr>
            <w:tcW w:w="1565" w:type="dxa"/>
            <w:gridSpan w:val="2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Минимальные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диаметры условного</w:t>
            </w:r>
          </w:p>
          <w:p w:rsidR="00A50DA2" w:rsidRPr="004505C1" w:rsidRDefault="00A50DA2" w:rsidP="00142FBE">
            <w:pPr>
              <w:pStyle w:val="FORMATTEXT0"/>
              <w:tabs>
                <w:tab w:val="center" w:pos="782"/>
              </w:tabs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прохода</w:t>
            </w:r>
            <w:r w:rsidRPr="004505C1">
              <w:rPr>
                <w:sz w:val="20"/>
                <w:szCs w:val="20"/>
              </w:rPr>
              <w:tab/>
              <w:t>, мм</w:t>
            </w:r>
          </w:p>
        </w:tc>
      </w:tr>
      <w:tr w:rsidR="00A50DA2" w:rsidRPr="004505C1" w:rsidTr="00A50DA2">
        <w:trPr>
          <w:trHeight w:val="624"/>
        </w:trPr>
        <w:tc>
          <w:tcPr>
            <w:tcW w:w="2336" w:type="dxa"/>
            <w:vMerge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rPr>
                <w:sz w:val="20"/>
                <w:szCs w:val="20"/>
              </w:rPr>
            </w:pP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</w:p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горя-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чей</w:t>
            </w:r>
          </w:p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</w:p>
          <w:p w:rsidR="00A50DA2" w:rsidRPr="004505C1" w:rsidRDefault="00864352" w:rsidP="00142FBE">
            <w:pPr>
              <w:pStyle w:val="MIDDLEPICT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0,</m:t>
                    </m:r>
                    <m:r>
                      <w:rPr>
                        <w:rFonts w:ascii="Cambria Math" w:hAnsi="Cambria Math"/>
                        <w:szCs w:val="20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864352" w:rsidP="00142FBE">
            <w:pPr>
              <w:pStyle w:val="MIDDLEPICT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0,</m:t>
                    </m:r>
                    <m:r>
                      <w:rPr>
                        <w:rFonts w:ascii="Cambria Math" w:hAnsi="Cambria Math"/>
                        <w:szCs w:val="20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горя-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чей</w:t>
            </w:r>
          </w:p>
          <w:p w:rsidR="00A50DA2" w:rsidRPr="004505C1" w:rsidRDefault="00864352" w:rsidP="00142FBE">
            <w:pPr>
              <w:pStyle w:val="MIDDLEPICT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0,</m:t>
                    </m:r>
                    <m:r>
                      <w:rPr>
                        <w:rFonts w:ascii="Cambria Math" w:hAnsi="Cambria Math"/>
                        <w:szCs w:val="20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864352" w:rsidP="00142FBE">
            <w:pPr>
              <w:pStyle w:val="FORMATTEXT0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s</m:t>
                    </m:r>
                  </m:sup>
                </m:sSubSup>
              </m:oMath>
            </m:oMathPara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подвод-</w:t>
            </w:r>
          </w:p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ки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отвода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11 Душевая кабина с глубоким душевым поддоном и смесителем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0,12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115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80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0,6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12 Душ в групповой установке со смесителем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500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270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230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13 Гигиенический душ (биде) со смесителем и аэратором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0,08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0,05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0,05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75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54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54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0,15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32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14 Нижний восходящий душ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650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430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430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15 Колонка в мыльне с водоразборным краном холодной или горячей воды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1000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16 Унитаз со смывным бачком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83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83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1,6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85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17 Унитаз со смывным краном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1,4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1,4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81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81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1,4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85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18 Писсуар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0,035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0,035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36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36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19 Писсуар с полуавтоматическим смывным краном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36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36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20 Питьевой фонтанчик 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0,04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0,04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72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72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0,05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25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21 Поливочный кран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1080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1080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720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</w:tr>
      <w:tr w:rsidR="00A50DA2" w:rsidRPr="004505C1" w:rsidTr="00A50DA2">
        <w:tc>
          <w:tcPr>
            <w:tcW w:w="2336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22 Трап условным диаметром, мм: </w:t>
            </w:r>
          </w:p>
        </w:tc>
        <w:tc>
          <w:tcPr>
            <w:tcW w:w="720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901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901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920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c>
          <w:tcPr>
            <w:tcW w:w="2336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720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01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01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0,7</w:t>
            </w:r>
          </w:p>
        </w:tc>
        <w:tc>
          <w:tcPr>
            <w:tcW w:w="845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Borders>
              <w:top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</w:tr>
      <w:tr w:rsidR="00A50DA2" w:rsidRPr="004505C1" w:rsidTr="00A50DA2">
        <w:tc>
          <w:tcPr>
            <w:tcW w:w="2336" w:type="dxa"/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01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1,1</w:t>
            </w:r>
          </w:p>
        </w:tc>
        <w:tc>
          <w:tcPr>
            <w:tcW w:w="845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</w:tr>
      <w:tr w:rsidR="00A50DA2" w:rsidRPr="004505C1" w:rsidTr="00A50DA2"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23 Посудомоечная машина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</w:t>
            </w:r>
          </w:p>
        </w:tc>
      </w:tr>
      <w:tr w:rsidR="00A50DA2" w:rsidRPr="004505C1" w:rsidTr="00A50DA2"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 Стиральная машина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–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</w:t>
            </w:r>
          </w:p>
        </w:tc>
      </w:tr>
      <w:tr w:rsidR="00A50DA2" w:rsidRPr="004505C1" w:rsidTr="00A50DA2">
        <w:tc>
          <w:tcPr>
            <w:tcW w:w="9504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:rsidR="00A50DA2" w:rsidRPr="004505C1" w:rsidRDefault="00A50DA2" w:rsidP="00142FBE">
            <w:pPr>
              <w:pStyle w:val="FORMATTEXT0"/>
              <w:ind w:left="57" w:right="57" w:firstLine="709"/>
              <w:jc w:val="both"/>
              <w:rPr>
                <w:sz w:val="20"/>
                <w:szCs w:val="20"/>
              </w:rPr>
            </w:pPr>
            <w:r w:rsidRPr="004505C1">
              <w:rPr>
                <w:bCs/>
                <w:spacing w:val="30"/>
                <w:sz w:val="20"/>
                <w:szCs w:val="20"/>
              </w:rPr>
              <w:t>Примечание</w:t>
            </w:r>
            <w:r w:rsidRPr="004505C1">
              <w:rPr>
                <w:rStyle w:val="a5"/>
                <w:bCs/>
                <w:i w:val="0"/>
                <w:spacing w:val="20"/>
                <w:sz w:val="20"/>
                <w:szCs w:val="20"/>
              </w:rPr>
              <w:t xml:space="preserve"> </w:t>
            </w:r>
            <w:r w:rsidRPr="004505C1">
              <w:rPr>
                <w:bCs/>
                <w:spacing w:val="40"/>
                <w:sz w:val="20"/>
                <w:szCs w:val="20"/>
              </w:rPr>
              <w:t>‒</w:t>
            </w:r>
            <w:r w:rsidRPr="004505C1">
              <w:rPr>
                <w:rStyle w:val="a5"/>
                <w:bCs/>
                <w:i w:val="0"/>
                <w:sz w:val="20"/>
                <w:szCs w:val="20"/>
              </w:rPr>
              <w:t xml:space="preserve"> </w:t>
            </w:r>
            <w:r w:rsidRPr="004505C1">
              <w:rPr>
                <w:sz w:val="20"/>
                <w:szCs w:val="20"/>
              </w:rPr>
              <w:t>Для систем холодного и горячего водоснабжения при применении коллекторных подводок из полимерных труб к умывальникам, раковинам, мойкам, смесителям для ванн и умывальников, душевым кабинам, биде, унитазам со смывным бачком, писсуарам, питьевым фонтанчикам диаметр труб следует принимать с учетом 8.27 и приложения И.</w:t>
            </w:r>
          </w:p>
        </w:tc>
      </w:tr>
    </w:tbl>
    <w:p w:rsidR="00A50DA2" w:rsidRPr="004505C1" w:rsidRDefault="00A50DA2" w:rsidP="00142FBE">
      <w:pPr>
        <w:pStyle w:val="FORMATTEXT0"/>
        <w:ind w:firstLine="709"/>
        <w:jc w:val="right"/>
        <w:rPr>
          <w:b/>
          <w:szCs w:val="20"/>
        </w:rPr>
      </w:pPr>
      <w:r w:rsidRPr="004505C1">
        <w:rPr>
          <w:sz w:val="18"/>
          <w:szCs w:val="18"/>
        </w:rPr>
        <w:t>    </w:t>
      </w:r>
      <w:r w:rsidRPr="004505C1">
        <w:rPr>
          <w:b/>
          <w:szCs w:val="20"/>
        </w:rPr>
        <w:br w:type="page"/>
      </w:r>
    </w:p>
    <w:p w:rsidR="00A50DA2" w:rsidRPr="004505C1" w:rsidRDefault="00A50DA2" w:rsidP="00142FBE">
      <w:pPr>
        <w:pStyle w:val="HEADERTEXT0"/>
        <w:spacing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4505C1">
        <w:rPr>
          <w:rFonts w:ascii="Times New Roman" w:hAnsi="Times New Roman" w:cs="Times New Roman"/>
          <w:color w:val="auto"/>
          <w:spacing w:val="40"/>
          <w:sz w:val="24"/>
          <w:szCs w:val="24"/>
        </w:rPr>
        <w:lastRenderedPageBreak/>
        <w:t xml:space="preserve">Таблица </w:t>
      </w:r>
      <w:r w:rsidRPr="004505C1">
        <w:rPr>
          <w:rFonts w:ascii="Times New Roman" w:hAnsi="Times New Roman" w:cs="Times New Roman"/>
          <w:color w:val="auto"/>
          <w:sz w:val="24"/>
          <w:szCs w:val="24"/>
        </w:rPr>
        <w:t xml:space="preserve">А.2 – </w:t>
      </w:r>
      <w:r w:rsidRPr="004505C1">
        <w:rPr>
          <w:rFonts w:ascii="Times New Roman" w:hAnsi="Times New Roman" w:cs="Times New Roman"/>
          <w:b/>
          <w:color w:val="auto"/>
          <w:sz w:val="24"/>
          <w:szCs w:val="24"/>
        </w:rPr>
        <w:t>Расчетные расходы воды потребителями</w:t>
      </w:r>
    </w:p>
    <w:tbl>
      <w:tblPr>
        <w:tblW w:w="5159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01"/>
        <w:gridCol w:w="956"/>
        <w:gridCol w:w="8"/>
        <w:gridCol w:w="955"/>
        <w:gridCol w:w="964"/>
        <w:gridCol w:w="6"/>
        <w:gridCol w:w="960"/>
        <w:gridCol w:w="6"/>
        <w:gridCol w:w="956"/>
        <w:gridCol w:w="17"/>
        <w:gridCol w:w="6"/>
        <w:gridCol w:w="970"/>
        <w:gridCol w:w="6"/>
        <w:gridCol w:w="1099"/>
        <w:gridCol w:w="6"/>
        <w:gridCol w:w="526"/>
      </w:tblGrid>
      <w:tr w:rsidR="00A50DA2" w:rsidRPr="004505C1" w:rsidTr="00A50DA2">
        <w:trPr>
          <w:trHeight w:val="20"/>
          <w:jc w:val="center"/>
        </w:trPr>
        <w:tc>
          <w:tcPr>
            <w:tcW w:w="11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Водопотребители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Расчетные расходы воды, л</w:t>
            </w:r>
          </w:p>
        </w:tc>
        <w:tc>
          <w:tcPr>
            <w:tcW w:w="10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Расход воды прибором, л/с (л/ч)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6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Единица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измерения</w:t>
            </w:r>
          </w:p>
        </w:tc>
        <w:tc>
          <w:tcPr>
            <w:tcW w:w="10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среднесуточные</w:t>
            </w:r>
          </w:p>
        </w:tc>
        <w:tc>
          <w:tcPr>
            <w:tcW w:w="10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 час наибольшего водопотребления</w:t>
            </w:r>
          </w:p>
        </w:tc>
        <w:tc>
          <w:tcPr>
            <w:tcW w:w="50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 (холодной</w:t>
            </w:r>
          </w:p>
          <w:p w:rsidR="00A50DA2" w:rsidRPr="004505C1" w:rsidRDefault="00A50DA2" w:rsidP="00142FBE">
            <w:pPr>
              <w:spacing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 горячей)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tot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tot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57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или горячей </w:t>
            </w:r>
          </w:p>
          <w:p w:rsidR="00A50DA2" w:rsidRPr="004505C1" w:rsidRDefault="00864352" w:rsidP="00142FB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sup>
                </m:sSubSup>
              </m:oMath>
            </m:oMathPara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7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i/>
                <w:sz w:val="20"/>
                <w:szCs w:val="20"/>
              </w:rPr>
              <w:t>Т</w:t>
            </w:r>
            <w:r w:rsidRPr="004505C1">
              <w:rPr>
                <w:sz w:val="20"/>
                <w:szCs w:val="20"/>
              </w:rPr>
              <w:t>, ч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u,m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tot</m:t>
                  </m:r>
                </m:sup>
              </m:sSubSup>
            </m:oMath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i/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горячей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общий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горячей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1 Жилые</w:t>
            </w:r>
            <w:r w:rsidRPr="004505C1">
              <w:rPr>
                <w:b/>
                <w:sz w:val="20"/>
                <w:szCs w:val="20"/>
              </w:rPr>
              <w:t xml:space="preserve"> дома </w:t>
            </w:r>
            <w:r w:rsidRPr="004505C1">
              <w:rPr>
                <w:sz w:val="20"/>
                <w:szCs w:val="20"/>
              </w:rPr>
              <w:t>квартирного типа</w:t>
            </w:r>
            <w:r w:rsidRPr="004505C1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житель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68"/>
          <w:jc w:val="center"/>
        </w:trPr>
        <w:tc>
          <w:tcPr>
            <w:tcW w:w="11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водопроводом и канализацией без ванн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70</w:t>
            </w:r>
          </w:p>
        </w:tc>
        <w:tc>
          <w:tcPr>
            <w:tcW w:w="50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  <w:lang w:val="en-US"/>
              </w:rPr>
            </w:pPr>
            <w:r w:rsidRPr="004505C1">
              <w:rPr>
                <w:sz w:val="20"/>
                <w:szCs w:val="20"/>
                <w:lang w:val="en-US"/>
              </w:rPr>
              <w:t>5</w:t>
            </w:r>
            <w:r w:rsidRPr="004505C1">
              <w:rPr>
                <w:sz w:val="20"/>
                <w:szCs w:val="20"/>
              </w:rPr>
              <w:t>,</w:t>
            </w:r>
            <w:r w:rsidRPr="004505C1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iCs/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(50)</w:t>
            </w:r>
          </w:p>
        </w:tc>
        <w:tc>
          <w:tcPr>
            <w:tcW w:w="57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(50)</w:t>
            </w:r>
          </w:p>
        </w:tc>
        <w:tc>
          <w:tcPr>
            <w:tcW w:w="2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водопроводом, канализацией и ваннами с водонагревателями, работающими на твердом топливе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8,1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i/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водопроводом, канализацией и ваннами с газовыми водонагревателями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  <w:lang w:val="en-US"/>
              </w:rPr>
            </w:pPr>
            <w:r w:rsidRPr="004505C1">
              <w:rPr>
                <w:sz w:val="20"/>
                <w:szCs w:val="20"/>
                <w:lang w:val="en-US"/>
              </w:rPr>
              <w:t>8</w:t>
            </w:r>
            <w:r w:rsidRPr="004505C1">
              <w:rPr>
                <w:sz w:val="20"/>
                <w:szCs w:val="20"/>
              </w:rPr>
              <w:t>,</w:t>
            </w:r>
            <w:r w:rsidRPr="004505C1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централизованным горячим водоснабжением, оборудованные умывальниками, мойками и душами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130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8,2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4,5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0,2(100)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сидячими ваннами, оборудованными душами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160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65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10,3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5,7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ваннами длиной от 1500 мм, оборудованными душами</w:t>
            </w:r>
          </w:p>
        </w:tc>
        <w:tc>
          <w:tcPr>
            <w:tcW w:w="4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180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11,6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6,5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83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2 Общежития</w:t>
            </w:r>
            <w:r w:rsidRPr="004505C1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человек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общими душевыми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85</w:t>
            </w:r>
          </w:p>
        </w:tc>
        <w:tc>
          <w:tcPr>
            <w:tcW w:w="50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45</w:t>
            </w:r>
          </w:p>
        </w:tc>
        <w:tc>
          <w:tcPr>
            <w:tcW w:w="50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10,4</w:t>
            </w:r>
          </w:p>
        </w:tc>
        <w:tc>
          <w:tcPr>
            <w:tcW w:w="50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5,4</w:t>
            </w:r>
          </w:p>
        </w:tc>
        <w:tc>
          <w:tcPr>
            <w:tcW w:w="50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(100)</w:t>
            </w:r>
          </w:p>
        </w:tc>
        <w:tc>
          <w:tcPr>
            <w:tcW w:w="57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душами при всех жилых комнатах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12,5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7,0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0,2(100)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общими кухнями и блоками душевых на этажах при жилых комнатах в каждой секции здания</w:t>
            </w:r>
          </w:p>
        </w:tc>
        <w:tc>
          <w:tcPr>
            <w:tcW w:w="4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10,2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6,38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3 Гостиницы, пансионаты и мотели:</w:t>
            </w: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человек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общими ваннами и душами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120</w:t>
            </w:r>
          </w:p>
        </w:tc>
        <w:tc>
          <w:tcPr>
            <w:tcW w:w="50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50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12,5</w:t>
            </w:r>
          </w:p>
        </w:tc>
        <w:tc>
          <w:tcPr>
            <w:tcW w:w="50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7,0</w:t>
            </w:r>
          </w:p>
        </w:tc>
        <w:tc>
          <w:tcPr>
            <w:tcW w:w="50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душами во всех отдельных номерах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230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19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10,2</w:t>
            </w:r>
          </w:p>
        </w:tc>
        <w:tc>
          <w:tcPr>
            <w:tcW w:w="5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(115)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(80)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br w:type="page"/>
              <w:t>- с ваннами в отдельных номерах, % общего числа номеров: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ind w:left="251"/>
              <w:rPr>
                <w:sz w:val="20"/>
              </w:rPr>
            </w:pPr>
            <w:r w:rsidRPr="004505C1">
              <w:rPr>
                <w:sz w:val="20"/>
              </w:rPr>
              <w:t>до 25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85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22,4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8,8</w:t>
            </w:r>
          </w:p>
        </w:tc>
        <w:tc>
          <w:tcPr>
            <w:tcW w:w="5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(250)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(180)</w:t>
            </w:r>
          </w:p>
        </w:tc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ind w:left="251"/>
              <w:rPr>
                <w:sz w:val="20"/>
              </w:rPr>
            </w:pPr>
            <w:r w:rsidRPr="004505C1">
              <w:rPr>
                <w:sz w:val="20"/>
              </w:rPr>
              <w:t>до 75</w:t>
            </w:r>
          </w:p>
        </w:tc>
        <w:tc>
          <w:tcPr>
            <w:tcW w:w="49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250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130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28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12,8</w:t>
            </w:r>
          </w:p>
        </w:tc>
        <w:tc>
          <w:tcPr>
            <w:tcW w:w="5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(280)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(190)</w:t>
            </w:r>
          </w:p>
        </w:tc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ind w:left="251"/>
              <w:rPr>
                <w:sz w:val="20"/>
              </w:rPr>
            </w:pPr>
            <w:r w:rsidRPr="004505C1">
              <w:rPr>
                <w:sz w:val="20"/>
              </w:rPr>
              <w:t>до 100</w:t>
            </w:r>
          </w:p>
        </w:tc>
        <w:tc>
          <w:tcPr>
            <w:tcW w:w="4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160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13,6</w:t>
            </w:r>
          </w:p>
        </w:tc>
        <w:tc>
          <w:tcPr>
            <w:tcW w:w="5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</w:tbl>
    <w:p w:rsidR="00A50DA2" w:rsidRPr="004505C1" w:rsidRDefault="00A50DA2" w:rsidP="00142FBE"/>
    <w:p w:rsidR="00A50DA2" w:rsidRPr="004505C1" w:rsidRDefault="00A50DA2" w:rsidP="00142FBE">
      <w:r w:rsidRPr="004505C1">
        <w:br w:type="page"/>
      </w:r>
    </w:p>
    <w:p w:rsidR="00A50DA2" w:rsidRPr="004505C1" w:rsidRDefault="00A50DA2" w:rsidP="00142FBE">
      <w:pPr>
        <w:rPr>
          <w:i/>
        </w:rPr>
      </w:pPr>
      <w:r w:rsidRPr="004505C1">
        <w:rPr>
          <w:i/>
        </w:rPr>
        <w:lastRenderedPageBreak/>
        <w:t>Продолжение таблицы А.2</w:t>
      </w:r>
    </w:p>
    <w:tbl>
      <w:tblPr>
        <w:tblW w:w="5159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09"/>
        <w:gridCol w:w="962"/>
        <w:gridCol w:w="960"/>
        <w:gridCol w:w="970"/>
        <w:gridCol w:w="968"/>
        <w:gridCol w:w="966"/>
        <w:gridCol w:w="6"/>
        <w:gridCol w:w="960"/>
        <w:gridCol w:w="21"/>
        <w:gridCol w:w="1080"/>
        <w:gridCol w:w="25"/>
        <w:gridCol w:w="515"/>
      </w:tblGrid>
      <w:tr w:rsidR="00A50DA2" w:rsidRPr="004505C1" w:rsidTr="00A50DA2">
        <w:trPr>
          <w:trHeight w:val="20"/>
          <w:jc w:val="center"/>
        </w:trPr>
        <w:tc>
          <w:tcPr>
            <w:tcW w:w="11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Водопотребители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Расчетные расходы воды, л</w:t>
            </w:r>
          </w:p>
        </w:tc>
        <w:tc>
          <w:tcPr>
            <w:tcW w:w="108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Расход воды прибором, л/с (л/ч)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Единица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измерения</w:t>
            </w:r>
          </w:p>
        </w:tc>
        <w:tc>
          <w:tcPr>
            <w:tcW w:w="10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среднесуточные</w:t>
            </w:r>
          </w:p>
        </w:tc>
        <w:tc>
          <w:tcPr>
            <w:tcW w:w="10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 час наибольшего водопотребления</w:t>
            </w:r>
          </w:p>
        </w:tc>
        <w:tc>
          <w:tcPr>
            <w:tcW w:w="50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 (холодной</w:t>
            </w:r>
          </w:p>
          <w:p w:rsidR="00A50DA2" w:rsidRPr="004505C1" w:rsidRDefault="00A50DA2" w:rsidP="00142FBE">
            <w:pPr>
              <w:spacing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 горячей)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tot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tot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57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или горячей </w:t>
            </w:r>
          </w:p>
          <w:p w:rsidR="00A50DA2" w:rsidRPr="004505C1" w:rsidRDefault="00864352" w:rsidP="00142FB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sup>
                </m:sSubSup>
              </m:oMath>
            </m:oMathPara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68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i/>
                <w:sz w:val="20"/>
                <w:szCs w:val="20"/>
              </w:rPr>
              <w:t>Т</w:t>
            </w:r>
            <w:r w:rsidRPr="004505C1">
              <w:rPr>
                <w:sz w:val="20"/>
                <w:szCs w:val="20"/>
              </w:rPr>
              <w:t>, ч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u,m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tot</m:t>
                  </m:r>
                </m:sup>
              </m:sSubSup>
            </m:oMath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i/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горячей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общий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5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горячей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2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4 Больницы</w:t>
            </w:r>
            <w:r w:rsidRPr="004505C1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койка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общими ваннами и душевыми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115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65</w:t>
            </w:r>
          </w:p>
        </w:tc>
        <w:tc>
          <w:tcPr>
            <w:tcW w:w="5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8,4</w:t>
            </w: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4,6</w:t>
            </w:r>
          </w:p>
        </w:tc>
        <w:tc>
          <w:tcPr>
            <w:tcW w:w="50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(100)</w:t>
            </w:r>
          </w:p>
        </w:tc>
        <w:tc>
          <w:tcPr>
            <w:tcW w:w="57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8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санузлами, приближенными к палатам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6,55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инфекционные</w:t>
            </w: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14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8,1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(120)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b/>
                <w:sz w:val="20"/>
              </w:rPr>
            </w:pPr>
            <w:r w:rsidRPr="004505C1">
              <w:rPr>
                <w:b/>
                <w:sz w:val="20"/>
              </w:rPr>
              <w:t>5 Санатории и дома отдыха: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место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общими душами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130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55</w:t>
            </w:r>
          </w:p>
        </w:tc>
        <w:tc>
          <w:tcPr>
            <w:tcW w:w="5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12,5</w:t>
            </w: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7,0</w:t>
            </w:r>
          </w:p>
        </w:tc>
        <w:tc>
          <w:tcPr>
            <w:tcW w:w="50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(100)</w:t>
            </w:r>
          </w:p>
        </w:tc>
        <w:tc>
          <w:tcPr>
            <w:tcW w:w="57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8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душами при всех жилых комнатах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12,5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7,0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 ваннами при всех жилых комнатах</w:t>
            </w: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4,2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6 Поликлиники</w:t>
            </w:r>
            <w:r w:rsidRPr="004505C1">
              <w:rPr>
                <w:b/>
                <w:sz w:val="20"/>
                <w:szCs w:val="20"/>
              </w:rPr>
              <w:t xml:space="preserve"> и амбулатории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больной в смену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13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4,4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2,6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1,0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(80)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7</w:t>
            </w:r>
            <w:r w:rsidRPr="004505C1">
              <w:rPr>
                <w:b/>
                <w:sz w:val="20"/>
                <w:szCs w:val="20"/>
              </w:rPr>
              <w:t xml:space="preserve"> </w:t>
            </w:r>
            <w:r w:rsidRPr="004505C1">
              <w:rPr>
                <w:b/>
                <w:sz w:val="20"/>
              </w:rPr>
              <w:t>Дошкольные образовательные организации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ребенок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с дневным пребыванием детей: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7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со столовыми, работающими на полуфабрикатах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22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9,5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3,8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(100)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(60)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со столовыми, работающими на сырье, и прачечными, оборудованными автоматическими стиральными машинами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21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18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6,8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с круглосуточным пребыванием детей: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со столовыми, работающими на полуфабрикатах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3,8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(100)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(60)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со столовыми, работающими на сырье, и прачечными, оборудованными автоматическими стиральными машинами</w:t>
            </w: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18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6,8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(100)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24</w:t>
            </w:r>
          </w:p>
        </w:tc>
      </w:tr>
      <w:tr w:rsidR="00A50DA2" w:rsidRPr="004505C1" w:rsidTr="00A50DA2">
        <w:trPr>
          <w:trHeight w:val="178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rPr>
                <w:b/>
                <w:bCs/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8 Прачечные: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-35" w:right="-23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кг сухого белья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механизированные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21,3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75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21,3</w:t>
            </w:r>
          </w:p>
        </w:tc>
        <w:tc>
          <w:tcPr>
            <w:tcW w:w="107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По технологическим данным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немеханизированные</w:t>
            </w: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12,8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12,8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(300)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9 Администра</w:t>
            </w:r>
            <w:r w:rsidRPr="004505C1">
              <w:rPr>
                <w:b/>
                <w:sz w:val="20"/>
                <w:szCs w:val="20"/>
              </w:rPr>
              <w:t>тивные здания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 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работа-ющий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1,7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(80)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(60)</w:t>
            </w:r>
          </w:p>
        </w:tc>
        <w:tc>
          <w:tcPr>
            <w:tcW w:w="2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</w:tr>
    </w:tbl>
    <w:p w:rsidR="00A50DA2" w:rsidRPr="004505C1" w:rsidRDefault="00A50DA2" w:rsidP="00142FBE"/>
    <w:p w:rsidR="00A50DA2" w:rsidRPr="004505C1" w:rsidRDefault="00A50DA2" w:rsidP="00142FBE">
      <w:r w:rsidRPr="004505C1">
        <w:br w:type="page"/>
      </w:r>
    </w:p>
    <w:p w:rsidR="00A50DA2" w:rsidRPr="004505C1" w:rsidRDefault="00A50DA2" w:rsidP="00142FBE">
      <w:pPr>
        <w:rPr>
          <w:i/>
        </w:rPr>
      </w:pPr>
      <w:r w:rsidRPr="004505C1">
        <w:rPr>
          <w:i/>
        </w:rPr>
        <w:lastRenderedPageBreak/>
        <w:t>Продолжение таблицы А.2</w:t>
      </w:r>
    </w:p>
    <w:tbl>
      <w:tblPr>
        <w:tblW w:w="5159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18"/>
        <w:gridCol w:w="958"/>
        <w:gridCol w:w="6"/>
        <w:gridCol w:w="962"/>
        <w:gridCol w:w="974"/>
        <w:gridCol w:w="970"/>
        <w:gridCol w:w="976"/>
        <w:gridCol w:w="968"/>
        <w:gridCol w:w="1097"/>
        <w:gridCol w:w="10"/>
        <w:gridCol w:w="503"/>
      </w:tblGrid>
      <w:tr w:rsidR="00A50DA2" w:rsidRPr="004505C1" w:rsidTr="00A50DA2">
        <w:trPr>
          <w:trHeight w:val="20"/>
          <w:jc w:val="center"/>
        </w:trPr>
        <w:tc>
          <w:tcPr>
            <w:tcW w:w="11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Водопотребители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1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Расчетные расходы воды, л</w:t>
            </w:r>
          </w:p>
        </w:tc>
        <w:tc>
          <w:tcPr>
            <w:tcW w:w="10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Расход воды прибором, л/с (л/ч)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7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Единица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измерения</w:t>
            </w:r>
          </w:p>
        </w:tc>
        <w:tc>
          <w:tcPr>
            <w:tcW w:w="10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среднесуточные</w:t>
            </w: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 час наибольшего водопотребления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 (холодной</w:t>
            </w:r>
          </w:p>
          <w:p w:rsidR="00A50DA2" w:rsidRPr="004505C1" w:rsidRDefault="00A50DA2" w:rsidP="00142FBE">
            <w:pPr>
              <w:spacing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 горячей)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tot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tot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57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или горячей </w:t>
            </w:r>
          </w:p>
          <w:p w:rsidR="00A50DA2" w:rsidRPr="004505C1" w:rsidRDefault="00864352" w:rsidP="00142FB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sup>
                </m:sSubSup>
              </m:oMath>
            </m:oMathPara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6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i/>
                <w:sz w:val="20"/>
                <w:szCs w:val="20"/>
              </w:rPr>
              <w:t>Т</w:t>
            </w:r>
            <w:r w:rsidRPr="004505C1">
              <w:rPr>
                <w:sz w:val="20"/>
                <w:szCs w:val="20"/>
              </w:rPr>
              <w:t>, ч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u,m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tot</m:t>
                  </m:r>
                </m:sup>
              </m:sSubSup>
            </m:oMath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i/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горячей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общий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горячей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7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10 Образователь</w:t>
            </w:r>
            <w:r w:rsidRPr="004505C1">
              <w:rPr>
                <w:b/>
                <w:sz w:val="20"/>
                <w:szCs w:val="20"/>
              </w:rPr>
              <w:t>ные организации,</w:t>
            </w:r>
            <w:r w:rsidRPr="004505C1">
              <w:rPr>
                <w:sz w:val="20"/>
                <w:szCs w:val="20"/>
              </w:rPr>
              <w:t xml:space="preserve"> </w:t>
            </w:r>
            <w:r w:rsidRPr="004505C1">
              <w:rPr>
                <w:b/>
                <w:bCs/>
                <w:sz w:val="20"/>
                <w:szCs w:val="20"/>
              </w:rPr>
              <w:t>организации  профессионального и высшего образования</w:t>
            </w:r>
            <w:r w:rsidRPr="004505C1">
              <w:rPr>
                <w:sz w:val="20"/>
                <w:szCs w:val="20"/>
              </w:rPr>
              <w:t xml:space="preserve"> с душевыми при гимнастических залах и буфетами, реализующими готовую продукцию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 уча-щийся и 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препо-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даватель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17,2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2,7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(100)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(60)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11</w:t>
            </w:r>
            <w:r w:rsidRPr="004505C1">
              <w:rPr>
                <w:sz w:val="20"/>
                <w:szCs w:val="20"/>
              </w:rPr>
              <w:t xml:space="preserve"> </w:t>
            </w:r>
            <w:r w:rsidRPr="004505C1">
              <w:rPr>
                <w:b/>
                <w:sz w:val="20"/>
                <w:szCs w:val="20"/>
              </w:rPr>
              <w:t>Лаборатории</w:t>
            </w:r>
            <w:r w:rsidRPr="004505C1">
              <w:rPr>
                <w:sz w:val="20"/>
                <w:szCs w:val="20"/>
              </w:rPr>
              <w:t xml:space="preserve"> общеобразовательных организаций и организаций профессиональных и высшего образования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прибор в смену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220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43,2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18,4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(200)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12</w:t>
            </w:r>
            <w:r w:rsidRPr="004505C1">
              <w:rPr>
                <w:sz w:val="20"/>
                <w:szCs w:val="20"/>
              </w:rPr>
              <w:t xml:space="preserve"> </w:t>
            </w:r>
            <w:r w:rsidRPr="004505C1">
              <w:rPr>
                <w:b/>
                <w:sz w:val="20"/>
                <w:szCs w:val="20"/>
              </w:rPr>
              <w:t>Общеобразова-тельные организации:</w:t>
            </w:r>
          </w:p>
        </w:tc>
        <w:tc>
          <w:tcPr>
            <w:tcW w:w="49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уча-щийся и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препо-</w:t>
            </w: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  <w:szCs w:val="20"/>
              </w:rPr>
              <w:t>даватель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 xml:space="preserve">- с душевыми при гимнастических залах и столовыми, работающими на полуфабрикатах </w:t>
            </w:r>
          </w:p>
        </w:tc>
        <w:tc>
          <w:tcPr>
            <w:tcW w:w="49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</w:t>
            </w:r>
            <w:r w:rsidR="00FE165B">
              <w:rPr>
                <w:sz w:val="20"/>
              </w:rPr>
              <w:t>0</w:t>
            </w:r>
          </w:p>
        </w:tc>
        <w:tc>
          <w:tcPr>
            <w:tcW w:w="5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FE165B" w:rsidP="00142F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2,</w:t>
            </w:r>
            <w:r w:rsidR="00A50DA2" w:rsidRPr="004505C1">
              <w:rPr>
                <w:sz w:val="20"/>
              </w:rPr>
              <w:t>5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</w:t>
            </w:r>
            <w:r w:rsidR="00FE165B">
              <w:rPr>
                <w:sz w:val="20"/>
              </w:rPr>
              <w:t>1</w:t>
            </w:r>
          </w:p>
        </w:tc>
        <w:tc>
          <w:tcPr>
            <w:tcW w:w="5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FE165B" w:rsidP="00142F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A50DA2" w:rsidRPr="004505C1">
              <w:rPr>
                <w:sz w:val="20"/>
              </w:rPr>
              <w:t>,</w:t>
            </w:r>
            <w:r>
              <w:rPr>
                <w:sz w:val="20"/>
              </w:rPr>
              <w:t>85</w:t>
            </w:r>
          </w:p>
        </w:tc>
        <w:tc>
          <w:tcPr>
            <w:tcW w:w="5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0,14 (100)</w:t>
            </w:r>
          </w:p>
        </w:tc>
        <w:tc>
          <w:tcPr>
            <w:tcW w:w="57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 (60)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то же, с продленным днем</w:t>
            </w:r>
          </w:p>
        </w:tc>
        <w:tc>
          <w:tcPr>
            <w:tcW w:w="49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2,9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3,1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0,14 (100)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 (60)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b/>
                <w:bCs/>
                <w:sz w:val="20"/>
              </w:rPr>
            </w:pPr>
            <w:r w:rsidRPr="004505C1">
              <w:rPr>
                <w:b/>
                <w:bCs/>
                <w:sz w:val="20"/>
              </w:rPr>
              <w:t>13 Общеобразователь-ные организации –интернаты с помещениями: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 xml:space="preserve"> - учебными (с душевыми при гимнастических залах)</w:t>
            </w:r>
          </w:p>
        </w:tc>
        <w:tc>
          <w:tcPr>
            <w:tcW w:w="49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 уча-щийся и 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препо-</w:t>
            </w: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  <w:szCs w:val="20"/>
              </w:rPr>
              <w:t>даватель</w:t>
            </w:r>
          </w:p>
        </w:tc>
        <w:tc>
          <w:tcPr>
            <w:tcW w:w="502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9</w:t>
            </w:r>
          </w:p>
        </w:tc>
        <w:tc>
          <w:tcPr>
            <w:tcW w:w="5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2,7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3,1</w:t>
            </w:r>
          </w:p>
        </w:tc>
        <w:tc>
          <w:tcPr>
            <w:tcW w:w="5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0,85</w:t>
            </w:r>
          </w:p>
        </w:tc>
        <w:tc>
          <w:tcPr>
            <w:tcW w:w="5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0,14 (100)</w:t>
            </w:r>
          </w:p>
        </w:tc>
        <w:tc>
          <w:tcPr>
            <w:tcW w:w="57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 (60)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24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спальными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 место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70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9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5,1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0,14 (100)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 (60)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b/>
                <w:bCs/>
                <w:sz w:val="20"/>
              </w:rPr>
            </w:pPr>
            <w:r w:rsidRPr="004505C1">
              <w:rPr>
                <w:b/>
                <w:bCs/>
                <w:sz w:val="20"/>
              </w:rPr>
              <w:t>14 Аптеки:</w:t>
            </w:r>
          </w:p>
        </w:tc>
        <w:tc>
          <w:tcPr>
            <w:tcW w:w="49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 место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торговый зал и подсобные помещения</w:t>
            </w:r>
          </w:p>
        </w:tc>
        <w:tc>
          <w:tcPr>
            <w:tcW w:w="49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  <w:tc>
          <w:tcPr>
            <w:tcW w:w="5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</w:t>
            </w:r>
          </w:p>
        </w:tc>
        <w:tc>
          <w:tcPr>
            <w:tcW w:w="5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</w:t>
            </w:r>
          </w:p>
        </w:tc>
        <w:tc>
          <w:tcPr>
            <w:tcW w:w="5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0,14 (60)</w:t>
            </w:r>
          </w:p>
        </w:tc>
        <w:tc>
          <w:tcPr>
            <w:tcW w:w="57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0,1 (40)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лаборатория приготовления лекарств</w:t>
            </w:r>
          </w:p>
        </w:tc>
        <w:tc>
          <w:tcPr>
            <w:tcW w:w="49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310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47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32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0,2 (300)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0,2 (200)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b/>
                <w:bCs/>
                <w:sz w:val="20"/>
              </w:rPr>
            </w:pPr>
            <w:r w:rsidRPr="004505C1">
              <w:rPr>
                <w:b/>
                <w:bCs/>
                <w:sz w:val="20"/>
              </w:rPr>
              <w:t>15 Предприятия общественного питания для приготовления пищи:</w:t>
            </w:r>
          </w:p>
        </w:tc>
        <w:tc>
          <w:tcPr>
            <w:tcW w:w="49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 условное блюдо, в т.ч. 2 л на мытье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реализуемой в обеденном зале</w:t>
            </w:r>
          </w:p>
        </w:tc>
        <w:tc>
          <w:tcPr>
            <w:tcW w:w="49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  <w:tc>
          <w:tcPr>
            <w:tcW w:w="5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3,4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</w:t>
            </w:r>
          </w:p>
        </w:tc>
        <w:tc>
          <w:tcPr>
            <w:tcW w:w="5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3,4</w:t>
            </w:r>
          </w:p>
        </w:tc>
        <w:tc>
          <w:tcPr>
            <w:tcW w:w="5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0,3 (300)</w:t>
            </w:r>
          </w:p>
        </w:tc>
        <w:tc>
          <w:tcPr>
            <w:tcW w:w="56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0,2 (200)</w:t>
            </w:r>
          </w:p>
        </w:tc>
        <w:tc>
          <w:tcPr>
            <w:tcW w:w="26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продаваемой на дом</w:t>
            </w:r>
          </w:p>
        </w:tc>
        <w:tc>
          <w:tcPr>
            <w:tcW w:w="49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0,3 (300)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0,2 (200)</w:t>
            </w:r>
          </w:p>
        </w:tc>
        <w:tc>
          <w:tcPr>
            <w:tcW w:w="2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b/>
                <w:bCs/>
                <w:sz w:val="20"/>
              </w:rPr>
            </w:pPr>
            <w:r w:rsidRPr="004505C1">
              <w:rPr>
                <w:b/>
                <w:bCs/>
                <w:sz w:val="20"/>
              </w:rPr>
              <w:t>16 Магазины: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  <w:tc>
          <w:tcPr>
            <w:tcW w:w="2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продовольственные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 xml:space="preserve">1 рабо-тающий в смену </w:t>
            </w:r>
          </w:p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(20 м</w:t>
            </w:r>
            <w:r w:rsidRPr="004505C1">
              <w:rPr>
                <w:sz w:val="20"/>
                <w:vertAlign w:val="superscript"/>
              </w:rPr>
              <w:t>2</w:t>
            </w:r>
            <w:r w:rsidRPr="004505C1">
              <w:rPr>
                <w:sz w:val="20"/>
              </w:rPr>
              <w:t xml:space="preserve"> торгового зала)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250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37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8,2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0,3 (300)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0,2 (200)</w:t>
            </w:r>
          </w:p>
        </w:tc>
        <w:tc>
          <w:tcPr>
            <w:tcW w:w="2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</w:tr>
    </w:tbl>
    <w:p w:rsidR="00A50DA2" w:rsidRPr="004505C1" w:rsidRDefault="00A50DA2" w:rsidP="00142FBE">
      <w:pPr>
        <w:rPr>
          <w:i/>
        </w:rPr>
      </w:pPr>
      <w:r w:rsidRPr="004505C1">
        <w:br w:type="page"/>
      </w:r>
      <w:r w:rsidRPr="004505C1">
        <w:rPr>
          <w:i/>
        </w:rPr>
        <w:lastRenderedPageBreak/>
        <w:t>Продолжение таблицы А.2</w:t>
      </w:r>
    </w:p>
    <w:tbl>
      <w:tblPr>
        <w:tblW w:w="5157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91"/>
        <w:gridCol w:w="962"/>
        <w:gridCol w:w="966"/>
        <w:gridCol w:w="970"/>
        <w:gridCol w:w="964"/>
        <w:gridCol w:w="958"/>
        <w:gridCol w:w="6"/>
        <w:gridCol w:w="958"/>
        <w:gridCol w:w="1133"/>
        <w:gridCol w:w="520"/>
        <w:gridCol w:w="10"/>
      </w:tblGrid>
      <w:tr w:rsidR="00A50DA2" w:rsidRPr="004505C1" w:rsidTr="00A50DA2">
        <w:trPr>
          <w:gridAfter w:val="1"/>
          <w:wAfter w:w="5" w:type="pct"/>
          <w:trHeight w:val="20"/>
          <w:jc w:val="center"/>
        </w:trPr>
        <w:tc>
          <w:tcPr>
            <w:tcW w:w="1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Водопотребители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Расчетные расходы воды, л</w:t>
            </w:r>
          </w:p>
        </w:tc>
        <w:tc>
          <w:tcPr>
            <w:tcW w:w="10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Расход воды прибором, л/с (л/ч)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Единица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измерения</w:t>
            </w:r>
          </w:p>
        </w:tc>
        <w:tc>
          <w:tcPr>
            <w:tcW w:w="1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среднесуточные</w:t>
            </w:r>
          </w:p>
        </w:tc>
        <w:tc>
          <w:tcPr>
            <w:tcW w:w="1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 час наибольшего водопотребления</w:t>
            </w:r>
          </w:p>
        </w:tc>
        <w:tc>
          <w:tcPr>
            <w:tcW w:w="49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 (холодной</w:t>
            </w:r>
          </w:p>
          <w:p w:rsidR="00A50DA2" w:rsidRPr="004505C1" w:rsidRDefault="00A50DA2" w:rsidP="00142FBE">
            <w:pPr>
              <w:spacing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 горячей)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tot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tot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5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или горячей </w:t>
            </w:r>
          </w:p>
          <w:p w:rsidR="00A50DA2" w:rsidRPr="004505C1" w:rsidRDefault="00864352" w:rsidP="00142FB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sup>
                </m:sSubSup>
              </m:oMath>
            </m:oMathPara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75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i/>
                <w:sz w:val="20"/>
                <w:szCs w:val="20"/>
              </w:rPr>
              <w:t>Т</w:t>
            </w:r>
            <w:r w:rsidRPr="004505C1">
              <w:rPr>
                <w:sz w:val="20"/>
                <w:szCs w:val="20"/>
              </w:rPr>
              <w:t>, ч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u,m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tot</m:t>
                  </m:r>
                </m:sup>
              </m:sSubSup>
            </m:oMath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i/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горячей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общий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горячей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9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8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промтоварные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рабо-тающий в смену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1,7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(80)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(60)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b/>
                <w:bCs/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17 Парикмахерские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рабочее место в смену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56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28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(40)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12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b/>
                <w:bCs/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18 Кинотеатры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место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1,3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0,5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0,17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(80)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(50)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b/>
                <w:bCs/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19 Клубы</w:t>
            </w: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8,6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2,2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0,9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0,34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(80)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(50)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both"/>
              <w:rPr>
                <w:b/>
                <w:bCs/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20 Театры: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зрителей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место</w:t>
            </w: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  <w:tc>
          <w:tcPr>
            <w:tcW w:w="5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0,9</w:t>
            </w:r>
          </w:p>
        </w:tc>
        <w:tc>
          <w:tcPr>
            <w:tcW w:w="5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0,26</w:t>
            </w:r>
          </w:p>
        </w:tc>
        <w:tc>
          <w:tcPr>
            <w:tcW w:w="49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58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(40)</w:t>
            </w:r>
          </w:p>
        </w:tc>
        <w:tc>
          <w:tcPr>
            <w:tcW w:w="2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артистов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артист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3,4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1,9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(80)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(50)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21</w:t>
            </w:r>
            <w:r w:rsidRPr="004505C1">
              <w:rPr>
                <w:sz w:val="20"/>
                <w:szCs w:val="20"/>
              </w:rPr>
              <w:t xml:space="preserve"> </w:t>
            </w:r>
            <w:r w:rsidRPr="004505C1">
              <w:rPr>
                <w:b/>
                <w:sz w:val="20"/>
                <w:szCs w:val="20"/>
              </w:rPr>
              <w:t>Стадионы и спортзалы: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зрителей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место</w:t>
            </w: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</w:t>
            </w:r>
            <w:r w:rsidR="00FE165B">
              <w:rPr>
                <w:sz w:val="20"/>
                <w:szCs w:val="20"/>
              </w:rPr>
              <w:t>0</w:t>
            </w:r>
            <w:r w:rsidRPr="004505C1">
              <w:rPr>
                <w:sz w:val="20"/>
                <w:szCs w:val="20"/>
              </w:rPr>
              <w:t>85</w:t>
            </w:r>
          </w:p>
        </w:tc>
        <w:tc>
          <w:tcPr>
            <w:tcW w:w="5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5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</w:t>
            </w:r>
            <w:r w:rsidR="00FE165B">
              <w:rPr>
                <w:sz w:val="20"/>
                <w:szCs w:val="20"/>
              </w:rPr>
              <w:t>09</w:t>
            </w:r>
          </w:p>
        </w:tc>
        <w:tc>
          <w:tcPr>
            <w:tcW w:w="49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58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(40)</w:t>
            </w:r>
          </w:p>
        </w:tc>
        <w:tc>
          <w:tcPr>
            <w:tcW w:w="2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физкультурников (с учетом приема душа)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физ-культур-ник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FE165B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4,5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</w:t>
            </w:r>
            <w:r w:rsidR="00FE165B">
              <w:rPr>
                <w:sz w:val="20"/>
                <w:szCs w:val="20"/>
              </w:rPr>
              <w:t>,</w:t>
            </w:r>
            <w:r w:rsidRPr="004505C1">
              <w:rPr>
                <w:sz w:val="20"/>
                <w:szCs w:val="20"/>
              </w:rPr>
              <w:t>5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(80)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(50)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спортсменов</w:t>
            </w:r>
            <w:r w:rsidR="00FE165B">
              <w:rPr>
                <w:sz w:val="20"/>
              </w:rPr>
              <w:t xml:space="preserve"> (с учетом приема душа)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 </w:t>
            </w:r>
            <w:proofErr w:type="gramStart"/>
            <w:r w:rsidRPr="004505C1">
              <w:rPr>
                <w:sz w:val="20"/>
                <w:szCs w:val="20"/>
              </w:rPr>
              <w:t>спорт-смен</w:t>
            </w:r>
            <w:proofErr w:type="gramEnd"/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FE165B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FE165B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(80)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(50)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22 Плавательные</w:t>
            </w:r>
            <w:r w:rsidRPr="004505C1">
              <w:rPr>
                <w:b/>
                <w:sz w:val="20"/>
                <w:szCs w:val="20"/>
              </w:rPr>
              <w:t xml:space="preserve"> бассейны: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пополнение бассейна</w:t>
            </w:r>
          </w:p>
        </w:tc>
        <w:tc>
          <w:tcPr>
            <w:tcW w:w="4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% вмести-мости бассейна в сутки</w:t>
            </w: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49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8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2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зрителей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место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0,85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0,09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(40)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спортсменов (с учетом приема душа)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1 спорт-смен 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(1 физ-культур-ник)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FE165B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FE165B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(80)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(50)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23 Бани</w:t>
            </w:r>
            <w:r w:rsidRPr="004505C1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посети-тель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для мытья в мыльной с тазами на скамьях и ополаскиванием в душе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180</w:t>
            </w: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  <w:tc>
          <w:tcPr>
            <w:tcW w:w="5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180</w:t>
            </w:r>
          </w:p>
        </w:tc>
        <w:tc>
          <w:tcPr>
            <w:tcW w:w="5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  <w:tc>
          <w:tcPr>
            <w:tcW w:w="49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 (180)</w:t>
            </w:r>
          </w:p>
        </w:tc>
        <w:tc>
          <w:tcPr>
            <w:tcW w:w="58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 (120)</w:t>
            </w:r>
          </w:p>
        </w:tc>
        <w:tc>
          <w:tcPr>
            <w:tcW w:w="2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то же, с приемом оздоровительных процедур и ополаскиванием в душе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290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160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290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160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 (290)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 (190)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душевая кабина</w:t>
            </w:r>
          </w:p>
        </w:tc>
        <w:tc>
          <w:tcPr>
            <w:tcW w:w="4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360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360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(360)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(240)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ванная кабина</w:t>
            </w: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540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540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300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0,3 (540)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(360)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24 Душевые</w:t>
            </w:r>
            <w:r w:rsidRPr="004505C1">
              <w:rPr>
                <w:b/>
                <w:sz w:val="20"/>
                <w:szCs w:val="20"/>
              </w:rPr>
              <w:t xml:space="preserve"> в бытовых помещениях промышленных предприятий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душе-вая сетка в смену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230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500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230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0,2 (500)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(270)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ind w:firstLine="109"/>
              <w:rPr>
                <w:b/>
                <w:bCs/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 xml:space="preserve">25 Цеха </w:t>
            </w:r>
          </w:p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 xml:space="preserve">- с тепловыделениями </w:t>
            </w:r>
          </w:p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св. 84 кДж на 1 м</w:t>
            </w:r>
            <w:r w:rsidRPr="004505C1">
              <w:rPr>
                <w:sz w:val="20"/>
                <w:vertAlign w:val="superscript"/>
              </w:rPr>
              <w:t>3</w:t>
            </w:r>
            <w:r w:rsidRPr="004505C1">
              <w:rPr>
                <w:sz w:val="20"/>
              </w:rPr>
              <w:t>/ч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чел. в смену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20,4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14,1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7,1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(40)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остальные цеха</w:t>
            </w:r>
          </w:p>
        </w:tc>
        <w:tc>
          <w:tcPr>
            <w:tcW w:w="4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9,4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9,4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3,7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0,14 (60)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0,1 (40)</w:t>
            </w:r>
          </w:p>
        </w:tc>
        <w:tc>
          <w:tcPr>
            <w:tcW w:w="2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</w:t>
            </w:r>
          </w:p>
        </w:tc>
      </w:tr>
    </w:tbl>
    <w:p w:rsidR="00A50DA2" w:rsidRPr="004505C1" w:rsidRDefault="00A50DA2" w:rsidP="00142FBE"/>
    <w:p w:rsidR="00A50DA2" w:rsidRPr="004505C1" w:rsidRDefault="00A50DA2" w:rsidP="00142FBE">
      <w:r w:rsidRPr="004505C1">
        <w:br w:type="page"/>
      </w:r>
    </w:p>
    <w:p w:rsidR="00A50DA2" w:rsidRPr="004505C1" w:rsidRDefault="00A50DA2" w:rsidP="00142FBE">
      <w:pPr>
        <w:rPr>
          <w:i/>
        </w:rPr>
      </w:pPr>
      <w:r w:rsidRPr="004505C1">
        <w:rPr>
          <w:i/>
        </w:rPr>
        <w:lastRenderedPageBreak/>
        <w:t>Продолжение таблицы А.2</w:t>
      </w:r>
    </w:p>
    <w:tbl>
      <w:tblPr>
        <w:tblW w:w="5157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96"/>
        <w:gridCol w:w="964"/>
        <w:gridCol w:w="966"/>
        <w:gridCol w:w="973"/>
        <w:gridCol w:w="964"/>
        <w:gridCol w:w="6"/>
        <w:gridCol w:w="946"/>
        <w:gridCol w:w="12"/>
        <w:gridCol w:w="8"/>
        <w:gridCol w:w="950"/>
        <w:gridCol w:w="17"/>
        <w:gridCol w:w="1099"/>
        <w:gridCol w:w="17"/>
        <w:gridCol w:w="520"/>
      </w:tblGrid>
      <w:tr w:rsidR="00A50DA2" w:rsidRPr="004505C1" w:rsidTr="00A50DA2">
        <w:trPr>
          <w:trHeight w:val="20"/>
          <w:jc w:val="center"/>
        </w:trPr>
        <w:tc>
          <w:tcPr>
            <w:tcW w:w="11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Водопотребители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Расчетные расходы воды, л</w:t>
            </w:r>
          </w:p>
        </w:tc>
        <w:tc>
          <w:tcPr>
            <w:tcW w:w="109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Расход воды прибором, л/с (л/ч)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Единица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измерения</w:t>
            </w: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среднесуточные</w:t>
            </w:r>
          </w:p>
        </w:tc>
        <w:tc>
          <w:tcPr>
            <w:tcW w:w="1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в час наибольшего водопотребления</w:t>
            </w:r>
          </w:p>
        </w:tc>
        <w:tc>
          <w:tcPr>
            <w:tcW w:w="4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 (холодной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и горячей)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tot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tot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58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холодной</w:t>
            </w:r>
          </w:p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или горячей </w:t>
            </w:r>
          </w:p>
          <w:p w:rsidR="00A50DA2" w:rsidRPr="004505C1" w:rsidRDefault="00864352" w:rsidP="00142FB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sup>
                </m:sSubSup>
              </m:oMath>
            </m:oMathPara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h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7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i/>
                <w:sz w:val="20"/>
                <w:szCs w:val="20"/>
              </w:rPr>
              <w:t>Т</w:t>
            </w:r>
            <w:r w:rsidRPr="004505C1">
              <w:rPr>
                <w:sz w:val="20"/>
                <w:szCs w:val="20"/>
              </w:rPr>
              <w:t>, ч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общий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u,m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tot</m:t>
                  </m:r>
                </m:sup>
              </m:sSubSup>
            </m:oMath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60" w:after="60"/>
              <w:jc w:val="center"/>
              <w:rPr>
                <w:i/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горячей</w:t>
            </w:r>
          </w:p>
          <w:p w:rsidR="00A50DA2" w:rsidRPr="004505C1" w:rsidRDefault="0086435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u,m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общий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tot</m:t>
                    </m:r>
                  </m:sup>
                </m:sSubSup>
              </m:oMath>
            </m:oMathPara>
          </w:p>
        </w:tc>
        <w:tc>
          <w:tcPr>
            <w:tcW w:w="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горячей 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w:br/>
              </m:r>
            </m:oMath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hr,u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97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58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2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pStyle w:val="FORMATTEXT0"/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bCs/>
                <w:sz w:val="20"/>
                <w:szCs w:val="20"/>
              </w:rPr>
              <w:t>26 Расход</w:t>
            </w:r>
            <w:r w:rsidRPr="004505C1">
              <w:rPr>
                <w:b/>
                <w:sz w:val="20"/>
                <w:szCs w:val="20"/>
              </w:rPr>
              <w:t xml:space="preserve"> воды на поливку: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травяного покрова</w:t>
            </w:r>
          </w:p>
        </w:tc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 м</w:t>
            </w:r>
            <w:r w:rsidRPr="004505C1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</w:t>
            </w:r>
          </w:p>
        </w:tc>
        <w:tc>
          <w:tcPr>
            <w:tcW w:w="5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2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27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футбольного поля</w:t>
            </w:r>
          </w:p>
        </w:tc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0,5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остальных спортивных сооружений</w:t>
            </w:r>
          </w:p>
        </w:tc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1,5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совершенствованных покрытий, тротуаров, площадей, заводских проездов</w:t>
            </w:r>
          </w:p>
        </w:tc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0,4-0,5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rPr>
                <w:sz w:val="20"/>
              </w:rPr>
            </w:pPr>
            <w:r w:rsidRPr="004505C1">
              <w:rPr>
                <w:sz w:val="20"/>
              </w:rPr>
              <w:t>- зеленых насаждений, газонов и цветников</w:t>
            </w:r>
          </w:p>
        </w:tc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3-6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pStyle w:val="FORMATTEXT0"/>
              <w:ind w:left="57" w:right="57"/>
              <w:rPr>
                <w:sz w:val="20"/>
                <w:szCs w:val="20"/>
              </w:rPr>
            </w:pPr>
            <w:r w:rsidRPr="004505C1">
              <w:rPr>
                <w:b/>
                <w:sz w:val="20"/>
                <w:szCs w:val="20"/>
              </w:rPr>
              <w:t>27</w:t>
            </w:r>
            <w:r w:rsidRPr="004505C1">
              <w:rPr>
                <w:sz w:val="20"/>
                <w:szCs w:val="20"/>
              </w:rPr>
              <w:t xml:space="preserve"> </w:t>
            </w:r>
            <w:r w:rsidRPr="004505C1">
              <w:rPr>
                <w:b/>
                <w:sz w:val="20"/>
                <w:szCs w:val="20"/>
              </w:rPr>
              <w:t>Заливка поверхности катка</w:t>
            </w:r>
          </w:p>
        </w:tc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0,5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2"/>
                <w:szCs w:val="22"/>
              </w:rPr>
              <w:t>–</w:t>
            </w:r>
          </w:p>
        </w:tc>
      </w:tr>
      <w:tr w:rsidR="00A50DA2" w:rsidRPr="004505C1" w:rsidTr="00A50DA2">
        <w:trPr>
          <w:trHeight w:val="20"/>
          <w:jc w:val="center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0DA2" w:rsidRPr="004505C1" w:rsidRDefault="00A50DA2" w:rsidP="00142FBE">
            <w:pPr>
              <w:spacing w:before="120"/>
              <w:ind w:firstLine="709"/>
              <w:rPr>
                <w:rStyle w:val="a5"/>
                <w:bCs/>
                <w:i w:val="0"/>
                <w:sz w:val="20"/>
                <w:szCs w:val="20"/>
              </w:rPr>
            </w:pPr>
            <w:r w:rsidRPr="004505C1">
              <w:rPr>
                <w:bCs/>
                <w:spacing w:val="30"/>
                <w:sz w:val="20"/>
                <w:szCs w:val="20"/>
              </w:rPr>
              <w:t>Примечания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1 Расчетные расходы воды установлены для климатических районов I и II по СП 131.13330. 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Величина расчетного расхода воды может корректироваться в зависимости от мощности источника водоснабжения и качества воды, степени благоустройства, этажности застройки и местных условий. 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Расход воды для климатических районов III и IV следует принимать с учетом утвержденных региональными органами власти значений, которые являются приоритетными по отношению к приведенным в настоящей таблице. Конкретное значение величины удельного хозяйственно-питьевого водопотребления принимают на основании данных по оценке фактического удельного водопотребления по приборам учета.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2 Расчетные расходы воды, приведенные в настоящей таблице, включают все дополнительные расходы воды (обслуживающим персоналом, душевыми для обслуживания персонала, посетителями, на уборку помещения и т. п.).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Потребление воды в групповых душевых и на ножные ванны в бытовых помещениях производственных предприятий, на стирку белья в прачечных, на приготовление пищи на предприятиях общественного питания (работающих на сырье), а также на водолечебные процедуры в водолечебницах, входящих в состав больниц, санаториев и поликлиник, следует учитывать дополнительно. 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Настоящие требования не распространяются на потребителей, для которых в настоящей таблице приведены расчетные расходы водопотребления, включающие расход воды на указанные нужды.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3 Для </w:t>
            </w:r>
            <w:proofErr w:type="spellStart"/>
            <w:r w:rsidRPr="00FE165B">
              <w:rPr>
                <w:sz w:val="20"/>
                <w:szCs w:val="20"/>
              </w:rPr>
              <w:t>водопотребителей</w:t>
            </w:r>
            <w:proofErr w:type="spellEnd"/>
            <w:r w:rsidRPr="00FE165B">
              <w:rPr>
                <w:sz w:val="20"/>
                <w:szCs w:val="20"/>
              </w:rPr>
              <w:t xml:space="preserve"> гражданских зданий, сооружений и помещений, не указанных в настоящей таблице, расчетные расходы воды следует принимать согласно настоящему приложению для потребителей, аналогичных по характеру водопотребления.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4 Расчетные расходы воды в медицинских организациях на технологические нужды следует принимать по СП 158.13330.2014 (таблица 7.8).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5 На предприятиях общественного питания число реализуемых блюд в час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ч</m:t>
                  </m:r>
                </m:sub>
              </m:sSub>
            </m:oMath>
            <w:r w:rsidRPr="00FE165B">
              <w:rPr>
                <w:sz w:val="20"/>
                <w:szCs w:val="20"/>
              </w:rPr>
              <w:t xml:space="preserve"> и в сутки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сут</m:t>
                  </m:r>
                </m:sub>
              </m:sSub>
            </m:oMath>
            <w:r w:rsidRPr="00FE165B">
              <w:rPr>
                <w:sz w:val="20"/>
                <w:szCs w:val="20"/>
              </w:rPr>
              <w:t xml:space="preserve"> следует определять по формулам:</w:t>
            </w:r>
          </w:p>
          <w:p w:rsidR="00FE165B" w:rsidRPr="00FE165B" w:rsidRDefault="00864352" w:rsidP="00CB2F2C">
            <w:pPr>
              <w:ind w:firstLine="709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= 2,2 </m:t>
              </m:r>
              <m:r>
                <w:rPr>
                  <w:rFonts w:ascii="Cambria Math" w:hAnsi="Cambria Math"/>
                  <w:sz w:val="20"/>
                  <w:szCs w:val="20"/>
                </w:rPr>
                <m:t>nm</m:t>
              </m:r>
            </m:oMath>
            <w:r w:rsidR="00FE165B" w:rsidRPr="00FE165B">
              <w:rPr>
                <w:sz w:val="20"/>
                <w:szCs w:val="20"/>
              </w:rPr>
              <w:tab/>
              <w:t xml:space="preserve">   и</w:t>
            </w:r>
            <w:r w:rsidR="00FE165B" w:rsidRPr="00FE165B">
              <w:rPr>
                <w:sz w:val="20"/>
                <w:szCs w:val="20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сут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="00FE165B" w:rsidRPr="00FE165B">
              <w:rPr>
                <w:sz w:val="20"/>
                <w:szCs w:val="20"/>
              </w:rPr>
              <w:t>,</w:t>
            </w:r>
          </w:p>
          <w:p w:rsidR="00FE165B" w:rsidRPr="00FE165B" w:rsidRDefault="00FE165B" w:rsidP="00CB2F2C">
            <w:pPr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где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FE165B">
              <w:rPr>
                <w:sz w:val="20"/>
                <w:szCs w:val="20"/>
              </w:rPr>
              <w:t xml:space="preserve"> – число посадочных мест;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i/>
                <w:sz w:val="20"/>
                <w:szCs w:val="20"/>
              </w:rPr>
              <w:t>m</w:t>
            </w:r>
            <w:r w:rsidRPr="00FE165B">
              <w:rPr>
                <w:sz w:val="20"/>
                <w:szCs w:val="20"/>
              </w:rPr>
              <w:t xml:space="preserve"> – число посадок, принимаемое для столовых открытого типа и кафе равным 2; для студенческих столовых и при промышленных предприятиях – 3; для ресторанов – 1,5;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  <w:r w:rsidRPr="00FE165B">
              <w:rPr>
                <w:sz w:val="20"/>
                <w:szCs w:val="20"/>
              </w:rPr>
              <w:t xml:space="preserve"> – время работы предприятия общественного питания, ч;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  <w:r w:rsidRPr="00FE165B">
              <w:rPr>
                <w:sz w:val="20"/>
                <w:szCs w:val="20"/>
              </w:rPr>
              <w:t xml:space="preserve"> – коэффициент неравномерности посадок на протяжении рабочего дня, принимаемый для столовых и кафе – 0,45; для ресторанов – 0,55; для других предприятий общественного питания при обосновании допускается принимать 1,0.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Время работы предприятий общественного питания, с учетом приготовления пищи и мытья оборудования, определяется технологической частью проекта.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В предприятиях общественного питания, где приготовление пищи не предусмотрено (буфеты, бутербродные и т. п.), расчетные расходы воды следует принимать как разницу между расчетными расходами в предприятиях, приготовляющих и реализующих пищу в обеденном зале и продающих на дом. Расчетный расход воды на 1 т продукции определяется технологической частью проекта.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lastRenderedPageBreak/>
              <w:t>6 Расходы воды на производственные нужды, не указанные в настоящей таблице, следует принимать в соответствии с технологическим заданием и указаниями по технологическому проектированию предприятий отдельных отраслей промышленности.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i/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При наличии в комплексе промышленного предприятия отдельно стоящего бытового корпуса для обслуживания работающих в одном или нескольких близлежащих производственных зданиях расчетный расход воды одним потребителем следует принимать с коэффициентом 0,6 для пользователей бытового корпуса и работающих на производстве.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7 При неавтоматизированных стиральных машинах </w:t>
            </w:r>
            <w:proofErr w:type="gramStart"/>
            <w:r w:rsidRPr="00FE165B">
              <w:rPr>
                <w:sz w:val="20"/>
                <w:szCs w:val="20"/>
              </w:rPr>
              <w:t>в прачечных</w:t>
            </w:r>
            <w:proofErr w:type="gramEnd"/>
            <w:r w:rsidRPr="00FE165B">
              <w:rPr>
                <w:sz w:val="20"/>
                <w:szCs w:val="20"/>
              </w:rPr>
              <w:t xml:space="preserve"> и при стирке белья со специфическими загрязнениями расчетный расход горячей воды на стирку 1 кг сухого белья допускается увеличивать до 30 %.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8 Санитарно-технические устройства и расходы воды для служб приготовления пищи и прачечных следует принимать в соответствии с нормами по проектированию предприятий общественного питания и предприятий бытового обслуживания населения.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>9 Число проживающих в квартире жилого многоквартирного дома для определения расчетных расходов воды при проектировании внутренних сетей водопровода и канализации следует принимать по формуле</w:t>
            </w:r>
          </w:p>
          <w:p w:rsidR="00FE165B" w:rsidRPr="00FE165B" w:rsidRDefault="00FE165B" w:rsidP="00CB2F2C">
            <w:pPr>
              <w:ind w:firstLine="709"/>
              <w:jc w:val="center"/>
              <w:rPr>
                <w:sz w:val="20"/>
                <w:szCs w:val="20"/>
              </w:rPr>
            </w:pPr>
            <w:proofErr w:type="spellStart"/>
            <w:r w:rsidRPr="00FE165B">
              <w:rPr>
                <w:i/>
                <w:sz w:val="20"/>
                <w:szCs w:val="20"/>
              </w:rPr>
              <w:t>N</w:t>
            </w:r>
            <w:r w:rsidRPr="00FE165B">
              <w:rPr>
                <w:sz w:val="20"/>
                <w:szCs w:val="20"/>
                <w:vertAlign w:val="subscript"/>
              </w:rPr>
              <w:t>кв.жит</w:t>
            </w:r>
            <w:proofErr w:type="spellEnd"/>
            <w:r w:rsidRPr="00FE165B">
              <w:rPr>
                <w:sz w:val="20"/>
                <w:szCs w:val="20"/>
                <w:vertAlign w:val="subscript"/>
              </w:rPr>
              <w:t xml:space="preserve">. </w:t>
            </w:r>
            <w:r w:rsidRPr="00FE165B">
              <w:rPr>
                <w:sz w:val="20"/>
                <w:szCs w:val="20"/>
              </w:rPr>
              <w:t>=</w:t>
            </w:r>
            <w:r w:rsidRPr="00FE165B">
              <w:rPr>
                <w:i/>
                <w:sz w:val="20"/>
                <w:szCs w:val="20"/>
              </w:rPr>
              <w:t xml:space="preserve"> K</w:t>
            </w:r>
            <w:r w:rsidRPr="00FE165B">
              <w:rPr>
                <w:sz w:val="20"/>
                <w:szCs w:val="20"/>
              </w:rPr>
              <w:t xml:space="preserve"> + 1,</w:t>
            </w:r>
          </w:p>
          <w:p w:rsidR="00FE165B" w:rsidRPr="00FE165B" w:rsidRDefault="00FE165B" w:rsidP="00307126">
            <w:pPr>
              <w:jc w:val="both"/>
              <w:rPr>
                <w:sz w:val="20"/>
                <w:szCs w:val="20"/>
              </w:rPr>
            </w:pPr>
            <w:r w:rsidRPr="00FE165B">
              <w:rPr>
                <w:sz w:val="20"/>
                <w:szCs w:val="20"/>
              </w:rPr>
              <w:t xml:space="preserve">где </w:t>
            </w:r>
            <w:proofErr w:type="spellStart"/>
            <w:r w:rsidRPr="00FE165B">
              <w:rPr>
                <w:i/>
                <w:sz w:val="20"/>
                <w:szCs w:val="20"/>
              </w:rPr>
              <w:t>N</w:t>
            </w:r>
            <w:r w:rsidRPr="00FE165B">
              <w:rPr>
                <w:sz w:val="20"/>
                <w:szCs w:val="20"/>
                <w:vertAlign w:val="subscript"/>
              </w:rPr>
              <w:t>кв.жит</w:t>
            </w:r>
            <w:proofErr w:type="spellEnd"/>
            <w:r w:rsidRPr="00FE165B">
              <w:rPr>
                <w:sz w:val="20"/>
                <w:szCs w:val="20"/>
              </w:rPr>
              <w:t xml:space="preserve"> – расчетное количество жителей в квартире;</w:t>
            </w:r>
          </w:p>
          <w:p w:rsidR="00FE165B" w:rsidRPr="00FE165B" w:rsidRDefault="00FE165B" w:rsidP="00FE165B">
            <w:pPr>
              <w:ind w:firstLine="709"/>
              <w:jc w:val="both"/>
              <w:rPr>
                <w:sz w:val="20"/>
                <w:szCs w:val="20"/>
              </w:rPr>
            </w:pPr>
            <w:r w:rsidRPr="00FE165B">
              <w:rPr>
                <w:i/>
                <w:sz w:val="20"/>
                <w:szCs w:val="20"/>
              </w:rPr>
              <w:t>K</w:t>
            </w:r>
            <w:r w:rsidRPr="00FE165B">
              <w:rPr>
                <w:sz w:val="20"/>
                <w:szCs w:val="20"/>
              </w:rPr>
              <w:t xml:space="preserve"> – количество жилых комнат в квартире.</w:t>
            </w:r>
          </w:p>
          <w:p w:rsidR="00A50DA2" w:rsidRPr="004505C1" w:rsidRDefault="00FE165B" w:rsidP="00FE165B">
            <w:pPr>
              <w:ind w:firstLine="709"/>
              <w:jc w:val="both"/>
              <w:rPr>
                <w:sz w:val="22"/>
                <w:szCs w:val="22"/>
              </w:rPr>
            </w:pPr>
            <w:r w:rsidRPr="00FE165B">
              <w:rPr>
                <w:sz w:val="20"/>
                <w:szCs w:val="20"/>
              </w:rPr>
              <w:t>10 Расчетные расходы воды на поливку территории установлены из расчета одной поливки. Число поливок в сутки следует принимать в зависимости от климатических условий района строительства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A50DA2" w:rsidRPr="00FE165B" w:rsidRDefault="00FE165B" w:rsidP="00142FBE">
      <w:pPr>
        <w:pStyle w:val="aff9"/>
        <w:widowControl/>
        <w:spacing w:before="60" w:after="0"/>
        <w:ind w:firstLine="709"/>
        <w:rPr>
          <w:bCs/>
        </w:rPr>
      </w:pPr>
      <w:r w:rsidRPr="00FE165B">
        <w:rPr>
          <w:bCs/>
        </w:rPr>
        <w:lastRenderedPageBreak/>
        <w:t>Таблица А.2 (Измененная редакция, Изм. № 3).</w:t>
      </w:r>
    </w:p>
    <w:p w:rsidR="00B67224" w:rsidRDefault="00B67224" w:rsidP="00142FBE">
      <w:pPr>
        <w:ind w:firstLine="709"/>
        <w:jc w:val="both"/>
      </w:pPr>
      <w:r>
        <w:br w:type="page"/>
      </w:r>
    </w:p>
    <w:p w:rsidR="00830B99" w:rsidRDefault="00830B99" w:rsidP="00142FBE">
      <w:pPr>
        <w:pStyle w:val="HEADERTEXT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505C1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Приложение Б</w:t>
      </w:r>
    </w:p>
    <w:p w:rsidR="00B67224" w:rsidRPr="004505C1" w:rsidRDefault="00B67224" w:rsidP="00142FBE">
      <w:pPr>
        <w:pStyle w:val="HEADERTEXT0"/>
        <w:jc w:val="center"/>
        <w:rPr>
          <w:rFonts w:ascii="Times New Roman" w:hAnsi="Times New Roman" w:cs="Times New Roman"/>
          <w:bCs/>
          <w:color w:val="auto"/>
          <w:spacing w:val="40"/>
          <w:sz w:val="24"/>
          <w:szCs w:val="24"/>
        </w:rPr>
      </w:pPr>
    </w:p>
    <w:p w:rsidR="00830B99" w:rsidRPr="004505C1" w:rsidRDefault="00830B99" w:rsidP="00142FBE">
      <w:pPr>
        <w:jc w:val="center"/>
        <w:rPr>
          <w:b/>
          <w:i/>
          <w:vertAlign w:val="subscript"/>
        </w:rPr>
      </w:pPr>
      <w:r w:rsidRPr="004505C1">
        <w:rPr>
          <w:b/>
        </w:rPr>
        <w:t xml:space="preserve">Значения коэффициентов </w:t>
      </w:r>
      <w:r w:rsidRPr="004505C1">
        <w:rPr>
          <w:b/>
        </w:rPr>
        <w:sym w:font="Symbol" w:char="0061"/>
      </w:r>
      <w:r w:rsidRPr="004505C1">
        <w:rPr>
          <w:b/>
        </w:rPr>
        <w:t xml:space="preserve"> и </w:t>
      </w:r>
      <w:r w:rsidRPr="004505C1">
        <w:rPr>
          <w:b/>
        </w:rPr>
        <w:sym w:font="Symbol" w:char="0061"/>
      </w:r>
      <w:r w:rsidRPr="004505C1">
        <w:rPr>
          <w:b/>
          <w:i/>
          <w:vertAlign w:val="subscript"/>
          <w:lang w:val="en-US"/>
        </w:rPr>
        <w:t>hr</w:t>
      </w:r>
      <w:r w:rsidRPr="004505C1">
        <w:rPr>
          <w:b/>
          <w:iCs/>
        </w:rPr>
        <w:t xml:space="preserve"> </w:t>
      </w:r>
      <w:r w:rsidRPr="004505C1">
        <w:rPr>
          <w:b/>
        </w:rPr>
        <w:t xml:space="preserve">в зависимости от числа санитарно-технических приборов </w:t>
      </w:r>
      <w:r w:rsidR="00D10475" w:rsidRPr="004505C1">
        <w:rPr>
          <w:b/>
          <w:i/>
          <w:lang w:val="en-US"/>
        </w:rPr>
        <w:t>N</w:t>
      </w:r>
      <w:r w:rsidRPr="004505C1">
        <w:rPr>
          <w:b/>
          <w:i/>
        </w:rPr>
        <w:t xml:space="preserve">, </w:t>
      </w:r>
      <w:r w:rsidRPr="004505C1">
        <w:rPr>
          <w:b/>
        </w:rPr>
        <w:t xml:space="preserve">вероятности их действия </w:t>
      </w:r>
      <w:r w:rsidR="00D10475" w:rsidRPr="004505C1">
        <w:rPr>
          <w:b/>
          <w:i/>
        </w:rPr>
        <w:t>Р</w:t>
      </w:r>
      <w:r w:rsidRPr="004505C1">
        <w:rPr>
          <w:b/>
        </w:rPr>
        <w:t xml:space="preserve"> и использования </w:t>
      </w:r>
      <w:r w:rsidRPr="004505C1">
        <w:rPr>
          <w:b/>
          <w:i/>
        </w:rPr>
        <w:t>Р</w:t>
      </w:r>
      <w:r w:rsidRPr="004505C1">
        <w:rPr>
          <w:b/>
          <w:i/>
          <w:vertAlign w:val="subscript"/>
          <w:lang w:val="en-US"/>
        </w:rPr>
        <w:t>hr</w:t>
      </w:r>
    </w:p>
    <w:p w:rsidR="00830B99" w:rsidRPr="004505C1" w:rsidRDefault="00830B99" w:rsidP="00142FBE">
      <w:pPr>
        <w:ind w:firstLine="709"/>
        <w:jc w:val="both"/>
      </w:pPr>
    </w:p>
    <w:p w:rsidR="00830B99" w:rsidRPr="004505C1" w:rsidRDefault="00830B99" w:rsidP="00142FBE">
      <w:pPr>
        <w:spacing w:after="120"/>
        <w:rPr>
          <w:b/>
          <w:bCs/>
          <w:spacing w:val="40"/>
        </w:rPr>
      </w:pPr>
      <w:r w:rsidRPr="004505C1">
        <w:rPr>
          <w:bCs/>
          <w:spacing w:val="40"/>
        </w:rPr>
        <w:t>Таблица</w:t>
      </w:r>
      <w:r w:rsidRPr="004505C1">
        <w:t xml:space="preserve"> Б.1</w:t>
      </w:r>
      <w:r w:rsidR="00140624" w:rsidRPr="004505C1">
        <w:t xml:space="preserve"> –</w:t>
      </w:r>
      <w:r w:rsidRPr="004505C1">
        <w:t xml:space="preserve"> </w:t>
      </w:r>
      <w:r w:rsidRPr="004505C1">
        <w:rPr>
          <w:b/>
        </w:rPr>
        <w:t xml:space="preserve">Значения коэффициентов </w:t>
      </w:r>
      <m:oMath>
        <m:r>
          <m:rPr>
            <m:sty m:val="b"/>
          </m:rPr>
          <w:rPr>
            <w:rFonts w:ascii="Cambria Math" w:hAnsi="Cambria Math"/>
            <w:b/>
          </w:rPr>
          <w:sym w:font="Symbol" w:char="0061"/>
        </m:r>
      </m:oMath>
      <w:r w:rsidRPr="004505C1">
        <w:rPr>
          <w:b/>
        </w:rPr>
        <w:t xml:space="preserve"> 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b/>
              </w:rPr>
              <w:sym w:font="Symbol" w:char="0061"/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4505C1">
        <w:rPr>
          <w:b/>
        </w:rPr>
        <w:t xml:space="preserve">) при </w:t>
      </w:r>
      <w:r w:rsidR="00140624" w:rsidRPr="004505C1">
        <w:rPr>
          <w:b/>
          <w:i/>
          <w:lang w:val="en-US"/>
        </w:rPr>
        <w:t>P</w:t>
      </w:r>
      <w:r w:rsidR="00140624" w:rsidRPr="004505C1">
        <w:rPr>
          <w:b/>
          <w:i/>
        </w:rPr>
        <w:t xml:space="preserve"> </w:t>
      </w:r>
      <w:r w:rsidRPr="004505C1">
        <w:rPr>
          <w:b/>
        </w:rPr>
        <w:t>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4505C1">
        <w:rPr>
          <w:b/>
        </w:rPr>
        <w:t xml:space="preserve">) &gt; 0,1 и </w:t>
      </w:r>
      <w:r w:rsidRPr="004505C1">
        <w:rPr>
          <w:b/>
          <w:i/>
          <w:lang w:val="en-US"/>
        </w:rPr>
        <w:t>N</w:t>
      </w:r>
      <w:r w:rsidRPr="004505C1">
        <w:rPr>
          <w:b/>
        </w:rPr>
        <w:t xml:space="preserve"> </w:t>
      </w:r>
      <w:r w:rsidRPr="004505C1">
        <w:rPr>
          <w:b/>
          <w:lang w:val="en-US"/>
        </w:rPr>
        <w:sym w:font="Symbol" w:char="00A3"/>
      </w:r>
      <w:r w:rsidRPr="004505C1">
        <w:rPr>
          <w:b/>
        </w:rPr>
        <w:t xml:space="preserve"> 200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1"/>
        <w:gridCol w:w="829"/>
        <w:gridCol w:w="830"/>
        <w:gridCol w:w="830"/>
        <w:gridCol w:w="830"/>
        <w:gridCol w:w="830"/>
        <w:gridCol w:w="830"/>
        <w:gridCol w:w="830"/>
        <w:gridCol w:w="830"/>
        <w:gridCol w:w="830"/>
        <w:gridCol w:w="815"/>
      </w:tblGrid>
      <w:tr w:rsidR="00D3014F" w:rsidRPr="004505C1" w:rsidTr="00B67224">
        <w:trPr>
          <w:jc w:val="center"/>
        </w:trPr>
        <w:tc>
          <w:tcPr>
            <w:tcW w:w="5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0E3226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i/>
                <w:sz w:val="22"/>
                <w:lang w:val="en-US"/>
              </w:rPr>
              <w:t>N</w:t>
            </w:r>
          </w:p>
        </w:tc>
        <w:tc>
          <w:tcPr>
            <w:tcW w:w="4432" w:type="pct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30B99" w:rsidRPr="004505C1" w:rsidRDefault="00344179" w:rsidP="00142FBE">
            <w:pPr>
              <w:spacing w:before="60" w:after="60"/>
              <w:ind w:firstLine="709"/>
              <w:jc w:val="center"/>
              <w:rPr>
                <w:i/>
                <w:sz w:val="22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P</m:t>
              </m:r>
            </m:oMath>
            <w:r w:rsidR="00830B99" w:rsidRPr="004505C1">
              <w:rPr>
                <w:i/>
                <w:sz w:val="22"/>
                <w:lang w:val="en-US"/>
              </w:rPr>
              <w:t xml:space="preserve"> </w:t>
            </w:r>
            <w:r w:rsidR="00830B99" w:rsidRPr="004505C1">
              <w:rPr>
                <w:sz w:val="22"/>
                <w:lang w:val="en-US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oMath>
            <w:r w:rsidR="00830B99" w:rsidRPr="004505C1">
              <w:rPr>
                <w:sz w:val="22"/>
                <w:lang w:val="en-US"/>
              </w:rPr>
              <w:t>)</w:t>
            </w:r>
          </w:p>
        </w:tc>
      </w:tr>
      <w:tr w:rsidR="00D3014F" w:rsidRPr="004505C1" w:rsidTr="00F3761B">
        <w:trPr>
          <w:trHeight w:val="46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rPr>
                <w:sz w:val="22"/>
                <w:lang w:val="en-US"/>
              </w:rPr>
            </w:pP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0,125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0,16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0,316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0,63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1,58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1,59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1,94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1,97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2,29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2,36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2,63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2,75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2,96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3,14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3,24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3,53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3,92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3,94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4,33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4,27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4,70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4,60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5,11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4,94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5,51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4,56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5,27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5,89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5,60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6,24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3,84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4,42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5,08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5,92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6,65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4,63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5,33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6,23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7,02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6,60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7,43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6,91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7,84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4,78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6,45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7,72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8,80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4,47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7,07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8,52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9,90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7,69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9,40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10,80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5,98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8,31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10,20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11,80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4,61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8,93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11,00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12,70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6,78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11,70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13,70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3,84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4,48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6,16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10,17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12,50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14,70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4,70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5,42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6,49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7,58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9,06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10,79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13,40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15,70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4,92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5,69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6,82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7,98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9,57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11,41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14,20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16,80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5,96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7,15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10,08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12,04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14,90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17,70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4,56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5,36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7,48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8,78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10,59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12,67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15,60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4,74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7,81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11,10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16,50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4,92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9,58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11,61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13,93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17,20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20,60</w:t>
            </w:r>
          </w:p>
        </w:tc>
      </w:tr>
      <w:tr w:rsidR="00F3761B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6,02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7,04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8,47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9,99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14,56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18,00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lastRenderedPageBreak/>
              <w:t>115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5,28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7,31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12,63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15,19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18,80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5,46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6,46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7,58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9,13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10,81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15,87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19,50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5,64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6,68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7,85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9,46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11,22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16,45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20,20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4,95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9,79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11,63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14,16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17,08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21,00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25,50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6,00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8,39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12,04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14,67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17,71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21,90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26,50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5,25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7,34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8,66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10,45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12,45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15,18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18,34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22,70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27,50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5,39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6,36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7,56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8,93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12,86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15,69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18,97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23,40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28,40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6,54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7,78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11,09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13,27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16,20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19,60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24,20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29,40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5,67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6,72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8,00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9,47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11,41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13,68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16,71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20,23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25,00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30,40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8,22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9,74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11,73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14,09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17,22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20,86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25,60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31,30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5,95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7,07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8,44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10,01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12,05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17,73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21,49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26,40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32,50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6,09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7,23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8,66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10,28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12,37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14,91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18,24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27,10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33,60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7,39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8,88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12,69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15,32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18,75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22,75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27,90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34,70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6,37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9,10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10,82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13,01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15,73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19,26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23,38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28,50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35,40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6,50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7,71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9,32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11,09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13,33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16,14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19,77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24,01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29,40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6,63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7,87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9,54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11,36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13,65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16,55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20,28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24,64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30,10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37,60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6,76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8,03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9,75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11,63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13,97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16,96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20,79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25,27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30,90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38,30</w:t>
            </w:r>
          </w:p>
        </w:tc>
      </w:tr>
      <w:tr w:rsidR="00D3014F" w:rsidRPr="004505C1" w:rsidTr="00B67224">
        <w:trPr>
          <w:jc w:val="center"/>
        </w:trPr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6,89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8,19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9,96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17,40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21,30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25,90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31,80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39,50</w:t>
            </w:r>
          </w:p>
        </w:tc>
      </w:tr>
    </w:tbl>
    <w:p w:rsidR="00B67224" w:rsidRDefault="00B67224" w:rsidP="00142FBE">
      <w:pPr>
        <w:spacing w:before="120" w:after="120"/>
        <w:jc w:val="both"/>
        <w:rPr>
          <w:bCs/>
          <w:spacing w:val="40"/>
        </w:rPr>
      </w:pPr>
    </w:p>
    <w:p w:rsidR="00830B99" w:rsidRPr="004505C1" w:rsidRDefault="00830B99" w:rsidP="00B67224">
      <w:pPr>
        <w:spacing w:before="120" w:after="120"/>
        <w:ind w:left="1843" w:hanging="1843"/>
        <w:jc w:val="both"/>
        <w:rPr>
          <w:b/>
          <w:bCs/>
          <w:spacing w:val="40"/>
        </w:rPr>
      </w:pPr>
      <w:r w:rsidRPr="004505C1">
        <w:rPr>
          <w:bCs/>
          <w:spacing w:val="40"/>
        </w:rPr>
        <w:t>Таблица</w:t>
      </w:r>
      <w:r w:rsidRPr="004505C1">
        <w:rPr>
          <w:bCs/>
        </w:rPr>
        <w:t xml:space="preserve"> Б.</w:t>
      </w:r>
      <w:r w:rsidRPr="004505C1">
        <w:t xml:space="preserve">2 </w:t>
      </w:r>
      <w:r w:rsidR="00140624" w:rsidRPr="004505C1">
        <w:t xml:space="preserve">– </w:t>
      </w:r>
      <w:r w:rsidRPr="004505C1">
        <w:rPr>
          <w:b/>
        </w:rPr>
        <w:t>Значения коэффициентов</w:t>
      </w:r>
      <w:r w:rsidR="00140624" w:rsidRPr="004505C1">
        <w:rPr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  <w:b/>
          </w:rPr>
          <w:sym w:font="Symbol" w:char="0061"/>
        </m:r>
      </m:oMath>
      <w:r w:rsidR="00344179" w:rsidRPr="004505C1">
        <w:rPr>
          <w:b/>
        </w:rPr>
        <w:t xml:space="preserve"> 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b/>
              </w:rPr>
              <w:sym w:font="Symbol" w:char="0061"/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344179" w:rsidRPr="004505C1">
        <w:rPr>
          <w:b/>
        </w:rPr>
        <w:t>)</w:t>
      </w:r>
      <w:r w:rsidRPr="004505C1">
        <w:rPr>
          <w:b/>
        </w:rPr>
        <w:t xml:space="preserve"> при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="00344179" w:rsidRPr="004505C1">
        <w:rPr>
          <w:b/>
          <w:i/>
          <w:sz w:val="22"/>
        </w:rPr>
        <w:t xml:space="preserve"> </w:t>
      </w:r>
      <w:r w:rsidR="00344179" w:rsidRPr="004505C1">
        <w:rPr>
          <w:b/>
          <w:sz w:val="22"/>
        </w:rPr>
        <w:t>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344179" w:rsidRPr="004505C1">
        <w:rPr>
          <w:b/>
          <w:sz w:val="22"/>
        </w:rPr>
        <w:t>)</w:t>
      </w:r>
      <w:r w:rsidR="00D8535B" w:rsidRPr="004505C1">
        <w:rPr>
          <w:b/>
          <w:sz w:val="22"/>
        </w:rPr>
        <w:t xml:space="preserve"> </w:t>
      </w:r>
      <w:r w:rsidRPr="004505C1">
        <w:rPr>
          <w:b/>
          <w:lang w:val="en-US"/>
        </w:rPr>
        <w:sym w:font="Symbol" w:char="00A3"/>
      </w:r>
      <w:r w:rsidRPr="004505C1">
        <w:rPr>
          <w:b/>
        </w:rPr>
        <w:t xml:space="preserve"> 0,1 и любом числе </w:t>
      </w: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i"/>
          </m:rPr>
          <w:rPr>
            <w:rFonts w:ascii="Cambria Math" w:hAnsi="Cambria Math"/>
          </w:rPr>
          <m:t>,</m:t>
        </m:r>
      </m:oMath>
      <w:r w:rsidRPr="004505C1">
        <w:rPr>
          <w:b/>
        </w:rPr>
        <w:t xml:space="preserve"> а также при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="00344179" w:rsidRPr="004505C1">
        <w:rPr>
          <w:b/>
          <w:i/>
          <w:sz w:val="22"/>
        </w:rPr>
        <w:t xml:space="preserve"> </w:t>
      </w:r>
      <w:r w:rsidR="00344179" w:rsidRPr="004505C1">
        <w:rPr>
          <w:b/>
          <w:sz w:val="22"/>
        </w:rPr>
        <w:t>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344179" w:rsidRPr="004505C1">
        <w:rPr>
          <w:b/>
          <w:sz w:val="22"/>
        </w:rPr>
        <w:t>)</w:t>
      </w:r>
      <w:r w:rsidRPr="004505C1">
        <w:rPr>
          <w:b/>
        </w:rPr>
        <w:t xml:space="preserve"> &gt; 0,1 и числе </w:t>
      </w: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i"/>
          </m:rPr>
          <w:rPr>
            <w:rFonts w:ascii="Cambria Math" w:hAnsi="Cambria Math"/>
          </w:rPr>
          <m:t xml:space="preserve"> &gt; 200</m:t>
        </m:r>
      </m:oMath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8"/>
        <w:gridCol w:w="799"/>
        <w:gridCol w:w="1036"/>
        <w:gridCol w:w="810"/>
        <w:gridCol w:w="1038"/>
        <w:gridCol w:w="810"/>
        <w:gridCol w:w="1037"/>
        <w:gridCol w:w="811"/>
        <w:gridCol w:w="1039"/>
        <w:gridCol w:w="807"/>
      </w:tblGrid>
      <w:tr w:rsidR="00344179" w:rsidRPr="004505C1" w:rsidTr="000E3226">
        <w:trPr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</w:rPr>
              <w:t>Мен</w:t>
            </w:r>
            <w:r w:rsidRPr="004505C1">
              <w:rPr>
                <w:sz w:val="22"/>
                <w:lang w:val="en-US"/>
              </w:rPr>
              <w:t>ее0,015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0,200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0,052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0,276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0,165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0,415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0,50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0,678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1,261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0,015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0,202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0,054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0,280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0,170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0,420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0,692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1,283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0,016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0,205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0,056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0,283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0,175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0,425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0,704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1,306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0,017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0,207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0,058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0,286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0,180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0,430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0,717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1,328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0,018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0,210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0,060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0,289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0,185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0,435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0,730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1,350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0,019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0,212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0,062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0,292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0,190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0,439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0,742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1,372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0,020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0,215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0,064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0,295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0,195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0,444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0,755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1,394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0,021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0,217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0,065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0,298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0,449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0,767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1,416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0,022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0,219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0,068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0,301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0,21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0,458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0,779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1,437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0,023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0,222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0,070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0,304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0,467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0,791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1,479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0,024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0,224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0,072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0,307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0,23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0,476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0,803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1,521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0,226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0,074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0,309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0,485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0,815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1,563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0,228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0,076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0,312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0,493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0,826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1,604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0,027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0,230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0,078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0,315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0,502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0,838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1,644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0,028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0,233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0,080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0,318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0,27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0,510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0,78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0,849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1,684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0,029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0,235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0,082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0,320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0,518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0,860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1,724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0,030</w:t>
            </w:r>
          </w:p>
        </w:tc>
        <w:tc>
          <w:tcPr>
            <w:tcW w:w="428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0,237</w:t>
            </w:r>
          </w:p>
        </w:tc>
        <w:tc>
          <w:tcPr>
            <w:tcW w:w="555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0,084</w:t>
            </w:r>
          </w:p>
        </w:tc>
        <w:tc>
          <w:tcPr>
            <w:tcW w:w="434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0,323</w:t>
            </w:r>
          </w:p>
        </w:tc>
        <w:tc>
          <w:tcPr>
            <w:tcW w:w="556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0,29</w:t>
            </w:r>
          </w:p>
        </w:tc>
        <w:tc>
          <w:tcPr>
            <w:tcW w:w="434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0,526</w:t>
            </w:r>
          </w:p>
        </w:tc>
        <w:tc>
          <w:tcPr>
            <w:tcW w:w="555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0,82</w:t>
            </w:r>
          </w:p>
        </w:tc>
        <w:tc>
          <w:tcPr>
            <w:tcW w:w="434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0,872</w:t>
            </w:r>
          </w:p>
        </w:tc>
        <w:tc>
          <w:tcPr>
            <w:tcW w:w="556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</w:t>
            </w:r>
          </w:p>
        </w:tc>
        <w:tc>
          <w:tcPr>
            <w:tcW w:w="432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1,763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0,031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0,239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0,086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0,326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0,534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0,883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1,802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lastRenderedPageBreak/>
              <w:t>0,032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0,241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0,088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0,328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0,31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0,542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0,894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1,840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0,033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0,243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0,090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0,331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0,550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0,88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0,905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1,879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0,034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0,245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0,092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0,333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0,33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0,558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0,916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1,917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0,247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0,094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0,336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0,565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0,927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1,954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0,249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0,096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0,338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0,573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0,937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1,991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0,037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0,098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0,341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0,580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0,948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2,029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0,038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0,100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0,343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0,37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0,588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0,959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2,065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0,039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0,105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0,349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0,595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0,969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2,102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0,040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0,110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0,355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0,39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0,602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0,995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3,8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2,138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0,041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0,115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0,361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0,610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1,021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2,174</w:t>
            </w:r>
          </w:p>
        </w:tc>
      </w:tr>
      <w:tr w:rsidR="00344179" w:rsidRPr="004505C1" w:rsidTr="000E3226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0,042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0,259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0,120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0,367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0,41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0,617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1,046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2,210</w:t>
            </w:r>
          </w:p>
        </w:tc>
      </w:tr>
      <w:tr w:rsidR="00344179" w:rsidRPr="004505C1" w:rsidTr="00344179">
        <w:trPr>
          <w:trHeight w:val="20"/>
          <w:jc w:val="center"/>
        </w:trPr>
        <w:tc>
          <w:tcPr>
            <w:tcW w:w="61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0,043</w:t>
            </w:r>
          </w:p>
        </w:tc>
        <w:tc>
          <w:tcPr>
            <w:tcW w:w="428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0,261</w:t>
            </w:r>
          </w:p>
        </w:tc>
        <w:tc>
          <w:tcPr>
            <w:tcW w:w="555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0,125</w:t>
            </w:r>
          </w:p>
        </w:tc>
        <w:tc>
          <w:tcPr>
            <w:tcW w:w="43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0,373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0,42</w:t>
            </w:r>
          </w:p>
        </w:tc>
        <w:tc>
          <w:tcPr>
            <w:tcW w:w="43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0,624</w:t>
            </w:r>
          </w:p>
        </w:tc>
        <w:tc>
          <w:tcPr>
            <w:tcW w:w="555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1,20</w:t>
            </w:r>
          </w:p>
        </w:tc>
        <w:tc>
          <w:tcPr>
            <w:tcW w:w="43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1,071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4,1</w:t>
            </w:r>
          </w:p>
        </w:tc>
        <w:tc>
          <w:tcPr>
            <w:tcW w:w="432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2,246</w:t>
            </w:r>
          </w:p>
        </w:tc>
      </w:tr>
      <w:tr w:rsidR="00344179" w:rsidRPr="004505C1" w:rsidTr="000E3226">
        <w:trPr>
          <w:trHeight w:val="20"/>
          <w:jc w:val="center"/>
        </w:trPr>
        <w:tc>
          <w:tcPr>
            <w:tcW w:w="61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0,044</w:t>
            </w:r>
          </w:p>
        </w:tc>
        <w:tc>
          <w:tcPr>
            <w:tcW w:w="428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0,263</w:t>
            </w:r>
          </w:p>
        </w:tc>
        <w:tc>
          <w:tcPr>
            <w:tcW w:w="555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0,130</w:t>
            </w:r>
          </w:p>
        </w:tc>
        <w:tc>
          <w:tcPr>
            <w:tcW w:w="43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0,378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0,43</w:t>
            </w:r>
          </w:p>
        </w:tc>
        <w:tc>
          <w:tcPr>
            <w:tcW w:w="43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0,631</w:t>
            </w:r>
          </w:p>
        </w:tc>
        <w:tc>
          <w:tcPr>
            <w:tcW w:w="555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1,25</w:t>
            </w:r>
          </w:p>
        </w:tc>
        <w:tc>
          <w:tcPr>
            <w:tcW w:w="434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1,096</w:t>
            </w:r>
          </w:p>
        </w:tc>
        <w:tc>
          <w:tcPr>
            <w:tcW w:w="556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</w:t>
            </w:r>
          </w:p>
        </w:tc>
        <w:tc>
          <w:tcPr>
            <w:tcW w:w="432" w:type="pct"/>
            <w:tcBorders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2,281</w:t>
            </w:r>
          </w:p>
        </w:tc>
      </w:tr>
      <w:tr w:rsidR="00344179" w:rsidRPr="004505C1" w:rsidTr="000E3226">
        <w:trPr>
          <w:trHeight w:val="20"/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0,265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0,135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0,384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0,638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1,120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2,317</w:t>
            </w:r>
          </w:p>
        </w:tc>
      </w:tr>
      <w:tr w:rsidR="00344179" w:rsidRPr="004505C1" w:rsidTr="000E3226">
        <w:trPr>
          <w:trHeight w:val="20"/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0,266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0,140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0,389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0,645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1,35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1,144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4,4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2,352</w:t>
            </w:r>
          </w:p>
        </w:tc>
      </w:tr>
      <w:tr w:rsidR="00344179" w:rsidRPr="004505C1" w:rsidTr="000E3226">
        <w:trPr>
          <w:trHeight w:val="20"/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0,047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0,268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0,145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0,394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0,652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1,168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2,386</w:t>
            </w:r>
          </w:p>
        </w:tc>
      </w:tr>
      <w:tr w:rsidR="00344179" w:rsidRPr="004505C1" w:rsidTr="000E3226">
        <w:trPr>
          <w:trHeight w:val="20"/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0,048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0,270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0,150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0,399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0,47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0,658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1,45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1,191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4,6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2,421</w:t>
            </w:r>
          </w:p>
        </w:tc>
      </w:tr>
      <w:tr w:rsidR="00344179" w:rsidRPr="004505C1" w:rsidTr="000E3226">
        <w:trPr>
          <w:trHeight w:val="20"/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0,049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0,271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0,155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0,405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0,665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1,215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4,7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2,456</w:t>
            </w:r>
          </w:p>
        </w:tc>
      </w:tr>
      <w:tr w:rsidR="00344179" w:rsidRPr="004505C1" w:rsidTr="000E3226">
        <w:trPr>
          <w:trHeight w:val="20"/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0,050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0,273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0,160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0,410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0,49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0,672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1,55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1,238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179" w:rsidRPr="004505C1" w:rsidRDefault="0034417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2,490</w:t>
            </w:r>
          </w:p>
        </w:tc>
      </w:tr>
    </w:tbl>
    <w:p w:rsidR="00830B99" w:rsidRPr="004505C1" w:rsidRDefault="00830B99" w:rsidP="00142FBE"/>
    <w:p w:rsidR="00830B99" w:rsidRPr="004505C1" w:rsidRDefault="00830B99" w:rsidP="00142FBE">
      <w:pPr>
        <w:rPr>
          <w:i/>
        </w:rPr>
      </w:pPr>
      <w:r w:rsidRPr="004505C1">
        <w:br w:type="page"/>
      </w:r>
      <w:r w:rsidRPr="004505C1">
        <w:rPr>
          <w:i/>
        </w:rPr>
        <w:lastRenderedPageBreak/>
        <w:t xml:space="preserve">Продолжение </w:t>
      </w:r>
      <w:r w:rsidR="00140624" w:rsidRPr="004505C1">
        <w:rPr>
          <w:i/>
        </w:rPr>
        <w:t>т</w:t>
      </w:r>
      <w:r w:rsidRPr="004505C1">
        <w:rPr>
          <w:i/>
        </w:rPr>
        <w:t>аблицы Б.2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49"/>
        <w:gridCol w:w="801"/>
        <w:gridCol w:w="1038"/>
        <w:gridCol w:w="812"/>
        <w:gridCol w:w="1040"/>
        <w:gridCol w:w="811"/>
        <w:gridCol w:w="1037"/>
        <w:gridCol w:w="811"/>
        <w:gridCol w:w="1039"/>
        <w:gridCol w:w="807"/>
      </w:tblGrid>
      <w:tr w:rsidR="00344179" w:rsidRPr="004505C1" w:rsidTr="00504817">
        <w:trPr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</w:tr>
      <w:tr w:rsidR="00D3014F" w:rsidRPr="004505C1" w:rsidTr="00504817">
        <w:trPr>
          <w:trHeight w:val="180"/>
          <w:jc w:val="center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4,9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2,524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8,7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3,738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15,0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5,547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27,0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8,701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46,5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13,49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5,0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2,558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3,768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5,602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8,828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47,0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13,61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2,592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8,9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3,798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5,657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8,955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47,5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13,73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5,2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2,626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3,828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5,712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9,081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48,0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13,85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5,3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2,660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9,1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3,858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5,767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9,207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48,5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13,97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5,4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2,693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3,888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5,821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9,332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49,0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14,09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2,726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9,3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3,918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5,876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9,457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49,5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14,20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2,760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3,948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5,930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9,583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14,32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5,7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2,793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3,978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5,984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9,707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51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14,56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5,8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2,826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hd w:val="clear" w:color="auto" w:fill="FFFFFF"/>
              <w:jc w:val="center"/>
              <w:rPr>
                <w:sz w:val="22"/>
              </w:rPr>
            </w:pPr>
            <w:r w:rsidRPr="004505C1">
              <w:rPr>
                <w:bCs/>
                <w:sz w:val="22"/>
              </w:rPr>
              <w:t>9,6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hd w:val="clear" w:color="auto" w:fill="FFFFFF"/>
              <w:jc w:val="center"/>
              <w:rPr>
                <w:sz w:val="22"/>
              </w:rPr>
            </w:pPr>
            <w:r w:rsidRPr="004505C1">
              <w:rPr>
                <w:bCs/>
                <w:sz w:val="22"/>
              </w:rPr>
              <w:t>4,008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6,039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9,832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52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14,80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5,9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2,858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hd w:val="clear" w:color="auto" w:fill="FFFFFF"/>
              <w:jc w:val="center"/>
              <w:rPr>
                <w:sz w:val="22"/>
              </w:rPr>
            </w:pPr>
            <w:r w:rsidRPr="004505C1">
              <w:rPr>
                <w:bCs/>
                <w:sz w:val="22"/>
              </w:rPr>
              <w:t>9,7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hd w:val="clear" w:color="auto" w:fill="FFFFFF"/>
              <w:jc w:val="center"/>
              <w:rPr>
                <w:sz w:val="22"/>
              </w:rPr>
            </w:pPr>
            <w:r w:rsidRPr="004505C1">
              <w:rPr>
                <w:bCs/>
                <w:sz w:val="22"/>
              </w:rPr>
              <w:t>4,037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6,093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9,957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53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15,04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6,0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2,891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4,067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6,147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10,08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54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15,27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6,1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2,924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9,9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4,097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6,201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33,0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10,20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15,51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2,956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4,126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6,254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33,5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10,33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56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15,74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6,3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2,989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4,185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6,308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10,45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57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15,98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6,4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3,021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4,244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6,362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10,58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58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16,22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3,053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4,302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6,415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35,0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10,70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59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16,45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3,085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4,361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6,469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35,5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10,82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16,69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6,7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3,117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4,419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6,522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10,94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61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16,92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6,8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3,149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4,477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6,575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11,07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62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17,15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6,9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3,181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4,534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6,629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37,5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11,31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63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17,39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7,0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3,212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4,592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6,682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38,0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11,43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64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17,62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7,1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3,244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4,649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6,734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38,5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11,56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17,85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7,2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3,275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4,707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6,788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11,68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66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18,09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7,3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3,307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4,764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6,840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11,80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67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18,32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7,4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3,338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4,820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6,893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40,0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11,92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68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18,55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3,369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4,877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7,156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40,5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12,04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69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18,79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3,400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4,934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7,287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41,0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12,16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19,02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7,7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3,431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4,990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7,417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41,5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12,28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71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19,25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7,8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3,462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5,047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7,547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42,0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12,41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72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19,48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7,9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3,493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5,103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7,677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42,5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12,53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73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19,71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8,0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3,524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5,159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7,806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43,0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12,65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74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19,94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8,1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3,555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5,215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7,935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43,5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12,77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75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20,18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8,2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3,585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5,270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8,064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44,0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12,89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76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20,41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8,3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3,616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14,2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5,326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8,192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44,5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13,01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77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20,64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8,4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3,646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14,4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5,382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8,320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45,0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13,13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78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20,87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8,5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3,677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14,6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5,437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8,447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45,5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13,25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79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21,10</w:t>
            </w:r>
          </w:p>
        </w:tc>
      </w:tr>
      <w:tr w:rsidR="00D3014F" w:rsidRPr="004505C1" w:rsidTr="00504817">
        <w:trPr>
          <w:jc w:val="center"/>
        </w:trPr>
        <w:tc>
          <w:tcPr>
            <w:tcW w:w="6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8,6</w:t>
            </w:r>
          </w:p>
        </w:tc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3,707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14,8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5,492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26,5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8,575</w:t>
            </w:r>
          </w:p>
        </w:tc>
        <w:tc>
          <w:tcPr>
            <w:tcW w:w="5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46,0</w:t>
            </w:r>
          </w:p>
        </w:tc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13,37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80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21,33</w:t>
            </w:r>
          </w:p>
        </w:tc>
      </w:tr>
    </w:tbl>
    <w:p w:rsidR="00830B99" w:rsidRPr="004505C1" w:rsidRDefault="00830B99" w:rsidP="00142FBE">
      <w:pPr>
        <w:jc w:val="right"/>
        <w:rPr>
          <w:b/>
        </w:rPr>
      </w:pPr>
    </w:p>
    <w:p w:rsidR="00830B99" w:rsidRPr="004505C1" w:rsidRDefault="00830B99" w:rsidP="00142FBE">
      <w:pPr>
        <w:rPr>
          <w:i/>
        </w:rPr>
      </w:pPr>
      <w:r w:rsidRPr="004505C1">
        <w:br w:type="page"/>
      </w:r>
      <w:r w:rsidRPr="004505C1">
        <w:rPr>
          <w:i/>
        </w:rPr>
        <w:lastRenderedPageBreak/>
        <w:t xml:space="preserve">Продолжение </w:t>
      </w:r>
      <w:r w:rsidR="00140624" w:rsidRPr="004505C1">
        <w:rPr>
          <w:i/>
        </w:rPr>
        <w:t>т</w:t>
      </w:r>
      <w:r w:rsidRPr="004505C1">
        <w:rPr>
          <w:i/>
        </w:rPr>
        <w:t>аблицы Б.2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0"/>
        <w:gridCol w:w="989"/>
        <w:gridCol w:w="860"/>
        <w:gridCol w:w="989"/>
        <w:gridCol w:w="860"/>
        <w:gridCol w:w="989"/>
        <w:gridCol w:w="860"/>
        <w:gridCol w:w="1073"/>
        <w:gridCol w:w="861"/>
        <w:gridCol w:w="1074"/>
      </w:tblGrid>
      <w:tr w:rsidR="00344179" w:rsidRPr="004505C1" w:rsidTr="00DA4614">
        <w:trPr>
          <w:jc w:val="center"/>
        </w:trPr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81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21,56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138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34,51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235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56,10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425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97,27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615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137,78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21,69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34,96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57,19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430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98,34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620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138,84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</w:rPr>
            </w:pPr>
            <w:r w:rsidRPr="004505C1">
              <w:rPr>
                <w:sz w:val="22"/>
                <w:lang w:val="en-US"/>
              </w:rPr>
              <w:t>83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22,02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35,41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58,29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435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99,41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625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139,90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22,48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35,86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59,38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440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100,49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630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140,96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22,71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36,31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60,48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445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101,56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635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142,02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87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22,94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36,76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61,57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450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102,63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640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143,08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23,17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37,21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62,66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455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103,70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645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144,14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89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23,39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37,66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63,75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460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104,77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650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145,20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23,62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38,11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64,85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465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105,84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655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146,25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91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23,85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39,01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65,94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470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106,91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660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147,31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24,08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39,46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67,03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475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107,98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665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148,37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93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24,31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39,91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68,12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480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109,05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670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149,43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24,54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40,35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69,20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485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110,11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675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150,49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24,77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40,80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70,29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490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111,18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685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152,60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24,99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41,25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71,38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495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112,25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690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153,66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97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25,22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41,70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73,55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500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113,32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695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154,72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25,45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42,15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74,63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505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114,38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700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155,77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99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25,68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42,60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75,72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510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115,45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705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156,83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25,91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43,05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330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76,80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515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116,52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710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157,89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26,36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43,50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335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77,88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520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117,58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715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158,94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26,82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43,95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78,96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525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118,65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720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160,00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27,27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44,40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80,04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535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120,78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725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161,06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27,72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44,84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350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81,12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540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121,84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730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162,11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28,18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45,29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355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82,20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545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122,91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735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163,17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28,63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45,74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83,28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550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123,97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740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164,22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29,09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46,19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365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84,36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555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125,04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745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165,28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29,54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46,64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370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85,44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560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126,10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755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167,39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118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29,89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47,09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375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86,52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565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127,16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760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168,44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30,44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47,54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380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87,60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570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128,22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765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169,50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30,90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47,99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385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88,67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575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129,29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770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170,55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31,35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48,43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89,75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580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130,35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775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171,60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31,80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49,49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395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90,82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585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131,41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780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172,66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128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32,25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50,59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400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91,90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590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132,47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785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173,71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32,70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51,70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405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92,97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595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133,54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790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174,76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132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33,15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52,80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410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94,05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600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134,60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795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175,82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33,60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225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53,90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415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95,12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605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135,66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800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176,87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34,06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230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55,00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420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96,20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610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136,72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810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178,98</w:t>
            </w:r>
          </w:p>
        </w:tc>
      </w:tr>
    </w:tbl>
    <w:p w:rsidR="00830B99" w:rsidRPr="004505C1" w:rsidRDefault="00830B99" w:rsidP="00142FBE"/>
    <w:p w:rsidR="00830B99" w:rsidRPr="004505C1" w:rsidRDefault="00830B99" w:rsidP="00142FBE">
      <w:pPr>
        <w:rPr>
          <w:i/>
        </w:rPr>
      </w:pPr>
      <w:r w:rsidRPr="004505C1">
        <w:br w:type="page"/>
      </w:r>
      <w:r w:rsidRPr="004505C1">
        <w:rPr>
          <w:i/>
        </w:rPr>
        <w:lastRenderedPageBreak/>
        <w:t xml:space="preserve">Окончание </w:t>
      </w:r>
      <w:r w:rsidR="00140624" w:rsidRPr="004505C1">
        <w:rPr>
          <w:i/>
        </w:rPr>
        <w:t>т</w:t>
      </w:r>
      <w:r w:rsidRPr="004505C1">
        <w:rPr>
          <w:i/>
        </w:rPr>
        <w:t>аблицы Б.2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77"/>
        <w:gridCol w:w="990"/>
        <w:gridCol w:w="862"/>
        <w:gridCol w:w="990"/>
        <w:gridCol w:w="862"/>
        <w:gridCol w:w="990"/>
        <w:gridCol w:w="862"/>
        <w:gridCol w:w="1075"/>
        <w:gridCol w:w="862"/>
        <w:gridCol w:w="1075"/>
      </w:tblGrid>
      <w:tr w:rsidR="00344179" w:rsidRPr="004505C1" w:rsidTr="00DA4614">
        <w:trPr>
          <w:jc w:val="center"/>
        </w:trPr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lang w:val="en-US"/>
                  </w:rPr>
                  <m:t>NP</m:t>
                </m:r>
                <m:r>
                  <w:rPr>
                    <w:rFonts w:ascii="Cambria Math" w:hAnsi="Cambria Math"/>
                    <w:sz w:val="22"/>
                  </w:rPr>
                  <m:t xml:space="preserve"> или</m:t>
                </m:r>
              </m:oMath>
            </m:oMathPara>
          </w:p>
          <w:p w:rsidR="00344179" w:rsidRPr="004505C1" w:rsidRDefault="00344179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179" w:rsidRPr="004505C1" w:rsidRDefault="00140624" w:rsidP="00142FBE">
            <w:pPr>
              <w:spacing w:before="60" w:after="60"/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</w:rPr>
                  <m:t xml:space="preserve"> или </m:t>
                </m:r>
              </m:oMath>
            </m:oMathPara>
          </w:p>
          <w:p w:rsidR="00344179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</w:tr>
      <w:tr w:rsidR="00D3014F" w:rsidRPr="004505C1" w:rsidTr="00DA4614">
        <w:trPr>
          <w:trHeight w:hRule="exact" w:val="57"/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84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sz w:val="22"/>
              </w:rPr>
            </w:pPr>
            <w:r w:rsidRPr="004505C1">
              <w:rPr>
                <w:sz w:val="22"/>
                <w:lang w:val="en-US"/>
              </w:rPr>
              <w:t>22,25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156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sz w:val="22"/>
              </w:rPr>
            </w:pPr>
            <w:r w:rsidRPr="004505C1">
              <w:rPr>
                <w:sz w:val="22"/>
                <w:lang w:val="en-US"/>
              </w:rPr>
              <w:t>38,56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310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sz w:val="22"/>
              </w:rPr>
            </w:pPr>
            <w:r w:rsidRPr="004505C1">
              <w:rPr>
                <w:sz w:val="22"/>
                <w:lang w:val="en-US"/>
              </w:rPr>
              <w:t>72,46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i/>
                <w:sz w:val="22"/>
              </w:rPr>
            </w:pPr>
            <w:r w:rsidRPr="004505C1">
              <w:rPr>
                <w:sz w:val="22"/>
                <w:lang w:val="en-US"/>
              </w:rPr>
              <w:t>530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sz w:val="22"/>
              </w:rPr>
            </w:pPr>
            <w:r w:rsidRPr="004505C1">
              <w:rPr>
                <w:sz w:val="22"/>
                <w:lang w:val="en-US"/>
              </w:rPr>
              <w:t>119,71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i/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750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ind w:firstLine="709"/>
              <w:jc w:val="center"/>
              <w:rPr>
                <w:sz w:val="22"/>
              </w:rPr>
            </w:pPr>
            <w:r w:rsidRPr="004505C1">
              <w:rPr>
                <w:sz w:val="22"/>
                <w:lang w:val="en-US"/>
              </w:rPr>
              <w:t>166,33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820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181,08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870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191,60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920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202,10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970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212,59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1600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343,90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830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183,19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880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193,70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930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204,20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980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214,68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2000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426,80</w:t>
            </w: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840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185,29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890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195,70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940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206,30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990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216,78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850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187,39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900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197,90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950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208,39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1000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218,87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860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189,49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910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200,00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960</w:t>
            </w: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210,49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1250</w:t>
            </w: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  <w:r w:rsidRPr="004505C1">
              <w:rPr>
                <w:sz w:val="22"/>
                <w:lang w:val="en-US"/>
              </w:rPr>
              <w:t>271,14</w:t>
            </w: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</w:tr>
      <w:tr w:rsidR="00D3014F" w:rsidRPr="004505C1" w:rsidTr="00DA4614">
        <w:trPr>
          <w:jc w:val="center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4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  <w:tc>
          <w:tcPr>
            <w:tcW w:w="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2"/>
                <w:lang w:val="en-US"/>
              </w:rPr>
            </w:pPr>
          </w:p>
        </w:tc>
      </w:tr>
    </w:tbl>
    <w:p w:rsidR="00830B99" w:rsidRPr="004505C1" w:rsidRDefault="00830B99" w:rsidP="00142FBE">
      <w:pPr>
        <w:jc w:val="center"/>
        <w:rPr>
          <w:b/>
        </w:rPr>
      </w:pPr>
      <w:r w:rsidRPr="004505C1">
        <w:br w:type="page"/>
      </w:r>
      <w:r w:rsidRPr="004505C1">
        <w:rPr>
          <w:b/>
        </w:rPr>
        <w:lastRenderedPageBreak/>
        <w:t>Приложение В</w:t>
      </w:r>
    </w:p>
    <w:p w:rsidR="00830B99" w:rsidRPr="004505C1" w:rsidRDefault="00830B99" w:rsidP="00142FBE">
      <w:pPr>
        <w:pStyle w:val="20"/>
        <w:spacing w:after="0"/>
        <w:rPr>
          <w:rFonts w:cs="Times New Roman"/>
        </w:rPr>
      </w:pPr>
      <w:r w:rsidRPr="004505C1">
        <w:rPr>
          <w:rFonts w:cs="Times New Roman"/>
        </w:rPr>
        <w:t>Номограмма</w:t>
      </w:r>
    </w:p>
    <w:p w:rsidR="00830B99" w:rsidRPr="004505C1" w:rsidRDefault="00830B99" w:rsidP="00142FBE">
      <w:pPr>
        <w:pStyle w:val="20"/>
        <w:spacing w:before="0" w:after="0"/>
        <w:rPr>
          <w:rFonts w:cs="Times New Roman"/>
        </w:rPr>
      </w:pPr>
      <w:r w:rsidRPr="004505C1">
        <w:rPr>
          <w:rFonts w:cs="Times New Roman"/>
        </w:rPr>
        <w:t>для определения диаметров отверстий диафрагм, устанавливаемых</w:t>
      </w:r>
    </w:p>
    <w:p w:rsidR="00830B99" w:rsidRPr="004505C1" w:rsidRDefault="00830B99" w:rsidP="00142FBE">
      <w:pPr>
        <w:pStyle w:val="20"/>
        <w:spacing w:before="0" w:after="0"/>
        <w:rPr>
          <w:rFonts w:cs="Times New Roman"/>
        </w:rPr>
      </w:pPr>
      <w:r w:rsidRPr="004505C1">
        <w:rPr>
          <w:rFonts w:cs="Times New Roman"/>
        </w:rPr>
        <w:t>между соединительными головками и пожарными кранами</w:t>
      </w:r>
    </w:p>
    <w:p w:rsidR="00830B99" w:rsidRPr="004505C1" w:rsidRDefault="00FE165B" w:rsidP="00142FBE">
      <w:pPr>
        <w:pStyle w:val="20"/>
        <w:spacing w:before="0" w:after="0"/>
        <w:ind w:firstLine="709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693060</wp:posOffset>
                </wp:positionH>
                <wp:positionV relativeFrom="paragraph">
                  <wp:posOffset>127257</wp:posOffset>
                </wp:positionV>
                <wp:extent cx="494030" cy="278027"/>
                <wp:effectExtent l="0" t="0" r="1270" b="1905"/>
                <wp:wrapNone/>
                <wp:docPr id="136497672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2780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64352" w:rsidRPr="00FE165B" w:rsidRDefault="00864352" w:rsidP="00FE165B">
                            <w:proofErr w:type="spellStart"/>
                            <w:r w:rsidRPr="00FE165B">
                              <w:rPr>
                                <w:i/>
                                <w:iCs/>
                                <w:lang w:val="en-US"/>
                              </w:rPr>
                              <w:t>H</w:t>
                            </w:r>
                            <w:r w:rsidRPr="00FE165B">
                              <w:rPr>
                                <w:vertAlign w:val="subscript"/>
                                <w:lang w:val="en-US"/>
                              </w:rPr>
                              <w:t>с</w:t>
                            </w:r>
                            <w:proofErr w:type="spellEnd"/>
                            <w:r w:rsidRPr="00FE165B">
                              <w:rPr>
                                <w:vertAlign w:val="subscript"/>
                              </w:rPr>
                              <w:t>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4.55pt;margin-top:10pt;width:38.9pt;height:21.9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" fillcolor="white [3212]" stroked="f" strokeweight=".5pt">
                <v:textbox>
                  <w:txbxContent>
                    <w:p w:rsidR="00864352" w:rsidRPr="00FE165B" w:rsidRDefault="00864352" w:rsidP="00FE165B">
                      <w:proofErr w:type="spellStart"/>
                      <w:r w:rsidRPr="00FE165B">
                        <w:rPr>
                          <w:i/>
                          <w:iCs/>
                          <w:lang w:val="en-US"/>
                        </w:rPr>
                        <w:t>H</w:t>
                      </w:r>
                      <w:r w:rsidRPr="00FE165B">
                        <w:rPr>
                          <w:vertAlign w:val="subscript"/>
                          <w:lang w:val="en-US"/>
                        </w:rPr>
                        <w:t>с</w:t>
                      </w:r>
                      <w:proofErr w:type="spellEnd"/>
                      <w:r w:rsidRPr="00FE165B">
                        <w:rPr>
                          <w:vertAlign w:val="subscript"/>
                        </w:rPr>
                        <w:t>р</w:t>
                      </w:r>
                    </w:p>
                  </w:txbxContent>
                </v:textbox>
              </v:shape>
            </w:pict>
          </mc:Fallback>
        </mc:AlternateContent>
      </w:r>
    </w:p>
    <w:p w:rsidR="00830B99" w:rsidRPr="004505C1" w:rsidRDefault="00830B99" w:rsidP="00142FBE">
      <w:pPr>
        <w:ind w:firstLine="709"/>
        <w:jc w:val="center"/>
      </w:pPr>
      <w:r w:rsidRPr="004505C1">
        <w:rPr>
          <w:noProof/>
        </w:rPr>
        <w:drawing>
          <wp:inline distT="0" distB="0" distL="0" distR="0">
            <wp:extent cx="5010150" cy="6438900"/>
            <wp:effectExtent l="0" t="0" r="0" b="0"/>
            <wp:docPr id="139" name="Рисунок 139" descr="https://im0-tub-ru.yandex.net/i?id=7e593e1b07478943c15e5bba8236343c-l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s://im0-tub-ru.yandex.net/i?id=7e593e1b07478943c15e5bba8236343c-l&amp;n=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65B" w:rsidRDefault="00FE165B" w:rsidP="00FE165B">
      <w:pPr>
        <w:spacing w:before="120"/>
        <w:ind w:firstLine="709"/>
        <w:jc w:val="center"/>
        <w:rPr>
          <w:i/>
        </w:rPr>
      </w:pPr>
      <w:proofErr w:type="spellStart"/>
      <w:r w:rsidRPr="00FE165B">
        <w:rPr>
          <w:i/>
        </w:rPr>
        <w:t>Н</w:t>
      </w:r>
      <w:r w:rsidRPr="00FE165B">
        <w:rPr>
          <w:i/>
          <w:vertAlign w:val="subscript"/>
        </w:rPr>
        <w:t>ср</w:t>
      </w:r>
      <w:proofErr w:type="spellEnd"/>
      <w:r w:rsidRPr="00FE165B">
        <w:rPr>
          <w:i/>
        </w:rPr>
        <w:t xml:space="preserve"> </w:t>
      </w:r>
      <w:r w:rsidRPr="00FE165B">
        <w:rPr>
          <w:iCs/>
        </w:rPr>
        <w:t>– перепад давления (величина срезки давления) на диафрагме, м вод. ст.;</w:t>
      </w:r>
      <w:r w:rsidRPr="00FE165B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70</m:t>
            </m:r>
          </m:sub>
        </m:sSub>
      </m:oMath>
      <w:r w:rsidRPr="00FE165B">
        <w:rPr>
          <w:i/>
        </w:rPr>
        <w:t xml:space="preserve"> </w:t>
      </w:r>
      <w:r w:rsidRPr="00FE165B">
        <w:rPr>
          <w:iCs/>
        </w:rPr>
        <w:t>– диаметры отверстий диафрагм к пожарным кранам диаметром 50, 65 (70) мм;</w:t>
      </w:r>
      <w:r w:rsidRPr="00FE165B">
        <w:rPr>
          <w:i/>
        </w:rPr>
        <w:t xml:space="preserve"> </w:t>
      </w:r>
    </w:p>
    <w:p w:rsidR="00140624" w:rsidRPr="00FE165B" w:rsidRDefault="00FE165B" w:rsidP="00FE165B">
      <w:pPr>
        <w:spacing w:after="120"/>
        <w:ind w:firstLine="709"/>
        <w:jc w:val="center"/>
        <w:rPr>
          <w:noProof/>
        </w:rPr>
      </w:pPr>
      <w:r w:rsidRPr="00FE165B">
        <w:rPr>
          <w:i/>
        </w:rPr>
        <w:t xml:space="preserve">q </w:t>
      </w:r>
      <w:r w:rsidRPr="00FE165B">
        <w:rPr>
          <w:iCs/>
        </w:rPr>
        <w:t>– расчетный расход воды через диафрагму, л/с</w:t>
      </w:r>
    </w:p>
    <w:p w:rsidR="00140624" w:rsidRDefault="00140624" w:rsidP="00142FBE">
      <w:pPr>
        <w:spacing w:before="120" w:after="120"/>
        <w:jc w:val="center"/>
        <w:rPr>
          <w:b/>
          <w:i/>
          <w:noProof/>
        </w:rPr>
      </w:pPr>
      <w:r w:rsidRPr="004505C1">
        <w:rPr>
          <w:b/>
          <w:i/>
          <w:noProof/>
        </w:rPr>
        <w:t>Рисунок В.1</w:t>
      </w:r>
    </w:p>
    <w:p w:rsidR="00FE165B" w:rsidRPr="00FE165B" w:rsidRDefault="00CB2F2C" w:rsidP="00FE165B">
      <w:pPr>
        <w:ind w:firstLine="709"/>
        <w:jc w:val="both"/>
        <w:rPr>
          <w:b/>
          <w:bCs/>
        </w:rPr>
      </w:pPr>
      <w:r>
        <w:rPr>
          <w:b/>
          <w:bCs/>
          <w:i/>
        </w:rPr>
        <w:t>Рисунок В.1</w:t>
      </w:r>
      <w:r>
        <w:rPr>
          <w:b/>
          <w:bCs/>
        </w:rPr>
        <w:t xml:space="preserve"> </w:t>
      </w:r>
      <w:r w:rsidR="00FE165B" w:rsidRPr="00FE165B">
        <w:rPr>
          <w:b/>
          <w:bCs/>
        </w:rPr>
        <w:t>(Измененная редакция, Изм. № 3).</w:t>
      </w:r>
    </w:p>
    <w:p w:rsidR="00830B99" w:rsidRPr="004505C1" w:rsidRDefault="00830B99" w:rsidP="00142FBE">
      <w:pPr>
        <w:pStyle w:val="1"/>
        <w:numPr>
          <w:ilvl w:val="0"/>
          <w:numId w:val="0"/>
        </w:numPr>
        <w:tabs>
          <w:tab w:val="left" w:pos="67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br w:type="page"/>
      </w:r>
      <w:r w:rsidRPr="004505C1">
        <w:rPr>
          <w:rFonts w:ascii="Times New Roman" w:hAnsi="Times New Roman" w:cs="Times New Roman"/>
          <w:sz w:val="24"/>
          <w:szCs w:val="24"/>
        </w:rPr>
        <w:lastRenderedPageBreak/>
        <w:t>Приложение Г</w:t>
      </w:r>
    </w:p>
    <w:p w:rsidR="00830B99" w:rsidRPr="004505C1" w:rsidRDefault="00830B99" w:rsidP="00142FBE">
      <w:pPr>
        <w:spacing w:after="240"/>
        <w:jc w:val="center"/>
        <w:rPr>
          <w:b/>
        </w:rPr>
      </w:pPr>
      <w:r w:rsidRPr="004505C1">
        <w:rPr>
          <w:b/>
        </w:rPr>
        <w:t xml:space="preserve">Значения коэффициента </w:t>
      </w:r>
      <w:r w:rsidRPr="004505C1">
        <w:rPr>
          <w:b/>
          <w:i/>
          <w:lang w:val="en-US"/>
        </w:rPr>
        <w:t>k</w:t>
      </w:r>
      <w:r w:rsidRPr="004505C1">
        <w:rPr>
          <w:b/>
          <w:i/>
          <w:vertAlign w:val="subscript"/>
          <w:lang w:val="en-US"/>
        </w:rPr>
        <w:t>cir</w:t>
      </w:r>
      <w:r w:rsidRPr="004505C1">
        <w:rPr>
          <w:b/>
        </w:rPr>
        <w:t xml:space="preserve"> для системы горячего водоснабжения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52"/>
        <w:gridCol w:w="2326"/>
        <w:gridCol w:w="2456"/>
        <w:gridCol w:w="2211"/>
      </w:tblGrid>
      <w:tr w:rsidR="00943F7C" w:rsidRPr="004505C1" w:rsidTr="00DA4614">
        <w:trPr>
          <w:jc w:val="center"/>
        </w:trPr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3F7C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cir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3F7C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cir</m:t>
                    </m:r>
                  </m:sub>
                </m:sSub>
              </m:oMath>
            </m:oMathPara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3F7C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cir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3F7C" w:rsidRPr="004505C1" w:rsidRDefault="00864352" w:rsidP="00142FBE">
            <w:pPr>
              <w:spacing w:before="60" w:after="60"/>
              <w:jc w:val="center"/>
              <w:rPr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cir</m:t>
                    </m:r>
                  </m:sub>
                </m:sSub>
              </m:oMath>
            </m:oMathPara>
          </w:p>
        </w:tc>
      </w:tr>
      <w:tr w:rsidR="00D3014F" w:rsidRPr="004505C1" w:rsidTr="00DA4614">
        <w:trPr>
          <w:jc w:val="center"/>
        </w:trPr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1,2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0,57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1,7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0,36</w:t>
            </w:r>
          </w:p>
        </w:tc>
      </w:tr>
      <w:tr w:rsidR="00D3014F" w:rsidRPr="004505C1" w:rsidTr="00DA4614">
        <w:trPr>
          <w:jc w:val="center"/>
        </w:trPr>
        <w:tc>
          <w:tcPr>
            <w:tcW w:w="12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1,3</w:t>
            </w:r>
          </w:p>
        </w:tc>
        <w:tc>
          <w:tcPr>
            <w:tcW w:w="12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0,48</w:t>
            </w:r>
          </w:p>
        </w:tc>
        <w:tc>
          <w:tcPr>
            <w:tcW w:w="1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1,8</w:t>
            </w:r>
          </w:p>
        </w:tc>
        <w:tc>
          <w:tcPr>
            <w:tcW w:w="11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0,33</w:t>
            </w:r>
          </w:p>
        </w:tc>
      </w:tr>
      <w:tr w:rsidR="00D3014F" w:rsidRPr="004505C1" w:rsidTr="00DA4614">
        <w:trPr>
          <w:jc w:val="center"/>
        </w:trPr>
        <w:tc>
          <w:tcPr>
            <w:tcW w:w="12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1,4</w:t>
            </w:r>
          </w:p>
        </w:tc>
        <w:tc>
          <w:tcPr>
            <w:tcW w:w="12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0,43</w:t>
            </w:r>
          </w:p>
        </w:tc>
        <w:tc>
          <w:tcPr>
            <w:tcW w:w="1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1,9</w:t>
            </w:r>
          </w:p>
        </w:tc>
        <w:tc>
          <w:tcPr>
            <w:tcW w:w="11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0,25</w:t>
            </w:r>
          </w:p>
        </w:tc>
      </w:tr>
      <w:tr w:rsidR="00D3014F" w:rsidRPr="004505C1" w:rsidTr="00DA4614">
        <w:trPr>
          <w:jc w:val="center"/>
        </w:trPr>
        <w:tc>
          <w:tcPr>
            <w:tcW w:w="12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1,5</w:t>
            </w:r>
          </w:p>
        </w:tc>
        <w:tc>
          <w:tcPr>
            <w:tcW w:w="12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0,40</w:t>
            </w:r>
          </w:p>
        </w:tc>
        <w:tc>
          <w:tcPr>
            <w:tcW w:w="131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2,0</w:t>
            </w:r>
          </w:p>
        </w:tc>
        <w:tc>
          <w:tcPr>
            <w:tcW w:w="11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0,12</w:t>
            </w:r>
          </w:p>
        </w:tc>
      </w:tr>
      <w:tr w:rsidR="00D3014F" w:rsidRPr="004505C1" w:rsidTr="00DA4614">
        <w:trPr>
          <w:jc w:val="center"/>
        </w:trPr>
        <w:tc>
          <w:tcPr>
            <w:tcW w:w="12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jc w:val="center"/>
              <w:rPr>
                <w:sz w:val="22"/>
              </w:rPr>
            </w:pPr>
            <w:r w:rsidRPr="004505C1">
              <w:rPr>
                <w:sz w:val="22"/>
              </w:rPr>
              <w:t>1,6</w:t>
            </w:r>
          </w:p>
        </w:tc>
        <w:tc>
          <w:tcPr>
            <w:tcW w:w="1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0,38</w:t>
            </w:r>
          </w:p>
        </w:tc>
        <w:tc>
          <w:tcPr>
            <w:tcW w:w="1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2,1 и более</w:t>
            </w:r>
          </w:p>
        </w:tc>
        <w:tc>
          <w:tcPr>
            <w:tcW w:w="1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</w:rPr>
            </w:pPr>
            <w:r w:rsidRPr="004505C1">
              <w:rPr>
                <w:sz w:val="22"/>
              </w:rPr>
              <w:t>0,00</w:t>
            </w:r>
          </w:p>
        </w:tc>
      </w:tr>
    </w:tbl>
    <w:p w:rsidR="00586D62" w:rsidRPr="00932599" w:rsidRDefault="00586D62" w:rsidP="00932599">
      <w:pPr>
        <w:pStyle w:val="aff4"/>
        <w:jc w:val="center"/>
        <w:rPr>
          <w:rFonts w:ascii="Times New Roman" w:hAnsi="Times New Roman"/>
          <w:sz w:val="24"/>
          <w:szCs w:val="24"/>
        </w:rPr>
      </w:pPr>
    </w:p>
    <w:p w:rsidR="00586D62" w:rsidRPr="00932599" w:rsidRDefault="00586D62" w:rsidP="00932599">
      <w:pPr>
        <w:pStyle w:val="aff4"/>
        <w:jc w:val="center"/>
        <w:rPr>
          <w:rFonts w:ascii="Times New Roman" w:hAnsi="Times New Roman"/>
          <w:sz w:val="24"/>
          <w:szCs w:val="24"/>
        </w:rPr>
      </w:pPr>
    </w:p>
    <w:p w:rsidR="00932599" w:rsidRDefault="00932599" w:rsidP="00932599">
      <w:pPr>
        <w:pStyle w:val="aff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830B99" w:rsidRPr="004505C1" w:rsidRDefault="00830B99" w:rsidP="00142FBE">
      <w:pPr>
        <w:pStyle w:val="1"/>
        <w:numPr>
          <w:ilvl w:val="0"/>
          <w:numId w:val="0"/>
        </w:numPr>
        <w:tabs>
          <w:tab w:val="left" w:pos="67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lastRenderedPageBreak/>
        <w:t>Приложение Д</w:t>
      </w:r>
    </w:p>
    <w:p w:rsidR="00830B99" w:rsidRPr="004505C1" w:rsidRDefault="00830B99" w:rsidP="00142FBE">
      <w:pPr>
        <w:spacing w:after="240"/>
        <w:jc w:val="center"/>
        <w:rPr>
          <w:b/>
        </w:rPr>
      </w:pPr>
      <w:r w:rsidRPr="004505C1">
        <w:rPr>
          <w:b/>
        </w:rPr>
        <w:t>Регулирующий объем резервуара (аккумулятора теплоты), расход воды (теплоты) за период ее потребления, при заданных неравномерностях подачи и потребления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5"/>
        <w:gridCol w:w="631"/>
        <w:gridCol w:w="836"/>
        <w:gridCol w:w="835"/>
        <w:gridCol w:w="835"/>
        <w:gridCol w:w="835"/>
        <w:gridCol w:w="835"/>
        <w:gridCol w:w="835"/>
        <w:gridCol w:w="835"/>
        <w:gridCol w:w="835"/>
        <w:gridCol w:w="828"/>
      </w:tblGrid>
      <w:tr w:rsidR="00D3014F" w:rsidRPr="004505C1" w:rsidTr="00830B99">
        <w:trPr>
          <w:jc w:val="center"/>
        </w:trPr>
        <w:tc>
          <w:tcPr>
            <w:tcW w:w="6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6435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sp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ht,sp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4356" w:type="pct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ind w:firstLine="709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 xml:space="preserve">Значения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w:sym w:font="Symbol" w:char="006A"/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 w:rsidRPr="004505C1">
              <w:rPr>
                <w:sz w:val="22"/>
                <w:szCs w:val="22"/>
              </w:rPr>
              <w:t>, %, при коэффициентах часовой неравномерности</w:t>
            </w:r>
            <w:r w:rsidRPr="004505C1">
              <w:rPr>
                <w:rFonts w:ascii="Cambria Math" w:hAnsi="Cambria Math"/>
                <w:sz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hr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ht</m:t>
                        </m:r>
                      </m:sup>
                    </m:sSubSup>
                  </m:e>
                </m:d>
              </m:oMath>
            </m:oMathPara>
          </w:p>
        </w:tc>
      </w:tr>
      <w:tr w:rsidR="00D3014F" w:rsidRPr="004505C1" w:rsidTr="00830B99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ind w:firstLine="709"/>
              <w:rPr>
                <w:sz w:val="22"/>
                <w:szCs w:val="22"/>
              </w:rPr>
            </w:pPr>
          </w:p>
        </w:tc>
        <w:tc>
          <w:tcPr>
            <w:tcW w:w="33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1,2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1,4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1,6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1,8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2,5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</w:t>
            </w:r>
          </w:p>
        </w:tc>
        <w:tc>
          <w:tcPr>
            <w:tcW w:w="44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</w:t>
            </w:r>
          </w:p>
        </w:tc>
        <w:tc>
          <w:tcPr>
            <w:tcW w:w="44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1,0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6,7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12,3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17,1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21,2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25,0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32,6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38,5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47,2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53,5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58,2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1,1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7,2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16,6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20,8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28,6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34,6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43,8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50,4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55,2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1,2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3,3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7,9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12,3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16,0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24,1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30,6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40,3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47,2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52,5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1,3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  <w:lang w:val="en-US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8,6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12,4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21,2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27,0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37,2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44,2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49,8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1,4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9,4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17,2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24,0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34,2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41,4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47,2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3,1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6,3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14,0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20,7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31,1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38,8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44,7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1,6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11,4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18,2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28,8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36,6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43,2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1,7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9,0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15,8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26,2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34,0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40,4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1,8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  <w:lang w:val="en-US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  <w:lang w:val="en-US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13,0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24,0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31,8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38,2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1,9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10,8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21,4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29,6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36,0</w:t>
            </w:r>
          </w:p>
        </w:tc>
      </w:tr>
      <w:tr w:rsidR="00D3014F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2,0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C87974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8,9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19,1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27,2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33,8</w:t>
            </w:r>
          </w:p>
        </w:tc>
      </w:tr>
      <w:tr w:rsidR="00FB0102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2,2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15,2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23,6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30,2</w:t>
            </w:r>
          </w:p>
        </w:tc>
      </w:tr>
      <w:tr w:rsidR="00FB0102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2,4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3,1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11,8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19,8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26,5</w:t>
            </w:r>
          </w:p>
        </w:tc>
      </w:tr>
      <w:tr w:rsidR="00FB0102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2,6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1,2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9,0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16,8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23,2</w:t>
            </w:r>
          </w:p>
        </w:tc>
      </w:tr>
      <w:tr w:rsidR="00FB0102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2,8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0,6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13,8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20,2</w:t>
            </w:r>
          </w:p>
        </w:tc>
      </w:tr>
      <w:tr w:rsidR="00FB0102" w:rsidRPr="004505C1" w:rsidTr="00830B99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3,0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11,2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17,6</w:t>
            </w:r>
          </w:p>
        </w:tc>
      </w:tr>
      <w:tr w:rsidR="00FB0102" w:rsidRPr="004505C1" w:rsidTr="00FB0102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3,5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0,4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6,0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12,0</w:t>
            </w:r>
          </w:p>
        </w:tc>
      </w:tr>
      <w:tr w:rsidR="00FB0102" w:rsidRPr="004505C1" w:rsidTr="00FB0102">
        <w:trPr>
          <w:jc w:val="center"/>
        </w:trPr>
        <w:tc>
          <w:tcPr>
            <w:tcW w:w="6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4,0</w:t>
            </w:r>
          </w:p>
        </w:tc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2,6</w:t>
            </w:r>
          </w:p>
        </w:tc>
        <w:tc>
          <w:tcPr>
            <w:tcW w:w="4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7,4</w:t>
            </w:r>
          </w:p>
        </w:tc>
      </w:tr>
    </w:tbl>
    <w:p w:rsidR="00830B99" w:rsidRPr="004505C1" w:rsidRDefault="00830B99" w:rsidP="00142FBE">
      <w:pPr>
        <w:pStyle w:val="1"/>
        <w:numPr>
          <w:ilvl w:val="0"/>
          <w:numId w:val="0"/>
        </w:numPr>
        <w:tabs>
          <w:tab w:val="left" w:pos="6735"/>
        </w:tabs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="00830B99" w:rsidRPr="004505C1" w:rsidRDefault="00830B99" w:rsidP="00142FBE">
      <w:pPr>
        <w:pStyle w:val="1"/>
        <w:numPr>
          <w:ilvl w:val="0"/>
          <w:numId w:val="0"/>
        </w:numPr>
        <w:tabs>
          <w:tab w:val="left" w:pos="67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br w:type="page"/>
      </w:r>
      <w:r w:rsidRPr="004505C1">
        <w:rPr>
          <w:rFonts w:ascii="Times New Roman" w:hAnsi="Times New Roman" w:cs="Times New Roman"/>
          <w:sz w:val="24"/>
          <w:szCs w:val="24"/>
        </w:rPr>
        <w:lastRenderedPageBreak/>
        <w:t>Приложение Е</w:t>
      </w:r>
    </w:p>
    <w:p w:rsidR="00830B99" w:rsidRPr="004505C1" w:rsidRDefault="00830B99" w:rsidP="00142FBE">
      <w:pPr>
        <w:spacing w:after="240"/>
        <w:jc w:val="center"/>
        <w:rPr>
          <w:b/>
        </w:rPr>
      </w:pPr>
      <w:r w:rsidRPr="004505C1">
        <w:rPr>
          <w:b/>
        </w:rPr>
        <w:t>Регулирующий объем резервуара (аккумулятора теплоты), расход воды (теплоты) за период ее потребления, при равномерной подаче и неравномерном потреблении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6"/>
        <w:gridCol w:w="2561"/>
        <w:gridCol w:w="411"/>
        <w:gridCol w:w="558"/>
        <w:gridCol w:w="558"/>
        <w:gridCol w:w="558"/>
        <w:gridCol w:w="558"/>
        <w:gridCol w:w="558"/>
        <w:gridCol w:w="559"/>
        <w:gridCol w:w="559"/>
        <w:gridCol w:w="559"/>
        <w:gridCol w:w="560"/>
      </w:tblGrid>
      <w:tr w:rsidR="00D3014F" w:rsidRPr="004505C1" w:rsidTr="00FB0102">
        <w:trPr>
          <w:jc w:val="center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6435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hr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sp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hr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ht,sp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Продолжительность равномерной подачи воды, %</w:t>
            </w:r>
          </w:p>
        </w:tc>
        <w:tc>
          <w:tcPr>
            <w:tcW w:w="5604" w:type="dxa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 xml:space="preserve">Значения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w:sym w:font="Symbol" w:char="006A"/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oMath>
            <w:r w:rsidRPr="004505C1">
              <w:rPr>
                <w:sz w:val="22"/>
                <w:szCs w:val="22"/>
              </w:rPr>
              <w:t>, %, при коэффициентах часовой неравномерности</w:t>
            </w:r>
          </w:p>
        </w:tc>
      </w:tr>
      <w:tr w:rsidR="00D3014F" w:rsidRPr="004505C1" w:rsidTr="00FB0102">
        <w:trPr>
          <w:jc w:val="center"/>
        </w:trPr>
        <w:tc>
          <w:tcPr>
            <w:tcW w:w="1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ind w:firstLine="709"/>
              <w:rPr>
                <w:sz w:val="22"/>
                <w:szCs w:val="22"/>
              </w:rPr>
            </w:pPr>
          </w:p>
        </w:tc>
        <w:tc>
          <w:tcPr>
            <w:tcW w:w="26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ind w:firstLine="709"/>
              <w:rPr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1,2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1,4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1,6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1,8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2,0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</w:t>
            </w:r>
          </w:p>
        </w:tc>
        <w:tc>
          <w:tcPr>
            <w:tcW w:w="57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</w:t>
            </w:r>
          </w:p>
        </w:tc>
      </w:tr>
      <w:tr w:rsidR="00D3014F" w:rsidRPr="004505C1" w:rsidTr="00FB0102">
        <w:trPr>
          <w:jc w:val="center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1,00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100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6,7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12,3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17,1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21,3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25,0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32,6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38,5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47,5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53,5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58,2</w:t>
            </w:r>
          </w:p>
        </w:tc>
      </w:tr>
      <w:tr w:rsidR="00D3014F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1,09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92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7,3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10,5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14,4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18,0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21,4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28,8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34,8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44,0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50,6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55,6</w:t>
            </w:r>
          </w:p>
        </w:tc>
      </w:tr>
      <w:tr w:rsidR="00D3014F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1,20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84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11,5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13,6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16,1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18,8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25,3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31,1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40,3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47,2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52,5</w:t>
            </w:r>
          </w:p>
        </w:tc>
      </w:tr>
      <w:tr w:rsidR="00D3014F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1,33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75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14,4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15,6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17,5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22,4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27,5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36,4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43,4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30B99" w:rsidRPr="004505C1" w:rsidRDefault="00830B99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48,9</w:t>
            </w:r>
          </w:p>
        </w:tc>
      </w:tr>
      <w:tr w:rsidR="00FB0102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1,50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67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16,9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17,4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20,4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24,4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32,4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29,2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44,9</w:t>
            </w:r>
          </w:p>
        </w:tc>
      </w:tr>
      <w:tr w:rsidR="00FB0102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1,71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58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19,4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19,8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22,2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28,5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34,8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40,3</w:t>
            </w:r>
          </w:p>
        </w:tc>
      </w:tr>
      <w:tr w:rsidR="00FB0102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2,00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50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21,1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21,4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25,3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30,4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35,4</w:t>
            </w:r>
          </w:p>
        </w:tc>
      </w:tr>
      <w:tr w:rsidR="00FB0102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2,40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42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23,0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23,4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26,6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30,5</w:t>
            </w:r>
          </w:p>
        </w:tc>
      </w:tr>
      <w:tr w:rsidR="00FB0102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3,00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33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24,2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24,4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26,4</w:t>
            </w:r>
          </w:p>
        </w:tc>
      </w:tr>
      <w:tr w:rsidR="00FB0102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4,00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25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26,4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25,2</w:t>
            </w:r>
          </w:p>
        </w:tc>
      </w:tr>
      <w:tr w:rsidR="00FB0102" w:rsidRPr="004505C1" w:rsidTr="00FB0102">
        <w:trPr>
          <w:jc w:val="center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6,00</w:t>
            </w:r>
          </w:p>
        </w:tc>
        <w:tc>
          <w:tcPr>
            <w:tcW w:w="2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17</w:t>
            </w: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jc w:val="center"/>
            </w:pPr>
            <w:r w:rsidRPr="004505C1">
              <w:rPr>
                <w:iCs/>
              </w:rPr>
              <w:t>–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102" w:rsidRPr="004505C1" w:rsidRDefault="00FB0102" w:rsidP="00142FB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33,5</w:t>
            </w:r>
          </w:p>
        </w:tc>
      </w:tr>
    </w:tbl>
    <w:p w:rsidR="00830B99" w:rsidRPr="004505C1" w:rsidRDefault="00830B99" w:rsidP="00142FBE">
      <w:pPr>
        <w:ind w:firstLine="709"/>
        <w:rPr>
          <w:b/>
        </w:rPr>
      </w:pPr>
    </w:p>
    <w:p w:rsidR="00CB2F2C" w:rsidRDefault="00830B99" w:rsidP="00CB2F2C">
      <w:pPr>
        <w:spacing w:before="120"/>
        <w:ind w:firstLine="567"/>
        <w:jc w:val="center"/>
        <w:rPr>
          <w:b/>
        </w:rPr>
      </w:pPr>
      <w:r w:rsidRPr="004505C1">
        <w:br w:type="page"/>
      </w:r>
      <w:r w:rsidRPr="004505C1">
        <w:rPr>
          <w:b/>
        </w:rPr>
        <w:lastRenderedPageBreak/>
        <w:t>Приложение Ж</w:t>
      </w:r>
      <w:r w:rsidR="00FE165B">
        <w:rPr>
          <w:b/>
        </w:rPr>
        <w:t xml:space="preserve"> </w:t>
      </w:r>
    </w:p>
    <w:p w:rsidR="00830B99" w:rsidRPr="004505C1" w:rsidRDefault="00FE165B" w:rsidP="00CB2F2C">
      <w:pPr>
        <w:spacing w:before="120"/>
        <w:ind w:firstLine="567"/>
        <w:jc w:val="center"/>
      </w:pPr>
      <w:r>
        <w:rPr>
          <w:b/>
        </w:rPr>
        <w:t>(Исключено, Изм. № 3).</w:t>
      </w:r>
    </w:p>
    <w:p w:rsidR="00830B99" w:rsidRPr="004505C1" w:rsidRDefault="00830B99" w:rsidP="00142FBE">
      <w:pPr>
        <w:ind w:firstLine="709"/>
        <w:jc w:val="both"/>
      </w:pPr>
    </w:p>
    <w:p w:rsidR="00830B99" w:rsidRPr="004505C1" w:rsidRDefault="00830B99" w:rsidP="00142FBE">
      <w:pPr>
        <w:spacing w:before="120"/>
        <w:jc w:val="center"/>
      </w:pPr>
      <w:r w:rsidRPr="004505C1">
        <w:br w:type="page"/>
      </w:r>
      <w:r w:rsidRPr="004505C1">
        <w:rPr>
          <w:b/>
        </w:rPr>
        <w:lastRenderedPageBreak/>
        <w:t>Приложение И</w:t>
      </w:r>
    </w:p>
    <w:p w:rsidR="00830B99" w:rsidRPr="004505C1" w:rsidRDefault="00830B99" w:rsidP="00142FBE">
      <w:pPr>
        <w:jc w:val="center"/>
        <w:rPr>
          <w:b/>
        </w:rPr>
      </w:pPr>
      <w:r w:rsidRPr="004505C1">
        <w:rPr>
          <w:b/>
        </w:rPr>
        <w:t xml:space="preserve">Допустимая скорость движения воды в трубопроводах систем холодного </w:t>
      </w:r>
    </w:p>
    <w:p w:rsidR="00830B99" w:rsidRPr="004505C1" w:rsidRDefault="00830B99" w:rsidP="00142FBE">
      <w:pPr>
        <w:jc w:val="center"/>
        <w:rPr>
          <w:b/>
        </w:rPr>
      </w:pPr>
      <w:r w:rsidRPr="004505C1">
        <w:rPr>
          <w:b/>
        </w:rPr>
        <w:t>и горячего водоснабжения</w:t>
      </w:r>
    </w:p>
    <w:p w:rsidR="00830B99" w:rsidRPr="004505C1" w:rsidRDefault="00830B99" w:rsidP="00142FBE">
      <w:pPr>
        <w:jc w:val="center"/>
        <w:rPr>
          <w:b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7"/>
        <w:gridCol w:w="1567"/>
        <w:gridCol w:w="1567"/>
        <w:gridCol w:w="1577"/>
        <w:gridCol w:w="1577"/>
        <w:gridCol w:w="1584"/>
      </w:tblGrid>
      <w:tr w:rsidR="00D3014F" w:rsidRPr="004505C1" w:rsidTr="00830B99">
        <w:trPr>
          <w:trHeight w:val="848"/>
        </w:trPr>
        <w:tc>
          <w:tcPr>
            <w:tcW w:w="1775" w:type="dxa"/>
            <w:vMerge w:val="restart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b/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Допустимый эквивалентный уровень шума, дБ</w:t>
            </w:r>
          </w:p>
        </w:tc>
        <w:tc>
          <w:tcPr>
            <w:tcW w:w="8078" w:type="dxa"/>
            <w:gridSpan w:val="5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b/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Допустимая скорость движения воды, м/с, в трубопроводах при коэффициентах местных сопротивлений подключения санитарно-технических приборов или стояка с арматурой</w:t>
            </w:r>
            <w:r w:rsidR="00D9574B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 приведенных к скорости воды в трубах</w:t>
            </w:r>
          </w:p>
        </w:tc>
      </w:tr>
      <w:tr w:rsidR="00D9574B" w:rsidRPr="004505C1" w:rsidTr="00D9574B">
        <w:trPr>
          <w:trHeight w:val="455"/>
        </w:trPr>
        <w:tc>
          <w:tcPr>
            <w:tcW w:w="1775" w:type="dxa"/>
            <w:vMerge/>
            <w:shd w:val="clear" w:color="auto" w:fill="auto"/>
          </w:tcPr>
          <w:p w:rsidR="00D9574B" w:rsidRPr="004505C1" w:rsidRDefault="00D9574B" w:rsidP="00142FB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078" w:type="dxa"/>
            <w:gridSpan w:val="5"/>
            <w:shd w:val="clear" w:color="auto" w:fill="auto"/>
          </w:tcPr>
          <w:p w:rsidR="00D9574B" w:rsidRPr="004505C1" w:rsidRDefault="00D9574B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Сопротивление</w:t>
            </w:r>
          </w:p>
        </w:tc>
      </w:tr>
      <w:tr w:rsidR="00D3014F" w:rsidRPr="004505C1" w:rsidTr="00830B99">
        <w:tc>
          <w:tcPr>
            <w:tcW w:w="1775" w:type="dxa"/>
            <w:vMerge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до 5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D9574B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 xml:space="preserve">до </w:t>
            </w:r>
            <w:r w:rsidR="00830B99" w:rsidRPr="004505C1">
              <w:rPr>
                <w:sz w:val="22"/>
                <w:szCs w:val="22"/>
              </w:rPr>
              <w:t>10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D9574B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 xml:space="preserve">до </w:t>
            </w:r>
            <w:r w:rsidR="00830B99" w:rsidRPr="004505C1">
              <w:rPr>
                <w:sz w:val="22"/>
                <w:szCs w:val="22"/>
              </w:rPr>
              <w:t>15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D9574B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 xml:space="preserve">до </w:t>
            </w:r>
            <w:r w:rsidR="00830B99" w:rsidRPr="004505C1">
              <w:rPr>
                <w:sz w:val="22"/>
                <w:szCs w:val="22"/>
              </w:rPr>
              <w:t>20</w:t>
            </w:r>
          </w:p>
        </w:tc>
        <w:tc>
          <w:tcPr>
            <w:tcW w:w="1618" w:type="dxa"/>
            <w:shd w:val="clear" w:color="auto" w:fill="auto"/>
            <w:vAlign w:val="center"/>
          </w:tcPr>
          <w:p w:rsidR="00830B99" w:rsidRPr="004505C1" w:rsidRDefault="00D9574B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 xml:space="preserve">до </w:t>
            </w:r>
            <w:r w:rsidR="00830B99" w:rsidRPr="004505C1">
              <w:rPr>
                <w:sz w:val="22"/>
                <w:szCs w:val="22"/>
              </w:rPr>
              <w:t>30</w:t>
            </w:r>
          </w:p>
        </w:tc>
      </w:tr>
      <w:tr w:rsidR="00D3014F" w:rsidRPr="004505C1" w:rsidTr="00830B99">
        <w:tc>
          <w:tcPr>
            <w:tcW w:w="1775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25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5/1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5 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="00944FD1" w:rsidRPr="004505C1">
              <w:rPr>
                <w:sz w:val="22"/>
                <w:szCs w:val="22"/>
              </w:rPr>
              <w:t>1/</w:t>
            </w:r>
            <w:r w:rsidRPr="004505C1">
              <w:rPr>
                <w:sz w:val="22"/>
                <w:szCs w:val="22"/>
              </w:rPr>
              <w:t>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7 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9/0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55 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75/0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5 </w:t>
            </w:r>
          </w:p>
        </w:tc>
        <w:tc>
          <w:tcPr>
            <w:tcW w:w="1618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6/0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4 </w:t>
            </w:r>
          </w:p>
        </w:tc>
      </w:tr>
      <w:tr w:rsidR="00D3014F" w:rsidRPr="004505C1" w:rsidTr="00830B99">
        <w:tc>
          <w:tcPr>
            <w:tcW w:w="1775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30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E4520C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1,5/1,5</w:t>
            </w:r>
            <w:r w:rsidR="00830B99" w:rsidRPr="004505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5/1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2 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2/1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0 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0/0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8 </w:t>
            </w:r>
          </w:p>
        </w:tc>
        <w:tc>
          <w:tcPr>
            <w:tcW w:w="1618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85/0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65 </w:t>
            </w:r>
          </w:p>
        </w:tc>
      </w:tr>
      <w:tr w:rsidR="00D3014F" w:rsidRPr="004505C1" w:rsidTr="00830B99">
        <w:tc>
          <w:tcPr>
            <w:tcW w:w="1775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35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E4520C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</w:t>
            </w:r>
            <w:r w:rsidR="00944FD1" w:rsidRPr="004505C1">
              <w:rPr>
                <w:sz w:val="22"/>
                <w:szCs w:val="22"/>
              </w:rPr>
              <w:t>5/1</w:t>
            </w:r>
            <w:r w:rsidRPr="004505C1">
              <w:rPr>
                <w:sz w:val="22"/>
                <w:szCs w:val="22"/>
              </w:rPr>
              <w:t>,5</w:t>
            </w:r>
            <w:r w:rsidR="00830B99" w:rsidRPr="004505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E4520C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1,5/1,5</w:t>
            </w:r>
            <w:r w:rsidR="00830B99" w:rsidRPr="004505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5/1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1 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2/0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95 </w:t>
            </w:r>
          </w:p>
        </w:tc>
        <w:tc>
          <w:tcPr>
            <w:tcW w:w="1618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0/0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8 </w:t>
            </w:r>
          </w:p>
        </w:tc>
      </w:tr>
      <w:tr w:rsidR="00D3014F" w:rsidRPr="004505C1" w:rsidTr="00830B99">
        <w:tc>
          <w:tcPr>
            <w:tcW w:w="1775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40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E4520C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1,5/1,5</w:t>
            </w:r>
            <w:r w:rsidR="00830B99" w:rsidRPr="004505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13" w:type="dxa"/>
            <w:shd w:val="clear" w:color="auto" w:fill="auto"/>
            <w:vAlign w:val="center"/>
          </w:tcPr>
          <w:p w:rsidR="00830B99" w:rsidRPr="004505C1" w:rsidRDefault="00E4520C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1,5/1,5</w:t>
            </w:r>
            <w:r w:rsidR="00830B99" w:rsidRPr="004505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E4520C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1,5/1,5</w:t>
            </w:r>
          </w:p>
        </w:tc>
        <w:tc>
          <w:tcPr>
            <w:tcW w:w="1617" w:type="dxa"/>
            <w:shd w:val="clear" w:color="auto" w:fill="auto"/>
            <w:vAlign w:val="center"/>
          </w:tcPr>
          <w:p w:rsidR="00830B99" w:rsidRPr="004505C1" w:rsidRDefault="00E4520C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1,5/1,5</w:t>
            </w:r>
          </w:p>
        </w:tc>
        <w:tc>
          <w:tcPr>
            <w:tcW w:w="1618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2"/>
                <w:szCs w:val="22"/>
              </w:rPr>
            </w:pP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>3</w:t>
            </w:r>
            <w:r w:rsidR="00FC4367" w:rsidRPr="004505C1">
              <w:rPr>
                <w:sz w:val="22"/>
                <w:szCs w:val="22"/>
              </w:rPr>
              <w:t>/</w:t>
            </w:r>
            <w:r w:rsidRPr="004505C1">
              <w:rPr>
                <w:sz w:val="22"/>
                <w:szCs w:val="22"/>
              </w:rPr>
              <w:t>1</w:t>
            </w:r>
            <w:r w:rsidR="00E4520C" w:rsidRPr="004505C1">
              <w:rPr>
                <w:sz w:val="22"/>
                <w:szCs w:val="22"/>
              </w:rPr>
              <w:t>,</w:t>
            </w:r>
            <w:r w:rsidRPr="004505C1">
              <w:rPr>
                <w:sz w:val="22"/>
                <w:szCs w:val="22"/>
              </w:rPr>
              <w:t xml:space="preserve">2 </w:t>
            </w:r>
          </w:p>
        </w:tc>
      </w:tr>
      <w:tr w:rsidR="00D3014F" w:rsidRPr="004505C1" w:rsidTr="00830B99">
        <w:tc>
          <w:tcPr>
            <w:tcW w:w="9853" w:type="dxa"/>
            <w:gridSpan w:val="6"/>
            <w:shd w:val="clear" w:color="auto" w:fill="auto"/>
            <w:vAlign w:val="center"/>
          </w:tcPr>
          <w:p w:rsidR="006A4DAB" w:rsidRPr="00932599" w:rsidRDefault="00082CDB" w:rsidP="00142FBE">
            <w:pPr>
              <w:tabs>
                <w:tab w:val="left" w:pos="261"/>
              </w:tabs>
              <w:ind w:firstLine="454"/>
              <w:jc w:val="both"/>
              <w:rPr>
                <w:bCs/>
                <w:spacing w:val="30"/>
                <w:sz w:val="20"/>
                <w:szCs w:val="20"/>
              </w:rPr>
            </w:pPr>
            <w:r w:rsidRPr="00932599">
              <w:rPr>
                <w:bCs/>
                <w:spacing w:val="30"/>
                <w:sz w:val="20"/>
                <w:szCs w:val="20"/>
              </w:rPr>
              <w:t>Примечания</w:t>
            </w:r>
          </w:p>
          <w:p w:rsidR="006A4DAB" w:rsidRPr="00932599" w:rsidRDefault="006A4DAB" w:rsidP="00142FBE">
            <w:pPr>
              <w:tabs>
                <w:tab w:val="left" w:pos="261"/>
              </w:tabs>
              <w:ind w:firstLine="454"/>
              <w:jc w:val="both"/>
              <w:rPr>
                <w:sz w:val="20"/>
                <w:szCs w:val="20"/>
              </w:rPr>
            </w:pPr>
            <w:r w:rsidRPr="00932599">
              <w:rPr>
                <w:bCs/>
                <w:spacing w:val="30"/>
                <w:sz w:val="20"/>
                <w:szCs w:val="20"/>
              </w:rPr>
              <w:t xml:space="preserve">1 </w:t>
            </w:r>
            <w:r w:rsidR="00830B99" w:rsidRPr="00932599">
              <w:rPr>
                <w:sz w:val="20"/>
                <w:szCs w:val="20"/>
              </w:rPr>
              <w:t xml:space="preserve">В числителе приведена допустимая скорость воды при применении кранов, в знаменателе </w:t>
            </w:r>
            <w:r w:rsidR="00FC4367" w:rsidRPr="00932599">
              <w:rPr>
                <w:bCs/>
                <w:spacing w:val="40"/>
                <w:sz w:val="20"/>
                <w:szCs w:val="20"/>
              </w:rPr>
              <w:t>–</w:t>
            </w:r>
            <w:r w:rsidR="00830B99" w:rsidRPr="00932599">
              <w:rPr>
                <w:sz w:val="20"/>
                <w:szCs w:val="20"/>
              </w:rPr>
              <w:t xml:space="preserve"> при применении вентилей.</w:t>
            </w:r>
          </w:p>
          <w:p w:rsidR="00830B99" w:rsidRPr="00932599" w:rsidRDefault="006A4DAB" w:rsidP="00142FBE">
            <w:pPr>
              <w:tabs>
                <w:tab w:val="left" w:pos="261"/>
              </w:tabs>
              <w:ind w:firstLine="454"/>
              <w:jc w:val="both"/>
              <w:rPr>
                <w:sz w:val="20"/>
                <w:szCs w:val="20"/>
              </w:rPr>
            </w:pPr>
            <w:r w:rsidRPr="00932599">
              <w:rPr>
                <w:sz w:val="20"/>
                <w:szCs w:val="20"/>
              </w:rPr>
              <w:t xml:space="preserve">2 </w:t>
            </w:r>
            <w:r w:rsidR="00830B99" w:rsidRPr="00932599">
              <w:rPr>
                <w:sz w:val="20"/>
                <w:szCs w:val="20"/>
              </w:rPr>
              <w:t xml:space="preserve">Скорость движения воды в трубах, прокладываемых через несколько помещений, следует определять, принимая в расчет: </w:t>
            </w:r>
          </w:p>
          <w:p w:rsidR="00830B99" w:rsidRPr="00932599" w:rsidRDefault="00830B99" w:rsidP="00142FBE">
            <w:pPr>
              <w:tabs>
                <w:tab w:val="left" w:pos="261"/>
              </w:tabs>
              <w:ind w:left="426"/>
              <w:jc w:val="both"/>
              <w:rPr>
                <w:sz w:val="20"/>
                <w:szCs w:val="20"/>
              </w:rPr>
            </w:pPr>
            <w:r w:rsidRPr="00932599">
              <w:rPr>
                <w:sz w:val="20"/>
                <w:szCs w:val="20"/>
              </w:rPr>
              <w:t>- помещение с наименьшим допустимым эквивалентным уровнем шума;</w:t>
            </w:r>
          </w:p>
          <w:p w:rsidR="006A4DAB" w:rsidRPr="00932599" w:rsidRDefault="00830B99" w:rsidP="00142FBE">
            <w:pPr>
              <w:tabs>
                <w:tab w:val="left" w:pos="261"/>
              </w:tabs>
              <w:ind w:left="29" w:firstLine="397"/>
              <w:jc w:val="both"/>
              <w:rPr>
                <w:sz w:val="20"/>
                <w:szCs w:val="20"/>
              </w:rPr>
            </w:pPr>
            <w:r w:rsidRPr="00932599">
              <w:rPr>
                <w:sz w:val="20"/>
                <w:szCs w:val="20"/>
              </w:rPr>
              <w:t>- арматуру с наибольшим коэффициентом местного сопротивления, устанавливаемую на любом участке трубопровода, прокладываемого через это помещение, при длине участка 30 м в обе стороны от помещения.</w:t>
            </w:r>
          </w:p>
          <w:p w:rsidR="00830B99" w:rsidRPr="004505C1" w:rsidRDefault="006A4DAB" w:rsidP="00142FBE">
            <w:pPr>
              <w:tabs>
                <w:tab w:val="left" w:pos="261"/>
              </w:tabs>
              <w:ind w:firstLine="454"/>
              <w:jc w:val="both"/>
              <w:rPr>
                <w:sz w:val="22"/>
                <w:szCs w:val="22"/>
              </w:rPr>
            </w:pPr>
            <w:r w:rsidRPr="00932599">
              <w:rPr>
                <w:sz w:val="20"/>
                <w:szCs w:val="20"/>
              </w:rPr>
              <w:t xml:space="preserve">3 </w:t>
            </w:r>
            <w:r w:rsidR="00830B99" w:rsidRPr="00932599">
              <w:rPr>
                <w:sz w:val="20"/>
                <w:szCs w:val="20"/>
              </w:rPr>
              <w:t>При применении арматуры с большим гидравлическим сопротивлением (балансировочные клап</w:t>
            </w:r>
            <w:r w:rsidR="00FC4367" w:rsidRPr="00932599">
              <w:rPr>
                <w:sz w:val="20"/>
                <w:szCs w:val="20"/>
              </w:rPr>
              <w:t>аны, регуляторы давления и др.)</w:t>
            </w:r>
            <w:r w:rsidR="00830B99" w:rsidRPr="00932599">
              <w:rPr>
                <w:sz w:val="20"/>
                <w:szCs w:val="20"/>
              </w:rPr>
              <w:t xml:space="preserve"> во избежание шумообразования рабочий перепад давления на арматуре следует </w:t>
            </w:r>
            <w:r w:rsidR="00D736A2" w:rsidRPr="00932599">
              <w:rPr>
                <w:sz w:val="20"/>
                <w:szCs w:val="20"/>
              </w:rPr>
              <w:t>ограничивать</w:t>
            </w:r>
            <w:r w:rsidR="00830B99" w:rsidRPr="00932599">
              <w:rPr>
                <w:sz w:val="20"/>
                <w:szCs w:val="20"/>
              </w:rPr>
              <w:t>.</w:t>
            </w:r>
          </w:p>
        </w:tc>
      </w:tr>
    </w:tbl>
    <w:p w:rsidR="00830B99" w:rsidRPr="004505C1" w:rsidRDefault="00830B99" w:rsidP="00142FBE">
      <w:pPr>
        <w:jc w:val="center"/>
        <w:rPr>
          <w:b/>
        </w:rPr>
      </w:pPr>
    </w:p>
    <w:p w:rsidR="00830B99" w:rsidRPr="004505C1" w:rsidRDefault="00830B99" w:rsidP="00142FBE">
      <w:pPr>
        <w:jc w:val="center"/>
        <w:rPr>
          <w:b/>
        </w:rPr>
      </w:pPr>
    </w:p>
    <w:p w:rsidR="00830B99" w:rsidRPr="004505C1" w:rsidRDefault="00830B99" w:rsidP="00142FBE">
      <w:pPr>
        <w:spacing w:before="120"/>
        <w:ind w:firstLine="709"/>
        <w:jc w:val="center"/>
      </w:pPr>
      <w:r w:rsidRPr="004505C1">
        <w:br w:type="page"/>
      </w:r>
      <w:r w:rsidRPr="004505C1">
        <w:rPr>
          <w:b/>
        </w:rPr>
        <w:lastRenderedPageBreak/>
        <w:t>Приложение К</w:t>
      </w:r>
    </w:p>
    <w:p w:rsidR="00830B99" w:rsidRPr="004505C1" w:rsidRDefault="00830B99" w:rsidP="00142FBE">
      <w:pPr>
        <w:jc w:val="center"/>
        <w:rPr>
          <w:b/>
        </w:rPr>
      </w:pPr>
      <w:r w:rsidRPr="004505C1">
        <w:rPr>
          <w:b/>
        </w:rPr>
        <w:t>Пропускная способность канализационных стояков</w:t>
      </w:r>
    </w:p>
    <w:p w:rsidR="00830B99" w:rsidRPr="004505C1" w:rsidRDefault="00830B99" w:rsidP="00142FBE">
      <w:pPr>
        <w:jc w:val="center"/>
        <w:rPr>
          <w:b/>
        </w:rPr>
      </w:pPr>
    </w:p>
    <w:p w:rsidR="00830B99" w:rsidRDefault="00FE165B" w:rsidP="00142FBE">
      <w:pPr>
        <w:ind w:firstLine="709"/>
        <w:jc w:val="both"/>
      </w:pPr>
      <w:r w:rsidRPr="00FE165B">
        <w:t>В таблицах К.1–К.4 приведены данные по пропускной способности стояков для труб из ПВХ, ПП, чугунных раструбных SML.</w:t>
      </w:r>
    </w:p>
    <w:p w:rsidR="00FE165B" w:rsidRPr="00FE165B" w:rsidRDefault="00FE165B" w:rsidP="00142FBE">
      <w:pPr>
        <w:ind w:firstLine="709"/>
        <w:jc w:val="both"/>
        <w:rPr>
          <w:b/>
          <w:bCs/>
        </w:rPr>
      </w:pPr>
      <w:r w:rsidRPr="00FE165B">
        <w:rPr>
          <w:b/>
          <w:bCs/>
        </w:rPr>
        <w:t>(Измененная редакция, Изм. № 3).</w:t>
      </w:r>
    </w:p>
    <w:p w:rsidR="00830B99" w:rsidRPr="004505C1" w:rsidRDefault="00830B99" w:rsidP="00142FBE">
      <w:pPr>
        <w:ind w:right="142" w:firstLine="709"/>
        <w:jc w:val="right"/>
        <w:rPr>
          <w:bCs/>
        </w:rPr>
      </w:pPr>
    </w:p>
    <w:p w:rsidR="00830B99" w:rsidRPr="004505C1" w:rsidRDefault="00830B99" w:rsidP="00142FBE">
      <w:pPr>
        <w:ind w:right="142"/>
        <w:jc w:val="both"/>
        <w:rPr>
          <w:b/>
          <w:bCs/>
        </w:rPr>
      </w:pPr>
      <w:r w:rsidRPr="004505C1">
        <w:rPr>
          <w:bCs/>
          <w:spacing w:val="40"/>
        </w:rPr>
        <w:t xml:space="preserve">Таблица </w:t>
      </w:r>
      <w:r w:rsidRPr="004505C1">
        <w:rPr>
          <w:bCs/>
        </w:rPr>
        <w:t>К.1</w:t>
      </w:r>
      <w:r w:rsidR="00D51EE2" w:rsidRPr="004505C1">
        <w:rPr>
          <w:bCs/>
          <w:spacing w:val="40"/>
        </w:rPr>
        <w:t xml:space="preserve"> –</w:t>
      </w:r>
      <w:r w:rsidRPr="004505C1">
        <w:rPr>
          <w:bCs/>
        </w:rPr>
        <w:t xml:space="preserve"> </w:t>
      </w:r>
      <w:r w:rsidRPr="004505C1">
        <w:rPr>
          <w:b/>
          <w:bCs/>
        </w:rPr>
        <w:t xml:space="preserve">Пропускная способность вентилируемых стояков из </w:t>
      </w:r>
      <w:r w:rsidR="00D51EE2" w:rsidRPr="004505C1">
        <w:rPr>
          <w:b/>
          <w:bCs/>
        </w:rPr>
        <w:t>труб ПВХ</w:t>
      </w:r>
    </w:p>
    <w:tbl>
      <w:tblPr>
        <w:tblW w:w="9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1"/>
        <w:gridCol w:w="2146"/>
        <w:gridCol w:w="2880"/>
        <w:gridCol w:w="2531"/>
      </w:tblGrid>
      <w:tr w:rsidR="00D3014F" w:rsidRPr="004505C1" w:rsidTr="00830B99">
        <w:trPr>
          <w:trHeight w:val="20"/>
          <w:jc w:val="center"/>
        </w:trPr>
        <w:tc>
          <w:tcPr>
            <w:tcW w:w="2091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Наружный диаметр поэтажных отводов, мм</w:t>
            </w:r>
          </w:p>
        </w:tc>
        <w:tc>
          <w:tcPr>
            <w:tcW w:w="2146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Угол присоединения поэтажных отводов к стояку, град</w:t>
            </w:r>
            <w:r w:rsidR="00DA6814" w:rsidRPr="004505C1">
              <w:rPr>
                <w:sz w:val="20"/>
              </w:rPr>
              <w:t>ус</w:t>
            </w:r>
          </w:p>
        </w:tc>
        <w:tc>
          <w:tcPr>
            <w:tcW w:w="5411" w:type="dxa"/>
            <w:gridSpan w:val="2"/>
            <w:vAlign w:val="center"/>
          </w:tcPr>
          <w:p w:rsidR="00830B99" w:rsidRPr="004505C1" w:rsidRDefault="00830B99" w:rsidP="00142FBE">
            <w:pPr>
              <w:ind w:firstLine="709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Пропускная способность, л/с, стояков при диаметре труб, мм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2091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2146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288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2531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2091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2146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88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1,03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0,69</w:t>
            </w:r>
          </w:p>
        </w:tc>
        <w:tc>
          <w:tcPr>
            <w:tcW w:w="2531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8,22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7,24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4,83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2091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  <w:tc>
          <w:tcPr>
            <w:tcW w:w="2146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880" w:type="dxa"/>
            <w:vAlign w:val="center"/>
          </w:tcPr>
          <w:p w:rsidR="00830B99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2531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5,85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5,37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3,58</w:t>
            </w:r>
          </w:p>
        </w:tc>
      </w:tr>
    </w:tbl>
    <w:p w:rsidR="00830B99" w:rsidRPr="004505C1" w:rsidRDefault="00830B99" w:rsidP="00142FBE">
      <w:pPr>
        <w:spacing w:before="120"/>
        <w:ind w:firstLine="709"/>
        <w:jc w:val="right"/>
        <w:rPr>
          <w:bCs/>
        </w:rPr>
      </w:pPr>
    </w:p>
    <w:p w:rsidR="00830B99" w:rsidRPr="004505C1" w:rsidRDefault="00830B99" w:rsidP="00142FBE">
      <w:pPr>
        <w:ind w:right="142"/>
        <w:jc w:val="both"/>
        <w:rPr>
          <w:bCs/>
        </w:rPr>
      </w:pPr>
      <w:r w:rsidRPr="004505C1">
        <w:rPr>
          <w:bCs/>
          <w:spacing w:val="40"/>
        </w:rPr>
        <w:t xml:space="preserve">Таблица </w:t>
      </w:r>
      <w:r w:rsidRPr="004505C1">
        <w:rPr>
          <w:bCs/>
        </w:rPr>
        <w:t xml:space="preserve">К.2 </w:t>
      </w:r>
      <w:r w:rsidR="00D51EE2" w:rsidRPr="004505C1">
        <w:rPr>
          <w:bCs/>
        </w:rPr>
        <w:t xml:space="preserve">– </w:t>
      </w:r>
      <w:r w:rsidRPr="004505C1">
        <w:rPr>
          <w:b/>
          <w:bCs/>
        </w:rPr>
        <w:t xml:space="preserve">Пропускная способность вентилируемых стояков из </w:t>
      </w:r>
      <w:r w:rsidR="00D51EE2" w:rsidRPr="004505C1">
        <w:rPr>
          <w:b/>
          <w:bCs/>
        </w:rPr>
        <w:t>труб ПП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3"/>
        <w:gridCol w:w="2147"/>
        <w:gridCol w:w="2710"/>
        <w:gridCol w:w="2879"/>
      </w:tblGrid>
      <w:tr w:rsidR="00D3014F" w:rsidRPr="004505C1" w:rsidTr="00830B99">
        <w:trPr>
          <w:trHeight w:val="20"/>
          <w:jc w:val="center"/>
        </w:trPr>
        <w:tc>
          <w:tcPr>
            <w:tcW w:w="1910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Наружный диаметр поэтажных отводов, мм</w:t>
            </w:r>
          </w:p>
        </w:tc>
        <w:tc>
          <w:tcPr>
            <w:tcW w:w="2153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Угол присоединения поэтажных отводов к стояку, град</w:t>
            </w:r>
            <w:r w:rsidR="00DA6814" w:rsidRPr="004505C1">
              <w:rPr>
                <w:sz w:val="20"/>
              </w:rPr>
              <w:t>ус</w:t>
            </w:r>
          </w:p>
        </w:tc>
        <w:tc>
          <w:tcPr>
            <w:tcW w:w="5624" w:type="dxa"/>
            <w:gridSpan w:val="2"/>
            <w:vAlign w:val="center"/>
          </w:tcPr>
          <w:p w:rsidR="00830B99" w:rsidRPr="004505C1" w:rsidRDefault="00830B99" w:rsidP="00142FBE">
            <w:pPr>
              <w:ind w:firstLine="709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Пропускная способность, л/с, стояков при диаметре труб, мм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10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2153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2726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2898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1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40</w:t>
            </w:r>
          </w:p>
        </w:tc>
        <w:tc>
          <w:tcPr>
            <w:tcW w:w="2153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726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1,23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1,14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0,76</w:t>
            </w:r>
          </w:p>
        </w:tc>
        <w:tc>
          <w:tcPr>
            <w:tcW w:w="2898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8,95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8,25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5,50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1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2153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726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1,03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0,69</w:t>
            </w:r>
          </w:p>
        </w:tc>
        <w:tc>
          <w:tcPr>
            <w:tcW w:w="2898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8,40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7,80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5,20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1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  <w:tc>
          <w:tcPr>
            <w:tcW w:w="2153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726" w:type="dxa"/>
            <w:vAlign w:val="center"/>
          </w:tcPr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2898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5,90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5,40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3,60</w:t>
            </w:r>
          </w:p>
        </w:tc>
      </w:tr>
    </w:tbl>
    <w:p w:rsidR="00830B99" w:rsidRPr="004505C1" w:rsidRDefault="00830B99" w:rsidP="00142FBE">
      <w:pPr>
        <w:spacing w:before="120"/>
        <w:ind w:firstLine="709"/>
        <w:jc w:val="right"/>
        <w:rPr>
          <w:bCs/>
        </w:rPr>
      </w:pPr>
    </w:p>
    <w:p w:rsidR="00DA6814" w:rsidRPr="004505C1" w:rsidRDefault="00DA6814" w:rsidP="00142FBE">
      <w:pPr>
        <w:rPr>
          <w:bCs/>
          <w:spacing w:val="40"/>
        </w:rPr>
      </w:pPr>
      <w:r w:rsidRPr="004505C1">
        <w:rPr>
          <w:bCs/>
          <w:spacing w:val="40"/>
        </w:rPr>
        <w:br w:type="page"/>
      </w:r>
    </w:p>
    <w:p w:rsidR="00830B99" w:rsidRPr="004505C1" w:rsidRDefault="00830B99" w:rsidP="00932599">
      <w:pPr>
        <w:ind w:left="1985" w:right="142" w:hanging="1985"/>
        <w:jc w:val="both"/>
        <w:rPr>
          <w:b/>
          <w:bCs/>
        </w:rPr>
      </w:pPr>
      <w:r w:rsidRPr="004505C1">
        <w:rPr>
          <w:bCs/>
          <w:spacing w:val="40"/>
        </w:rPr>
        <w:lastRenderedPageBreak/>
        <w:t xml:space="preserve">Таблица </w:t>
      </w:r>
      <w:r w:rsidRPr="004505C1">
        <w:rPr>
          <w:bCs/>
        </w:rPr>
        <w:t xml:space="preserve">К.3 </w:t>
      </w:r>
      <w:r w:rsidR="00D51EE2" w:rsidRPr="004505C1">
        <w:rPr>
          <w:bCs/>
        </w:rPr>
        <w:t xml:space="preserve">– </w:t>
      </w:r>
      <w:r w:rsidRPr="004505C1">
        <w:rPr>
          <w:b/>
          <w:bCs/>
        </w:rPr>
        <w:t>Пропускная способность вентилируемых стояков из чугунных раструбных труб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2"/>
        <w:gridCol w:w="2249"/>
        <w:gridCol w:w="1789"/>
        <w:gridCol w:w="1789"/>
        <w:gridCol w:w="1840"/>
      </w:tblGrid>
      <w:tr w:rsidR="00D3014F" w:rsidRPr="004505C1" w:rsidTr="00830B99">
        <w:trPr>
          <w:trHeight w:val="20"/>
          <w:jc w:val="center"/>
        </w:trPr>
        <w:tc>
          <w:tcPr>
            <w:tcW w:w="1984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Наружный диаметр поэтажных отводов, мм</w:t>
            </w:r>
          </w:p>
        </w:tc>
        <w:tc>
          <w:tcPr>
            <w:tcW w:w="2264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Угол присоединения поэтажных отводов к стояку, град</w:t>
            </w:r>
            <w:r w:rsidR="00DA6814" w:rsidRPr="004505C1">
              <w:rPr>
                <w:sz w:val="20"/>
              </w:rPr>
              <w:t>ус</w:t>
            </w:r>
          </w:p>
        </w:tc>
        <w:tc>
          <w:tcPr>
            <w:tcW w:w="5452" w:type="dxa"/>
            <w:gridSpan w:val="3"/>
            <w:vAlign w:val="center"/>
          </w:tcPr>
          <w:p w:rsidR="00830B99" w:rsidRPr="004505C1" w:rsidRDefault="00830B99" w:rsidP="00142FBE">
            <w:pPr>
              <w:ind w:firstLine="709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Пропускная способность, л/с, стояков при диаметре труб, мм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84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2264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180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80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100</w:t>
            </w:r>
          </w:p>
        </w:tc>
        <w:tc>
          <w:tcPr>
            <w:tcW w:w="1852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84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2264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80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0,96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0,84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0,56</w:t>
            </w:r>
          </w:p>
        </w:tc>
        <w:tc>
          <w:tcPr>
            <w:tcW w:w="180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6,26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5,50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3,67</w:t>
            </w:r>
          </w:p>
        </w:tc>
        <w:tc>
          <w:tcPr>
            <w:tcW w:w="1852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19,9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17,6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11,7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84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100</w:t>
            </w:r>
          </w:p>
        </w:tc>
        <w:tc>
          <w:tcPr>
            <w:tcW w:w="2264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800" w:type="dxa"/>
            <w:vAlign w:val="center"/>
          </w:tcPr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800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5,50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4,90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3,20</w:t>
            </w:r>
          </w:p>
        </w:tc>
        <w:tc>
          <w:tcPr>
            <w:tcW w:w="1852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14,5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12,8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8,62</w:t>
            </w:r>
          </w:p>
        </w:tc>
      </w:tr>
      <w:tr w:rsidR="00D3014F" w:rsidRPr="004505C1" w:rsidTr="00830B99">
        <w:trPr>
          <w:trHeight w:val="794"/>
          <w:jc w:val="center"/>
        </w:trPr>
        <w:tc>
          <w:tcPr>
            <w:tcW w:w="1984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150</w:t>
            </w:r>
          </w:p>
        </w:tc>
        <w:tc>
          <w:tcPr>
            <w:tcW w:w="2264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800" w:type="dxa"/>
            <w:vAlign w:val="center"/>
          </w:tcPr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800" w:type="dxa"/>
            <w:vAlign w:val="center"/>
          </w:tcPr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852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12,6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11,0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7,20</w:t>
            </w:r>
          </w:p>
        </w:tc>
      </w:tr>
    </w:tbl>
    <w:p w:rsidR="00586D62" w:rsidRPr="004505C1" w:rsidRDefault="00586D62" w:rsidP="00142FBE">
      <w:pPr>
        <w:jc w:val="both"/>
        <w:rPr>
          <w:bCs/>
          <w:spacing w:val="40"/>
        </w:rPr>
      </w:pPr>
    </w:p>
    <w:p w:rsidR="00830B99" w:rsidRPr="004505C1" w:rsidRDefault="00830B99" w:rsidP="00932599">
      <w:pPr>
        <w:ind w:left="1843" w:hanging="1843"/>
        <w:jc w:val="both"/>
        <w:rPr>
          <w:b/>
          <w:bCs/>
        </w:rPr>
      </w:pPr>
      <w:r w:rsidRPr="004505C1">
        <w:rPr>
          <w:bCs/>
          <w:spacing w:val="40"/>
        </w:rPr>
        <w:t xml:space="preserve">Таблица </w:t>
      </w:r>
      <w:r w:rsidRPr="004505C1">
        <w:rPr>
          <w:bCs/>
        </w:rPr>
        <w:t xml:space="preserve">К.4 </w:t>
      </w:r>
      <w:r w:rsidR="00D51EE2" w:rsidRPr="004505C1">
        <w:rPr>
          <w:bCs/>
        </w:rPr>
        <w:t xml:space="preserve">– </w:t>
      </w:r>
      <w:r w:rsidRPr="004505C1">
        <w:rPr>
          <w:b/>
          <w:bCs/>
        </w:rPr>
        <w:t>Пропускная способность вентилируемых стояков из чугунных труб типа SML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2"/>
        <w:gridCol w:w="2250"/>
        <w:gridCol w:w="1167"/>
        <w:gridCol w:w="1431"/>
        <w:gridCol w:w="1431"/>
        <w:gridCol w:w="1448"/>
      </w:tblGrid>
      <w:tr w:rsidR="00D3014F" w:rsidRPr="004505C1" w:rsidTr="00830B99">
        <w:trPr>
          <w:trHeight w:val="20"/>
          <w:jc w:val="center"/>
        </w:trPr>
        <w:tc>
          <w:tcPr>
            <w:tcW w:w="1923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Наружный диаметр поэтажных отводов, мм</w:t>
            </w:r>
          </w:p>
        </w:tc>
        <w:tc>
          <w:tcPr>
            <w:tcW w:w="2264" w:type="dxa"/>
            <w:vMerge w:val="restart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Угол присоединения поэтажных отводов к стояку, град</w:t>
            </w:r>
            <w:r w:rsidR="00DA6814" w:rsidRPr="004505C1">
              <w:rPr>
                <w:sz w:val="20"/>
              </w:rPr>
              <w:t>ус</w:t>
            </w:r>
          </w:p>
        </w:tc>
        <w:tc>
          <w:tcPr>
            <w:tcW w:w="5511" w:type="dxa"/>
            <w:gridSpan w:val="4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Пропускная способность, л/с, стояков при диаметре труб, мм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23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2264" w:type="dxa"/>
            <w:vMerge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</w:p>
        </w:tc>
        <w:tc>
          <w:tcPr>
            <w:tcW w:w="1174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i/>
                <w:sz w:val="20"/>
              </w:rPr>
              <w:t>DN</w:t>
            </w:r>
            <w:r w:rsidRPr="004505C1">
              <w:rPr>
                <w:sz w:val="20"/>
              </w:rPr>
              <w:t xml:space="preserve"> 50</w:t>
            </w:r>
          </w:p>
        </w:tc>
        <w:tc>
          <w:tcPr>
            <w:tcW w:w="1440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i/>
                <w:sz w:val="20"/>
              </w:rPr>
              <w:t>DN</w:t>
            </w:r>
            <w:r w:rsidRPr="004505C1">
              <w:rPr>
                <w:sz w:val="20"/>
              </w:rPr>
              <w:t xml:space="preserve"> 100</w:t>
            </w:r>
          </w:p>
        </w:tc>
        <w:tc>
          <w:tcPr>
            <w:tcW w:w="1440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i/>
                <w:sz w:val="20"/>
              </w:rPr>
              <w:t>DN</w:t>
            </w:r>
            <w:r w:rsidRPr="004505C1">
              <w:rPr>
                <w:sz w:val="20"/>
              </w:rPr>
              <w:t xml:space="preserve"> 125</w:t>
            </w:r>
          </w:p>
        </w:tc>
        <w:tc>
          <w:tcPr>
            <w:tcW w:w="1457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i/>
                <w:sz w:val="20"/>
              </w:rPr>
              <w:t>DN</w:t>
            </w:r>
            <w:r w:rsidRPr="004505C1">
              <w:rPr>
                <w:sz w:val="20"/>
              </w:rPr>
              <w:t xml:space="preserve"> 150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23" w:type="dxa"/>
          </w:tcPr>
          <w:p w:rsidR="00830B99" w:rsidRPr="004505C1" w:rsidRDefault="00830B99" w:rsidP="00142FBE">
            <w:pPr>
              <w:jc w:val="center"/>
              <w:rPr>
                <w:iCs/>
                <w:sz w:val="20"/>
              </w:rPr>
            </w:pPr>
          </w:p>
          <w:p w:rsidR="00830B99" w:rsidRPr="004505C1" w:rsidRDefault="00830B99" w:rsidP="00142FBE">
            <w:pPr>
              <w:jc w:val="center"/>
              <w:rPr>
                <w:iCs/>
                <w:sz w:val="20"/>
                <w:lang w:val="en-US"/>
              </w:rPr>
            </w:pPr>
            <w:r w:rsidRPr="004505C1">
              <w:rPr>
                <w:i/>
                <w:iCs/>
                <w:sz w:val="20"/>
                <w:lang w:val="en-US"/>
              </w:rPr>
              <w:t>DN</w:t>
            </w:r>
            <w:r w:rsidRPr="004505C1">
              <w:rPr>
                <w:iCs/>
                <w:sz w:val="20"/>
                <w:lang w:val="en-US"/>
              </w:rPr>
              <w:t xml:space="preserve"> 50</w:t>
            </w:r>
          </w:p>
        </w:tc>
        <w:tc>
          <w:tcPr>
            <w:tcW w:w="2264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</w:t>
            </w:r>
            <w:r w:rsidR="00DA6814" w:rsidRPr="004505C1">
              <w:rPr>
                <w:sz w:val="20"/>
              </w:rPr>
              <w:t>,</w:t>
            </w:r>
            <w:r w:rsidRPr="004505C1">
              <w:rPr>
                <w:sz w:val="20"/>
              </w:rPr>
              <w:t>5</w:t>
            </w:r>
          </w:p>
        </w:tc>
        <w:tc>
          <w:tcPr>
            <w:tcW w:w="1174" w:type="dxa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1,42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0,87</w:t>
            </w:r>
          </w:p>
        </w:tc>
        <w:tc>
          <w:tcPr>
            <w:tcW w:w="1440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7,79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6,85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4,76</w:t>
            </w:r>
          </w:p>
        </w:tc>
        <w:tc>
          <w:tcPr>
            <w:tcW w:w="1440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12,94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11,37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7,91</w:t>
            </w:r>
          </w:p>
        </w:tc>
        <w:tc>
          <w:tcPr>
            <w:tcW w:w="1457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20,01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17,58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12,23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23" w:type="dxa"/>
          </w:tcPr>
          <w:p w:rsidR="00830B99" w:rsidRPr="004505C1" w:rsidRDefault="00830B99" w:rsidP="00142FBE">
            <w:pPr>
              <w:jc w:val="center"/>
              <w:rPr>
                <w:iCs/>
                <w:sz w:val="20"/>
              </w:rPr>
            </w:pPr>
          </w:p>
          <w:p w:rsidR="00830B99" w:rsidRPr="004505C1" w:rsidRDefault="00830B99" w:rsidP="00142FBE">
            <w:pPr>
              <w:jc w:val="center"/>
              <w:rPr>
                <w:iCs/>
                <w:sz w:val="20"/>
                <w:lang w:val="en-US"/>
              </w:rPr>
            </w:pPr>
            <w:r w:rsidRPr="004505C1">
              <w:rPr>
                <w:i/>
                <w:iCs/>
                <w:sz w:val="20"/>
                <w:lang w:val="en-US"/>
              </w:rPr>
              <w:t>DN</w:t>
            </w:r>
            <w:r w:rsidRPr="004505C1">
              <w:rPr>
                <w:iCs/>
                <w:sz w:val="20"/>
                <w:lang w:val="en-US"/>
              </w:rPr>
              <w:t xml:space="preserve"> 100</w:t>
            </w:r>
          </w:p>
        </w:tc>
        <w:tc>
          <w:tcPr>
            <w:tcW w:w="2264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</w:t>
            </w:r>
            <w:r w:rsidR="00DA6814" w:rsidRPr="004505C1">
              <w:rPr>
                <w:sz w:val="20"/>
              </w:rPr>
              <w:t>,</w:t>
            </w:r>
            <w:r w:rsidRPr="004505C1">
              <w:rPr>
                <w:sz w:val="20"/>
              </w:rPr>
              <w:t>5</w:t>
            </w:r>
          </w:p>
        </w:tc>
        <w:tc>
          <w:tcPr>
            <w:tcW w:w="1174" w:type="dxa"/>
            <w:vAlign w:val="center"/>
          </w:tcPr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440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5,79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5,08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3,54</w:t>
            </w:r>
          </w:p>
        </w:tc>
        <w:tc>
          <w:tcPr>
            <w:tcW w:w="1440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9,61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5,88</w:t>
            </w:r>
          </w:p>
        </w:tc>
        <w:tc>
          <w:tcPr>
            <w:tcW w:w="1457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14,86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13,50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9,08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23" w:type="dxa"/>
          </w:tcPr>
          <w:p w:rsidR="00830B99" w:rsidRPr="004505C1" w:rsidRDefault="00830B99" w:rsidP="00142FBE">
            <w:pPr>
              <w:jc w:val="center"/>
              <w:rPr>
                <w:iCs/>
                <w:sz w:val="20"/>
              </w:rPr>
            </w:pPr>
          </w:p>
          <w:p w:rsidR="00830B99" w:rsidRPr="004505C1" w:rsidRDefault="00830B99" w:rsidP="00142FBE">
            <w:pPr>
              <w:jc w:val="center"/>
              <w:rPr>
                <w:iCs/>
                <w:sz w:val="20"/>
                <w:lang w:val="en-US"/>
              </w:rPr>
            </w:pPr>
            <w:r w:rsidRPr="004505C1">
              <w:rPr>
                <w:i/>
                <w:iCs/>
                <w:sz w:val="20"/>
                <w:lang w:val="en-US"/>
              </w:rPr>
              <w:t>DN</w:t>
            </w:r>
            <w:r w:rsidRPr="004505C1">
              <w:rPr>
                <w:iCs/>
                <w:sz w:val="20"/>
                <w:lang w:val="en-US"/>
              </w:rPr>
              <w:t xml:space="preserve"> 125</w:t>
            </w:r>
          </w:p>
        </w:tc>
        <w:tc>
          <w:tcPr>
            <w:tcW w:w="2264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</w:t>
            </w:r>
            <w:r w:rsidR="00DA6814" w:rsidRPr="004505C1">
              <w:rPr>
                <w:sz w:val="20"/>
              </w:rPr>
              <w:t>,</w:t>
            </w:r>
            <w:r w:rsidRPr="004505C1">
              <w:rPr>
                <w:sz w:val="20"/>
              </w:rPr>
              <w:t>5</w:t>
            </w:r>
          </w:p>
        </w:tc>
        <w:tc>
          <w:tcPr>
            <w:tcW w:w="1174" w:type="dxa"/>
            <w:vAlign w:val="center"/>
          </w:tcPr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440" w:type="dxa"/>
            <w:vAlign w:val="center"/>
          </w:tcPr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440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8,80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7,73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5,38</w:t>
            </w:r>
          </w:p>
        </w:tc>
        <w:tc>
          <w:tcPr>
            <w:tcW w:w="1457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13,01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11,43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7,95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923" w:type="dxa"/>
          </w:tcPr>
          <w:p w:rsidR="00830B99" w:rsidRPr="004505C1" w:rsidRDefault="00830B99" w:rsidP="00142FBE">
            <w:pPr>
              <w:jc w:val="center"/>
              <w:rPr>
                <w:iCs/>
                <w:sz w:val="20"/>
              </w:rPr>
            </w:pPr>
          </w:p>
          <w:p w:rsidR="00830B99" w:rsidRPr="004505C1" w:rsidRDefault="00830B99" w:rsidP="00142FBE">
            <w:pPr>
              <w:jc w:val="center"/>
              <w:rPr>
                <w:iCs/>
                <w:sz w:val="20"/>
                <w:lang w:val="en-US"/>
              </w:rPr>
            </w:pPr>
            <w:r w:rsidRPr="004505C1">
              <w:rPr>
                <w:i/>
                <w:iCs/>
                <w:sz w:val="20"/>
                <w:lang w:val="en-US"/>
              </w:rPr>
              <w:t>DN</w:t>
            </w:r>
            <w:r w:rsidRPr="004505C1">
              <w:rPr>
                <w:iCs/>
                <w:sz w:val="20"/>
                <w:lang w:val="en-US"/>
              </w:rPr>
              <w:t xml:space="preserve"> 150</w:t>
            </w:r>
          </w:p>
        </w:tc>
        <w:tc>
          <w:tcPr>
            <w:tcW w:w="2264" w:type="dxa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</w:t>
            </w:r>
            <w:r w:rsidR="00DA6814" w:rsidRPr="004505C1">
              <w:rPr>
                <w:sz w:val="20"/>
              </w:rPr>
              <w:t>,</w:t>
            </w:r>
            <w:r w:rsidRPr="004505C1">
              <w:rPr>
                <w:sz w:val="20"/>
              </w:rPr>
              <w:t>5</w:t>
            </w:r>
          </w:p>
        </w:tc>
        <w:tc>
          <w:tcPr>
            <w:tcW w:w="1174" w:type="dxa"/>
          </w:tcPr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440" w:type="dxa"/>
            <w:vAlign w:val="center"/>
          </w:tcPr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DA6814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DA6814" w:rsidRPr="004505C1" w:rsidRDefault="00DA6814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DA6814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457" w:type="dxa"/>
            <w:tcBorders>
              <w:bottom w:val="single" w:sz="4" w:space="0" w:color="auto"/>
            </w:tcBorders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12,60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11,07</w:t>
            </w:r>
          </w:p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7,70</w:t>
            </w:r>
          </w:p>
        </w:tc>
      </w:tr>
    </w:tbl>
    <w:p w:rsidR="00830B99" w:rsidRPr="004505C1" w:rsidRDefault="00830B99" w:rsidP="00142FBE"/>
    <w:p w:rsidR="00FA6634" w:rsidRPr="004505C1" w:rsidRDefault="00FA6634" w:rsidP="00142FBE">
      <w:pPr>
        <w:rPr>
          <w:bCs/>
          <w:spacing w:val="40"/>
        </w:rPr>
      </w:pPr>
      <w:r w:rsidRPr="004505C1">
        <w:rPr>
          <w:bCs/>
          <w:spacing w:val="40"/>
        </w:rPr>
        <w:br w:type="page"/>
      </w:r>
    </w:p>
    <w:p w:rsidR="00830B99" w:rsidRPr="004505C1" w:rsidRDefault="00830B99" w:rsidP="00142FBE">
      <w:pPr>
        <w:ind w:right="142"/>
        <w:jc w:val="both"/>
        <w:rPr>
          <w:b/>
          <w:bCs/>
        </w:rPr>
      </w:pPr>
      <w:r w:rsidRPr="004505C1">
        <w:rPr>
          <w:bCs/>
          <w:spacing w:val="40"/>
        </w:rPr>
        <w:lastRenderedPageBreak/>
        <w:t xml:space="preserve">Таблица </w:t>
      </w:r>
      <w:r w:rsidRPr="004505C1">
        <w:rPr>
          <w:bCs/>
        </w:rPr>
        <w:t xml:space="preserve">К.5 </w:t>
      </w:r>
      <w:r w:rsidR="00690DC7" w:rsidRPr="004505C1">
        <w:rPr>
          <w:bCs/>
        </w:rPr>
        <w:t xml:space="preserve">– </w:t>
      </w:r>
      <w:r w:rsidRPr="004505C1">
        <w:rPr>
          <w:b/>
          <w:bCs/>
        </w:rPr>
        <w:t xml:space="preserve">Пропускная способность невентилируемых стояков из </w:t>
      </w:r>
      <w:r w:rsidR="00690DC7" w:rsidRPr="004505C1">
        <w:rPr>
          <w:b/>
          <w:bCs/>
        </w:rPr>
        <w:t>труб ПВХ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2209"/>
        <w:gridCol w:w="2393"/>
        <w:gridCol w:w="2303"/>
        <w:gridCol w:w="1696"/>
      </w:tblGrid>
      <w:tr w:rsidR="00D3014F" w:rsidRPr="004505C1" w:rsidTr="00830B99">
        <w:trPr>
          <w:trHeight w:val="270"/>
          <w:jc w:val="center"/>
        </w:trPr>
        <w:tc>
          <w:tcPr>
            <w:tcW w:w="1015" w:type="dxa"/>
            <w:vMerge w:val="restart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Рабочая высота стояка, м</w:t>
            </w:r>
          </w:p>
        </w:tc>
        <w:tc>
          <w:tcPr>
            <w:tcW w:w="2159" w:type="dxa"/>
            <w:vMerge w:val="restart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Угол присоединения поэтажных отводов к стояку, град</w:t>
            </w:r>
            <w:r w:rsidR="00FA6634" w:rsidRPr="004505C1">
              <w:rPr>
                <w:sz w:val="20"/>
              </w:rPr>
              <w:t>ус</w:t>
            </w:r>
          </w:p>
        </w:tc>
        <w:tc>
          <w:tcPr>
            <w:tcW w:w="6248" w:type="dxa"/>
            <w:gridSpan w:val="3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Пропускная способность, л/с, стояков при диаметре труб, мм</w:t>
            </w:r>
          </w:p>
        </w:tc>
      </w:tr>
      <w:tr w:rsidR="00D3014F" w:rsidRPr="004505C1" w:rsidTr="00830B99">
        <w:trPr>
          <w:trHeight w:val="330"/>
          <w:jc w:val="center"/>
        </w:trPr>
        <w:tc>
          <w:tcPr>
            <w:tcW w:w="1015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159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339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</w:tr>
      <w:tr w:rsidR="00D3014F" w:rsidRPr="004505C1" w:rsidTr="00830B99">
        <w:trPr>
          <w:trHeight w:val="300"/>
          <w:jc w:val="center"/>
        </w:trPr>
        <w:tc>
          <w:tcPr>
            <w:tcW w:w="1015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159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6248" w:type="dxa"/>
            <w:gridSpan w:val="3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при диаметре поэтажных отводов, мм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159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1,65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8,40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10,6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10,1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9,50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1,12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0,97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4,95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6,40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5,90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0,74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0,65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3,30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4,10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2,40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3,40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2,25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1,85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1,50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2,35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1,20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15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</w:t>
            </w:r>
          </w:p>
        </w:tc>
        <w:tc>
          <w:tcPr>
            <w:tcW w:w="215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2339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225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0,85</w:t>
            </w:r>
          </w:p>
        </w:tc>
        <w:tc>
          <w:tcPr>
            <w:tcW w:w="1658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1,12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</w:tc>
      </w:tr>
    </w:tbl>
    <w:p w:rsidR="00690DC7" w:rsidRPr="004505C1" w:rsidRDefault="00690DC7" w:rsidP="00142FBE">
      <w:pPr>
        <w:ind w:right="142"/>
        <w:jc w:val="both"/>
        <w:rPr>
          <w:bCs/>
          <w:spacing w:val="40"/>
        </w:rPr>
      </w:pPr>
    </w:p>
    <w:p w:rsidR="00FA6634" w:rsidRPr="004505C1" w:rsidRDefault="00FA6634" w:rsidP="00142FBE">
      <w:pPr>
        <w:rPr>
          <w:bCs/>
          <w:spacing w:val="40"/>
        </w:rPr>
      </w:pPr>
      <w:r w:rsidRPr="004505C1">
        <w:rPr>
          <w:bCs/>
          <w:spacing w:val="40"/>
        </w:rPr>
        <w:br w:type="page"/>
      </w:r>
    </w:p>
    <w:p w:rsidR="00830B99" w:rsidRPr="004505C1" w:rsidRDefault="00830B99" w:rsidP="00142FBE">
      <w:pPr>
        <w:ind w:right="142"/>
        <w:jc w:val="both"/>
        <w:rPr>
          <w:b/>
          <w:bCs/>
        </w:rPr>
      </w:pPr>
      <w:r w:rsidRPr="004505C1">
        <w:rPr>
          <w:bCs/>
          <w:spacing w:val="40"/>
        </w:rPr>
        <w:lastRenderedPageBreak/>
        <w:t xml:space="preserve">Таблица </w:t>
      </w:r>
      <w:r w:rsidRPr="004505C1">
        <w:rPr>
          <w:bCs/>
        </w:rPr>
        <w:t>К.6</w:t>
      </w:r>
      <w:r w:rsidRPr="004505C1">
        <w:rPr>
          <w:bCs/>
          <w:spacing w:val="40"/>
        </w:rPr>
        <w:t xml:space="preserve"> </w:t>
      </w:r>
      <w:r w:rsidR="00690DC7" w:rsidRPr="004505C1">
        <w:rPr>
          <w:bCs/>
          <w:spacing w:val="40"/>
        </w:rPr>
        <w:t xml:space="preserve">– </w:t>
      </w:r>
      <w:r w:rsidRPr="004505C1">
        <w:rPr>
          <w:b/>
          <w:bCs/>
        </w:rPr>
        <w:t xml:space="preserve">Пропускная способность невентилируемых стояков из </w:t>
      </w:r>
      <w:r w:rsidR="00690DC7" w:rsidRPr="004505C1">
        <w:rPr>
          <w:b/>
          <w:bCs/>
        </w:rPr>
        <w:t>труб ПП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5"/>
        <w:gridCol w:w="2184"/>
        <w:gridCol w:w="1268"/>
        <w:gridCol w:w="1268"/>
        <w:gridCol w:w="1268"/>
        <w:gridCol w:w="1268"/>
        <w:gridCol w:w="1268"/>
      </w:tblGrid>
      <w:tr w:rsidR="00D3014F" w:rsidRPr="004505C1" w:rsidTr="00830B99">
        <w:trPr>
          <w:trHeight w:val="20"/>
          <w:jc w:val="center"/>
        </w:trPr>
        <w:tc>
          <w:tcPr>
            <w:tcW w:w="1081" w:type="dxa"/>
            <w:vMerge w:val="restart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Рабочая высота стояка, м</w:t>
            </w:r>
          </w:p>
        </w:tc>
        <w:tc>
          <w:tcPr>
            <w:tcW w:w="2120" w:type="dxa"/>
            <w:vMerge w:val="restart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Угол присоединения поэтажных отводов к стояку, град</w:t>
            </w:r>
            <w:r w:rsidR="00FA6634" w:rsidRPr="004505C1">
              <w:rPr>
                <w:sz w:val="20"/>
              </w:rPr>
              <w:t>ус</w:t>
            </w:r>
          </w:p>
        </w:tc>
        <w:tc>
          <w:tcPr>
            <w:tcW w:w="6155" w:type="dxa"/>
            <w:gridSpan w:val="5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Пропускная способность, л/с, стояков при диаметре труб,  мм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120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462" w:type="dxa"/>
            <w:gridSpan w:val="2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3693" w:type="dxa"/>
            <w:gridSpan w:val="3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120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6155" w:type="dxa"/>
            <w:gridSpan w:val="5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при диаметре поэтажных отводов, мм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120" w:type="dxa"/>
            <w:vMerge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1,52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1,44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8,00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8,40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10,6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10,1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9,50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0,96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0,91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1,12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0,97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5,40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4,70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4,95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6,40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5,90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0,72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0,66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0,74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3.50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3,20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3,30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4,10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0,42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2,30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3,40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0,42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1,95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1,77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2,25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0,42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1,42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2,35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0,42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1,42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1,07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0,42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0,96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</w:tc>
      </w:tr>
      <w:tr w:rsidR="00D3014F" w:rsidRPr="004505C1" w:rsidTr="00830B99">
        <w:trPr>
          <w:trHeight w:val="20"/>
          <w:jc w:val="center"/>
        </w:trPr>
        <w:tc>
          <w:tcPr>
            <w:tcW w:w="108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</w:t>
            </w:r>
          </w:p>
        </w:tc>
        <w:tc>
          <w:tcPr>
            <w:tcW w:w="2120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0,42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0,48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1,04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0,95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0,80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0,85</w:t>
            </w:r>
          </w:p>
        </w:tc>
        <w:tc>
          <w:tcPr>
            <w:tcW w:w="1231" w:type="dxa"/>
            <w:vAlign w:val="center"/>
          </w:tcPr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1,12</w:t>
            </w:r>
          </w:p>
          <w:p w:rsidR="00830B99" w:rsidRPr="004505C1" w:rsidRDefault="00830B99" w:rsidP="00142FBE">
            <w:pPr>
              <w:spacing w:before="40" w:after="4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</w:tc>
      </w:tr>
    </w:tbl>
    <w:p w:rsidR="00830B99" w:rsidRPr="004505C1" w:rsidRDefault="00830B99" w:rsidP="00142FBE">
      <w:pPr>
        <w:spacing w:before="120"/>
        <w:ind w:firstLine="709"/>
        <w:jc w:val="right"/>
        <w:rPr>
          <w:bCs/>
        </w:rPr>
      </w:pPr>
    </w:p>
    <w:p w:rsidR="00FA6634" w:rsidRPr="004505C1" w:rsidRDefault="00FA6634" w:rsidP="00142FBE">
      <w:pPr>
        <w:rPr>
          <w:bCs/>
          <w:spacing w:val="40"/>
        </w:rPr>
      </w:pPr>
      <w:r w:rsidRPr="004505C1">
        <w:rPr>
          <w:bCs/>
          <w:spacing w:val="40"/>
        </w:rPr>
        <w:br w:type="page"/>
      </w:r>
    </w:p>
    <w:p w:rsidR="00830B99" w:rsidRPr="004505C1" w:rsidRDefault="00830B99" w:rsidP="00932599">
      <w:pPr>
        <w:ind w:left="1985" w:right="139" w:hanging="1985"/>
        <w:jc w:val="both"/>
        <w:rPr>
          <w:b/>
          <w:bCs/>
        </w:rPr>
      </w:pPr>
      <w:r w:rsidRPr="004505C1">
        <w:rPr>
          <w:bCs/>
          <w:spacing w:val="40"/>
        </w:rPr>
        <w:lastRenderedPageBreak/>
        <w:t xml:space="preserve">Таблица </w:t>
      </w:r>
      <w:r w:rsidRPr="004505C1">
        <w:rPr>
          <w:bCs/>
        </w:rPr>
        <w:t>К.7</w:t>
      </w:r>
      <w:r w:rsidRPr="004505C1">
        <w:t xml:space="preserve"> </w:t>
      </w:r>
      <w:r w:rsidR="00B42718" w:rsidRPr="004505C1">
        <w:t xml:space="preserve">– </w:t>
      </w:r>
      <w:r w:rsidRPr="004505C1">
        <w:rPr>
          <w:b/>
        </w:rPr>
        <w:t xml:space="preserve">Пропускная способность невентилируемых стояков </w:t>
      </w:r>
      <w:r w:rsidRPr="004505C1">
        <w:rPr>
          <w:b/>
          <w:bCs/>
        </w:rPr>
        <w:t>из чугунных раструбных труб</w:t>
      </w:r>
    </w:p>
    <w:tbl>
      <w:tblPr>
        <w:tblW w:w="9639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8"/>
        <w:gridCol w:w="1379"/>
        <w:gridCol w:w="1243"/>
        <w:gridCol w:w="1243"/>
        <w:gridCol w:w="1243"/>
        <w:gridCol w:w="1243"/>
        <w:gridCol w:w="1243"/>
        <w:gridCol w:w="947"/>
      </w:tblGrid>
      <w:tr w:rsidR="00D3014F" w:rsidRPr="004505C1" w:rsidTr="000163F3">
        <w:trPr>
          <w:trHeight w:val="20"/>
          <w:jc w:val="center"/>
        </w:trPr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Рабочая высота стояка, м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Угол присоедине</w:t>
            </w:r>
            <w:r w:rsidR="00B42718" w:rsidRPr="004505C1">
              <w:rPr>
                <w:sz w:val="20"/>
              </w:rPr>
              <w:t>-</w:t>
            </w:r>
            <w:r w:rsidRPr="004505C1">
              <w:rPr>
                <w:sz w:val="20"/>
              </w:rPr>
              <w:t>ния поэтажных отводов к стояку, град</w:t>
            </w:r>
            <w:r w:rsidR="00FA6634" w:rsidRPr="004505C1">
              <w:rPr>
                <w:sz w:val="20"/>
              </w:rPr>
              <w:t>ус</w:t>
            </w:r>
          </w:p>
        </w:tc>
        <w:tc>
          <w:tcPr>
            <w:tcW w:w="71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Пропускная способность, л/с, стояков при  диаметре труб, мм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2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100</w:t>
            </w:r>
          </w:p>
        </w:tc>
        <w:tc>
          <w:tcPr>
            <w:tcW w:w="3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150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71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при диаметре поэтажных отводов, мм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150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1,49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1,39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7,00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8,00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17,0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16,0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15,0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19,00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18,20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16,90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20,0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19,3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18,0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2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0,87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4,20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5,20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10,0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9,70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8,50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11,90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10,00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13,0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12,3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11,0</w:t>
            </w:r>
          </w:p>
        </w:tc>
      </w:tr>
      <w:tr w:rsidR="000163F3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3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0,55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3,40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3,20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4,30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3,70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6,50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5,70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8,10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7,70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6,70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9,00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8,60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7,50</w:t>
            </w:r>
          </w:p>
        </w:tc>
      </w:tr>
      <w:tr w:rsidR="000163F3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4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2,75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2,20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3,30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3,15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2,70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4,80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4,00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6,10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5,10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7,00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6,50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5,70</w:t>
            </w:r>
          </w:p>
        </w:tc>
      </w:tr>
      <w:tr w:rsidR="000163F3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</w:t>
            </w:r>
          </w:p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2,10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3,90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3,65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3,10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4,90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4,00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5,50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5,10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4,40</w:t>
            </w:r>
          </w:p>
        </w:tc>
      </w:tr>
      <w:tr w:rsidR="000163F3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2,20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3,20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2,50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3,90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3,70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3,20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4,50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4,30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3,60</w:t>
            </w:r>
          </w:p>
        </w:tc>
      </w:tr>
      <w:tr w:rsidR="000163F3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7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1,58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3,20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3,70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3,40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2,90</w:t>
            </w:r>
          </w:p>
        </w:tc>
      </w:tr>
      <w:tr w:rsidR="000163F3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8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1,32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2,20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2,80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2,20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3,20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2,90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2,40</w:t>
            </w:r>
          </w:p>
        </w:tc>
      </w:tr>
      <w:tr w:rsidR="000163F3" w:rsidRPr="004505C1" w:rsidTr="000163F3">
        <w:trPr>
          <w:trHeight w:val="20"/>
          <w:jc w:val="center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51"/>
              </w:rPr>
              <w:t>9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1,32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1,85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2,40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2,20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2,70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2,50</w:t>
            </w:r>
          </w:p>
          <w:p w:rsidR="000163F3" w:rsidRPr="004505C1" w:rsidRDefault="000163F3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2,10</w:t>
            </w:r>
          </w:p>
        </w:tc>
      </w:tr>
    </w:tbl>
    <w:p w:rsidR="00830B99" w:rsidRPr="004505C1" w:rsidRDefault="00830B99" w:rsidP="00142FBE"/>
    <w:p w:rsidR="00830B99" w:rsidRPr="004505C1" w:rsidRDefault="00830B99" w:rsidP="00142FBE">
      <w:pPr>
        <w:rPr>
          <w:i/>
        </w:rPr>
      </w:pPr>
      <w:r w:rsidRPr="004505C1">
        <w:br w:type="page"/>
      </w:r>
      <w:r w:rsidRPr="004505C1">
        <w:rPr>
          <w:i/>
        </w:rPr>
        <w:lastRenderedPageBreak/>
        <w:t xml:space="preserve">Окончание </w:t>
      </w:r>
      <w:r w:rsidR="00B42718" w:rsidRPr="004505C1">
        <w:rPr>
          <w:i/>
        </w:rPr>
        <w:t>т</w:t>
      </w:r>
      <w:r w:rsidRPr="004505C1">
        <w:rPr>
          <w:i/>
        </w:rPr>
        <w:t xml:space="preserve">аблицы </w:t>
      </w:r>
      <w:r w:rsidRPr="004505C1">
        <w:rPr>
          <w:bCs/>
          <w:i/>
        </w:rPr>
        <w:t>К.</w:t>
      </w:r>
      <w:r w:rsidRPr="004505C1">
        <w:rPr>
          <w:i/>
        </w:rPr>
        <w:t>7</w:t>
      </w:r>
    </w:p>
    <w:tbl>
      <w:tblPr>
        <w:tblW w:w="9639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13"/>
        <w:gridCol w:w="1349"/>
        <w:gridCol w:w="1215"/>
        <w:gridCol w:w="1216"/>
        <w:gridCol w:w="1216"/>
        <w:gridCol w:w="1216"/>
        <w:gridCol w:w="1216"/>
        <w:gridCol w:w="998"/>
      </w:tblGrid>
      <w:tr w:rsidR="00D3014F" w:rsidRPr="004505C1" w:rsidTr="000163F3">
        <w:trPr>
          <w:trHeight w:val="20"/>
          <w:jc w:val="center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10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1,32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1,55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2,10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2,30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2,10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1,85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11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1,32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1,80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2,00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1,90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12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1,32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1,90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</w:tc>
      </w:tr>
      <w:tr w:rsidR="00D3014F" w:rsidRPr="004505C1" w:rsidTr="000163F3">
        <w:trPr>
          <w:trHeight w:val="20"/>
          <w:jc w:val="center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20" w:after="20"/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5"/>
              </w:rPr>
              <w:t>13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45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60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87,5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0,49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0,47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0,45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1,32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1,15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1,35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1,00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1,65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1,25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1,90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1,70</w:t>
            </w:r>
          </w:p>
          <w:p w:rsidR="00830B99" w:rsidRPr="004505C1" w:rsidRDefault="00830B99" w:rsidP="00142FBE">
            <w:pPr>
              <w:spacing w:before="20" w:after="20"/>
              <w:jc w:val="center"/>
              <w:rPr>
                <w:sz w:val="20"/>
              </w:rPr>
            </w:pPr>
            <w:r w:rsidRPr="004505C1">
              <w:rPr>
                <w:sz w:val="20"/>
              </w:rPr>
              <w:t>1,40</w:t>
            </w:r>
          </w:p>
        </w:tc>
      </w:tr>
    </w:tbl>
    <w:p w:rsidR="00830B99" w:rsidRPr="004505C1" w:rsidRDefault="00830B99" w:rsidP="00142FBE">
      <w:pPr>
        <w:widowControl w:val="0"/>
        <w:autoSpaceDE w:val="0"/>
        <w:autoSpaceDN w:val="0"/>
        <w:adjustRightInd w:val="0"/>
        <w:ind w:firstLine="709"/>
        <w:rPr>
          <w:sz w:val="20"/>
          <w:szCs w:val="20"/>
        </w:rPr>
      </w:pPr>
    </w:p>
    <w:p w:rsidR="00830B99" w:rsidRDefault="00830B99" w:rsidP="00932599">
      <w:pPr>
        <w:ind w:left="1843" w:right="139" w:hanging="1843"/>
        <w:jc w:val="both"/>
        <w:rPr>
          <w:b/>
          <w:bCs/>
        </w:rPr>
      </w:pPr>
      <w:r w:rsidRPr="004505C1">
        <w:rPr>
          <w:bCs/>
          <w:spacing w:val="40"/>
        </w:rPr>
        <w:t xml:space="preserve">Таблица </w:t>
      </w:r>
      <w:r w:rsidRPr="004505C1">
        <w:rPr>
          <w:bCs/>
        </w:rPr>
        <w:t>К.8</w:t>
      </w:r>
      <w:r w:rsidRPr="004505C1">
        <w:t xml:space="preserve"> </w:t>
      </w:r>
      <w:r w:rsidR="00B42718" w:rsidRPr="004505C1">
        <w:t xml:space="preserve">– </w:t>
      </w:r>
      <w:r w:rsidRPr="004505C1">
        <w:rPr>
          <w:b/>
        </w:rPr>
        <w:t xml:space="preserve">Пропускная способность невентилируемых стояков </w:t>
      </w:r>
      <w:r w:rsidRPr="004505C1">
        <w:rPr>
          <w:b/>
          <w:bCs/>
        </w:rPr>
        <w:t xml:space="preserve">с воздушным </w:t>
      </w:r>
      <w:r w:rsidR="00FE165B">
        <w:rPr>
          <w:b/>
          <w:bCs/>
        </w:rPr>
        <w:t xml:space="preserve">(вакуумным) </w:t>
      </w:r>
      <w:r w:rsidRPr="004505C1">
        <w:rPr>
          <w:b/>
          <w:bCs/>
        </w:rPr>
        <w:t>клапаном</w:t>
      </w:r>
    </w:p>
    <w:p w:rsidR="00FE165B" w:rsidRPr="004505C1" w:rsidRDefault="00FE165B" w:rsidP="00FE165B">
      <w:pPr>
        <w:jc w:val="both"/>
        <w:rPr>
          <w:b/>
          <w:bCs/>
        </w:rPr>
      </w:pPr>
      <w:r w:rsidRPr="00FE165B">
        <w:rPr>
          <w:b/>
          <w:bCs/>
        </w:rPr>
        <w:t>(Измененная редакция, Изм. № 3).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4"/>
        <w:gridCol w:w="1731"/>
        <w:gridCol w:w="890"/>
        <w:gridCol w:w="1182"/>
        <w:gridCol w:w="988"/>
        <w:gridCol w:w="1024"/>
        <w:gridCol w:w="1105"/>
        <w:gridCol w:w="1505"/>
      </w:tblGrid>
      <w:tr w:rsidR="00D3014F" w:rsidRPr="004505C1" w:rsidTr="00830B99">
        <w:trPr>
          <w:jc w:val="center"/>
        </w:trPr>
        <w:tc>
          <w:tcPr>
            <w:tcW w:w="1215" w:type="dxa"/>
            <w:vMerge w:val="restart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Наружный диаметр поэтажных отводов, мм</w:t>
            </w:r>
          </w:p>
        </w:tc>
        <w:tc>
          <w:tcPr>
            <w:tcW w:w="1737" w:type="dxa"/>
            <w:vMerge w:val="restart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Угол присоединения поэтажных отводов к стояку, град</w:t>
            </w:r>
            <w:r w:rsidR="00FA6634" w:rsidRPr="004505C1">
              <w:rPr>
                <w:sz w:val="20"/>
                <w:szCs w:val="20"/>
              </w:rPr>
              <w:t>ус</w:t>
            </w:r>
          </w:p>
        </w:tc>
        <w:tc>
          <w:tcPr>
            <w:tcW w:w="6796" w:type="dxa"/>
            <w:gridSpan w:val="6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 xml:space="preserve">Пропускная способность, л/с, невентилируемых стояков с воздушным клапаном при диаметре поэтажных отводов, мм  </w:t>
            </w:r>
          </w:p>
        </w:tc>
      </w:tr>
      <w:tr w:rsidR="00D3014F" w:rsidRPr="004505C1" w:rsidTr="00830B99">
        <w:trPr>
          <w:jc w:val="center"/>
        </w:trPr>
        <w:tc>
          <w:tcPr>
            <w:tcW w:w="1215" w:type="dxa"/>
            <w:vMerge/>
            <w:shd w:val="clear" w:color="auto" w:fill="auto"/>
          </w:tcPr>
          <w:p w:rsidR="00830B99" w:rsidRPr="004505C1" w:rsidRDefault="00830B99" w:rsidP="00142FB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37" w:type="dxa"/>
            <w:vMerge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1" w:type="dxa"/>
            <w:gridSpan w:val="2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ПП</w:t>
            </w:r>
          </w:p>
        </w:tc>
        <w:tc>
          <w:tcPr>
            <w:tcW w:w="2039" w:type="dxa"/>
            <w:gridSpan w:val="2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ПВХ</w:t>
            </w:r>
          </w:p>
        </w:tc>
        <w:tc>
          <w:tcPr>
            <w:tcW w:w="2656" w:type="dxa"/>
            <w:gridSpan w:val="2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Чугун типа SML</w:t>
            </w:r>
          </w:p>
        </w:tc>
      </w:tr>
      <w:tr w:rsidR="00D3014F" w:rsidRPr="004505C1" w:rsidTr="00830B99">
        <w:trPr>
          <w:jc w:val="center"/>
        </w:trPr>
        <w:tc>
          <w:tcPr>
            <w:tcW w:w="1215" w:type="dxa"/>
            <w:vMerge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37" w:type="dxa"/>
            <w:vMerge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1201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110</w:t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1038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110</w:t>
            </w:r>
          </w:p>
        </w:tc>
        <w:tc>
          <w:tcPr>
            <w:tcW w:w="1122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50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100</w:t>
            </w:r>
          </w:p>
        </w:tc>
      </w:tr>
      <w:tr w:rsidR="00D3014F" w:rsidRPr="004505C1" w:rsidTr="00830B99">
        <w:trPr>
          <w:jc w:val="center"/>
        </w:trPr>
        <w:tc>
          <w:tcPr>
            <w:tcW w:w="1215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50</w:t>
            </w:r>
          </w:p>
        </w:tc>
        <w:tc>
          <w:tcPr>
            <w:tcW w:w="173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87,5</w:t>
            </w:r>
          </w:p>
        </w:tc>
        <w:tc>
          <w:tcPr>
            <w:tcW w:w="900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1,10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1,03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0,69</w:t>
            </w:r>
          </w:p>
        </w:tc>
        <w:tc>
          <w:tcPr>
            <w:tcW w:w="1201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6,81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5,98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4,16</w:t>
            </w:r>
          </w:p>
        </w:tc>
        <w:tc>
          <w:tcPr>
            <w:tcW w:w="1001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1,10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1,03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0,69</w:t>
            </w:r>
          </w:p>
        </w:tc>
        <w:tc>
          <w:tcPr>
            <w:tcW w:w="1038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6,69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5,87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4,09</w:t>
            </w:r>
          </w:p>
        </w:tc>
        <w:tc>
          <w:tcPr>
            <w:tcW w:w="1122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0,96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0,84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0,56</w:t>
            </w:r>
          </w:p>
        </w:tc>
        <w:tc>
          <w:tcPr>
            <w:tcW w:w="1534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6,83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6,01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4,18</w:t>
            </w:r>
          </w:p>
        </w:tc>
      </w:tr>
      <w:tr w:rsidR="00D3014F" w:rsidRPr="004505C1" w:rsidTr="00830B99">
        <w:trPr>
          <w:jc w:val="center"/>
        </w:trPr>
        <w:tc>
          <w:tcPr>
            <w:tcW w:w="1215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</w:rPr>
            </w:pPr>
            <w:r w:rsidRPr="004505C1">
              <w:rPr>
                <w:sz w:val="20"/>
              </w:rPr>
              <w:t>110</w:t>
            </w:r>
          </w:p>
        </w:tc>
        <w:tc>
          <w:tcPr>
            <w:tcW w:w="1737" w:type="dxa"/>
            <w:shd w:val="clear" w:color="auto" w:fill="auto"/>
            <w:vAlign w:val="center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45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60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87,5</w:t>
            </w:r>
          </w:p>
        </w:tc>
        <w:tc>
          <w:tcPr>
            <w:tcW w:w="900" w:type="dxa"/>
            <w:shd w:val="clear" w:color="auto" w:fill="auto"/>
          </w:tcPr>
          <w:p w:rsidR="00A70711" w:rsidRPr="004505C1" w:rsidRDefault="00A70711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A70711" w:rsidRPr="004505C1" w:rsidRDefault="00A70711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A70711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201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4,83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4,24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2,95</w:t>
            </w:r>
          </w:p>
        </w:tc>
        <w:tc>
          <w:tcPr>
            <w:tcW w:w="1001" w:type="dxa"/>
            <w:shd w:val="clear" w:color="auto" w:fill="auto"/>
          </w:tcPr>
          <w:p w:rsidR="00A70711" w:rsidRPr="004505C1" w:rsidRDefault="00A70711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A70711" w:rsidRPr="004505C1" w:rsidRDefault="00A70711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A70711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038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4,76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4,18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2,91</w:t>
            </w:r>
          </w:p>
        </w:tc>
        <w:tc>
          <w:tcPr>
            <w:tcW w:w="1122" w:type="dxa"/>
            <w:shd w:val="clear" w:color="auto" w:fill="auto"/>
          </w:tcPr>
          <w:p w:rsidR="00A70711" w:rsidRPr="004505C1" w:rsidRDefault="00A70711" w:rsidP="00142FBE">
            <w:pPr>
              <w:jc w:val="center"/>
              <w:rPr>
                <w:sz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A70711" w:rsidRPr="004505C1" w:rsidRDefault="00A70711" w:rsidP="00142FBE">
            <w:pPr>
              <w:jc w:val="center"/>
              <w:rPr>
                <w:bCs/>
                <w:spacing w:val="40"/>
              </w:rPr>
            </w:pPr>
            <w:r w:rsidRPr="004505C1">
              <w:rPr>
                <w:bCs/>
                <w:spacing w:val="40"/>
              </w:rPr>
              <w:t>–</w:t>
            </w:r>
          </w:p>
          <w:p w:rsidR="00830B99" w:rsidRPr="004505C1" w:rsidRDefault="00A70711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bCs/>
                <w:spacing w:val="40"/>
              </w:rPr>
              <w:t>–</w:t>
            </w:r>
          </w:p>
        </w:tc>
        <w:tc>
          <w:tcPr>
            <w:tcW w:w="1534" w:type="dxa"/>
            <w:shd w:val="clear" w:color="auto" w:fill="auto"/>
          </w:tcPr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4,72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4,15</w:t>
            </w:r>
          </w:p>
          <w:p w:rsidR="00830B99" w:rsidRPr="004505C1" w:rsidRDefault="00830B99" w:rsidP="00142FBE">
            <w:pPr>
              <w:jc w:val="center"/>
              <w:rPr>
                <w:sz w:val="20"/>
                <w:szCs w:val="20"/>
              </w:rPr>
            </w:pPr>
            <w:r w:rsidRPr="004505C1">
              <w:rPr>
                <w:sz w:val="20"/>
                <w:szCs w:val="20"/>
              </w:rPr>
              <w:t>2,88</w:t>
            </w:r>
          </w:p>
        </w:tc>
      </w:tr>
      <w:tr w:rsidR="00D3014F" w:rsidRPr="004505C1" w:rsidTr="00830B99">
        <w:trPr>
          <w:jc w:val="center"/>
        </w:trPr>
        <w:tc>
          <w:tcPr>
            <w:tcW w:w="9748" w:type="dxa"/>
            <w:gridSpan w:val="8"/>
            <w:shd w:val="clear" w:color="auto" w:fill="auto"/>
          </w:tcPr>
          <w:p w:rsidR="00830B99" w:rsidRPr="00932599" w:rsidRDefault="008E1D9A" w:rsidP="00142FBE">
            <w:pPr>
              <w:ind w:left="57" w:right="57" w:firstLine="709"/>
              <w:jc w:val="both"/>
              <w:rPr>
                <w:sz w:val="20"/>
                <w:szCs w:val="20"/>
              </w:rPr>
            </w:pPr>
            <w:r w:rsidRPr="00932599">
              <w:rPr>
                <w:bCs/>
                <w:spacing w:val="30"/>
                <w:sz w:val="20"/>
                <w:szCs w:val="20"/>
              </w:rPr>
              <w:t>Примечание</w:t>
            </w:r>
            <w:r w:rsidRPr="00932599">
              <w:rPr>
                <w:rStyle w:val="a5"/>
                <w:bCs/>
                <w:i w:val="0"/>
                <w:spacing w:val="20"/>
                <w:sz w:val="20"/>
                <w:szCs w:val="20"/>
              </w:rPr>
              <w:t xml:space="preserve"> </w:t>
            </w:r>
            <w:r w:rsidRPr="00932599">
              <w:rPr>
                <w:bCs/>
                <w:spacing w:val="40"/>
                <w:sz w:val="20"/>
                <w:szCs w:val="20"/>
              </w:rPr>
              <w:t>‒</w:t>
            </w:r>
            <w:r w:rsidRPr="00932599">
              <w:rPr>
                <w:rStyle w:val="a5"/>
                <w:bCs/>
                <w:i w:val="0"/>
                <w:sz w:val="20"/>
                <w:szCs w:val="20"/>
              </w:rPr>
              <w:t xml:space="preserve"> </w:t>
            </w:r>
            <w:r w:rsidR="00830B99" w:rsidRPr="00932599">
              <w:rPr>
                <w:iCs/>
                <w:sz w:val="20"/>
                <w:szCs w:val="20"/>
              </w:rPr>
              <w:t xml:space="preserve">Приведенные в </w:t>
            </w:r>
            <w:r w:rsidR="00B42718" w:rsidRPr="00932599">
              <w:rPr>
                <w:iCs/>
                <w:sz w:val="20"/>
                <w:szCs w:val="20"/>
              </w:rPr>
              <w:t xml:space="preserve">настоящей </w:t>
            </w:r>
            <w:r w:rsidR="00830B99" w:rsidRPr="00932599">
              <w:rPr>
                <w:iCs/>
                <w:sz w:val="20"/>
                <w:szCs w:val="20"/>
              </w:rPr>
              <w:t>таблице данные пропускной способности действительны только для клапанов с площадью живого сечения воздушного потока</w:t>
            </w:r>
            <w:r w:rsidR="00B42718" w:rsidRPr="00932599">
              <w:rPr>
                <w:iCs/>
                <w:sz w:val="20"/>
                <w:szCs w:val="20"/>
              </w:rPr>
              <w:t xml:space="preserve"> </w:t>
            </w:r>
            <w:r w:rsidR="00B42718" w:rsidRPr="00932599">
              <w:rPr>
                <w:sz w:val="20"/>
                <w:szCs w:val="20"/>
              </w:rPr>
              <w:t>ω</w:t>
            </w:r>
            <w:r w:rsidR="00B42718" w:rsidRPr="00932599">
              <w:rPr>
                <w:sz w:val="20"/>
                <w:szCs w:val="20"/>
                <w:vertAlign w:val="subscript"/>
              </w:rPr>
              <w:t>в.кл</w:t>
            </w:r>
            <w:r w:rsidR="00B42718" w:rsidRPr="00932599">
              <w:rPr>
                <w:iCs/>
                <w:sz w:val="20"/>
                <w:szCs w:val="20"/>
              </w:rPr>
              <w:t xml:space="preserve"> </w:t>
            </w:r>
            <w:r w:rsidR="00830B99" w:rsidRPr="00932599">
              <w:rPr>
                <w:iCs/>
                <w:sz w:val="20"/>
                <w:szCs w:val="20"/>
              </w:rPr>
              <w:t>равной: 1650 мм</w:t>
            </w:r>
            <w:r w:rsidR="00B42718" w:rsidRPr="00932599">
              <w:rPr>
                <w:iCs/>
                <w:sz w:val="20"/>
                <w:szCs w:val="20"/>
                <w:vertAlign w:val="superscript"/>
              </w:rPr>
              <w:t>2</w:t>
            </w:r>
            <w:r w:rsidR="00830B99" w:rsidRPr="00932599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B42718" w:rsidRPr="00932599">
              <w:rPr>
                <w:bCs/>
                <w:spacing w:val="40"/>
                <w:sz w:val="20"/>
                <w:szCs w:val="20"/>
              </w:rPr>
              <w:t>‒</w:t>
            </w:r>
            <w:r w:rsidR="00830B99" w:rsidRPr="00932599">
              <w:rPr>
                <w:iCs/>
                <w:sz w:val="20"/>
                <w:szCs w:val="20"/>
              </w:rPr>
              <w:t xml:space="preserve"> для диаметра стояков 50 мм и 3170 мм</w:t>
            </w:r>
            <w:r w:rsidR="00B42718" w:rsidRPr="00932599">
              <w:rPr>
                <w:iCs/>
                <w:sz w:val="20"/>
                <w:szCs w:val="20"/>
                <w:vertAlign w:val="superscript"/>
              </w:rPr>
              <w:t>2</w:t>
            </w:r>
            <w:r w:rsidR="00830B99" w:rsidRPr="00932599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B42718" w:rsidRPr="00932599">
              <w:rPr>
                <w:bCs/>
                <w:spacing w:val="40"/>
                <w:sz w:val="20"/>
                <w:szCs w:val="20"/>
              </w:rPr>
              <w:t>‒</w:t>
            </w:r>
            <w:r w:rsidR="00830B99" w:rsidRPr="00932599">
              <w:rPr>
                <w:iCs/>
                <w:sz w:val="20"/>
                <w:szCs w:val="20"/>
              </w:rPr>
              <w:t xml:space="preserve"> для диаметра стояков 110 (100) мм.</w:t>
            </w:r>
          </w:p>
        </w:tc>
      </w:tr>
    </w:tbl>
    <w:p w:rsidR="00830B99" w:rsidRPr="004505C1" w:rsidRDefault="00830B99" w:rsidP="00142FBE">
      <w:pPr>
        <w:ind w:firstLine="709"/>
        <w:jc w:val="both"/>
      </w:pPr>
    </w:p>
    <w:p w:rsidR="00830B99" w:rsidRPr="004505C1" w:rsidRDefault="00830B99" w:rsidP="00142FBE"/>
    <w:p w:rsidR="00830B99" w:rsidRPr="004505C1" w:rsidRDefault="00830B99" w:rsidP="00142FBE">
      <w:pPr>
        <w:jc w:val="center"/>
      </w:pPr>
      <w:r w:rsidRPr="004505C1">
        <w:br w:type="page"/>
      </w:r>
    </w:p>
    <w:p w:rsidR="00CB2F2C" w:rsidRDefault="00830B99" w:rsidP="00CB2F2C">
      <w:pPr>
        <w:jc w:val="center"/>
        <w:rPr>
          <w:b/>
          <w:bCs/>
          <w:kern w:val="32"/>
        </w:rPr>
      </w:pPr>
      <w:bookmarkStart w:id="67" w:name="_GoBack"/>
      <w:bookmarkEnd w:id="67"/>
      <w:r w:rsidRPr="004505C1">
        <w:rPr>
          <w:b/>
          <w:bCs/>
          <w:kern w:val="32"/>
        </w:rPr>
        <w:lastRenderedPageBreak/>
        <w:t>Приложение Л</w:t>
      </w:r>
      <w:r w:rsidR="00FE165B">
        <w:rPr>
          <w:b/>
          <w:bCs/>
          <w:kern w:val="32"/>
        </w:rPr>
        <w:t xml:space="preserve"> </w:t>
      </w:r>
    </w:p>
    <w:p w:rsidR="00FE165B" w:rsidRPr="00FE165B" w:rsidRDefault="00FE165B" w:rsidP="00CB2F2C">
      <w:pPr>
        <w:jc w:val="center"/>
        <w:rPr>
          <w:b/>
          <w:bCs/>
        </w:rPr>
      </w:pPr>
      <w:r w:rsidRPr="00FE165B">
        <w:rPr>
          <w:b/>
          <w:bCs/>
        </w:rPr>
        <w:t>(И</w:t>
      </w:r>
      <w:r>
        <w:rPr>
          <w:b/>
          <w:bCs/>
        </w:rPr>
        <w:t>сключено</w:t>
      </w:r>
      <w:r w:rsidRPr="00FE165B">
        <w:rPr>
          <w:b/>
          <w:bCs/>
        </w:rPr>
        <w:t>, Изм. № 3).</w:t>
      </w:r>
    </w:p>
    <w:p w:rsidR="00830B99" w:rsidRPr="004505C1" w:rsidRDefault="00830B99" w:rsidP="00FE165B">
      <w:pPr>
        <w:keepNext/>
        <w:tabs>
          <w:tab w:val="left" w:pos="6735"/>
        </w:tabs>
        <w:spacing w:before="240" w:after="60"/>
        <w:ind w:firstLine="567"/>
        <w:outlineLvl w:val="0"/>
        <w:rPr>
          <w:b/>
          <w:bCs/>
          <w:kern w:val="32"/>
        </w:rPr>
      </w:pPr>
    </w:p>
    <w:p w:rsidR="00A4135E" w:rsidRPr="004505C1" w:rsidRDefault="00A4135E" w:rsidP="00142FBE">
      <w:pPr>
        <w:jc w:val="both"/>
      </w:pPr>
    </w:p>
    <w:p w:rsidR="009A11CB" w:rsidRPr="004505C1" w:rsidRDefault="009A11CB" w:rsidP="00142FBE">
      <w:pPr>
        <w:jc w:val="both"/>
      </w:pPr>
      <w:r w:rsidRPr="004505C1">
        <w:br w:type="page"/>
      </w:r>
    </w:p>
    <w:p w:rsidR="000B23BE" w:rsidRPr="004505C1" w:rsidRDefault="000B23BE" w:rsidP="00142FBE">
      <w:pPr>
        <w:jc w:val="center"/>
        <w:rPr>
          <w:b/>
        </w:rPr>
      </w:pPr>
      <w:r w:rsidRPr="004505C1">
        <w:rPr>
          <w:b/>
        </w:rPr>
        <w:lastRenderedPageBreak/>
        <w:t>Библиография</w:t>
      </w:r>
    </w:p>
    <w:p w:rsidR="00FE0A15" w:rsidRPr="004505C1" w:rsidRDefault="00FE0A15" w:rsidP="00142FBE">
      <w:pPr>
        <w:pStyle w:val="ConsPlusNormal"/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05C1">
        <w:rPr>
          <w:rFonts w:ascii="Times New Roman" w:hAnsi="Times New Roman" w:cs="Times New Roman"/>
          <w:sz w:val="24"/>
          <w:szCs w:val="24"/>
        </w:rPr>
        <w:t xml:space="preserve">[1] </w:t>
      </w:r>
      <w:r w:rsidR="00B42718" w:rsidRPr="004505C1">
        <w:rPr>
          <w:rFonts w:ascii="Times New Roman" w:hAnsi="Times New Roman" w:cs="Times New Roman"/>
          <w:sz w:val="24"/>
          <w:szCs w:val="24"/>
        </w:rPr>
        <w:t xml:space="preserve">ТР ЕАЭС 043/2017 </w:t>
      </w:r>
      <w:r w:rsidRPr="004505C1">
        <w:rPr>
          <w:rFonts w:ascii="Times New Roman" w:hAnsi="Times New Roman" w:cs="Times New Roman"/>
          <w:sz w:val="24"/>
          <w:szCs w:val="24"/>
        </w:rPr>
        <w:t>Технический регламент Евразийского экономического союза «О требованиях к средствам обеспечения пожарной безопасности и пожарот</w:t>
      </w:r>
      <w:r w:rsidR="00B42718" w:rsidRPr="004505C1">
        <w:rPr>
          <w:rFonts w:ascii="Times New Roman" w:hAnsi="Times New Roman" w:cs="Times New Roman"/>
          <w:sz w:val="24"/>
          <w:szCs w:val="24"/>
        </w:rPr>
        <w:t>ушения»</w:t>
      </w:r>
    </w:p>
    <w:p w:rsidR="000B23BE" w:rsidRPr="004505C1" w:rsidRDefault="000B23BE" w:rsidP="00142FBE">
      <w:pPr>
        <w:ind w:firstLine="709"/>
        <w:jc w:val="both"/>
      </w:pPr>
      <w:r w:rsidRPr="004505C1">
        <w:t>[</w:t>
      </w:r>
      <w:r w:rsidR="00FE0A15" w:rsidRPr="004505C1">
        <w:t>2</w:t>
      </w:r>
      <w:r w:rsidRPr="004505C1">
        <w:t>] Федеральный закон от 27 декабря 2002 г. № 184-ФЗ «О техническом регулировании»</w:t>
      </w:r>
    </w:p>
    <w:p w:rsidR="000B23BE" w:rsidRPr="004505C1" w:rsidRDefault="000B23BE" w:rsidP="00142FBE">
      <w:pPr>
        <w:ind w:firstLine="709"/>
        <w:jc w:val="both"/>
      </w:pPr>
      <w:r w:rsidRPr="004505C1">
        <w:t>[</w:t>
      </w:r>
      <w:r w:rsidR="00FE0A15" w:rsidRPr="004505C1">
        <w:t>3</w:t>
      </w:r>
      <w:r w:rsidRPr="004505C1">
        <w:t>] Федеральный закон от 22 июля 2008 г. № 123-ФЗ «Технический регламент о требованиях пожарной безопасности»</w:t>
      </w:r>
    </w:p>
    <w:p w:rsidR="000B23BE" w:rsidRPr="004505C1" w:rsidRDefault="000B23BE" w:rsidP="00142FBE">
      <w:pPr>
        <w:ind w:firstLine="709"/>
        <w:jc w:val="both"/>
      </w:pPr>
      <w:r w:rsidRPr="004505C1">
        <w:t>[</w:t>
      </w:r>
      <w:r w:rsidR="00FE0A15" w:rsidRPr="004505C1">
        <w:t>4</w:t>
      </w:r>
      <w:r w:rsidRPr="004505C1">
        <w:t>] Федеральный закон от 23 ноября 2009 г. № 261-ФЗ «Об энергосбережении и повышении энергетической эффективности и о внесении изменений в отдельные законодательные акты Российской Федерации»</w:t>
      </w:r>
    </w:p>
    <w:p w:rsidR="000B23BE" w:rsidRPr="004505C1" w:rsidRDefault="000B23BE" w:rsidP="00142FBE">
      <w:pPr>
        <w:ind w:firstLine="709"/>
        <w:jc w:val="both"/>
      </w:pPr>
      <w:r w:rsidRPr="004505C1">
        <w:t>[</w:t>
      </w:r>
      <w:r w:rsidR="00FE0A15" w:rsidRPr="004505C1">
        <w:t>5</w:t>
      </w:r>
      <w:r w:rsidRPr="004505C1">
        <w:t>] Федеральный закон от 30 декабря 2009 г. № 384-ФЗ «Технический регламент о безопасности зданий и сооружений»</w:t>
      </w:r>
    </w:p>
    <w:p w:rsidR="000B23BE" w:rsidRPr="004505C1" w:rsidRDefault="000B23BE" w:rsidP="00142FBE">
      <w:pPr>
        <w:ind w:firstLine="709"/>
        <w:jc w:val="both"/>
      </w:pPr>
      <w:r w:rsidRPr="004505C1">
        <w:t>[</w:t>
      </w:r>
      <w:r w:rsidR="00FE0A15" w:rsidRPr="004505C1">
        <w:t>6</w:t>
      </w:r>
      <w:r w:rsidRPr="004505C1">
        <w:t>] Федеральный закон от 7 декабря 2011 г. № 416-ФЗ «О водоснабжении и водоотведении»</w:t>
      </w:r>
    </w:p>
    <w:p w:rsidR="000B23BE" w:rsidRPr="004505C1" w:rsidRDefault="00227FA2" w:rsidP="00142FBE">
      <w:pPr>
        <w:ind w:firstLine="709"/>
        <w:jc w:val="both"/>
      </w:pPr>
      <w:r w:rsidRPr="004505C1">
        <w:t>[7]</w:t>
      </w:r>
      <w:r w:rsidR="000B23BE" w:rsidRPr="004505C1">
        <w:t xml:space="preserve"> </w:t>
      </w:r>
      <w:r w:rsidR="006D44BB" w:rsidRPr="006D44BB">
        <w:t xml:space="preserve">Приказ Федеральной службы по экологическому, технологическому и атомному надзору от 15 декабря 2020 г. № 536 «Об утверждении федеральных норм и правил в области промышленной безопасности «Правила промышленной безопасности при использовании оборудования, работающего под избыточным давлением» (зарегистрирован в Министерстве юстиции Российской Федерации 31 декабря 2020 г., регистрационный </w:t>
      </w:r>
      <w:r w:rsidR="006D44BB">
        <w:t xml:space="preserve">        </w:t>
      </w:r>
      <w:r w:rsidR="006D44BB" w:rsidRPr="006D44BB">
        <w:t>№ 61998)»</w:t>
      </w:r>
    </w:p>
    <w:p w:rsidR="001A6C4C" w:rsidRPr="006D44BB" w:rsidRDefault="00227FA2" w:rsidP="00142FBE">
      <w:pPr>
        <w:ind w:firstLine="709"/>
        <w:jc w:val="both"/>
      </w:pPr>
      <w:r w:rsidRPr="004505C1">
        <w:t>[8]</w:t>
      </w:r>
      <w:r w:rsidR="000B23BE" w:rsidRPr="004505C1">
        <w:t xml:space="preserve"> </w:t>
      </w:r>
      <w:r w:rsidR="001A6C4C" w:rsidRPr="004505C1">
        <w:t xml:space="preserve">Постановление Правительства </w:t>
      </w:r>
      <w:r w:rsidR="007D33BD" w:rsidRPr="004505C1">
        <w:t xml:space="preserve">Российской Федерации </w:t>
      </w:r>
      <w:r w:rsidR="001A6C4C" w:rsidRPr="004505C1">
        <w:t>от 22 мая 2020</w:t>
      </w:r>
      <w:r w:rsidR="006D44BB">
        <w:t xml:space="preserve"> </w:t>
      </w:r>
      <w:r w:rsidR="001A6C4C" w:rsidRPr="004505C1">
        <w:t>г. №</w:t>
      </w:r>
      <w:r w:rsidR="006D44BB">
        <w:t xml:space="preserve"> </w:t>
      </w:r>
      <w:r w:rsidR="001A6C4C" w:rsidRPr="004505C1">
        <w:t xml:space="preserve">728 </w:t>
      </w:r>
      <w:r w:rsidR="00E6639B" w:rsidRPr="004505C1">
        <w:t>«</w:t>
      </w:r>
      <w:r w:rsidR="001A6C4C" w:rsidRPr="004505C1">
        <w:t xml:space="preserve">Об утверждении Правил осуществления контроля </w:t>
      </w:r>
      <w:r w:rsidR="001A6C4C" w:rsidRPr="006D44BB">
        <w:t>состава и свойств сточных вод и о внесении изменений и признании утратившими силу некоторых актов Правительства Российской Федерации</w:t>
      </w:r>
      <w:r w:rsidR="00E6639B" w:rsidRPr="006D44BB">
        <w:t>»</w:t>
      </w:r>
    </w:p>
    <w:p w:rsidR="000B23BE" w:rsidRPr="006D44BB" w:rsidRDefault="00227FA2" w:rsidP="00142FBE">
      <w:pPr>
        <w:ind w:firstLine="709"/>
        <w:jc w:val="both"/>
      </w:pPr>
      <w:r w:rsidRPr="006D44BB">
        <w:t>[</w:t>
      </w:r>
      <w:r w:rsidR="004C3A2F" w:rsidRPr="006D44BB">
        <w:t>9</w:t>
      </w:r>
      <w:r w:rsidRPr="006D44BB">
        <w:t xml:space="preserve">] </w:t>
      </w:r>
      <w:r w:rsidR="000B23BE" w:rsidRPr="006D44BB">
        <w:t xml:space="preserve">Постановление Правительства </w:t>
      </w:r>
      <w:r w:rsidR="006F6D5F" w:rsidRPr="006D44BB">
        <w:t>Российской Федерации</w:t>
      </w:r>
      <w:r w:rsidR="000B23BE" w:rsidRPr="006D44BB">
        <w:t xml:space="preserve"> от 29</w:t>
      </w:r>
      <w:r w:rsidR="00B42718" w:rsidRPr="006D44BB">
        <w:t xml:space="preserve"> июля </w:t>
      </w:r>
      <w:r w:rsidR="000B23BE" w:rsidRPr="006D44BB">
        <w:t xml:space="preserve">2013 </w:t>
      </w:r>
      <w:r w:rsidR="00B42718" w:rsidRPr="006D44BB">
        <w:t xml:space="preserve">г. </w:t>
      </w:r>
      <w:r w:rsidR="00AE2F39" w:rsidRPr="006D44BB">
        <w:t>№</w:t>
      </w:r>
      <w:r w:rsidR="000B23BE" w:rsidRPr="006D44BB">
        <w:t xml:space="preserve"> 644 </w:t>
      </w:r>
      <w:r w:rsidR="001A6C4C" w:rsidRPr="006D44BB">
        <w:t>«</w:t>
      </w:r>
      <w:r w:rsidR="000B23BE" w:rsidRPr="006D44BB">
        <w:t xml:space="preserve">Об утверждении Правил холодного водоснабжения и </w:t>
      </w:r>
      <w:r w:rsidR="00F00180" w:rsidRPr="006D44BB">
        <w:t xml:space="preserve">водоотведения </w:t>
      </w:r>
      <w:r w:rsidR="00E96998" w:rsidRPr="006D44BB">
        <w:t xml:space="preserve">и </w:t>
      </w:r>
      <w:r w:rsidR="000B23BE" w:rsidRPr="006D44BB">
        <w:t>о внесении изменений в некоторые акты Правительства Российской Федерации</w:t>
      </w:r>
      <w:r w:rsidR="00E6639B" w:rsidRPr="006D44BB">
        <w:t>»</w:t>
      </w:r>
    </w:p>
    <w:p w:rsidR="000B23BE" w:rsidRPr="004505C1" w:rsidRDefault="00227FA2" w:rsidP="00142FBE">
      <w:pPr>
        <w:ind w:firstLine="709"/>
        <w:jc w:val="both"/>
      </w:pPr>
      <w:r w:rsidRPr="006D44BB">
        <w:t>[</w:t>
      </w:r>
      <w:r w:rsidR="004C3A2F" w:rsidRPr="006D44BB">
        <w:t>10</w:t>
      </w:r>
      <w:r w:rsidRPr="006D44BB">
        <w:t>]</w:t>
      </w:r>
      <w:r w:rsidR="000B23BE" w:rsidRPr="006D44BB">
        <w:t xml:space="preserve"> Постановление Правительства Российской Федерации от 4 сентября </w:t>
      </w:r>
      <w:r w:rsidR="000B23BE" w:rsidRPr="004505C1">
        <w:t>2013</w:t>
      </w:r>
      <w:r w:rsidR="004B1C9A" w:rsidRPr="004505C1">
        <w:t xml:space="preserve"> </w:t>
      </w:r>
      <w:r w:rsidR="000B23BE" w:rsidRPr="004505C1">
        <w:t xml:space="preserve">г. </w:t>
      </w:r>
      <w:r w:rsidR="006D44BB">
        <w:t xml:space="preserve">      </w:t>
      </w:r>
      <w:r w:rsidR="000B23BE" w:rsidRPr="004505C1">
        <w:t>№</w:t>
      </w:r>
      <w:r w:rsidR="004B1C9A" w:rsidRPr="004505C1">
        <w:t xml:space="preserve"> </w:t>
      </w:r>
      <w:r w:rsidR="000B23BE" w:rsidRPr="004505C1">
        <w:t>776 «Об утверждении Правил организации коммерческого учета воды, сточных вод»</w:t>
      </w:r>
    </w:p>
    <w:p w:rsidR="00DC69E3" w:rsidRPr="004505C1" w:rsidRDefault="00227FA2" w:rsidP="00142FBE">
      <w:pPr>
        <w:ind w:firstLine="709"/>
        <w:jc w:val="both"/>
      </w:pPr>
      <w:r w:rsidRPr="004505C1">
        <w:t>[</w:t>
      </w:r>
      <w:r w:rsidR="004C3A2F" w:rsidRPr="004505C1">
        <w:t>11</w:t>
      </w:r>
      <w:r w:rsidRPr="004505C1">
        <w:t xml:space="preserve">] </w:t>
      </w:r>
      <w:r w:rsidR="00DC69E3" w:rsidRPr="004505C1">
        <w:t>Федеральный закон от 30</w:t>
      </w:r>
      <w:r w:rsidR="00B42718" w:rsidRPr="004505C1">
        <w:t xml:space="preserve"> марта </w:t>
      </w:r>
      <w:r w:rsidR="00DC69E3" w:rsidRPr="004505C1">
        <w:t xml:space="preserve">1999 </w:t>
      </w:r>
      <w:r w:rsidR="00B42718" w:rsidRPr="004505C1">
        <w:t xml:space="preserve">г. </w:t>
      </w:r>
      <w:r w:rsidR="00DC69E3" w:rsidRPr="004505C1">
        <w:t>№ 52-ФЗ «О санитарно-эпидемиолог</w:t>
      </w:r>
      <w:r w:rsidR="00B42718" w:rsidRPr="004505C1">
        <w:t>ическом благополучии населения»</w:t>
      </w:r>
    </w:p>
    <w:p w:rsidR="003E5650" w:rsidRPr="004505C1" w:rsidRDefault="00227FA2" w:rsidP="00142FBE">
      <w:pPr>
        <w:ind w:firstLine="709"/>
        <w:jc w:val="both"/>
      </w:pPr>
      <w:r w:rsidRPr="004505C1">
        <w:t>[</w:t>
      </w:r>
      <w:r w:rsidR="004C3A2F" w:rsidRPr="004505C1">
        <w:t>12</w:t>
      </w:r>
      <w:r w:rsidRPr="004505C1">
        <w:t xml:space="preserve">] </w:t>
      </w:r>
      <w:r w:rsidR="003E5650" w:rsidRPr="004505C1">
        <w:t>СП 40-102-2000 Проектирование и монтаж трубопроводов систем водоснабжения и канализации из полимерных материалов. Общие требования</w:t>
      </w:r>
    </w:p>
    <w:p w:rsidR="003E5650" w:rsidRPr="004505C1" w:rsidRDefault="00227FA2" w:rsidP="00142FBE">
      <w:pPr>
        <w:ind w:firstLine="709"/>
        <w:jc w:val="both"/>
      </w:pPr>
      <w:r w:rsidRPr="004505C1">
        <w:t>[</w:t>
      </w:r>
      <w:r w:rsidR="004C3A2F" w:rsidRPr="004505C1">
        <w:t>13</w:t>
      </w:r>
      <w:r w:rsidRPr="004505C1">
        <w:t xml:space="preserve">] </w:t>
      </w:r>
      <w:r w:rsidR="003E5650" w:rsidRPr="004505C1">
        <w:t xml:space="preserve">СП 40-107-2003 Проектирование, монтаж и эксплуатация систем внутренней канализации из полипропиленовых труб </w:t>
      </w:r>
    </w:p>
    <w:p w:rsidR="00A06FD7" w:rsidRPr="004505C1" w:rsidRDefault="00A06FD7" w:rsidP="00142FBE">
      <w:pPr>
        <w:ind w:firstLine="709"/>
        <w:jc w:val="both"/>
      </w:pPr>
      <w:r w:rsidRPr="004505C1">
        <w:t>[14] Единые санитарно-эпидемиологические и гигиенические требования к продукции (товарам), подлежащей санитарно-эпидемиологическому надзору (контролю) (утвержден</w:t>
      </w:r>
      <w:r w:rsidR="00B42718" w:rsidRPr="004505C1">
        <w:t>ы</w:t>
      </w:r>
      <w:r w:rsidRPr="004505C1">
        <w:t xml:space="preserve"> Решением Комиссии Таможенного союза от 28 мая 2010 г. </w:t>
      </w:r>
      <w:r w:rsidR="004B1C9A" w:rsidRPr="004505C1">
        <w:t>№</w:t>
      </w:r>
      <w:r w:rsidRPr="004505C1">
        <w:t xml:space="preserve"> 299)</w:t>
      </w:r>
    </w:p>
    <w:p w:rsidR="007D33BD" w:rsidRPr="004505C1" w:rsidRDefault="007D33BD" w:rsidP="00142FBE">
      <w:pPr>
        <w:ind w:firstLine="709"/>
        <w:jc w:val="both"/>
      </w:pPr>
      <w:r w:rsidRPr="004505C1">
        <w:t>[15] Постановление Правительства Российской Федерации от 18</w:t>
      </w:r>
      <w:r w:rsidR="00B42718" w:rsidRPr="004505C1">
        <w:t xml:space="preserve"> ноября </w:t>
      </w:r>
      <w:r w:rsidRPr="004505C1">
        <w:t xml:space="preserve">2013 </w:t>
      </w:r>
      <w:r w:rsidR="00B42718" w:rsidRPr="004505C1">
        <w:t xml:space="preserve">г. </w:t>
      </w:r>
      <w:r w:rsidR="006D44BB">
        <w:t xml:space="preserve">         </w:t>
      </w:r>
      <w:r w:rsidRPr="004505C1">
        <w:t>№ 1034 «О коммерческом учете тепловой энергии, теплоносителя»</w:t>
      </w:r>
    </w:p>
    <w:p w:rsidR="007D33BD" w:rsidRDefault="00E96998" w:rsidP="00142FBE">
      <w:pPr>
        <w:ind w:firstLine="709"/>
        <w:jc w:val="both"/>
      </w:pPr>
      <w:r w:rsidRPr="004505C1">
        <w:t xml:space="preserve">[16] СП 31-108-2002 </w:t>
      </w:r>
      <w:r w:rsidR="007D33BD" w:rsidRPr="004505C1">
        <w:t>Мусоропроводы жилых и о</w:t>
      </w:r>
      <w:r w:rsidRPr="004505C1">
        <w:t>бщественных зданий и сооружений</w:t>
      </w:r>
    </w:p>
    <w:p w:rsidR="00FE165B" w:rsidRPr="00FE165B" w:rsidRDefault="00FE165B" w:rsidP="00FE165B">
      <w:pPr>
        <w:ind w:firstLine="709"/>
        <w:jc w:val="both"/>
      </w:pPr>
      <w:r w:rsidRPr="00FE165B">
        <w:t>[17] СанПиН 2.1.3684-21 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</w:p>
    <w:p w:rsidR="00FE165B" w:rsidRPr="00FE165B" w:rsidRDefault="00FE165B" w:rsidP="00FE165B">
      <w:pPr>
        <w:ind w:firstLine="709"/>
        <w:jc w:val="both"/>
      </w:pPr>
      <w:r w:rsidRPr="00FE165B">
        <w:t>[18] СанПиН 1.2.3685-21 Гигиенические нормативы и требования к обеспечению безопасности и (или) безвредности для человека факторов среды обитания</w:t>
      </w:r>
    </w:p>
    <w:p w:rsidR="00FE165B" w:rsidRPr="00FE165B" w:rsidRDefault="00FE165B" w:rsidP="00FE165B">
      <w:pPr>
        <w:ind w:firstLine="709"/>
        <w:jc w:val="both"/>
      </w:pPr>
      <w:r w:rsidRPr="00FE165B">
        <w:t>[19] СанПиН 2.2.1/2.1.1.1200-03 Санитарно-защитные зоны и санитарная классификация предприятий, сооружений и иных объектов</w:t>
      </w:r>
    </w:p>
    <w:p w:rsidR="00FE165B" w:rsidRDefault="00FE165B" w:rsidP="00FE165B">
      <w:pPr>
        <w:ind w:firstLine="709"/>
        <w:jc w:val="both"/>
      </w:pPr>
      <w:r w:rsidRPr="00FE165B">
        <w:lastRenderedPageBreak/>
        <w:t>[20] СП 2.1.3678-20 Санитарно-эпидемиологические требования к эксплуатации помещений, зданий, сооружений, оборудования и транспорта, а также условиям деятельности хозяйствующих субъектов, осуществляющих продажу товаров, выполнение работ или оказание услуг</w:t>
      </w:r>
    </w:p>
    <w:p w:rsidR="00FE165B" w:rsidRPr="00FE165B" w:rsidRDefault="00FE165B" w:rsidP="00FE165B">
      <w:pPr>
        <w:ind w:firstLine="709"/>
        <w:jc w:val="both"/>
        <w:rPr>
          <w:b/>
          <w:bCs/>
        </w:rPr>
      </w:pPr>
      <w:r w:rsidRPr="00FE165B">
        <w:rPr>
          <w:b/>
          <w:bCs/>
        </w:rPr>
        <w:t>[17]–[20] (Введены дополнительно, Изм. № 3).</w:t>
      </w:r>
    </w:p>
    <w:p w:rsidR="006D44BB" w:rsidRPr="004505C1" w:rsidRDefault="006D44BB" w:rsidP="006D44BB">
      <w:pPr>
        <w:pStyle w:val="formattext"/>
        <w:spacing w:before="0" w:after="0"/>
        <w:ind w:firstLine="709"/>
        <w:jc w:val="both"/>
      </w:pPr>
      <w:r w:rsidRPr="006D44BB">
        <w:rPr>
          <w:b/>
        </w:rPr>
        <w:t xml:space="preserve">Библиография </w:t>
      </w:r>
      <w:r w:rsidRPr="00E227BF">
        <w:rPr>
          <w:b/>
        </w:rPr>
        <w:t>(Измененная редакция, Изм. № 2</w:t>
      </w:r>
      <w:r w:rsidR="00FE165B">
        <w:rPr>
          <w:b/>
        </w:rPr>
        <w:t>, № 3</w:t>
      </w:r>
      <w:r w:rsidRPr="00E227BF">
        <w:rPr>
          <w:b/>
        </w:rPr>
        <w:t>).</w:t>
      </w:r>
    </w:p>
    <w:p w:rsidR="007D33BD" w:rsidRPr="004505C1" w:rsidRDefault="007D33BD" w:rsidP="00142FBE">
      <w:pPr>
        <w:ind w:firstLine="709"/>
        <w:jc w:val="both"/>
      </w:pPr>
    </w:p>
    <w:p w:rsidR="00CB5F82" w:rsidRPr="004505C1" w:rsidRDefault="00551BCD" w:rsidP="00142FBE">
      <w:pPr>
        <w:ind w:left="426" w:hanging="426"/>
        <w:jc w:val="both"/>
        <w:rPr>
          <w:rFonts w:ascii="Arial" w:hAnsi="Arial" w:cs="Arial"/>
        </w:rPr>
      </w:pPr>
      <w:r w:rsidRPr="004505C1">
        <w:br w:type="page"/>
      </w:r>
    </w:p>
    <w:tbl>
      <w:tblPr>
        <w:tblW w:w="9639" w:type="dxa"/>
        <w:tblInd w:w="108" w:type="dxa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4828"/>
        <w:gridCol w:w="4811"/>
      </w:tblGrid>
      <w:tr w:rsidR="00D3014F" w:rsidRPr="004505C1" w:rsidTr="00B95963">
        <w:tc>
          <w:tcPr>
            <w:tcW w:w="4828" w:type="dxa"/>
            <w:shd w:val="clear" w:color="auto" w:fill="auto"/>
          </w:tcPr>
          <w:p w:rsidR="00CB5F82" w:rsidRPr="004505C1" w:rsidRDefault="00CB5F82" w:rsidP="00142FBE">
            <w:pPr>
              <w:spacing w:before="60"/>
              <w:jc w:val="both"/>
            </w:pPr>
            <w:r w:rsidRPr="004505C1">
              <w:lastRenderedPageBreak/>
              <w:t>УДК 696.1</w:t>
            </w:r>
          </w:p>
        </w:tc>
        <w:tc>
          <w:tcPr>
            <w:tcW w:w="4811" w:type="dxa"/>
            <w:shd w:val="clear" w:color="auto" w:fill="auto"/>
          </w:tcPr>
          <w:p w:rsidR="00B42718" w:rsidRPr="004505C1" w:rsidRDefault="00B42718" w:rsidP="00142FBE">
            <w:pPr>
              <w:spacing w:before="60"/>
              <w:jc w:val="both"/>
            </w:pPr>
            <w:r w:rsidRPr="004505C1">
              <w:t xml:space="preserve">         </w:t>
            </w:r>
            <w:r w:rsidR="00404555" w:rsidRPr="004505C1">
              <w:t xml:space="preserve">                               </w:t>
            </w:r>
            <w:r w:rsidRPr="004505C1">
              <w:t xml:space="preserve">    </w:t>
            </w:r>
            <w:r w:rsidR="00CB5F82" w:rsidRPr="004505C1">
              <w:t>ОКС 91.140.6</w:t>
            </w:r>
            <w:r w:rsidR="008B33D5" w:rsidRPr="004505C1">
              <w:t>0</w:t>
            </w:r>
          </w:p>
          <w:p w:rsidR="00B42718" w:rsidRPr="004505C1" w:rsidRDefault="00B42718" w:rsidP="00142FBE">
            <w:pPr>
              <w:spacing w:before="60"/>
              <w:jc w:val="both"/>
            </w:pPr>
            <w:r w:rsidRPr="004505C1">
              <w:t xml:space="preserve">                                                     91.140.70</w:t>
            </w:r>
          </w:p>
          <w:p w:rsidR="00CB5F82" w:rsidRPr="004505C1" w:rsidRDefault="00B42718" w:rsidP="00142FBE">
            <w:pPr>
              <w:spacing w:before="60"/>
              <w:jc w:val="both"/>
            </w:pPr>
            <w:r w:rsidRPr="004505C1">
              <w:t xml:space="preserve">                                                     </w:t>
            </w:r>
            <w:r w:rsidR="00CB5F82" w:rsidRPr="004505C1">
              <w:t>91.140.80</w:t>
            </w:r>
          </w:p>
        </w:tc>
      </w:tr>
    </w:tbl>
    <w:p w:rsidR="00CB5F82" w:rsidRPr="004505C1" w:rsidRDefault="00CB5F82" w:rsidP="00142FBE">
      <w:pPr>
        <w:jc w:val="both"/>
      </w:pPr>
    </w:p>
    <w:tbl>
      <w:tblPr>
        <w:tblW w:w="9639" w:type="dxa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D3014F" w:rsidRPr="004505C1" w:rsidTr="00B95963">
        <w:tc>
          <w:tcPr>
            <w:tcW w:w="9639" w:type="dxa"/>
            <w:shd w:val="clear" w:color="auto" w:fill="auto"/>
          </w:tcPr>
          <w:p w:rsidR="00CB5F82" w:rsidRPr="004505C1" w:rsidRDefault="00CB5F82" w:rsidP="00142FBE">
            <w:pPr>
              <w:shd w:val="clear" w:color="auto" w:fill="FFFFFF"/>
              <w:spacing w:after="120"/>
              <w:ind w:right="34"/>
              <w:jc w:val="both"/>
              <w:rPr>
                <w:rFonts w:ascii="Arial" w:hAnsi="Arial" w:cs="Arial"/>
              </w:rPr>
            </w:pPr>
            <w:r w:rsidRPr="004505C1">
              <w:t xml:space="preserve">Ключевые слова: </w:t>
            </w:r>
            <w:r w:rsidR="000D654E" w:rsidRPr="004505C1">
              <w:t>внутренн</w:t>
            </w:r>
            <w:r w:rsidR="002E1428" w:rsidRPr="004505C1">
              <w:t>яя</w:t>
            </w:r>
            <w:r w:rsidR="000D654E" w:rsidRPr="004505C1">
              <w:t xml:space="preserve"> </w:t>
            </w:r>
            <w:r w:rsidRPr="004505C1">
              <w:t>систем</w:t>
            </w:r>
            <w:r w:rsidR="002E1428" w:rsidRPr="004505C1">
              <w:t>а</w:t>
            </w:r>
            <w:r w:rsidR="000D654E" w:rsidRPr="004505C1">
              <w:t>,</w:t>
            </w:r>
            <w:r w:rsidRPr="004505C1">
              <w:t xml:space="preserve"> </w:t>
            </w:r>
            <w:r w:rsidR="00756A13" w:rsidRPr="004505C1">
              <w:t xml:space="preserve">водопровод, </w:t>
            </w:r>
            <w:r w:rsidR="000D654E" w:rsidRPr="004505C1">
              <w:t>водоотведени</w:t>
            </w:r>
            <w:r w:rsidR="00756A13" w:rsidRPr="004505C1">
              <w:t>е</w:t>
            </w:r>
            <w:r w:rsidRPr="004505C1">
              <w:t xml:space="preserve">, </w:t>
            </w:r>
            <w:r w:rsidR="000D654E" w:rsidRPr="004505C1">
              <w:t>канализация, здани</w:t>
            </w:r>
            <w:r w:rsidR="00756A13" w:rsidRPr="004505C1">
              <w:t>е</w:t>
            </w:r>
            <w:r w:rsidR="000D654E" w:rsidRPr="004505C1">
              <w:t xml:space="preserve">, </w:t>
            </w:r>
            <w:r w:rsidRPr="004505C1">
              <w:t xml:space="preserve">водопотребление, горячее </w:t>
            </w:r>
            <w:r w:rsidR="00756A13" w:rsidRPr="004505C1">
              <w:t xml:space="preserve">и холодное </w:t>
            </w:r>
            <w:r w:rsidRPr="004505C1">
              <w:t>водоснабжение, теплота, трубопровод, арматура, насосные установки, водосток</w:t>
            </w:r>
          </w:p>
        </w:tc>
      </w:tr>
    </w:tbl>
    <w:p w:rsidR="00551BCD" w:rsidRPr="004505C1" w:rsidRDefault="00551BCD" w:rsidP="00142FBE">
      <w:pPr>
        <w:shd w:val="clear" w:color="auto" w:fill="FFFFFF"/>
        <w:spacing w:before="120"/>
        <w:jc w:val="both"/>
        <w:rPr>
          <w:rFonts w:ascii="Arial" w:hAnsi="Arial" w:cs="Arial"/>
        </w:rPr>
      </w:pPr>
    </w:p>
    <w:p w:rsidR="000B23BE" w:rsidRPr="004505C1" w:rsidRDefault="000B23BE" w:rsidP="00142FBE">
      <w:pPr>
        <w:jc w:val="both"/>
      </w:pPr>
    </w:p>
    <w:p w:rsidR="00585519" w:rsidRPr="004505C1" w:rsidRDefault="00585519" w:rsidP="00142FBE">
      <w:pPr>
        <w:jc w:val="both"/>
      </w:pPr>
    </w:p>
    <w:p w:rsidR="00585519" w:rsidRPr="004505C1" w:rsidRDefault="00585519" w:rsidP="00142FBE">
      <w:pPr>
        <w:suppressAutoHyphens/>
        <w:jc w:val="both"/>
        <w:rPr>
          <w:rFonts w:eastAsia="Arial Unicode MS"/>
          <w:kern w:val="2"/>
        </w:rPr>
      </w:pPr>
      <w:r w:rsidRPr="004505C1">
        <w:rPr>
          <w:rFonts w:eastAsia="Arial Unicode MS"/>
          <w:kern w:val="2"/>
        </w:rPr>
        <w:t>Руководитель организации-разработчика</w:t>
      </w:r>
    </w:p>
    <w:p w:rsidR="00585519" w:rsidRPr="004505C1" w:rsidRDefault="00585519" w:rsidP="00142FBE">
      <w:pPr>
        <w:suppressAutoHyphens/>
        <w:jc w:val="both"/>
        <w:rPr>
          <w:rFonts w:eastAsia="Arial Unicode MS"/>
          <w:kern w:val="2"/>
        </w:rPr>
      </w:pPr>
    </w:p>
    <w:p w:rsidR="00585519" w:rsidRPr="004505C1" w:rsidRDefault="00585519" w:rsidP="00142FBE">
      <w:pPr>
        <w:suppressAutoHyphens/>
        <w:jc w:val="both"/>
        <w:rPr>
          <w:rFonts w:eastAsia="Arial Unicode MS"/>
          <w:kern w:val="2"/>
        </w:rPr>
      </w:pPr>
      <w:r w:rsidRPr="004505C1">
        <w:rPr>
          <w:rFonts w:eastAsia="Arial Unicode MS"/>
          <w:kern w:val="2"/>
          <w:u w:val="single"/>
        </w:rPr>
        <w:t>НИИСФ РААСН</w:t>
      </w:r>
      <w:r w:rsidR="00E96998" w:rsidRPr="004505C1">
        <w:rPr>
          <w:rFonts w:eastAsia="Arial Unicode MS"/>
          <w:kern w:val="2"/>
          <w:u w:val="single"/>
        </w:rPr>
        <w:t xml:space="preserve">              </w:t>
      </w:r>
      <w:r w:rsidRPr="004505C1">
        <w:rPr>
          <w:rFonts w:eastAsia="Arial Unicode MS"/>
          <w:kern w:val="2"/>
        </w:rPr>
        <w:t xml:space="preserve">           </w:t>
      </w:r>
      <w:r w:rsidRPr="004505C1">
        <w:rPr>
          <w:rFonts w:eastAsia="Arial Unicode MS"/>
          <w:kern w:val="2"/>
          <w:u w:val="single"/>
        </w:rPr>
        <w:t xml:space="preserve"> директор   </w:t>
      </w:r>
      <w:r w:rsidRPr="004505C1">
        <w:rPr>
          <w:rFonts w:eastAsia="Arial Unicode MS"/>
          <w:kern w:val="2"/>
        </w:rPr>
        <w:t xml:space="preserve">           ______________       И. Л. Шубин</w:t>
      </w:r>
      <w:r w:rsidRPr="004505C1">
        <w:rPr>
          <w:rFonts w:eastAsia="Arial Unicode MS"/>
          <w:kern w:val="2"/>
        </w:rPr>
        <w:tab/>
      </w:r>
    </w:p>
    <w:p w:rsidR="00585519" w:rsidRPr="004505C1" w:rsidRDefault="00585519" w:rsidP="00142FBE">
      <w:pPr>
        <w:suppressAutoHyphens/>
        <w:jc w:val="both"/>
        <w:rPr>
          <w:rFonts w:eastAsia="Arial Unicode MS"/>
          <w:i/>
          <w:kern w:val="2"/>
          <w:sz w:val="20"/>
        </w:rPr>
      </w:pPr>
      <w:r w:rsidRPr="004505C1">
        <w:rPr>
          <w:rFonts w:eastAsia="Arial Unicode MS"/>
          <w:i/>
          <w:kern w:val="2"/>
          <w:sz w:val="20"/>
        </w:rPr>
        <w:t>наименование организации</w:t>
      </w:r>
      <w:r w:rsidRPr="004505C1">
        <w:rPr>
          <w:rFonts w:eastAsia="Arial Unicode MS"/>
          <w:i/>
          <w:kern w:val="2"/>
          <w:sz w:val="20"/>
        </w:rPr>
        <w:tab/>
        <w:t xml:space="preserve">           должность                    личная подпись</w:t>
      </w:r>
      <w:r w:rsidRPr="004505C1">
        <w:rPr>
          <w:rFonts w:eastAsia="Arial Unicode MS"/>
          <w:i/>
          <w:kern w:val="2"/>
          <w:sz w:val="20"/>
        </w:rPr>
        <w:tab/>
        <w:t>инициалы, фамилия</w:t>
      </w:r>
    </w:p>
    <w:p w:rsidR="00585519" w:rsidRPr="004505C1" w:rsidRDefault="00585519" w:rsidP="00142FBE">
      <w:pPr>
        <w:suppressAutoHyphens/>
        <w:jc w:val="both"/>
        <w:rPr>
          <w:rFonts w:eastAsia="Arial Unicode MS"/>
          <w:kern w:val="2"/>
        </w:rPr>
      </w:pPr>
    </w:p>
    <w:p w:rsidR="00585519" w:rsidRPr="004505C1" w:rsidRDefault="00585519" w:rsidP="00142FBE">
      <w:pPr>
        <w:suppressAutoHyphens/>
        <w:jc w:val="both"/>
        <w:rPr>
          <w:rFonts w:eastAsia="Arial Unicode MS"/>
          <w:kern w:val="2"/>
        </w:rPr>
      </w:pPr>
      <w:r w:rsidRPr="004505C1">
        <w:rPr>
          <w:rFonts w:eastAsia="Arial Unicode MS"/>
          <w:kern w:val="2"/>
        </w:rPr>
        <w:t xml:space="preserve">Руководитель разработки          </w:t>
      </w:r>
      <w:r w:rsidR="00E96998" w:rsidRPr="004505C1">
        <w:rPr>
          <w:rFonts w:eastAsia="Arial Unicode MS"/>
          <w:kern w:val="2"/>
          <w:u w:val="single"/>
        </w:rPr>
        <w:t xml:space="preserve">  </w:t>
      </w:r>
      <w:r w:rsidRPr="004505C1">
        <w:rPr>
          <w:rFonts w:eastAsia="Arial Unicode MS"/>
          <w:kern w:val="2"/>
          <w:u w:val="single"/>
        </w:rPr>
        <w:t xml:space="preserve"> </w:t>
      </w:r>
      <w:r w:rsidR="00E96998" w:rsidRPr="004505C1">
        <w:rPr>
          <w:rFonts w:eastAsia="Arial Unicode MS"/>
          <w:kern w:val="2"/>
          <w:u w:val="single"/>
        </w:rPr>
        <w:t>зав. лаб.</w:t>
      </w:r>
      <w:r w:rsidRPr="004505C1">
        <w:rPr>
          <w:rFonts w:eastAsia="Arial Unicode MS"/>
          <w:kern w:val="2"/>
          <w:u w:val="single"/>
        </w:rPr>
        <w:t xml:space="preserve">   </w:t>
      </w:r>
      <w:r w:rsidRPr="004505C1">
        <w:rPr>
          <w:rFonts w:eastAsia="Arial Unicode MS"/>
          <w:kern w:val="2"/>
        </w:rPr>
        <w:t xml:space="preserve">              _____________      Д. Б. Фрог</w:t>
      </w:r>
    </w:p>
    <w:p w:rsidR="00585519" w:rsidRPr="00D3014F" w:rsidRDefault="00585519" w:rsidP="00142FBE">
      <w:pPr>
        <w:suppressAutoHyphens/>
        <w:jc w:val="both"/>
        <w:rPr>
          <w:rFonts w:eastAsia="Arial Unicode MS"/>
          <w:i/>
          <w:kern w:val="2"/>
          <w:sz w:val="20"/>
        </w:rPr>
      </w:pPr>
      <w:r w:rsidRPr="004505C1">
        <w:rPr>
          <w:rFonts w:eastAsia="Arial Unicode MS"/>
          <w:kern w:val="2"/>
        </w:rPr>
        <w:tab/>
        <w:t xml:space="preserve">             </w:t>
      </w:r>
      <w:r w:rsidRPr="004505C1">
        <w:rPr>
          <w:rFonts w:eastAsia="Arial Unicode MS"/>
          <w:kern w:val="2"/>
        </w:rPr>
        <w:tab/>
        <w:t xml:space="preserve">                    </w:t>
      </w:r>
      <w:r w:rsidRPr="004505C1">
        <w:rPr>
          <w:rFonts w:eastAsia="Arial Unicode MS"/>
          <w:i/>
          <w:kern w:val="2"/>
          <w:sz w:val="20"/>
        </w:rPr>
        <w:t>должность                      личная подпись</w:t>
      </w:r>
      <w:r w:rsidRPr="004505C1">
        <w:rPr>
          <w:rFonts w:eastAsia="Arial Unicode MS"/>
          <w:i/>
          <w:kern w:val="2"/>
          <w:sz w:val="20"/>
        </w:rPr>
        <w:tab/>
        <w:t xml:space="preserve"> инициалы, фамилия</w:t>
      </w:r>
    </w:p>
    <w:p w:rsidR="00585519" w:rsidRPr="00D3014F" w:rsidRDefault="00585519" w:rsidP="00142FBE">
      <w:pPr>
        <w:jc w:val="both"/>
      </w:pPr>
    </w:p>
    <w:sectPr w:rsidR="00585519" w:rsidRPr="00D3014F" w:rsidSect="00B95A02">
      <w:headerReference w:type="default" r:id="rId26"/>
      <w:footerReference w:type="default" r:id="rId27"/>
      <w:pgSz w:w="11906" w:h="16838"/>
      <w:pgMar w:top="1134" w:right="850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4352" w:rsidRDefault="00864352">
      <w:r>
        <w:separator/>
      </w:r>
    </w:p>
  </w:endnote>
  <w:endnote w:type="continuationSeparator" w:id="0">
    <w:p w:rsidR="00864352" w:rsidRDefault="0086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747016"/>
      <w:docPartObj>
        <w:docPartGallery w:val="Page Numbers (Bottom of Page)"/>
        <w:docPartUnique/>
      </w:docPartObj>
    </w:sdtPr>
    <w:sdtContent>
      <w:p w:rsidR="00864352" w:rsidRDefault="00864352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40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4352" w:rsidRDefault="00864352">
    <w:pPr>
      <w:pStyle w:val="aa"/>
      <w:jc w:val="right"/>
    </w:pPr>
  </w:p>
  <w:p w:rsidR="00864352" w:rsidRPr="00CC1549" w:rsidRDefault="00864352" w:rsidP="00CC1549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4352" w:rsidRDefault="00864352" w:rsidP="00955F77">
    <w:pPr>
      <w:pStyle w:val="aa"/>
      <w:jc w:val="right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>
      <w:rPr>
        <w:noProof/>
      </w:rPr>
      <w:t>V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4352" w:rsidRDefault="00864352">
    <w:pPr>
      <w:pStyle w:val="aa"/>
      <w:jc w:val="right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>
      <w:rPr>
        <w:noProof/>
      </w:rPr>
      <w:t>41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4352" w:rsidRDefault="00864352">
      <w:r>
        <w:separator/>
      </w:r>
    </w:p>
  </w:footnote>
  <w:footnote w:type="continuationSeparator" w:id="0">
    <w:p w:rsidR="00864352" w:rsidRDefault="00864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4352" w:rsidRDefault="00864352" w:rsidP="00955F77">
    <w:pPr>
      <w:pStyle w:val="a9"/>
      <w:rPr>
        <w:b/>
        <w:bCs/>
      </w:rPr>
    </w:pPr>
    <w:r>
      <w:rPr>
        <w:b/>
        <w:bCs/>
      </w:rPr>
      <w:t>СП 30.13330.2020</w:t>
    </w:r>
  </w:p>
  <w:p w:rsidR="00864352" w:rsidRDefault="00864352" w:rsidP="00955F7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4352" w:rsidRDefault="00864352" w:rsidP="00955F77">
    <w:pPr>
      <w:pStyle w:val="a9"/>
      <w:tabs>
        <w:tab w:val="clear" w:pos="4677"/>
        <w:tab w:val="clear" w:pos="9355"/>
        <w:tab w:val="left" w:pos="2796"/>
      </w:tabs>
      <w:jc w:val="right"/>
      <w:rPr>
        <w:b/>
        <w:bCs/>
      </w:rPr>
    </w:pPr>
    <w:r>
      <w:rPr>
        <w:b/>
        <w:bCs/>
      </w:rPr>
      <w:t>СП 30.13330.2020</w:t>
    </w:r>
  </w:p>
  <w:p w:rsidR="00864352" w:rsidRDefault="00864352" w:rsidP="00955F77">
    <w:pPr>
      <w:pStyle w:val="a9"/>
      <w:tabs>
        <w:tab w:val="clear" w:pos="4677"/>
        <w:tab w:val="clear" w:pos="9355"/>
        <w:tab w:val="left" w:pos="2796"/>
      </w:tabs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4352" w:rsidRDefault="00864352" w:rsidP="00955F77">
    <w:pPr>
      <w:pStyle w:val="a9"/>
      <w:tabs>
        <w:tab w:val="clear" w:pos="4677"/>
        <w:tab w:val="clear" w:pos="9355"/>
        <w:tab w:val="left" w:pos="2796"/>
      </w:tabs>
      <w:jc w:val="right"/>
      <w:rPr>
        <w:b/>
        <w:bCs/>
      </w:rPr>
    </w:pPr>
    <w:r>
      <w:rPr>
        <w:b/>
        <w:bCs/>
      </w:rPr>
      <w:t>СП 30.13330.2020</w:t>
    </w:r>
  </w:p>
  <w:p w:rsidR="00864352" w:rsidRDefault="00864352" w:rsidP="0092099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0.75pt;height:20.75pt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8F6A3B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85124C"/>
    <w:multiLevelType w:val="multilevel"/>
    <w:tmpl w:val="3A4E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15D00"/>
    <w:multiLevelType w:val="multilevel"/>
    <w:tmpl w:val="434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54227"/>
    <w:multiLevelType w:val="multilevel"/>
    <w:tmpl w:val="41C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D7206"/>
    <w:multiLevelType w:val="multilevel"/>
    <w:tmpl w:val="558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13EC"/>
    <w:multiLevelType w:val="multilevel"/>
    <w:tmpl w:val="0E98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22863"/>
    <w:multiLevelType w:val="hybridMultilevel"/>
    <w:tmpl w:val="1FB4A764"/>
    <w:lvl w:ilvl="0" w:tplc="5686DC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982678"/>
    <w:multiLevelType w:val="multilevel"/>
    <w:tmpl w:val="0140554E"/>
    <w:lvl w:ilvl="0">
      <w:start w:val="1"/>
      <w:numFmt w:val="bullet"/>
      <w:suff w:val="space"/>
      <w:lvlText w:val=""/>
      <w:lvlJc w:val="left"/>
      <w:pPr>
        <w:ind w:left="227" w:hanging="227"/>
      </w:pPr>
      <w:rPr>
        <w:rFonts w:ascii="Symbol" w:hAnsi="Symbol" w:hint="default"/>
        <w:sz w:val="22"/>
      </w:rPr>
    </w:lvl>
    <w:lvl w:ilvl="1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1753122F"/>
    <w:multiLevelType w:val="multilevel"/>
    <w:tmpl w:val="A02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078DE"/>
    <w:multiLevelType w:val="hybridMultilevel"/>
    <w:tmpl w:val="487C38EA"/>
    <w:lvl w:ilvl="0" w:tplc="67E43290">
      <w:start w:val="1"/>
      <w:numFmt w:val="decimal"/>
      <w:lvlText w:val="%1."/>
      <w:lvlJc w:val="center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596257"/>
    <w:multiLevelType w:val="hybridMultilevel"/>
    <w:tmpl w:val="87E029D4"/>
    <w:lvl w:ilvl="0" w:tplc="23C0FF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BC86D24"/>
    <w:multiLevelType w:val="hybridMultilevel"/>
    <w:tmpl w:val="B7F6E296"/>
    <w:lvl w:ilvl="0" w:tplc="67E43290">
      <w:start w:val="1"/>
      <w:numFmt w:val="decimal"/>
      <w:lvlText w:val="%1."/>
      <w:lvlJc w:val="center"/>
      <w:pPr>
        <w:ind w:left="213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1E1E113A"/>
    <w:multiLevelType w:val="multilevel"/>
    <w:tmpl w:val="3878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21AC4"/>
    <w:multiLevelType w:val="multilevel"/>
    <w:tmpl w:val="FFF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3006E"/>
    <w:multiLevelType w:val="hybridMultilevel"/>
    <w:tmpl w:val="3514C66E"/>
    <w:lvl w:ilvl="0" w:tplc="F57085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584C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8CC9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305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9270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A8E4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9CDF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6678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3EC9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3AC102C"/>
    <w:multiLevelType w:val="multilevel"/>
    <w:tmpl w:val="1B1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C7087"/>
    <w:multiLevelType w:val="multilevel"/>
    <w:tmpl w:val="675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C1C9C"/>
    <w:multiLevelType w:val="multilevel"/>
    <w:tmpl w:val="96B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B4A6C"/>
    <w:multiLevelType w:val="hybridMultilevel"/>
    <w:tmpl w:val="B1245A44"/>
    <w:lvl w:ilvl="0" w:tplc="017C6B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DF5325F"/>
    <w:multiLevelType w:val="hybridMultilevel"/>
    <w:tmpl w:val="22963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C7BFD"/>
    <w:multiLevelType w:val="hybridMultilevel"/>
    <w:tmpl w:val="8182D820"/>
    <w:lvl w:ilvl="0" w:tplc="AE4067D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437D5622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827"/>
        </w:tabs>
        <w:ind w:left="4827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35"/>
        </w:tabs>
        <w:ind w:left="635" w:hanging="576"/>
      </w:pPr>
      <w:rPr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79"/>
        </w:tabs>
        <w:ind w:left="779" w:hanging="720"/>
      </w:pPr>
      <w:rPr>
        <w:rFonts w:ascii="Times New Roman" w:hAnsi="Times New Roman"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923"/>
        </w:tabs>
        <w:ind w:left="923" w:hanging="864"/>
      </w:pPr>
      <w:rPr>
        <w:rFonts w:ascii="Times New Roman" w:hAnsi="Times New Roman"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67"/>
        </w:tabs>
        <w:ind w:left="1067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211"/>
        </w:tabs>
        <w:ind w:left="1211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7823"/>
        </w:tabs>
        <w:ind w:left="7823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267"/>
        </w:tabs>
        <w:ind w:left="1267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643"/>
        </w:tabs>
        <w:ind w:left="1643" w:hanging="1584"/>
      </w:pPr>
      <w:rPr>
        <w:rFonts w:ascii="Times New Roman" w:hAnsi="Times New Roman" w:cs="Times New Roman"/>
      </w:rPr>
    </w:lvl>
  </w:abstractNum>
  <w:abstractNum w:abstractNumId="22" w15:restartNumberingAfterBreak="0">
    <w:nsid w:val="51434774"/>
    <w:multiLevelType w:val="hybridMultilevel"/>
    <w:tmpl w:val="E954ED8A"/>
    <w:lvl w:ilvl="0" w:tplc="C234F8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4672B95"/>
    <w:multiLevelType w:val="hybridMultilevel"/>
    <w:tmpl w:val="18860FB2"/>
    <w:lvl w:ilvl="0" w:tplc="6A1410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521188C"/>
    <w:multiLevelType w:val="multilevel"/>
    <w:tmpl w:val="C834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2F03D9"/>
    <w:multiLevelType w:val="hybridMultilevel"/>
    <w:tmpl w:val="DBA29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1631C9"/>
    <w:multiLevelType w:val="multilevel"/>
    <w:tmpl w:val="484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80B09"/>
    <w:multiLevelType w:val="hybridMultilevel"/>
    <w:tmpl w:val="9C887822"/>
    <w:lvl w:ilvl="0" w:tplc="626C4F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6E40770"/>
    <w:multiLevelType w:val="multilevel"/>
    <w:tmpl w:val="1DE0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F3D8A"/>
    <w:multiLevelType w:val="hybridMultilevel"/>
    <w:tmpl w:val="7E8EA7B8"/>
    <w:lvl w:ilvl="0" w:tplc="2E9EBB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A12735F"/>
    <w:multiLevelType w:val="hybridMultilevel"/>
    <w:tmpl w:val="0A5018C6"/>
    <w:lvl w:ilvl="0" w:tplc="DB9A2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A8A020B"/>
    <w:multiLevelType w:val="multilevel"/>
    <w:tmpl w:val="0B307A7E"/>
    <w:lvl w:ilvl="0">
      <w:start w:val="1"/>
      <w:numFmt w:val="bullet"/>
      <w:lvlText w:val="-"/>
      <w:lvlJc w:val="left"/>
      <w:pPr>
        <w:ind w:left="0" w:firstLine="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5E47E26"/>
    <w:multiLevelType w:val="multilevel"/>
    <w:tmpl w:val="833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06BC3"/>
    <w:multiLevelType w:val="multilevel"/>
    <w:tmpl w:val="C62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64E5A"/>
    <w:multiLevelType w:val="hybridMultilevel"/>
    <w:tmpl w:val="4FC0E534"/>
    <w:lvl w:ilvl="0" w:tplc="67E43290">
      <w:start w:val="1"/>
      <w:numFmt w:val="decimal"/>
      <w:lvlText w:val="%1."/>
      <w:lvlJc w:val="center"/>
      <w:pPr>
        <w:ind w:left="249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216" w:hanging="360"/>
      </w:pPr>
    </w:lvl>
    <w:lvl w:ilvl="2" w:tplc="0419001B" w:tentative="1">
      <w:start w:val="1"/>
      <w:numFmt w:val="lowerRoman"/>
      <w:lvlText w:val="%3."/>
      <w:lvlJc w:val="right"/>
      <w:pPr>
        <w:ind w:left="3936" w:hanging="180"/>
      </w:pPr>
    </w:lvl>
    <w:lvl w:ilvl="3" w:tplc="0419000F" w:tentative="1">
      <w:start w:val="1"/>
      <w:numFmt w:val="decimal"/>
      <w:lvlText w:val="%4."/>
      <w:lvlJc w:val="left"/>
      <w:pPr>
        <w:ind w:left="4656" w:hanging="360"/>
      </w:pPr>
    </w:lvl>
    <w:lvl w:ilvl="4" w:tplc="04190019" w:tentative="1">
      <w:start w:val="1"/>
      <w:numFmt w:val="lowerLetter"/>
      <w:lvlText w:val="%5."/>
      <w:lvlJc w:val="left"/>
      <w:pPr>
        <w:ind w:left="5376" w:hanging="360"/>
      </w:pPr>
    </w:lvl>
    <w:lvl w:ilvl="5" w:tplc="0419001B" w:tentative="1">
      <w:start w:val="1"/>
      <w:numFmt w:val="lowerRoman"/>
      <w:lvlText w:val="%6."/>
      <w:lvlJc w:val="right"/>
      <w:pPr>
        <w:ind w:left="6096" w:hanging="180"/>
      </w:pPr>
    </w:lvl>
    <w:lvl w:ilvl="6" w:tplc="0419000F" w:tentative="1">
      <w:start w:val="1"/>
      <w:numFmt w:val="decimal"/>
      <w:lvlText w:val="%7."/>
      <w:lvlJc w:val="left"/>
      <w:pPr>
        <w:ind w:left="6816" w:hanging="360"/>
      </w:pPr>
    </w:lvl>
    <w:lvl w:ilvl="7" w:tplc="04190019" w:tentative="1">
      <w:start w:val="1"/>
      <w:numFmt w:val="lowerLetter"/>
      <w:lvlText w:val="%8."/>
      <w:lvlJc w:val="left"/>
      <w:pPr>
        <w:ind w:left="7536" w:hanging="360"/>
      </w:pPr>
    </w:lvl>
    <w:lvl w:ilvl="8" w:tplc="0419001B" w:tentative="1">
      <w:start w:val="1"/>
      <w:numFmt w:val="lowerRoman"/>
      <w:lvlText w:val="%9."/>
      <w:lvlJc w:val="right"/>
      <w:pPr>
        <w:ind w:left="8256" w:hanging="180"/>
      </w:pPr>
    </w:lvl>
  </w:abstractNum>
  <w:num w:numId="1">
    <w:abstractNumId w:val="21"/>
  </w:num>
  <w:num w:numId="2">
    <w:abstractNumId w:val="7"/>
  </w:num>
  <w:num w:numId="3">
    <w:abstractNumId w:val="21"/>
  </w:num>
  <w:num w:numId="4">
    <w:abstractNumId w:val="21"/>
  </w:num>
  <w:num w:numId="5">
    <w:abstractNumId w:val="21"/>
  </w:num>
  <w:num w:numId="6">
    <w:abstractNumId w:val="21"/>
  </w:num>
  <w:num w:numId="7">
    <w:abstractNumId w:val="20"/>
  </w:num>
  <w:num w:numId="8">
    <w:abstractNumId w:val="24"/>
  </w:num>
  <w:num w:numId="9">
    <w:abstractNumId w:val="21"/>
  </w:num>
  <w:num w:numId="10">
    <w:abstractNumId w:val="21"/>
  </w:num>
  <w:num w:numId="11">
    <w:abstractNumId w:val="17"/>
  </w:num>
  <w:num w:numId="12">
    <w:abstractNumId w:val="32"/>
  </w:num>
  <w:num w:numId="13">
    <w:abstractNumId w:val="2"/>
  </w:num>
  <w:num w:numId="14">
    <w:abstractNumId w:val="15"/>
  </w:num>
  <w:num w:numId="15">
    <w:abstractNumId w:val="33"/>
  </w:num>
  <w:num w:numId="16">
    <w:abstractNumId w:val="3"/>
  </w:num>
  <w:num w:numId="17">
    <w:abstractNumId w:val="14"/>
  </w:num>
  <w:num w:numId="18">
    <w:abstractNumId w:val="19"/>
  </w:num>
  <w:num w:numId="19">
    <w:abstractNumId w:val="30"/>
  </w:num>
  <w:num w:numId="20">
    <w:abstractNumId w:val="21"/>
  </w:num>
  <w:num w:numId="21">
    <w:abstractNumId w:val="21"/>
  </w:num>
  <w:num w:numId="22">
    <w:abstractNumId w:val="21"/>
  </w:num>
  <w:num w:numId="23">
    <w:abstractNumId w:val="21"/>
  </w:num>
  <w:num w:numId="24">
    <w:abstractNumId w:val="21"/>
  </w:num>
  <w:num w:numId="25">
    <w:abstractNumId w:val="21"/>
  </w:num>
  <w:num w:numId="26">
    <w:abstractNumId w:val="27"/>
  </w:num>
  <w:num w:numId="27">
    <w:abstractNumId w:val="9"/>
  </w:num>
  <w:num w:numId="28">
    <w:abstractNumId w:val="11"/>
  </w:num>
  <w:num w:numId="29">
    <w:abstractNumId w:val="34"/>
  </w:num>
  <w:num w:numId="30">
    <w:abstractNumId w:val="22"/>
  </w:num>
  <w:num w:numId="31">
    <w:abstractNumId w:val="25"/>
  </w:num>
  <w:num w:numId="32">
    <w:abstractNumId w:val="6"/>
  </w:num>
  <w:num w:numId="33">
    <w:abstractNumId w:val="18"/>
  </w:num>
  <w:num w:numId="34">
    <w:abstractNumId w:val="0"/>
  </w:num>
  <w:num w:numId="35">
    <w:abstractNumId w:val="10"/>
  </w:num>
  <w:num w:numId="36">
    <w:abstractNumId w:val="26"/>
  </w:num>
  <w:num w:numId="37">
    <w:abstractNumId w:val="1"/>
  </w:num>
  <w:num w:numId="38">
    <w:abstractNumId w:val="28"/>
  </w:num>
  <w:num w:numId="39">
    <w:abstractNumId w:val="29"/>
  </w:num>
  <w:num w:numId="40">
    <w:abstractNumId w:val="31"/>
  </w:num>
  <w:num w:numId="41">
    <w:abstractNumId w:val="21"/>
  </w:num>
  <w:num w:numId="42">
    <w:abstractNumId w:val="21"/>
  </w:num>
  <w:num w:numId="43">
    <w:abstractNumId w:val="5"/>
  </w:num>
  <w:num w:numId="44">
    <w:abstractNumId w:val="8"/>
  </w:num>
  <w:num w:numId="45">
    <w:abstractNumId w:val="4"/>
  </w:num>
  <w:num w:numId="46">
    <w:abstractNumId w:val="13"/>
  </w:num>
  <w:num w:numId="47">
    <w:abstractNumId w:val="16"/>
  </w:num>
  <w:num w:numId="48">
    <w:abstractNumId w:val="12"/>
  </w:num>
  <w:num w:numId="49">
    <w:abstractNumId w:val="23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*">
    <w15:presenceInfo w15:providerId="None" w15:userId="*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D98"/>
    <w:rsid w:val="00000128"/>
    <w:rsid w:val="000007A2"/>
    <w:rsid w:val="00000B97"/>
    <w:rsid w:val="00000E32"/>
    <w:rsid w:val="0000369F"/>
    <w:rsid w:val="00003735"/>
    <w:rsid w:val="00003EF0"/>
    <w:rsid w:val="000063B1"/>
    <w:rsid w:val="00006E8C"/>
    <w:rsid w:val="00007A4B"/>
    <w:rsid w:val="00007C45"/>
    <w:rsid w:val="0001043B"/>
    <w:rsid w:val="000108A0"/>
    <w:rsid w:val="000109F3"/>
    <w:rsid w:val="00010E4D"/>
    <w:rsid w:val="0001172C"/>
    <w:rsid w:val="00012200"/>
    <w:rsid w:val="0001244E"/>
    <w:rsid w:val="000128BD"/>
    <w:rsid w:val="0001340F"/>
    <w:rsid w:val="00013410"/>
    <w:rsid w:val="00014D75"/>
    <w:rsid w:val="00014FCB"/>
    <w:rsid w:val="00015439"/>
    <w:rsid w:val="000159CB"/>
    <w:rsid w:val="00015C0F"/>
    <w:rsid w:val="000163F3"/>
    <w:rsid w:val="0001680E"/>
    <w:rsid w:val="000168D9"/>
    <w:rsid w:val="000203CF"/>
    <w:rsid w:val="0002050D"/>
    <w:rsid w:val="00020628"/>
    <w:rsid w:val="00020B5E"/>
    <w:rsid w:val="00021DE2"/>
    <w:rsid w:val="00022861"/>
    <w:rsid w:val="00022A36"/>
    <w:rsid w:val="00022C58"/>
    <w:rsid w:val="0002352C"/>
    <w:rsid w:val="00023A36"/>
    <w:rsid w:val="00023CFD"/>
    <w:rsid w:val="000240B3"/>
    <w:rsid w:val="00024E2E"/>
    <w:rsid w:val="00025B88"/>
    <w:rsid w:val="00030201"/>
    <w:rsid w:val="00031007"/>
    <w:rsid w:val="00032BCF"/>
    <w:rsid w:val="00033089"/>
    <w:rsid w:val="0003325E"/>
    <w:rsid w:val="0003350C"/>
    <w:rsid w:val="00033E2B"/>
    <w:rsid w:val="0003414A"/>
    <w:rsid w:val="000343F5"/>
    <w:rsid w:val="00035115"/>
    <w:rsid w:val="00041F65"/>
    <w:rsid w:val="0004233E"/>
    <w:rsid w:val="000427C6"/>
    <w:rsid w:val="000427FB"/>
    <w:rsid w:val="00042F14"/>
    <w:rsid w:val="00043A5A"/>
    <w:rsid w:val="00043BF7"/>
    <w:rsid w:val="00043D84"/>
    <w:rsid w:val="00043E3E"/>
    <w:rsid w:val="00044A04"/>
    <w:rsid w:val="000454B6"/>
    <w:rsid w:val="00045584"/>
    <w:rsid w:val="000473A2"/>
    <w:rsid w:val="000476AE"/>
    <w:rsid w:val="00047821"/>
    <w:rsid w:val="000478FD"/>
    <w:rsid w:val="00050569"/>
    <w:rsid w:val="000510FB"/>
    <w:rsid w:val="00052094"/>
    <w:rsid w:val="00052E9C"/>
    <w:rsid w:val="00053179"/>
    <w:rsid w:val="00054C6F"/>
    <w:rsid w:val="000556A3"/>
    <w:rsid w:val="000567D3"/>
    <w:rsid w:val="00056961"/>
    <w:rsid w:val="00057079"/>
    <w:rsid w:val="0005743B"/>
    <w:rsid w:val="000608B0"/>
    <w:rsid w:val="0006111E"/>
    <w:rsid w:val="0006183E"/>
    <w:rsid w:val="00061840"/>
    <w:rsid w:val="000622F2"/>
    <w:rsid w:val="00062C6D"/>
    <w:rsid w:val="00064358"/>
    <w:rsid w:val="00064884"/>
    <w:rsid w:val="00067501"/>
    <w:rsid w:val="000704AF"/>
    <w:rsid w:val="00070F28"/>
    <w:rsid w:val="00071285"/>
    <w:rsid w:val="000726A2"/>
    <w:rsid w:val="0007404C"/>
    <w:rsid w:val="0007491B"/>
    <w:rsid w:val="000757CF"/>
    <w:rsid w:val="00075892"/>
    <w:rsid w:val="000766A5"/>
    <w:rsid w:val="0007678A"/>
    <w:rsid w:val="000767C9"/>
    <w:rsid w:val="00077D41"/>
    <w:rsid w:val="00080031"/>
    <w:rsid w:val="000815A4"/>
    <w:rsid w:val="00081D6C"/>
    <w:rsid w:val="00082CDB"/>
    <w:rsid w:val="00082E3F"/>
    <w:rsid w:val="00082EAA"/>
    <w:rsid w:val="0008542B"/>
    <w:rsid w:val="000857AD"/>
    <w:rsid w:val="00085AEF"/>
    <w:rsid w:val="00087720"/>
    <w:rsid w:val="00090104"/>
    <w:rsid w:val="0009046E"/>
    <w:rsid w:val="0009097F"/>
    <w:rsid w:val="00090D9E"/>
    <w:rsid w:val="0009121C"/>
    <w:rsid w:val="00091EED"/>
    <w:rsid w:val="0009293B"/>
    <w:rsid w:val="00093035"/>
    <w:rsid w:val="000941EC"/>
    <w:rsid w:val="00094653"/>
    <w:rsid w:val="00095098"/>
    <w:rsid w:val="000956B8"/>
    <w:rsid w:val="000961E5"/>
    <w:rsid w:val="0009669C"/>
    <w:rsid w:val="000974A4"/>
    <w:rsid w:val="000A045D"/>
    <w:rsid w:val="000A08A6"/>
    <w:rsid w:val="000A1247"/>
    <w:rsid w:val="000A1948"/>
    <w:rsid w:val="000A32E7"/>
    <w:rsid w:val="000A3E3A"/>
    <w:rsid w:val="000A4C76"/>
    <w:rsid w:val="000A561A"/>
    <w:rsid w:val="000A56AE"/>
    <w:rsid w:val="000A5864"/>
    <w:rsid w:val="000A5F11"/>
    <w:rsid w:val="000A6108"/>
    <w:rsid w:val="000A6416"/>
    <w:rsid w:val="000A64A9"/>
    <w:rsid w:val="000A6FE1"/>
    <w:rsid w:val="000A7FF1"/>
    <w:rsid w:val="000B00B9"/>
    <w:rsid w:val="000B0A53"/>
    <w:rsid w:val="000B13D1"/>
    <w:rsid w:val="000B1660"/>
    <w:rsid w:val="000B23BE"/>
    <w:rsid w:val="000B2B94"/>
    <w:rsid w:val="000B303E"/>
    <w:rsid w:val="000B43C3"/>
    <w:rsid w:val="000B4465"/>
    <w:rsid w:val="000B476F"/>
    <w:rsid w:val="000B477F"/>
    <w:rsid w:val="000B6758"/>
    <w:rsid w:val="000B6BEB"/>
    <w:rsid w:val="000B74DC"/>
    <w:rsid w:val="000B7651"/>
    <w:rsid w:val="000B7FE6"/>
    <w:rsid w:val="000C00CE"/>
    <w:rsid w:val="000C1907"/>
    <w:rsid w:val="000C21BB"/>
    <w:rsid w:val="000C221E"/>
    <w:rsid w:val="000C24DB"/>
    <w:rsid w:val="000C382C"/>
    <w:rsid w:val="000C3F71"/>
    <w:rsid w:val="000C4E67"/>
    <w:rsid w:val="000C55FF"/>
    <w:rsid w:val="000C60B6"/>
    <w:rsid w:val="000C6F5F"/>
    <w:rsid w:val="000C7B7C"/>
    <w:rsid w:val="000D041C"/>
    <w:rsid w:val="000D080E"/>
    <w:rsid w:val="000D0C50"/>
    <w:rsid w:val="000D1682"/>
    <w:rsid w:val="000D2737"/>
    <w:rsid w:val="000D2798"/>
    <w:rsid w:val="000D2850"/>
    <w:rsid w:val="000D3A4A"/>
    <w:rsid w:val="000D3C3A"/>
    <w:rsid w:val="000D4447"/>
    <w:rsid w:val="000D50B5"/>
    <w:rsid w:val="000D5308"/>
    <w:rsid w:val="000D5E74"/>
    <w:rsid w:val="000D654E"/>
    <w:rsid w:val="000D657F"/>
    <w:rsid w:val="000D77F2"/>
    <w:rsid w:val="000D7EB6"/>
    <w:rsid w:val="000E0109"/>
    <w:rsid w:val="000E062B"/>
    <w:rsid w:val="000E1628"/>
    <w:rsid w:val="000E21C4"/>
    <w:rsid w:val="000E2F40"/>
    <w:rsid w:val="000E3226"/>
    <w:rsid w:val="000E39D7"/>
    <w:rsid w:val="000E49B1"/>
    <w:rsid w:val="000F1686"/>
    <w:rsid w:val="000F1AC5"/>
    <w:rsid w:val="000F1F5D"/>
    <w:rsid w:val="000F206E"/>
    <w:rsid w:val="000F23F5"/>
    <w:rsid w:val="000F2800"/>
    <w:rsid w:val="000F2BA9"/>
    <w:rsid w:val="000F300F"/>
    <w:rsid w:val="000F3EF0"/>
    <w:rsid w:val="000F4218"/>
    <w:rsid w:val="000F4778"/>
    <w:rsid w:val="000F47A4"/>
    <w:rsid w:val="000F53C7"/>
    <w:rsid w:val="000F5D82"/>
    <w:rsid w:val="000F60D4"/>
    <w:rsid w:val="000F6A51"/>
    <w:rsid w:val="000F7003"/>
    <w:rsid w:val="000F7CAB"/>
    <w:rsid w:val="001000A8"/>
    <w:rsid w:val="0010097C"/>
    <w:rsid w:val="001009B7"/>
    <w:rsid w:val="001021D7"/>
    <w:rsid w:val="00105345"/>
    <w:rsid w:val="00105471"/>
    <w:rsid w:val="00105689"/>
    <w:rsid w:val="0010617D"/>
    <w:rsid w:val="00107093"/>
    <w:rsid w:val="001075D3"/>
    <w:rsid w:val="00107DFC"/>
    <w:rsid w:val="0011055B"/>
    <w:rsid w:val="001112C6"/>
    <w:rsid w:val="001113BA"/>
    <w:rsid w:val="001116EC"/>
    <w:rsid w:val="001119F5"/>
    <w:rsid w:val="0011226B"/>
    <w:rsid w:val="00112BDE"/>
    <w:rsid w:val="00114597"/>
    <w:rsid w:val="00114966"/>
    <w:rsid w:val="00115244"/>
    <w:rsid w:val="0011535E"/>
    <w:rsid w:val="001168F2"/>
    <w:rsid w:val="00116D08"/>
    <w:rsid w:val="00116D67"/>
    <w:rsid w:val="001170AC"/>
    <w:rsid w:val="001177B6"/>
    <w:rsid w:val="00121C4F"/>
    <w:rsid w:val="00122051"/>
    <w:rsid w:val="0012280D"/>
    <w:rsid w:val="001231DF"/>
    <w:rsid w:val="001237F7"/>
    <w:rsid w:val="00123802"/>
    <w:rsid w:val="00124D8D"/>
    <w:rsid w:val="00124D99"/>
    <w:rsid w:val="00125F55"/>
    <w:rsid w:val="00126138"/>
    <w:rsid w:val="00127539"/>
    <w:rsid w:val="001300AD"/>
    <w:rsid w:val="00130760"/>
    <w:rsid w:val="00130C8F"/>
    <w:rsid w:val="00131499"/>
    <w:rsid w:val="00131548"/>
    <w:rsid w:val="0013340F"/>
    <w:rsid w:val="00133E2F"/>
    <w:rsid w:val="001400C0"/>
    <w:rsid w:val="00140425"/>
    <w:rsid w:val="00140624"/>
    <w:rsid w:val="00140FCE"/>
    <w:rsid w:val="001415FE"/>
    <w:rsid w:val="0014171E"/>
    <w:rsid w:val="0014226A"/>
    <w:rsid w:val="00142A65"/>
    <w:rsid w:val="00142F27"/>
    <w:rsid w:val="00142FBE"/>
    <w:rsid w:val="0014331B"/>
    <w:rsid w:val="00143AA7"/>
    <w:rsid w:val="0014434D"/>
    <w:rsid w:val="0014462D"/>
    <w:rsid w:val="00144B27"/>
    <w:rsid w:val="00144D32"/>
    <w:rsid w:val="00145574"/>
    <w:rsid w:val="00145BEA"/>
    <w:rsid w:val="0015092D"/>
    <w:rsid w:val="00150D7E"/>
    <w:rsid w:val="0015184F"/>
    <w:rsid w:val="001519DA"/>
    <w:rsid w:val="00151DF2"/>
    <w:rsid w:val="00151FC3"/>
    <w:rsid w:val="001529AD"/>
    <w:rsid w:val="001531D5"/>
    <w:rsid w:val="0015378D"/>
    <w:rsid w:val="00154A35"/>
    <w:rsid w:val="0015523E"/>
    <w:rsid w:val="0015566A"/>
    <w:rsid w:val="00155C88"/>
    <w:rsid w:val="001577EB"/>
    <w:rsid w:val="00160961"/>
    <w:rsid w:val="0016099E"/>
    <w:rsid w:val="001613B6"/>
    <w:rsid w:val="00163B7E"/>
    <w:rsid w:val="00163B8B"/>
    <w:rsid w:val="001642C6"/>
    <w:rsid w:val="001649CD"/>
    <w:rsid w:val="00165078"/>
    <w:rsid w:val="0016555E"/>
    <w:rsid w:val="0016594B"/>
    <w:rsid w:val="00166022"/>
    <w:rsid w:val="00166C40"/>
    <w:rsid w:val="00166C61"/>
    <w:rsid w:val="001674B7"/>
    <w:rsid w:val="00167B3B"/>
    <w:rsid w:val="00167D69"/>
    <w:rsid w:val="00170318"/>
    <w:rsid w:val="00170CDC"/>
    <w:rsid w:val="0017122A"/>
    <w:rsid w:val="001727C5"/>
    <w:rsid w:val="00174946"/>
    <w:rsid w:val="00175AA0"/>
    <w:rsid w:val="00175F55"/>
    <w:rsid w:val="00176187"/>
    <w:rsid w:val="0017688B"/>
    <w:rsid w:val="00176A5B"/>
    <w:rsid w:val="00176A8D"/>
    <w:rsid w:val="00176DBA"/>
    <w:rsid w:val="00176F11"/>
    <w:rsid w:val="00177E61"/>
    <w:rsid w:val="001814B7"/>
    <w:rsid w:val="0018153B"/>
    <w:rsid w:val="001820F6"/>
    <w:rsid w:val="0018216E"/>
    <w:rsid w:val="00182551"/>
    <w:rsid w:val="0018380D"/>
    <w:rsid w:val="0018444E"/>
    <w:rsid w:val="00187122"/>
    <w:rsid w:val="00190467"/>
    <w:rsid w:val="001912D1"/>
    <w:rsid w:val="00192528"/>
    <w:rsid w:val="001928D8"/>
    <w:rsid w:val="00193057"/>
    <w:rsid w:val="001935BE"/>
    <w:rsid w:val="001935DE"/>
    <w:rsid w:val="00193D31"/>
    <w:rsid w:val="00195176"/>
    <w:rsid w:val="00195B3F"/>
    <w:rsid w:val="0019713E"/>
    <w:rsid w:val="00197802"/>
    <w:rsid w:val="00197D0D"/>
    <w:rsid w:val="001A142E"/>
    <w:rsid w:val="001A2B7F"/>
    <w:rsid w:val="001A322B"/>
    <w:rsid w:val="001A38E4"/>
    <w:rsid w:val="001A39A1"/>
    <w:rsid w:val="001A4B28"/>
    <w:rsid w:val="001A51CA"/>
    <w:rsid w:val="001A53E0"/>
    <w:rsid w:val="001A5CE7"/>
    <w:rsid w:val="001A6131"/>
    <w:rsid w:val="001A6C4C"/>
    <w:rsid w:val="001A74B5"/>
    <w:rsid w:val="001B1239"/>
    <w:rsid w:val="001B2D00"/>
    <w:rsid w:val="001B2D64"/>
    <w:rsid w:val="001B2F52"/>
    <w:rsid w:val="001B3D80"/>
    <w:rsid w:val="001B4E14"/>
    <w:rsid w:val="001B5117"/>
    <w:rsid w:val="001B58EF"/>
    <w:rsid w:val="001B6141"/>
    <w:rsid w:val="001B6A76"/>
    <w:rsid w:val="001B7A59"/>
    <w:rsid w:val="001B7CD4"/>
    <w:rsid w:val="001C02E7"/>
    <w:rsid w:val="001C055B"/>
    <w:rsid w:val="001C1549"/>
    <w:rsid w:val="001C18E8"/>
    <w:rsid w:val="001C2AF7"/>
    <w:rsid w:val="001C309F"/>
    <w:rsid w:val="001C3909"/>
    <w:rsid w:val="001C3C1B"/>
    <w:rsid w:val="001C4097"/>
    <w:rsid w:val="001C488C"/>
    <w:rsid w:val="001C696E"/>
    <w:rsid w:val="001C6CBD"/>
    <w:rsid w:val="001D094D"/>
    <w:rsid w:val="001D0E9D"/>
    <w:rsid w:val="001D0ECD"/>
    <w:rsid w:val="001D1A1A"/>
    <w:rsid w:val="001D258B"/>
    <w:rsid w:val="001D3738"/>
    <w:rsid w:val="001D4ECE"/>
    <w:rsid w:val="001D6569"/>
    <w:rsid w:val="001D674A"/>
    <w:rsid w:val="001D6EDF"/>
    <w:rsid w:val="001D7272"/>
    <w:rsid w:val="001E0FEF"/>
    <w:rsid w:val="001E1CDD"/>
    <w:rsid w:val="001E3FAB"/>
    <w:rsid w:val="001E465D"/>
    <w:rsid w:val="001E4A54"/>
    <w:rsid w:val="001E52FA"/>
    <w:rsid w:val="001E5C27"/>
    <w:rsid w:val="001E61A2"/>
    <w:rsid w:val="001E63CC"/>
    <w:rsid w:val="001E77E5"/>
    <w:rsid w:val="001E7C73"/>
    <w:rsid w:val="001F1D9D"/>
    <w:rsid w:val="001F2C04"/>
    <w:rsid w:val="001F2ECF"/>
    <w:rsid w:val="001F3A13"/>
    <w:rsid w:val="001F3F4D"/>
    <w:rsid w:val="001F647C"/>
    <w:rsid w:val="001F674A"/>
    <w:rsid w:val="001F6851"/>
    <w:rsid w:val="001F762B"/>
    <w:rsid w:val="0020194B"/>
    <w:rsid w:val="002026B5"/>
    <w:rsid w:val="002027B0"/>
    <w:rsid w:val="0020320B"/>
    <w:rsid w:val="00203449"/>
    <w:rsid w:val="00203669"/>
    <w:rsid w:val="002040E7"/>
    <w:rsid w:val="002045D9"/>
    <w:rsid w:val="0020488C"/>
    <w:rsid w:val="00206EB9"/>
    <w:rsid w:val="0020723D"/>
    <w:rsid w:val="00207248"/>
    <w:rsid w:val="00207512"/>
    <w:rsid w:val="00207D60"/>
    <w:rsid w:val="0021030B"/>
    <w:rsid w:val="00211372"/>
    <w:rsid w:val="00211F0B"/>
    <w:rsid w:val="00211F9B"/>
    <w:rsid w:val="00214962"/>
    <w:rsid w:val="00214C75"/>
    <w:rsid w:val="00214CC8"/>
    <w:rsid w:val="00215059"/>
    <w:rsid w:val="00216AE9"/>
    <w:rsid w:val="00220037"/>
    <w:rsid w:val="00220298"/>
    <w:rsid w:val="00221C1A"/>
    <w:rsid w:val="00221D21"/>
    <w:rsid w:val="002230BC"/>
    <w:rsid w:val="002231CB"/>
    <w:rsid w:val="00224274"/>
    <w:rsid w:val="00225100"/>
    <w:rsid w:val="00225747"/>
    <w:rsid w:val="002259A4"/>
    <w:rsid w:val="00226465"/>
    <w:rsid w:val="00227F53"/>
    <w:rsid w:val="00227FA2"/>
    <w:rsid w:val="002307FC"/>
    <w:rsid w:val="00232E07"/>
    <w:rsid w:val="0023318A"/>
    <w:rsid w:val="0023516D"/>
    <w:rsid w:val="00235EEF"/>
    <w:rsid w:val="0024014B"/>
    <w:rsid w:val="002402FB"/>
    <w:rsid w:val="0024082F"/>
    <w:rsid w:val="002409A0"/>
    <w:rsid w:val="0024122D"/>
    <w:rsid w:val="002412BE"/>
    <w:rsid w:val="002418A2"/>
    <w:rsid w:val="00241BBE"/>
    <w:rsid w:val="00241E04"/>
    <w:rsid w:val="00242044"/>
    <w:rsid w:val="002421DA"/>
    <w:rsid w:val="002430F9"/>
    <w:rsid w:val="0024317A"/>
    <w:rsid w:val="002436E3"/>
    <w:rsid w:val="00243F02"/>
    <w:rsid w:val="00245695"/>
    <w:rsid w:val="00246E33"/>
    <w:rsid w:val="002472C1"/>
    <w:rsid w:val="00247711"/>
    <w:rsid w:val="00254AE4"/>
    <w:rsid w:val="00256056"/>
    <w:rsid w:val="00256BC0"/>
    <w:rsid w:val="00257C1B"/>
    <w:rsid w:val="00260534"/>
    <w:rsid w:val="002605AC"/>
    <w:rsid w:val="0026228F"/>
    <w:rsid w:val="00262ACE"/>
    <w:rsid w:val="00264726"/>
    <w:rsid w:val="00266E37"/>
    <w:rsid w:val="002672B2"/>
    <w:rsid w:val="00271D7A"/>
    <w:rsid w:val="00273E02"/>
    <w:rsid w:val="002744DF"/>
    <w:rsid w:val="0027463F"/>
    <w:rsid w:val="00275787"/>
    <w:rsid w:val="00275BAB"/>
    <w:rsid w:val="00276D0D"/>
    <w:rsid w:val="00276F7D"/>
    <w:rsid w:val="00277DCA"/>
    <w:rsid w:val="00280E95"/>
    <w:rsid w:val="0028119C"/>
    <w:rsid w:val="00281678"/>
    <w:rsid w:val="002816B0"/>
    <w:rsid w:val="00283351"/>
    <w:rsid w:val="00283701"/>
    <w:rsid w:val="002852B3"/>
    <w:rsid w:val="00285675"/>
    <w:rsid w:val="00286387"/>
    <w:rsid w:val="0028728A"/>
    <w:rsid w:val="002876BD"/>
    <w:rsid w:val="00290286"/>
    <w:rsid w:val="002907D9"/>
    <w:rsid w:val="00290C6D"/>
    <w:rsid w:val="00290F83"/>
    <w:rsid w:val="0029142C"/>
    <w:rsid w:val="0029267E"/>
    <w:rsid w:val="00293410"/>
    <w:rsid w:val="00294729"/>
    <w:rsid w:val="00295B76"/>
    <w:rsid w:val="002978E6"/>
    <w:rsid w:val="00297F0B"/>
    <w:rsid w:val="002A0A98"/>
    <w:rsid w:val="002A0DF8"/>
    <w:rsid w:val="002A0FF8"/>
    <w:rsid w:val="002A1277"/>
    <w:rsid w:val="002A15E8"/>
    <w:rsid w:val="002A1A23"/>
    <w:rsid w:val="002A1C4C"/>
    <w:rsid w:val="002A38B3"/>
    <w:rsid w:val="002A47FE"/>
    <w:rsid w:val="002A55C1"/>
    <w:rsid w:val="002A56C0"/>
    <w:rsid w:val="002A5EA8"/>
    <w:rsid w:val="002A62B3"/>
    <w:rsid w:val="002A6B66"/>
    <w:rsid w:val="002A6F0E"/>
    <w:rsid w:val="002A7BCC"/>
    <w:rsid w:val="002B00A8"/>
    <w:rsid w:val="002B072D"/>
    <w:rsid w:val="002B0A19"/>
    <w:rsid w:val="002B274A"/>
    <w:rsid w:val="002B2974"/>
    <w:rsid w:val="002B33EA"/>
    <w:rsid w:val="002B3AAC"/>
    <w:rsid w:val="002B448F"/>
    <w:rsid w:val="002B4C55"/>
    <w:rsid w:val="002B4EE4"/>
    <w:rsid w:val="002B5E60"/>
    <w:rsid w:val="002B67C9"/>
    <w:rsid w:val="002C0D51"/>
    <w:rsid w:val="002C22F4"/>
    <w:rsid w:val="002C2583"/>
    <w:rsid w:val="002C2747"/>
    <w:rsid w:val="002C317E"/>
    <w:rsid w:val="002C34B2"/>
    <w:rsid w:val="002C389F"/>
    <w:rsid w:val="002C3E99"/>
    <w:rsid w:val="002C3F84"/>
    <w:rsid w:val="002C501F"/>
    <w:rsid w:val="002C51DD"/>
    <w:rsid w:val="002C5FA6"/>
    <w:rsid w:val="002C6F7A"/>
    <w:rsid w:val="002D0A9D"/>
    <w:rsid w:val="002D327D"/>
    <w:rsid w:val="002D3692"/>
    <w:rsid w:val="002D3865"/>
    <w:rsid w:val="002D3B3F"/>
    <w:rsid w:val="002D472C"/>
    <w:rsid w:val="002D5E44"/>
    <w:rsid w:val="002D60AF"/>
    <w:rsid w:val="002D6726"/>
    <w:rsid w:val="002D6EA8"/>
    <w:rsid w:val="002D70B5"/>
    <w:rsid w:val="002D71C8"/>
    <w:rsid w:val="002E0188"/>
    <w:rsid w:val="002E0CD3"/>
    <w:rsid w:val="002E0D9D"/>
    <w:rsid w:val="002E102C"/>
    <w:rsid w:val="002E1428"/>
    <w:rsid w:val="002E151B"/>
    <w:rsid w:val="002E1E49"/>
    <w:rsid w:val="002E230D"/>
    <w:rsid w:val="002E3699"/>
    <w:rsid w:val="002E3BB3"/>
    <w:rsid w:val="002E3E70"/>
    <w:rsid w:val="002E409E"/>
    <w:rsid w:val="002E4526"/>
    <w:rsid w:val="002E4B8C"/>
    <w:rsid w:val="002E4E6B"/>
    <w:rsid w:val="002E5449"/>
    <w:rsid w:val="002E5A48"/>
    <w:rsid w:val="002E68C0"/>
    <w:rsid w:val="002E6C35"/>
    <w:rsid w:val="002E770F"/>
    <w:rsid w:val="002E779E"/>
    <w:rsid w:val="002F1083"/>
    <w:rsid w:val="002F202F"/>
    <w:rsid w:val="002F232E"/>
    <w:rsid w:val="002F2A07"/>
    <w:rsid w:val="002F3710"/>
    <w:rsid w:val="002F37F8"/>
    <w:rsid w:val="002F3844"/>
    <w:rsid w:val="002F391A"/>
    <w:rsid w:val="002F3B02"/>
    <w:rsid w:val="002F41AD"/>
    <w:rsid w:val="002F4914"/>
    <w:rsid w:val="002F4CF4"/>
    <w:rsid w:val="002F56A1"/>
    <w:rsid w:val="002F6116"/>
    <w:rsid w:val="003002B1"/>
    <w:rsid w:val="003025E1"/>
    <w:rsid w:val="00302DA0"/>
    <w:rsid w:val="003036DD"/>
    <w:rsid w:val="00303952"/>
    <w:rsid w:val="003047BB"/>
    <w:rsid w:val="003048DB"/>
    <w:rsid w:val="00304CAB"/>
    <w:rsid w:val="00307126"/>
    <w:rsid w:val="0031082B"/>
    <w:rsid w:val="00313AE5"/>
    <w:rsid w:val="00313E6C"/>
    <w:rsid w:val="003142DC"/>
    <w:rsid w:val="00315190"/>
    <w:rsid w:val="0031570D"/>
    <w:rsid w:val="00315FD4"/>
    <w:rsid w:val="003161B1"/>
    <w:rsid w:val="003161DF"/>
    <w:rsid w:val="003177A4"/>
    <w:rsid w:val="0032018B"/>
    <w:rsid w:val="00320522"/>
    <w:rsid w:val="00321793"/>
    <w:rsid w:val="00322259"/>
    <w:rsid w:val="003222EC"/>
    <w:rsid w:val="00322742"/>
    <w:rsid w:val="003230B2"/>
    <w:rsid w:val="003240EE"/>
    <w:rsid w:val="0032447A"/>
    <w:rsid w:val="003249AB"/>
    <w:rsid w:val="00324BE0"/>
    <w:rsid w:val="00325243"/>
    <w:rsid w:val="00327AF2"/>
    <w:rsid w:val="00330157"/>
    <w:rsid w:val="003309EA"/>
    <w:rsid w:val="0033138E"/>
    <w:rsid w:val="00331AC4"/>
    <w:rsid w:val="0033256B"/>
    <w:rsid w:val="00332BA4"/>
    <w:rsid w:val="00333206"/>
    <w:rsid w:val="003339FF"/>
    <w:rsid w:val="00333BE6"/>
    <w:rsid w:val="00334C67"/>
    <w:rsid w:val="00335BF7"/>
    <w:rsid w:val="00337481"/>
    <w:rsid w:val="0033780B"/>
    <w:rsid w:val="00337D8B"/>
    <w:rsid w:val="00340433"/>
    <w:rsid w:val="003406CD"/>
    <w:rsid w:val="00340726"/>
    <w:rsid w:val="00341F3E"/>
    <w:rsid w:val="0034320F"/>
    <w:rsid w:val="00344179"/>
    <w:rsid w:val="00344D41"/>
    <w:rsid w:val="00345BF0"/>
    <w:rsid w:val="00345E4F"/>
    <w:rsid w:val="003465D2"/>
    <w:rsid w:val="00346A13"/>
    <w:rsid w:val="003473BD"/>
    <w:rsid w:val="00347ABB"/>
    <w:rsid w:val="003503F1"/>
    <w:rsid w:val="00351269"/>
    <w:rsid w:val="0035170C"/>
    <w:rsid w:val="00352275"/>
    <w:rsid w:val="00352774"/>
    <w:rsid w:val="0035388C"/>
    <w:rsid w:val="003538EC"/>
    <w:rsid w:val="003539D8"/>
    <w:rsid w:val="003541CF"/>
    <w:rsid w:val="00354604"/>
    <w:rsid w:val="003551D1"/>
    <w:rsid w:val="00355350"/>
    <w:rsid w:val="00356F21"/>
    <w:rsid w:val="00357285"/>
    <w:rsid w:val="0035745C"/>
    <w:rsid w:val="00357483"/>
    <w:rsid w:val="0036094B"/>
    <w:rsid w:val="003615B7"/>
    <w:rsid w:val="003617B1"/>
    <w:rsid w:val="0036336F"/>
    <w:rsid w:val="00363A20"/>
    <w:rsid w:val="00364304"/>
    <w:rsid w:val="00364548"/>
    <w:rsid w:val="00364720"/>
    <w:rsid w:val="0036585F"/>
    <w:rsid w:val="00365B64"/>
    <w:rsid w:val="00365D98"/>
    <w:rsid w:val="00366C96"/>
    <w:rsid w:val="00367878"/>
    <w:rsid w:val="0036792A"/>
    <w:rsid w:val="003712AC"/>
    <w:rsid w:val="00371983"/>
    <w:rsid w:val="003735A7"/>
    <w:rsid w:val="00373975"/>
    <w:rsid w:val="003750F3"/>
    <w:rsid w:val="0037620C"/>
    <w:rsid w:val="00377B89"/>
    <w:rsid w:val="00380231"/>
    <w:rsid w:val="00381B1E"/>
    <w:rsid w:val="00381E2A"/>
    <w:rsid w:val="0038237A"/>
    <w:rsid w:val="00383187"/>
    <w:rsid w:val="00383AB0"/>
    <w:rsid w:val="00383F04"/>
    <w:rsid w:val="003840A4"/>
    <w:rsid w:val="003841F5"/>
    <w:rsid w:val="0038450D"/>
    <w:rsid w:val="0038456E"/>
    <w:rsid w:val="00384C27"/>
    <w:rsid w:val="00384E53"/>
    <w:rsid w:val="00385462"/>
    <w:rsid w:val="00385753"/>
    <w:rsid w:val="00385DBF"/>
    <w:rsid w:val="00387341"/>
    <w:rsid w:val="00387B59"/>
    <w:rsid w:val="0039062A"/>
    <w:rsid w:val="00391110"/>
    <w:rsid w:val="00392010"/>
    <w:rsid w:val="00392466"/>
    <w:rsid w:val="00392729"/>
    <w:rsid w:val="00394F89"/>
    <w:rsid w:val="00395BB4"/>
    <w:rsid w:val="00395C20"/>
    <w:rsid w:val="003969C2"/>
    <w:rsid w:val="00397D21"/>
    <w:rsid w:val="003A07AF"/>
    <w:rsid w:val="003A1700"/>
    <w:rsid w:val="003A1C11"/>
    <w:rsid w:val="003A37E7"/>
    <w:rsid w:val="003A38F1"/>
    <w:rsid w:val="003A3ECB"/>
    <w:rsid w:val="003A5629"/>
    <w:rsid w:val="003A5B90"/>
    <w:rsid w:val="003A5C1E"/>
    <w:rsid w:val="003B00FF"/>
    <w:rsid w:val="003B08A1"/>
    <w:rsid w:val="003B0DF2"/>
    <w:rsid w:val="003B22F2"/>
    <w:rsid w:val="003B2300"/>
    <w:rsid w:val="003B3960"/>
    <w:rsid w:val="003B3F2F"/>
    <w:rsid w:val="003B4270"/>
    <w:rsid w:val="003B51CA"/>
    <w:rsid w:val="003B6426"/>
    <w:rsid w:val="003B64EA"/>
    <w:rsid w:val="003B6FB5"/>
    <w:rsid w:val="003C02DD"/>
    <w:rsid w:val="003C2D00"/>
    <w:rsid w:val="003C2DD4"/>
    <w:rsid w:val="003C36F3"/>
    <w:rsid w:val="003C3ABB"/>
    <w:rsid w:val="003C64D8"/>
    <w:rsid w:val="003D12B1"/>
    <w:rsid w:val="003D136F"/>
    <w:rsid w:val="003D13F8"/>
    <w:rsid w:val="003D1F87"/>
    <w:rsid w:val="003D27A8"/>
    <w:rsid w:val="003D2AD4"/>
    <w:rsid w:val="003D361E"/>
    <w:rsid w:val="003D3AB6"/>
    <w:rsid w:val="003D50FE"/>
    <w:rsid w:val="003D5248"/>
    <w:rsid w:val="003D5B23"/>
    <w:rsid w:val="003D5D64"/>
    <w:rsid w:val="003D60C2"/>
    <w:rsid w:val="003D61C0"/>
    <w:rsid w:val="003D665D"/>
    <w:rsid w:val="003D7293"/>
    <w:rsid w:val="003E06BF"/>
    <w:rsid w:val="003E07CB"/>
    <w:rsid w:val="003E0F98"/>
    <w:rsid w:val="003E29A3"/>
    <w:rsid w:val="003E360C"/>
    <w:rsid w:val="003E374D"/>
    <w:rsid w:val="003E5650"/>
    <w:rsid w:val="003E5AAB"/>
    <w:rsid w:val="003E62C7"/>
    <w:rsid w:val="003E7119"/>
    <w:rsid w:val="003E752C"/>
    <w:rsid w:val="003E7EC8"/>
    <w:rsid w:val="003F0978"/>
    <w:rsid w:val="003F1C97"/>
    <w:rsid w:val="003F1E54"/>
    <w:rsid w:val="003F1E87"/>
    <w:rsid w:val="003F2AC3"/>
    <w:rsid w:val="003F2AE7"/>
    <w:rsid w:val="003F2F62"/>
    <w:rsid w:val="003F34E3"/>
    <w:rsid w:val="003F36C1"/>
    <w:rsid w:val="003F579D"/>
    <w:rsid w:val="003F63DD"/>
    <w:rsid w:val="003F6691"/>
    <w:rsid w:val="003F6FF5"/>
    <w:rsid w:val="003F7D63"/>
    <w:rsid w:val="00400ACF"/>
    <w:rsid w:val="00401840"/>
    <w:rsid w:val="00403444"/>
    <w:rsid w:val="00403541"/>
    <w:rsid w:val="00404104"/>
    <w:rsid w:val="00404555"/>
    <w:rsid w:val="0040639B"/>
    <w:rsid w:val="00406B11"/>
    <w:rsid w:val="00406F7B"/>
    <w:rsid w:val="0040715F"/>
    <w:rsid w:val="00407F34"/>
    <w:rsid w:val="00410149"/>
    <w:rsid w:val="00410ED6"/>
    <w:rsid w:val="0041101F"/>
    <w:rsid w:val="0041131F"/>
    <w:rsid w:val="00411BE7"/>
    <w:rsid w:val="00412759"/>
    <w:rsid w:val="0041310D"/>
    <w:rsid w:val="0041484F"/>
    <w:rsid w:val="00414EFA"/>
    <w:rsid w:val="00415462"/>
    <w:rsid w:val="00415B5C"/>
    <w:rsid w:val="004160BF"/>
    <w:rsid w:val="00416616"/>
    <w:rsid w:val="00416816"/>
    <w:rsid w:val="00416B6F"/>
    <w:rsid w:val="00416DA8"/>
    <w:rsid w:val="004171B6"/>
    <w:rsid w:val="004173D7"/>
    <w:rsid w:val="0041752D"/>
    <w:rsid w:val="00417606"/>
    <w:rsid w:val="004179B2"/>
    <w:rsid w:val="00417F78"/>
    <w:rsid w:val="00420B56"/>
    <w:rsid w:val="00421C01"/>
    <w:rsid w:val="00421C70"/>
    <w:rsid w:val="00422CA3"/>
    <w:rsid w:val="00423834"/>
    <w:rsid w:val="00423BC7"/>
    <w:rsid w:val="00424A7A"/>
    <w:rsid w:val="004279A7"/>
    <w:rsid w:val="004303CE"/>
    <w:rsid w:val="004322FB"/>
    <w:rsid w:val="00432AC9"/>
    <w:rsid w:val="00433D48"/>
    <w:rsid w:val="00434CF7"/>
    <w:rsid w:val="004357C0"/>
    <w:rsid w:val="00435F28"/>
    <w:rsid w:val="00436113"/>
    <w:rsid w:val="00436DBF"/>
    <w:rsid w:val="00436F63"/>
    <w:rsid w:val="00437D33"/>
    <w:rsid w:val="0044089D"/>
    <w:rsid w:val="00441557"/>
    <w:rsid w:val="00441B24"/>
    <w:rsid w:val="00442756"/>
    <w:rsid w:val="0044350B"/>
    <w:rsid w:val="0044375F"/>
    <w:rsid w:val="004437B7"/>
    <w:rsid w:val="00443AAC"/>
    <w:rsid w:val="004444C7"/>
    <w:rsid w:val="00444FBE"/>
    <w:rsid w:val="00445AD8"/>
    <w:rsid w:val="004460A9"/>
    <w:rsid w:val="0044732A"/>
    <w:rsid w:val="004505C1"/>
    <w:rsid w:val="00451C31"/>
    <w:rsid w:val="00451FAB"/>
    <w:rsid w:val="00452828"/>
    <w:rsid w:val="0045413F"/>
    <w:rsid w:val="00455539"/>
    <w:rsid w:val="0045616B"/>
    <w:rsid w:val="00456C0C"/>
    <w:rsid w:val="004579A5"/>
    <w:rsid w:val="004600FD"/>
    <w:rsid w:val="00461382"/>
    <w:rsid w:val="0046161B"/>
    <w:rsid w:val="004616CB"/>
    <w:rsid w:val="00462074"/>
    <w:rsid w:val="004638C6"/>
    <w:rsid w:val="00463F67"/>
    <w:rsid w:val="00465253"/>
    <w:rsid w:val="0046563D"/>
    <w:rsid w:val="00465FFB"/>
    <w:rsid w:val="004667FA"/>
    <w:rsid w:val="00466A6F"/>
    <w:rsid w:val="00466AB1"/>
    <w:rsid w:val="00467499"/>
    <w:rsid w:val="004715C6"/>
    <w:rsid w:val="00472BBF"/>
    <w:rsid w:val="004749B9"/>
    <w:rsid w:val="0047577F"/>
    <w:rsid w:val="00475860"/>
    <w:rsid w:val="00477BF2"/>
    <w:rsid w:val="00477C93"/>
    <w:rsid w:val="00480439"/>
    <w:rsid w:val="00480A6A"/>
    <w:rsid w:val="00480F9D"/>
    <w:rsid w:val="004819E7"/>
    <w:rsid w:val="00483658"/>
    <w:rsid w:val="00483AFB"/>
    <w:rsid w:val="00483FA0"/>
    <w:rsid w:val="004855A8"/>
    <w:rsid w:val="00486FD9"/>
    <w:rsid w:val="0048709D"/>
    <w:rsid w:val="00487230"/>
    <w:rsid w:val="00490711"/>
    <w:rsid w:val="00491014"/>
    <w:rsid w:val="004914C6"/>
    <w:rsid w:val="00491D5E"/>
    <w:rsid w:val="004928AE"/>
    <w:rsid w:val="00496962"/>
    <w:rsid w:val="004971E9"/>
    <w:rsid w:val="0049745D"/>
    <w:rsid w:val="004A089E"/>
    <w:rsid w:val="004A3EE7"/>
    <w:rsid w:val="004A4D7A"/>
    <w:rsid w:val="004A562E"/>
    <w:rsid w:val="004A619E"/>
    <w:rsid w:val="004A623C"/>
    <w:rsid w:val="004A6D14"/>
    <w:rsid w:val="004A6FBE"/>
    <w:rsid w:val="004B03B8"/>
    <w:rsid w:val="004B1C9A"/>
    <w:rsid w:val="004B276E"/>
    <w:rsid w:val="004B43C5"/>
    <w:rsid w:val="004B7329"/>
    <w:rsid w:val="004C03A7"/>
    <w:rsid w:val="004C0D30"/>
    <w:rsid w:val="004C2B6E"/>
    <w:rsid w:val="004C2E0D"/>
    <w:rsid w:val="004C2EBD"/>
    <w:rsid w:val="004C2F08"/>
    <w:rsid w:val="004C3A2F"/>
    <w:rsid w:val="004C3E72"/>
    <w:rsid w:val="004C42B2"/>
    <w:rsid w:val="004C442A"/>
    <w:rsid w:val="004C4794"/>
    <w:rsid w:val="004C4EF0"/>
    <w:rsid w:val="004C77E8"/>
    <w:rsid w:val="004D0FE4"/>
    <w:rsid w:val="004D11B3"/>
    <w:rsid w:val="004D173D"/>
    <w:rsid w:val="004D379F"/>
    <w:rsid w:val="004D3B6D"/>
    <w:rsid w:val="004D461B"/>
    <w:rsid w:val="004D4789"/>
    <w:rsid w:val="004D51E8"/>
    <w:rsid w:val="004D5813"/>
    <w:rsid w:val="004D73DF"/>
    <w:rsid w:val="004D7990"/>
    <w:rsid w:val="004D7B63"/>
    <w:rsid w:val="004D7F0B"/>
    <w:rsid w:val="004E01AD"/>
    <w:rsid w:val="004E10A4"/>
    <w:rsid w:val="004E2B3A"/>
    <w:rsid w:val="004E2BFC"/>
    <w:rsid w:val="004E34DF"/>
    <w:rsid w:val="004E3A5D"/>
    <w:rsid w:val="004E41BD"/>
    <w:rsid w:val="004E48C5"/>
    <w:rsid w:val="004E7B20"/>
    <w:rsid w:val="004F19AA"/>
    <w:rsid w:val="004F2094"/>
    <w:rsid w:val="004F2A90"/>
    <w:rsid w:val="004F305E"/>
    <w:rsid w:val="004F3123"/>
    <w:rsid w:val="004F5EAB"/>
    <w:rsid w:val="004F6558"/>
    <w:rsid w:val="004F6A53"/>
    <w:rsid w:val="005008D1"/>
    <w:rsid w:val="00502878"/>
    <w:rsid w:val="005038BD"/>
    <w:rsid w:val="00503A8E"/>
    <w:rsid w:val="00504817"/>
    <w:rsid w:val="0050586E"/>
    <w:rsid w:val="005059EB"/>
    <w:rsid w:val="00505B78"/>
    <w:rsid w:val="0050723D"/>
    <w:rsid w:val="00510757"/>
    <w:rsid w:val="00510F23"/>
    <w:rsid w:val="005113C4"/>
    <w:rsid w:val="005121D4"/>
    <w:rsid w:val="00512258"/>
    <w:rsid w:val="0051359D"/>
    <w:rsid w:val="00513F3D"/>
    <w:rsid w:val="00514FD6"/>
    <w:rsid w:val="0051551B"/>
    <w:rsid w:val="00515CE3"/>
    <w:rsid w:val="0051617B"/>
    <w:rsid w:val="00516649"/>
    <w:rsid w:val="005167A4"/>
    <w:rsid w:val="005176CD"/>
    <w:rsid w:val="005200BC"/>
    <w:rsid w:val="00521645"/>
    <w:rsid w:val="00521D8A"/>
    <w:rsid w:val="005223A0"/>
    <w:rsid w:val="005229C2"/>
    <w:rsid w:val="005238EA"/>
    <w:rsid w:val="00524A95"/>
    <w:rsid w:val="00524CFA"/>
    <w:rsid w:val="0052511D"/>
    <w:rsid w:val="00525627"/>
    <w:rsid w:val="00525B59"/>
    <w:rsid w:val="00525CDE"/>
    <w:rsid w:val="0052675D"/>
    <w:rsid w:val="0052766D"/>
    <w:rsid w:val="0053017C"/>
    <w:rsid w:val="00530E4D"/>
    <w:rsid w:val="00531BCD"/>
    <w:rsid w:val="00531E75"/>
    <w:rsid w:val="00532228"/>
    <w:rsid w:val="00533633"/>
    <w:rsid w:val="005336FF"/>
    <w:rsid w:val="0053450D"/>
    <w:rsid w:val="00535759"/>
    <w:rsid w:val="00536F32"/>
    <w:rsid w:val="0053760E"/>
    <w:rsid w:val="005376FD"/>
    <w:rsid w:val="005377C8"/>
    <w:rsid w:val="00537906"/>
    <w:rsid w:val="00537BC6"/>
    <w:rsid w:val="00540169"/>
    <w:rsid w:val="005401EC"/>
    <w:rsid w:val="005408C3"/>
    <w:rsid w:val="00541127"/>
    <w:rsid w:val="005413FE"/>
    <w:rsid w:val="00541426"/>
    <w:rsid w:val="005439FD"/>
    <w:rsid w:val="005441A9"/>
    <w:rsid w:val="00544D7F"/>
    <w:rsid w:val="00544D88"/>
    <w:rsid w:val="00544DD8"/>
    <w:rsid w:val="00545012"/>
    <w:rsid w:val="0054514A"/>
    <w:rsid w:val="005458F9"/>
    <w:rsid w:val="005460AD"/>
    <w:rsid w:val="005460F9"/>
    <w:rsid w:val="00546567"/>
    <w:rsid w:val="005466EE"/>
    <w:rsid w:val="0054791B"/>
    <w:rsid w:val="00547ADE"/>
    <w:rsid w:val="00551825"/>
    <w:rsid w:val="00551BCD"/>
    <w:rsid w:val="00551C78"/>
    <w:rsid w:val="005520B7"/>
    <w:rsid w:val="00552A97"/>
    <w:rsid w:val="00552E69"/>
    <w:rsid w:val="00553752"/>
    <w:rsid w:val="00553D82"/>
    <w:rsid w:val="005542BC"/>
    <w:rsid w:val="00554CFB"/>
    <w:rsid w:val="00555312"/>
    <w:rsid w:val="005554ED"/>
    <w:rsid w:val="00555633"/>
    <w:rsid w:val="00556193"/>
    <w:rsid w:val="00556D5A"/>
    <w:rsid w:val="00557113"/>
    <w:rsid w:val="005607B6"/>
    <w:rsid w:val="00561167"/>
    <w:rsid w:val="00562857"/>
    <w:rsid w:val="00563C8D"/>
    <w:rsid w:val="00564758"/>
    <w:rsid w:val="00564C26"/>
    <w:rsid w:val="00564C8A"/>
    <w:rsid w:val="005650E2"/>
    <w:rsid w:val="00565202"/>
    <w:rsid w:val="005652D8"/>
    <w:rsid w:val="0056653B"/>
    <w:rsid w:val="00566BED"/>
    <w:rsid w:val="00567484"/>
    <w:rsid w:val="00567757"/>
    <w:rsid w:val="00567A4E"/>
    <w:rsid w:val="00570380"/>
    <w:rsid w:val="00572355"/>
    <w:rsid w:val="0057243D"/>
    <w:rsid w:val="00572BC6"/>
    <w:rsid w:val="005734B1"/>
    <w:rsid w:val="00573FCB"/>
    <w:rsid w:val="0057611E"/>
    <w:rsid w:val="00576B22"/>
    <w:rsid w:val="0057721D"/>
    <w:rsid w:val="00580200"/>
    <w:rsid w:val="005809A0"/>
    <w:rsid w:val="005811B5"/>
    <w:rsid w:val="005817A8"/>
    <w:rsid w:val="0058208C"/>
    <w:rsid w:val="00582224"/>
    <w:rsid w:val="00583994"/>
    <w:rsid w:val="00583A10"/>
    <w:rsid w:val="00584D19"/>
    <w:rsid w:val="005850A1"/>
    <w:rsid w:val="00585519"/>
    <w:rsid w:val="005860A2"/>
    <w:rsid w:val="005862A0"/>
    <w:rsid w:val="00586412"/>
    <w:rsid w:val="00586D62"/>
    <w:rsid w:val="00587846"/>
    <w:rsid w:val="00587852"/>
    <w:rsid w:val="00587B81"/>
    <w:rsid w:val="00590672"/>
    <w:rsid w:val="00591F2B"/>
    <w:rsid w:val="005920F1"/>
    <w:rsid w:val="005921AD"/>
    <w:rsid w:val="00592593"/>
    <w:rsid w:val="00593000"/>
    <w:rsid w:val="005936AD"/>
    <w:rsid w:val="00593F30"/>
    <w:rsid w:val="00594B8B"/>
    <w:rsid w:val="005955FC"/>
    <w:rsid w:val="00595DC6"/>
    <w:rsid w:val="00596E4B"/>
    <w:rsid w:val="005970CE"/>
    <w:rsid w:val="005A056A"/>
    <w:rsid w:val="005A121C"/>
    <w:rsid w:val="005A19B0"/>
    <w:rsid w:val="005A19CE"/>
    <w:rsid w:val="005A3829"/>
    <w:rsid w:val="005A4924"/>
    <w:rsid w:val="005A49D2"/>
    <w:rsid w:val="005A554C"/>
    <w:rsid w:val="005A6601"/>
    <w:rsid w:val="005A7DFA"/>
    <w:rsid w:val="005B17AD"/>
    <w:rsid w:val="005B3362"/>
    <w:rsid w:val="005B4995"/>
    <w:rsid w:val="005B49A5"/>
    <w:rsid w:val="005B52A2"/>
    <w:rsid w:val="005B5635"/>
    <w:rsid w:val="005B64AD"/>
    <w:rsid w:val="005B697A"/>
    <w:rsid w:val="005B7D3F"/>
    <w:rsid w:val="005C04C5"/>
    <w:rsid w:val="005C0B3D"/>
    <w:rsid w:val="005C12D1"/>
    <w:rsid w:val="005C162C"/>
    <w:rsid w:val="005C1AC1"/>
    <w:rsid w:val="005C28F9"/>
    <w:rsid w:val="005C3972"/>
    <w:rsid w:val="005C40B6"/>
    <w:rsid w:val="005C4620"/>
    <w:rsid w:val="005C51AD"/>
    <w:rsid w:val="005C6124"/>
    <w:rsid w:val="005C61DD"/>
    <w:rsid w:val="005C6CB4"/>
    <w:rsid w:val="005D0A69"/>
    <w:rsid w:val="005D0AB5"/>
    <w:rsid w:val="005D1E20"/>
    <w:rsid w:val="005D2075"/>
    <w:rsid w:val="005D288E"/>
    <w:rsid w:val="005D34DF"/>
    <w:rsid w:val="005D3E14"/>
    <w:rsid w:val="005D422C"/>
    <w:rsid w:val="005D4608"/>
    <w:rsid w:val="005D4AF8"/>
    <w:rsid w:val="005D5E81"/>
    <w:rsid w:val="005D67FA"/>
    <w:rsid w:val="005D7241"/>
    <w:rsid w:val="005D7512"/>
    <w:rsid w:val="005D7AC5"/>
    <w:rsid w:val="005D7D4D"/>
    <w:rsid w:val="005E00E0"/>
    <w:rsid w:val="005E1458"/>
    <w:rsid w:val="005E15DC"/>
    <w:rsid w:val="005E1CDC"/>
    <w:rsid w:val="005E1DDF"/>
    <w:rsid w:val="005E1FAA"/>
    <w:rsid w:val="005E27E5"/>
    <w:rsid w:val="005E6EB2"/>
    <w:rsid w:val="005F06D5"/>
    <w:rsid w:val="005F1074"/>
    <w:rsid w:val="005F14E4"/>
    <w:rsid w:val="005F1E66"/>
    <w:rsid w:val="005F2855"/>
    <w:rsid w:val="005F2AAE"/>
    <w:rsid w:val="005F4EDA"/>
    <w:rsid w:val="005F57D3"/>
    <w:rsid w:val="005F62C5"/>
    <w:rsid w:val="005F66FE"/>
    <w:rsid w:val="005F68BE"/>
    <w:rsid w:val="005F690E"/>
    <w:rsid w:val="005F7118"/>
    <w:rsid w:val="005F758C"/>
    <w:rsid w:val="005F7D1E"/>
    <w:rsid w:val="006033EE"/>
    <w:rsid w:val="00604733"/>
    <w:rsid w:val="00604D10"/>
    <w:rsid w:val="00604F3D"/>
    <w:rsid w:val="00605447"/>
    <w:rsid w:val="00605A44"/>
    <w:rsid w:val="0060618A"/>
    <w:rsid w:val="0060628C"/>
    <w:rsid w:val="00606F85"/>
    <w:rsid w:val="00610531"/>
    <w:rsid w:val="0061091F"/>
    <w:rsid w:val="006119AC"/>
    <w:rsid w:val="00611CDF"/>
    <w:rsid w:val="006121E7"/>
    <w:rsid w:val="00612CC9"/>
    <w:rsid w:val="00612E21"/>
    <w:rsid w:val="006136B6"/>
    <w:rsid w:val="006136E3"/>
    <w:rsid w:val="006139E1"/>
    <w:rsid w:val="00615165"/>
    <w:rsid w:val="00615274"/>
    <w:rsid w:val="00617411"/>
    <w:rsid w:val="00617A19"/>
    <w:rsid w:val="00620AD1"/>
    <w:rsid w:val="00621099"/>
    <w:rsid w:val="006219C7"/>
    <w:rsid w:val="00621E2F"/>
    <w:rsid w:val="0062226B"/>
    <w:rsid w:val="00622557"/>
    <w:rsid w:val="00623D61"/>
    <w:rsid w:val="00624348"/>
    <w:rsid w:val="00624E58"/>
    <w:rsid w:val="006250EA"/>
    <w:rsid w:val="006252A4"/>
    <w:rsid w:val="006267BA"/>
    <w:rsid w:val="00630A90"/>
    <w:rsid w:val="0063138F"/>
    <w:rsid w:val="00631451"/>
    <w:rsid w:val="0063246B"/>
    <w:rsid w:val="0063312C"/>
    <w:rsid w:val="00634386"/>
    <w:rsid w:val="0063458A"/>
    <w:rsid w:val="00634920"/>
    <w:rsid w:val="00635040"/>
    <w:rsid w:val="00635ADE"/>
    <w:rsid w:val="00636535"/>
    <w:rsid w:val="00636549"/>
    <w:rsid w:val="00636A8B"/>
    <w:rsid w:val="00636F76"/>
    <w:rsid w:val="00637741"/>
    <w:rsid w:val="00641C47"/>
    <w:rsid w:val="00642105"/>
    <w:rsid w:val="00642901"/>
    <w:rsid w:val="00643F39"/>
    <w:rsid w:val="0064500F"/>
    <w:rsid w:val="00645287"/>
    <w:rsid w:val="00646A1C"/>
    <w:rsid w:val="0064768B"/>
    <w:rsid w:val="006479AD"/>
    <w:rsid w:val="006501A8"/>
    <w:rsid w:val="00650965"/>
    <w:rsid w:val="00650F98"/>
    <w:rsid w:val="00652597"/>
    <w:rsid w:val="006525F0"/>
    <w:rsid w:val="006533E8"/>
    <w:rsid w:val="00653BF6"/>
    <w:rsid w:val="006540E2"/>
    <w:rsid w:val="00654FFC"/>
    <w:rsid w:val="00660EDF"/>
    <w:rsid w:val="00661224"/>
    <w:rsid w:val="00663005"/>
    <w:rsid w:val="00663EE8"/>
    <w:rsid w:val="006640A7"/>
    <w:rsid w:val="006640B3"/>
    <w:rsid w:val="006647E8"/>
    <w:rsid w:val="00665491"/>
    <w:rsid w:val="006655B0"/>
    <w:rsid w:val="006665E0"/>
    <w:rsid w:val="00666841"/>
    <w:rsid w:val="00666DD1"/>
    <w:rsid w:val="00666FF7"/>
    <w:rsid w:val="0066708C"/>
    <w:rsid w:val="00667FD6"/>
    <w:rsid w:val="006704EA"/>
    <w:rsid w:val="00670E54"/>
    <w:rsid w:val="00670FB3"/>
    <w:rsid w:val="00671565"/>
    <w:rsid w:val="00672F6D"/>
    <w:rsid w:val="006736D1"/>
    <w:rsid w:val="00673824"/>
    <w:rsid w:val="0067428C"/>
    <w:rsid w:val="006745C7"/>
    <w:rsid w:val="0067522C"/>
    <w:rsid w:val="006766BE"/>
    <w:rsid w:val="00676DBF"/>
    <w:rsid w:val="00677864"/>
    <w:rsid w:val="00677C53"/>
    <w:rsid w:val="00681EFC"/>
    <w:rsid w:val="00682131"/>
    <w:rsid w:val="00683961"/>
    <w:rsid w:val="00683E54"/>
    <w:rsid w:val="0068402B"/>
    <w:rsid w:val="00684470"/>
    <w:rsid w:val="006847AB"/>
    <w:rsid w:val="00684944"/>
    <w:rsid w:val="006849A1"/>
    <w:rsid w:val="0068687F"/>
    <w:rsid w:val="00690DC7"/>
    <w:rsid w:val="00692042"/>
    <w:rsid w:val="006922BF"/>
    <w:rsid w:val="00692F68"/>
    <w:rsid w:val="0069308E"/>
    <w:rsid w:val="0069393E"/>
    <w:rsid w:val="0069399C"/>
    <w:rsid w:val="006943E0"/>
    <w:rsid w:val="0069452A"/>
    <w:rsid w:val="00694E74"/>
    <w:rsid w:val="006951B3"/>
    <w:rsid w:val="0069642B"/>
    <w:rsid w:val="006A0CA8"/>
    <w:rsid w:val="006A1356"/>
    <w:rsid w:val="006A1554"/>
    <w:rsid w:val="006A1BA7"/>
    <w:rsid w:val="006A22C1"/>
    <w:rsid w:val="006A2D0B"/>
    <w:rsid w:val="006A3A1E"/>
    <w:rsid w:val="006A4DAB"/>
    <w:rsid w:val="006A4FDD"/>
    <w:rsid w:val="006A57C6"/>
    <w:rsid w:val="006A588E"/>
    <w:rsid w:val="006A5D76"/>
    <w:rsid w:val="006A6144"/>
    <w:rsid w:val="006A6B22"/>
    <w:rsid w:val="006A7A9B"/>
    <w:rsid w:val="006A7D4A"/>
    <w:rsid w:val="006B0625"/>
    <w:rsid w:val="006B0D03"/>
    <w:rsid w:val="006B11F8"/>
    <w:rsid w:val="006B19F6"/>
    <w:rsid w:val="006B2C9B"/>
    <w:rsid w:val="006B2DA0"/>
    <w:rsid w:val="006B312D"/>
    <w:rsid w:val="006B344B"/>
    <w:rsid w:val="006B34FE"/>
    <w:rsid w:val="006B395A"/>
    <w:rsid w:val="006B3A25"/>
    <w:rsid w:val="006B3BF8"/>
    <w:rsid w:val="006B6BA4"/>
    <w:rsid w:val="006B6EF2"/>
    <w:rsid w:val="006B7392"/>
    <w:rsid w:val="006B747E"/>
    <w:rsid w:val="006B7964"/>
    <w:rsid w:val="006C0272"/>
    <w:rsid w:val="006C089E"/>
    <w:rsid w:val="006C0906"/>
    <w:rsid w:val="006C0AB4"/>
    <w:rsid w:val="006C1158"/>
    <w:rsid w:val="006C239D"/>
    <w:rsid w:val="006C2ED9"/>
    <w:rsid w:val="006C317D"/>
    <w:rsid w:val="006C34BD"/>
    <w:rsid w:val="006C3C7F"/>
    <w:rsid w:val="006C41BC"/>
    <w:rsid w:val="006C4208"/>
    <w:rsid w:val="006C4448"/>
    <w:rsid w:val="006C6A91"/>
    <w:rsid w:val="006C6DC8"/>
    <w:rsid w:val="006C795F"/>
    <w:rsid w:val="006C7D3F"/>
    <w:rsid w:val="006D0ABE"/>
    <w:rsid w:val="006D0D38"/>
    <w:rsid w:val="006D2438"/>
    <w:rsid w:val="006D27C4"/>
    <w:rsid w:val="006D35E2"/>
    <w:rsid w:val="006D3615"/>
    <w:rsid w:val="006D44BB"/>
    <w:rsid w:val="006D4A60"/>
    <w:rsid w:val="006D4B1D"/>
    <w:rsid w:val="006D4D01"/>
    <w:rsid w:val="006D4E93"/>
    <w:rsid w:val="006D5237"/>
    <w:rsid w:val="006D63A3"/>
    <w:rsid w:val="006D7512"/>
    <w:rsid w:val="006D77B9"/>
    <w:rsid w:val="006D78CD"/>
    <w:rsid w:val="006D7EA9"/>
    <w:rsid w:val="006D7F11"/>
    <w:rsid w:val="006E0367"/>
    <w:rsid w:val="006E1389"/>
    <w:rsid w:val="006E236D"/>
    <w:rsid w:val="006E2CED"/>
    <w:rsid w:val="006E2E02"/>
    <w:rsid w:val="006E3353"/>
    <w:rsid w:val="006E3472"/>
    <w:rsid w:val="006E395E"/>
    <w:rsid w:val="006E4365"/>
    <w:rsid w:val="006E4ADF"/>
    <w:rsid w:val="006E4AEF"/>
    <w:rsid w:val="006E59A4"/>
    <w:rsid w:val="006E59A7"/>
    <w:rsid w:val="006E5AB7"/>
    <w:rsid w:val="006E692E"/>
    <w:rsid w:val="006E763C"/>
    <w:rsid w:val="006E7C1C"/>
    <w:rsid w:val="006E7EF4"/>
    <w:rsid w:val="006F07C1"/>
    <w:rsid w:val="006F1999"/>
    <w:rsid w:val="006F20F6"/>
    <w:rsid w:val="006F23A7"/>
    <w:rsid w:val="006F4354"/>
    <w:rsid w:val="006F5386"/>
    <w:rsid w:val="006F6695"/>
    <w:rsid w:val="006F6D5F"/>
    <w:rsid w:val="007009C8"/>
    <w:rsid w:val="00701466"/>
    <w:rsid w:val="00701527"/>
    <w:rsid w:val="00703580"/>
    <w:rsid w:val="0070549E"/>
    <w:rsid w:val="00705CED"/>
    <w:rsid w:val="0070756C"/>
    <w:rsid w:val="007076D3"/>
    <w:rsid w:val="00707FB0"/>
    <w:rsid w:val="00710237"/>
    <w:rsid w:val="00711229"/>
    <w:rsid w:val="0071123F"/>
    <w:rsid w:val="0071217E"/>
    <w:rsid w:val="00712D5A"/>
    <w:rsid w:val="007135CC"/>
    <w:rsid w:val="00714133"/>
    <w:rsid w:val="00714408"/>
    <w:rsid w:val="0071467B"/>
    <w:rsid w:val="0071467E"/>
    <w:rsid w:val="00714C64"/>
    <w:rsid w:val="00714F48"/>
    <w:rsid w:val="00717627"/>
    <w:rsid w:val="00720D06"/>
    <w:rsid w:val="00721750"/>
    <w:rsid w:val="00721A29"/>
    <w:rsid w:val="007224F5"/>
    <w:rsid w:val="0072265B"/>
    <w:rsid w:val="007227E8"/>
    <w:rsid w:val="00722F8B"/>
    <w:rsid w:val="007231CA"/>
    <w:rsid w:val="00723CE0"/>
    <w:rsid w:val="00724770"/>
    <w:rsid w:val="0072727F"/>
    <w:rsid w:val="0072795B"/>
    <w:rsid w:val="007300BF"/>
    <w:rsid w:val="00730973"/>
    <w:rsid w:val="00730A57"/>
    <w:rsid w:val="00732AD7"/>
    <w:rsid w:val="00732B6B"/>
    <w:rsid w:val="007332C7"/>
    <w:rsid w:val="00733525"/>
    <w:rsid w:val="007337DD"/>
    <w:rsid w:val="00734C5F"/>
    <w:rsid w:val="00735105"/>
    <w:rsid w:val="0073534F"/>
    <w:rsid w:val="00736FCC"/>
    <w:rsid w:val="00737862"/>
    <w:rsid w:val="0074018C"/>
    <w:rsid w:val="00740FE8"/>
    <w:rsid w:val="0074128F"/>
    <w:rsid w:val="00741570"/>
    <w:rsid w:val="0074200E"/>
    <w:rsid w:val="00742D1C"/>
    <w:rsid w:val="00742D26"/>
    <w:rsid w:val="0074376E"/>
    <w:rsid w:val="0074449E"/>
    <w:rsid w:val="007447CC"/>
    <w:rsid w:val="007452EA"/>
    <w:rsid w:val="007457F1"/>
    <w:rsid w:val="00746096"/>
    <w:rsid w:val="00746ED0"/>
    <w:rsid w:val="0075029F"/>
    <w:rsid w:val="00750381"/>
    <w:rsid w:val="00751570"/>
    <w:rsid w:val="00751703"/>
    <w:rsid w:val="00751B26"/>
    <w:rsid w:val="00752207"/>
    <w:rsid w:val="007528FD"/>
    <w:rsid w:val="00752E93"/>
    <w:rsid w:val="00754378"/>
    <w:rsid w:val="00754B01"/>
    <w:rsid w:val="00755E50"/>
    <w:rsid w:val="00756A13"/>
    <w:rsid w:val="0075739D"/>
    <w:rsid w:val="007603CF"/>
    <w:rsid w:val="00760429"/>
    <w:rsid w:val="0076079C"/>
    <w:rsid w:val="00760C0B"/>
    <w:rsid w:val="00760E57"/>
    <w:rsid w:val="00760F6D"/>
    <w:rsid w:val="00761403"/>
    <w:rsid w:val="00761FF8"/>
    <w:rsid w:val="00762073"/>
    <w:rsid w:val="00762AEF"/>
    <w:rsid w:val="00763E47"/>
    <w:rsid w:val="00764269"/>
    <w:rsid w:val="00764361"/>
    <w:rsid w:val="007643DF"/>
    <w:rsid w:val="00764E96"/>
    <w:rsid w:val="00765B70"/>
    <w:rsid w:val="0076603B"/>
    <w:rsid w:val="00767102"/>
    <w:rsid w:val="00767220"/>
    <w:rsid w:val="00767A3D"/>
    <w:rsid w:val="00767BD1"/>
    <w:rsid w:val="00770246"/>
    <w:rsid w:val="00770BA5"/>
    <w:rsid w:val="00772083"/>
    <w:rsid w:val="0077265A"/>
    <w:rsid w:val="00772AC3"/>
    <w:rsid w:val="00773AB9"/>
    <w:rsid w:val="00773CFA"/>
    <w:rsid w:val="007740B4"/>
    <w:rsid w:val="0077440D"/>
    <w:rsid w:val="00774B9F"/>
    <w:rsid w:val="00774C5C"/>
    <w:rsid w:val="00775DAE"/>
    <w:rsid w:val="00775EEC"/>
    <w:rsid w:val="00776A48"/>
    <w:rsid w:val="00777B5E"/>
    <w:rsid w:val="007806A6"/>
    <w:rsid w:val="007808ED"/>
    <w:rsid w:val="00780CC2"/>
    <w:rsid w:val="00780D46"/>
    <w:rsid w:val="00780DE3"/>
    <w:rsid w:val="00781A7E"/>
    <w:rsid w:val="00783D79"/>
    <w:rsid w:val="00785693"/>
    <w:rsid w:val="007872A5"/>
    <w:rsid w:val="00790F48"/>
    <w:rsid w:val="00791B43"/>
    <w:rsid w:val="007928E8"/>
    <w:rsid w:val="00792DE9"/>
    <w:rsid w:val="00794487"/>
    <w:rsid w:val="00794ACA"/>
    <w:rsid w:val="00796893"/>
    <w:rsid w:val="00796D0A"/>
    <w:rsid w:val="00797ECE"/>
    <w:rsid w:val="007A017A"/>
    <w:rsid w:val="007A211B"/>
    <w:rsid w:val="007A262B"/>
    <w:rsid w:val="007A2BC6"/>
    <w:rsid w:val="007A4527"/>
    <w:rsid w:val="007A5689"/>
    <w:rsid w:val="007A5BCE"/>
    <w:rsid w:val="007A5D6E"/>
    <w:rsid w:val="007A67B2"/>
    <w:rsid w:val="007A7028"/>
    <w:rsid w:val="007A76D6"/>
    <w:rsid w:val="007A7A38"/>
    <w:rsid w:val="007A7B93"/>
    <w:rsid w:val="007A7C17"/>
    <w:rsid w:val="007B053A"/>
    <w:rsid w:val="007B0D64"/>
    <w:rsid w:val="007B17A1"/>
    <w:rsid w:val="007B3F84"/>
    <w:rsid w:val="007B447D"/>
    <w:rsid w:val="007B51C7"/>
    <w:rsid w:val="007B56C4"/>
    <w:rsid w:val="007B63AE"/>
    <w:rsid w:val="007B68CB"/>
    <w:rsid w:val="007C0592"/>
    <w:rsid w:val="007C06C1"/>
    <w:rsid w:val="007C19B0"/>
    <w:rsid w:val="007C1AB4"/>
    <w:rsid w:val="007C3562"/>
    <w:rsid w:val="007C404B"/>
    <w:rsid w:val="007C4296"/>
    <w:rsid w:val="007C4EF7"/>
    <w:rsid w:val="007C5E21"/>
    <w:rsid w:val="007C62FD"/>
    <w:rsid w:val="007C7280"/>
    <w:rsid w:val="007C768C"/>
    <w:rsid w:val="007D03BA"/>
    <w:rsid w:val="007D25FE"/>
    <w:rsid w:val="007D33BD"/>
    <w:rsid w:val="007D34CD"/>
    <w:rsid w:val="007D3F78"/>
    <w:rsid w:val="007D4128"/>
    <w:rsid w:val="007D4F65"/>
    <w:rsid w:val="007D65BB"/>
    <w:rsid w:val="007D67A2"/>
    <w:rsid w:val="007D68A2"/>
    <w:rsid w:val="007D6CA8"/>
    <w:rsid w:val="007D76B5"/>
    <w:rsid w:val="007D77EE"/>
    <w:rsid w:val="007D790F"/>
    <w:rsid w:val="007E0C1D"/>
    <w:rsid w:val="007E0E2E"/>
    <w:rsid w:val="007E0E4F"/>
    <w:rsid w:val="007E11CF"/>
    <w:rsid w:val="007E11E3"/>
    <w:rsid w:val="007E14EA"/>
    <w:rsid w:val="007E16EB"/>
    <w:rsid w:val="007E234B"/>
    <w:rsid w:val="007E23BA"/>
    <w:rsid w:val="007E282F"/>
    <w:rsid w:val="007E39BE"/>
    <w:rsid w:val="007E3F08"/>
    <w:rsid w:val="007E3F5D"/>
    <w:rsid w:val="007E48A9"/>
    <w:rsid w:val="007E617C"/>
    <w:rsid w:val="007E70E6"/>
    <w:rsid w:val="007F0532"/>
    <w:rsid w:val="007F107D"/>
    <w:rsid w:val="007F1B11"/>
    <w:rsid w:val="007F2536"/>
    <w:rsid w:val="007F358C"/>
    <w:rsid w:val="007F3645"/>
    <w:rsid w:val="007F39B2"/>
    <w:rsid w:val="007F4370"/>
    <w:rsid w:val="007F45C4"/>
    <w:rsid w:val="007F598A"/>
    <w:rsid w:val="007F60D3"/>
    <w:rsid w:val="007F65FD"/>
    <w:rsid w:val="007F7409"/>
    <w:rsid w:val="00800008"/>
    <w:rsid w:val="00800252"/>
    <w:rsid w:val="0080025C"/>
    <w:rsid w:val="008006FE"/>
    <w:rsid w:val="00801EEB"/>
    <w:rsid w:val="0080245E"/>
    <w:rsid w:val="00802768"/>
    <w:rsid w:val="0080487A"/>
    <w:rsid w:val="00805E8C"/>
    <w:rsid w:val="00806657"/>
    <w:rsid w:val="0080758F"/>
    <w:rsid w:val="00807DB1"/>
    <w:rsid w:val="00811254"/>
    <w:rsid w:val="008119F0"/>
    <w:rsid w:val="00811EC3"/>
    <w:rsid w:val="0081220B"/>
    <w:rsid w:val="008129DB"/>
    <w:rsid w:val="00813201"/>
    <w:rsid w:val="0081520F"/>
    <w:rsid w:val="008161E0"/>
    <w:rsid w:val="00820613"/>
    <w:rsid w:val="00820AAF"/>
    <w:rsid w:val="008239A7"/>
    <w:rsid w:val="00825E96"/>
    <w:rsid w:val="00826318"/>
    <w:rsid w:val="00827091"/>
    <w:rsid w:val="00827CC3"/>
    <w:rsid w:val="00830811"/>
    <w:rsid w:val="00830B99"/>
    <w:rsid w:val="008319F7"/>
    <w:rsid w:val="00834AE7"/>
    <w:rsid w:val="00835095"/>
    <w:rsid w:val="00835F55"/>
    <w:rsid w:val="00836919"/>
    <w:rsid w:val="00837786"/>
    <w:rsid w:val="008408AE"/>
    <w:rsid w:val="00840B7F"/>
    <w:rsid w:val="00841D4F"/>
    <w:rsid w:val="00843919"/>
    <w:rsid w:val="00843C8F"/>
    <w:rsid w:val="008446A7"/>
    <w:rsid w:val="008454FA"/>
    <w:rsid w:val="00845EB0"/>
    <w:rsid w:val="00846A16"/>
    <w:rsid w:val="00847A0A"/>
    <w:rsid w:val="00847A24"/>
    <w:rsid w:val="0085057C"/>
    <w:rsid w:val="0085064A"/>
    <w:rsid w:val="00852E95"/>
    <w:rsid w:val="00853310"/>
    <w:rsid w:val="00853910"/>
    <w:rsid w:val="00853D01"/>
    <w:rsid w:val="008546B0"/>
    <w:rsid w:val="00854FE5"/>
    <w:rsid w:val="00855ADD"/>
    <w:rsid w:val="0085693D"/>
    <w:rsid w:val="00856FE4"/>
    <w:rsid w:val="00857988"/>
    <w:rsid w:val="00857E2E"/>
    <w:rsid w:val="00862248"/>
    <w:rsid w:val="00862764"/>
    <w:rsid w:val="00862856"/>
    <w:rsid w:val="0086340B"/>
    <w:rsid w:val="008637AA"/>
    <w:rsid w:val="00864352"/>
    <w:rsid w:val="0086497D"/>
    <w:rsid w:val="00864D3C"/>
    <w:rsid w:val="00865CBC"/>
    <w:rsid w:val="00865D65"/>
    <w:rsid w:val="00867882"/>
    <w:rsid w:val="008700DD"/>
    <w:rsid w:val="00870188"/>
    <w:rsid w:val="00870E71"/>
    <w:rsid w:val="0087151F"/>
    <w:rsid w:val="008724FB"/>
    <w:rsid w:val="00872C64"/>
    <w:rsid w:val="00873F0C"/>
    <w:rsid w:val="00874033"/>
    <w:rsid w:val="008755DB"/>
    <w:rsid w:val="00875CAB"/>
    <w:rsid w:val="00875FEF"/>
    <w:rsid w:val="00876146"/>
    <w:rsid w:val="008779B3"/>
    <w:rsid w:val="00877A55"/>
    <w:rsid w:val="00880A61"/>
    <w:rsid w:val="00881B6A"/>
    <w:rsid w:val="00883789"/>
    <w:rsid w:val="00884A73"/>
    <w:rsid w:val="00886086"/>
    <w:rsid w:val="008866CF"/>
    <w:rsid w:val="008870CA"/>
    <w:rsid w:val="00887BD9"/>
    <w:rsid w:val="00887F35"/>
    <w:rsid w:val="00890F10"/>
    <w:rsid w:val="00891169"/>
    <w:rsid w:val="008926B3"/>
    <w:rsid w:val="0089427F"/>
    <w:rsid w:val="00894BB4"/>
    <w:rsid w:val="00894FCD"/>
    <w:rsid w:val="00895A8E"/>
    <w:rsid w:val="00896E2F"/>
    <w:rsid w:val="008972AD"/>
    <w:rsid w:val="00897B13"/>
    <w:rsid w:val="008A0D28"/>
    <w:rsid w:val="008A2291"/>
    <w:rsid w:val="008A2895"/>
    <w:rsid w:val="008A2C09"/>
    <w:rsid w:val="008A3819"/>
    <w:rsid w:val="008A3B0E"/>
    <w:rsid w:val="008A4735"/>
    <w:rsid w:val="008A6D15"/>
    <w:rsid w:val="008A788A"/>
    <w:rsid w:val="008B003A"/>
    <w:rsid w:val="008B0929"/>
    <w:rsid w:val="008B17EC"/>
    <w:rsid w:val="008B19D4"/>
    <w:rsid w:val="008B2520"/>
    <w:rsid w:val="008B292B"/>
    <w:rsid w:val="008B33D5"/>
    <w:rsid w:val="008B3492"/>
    <w:rsid w:val="008B470E"/>
    <w:rsid w:val="008B4C60"/>
    <w:rsid w:val="008B5034"/>
    <w:rsid w:val="008B537B"/>
    <w:rsid w:val="008B5C67"/>
    <w:rsid w:val="008B5F6D"/>
    <w:rsid w:val="008B7434"/>
    <w:rsid w:val="008B7B52"/>
    <w:rsid w:val="008C0CFE"/>
    <w:rsid w:val="008C1511"/>
    <w:rsid w:val="008C181A"/>
    <w:rsid w:val="008C191F"/>
    <w:rsid w:val="008C2896"/>
    <w:rsid w:val="008C586F"/>
    <w:rsid w:val="008C77B5"/>
    <w:rsid w:val="008D19C8"/>
    <w:rsid w:val="008D1B53"/>
    <w:rsid w:val="008D2033"/>
    <w:rsid w:val="008D2DE9"/>
    <w:rsid w:val="008D2E74"/>
    <w:rsid w:val="008D36F2"/>
    <w:rsid w:val="008D406F"/>
    <w:rsid w:val="008D6D74"/>
    <w:rsid w:val="008E0A06"/>
    <w:rsid w:val="008E13C8"/>
    <w:rsid w:val="008E1D9A"/>
    <w:rsid w:val="008E264E"/>
    <w:rsid w:val="008E44AC"/>
    <w:rsid w:val="008E45EA"/>
    <w:rsid w:val="008E5230"/>
    <w:rsid w:val="008E699D"/>
    <w:rsid w:val="008E6B4A"/>
    <w:rsid w:val="008F068C"/>
    <w:rsid w:val="008F15C4"/>
    <w:rsid w:val="008F21DC"/>
    <w:rsid w:val="008F22C4"/>
    <w:rsid w:val="008F231A"/>
    <w:rsid w:val="008F25D9"/>
    <w:rsid w:val="008F2D98"/>
    <w:rsid w:val="008F3443"/>
    <w:rsid w:val="008F5ED9"/>
    <w:rsid w:val="008F5FEE"/>
    <w:rsid w:val="008F641F"/>
    <w:rsid w:val="008F644C"/>
    <w:rsid w:val="008F67C5"/>
    <w:rsid w:val="008F7225"/>
    <w:rsid w:val="008F73FD"/>
    <w:rsid w:val="008F7817"/>
    <w:rsid w:val="0090159E"/>
    <w:rsid w:val="0090238E"/>
    <w:rsid w:val="00902DF6"/>
    <w:rsid w:val="009039A5"/>
    <w:rsid w:val="00903F60"/>
    <w:rsid w:val="00904D60"/>
    <w:rsid w:val="0090675A"/>
    <w:rsid w:val="00906A5F"/>
    <w:rsid w:val="00906BBF"/>
    <w:rsid w:val="009070B7"/>
    <w:rsid w:val="00907202"/>
    <w:rsid w:val="00907BD5"/>
    <w:rsid w:val="00910656"/>
    <w:rsid w:val="0091089B"/>
    <w:rsid w:val="00910D25"/>
    <w:rsid w:val="00910D84"/>
    <w:rsid w:val="009113EF"/>
    <w:rsid w:val="009122EC"/>
    <w:rsid w:val="0091254E"/>
    <w:rsid w:val="00914F08"/>
    <w:rsid w:val="00915B5A"/>
    <w:rsid w:val="009162A6"/>
    <w:rsid w:val="0091682B"/>
    <w:rsid w:val="00916FCB"/>
    <w:rsid w:val="0091742E"/>
    <w:rsid w:val="00917870"/>
    <w:rsid w:val="00917A35"/>
    <w:rsid w:val="00920348"/>
    <w:rsid w:val="009208A9"/>
    <w:rsid w:val="00920991"/>
    <w:rsid w:val="00921A7E"/>
    <w:rsid w:val="00921EC0"/>
    <w:rsid w:val="00921F45"/>
    <w:rsid w:val="00922A71"/>
    <w:rsid w:val="00922EDB"/>
    <w:rsid w:val="009231AD"/>
    <w:rsid w:val="00923542"/>
    <w:rsid w:val="00923B41"/>
    <w:rsid w:val="0092413B"/>
    <w:rsid w:val="0092478F"/>
    <w:rsid w:val="00924845"/>
    <w:rsid w:val="00924C22"/>
    <w:rsid w:val="00924F7B"/>
    <w:rsid w:val="00927601"/>
    <w:rsid w:val="00930B20"/>
    <w:rsid w:val="00930DB8"/>
    <w:rsid w:val="00930EAD"/>
    <w:rsid w:val="00931C46"/>
    <w:rsid w:val="009320BE"/>
    <w:rsid w:val="00932599"/>
    <w:rsid w:val="00933206"/>
    <w:rsid w:val="00933295"/>
    <w:rsid w:val="00933397"/>
    <w:rsid w:val="0093459F"/>
    <w:rsid w:val="009346E8"/>
    <w:rsid w:val="009351E0"/>
    <w:rsid w:val="009377D6"/>
    <w:rsid w:val="00940EE0"/>
    <w:rsid w:val="00941033"/>
    <w:rsid w:val="009413A4"/>
    <w:rsid w:val="00941AD3"/>
    <w:rsid w:val="009424DB"/>
    <w:rsid w:val="00942539"/>
    <w:rsid w:val="00942B56"/>
    <w:rsid w:val="00943F7C"/>
    <w:rsid w:val="00944257"/>
    <w:rsid w:val="00944BE9"/>
    <w:rsid w:val="00944FD1"/>
    <w:rsid w:val="00946224"/>
    <w:rsid w:val="00946FD2"/>
    <w:rsid w:val="009479E2"/>
    <w:rsid w:val="00947CEF"/>
    <w:rsid w:val="00950DE4"/>
    <w:rsid w:val="00950F28"/>
    <w:rsid w:val="009516B7"/>
    <w:rsid w:val="00951B5D"/>
    <w:rsid w:val="00952B80"/>
    <w:rsid w:val="0095468F"/>
    <w:rsid w:val="00955F77"/>
    <w:rsid w:val="00957081"/>
    <w:rsid w:val="00960020"/>
    <w:rsid w:val="00960170"/>
    <w:rsid w:val="00960B98"/>
    <w:rsid w:val="009618AC"/>
    <w:rsid w:val="009618C1"/>
    <w:rsid w:val="00961D05"/>
    <w:rsid w:val="00962CC1"/>
    <w:rsid w:val="0096353F"/>
    <w:rsid w:val="00963C5A"/>
    <w:rsid w:val="00963DDF"/>
    <w:rsid w:val="00964156"/>
    <w:rsid w:val="009648CC"/>
    <w:rsid w:val="00965310"/>
    <w:rsid w:val="0096558B"/>
    <w:rsid w:val="00965905"/>
    <w:rsid w:val="00965914"/>
    <w:rsid w:val="0096613B"/>
    <w:rsid w:val="009662FC"/>
    <w:rsid w:val="00966996"/>
    <w:rsid w:val="00967838"/>
    <w:rsid w:val="009704D3"/>
    <w:rsid w:val="00970C6F"/>
    <w:rsid w:val="00970E5B"/>
    <w:rsid w:val="009710DB"/>
    <w:rsid w:val="00971E60"/>
    <w:rsid w:val="009726EC"/>
    <w:rsid w:val="009734A0"/>
    <w:rsid w:val="009736F0"/>
    <w:rsid w:val="00973A3C"/>
    <w:rsid w:val="00974D19"/>
    <w:rsid w:val="00974D46"/>
    <w:rsid w:val="009753F0"/>
    <w:rsid w:val="009757E6"/>
    <w:rsid w:val="00975A88"/>
    <w:rsid w:val="009779B9"/>
    <w:rsid w:val="00977D5C"/>
    <w:rsid w:val="00980050"/>
    <w:rsid w:val="00982552"/>
    <w:rsid w:val="0098261B"/>
    <w:rsid w:val="00982646"/>
    <w:rsid w:val="00982CA7"/>
    <w:rsid w:val="0098308A"/>
    <w:rsid w:val="00983132"/>
    <w:rsid w:val="009832C0"/>
    <w:rsid w:val="009848A9"/>
    <w:rsid w:val="00984D5F"/>
    <w:rsid w:val="009854A0"/>
    <w:rsid w:val="00985D47"/>
    <w:rsid w:val="00986841"/>
    <w:rsid w:val="009874C6"/>
    <w:rsid w:val="00990332"/>
    <w:rsid w:val="009910CF"/>
    <w:rsid w:val="009915F9"/>
    <w:rsid w:val="00993E64"/>
    <w:rsid w:val="00994E27"/>
    <w:rsid w:val="00994FA5"/>
    <w:rsid w:val="00995461"/>
    <w:rsid w:val="00995EFF"/>
    <w:rsid w:val="009960AA"/>
    <w:rsid w:val="009967D0"/>
    <w:rsid w:val="009969C3"/>
    <w:rsid w:val="00997998"/>
    <w:rsid w:val="009A0840"/>
    <w:rsid w:val="009A09A4"/>
    <w:rsid w:val="009A0BEC"/>
    <w:rsid w:val="009A0DF0"/>
    <w:rsid w:val="009A11CB"/>
    <w:rsid w:val="009A28FD"/>
    <w:rsid w:val="009A2E9A"/>
    <w:rsid w:val="009A350E"/>
    <w:rsid w:val="009A3540"/>
    <w:rsid w:val="009A36E5"/>
    <w:rsid w:val="009A538C"/>
    <w:rsid w:val="009A586C"/>
    <w:rsid w:val="009A595D"/>
    <w:rsid w:val="009A5B9A"/>
    <w:rsid w:val="009A63B3"/>
    <w:rsid w:val="009A6B14"/>
    <w:rsid w:val="009A7975"/>
    <w:rsid w:val="009B02DB"/>
    <w:rsid w:val="009B07BB"/>
    <w:rsid w:val="009B128A"/>
    <w:rsid w:val="009B12A5"/>
    <w:rsid w:val="009B2363"/>
    <w:rsid w:val="009B2ABF"/>
    <w:rsid w:val="009B3081"/>
    <w:rsid w:val="009B30C6"/>
    <w:rsid w:val="009B37DF"/>
    <w:rsid w:val="009B394E"/>
    <w:rsid w:val="009B3A66"/>
    <w:rsid w:val="009B570F"/>
    <w:rsid w:val="009B635F"/>
    <w:rsid w:val="009B63C0"/>
    <w:rsid w:val="009C066D"/>
    <w:rsid w:val="009C1F85"/>
    <w:rsid w:val="009C242C"/>
    <w:rsid w:val="009C2C65"/>
    <w:rsid w:val="009C2E1E"/>
    <w:rsid w:val="009C577F"/>
    <w:rsid w:val="009C7D3F"/>
    <w:rsid w:val="009D02B2"/>
    <w:rsid w:val="009D032B"/>
    <w:rsid w:val="009D0B87"/>
    <w:rsid w:val="009D294A"/>
    <w:rsid w:val="009D44A6"/>
    <w:rsid w:val="009D50DF"/>
    <w:rsid w:val="009D5431"/>
    <w:rsid w:val="009D5B1F"/>
    <w:rsid w:val="009D672F"/>
    <w:rsid w:val="009D779B"/>
    <w:rsid w:val="009E0D93"/>
    <w:rsid w:val="009E12B1"/>
    <w:rsid w:val="009E1910"/>
    <w:rsid w:val="009E203B"/>
    <w:rsid w:val="009E2592"/>
    <w:rsid w:val="009E2D15"/>
    <w:rsid w:val="009E3095"/>
    <w:rsid w:val="009E3913"/>
    <w:rsid w:val="009E4726"/>
    <w:rsid w:val="009E5694"/>
    <w:rsid w:val="009E60FB"/>
    <w:rsid w:val="009E6CE9"/>
    <w:rsid w:val="009F0015"/>
    <w:rsid w:val="009F0373"/>
    <w:rsid w:val="009F1091"/>
    <w:rsid w:val="009F10FF"/>
    <w:rsid w:val="009F25CC"/>
    <w:rsid w:val="009F3542"/>
    <w:rsid w:val="009F48B7"/>
    <w:rsid w:val="009F56C3"/>
    <w:rsid w:val="009F5949"/>
    <w:rsid w:val="009F5DD9"/>
    <w:rsid w:val="009F650B"/>
    <w:rsid w:val="009F6967"/>
    <w:rsid w:val="009F6B4E"/>
    <w:rsid w:val="009F6C91"/>
    <w:rsid w:val="009F722F"/>
    <w:rsid w:val="009F74F0"/>
    <w:rsid w:val="00A0056B"/>
    <w:rsid w:val="00A00F07"/>
    <w:rsid w:val="00A00FE5"/>
    <w:rsid w:val="00A0227C"/>
    <w:rsid w:val="00A02E82"/>
    <w:rsid w:val="00A04224"/>
    <w:rsid w:val="00A04269"/>
    <w:rsid w:val="00A05048"/>
    <w:rsid w:val="00A05495"/>
    <w:rsid w:val="00A06D23"/>
    <w:rsid w:val="00A06FD7"/>
    <w:rsid w:val="00A0788E"/>
    <w:rsid w:val="00A07BB9"/>
    <w:rsid w:val="00A11138"/>
    <w:rsid w:val="00A115B5"/>
    <w:rsid w:val="00A122F1"/>
    <w:rsid w:val="00A12D3D"/>
    <w:rsid w:val="00A12F88"/>
    <w:rsid w:val="00A13408"/>
    <w:rsid w:val="00A146FA"/>
    <w:rsid w:val="00A15580"/>
    <w:rsid w:val="00A15C5E"/>
    <w:rsid w:val="00A16E6B"/>
    <w:rsid w:val="00A171D3"/>
    <w:rsid w:val="00A21D39"/>
    <w:rsid w:val="00A227EF"/>
    <w:rsid w:val="00A22AB7"/>
    <w:rsid w:val="00A231AF"/>
    <w:rsid w:val="00A25DB8"/>
    <w:rsid w:val="00A27D46"/>
    <w:rsid w:val="00A302DB"/>
    <w:rsid w:val="00A31D85"/>
    <w:rsid w:val="00A32DD0"/>
    <w:rsid w:val="00A35358"/>
    <w:rsid w:val="00A35F33"/>
    <w:rsid w:val="00A404C6"/>
    <w:rsid w:val="00A406B4"/>
    <w:rsid w:val="00A4135E"/>
    <w:rsid w:val="00A4185F"/>
    <w:rsid w:val="00A41F94"/>
    <w:rsid w:val="00A42185"/>
    <w:rsid w:val="00A42579"/>
    <w:rsid w:val="00A42C9A"/>
    <w:rsid w:val="00A431E7"/>
    <w:rsid w:val="00A4333C"/>
    <w:rsid w:val="00A44C20"/>
    <w:rsid w:val="00A44E95"/>
    <w:rsid w:val="00A464CA"/>
    <w:rsid w:val="00A46919"/>
    <w:rsid w:val="00A470F3"/>
    <w:rsid w:val="00A4731D"/>
    <w:rsid w:val="00A5067E"/>
    <w:rsid w:val="00A50755"/>
    <w:rsid w:val="00A50DA2"/>
    <w:rsid w:val="00A51A39"/>
    <w:rsid w:val="00A51B79"/>
    <w:rsid w:val="00A52258"/>
    <w:rsid w:val="00A525A8"/>
    <w:rsid w:val="00A52B24"/>
    <w:rsid w:val="00A52CBB"/>
    <w:rsid w:val="00A533B8"/>
    <w:rsid w:val="00A5409B"/>
    <w:rsid w:val="00A54D83"/>
    <w:rsid w:val="00A55897"/>
    <w:rsid w:val="00A55BCD"/>
    <w:rsid w:val="00A55C03"/>
    <w:rsid w:val="00A56FCE"/>
    <w:rsid w:val="00A57272"/>
    <w:rsid w:val="00A57741"/>
    <w:rsid w:val="00A6048F"/>
    <w:rsid w:val="00A61D41"/>
    <w:rsid w:val="00A63888"/>
    <w:rsid w:val="00A64DFA"/>
    <w:rsid w:val="00A65076"/>
    <w:rsid w:val="00A66214"/>
    <w:rsid w:val="00A66254"/>
    <w:rsid w:val="00A70711"/>
    <w:rsid w:val="00A71A35"/>
    <w:rsid w:val="00A71AF6"/>
    <w:rsid w:val="00A71F81"/>
    <w:rsid w:val="00A72664"/>
    <w:rsid w:val="00A729B7"/>
    <w:rsid w:val="00A7337B"/>
    <w:rsid w:val="00A73806"/>
    <w:rsid w:val="00A746CB"/>
    <w:rsid w:val="00A748C7"/>
    <w:rsid w:val="00A74D44"/>
    <w:rsid w:val="00A74FFC"/>
    <w:rsid w:val="00A75635"/>
    <w:rsid w:val="00A75EF2"/>
    <w:rsid w:val="00A7615C"/>
    <w:rsid w:val="00A7763E"/>
    <w:rsid w:val="00A80FC0"/>
    <w:rsid w:val="00A822AC"/>
    <w:rsid w:val="00A82428"/>
    <w:rsid w:val="00A82845"/>
    <w:rsid w:val="00A82B32"/>
    <w:rsid w:val="00A82EFD"/>
    <w:rsid w:val="00A857CF"/>
    <w:rsid w:val="00A865F5"/>
    <w:rsid w:val="00A86897"/>
    <w:rsid w:val="00A86A8C"/>
    <w:rsid w:val="00A86EB5"/>
    <w:rsid w:val="00A8714A"/>
    <w:rsid w:val="00A87E6F"/>
    <w:rsid w:val="00A9262B"/>
    <w:rsid w:val="00A94094"/>
    <w:rsid w:val="00A95B97"/>
    <w:rsid w:val="00A96086"/>
    <w:rsid w:val="00A96616"/>
    <w:rsid w:val="00A96C3B"/>
    <w:rsid w:val="00A96EDA"/>
    <w:rsid w:val="00A97050"/>
    <w:rsid w:val="00AA058A"/>
    <w:rsid w:val="00AA066A"/>
    <w:rsid w:val="00AA0F35"/>
    <w:rsid w:val="00AA1D45"/>
    <w:rsid w:val="00AA2A5B"/>
    <w:rsid w:val="00AA2D24"/>
    <w:rsid w:val="00AA3A4E"/>
    <w:rsid w:val="00AA3E2D"/>
    <w:rsid w:val="00AA4E65"/>
    <w:rsid w:val="00AA5452"/>
    <w:rsid w:val="00AA5C0B"/>
    <w:rsid w:val="00AA7D87"/>
    <w:rsid w:val="00AB007D"/>
    <w:rsid w:val="00AB026E"/>
    <w:rsid w:val="00AB092C"/>
    <w:rsid w:val="00AB0C80"/>
    <w:rsid w:val="00AB1904"/>
    <w:rsid w:val="00AB24BA"/>
    <w:rsid w:val="00AB3DBF"/>
    <w:rsid w:val="00AB4786"/>
    <w:rsid w:val="00AB5299"/>
    <w:rsid w:val="00AB5820"/>
    <w:rsid w:val="00AB58E2"/>
    <w:rsid w:val="00AB63F0"/>
    <w:rsid w:val="00AB678B"/>
    <w:rsid w:val="00AB7991"/>
    <w:rsid w:val="00AB7E39"/>
    <w:rsid w:val="00AC0171"/>
    <w:rsid w:val="00AC01A3"/>
    <w:rsid w:val="00AC0244"/>
    <w:rsid w:val="00AC1166"/>
    <w:rsid w:val="00AC16AF"/>
    <w:rsid w:val="00AC256E"/>
    <w:rsid w:val="00AC31C9"/>
    <w:rsid w:val="00AC3467"/>
    <w:rsid w:val="00AC45DB"/>
    <w:rsid w:val="00AC5102"/>
    <w:rsid w:val="00AC595E"/>
    <w:rsid w:val="00AC616C"/>
    <w:rsid w:val="00AC6A33"/>
    <w:rsid w:val="00AC70B7"/>
    <w:rsid w:val="00AC7E31"/>
    <w:rsid w:val="00AD18FA"/>
    <w:rsid w:val="00AD1B62"/>
    <w:rsid w:val="00AD2149"/>
    <w:rsid w:val="00AD33AD"/>
    <w:rsid w:val="00AD3F7F"/>
    <w:rsid w:val="00AD3FD8"/>
    <w:rsid w:val="00AD53D0"/>
    <w:rsid w:val="00AD5BCF"/>
    <w:rsid w:val="00AD6B56"/>
    <w:rsid w:val="00AD7BF8"/>
    <w:rsid w:val="00AD7FBD"/>
    <w:rsid w:val="00AE0ECA"/>
    <w:rsid w:val="00AE1033"/>
    <w:rsid w:val="00AE2F39"/>
    <w:rsid w:val="00AE43A3"/>
    <w:rsid w:val="00AE4FE3"/>
    <w:rsid w:val="00AE59D2"/>
    <w:rsid w:val="00AE614C"/>
    <w:rsid w:val="00AE6349"/>
    <w:rsid w:val="00AE742A"/>
    <w:rsid w:val="00AF0155"/>
    <w:rsid w:val="00AF1433"/>
    <w:rsid w:val="00AF1A43"/>
    <w:rsid w:val="00AF1F65"/>
    <w:rsid w:val="00AF322C"/>
    <w:rsid w:val="00AF3A02"/>
    <w:rsid w:val="00AF3DC8"/>
    <w:rsid w:val="00AF428D"/>
    <w:rsid w:val="00AF4AC9"/>
    <w:rsid w:val="00AF4D7F"/>
    <w:rsid w:val="00AF4F18"/>
    <w:rsid w:val="00AF5BF6"/>
    <w:rsid w:val="00AF60FF"/>
    <w:rsid w:val="00AF6B54"/>
    <w:rsid w:val="00AF7979"/>
    <w:rsid w:val="00B00F91"/>
    <w:rsid w:val="00B00FC3"/>
    <w:rsid w:val="00B018C4"/>
    <w:rsid w:val="00B019E3"/>
    <w:rsid w:val="00B02B32"/>
    <w:rsid w:val="00B02C60"/>
    <w:rsid w:val="00B03C2E"/>
    <w:rsid w:val="00B04A89"/>
    <w:rsid w:val="00B04D66"/>
    <w:rsid w:val="00B057EF"/>
    <w:rsid w:val="00B065EE"/>
    <w:rsid w:val="00B067ED"/>
    <w:rsid w:val="00B06D58"/>
    <w:rsid w:val="00B07837"/>
    <w:rsid w:val="00B10D90"/>
    <w:rsid w:val="00B11260"/>
    <w:rsid w:val="00B14BC9"/>
    <w:rsid w:val="00B15431"/>
    <w:rsid w:val="00B15EE3"/>
    <w:rsid w:val="00B16710"/>
    <w:rsid w:val="00B1740F"/>
    <w:rsid w:val="00B17D90"/>
    <w:rsid w:val="00B17FA4"/>
    <w:rsid w:val="00B20882"/>
    <w:rsid w:val="00B20D59"/>
    <w:rsid w:val="00B2175F"/>
    <w:rsid w:val="00B21D12"/>
    <w:rsid w:val="00B236F5"/>
    <w:rsid w:val="00B2381D"/>
    <w:rsid w:val="00B23B94"/>
    <w:rsid w:val="00B24DA0"/>
    <w:rsid w:val="00B24FAC"/>
    <w:rsid w:val="00B2538F"/>
    <w:rsid w:val="00B25B95"/>
    <w:rsid w:val="00B2674B"/>
    <w:rsid w:val="00B26B76"/>
    <w:rsid w:val="00B27266"/>
    <w:rsid w:val="00B27B44"/>
    <w:rsid w:val="00B30270"/>
    <w:rsid w:val="00B318E0"/>
    <w:rsid w:val="00B31D09"/>
    <w:rsid w:val="00B321E2"/>
    <w:rsid w:val="00B33035"/>
    <w:rsid w:val="00B33E09"/>
    <w:rsid w:val="00B3452E"/>
    <w:rsid w:val="00B34E31"/>
    <w:rsid w:val="00B359C8"/>
    <w:rsid w:val="00B36150"/>
    <w:rsid w:val="00B36276"/>
    <w:rsid w:val="00B368F5"/>
    <w:rsid w:val="00B36D5F"/>
    <w:rsid w:val="00B3717D"/>
    <w:rsid w:val="00B37ADD"/>
    <w:rsid w:val="00B4142B"/>
    <w:rsid w:val="00B426E5"/>
    <w:rsid w:val="00B42718"/>
    <w:rsid w:val="00B42ED1"/>
    <w:rsid w:val="00B4307A"/>
    <w:rsid w:val="00B43464"/>
    <w:rsid w:val="00B43574"/>
    <w:rsid w:val="00B438F4"/>
    <w:rsid w:val="00B43B12"/>
    <w:rsid w:val="00B43DEC"/>
    <w:rsid w:val="00B44144"/>
    <w:rsid w:val="00B449B3"/>
    <w:rsid w:val="00B44B6F"/>
    <w:rsid w:val="00B453A2"/>
    <w:rsid w:val="00B457C4"/>
    <w:rsid w:val="00B461EC"/>
    <w:rsid w:val="00B46C7A"/>
    <w:rsid w:val="00B500E8"/>
    <w:rsid w:val="00B50ADF"/>
    <w:rsid w:val="00B5168D"/>
    <w:rsid w:val="00B51716"/>
    <w:rsid w:val="00B525FF"/>
    <w:rsid w:val="00B52D01"/>
    <w:rsid w:val="00B53547"/>
    <w:rsid w:val="00B536C1"/>
    <w:rsid w:val="00B5435B"/>
    <w:rsid w:val="00B5449A"/>
    <w:rsid w:val="00B54784"/>
    <w:rsid w:val="00B55298"/>
    <w:rsid w:val="00B55EAD"/>
    <w:rsid w:val="00B564D6"/>
    <w:rsid w:val="00B577EA"/>
    <w:rsid w:val="00B60446"/>
    <w:rsid w:val="00B60F56"/>
    <w:rsid w:val="00B613FF"/>
    <w:rsid w:val="00B61826"/>
    <w:rsid w:val="00B620AA"/>
    <w:rsid w:val="00B62512"/>
    <w:rsid w:val="00B62F15"/>
    <w:rsid w:val="00B62F3A"/>
    <w:rsid w:val="00B630D2"/>
    <w:rsid w:val="00B6468E"/>
    <w:rsid w:val="00B6472E"/>
    <w:rsid w:val="00B653D4"/>
    <w:rsid w:val="00B65AF1"/>
    <w:rsid w:val="00B65E9A"/>
    <w:rsid w:val="00B67224"/>
    <w:rsid w:val="00B70AD2"/>
    <w:rsid w:val="00B71298"/>
    <w:rsid w:val="00B71668"/>
    <w:rsid w:val="00B71679"/>
    <w:rsid w:val="00B71AA1"/>
    <w:rsid w:val="00B726C5"/>
    <w:rsid w:val="00B72E0D"/>
    <w:rsid w:val="00B73A46"/>
    <w:rsid w:val="00B744A6"/>
    <w:rsid w:val="00B74C85"/>
    <w:rsid w:val="00B74EB5"/>
    <w:rsid w:val="00B752C6"/>
    <w:rsid w:val="00B75625"/>
    <w:rsid w:val="00B758DE"/>
    <w:rsid w:val="00B760BA"/>
    <w:rsid w:val="00B7650E"/>
    <w:rsid w:val="00B775FD"/>
    <w:rsid w:val="00B81F9A"/>
    <w:rsid w:val="00B8289C"/>
    <w:rsid w:val="00B82AE9"/>
    <w:rsid w:val="00B83F83"/>
    <w:rsid w:val="00B8445E"/>
    <w:rsid w:val="00B86E9D"/>
    <w:rsid w:val="00B87371"/>
    <w:rsid w:val="00B87E0E"/>
    <w:rsid w:val="00B908EC"/>
    <w:rsid w:val="00B91A57"/>
    <w:rsid w:val="00B9210B"/>
    <w:rsid w:val="00B92E4B"/>
    <w:rsid w:val="00B9324E"/>
    <w:rsid w:val="00B93386"/>
    <w:rsid w:val="00B950E2"/>
    <w:rsid w:val="00B951FD"/>
    <w:rsid w:val="00B955B9"/>
    <w:rsid w:val="00B95963"/>
    <w:rsid w:val="00B95A02"/>
    <w:rsid w:val="00B96443"/>
    <w:rsid w:val="00B96FDD"/>
    <w:rsid w:val="00B97ADB"/>
    <w:rsid w:val="00BA022E"/>
    <w:rsid w:val="00BA0371"/>
    <w:rsid w:val="00BA06E3"/>
    <w:rsid w:val="00BA1A33"/>
    <w:rsid w:val="00BA225D"/>
    <w:rsid w:val="00BA42A0"/>
    <w:rsid w:val="00BA5178"/>
    <w:rsid w:val="00BA5AF2"/>
    <w:rsid w:val="00BB0AF4"/>
    <w:rsid w:val="00BB0AF7"/>
    <w:rsid w:val="00BB0AF8"/>
    <w:rsid w:val="00BB2041"/>
    <w:rsid w:val="00BB2458"/>
    <w:rsid w:val="00BB3594"/>
    <w:rsid w:val="00BB3C67"/>
    <w:rsid w:val="00BB4FDB"/>
    <w:rsid w:val="00BB5F4E"/>
    <w:rsid w:val="00BB655B"/>
    <w:rsid w:val="00BB6677"/>
    <w:rsid w:val="00BB6975"/>
    <w:rsid w:val="00BB6F3B"/>
    <w:rsid w:val="00BB7D85"/>
    <w:rsid w:val="00BC08AF"/>
    <w:rsid w:val="00BC0D57"/>
    <w:rsid w:val="00BC270A"/>
    <w:rsid w:val="00BC3E9C"/>
    <w:rsid w:val="00BC4FFE"/>
    <w:rsid w:val="00BD0F98"/>
    <w:rsid w:val="00BD15B0"/>
    <w:rsid w:val="00BD28E4"/>
    <w:rsid w:val="00BD2A0F"/>
    <w:rsid w:val="00BD423A"/>
    <w:rsid w:val="00BD4FA2"/>
    <w:rsid w:val="00BD4FCB"/>
    <w:rsid w:val="00BD57E0"/>
    <w:rsid w:val="00BD590F"/>
    <w:rsid w:val="00BD6D55"/>
    <w:rsid w:val="00BE02FD"/>
    <w:rsid w:val="00BE09D7"/>
    <w:rsid w:val="00BE0A47"/>
    <w:rsid w:val="00BE0BBF"/>
    <w:rsid w:val="00BE0F0F"/>
    <w:rsid w:val="00BE19C9"/>
    <w:rsid w:val="00BE2014"/>
    <w:rsid w:val="00BE2412"/>
    <w:rsid w:val="00BE2EBC"/>
    <w:rsid w:val="00BE4AAA"/>
    <w:rsid w:val="00BE701A"/>
    <w:rsid w:val="00BE7584"/>
    <w:rsid w:val="00BE78FA"/>
    <w:rsid w:val="00BE7E06"/>
    <w:rsid w:val="00BF0018"/>
    <w:rsid w:val="00BF0065"/>
    <w:rsid w:val="00BF01AE"/>
    <w:rsid w:val="00BF19C0"/>
    <w:rsid w:val="00BF20C5"/>
    <w:rsid w:val="00BF2307"/>
    <w:rsid w:val="00BF319A"/>
    <w:rsid w:val="00BF3797"/>
    <w:rsid w:val="00BF4C5B"/>
    <w:rsid w:val="00BF519E"/>
    <w:rsid w:val="00BF53A8"/>
    <w:rsid w:val="00BF5476"/>
    <w:rsid w:val="00BF6D8B"/>
    <w:rsid w:val="00BF7533"/>
    <w:rsid w:val="00BF7E0D"/>
    <w:rsid w:val="00C00691"/>
    <w:rsid w:val="00C02F96"/>
    <w:rsid w:val="00C02FED"/>
    <w:rsid w:val="00C0364B"/>
    <w:rsid w:val="00C03C0B"/>
    <w:rsid w:val="00C04252"/>
    <w:rsid w:val="00C04608"/>
    <w:rsid w:val="00C04BFA"/>
    <w:rsid w:val="00C0619E"/>
    <w:rsid w:val="00C10252"/>
    <w:rsid w:val="00C107FE"/>
    <w:rsid w:val="00C10EDC"/>
    <w:rsid w:val="00C11B7D"/>
    <w:rsid w:val="00C13EFE"/>
    <w:rsid w:val="00C14008"/>
    <w:rsid w:val="00C14177"/>
    <w:rsid w:val="00C1500C"/>
    <w:rsid w:val="00C1585A"/>
    <w:rsid w:val="00C15D22"/>
    <w:rsid w:val="00C16051"/>
    <w:rsid w:val="00C16816"/>
    <w:rsid w:val="00C16C20"/>
    <w:rsid w:val="00C16FF2"/>
    <w:rsid w:val="00C171F0"/>
    <w:rsid w:val="00C17FE1"/>
    <w:rsid w:val="00C20871"/>
    <w:rsid w:val="00C21904"/>
    <w:rsid w:val="00C21D0E"/>
    <w:rsid w:val="00C23FCA"/>
    <w:rsid w:val="00C243A3"/>
    <w:rsid w:val="00C251EE"/>
    <w:rsid w:val="00C254CF"/>
    <w:rsid w:val="00C304D3"/>
    <w:rsid w:val="00C307C8"/>
    <w:rsid w:val="00C36A31"/>
    <w:rsid w:val="00C36E0F"/>
    <w:rsid w:val="00C3792F"/>
    <w:rsid w:val="00C40448"/>
    <w:rsid w:val="00C41267"/>
    <w:rsid w:val="00C41A13"/>
    <w:rsid w:val="00C420DE"/>
    <w:rsid w:val="00C43A22"/>
    <w:rsid w:val="00C43AA3"/>
    <w:rsid w:val="00C43DB3"/>
    <w:rsid w:val="00C43E91"/>
    <w:rsid w:val="00C442AE"/>
    <w:rsid w:val="00C44BEC"/>
    <w:rsid w:val="00C44F83"/>
    <w:rsid w:val="00C4502D"/>
    <w:rsid w:val="00C45239"/>
    <w:rsid w:val="00C51818"/>
    <w:rsid w:val="00C51A22"/>
    <w:rsid w:val="00C5372E"/>
    <w:rsid w:val="00C54A3D"/>
    <w:rsid w:val="00C577F0"/>
    <w:rsid w:val="00C602CB"/>
    <w:rsid w:val="00C6047A"/>
    <w:rsid w:val="00C612A6"/>
    <w:rsid w:val="00C6158D"/>
    <w:rsid w:val="00C64AD3"/>
    <w:rsid w:val="00C652E3"/>
    <w:rsid w:val="00C6673A"/>
    <w:rsid w:val="00C6759C"/>
    <w:rsid w:val="00C67EE6"/>
    <w:rsid w:val="00C70868"/>
    <w:rsid w:val="00C71870"/>
    <w:rsid w:val="00C7341D"/>
    <w:rsid w:val="00C73BD6"/>
    <w:rsid w:val="00C74294"/>
    <w:rsid w:val="00C75E16"/>
    <w:rsid w:val="00C77781"/>
    <w:rsid w:val="00C7791C"/>
    <w:rsid w:val="00C80804"/>
    <w:rsid w:val="00C80E3F"/>
    <w:rsid w:val="00C82389"/>
    <w:rsid w:val="00C82DD0"/>
    <w:rsid w:val="00C831EA"/>
    <w:rsid w:val="00C83F1F"/>
    <w:rsid w:val="00C84D59"/>
    <w:rsid w:val="00C85BB6"/>
    <w:rsid w:val="00C86006"/>
    <w:rsid w:val="00C875D5"/>
    <w:rsid w:val="00C87974"/>
    <w:rsid w:val="00C905DE"/>
    <w:rsid w:val="00C90646"/>
    <w:rsid w:val="00C908B6"/>
    <w:rsid w:val="00C90DC8"/>
    <w:rsid w:val="00C92162"/>
    <w:rsid w:val="00C92E2E"/>
    <w:rsid w:val="00C932A0"/>
    <w:rsid w:val="00C93801"/>
    <w:rsid w:val="00C93C84"/>
    <w:rsid w:val="00C93FFC"/>
    <w:rsid w:val="00C941F6"/>
    <w:rsid w:val="00C943EF"/>
    <w:rsid w:val="00C946F8"/>
    <w:rsid w:val="00C95351"/>
    <w:rsid w:val="00C95419"/>
    <w:rsid w:val="00C95F9D"/>
    <w:rsid w:val="00C96F92"/>
    <w:rsid w:val="00C97182"/>
    <w:rsid w:val="00C97570"/>
    <w:rsid w:val="00C97919"/>
    <w:rsid w:val="00CA04B0"/>
    <w:rsid w:val="00CA0CC2"/>
    <w:rsid w:val="00CA0D35"/>
    <w:rsid w:val="00CA1294"/>
    <w:rsid w:val="00CA1DD5"/>
    <w:rsid w:val="00CA36BB"/>
    <w:rsid w:val="00CA3832"/>
    <w:rsid w:val="00CA48BD"/>
    <w:rsid w:val="00CA72AB"/>
    <w:rsid w:val="00CA7E42"/>
    <w:rsid w:val="00CB2015"/>
    <w:rsid w:val="00CB2F2C"/>
    <w:rsid w:val="00CB34DE"/>
    <w:rsid w:val="00CB3A89"/>
    <w:rsid w:val="00CB41D3"/>
    <w:rsid w:val="00CB4424"/>
    <w:rsid w:val="00CB570D"/>
    <w:rsid w:val="00CB5AB5"/>
    <w:rsid w:val="00CB5F82"/>
    <w:rsid w:val="00CB73EE"/>
    <w:rsid w:val="00CC0B7C"/>
    <w:rsid w:val="00CC14A1"/>
    <w:rsid w:val="00CC1549"/>
    <w:rsid w:val="00CC1779"/>
    <w:rsid w:val="00CC2119"/>
    <w:rsid w:val="00CC3073"/>
    <w:rsid w:val="00CC324B"/>
    <w:rsid w:val="00CC3C1E"/>
    <w:rsid w:val="00CC4BE3"/>
    <w:rsid w:val="00CC5CF8"/>
    <w:rsid w:val="00CC6854"/>
    <w:rsid w:val="00CC6F2B"/>
    <w:rsid w:val="00CC7C05"/>
    <w:rsid w:val="00CC7E8F"/>
    <w:rsid w:val="00CD0697"/>
    <w:rsid w:val="00CD0B8F"/>
    <w:rsid w:val="00CD0E6A"/>
    <w:rsid w:val="00CD1203"/>
    <w:rsid w:val="00CD25A0"/>
    <w:rsid w:val="00CD2F4E"/>
    <w:rsid w:val="00CD3724"/>
    <w:rsid w:val="00CD3D75"/>
    <w:rsid w:val="00CD4162"/>
    <w:rsid w:val="00CD4E23"/>
    <w:rsid w:val="00CD57FC"/>
    <w:rsid w:val="00CD7664"/>
    <w:rsid w:val="00CE035D"/>
    <w:rsid w:val="00CE0576"/>
    <w:rsid w:val="00CE0DE4"/>
    <w:rsid w:val="00CE1C4E"/>
    <w:rsid w:val="00CE42B0"/>
    <w:rsid w:val="00CE4C3B"/>
    <w:rsid w:val="00CE5CD7"/>
    <w:rsid w:val="00CE64B2"/>
    <w:rsid w:val="00CE6944"/>
    <w:rsid w:val="00CE790F"/>
    <w:rsid w:val="00CE7C86"/>
    <w:rsid w:val="00CF1299"/>
    <w:rsid w:val="00CF176F"/>
    <w:rsid w:val="00CF2877"/>
    <w:rsid w:val="00CF331E"/>
    <w:rsid w:val="00CF385C"/>
    <w:rsid w:val="00CF459C"/>
    <w:rsid w:val="00CF777A"/>
    <w:rsid w:val="00D00E50"/>
    <w:rsid w:val="00D015D9"/>
    <w:rsid w:val="00D019BD"/>
    <w:rsid w:val="00D01BDC"/>
    <w:rsid w:val="00D028EC"/>
    <w:rsid w:val="00D03DCA"/>
    <w:rsid w:val="00D0404A"/>
    <w:rsid w:val="00D05C64"/>
    <w:rsid w:val="00D06B12"/>
    <w:rsid w:val="00D06B80"/>
    <w:rsid w:val="00D10081"/>
    <w:rsid w:val="00D103E6"/>
    <w:rsid w:val="00D10475"/>
    <w:rsid w:val="00D10837"/>
    <w:rsid w:val="00D10C5D"/>
    <w:rsid w:val="00D12996"/>
    <w:rsid w:val="00D1436C"/>
    <w:rsid w:val="00D15FE1"/>
    <w:rsid w:val="00D16526"/>
    <w:rsid w:val="00D16E9D"/>
    <w:rsid w:val="00D1704A"/>
    <w:rsid w:val="00D17315"/>
    <w:rsid w:val="00D200AC"/>
    <w:rsid w:val="00D201EB"/>
    <w:rsid w:val="00D203CD"/>
    <w:rsid w:val="00D20584"/>
    <w:rsid w:val="00D206FA"/>
    <w:rsid w:val="00D2080A"/>
    <w:rsid w:val="00D21BD2"/>
    <w:rsid w:val="00D21D3B"/>
    <w:rsid w:val="00D21D83"/>
    <w:rsid w:val="00D22CCE"/>
    <w:rsid w:val="00D22DDF"/>
    <w:rsid w:val="00D23059"/>
    <w:rsid w:val="00D23220"/>
    <w:rsid w:val="00D24A1A"/>
    <w:rsid w:val="00D26342"/>
    <w:rsid w:val="00D272C8"/>
    <w:rsid w:val="00D27C3A"/>
    <w:rsid w:val="00D3014F"/>
    <w:rsid w:val="00D3054D"/>
    <w:rsid w:val="00D30FFF"/>
    <w:rsid w:val="00D32626"/>
    <w:rsid w:val="00D326E2"/>
    <w:rsid w:val="00D33135"/>
    <w:rsid w:val="00D3327A"/>
    <w:rsid w:val="00D335B6"/>
    <w:rsid w:val="00D33CA3"/>
    <w:rsid w:val="00D33F84"/>
    <w:rsid w:val="00D3485E"/>
    <w:rsid w:val="00D349D8"/>
    <w:rsid w:val="00D358BE"/>
    <w:rsid w:val="00D36213"/>
    <w:rsid w:val="00D36487"/>
    <w:rsid w:val="00D36646"/>
    <w:rsid w:val="00D4014B"/>
    <w:rsid w:val="00D40380"/>
    <w:rsid w:val="00D40581"/>
    <w:rsid w:val="00D410AF"/>
    <w:rsid w:val="00D42274"/>
    <w:rsid w:val="00D42905"/>
    <w:rsid w:val="00D42B41"/>
    <w:rsid w:val="00D43156"/>
    <w:rsid w:val="00D45061"/>
    <w:rsid w:val="00D452E1"/>
    <w:rsid w:val="00D4538B"/>
    <w:rsid w:val="00D461DB"/>
    <w:rsid w:val="00D46242"/>
    <w:rsid w:val="00D46F32"/>
    <w:rsid w:val="00D4750A"/>
    <w:rsid w:val="00D47A61"/>
    <w:rsid w:val="00D47DD3"/>
    <w:rsid w:val="00D47E44"/>
    <w:rsid w:val="00D50F70"/>
    <w:rsid w:val="00D517AF"/>
    <w:rsid w:val="00D51A8F"/>
    <w:rsid w:val="00D51EE2"/>
    <w:rsid w:val="00D521FB"/>
    <w:rsid w:val="00D529D1"/>
    <w:rsid w:val="00D5393D"/>
    <w:rsid w:val="00D53D39"/>
    <w:rsid w:val="00D53E25"/>
    <w:rsid w:val="00D544C9"/>
    <w:rsid w:val="00D549CC"/>
    <w:rsid w:val="00D55510"/>
    <w:rsid w:val="00D5566D"/>
    <w:rsid w:val="00D568B9"/>
    <w:rsid w:val="00D571A7"/>
    <w:rsid w:val="00D611B6"/>
    <w:rsid w:val="00D61351"/>
    <w:rsid w:val="00D6298A"/>
    <w:rsid w:val="00D62ED9"/>
    <w:rsid w:val="00D631B7"/>
    <w:rsid w:val="00D6337A"/>
    <w:rsid w:val="00D63A7F"/>
    <w:rsid w:val="00D648F8"/>
    <w:rsid w:val="00D64E18"/>
    <w:rsid w:val="00D65AA8"/>
    <w:rsid w:val="00D66786"/>
    <w:rsid w:val="00D667D6"/>
    <w:rsid w:val="00D66EA2"/>
    <w:rsid w:val="00D6750B"/>
    <w:rsid w:val="00D67563"/>
    <w:rsid w:val="00D71071"/>
    <w:rsid w:val="00D710B6"/>
    <w:rsid w:val="00D71E6E"/>
    <w:rsid w:val="00D72739"/>
    <w:rsid w:val="00D72845"/>
    <w:rsid w:val="00D72970"/>
    <w:rsid w:val="00D72A58"/>
    <w:rsid w:val="00D72A9E"/>
    <w:rsid w:val="00D736A2"/>
    <w:rsid w:val="00D73998"/>
    <w:rsid w:val="00D74E5E"/>
    <w:rsid w:val="00D75907"/>
    <w:rsid w:val="00D75C43"/>
    <w:rsid w:val="00D76F70"/>
    <w:rsid w:val="00D770F2"/>
    <w:rsid w:val="00D77A0E"/>
    <w:rsid w:val="00D806A1"/>
    <w:rsid w:val="00D80DA4"/>
    <w:rsid w:val="00D82A3A"/>
    <w:rsid w:val="00D82F47"/>
    <w:rsid w:val="00D8334D"/>
    <w:rsid w:val="00D833B7"/>
    <w:rsid w:val="00D84411"/>
    <w:rsid w:val="00D8535B"/>
    <w:rsid w:val="00D8650F"/>
    <w:rsid w:val="00D870E9"/>
    <w:rsid w:val="00D87738"/>
    <w:rsid w:val="00D879EC"/>
    <w:rsid w:val="00D87C3C"/>
    <w:rsid w:val="00D900E2"/>
    <w:rsid w:val="00D90CE8"/>
    <w:rsid w:val="00D91AE4"/>
    <w:rsid w:val="00D92C77"/>
    <w:rsid w:val="00D93C44"/>
    <w:rsid w:val="00D94543"/>
    <w:rsid w:val="00D94D1D"/>
    <w:rsid w:val="00D9574B"/>
    <w:rsid w:val="00D95A4E"/>
    <w:rsid w:val="00D962FB"/>
    <w:rsid w:val="00D971F7"/>
    <w:rsid w:val="00D975E1"/>
    <w:rsid w:val="00D97F60"/>
    <w:rsid w:val="00DA09DC"/>
    <w:rsid w:val="00DA1E52"/>
    <w:rsid w:val="00DA2608"/>
    <w:rsid w:val="00DA35F7"/>
    <w:rsid w:val="00DA4614"/>
    <w:rsid w:val="00DA478A"/>
    <w:rsid w:val="00DA4BA8"/>
    <w:rsid w:val="00DA56B5"/>
    <w:rsid w:val="00DA57F4"/>
    <w:rsid w:val="00DA6179"/>
    <w:rsid w:val="00DA664D"/>
    <w:rsid w:val="00DA6814"/>
    <w:rsid w:val="00DA7E10"/>
    <w:rsid w:val="00DB065D"/>
    <w:rsid w:val="00DB089A"/>
    <w:rsid w:val="00DB0D3B"/>
    <w:rsid w:val="00DB0D7A"/>
    <w:rsid w:val="00DB192A"/>
    <w:rsid w:val="00DB32AE"/>
    <w:rsid w:val="00DB330F"/>
    <w:rsid w:val="00DB3322"/>
    <w:rsid w:val="00DB34EE"/>
    <w:rsid w:val="00DB7C42"/>
    <w:rsid w:val="00DC13E6"/>
    <w:rsid w:val="00DC1731"/>
    <w:rsid w:val="00DC2846"/>
    <w:rsid w:val="00DC2F5C"/>
    <w:rsid w:val="00DC36EC"/>
    <w:rsid w:val="00DC38C7"/>
    <w:rsid w:val="00DC3FAD"/>
    <w:rsid w:val="00DC3FBA"/>
    <w:rsid w:val="00DC43A8"/>
    <w:rsid w:val="00DC487B"/>
    <w:rsid w:val="00DC5AF3"/>
    <w:rsid w:val="00DC5C25"/>
    <w:rsid w:val="00DC62A6"/>
    <w:rsid w:val="00DC69E3"/>
    <w:rsid w:val="00DC6D04"/>
    <w:rsid w:val="00DC74C0"/>
    <w:rsid w:val="00DC78CD"/>
    <w:rsid w:val="00DC7D11"/>
    <w:rsid w:val="00DD08C6"/>
    <w:rsid w:val="00DD0AA6"/>
    <w:rsid w:val="00DD24EF"/>
    <w:rsid w:val="00DD382A"/>
    <w:rsid w:val="00DD4E42"/>
    <w:rsid w:val="00DD700F"/>
    <w:rsid w:val="00DD7066"/>
    <w:rsid w:val="00DE0662"/>
    <w:rsid w:val="00DE0771"/>
    <w:rsid w:val="00DE0FF7"/>
    <w:rsid w:val="00DE3009"/>
    <w:rsid w:val="00DE4733"/>
    <w:rsid w:val="00DE4B50"/>
    <w:rsid w:val="00DE50DE"/>
    <w:rsid w:val="00DE6B41"/>
    <w:rsid w:val="00DE6E7F"/>
    <w:rsid w:val="00DF1359"/>
    <w:rsid w:val="00DF2D6A"/>
    <w:rsid w:val="00DF4472"/>
    <w:rsid w:val="00DF480E"/>
    <w:rsid w:val="00DF4A52"/>
    <w:rsid w:val="00DF55CA"/>
    <w:rsid w:val="00DF55E1"/>
    <w:rsid w:val="00DF5F29"/>
    <w:rsid w:val="00DF64DE"/>
    <w:rsid w:val="00DF69E8"/>
    <w:rsid w:val="00DF6FF1"/>
    <w:rsid w:val="00DF7DA8"/>
    <w:rsid w:val="00E00161"/>
    <w:rsid w:val="00E01EFA"/>
    <w:rsid w:val="00E02099"/>
    <w:rsid w:val="00E020C1"/>
    <w:rsid w:val="00E020F0"/>
    <w:rsid w:val="00E02714"/>
    <w:rsid w:val="00E034AE"/>
    <w:rsid w:val="00E04122"/>
    <w:rsid w:val="00E042AC"/>
    <w:rsid w:val="00E0466E"/>
    <w:rsid w:val="00E050E8"/>
    <w:rsid w:val="00E05ED9"/>
    <w:rsid w:val="00E06858"/>
    <w:rsid w:val="00E06ACB"/>
    <w:rsid w:val="00E07C22"/>
    <w:rsid w:val="00E10497"/>
    <w:rsid w:val="00E10FEE"/>
    <w:rsid w:val="00E112E2"/>
    <w:rsid w:val="00E11511"/>
    <w:rsid w:val="00E11E0C"/>
    <w:rsid w:val="00E134A1"/>
    <w:rsid w:val="00E1396A"/>
    <w:rsid w:val="00E13EFD"/>
    <w:rsid w:val="00E14311"/>
    <w:rsid w:val="00E14650"/>
    <w:rsid w:val="00E15E1F"/>
    <w:rsid w:val="00E2043B"/>
    <w:rsid w:val="00E20B5E"/>
    <w:rsid w:val="00E210C4"/>
    <w:rsid w:val="00E21E28"/>
    <w:rsid w:val="00E22156"/>
    <w:rsid w:val="00E2235D"/>
    <w:rsid w:val="00E22778"/>
    <w:rsid w:val="00E22860"/>
    <w:rsid w:val="00E23FF4"/>
    <w:rsid w:val="00E24A4B"/>
    <w:rsid w:val="00E24F94"/>
    <w:rsid w:val="00E2693B"/>
    <w:rsid w:val="00E26AB0"/>
    <w:rsid w:val="00E26B81"/>
    <w:rsid w:val="00E2730D"/>
    <w:rsid w:val="00E27A85"/>
    <w:rsid w:val="00E301DD"/>
    <w:rsid w:val="00E30764"/>
    <w:rsid w:val="00E30C99"/>
    <w:rsid w:val="00E30E35"/>
    <w:rsid w:val="00E30F18"/>
    <w:rsid w:val="00E312ED"/>
    <w:rsid w:val="00E31568"/>
    <w:rsid w:val="00E32ACD"/>
    <w:rsid w:val="00E32ADA"/>
    <w:rsid w:val="00E34949"/>
    <w:rsid w:val="00E34989"/>
    <w:rsid w:val="00E34E1A"/>
    <w:rsid w:val="00E354A7"/>
    <w:rsid w:val="00E35AD1"/>
    <w:rsid w:val="00E366E7"/>
    <w:rsid w:val="00E37A2B"/>
    <w:rsid w:val="00E40BA0"/>
    <w:rsid w:val="00E41835"/>
    <w:rsid w:val="00E41A8D"/>
    <w:rsid w:val="00E41E4E"/>
    <w:rsid w:val="00E4237E"/>
    <w:rsid w:val="00E426ED"/>
    <w:rsid w:val="00E44319"/>
    <w:rsid w:val="00E4520C"/>
    <w:rsid w:val="00E4527D"/>
    <w:rsid w:val="00E4579C"/>
    <w:rsid w:val="00E4596A"/>
    <w:rsid w:val="00E45A8A"/>
    <w:rsid w:val="00E46026"/>
    <w:rsid w:val="00E46B99"/>
    <w:rsid w:val="00E46DAA"/>
    <w:rsid w:val="00E517FB"/>
    <w:rsid w:val="00E51C3C"/>
    <w:rsid w:val="00E5239C"/>
    <w:rsid w:val="00E527CD"/>
    <w:rsid w:val="00E54BFB"/>
    <w:rsid w:val="00E550CF"/>
    <w:rsid w:val="00E55645"/>
    <w:rsid w:val="00E55A69"/>
    <w:rsid w:val="00E569E3"/>
    <w:rsid w:val="00E57CCE"/>
    <w:rsid w:val="00E60521"/>
    <w:rsid w:val="00E60975"/>
    <w:rsid w:val="00E60CE7"/>
    <w:rsid w:val="00E62D2C"/>
    <w:rsid w:val="00E62D37"/>
    <w:rsid w:val="00E633CF"/>
    <w:rsid w:val="00E63A7A"/>
    <w:rsid w:val="00E64487"/>
    <w:rsid w:val="00E64A15"/>
    <w:rsid w:val="00E64CB3"/>
    <w:rsid w:val="00E65064"/>
    <w:rsid w:val="00E6529A"/>
    <w:rsid w:val="00E6639B"/>
    <w:rsid w:val="00E67443"/>
    <w:rsid w:val="00E72958"/>
    <w:rsid w:val="00E742B7"/>
    <w:rsid w:val="00E744FE"/>
    <w:rsid w:val="00E74827"/>
    <w:rsid w:val="00E75ABE"/>
    <w:rsid w:val="00E76DB5"/>
    <w:rsid w:val="00E772DA"/>
    <w:rsid w:val="00E7785A"/>
    <w:rsid w:val="00E77DE2"/>
    <w:rsid w:val="00E77E1E"/>
    <w:rsid w:val="00E8008D"/>
    <w:rsid w:val="00E80A7F"/>
    <w:rsid w:val="00E81E24"/>
    <w:rsid w:val="00E81ED8"/>
    <w:rsid w:val="00E823F9"/>
    <w:rsid w:val="00E824B5"/>
    <w:rsid w:val="00E82685"/>
    <w:rsid w:val="00E828B6"/>
    <w:rsid w:val="00E8376F"/>
    <w:rsid w:val="00E843E4"/>
    <w:rsid w:val="00E85CEA"/>
    <w:rsid w:val="00E86CAB"/>
    <w:rsid w:val="00E878EE"/>
    <w:rsid w:val="00E90394"/>
    <w:rsid w:val="00E90634"/>
    <w:rsid w:val="00E90803"/>
    <w:rsid w:val="00E908C3"/>
    <w:rsid w:val="00E90B6D"/>
    <w:rsid w:val="00E9110B"/>
    <w:rsid w:val="00E917A9"/>
    <w:rsid w:val="00E940F9"/>
    <w:rsid w:val="00E94BDC"/>
    <w:rsid w:val="00E962B6"/>
    <w:rsid w:val="00E96998"/>
    <w:rsid w:val="00E9785D"/>
    <w:rsid w:val="00E97A41"/>
    <w:rsid w:val="00E97C22"/>
    <w:rsid w:val="00EA10B6"/>
    <w:rsid w:val="00EA1DB3"/>
    <w:rsid w:val="00EA41DA"/>
    <w:rsid w:val="00EA436F"/>
    <w:rsid w:val="00EA4AB7"/>
    <w:rsid w:val="00EA4BA7"/>
    <w:rsid w:val="00EA4CD5"/>
    <w:rsid w:val="00EA4E9B"/>
    <w:rsid w:val="00EA4EFD"/>
    <w:rsid w:val="00EA501C"/>
    <w:rsid w:val="00EA5D39"/>
    <w:rsid w:val="00EA5DDF"/>
    <w:rsid w:val="00EA6B32"/>
    <w:rsid w:val="00EA7ED2"/>
    <w:rsid w:val="00EB01E0"/>
    <w:rsid w:val="00EB04C7"/>
    <w:rsid w:val="00EB051A"/>
    <w:rsid w:val="00EB0E9F"/>
    <w:rsid w:val="00EB1937"/>
    <w:rsid w:val="00EB3215"/>
    <w:rsid w:val="00EB3BE7"/>
    <w:rsid w:val="00EB4106"/>
    <w:rsid w:val="00EB4640"/>
    <w:rsid w:val="00EB56A8"/>
    <w:rsid w:val="00EB58AD"/>
    <w:rsid w:val="00EB68EC"/>
    <w:rsid w:val="00EB7183"/>
    <w:rsid w:val="00EC1185"/>
    <w:rsid w:val="00EC284E"/>
    <w:rsid w:val="00EC28CA"/>
    <w:rsid w:val="00EC2AEA"/>
    <w:rsid w:val="00EC305A"/>
    <w:rsid w:val="00EC39C4"/>
    <w:rsid w:val="00EC3D1F"/>
    <w:rsid w:val="00EC4663"/>
    <w:rsid w:val="00EC54D2"/>
    <w:rsid w:val="00EC565F"/>
    <w:rsid w:val="00EC74C4"/>
    <w:rsid w:val="00EC764B"/>
    <w:rsid w:val="00EC7DDC"/>
    <w:rsid w:val="00ED408C"/>
    <w:rsid w:val="00ED5350"/>
    <w:rsid w:val="00ED5A1C"/>
    <w:rsid w:val="00ED799E"/>
    <w:rsid w:val="00ED7E78"/>
    <w:rsid w:val="00EE1E6A"/>
    <w:rsid w:val="00EE3D68"/>
    <w:rsid w:val="00EE406F"/>
    <w:rsid w:val="00EE4388"/>
    <w:rsid w:val="00EE498C"/>
    <w:rsid w:val="00EE4BE8"/>
    <w:rsid w:val="00EE5215"/>
    <w:rsid w:val="00EE5B96"/>
    <w:rsid w:val="00EE5EF8"/>
    <w:rsid w:val="00EE68C0"/>
    <w:rsid w:val="00EE6B42"/>
    <w:rsid w:val="00EE6D2A"/>
    <w:rsid w:val="00EF03E1"/>
    <w:rsid w:val="00EF17C8"/>
    <w:rsid w:val="00EF32B3"/>
    <w:rsid w:val="00EF3BA7"/>
    <w:rsid w:val="00EF463C"/>
    <w:rsid w:val="00EF4D58"/>
    <w:rsid w:val="00EF51ED"/>
    <w:rsid w:val="00EF51FC"/>
    <w:rsid w:val="00EF5B7C"/>
    <w:rsid w:val="00EF6025"/>
    <w:rsid w:val="00EF633E"/>
    <w:rsid w:val="00EF7114"/>
    <w:rsid w:val="00EF7126"/>
    <w:rsid w:val="00EF7320"/>
    <w:rsid w:val="00EF7578"/>
    <w:rsid w:val="00F00180"/>
    <w:rsid w:val="00F003C4"/>
    <w:rsid w:val="00F01790"/>
    <w:rsid w:val="00F03532"/>
    <w:rsid w:val="00F03713"/>
    <w:rsid w:val="00F04956"/>
    <w:rsid w:val="00F05984"/>
    <w:rsid w:val="00F064D1"/>
    <w:rsid w:val="00F06A1F"/>
    <w:rsid w:val="00F1076D"/>
    <w:rsid w:val="00F11023"/>
    <w:rsid w:val="00F11E0C"/>
    <w:rsid w:val="00F126CA"/>
    <w:rsid w:val="00F130A1"/>
    <w:rsid w:val="00F1387E"/>
    <w:rsid w:val="00F13CCE"/>
    <w:rsid w:val="00F14407"/>
    <w:rsid w:val="00F146CE"/>
    <w:rsid w:val="00F14895"/>
    <w:rsid w:val="00F15980"/>
    <w:rsid w:val="00F15A67"/>
    <w:rsid w:val="00F16308"/>
    <w:rsid w:val="00F172B2"/>
    <w:rsid w:val="00F17CBB"/>
    <w:rsid w:val="00F20C25"/>
    <w:rsid w:val="00F20F36"/>
    <w:rsid w:val="00F21411"/>
    <w:rsid w:val="00F215D4"/>
    <w:rsid w:val="00F21D3F"/>
    <w:rsid w:val="00F21D4F"/>
    <w:rsid w:val="00F2246E"/>
    <w:rsid w:val="00F24497"/>
    <w:rsid w:val="00F24F05"/>
    <w:rsid w:val="00F257F2"/>
    <w:rsid w:val="00F26725"/>
    <w:rsid w:val="00F2718C"/>
    <w:rsid w:val="00F27E8F"/>
    <w:rsid w:val="00F300CF"/>
    <w:rsid w:val="00F301F4"/>
    <w:rsid w:val="00F3048B"/>
    <w:rsid w:val="00F313F5"/>
    <w:rsid w:val="00F31B27"/>
    <w:rsid w:val="00F32D45"/>
    <w:rsid w:val="00F337E1"/>
    <w:rsid w:val="00F34C68"/>
    <w:rsid w:val="00F34D0D"/>
    <w:rsid w:val="00F3521B"/>
    <w:rsid w:val="00F36334"/>
    <w:rsid w:val="00F36376"/>
    <w:rsid w:val="00F36B76"/>
    <w:rsid w:val="00F36E4C"/>
    <w:rsid w:val="00F37565"/>
    <w:rsid w:val="00F3761B"/>
    <w:rsid w:val="00F37D81"/>
    <w:rsid w:val="00F4194A"/>
    <w:rsid w:val="00F41965"/>
    <w:rsid w:val="00F41B34"/>
    <w:rsid w:val="00F42D65"/>
    <w:rsid w:val="00F446AF"/>
    <w:rsid w:val="00F44EBA"/>
    <w:rsid w:val="00F45E1F"/>
    <w:rsid w:val="00F463BE"/>
    <w:rsid w:val="00F47FC3"/>
    <w:rsid w:val="00F5040E"/>
    <w:rsid w:val="00F50DC2"/>
    <w:rsid w:val="00F52CAD"/>
    <w:rsid w:val="00F537FE"/>
    <w:rsid w:val="00F53D26"/>
    <w:rsid w:val="00F54055"/>
    <w:rsid w:val="00F5457E"/>
    <w:rsid w:val="00F5497A"/>
    <w:rsid w:val="00F54AEB"/>
    <w:rsid w:val="00F56086"/>
    <w:rsid w:val="00F56292"/>
    <w:rsid w:val="00F56B16"/>
    <w:rsid w:val="00F5725B"/>
    <w:rsid w:val="00F57412"/>
    <w:rsid w:val="00F613CF"/>
    <w:rsid w:val="00F627E3"/>
    <w:rsid w:val="00F62CD1"/>
    <w:rsid w:val="00F648A9"/>
    <w:rsid w:val="00F64C82"/>
    <w:rsid w:val="00F64E17"/>
    <w:rsid w:val="00F6598B"/>
    <w:rsid w:val="00F66533"/>
    <w:rsid w:val="00F6668A"/>
    <w:rsid w:val="00F666A8"/>
    <w:rsid w:val="00F67615"/>
    <w:rsid w:val="00F67FF7"/>
    <w:rsid w:val="00F701DF"/>
    <w:rsid w:val="00F7077F"/>
    <w:rsid w:val="00F70B38"/>
    <w:rsid w:val="00F70D1C"/>
    <w:rsid w:val="00F71FFA"/>
    <w:rsid w:val="00F732F6"/>
    <w:rsid w:val="00F73354"/>
    <w:rsid w:val="00F73D14"/>
    <w:rsid w:val="00F74A5D"/>
    <w:rsid w:val="00F74D29"/>
    <w:rsid w:val="00F75B53"/>
    <w:rsid w:val="00F760B3"/>
    <w:rsid w:val="00F7644F"/>
    <w:rsid w:val="00F76D57"/>
    <w:rsid w:val="00F76D58"/>
    <w:rsid w:val="00F77580"/>
    <w:rsid w:val="00F779EB"/>
    <w:rsid w:val="00F77A21"/>
    <w:rsid w:val="00F80299"/>
    <w:rsid w:val="00F8040D"/>
    <w:rsid w:val="00F80C1D"/>
    <w:rsid w:val="00F8175D"/>
    <w:rsid w:val="00F82A7C"/>
    <w:rsid w:val="00F82EC4"/>
    <w:rsid w:val="00F8486C"/>
    <w:rsid w:val="00F851C5"/>
    <w:rsid w:val="00F85680"/>
    <w:rsid w:val="00F8585D"/>
    <w:rsid w:val="00F85F71"/>
    <w:rsid w:val="00F869A4"/>
    <w:rsid w:val="00F86E80"/>
    <w:rsid w:val="00F8734E"/>
    <w:rsid w:val="00F87497"/>
    <w:rsid w:val="00F9043D"/>
    <w:rsid w:val="00F91A79"/>
    <w:rsid w:val="00F923F5"/>
    <w:rsid w:val="00F93605"/>
    <w:rsid w:val="00F93AD0"/>
    <w:rsid w:val="00F941C6"/>
    <w:rsid w:val="00F96434"/>
    <w:rsid w:val="00F96DBB"/>
    <w:rsid w:val="00F97141"/>
    <w:rsid w:val="00F9723E"/>
    <w:rsid w:val="00FA042D"/>
    <w:rsid w:val="00FA09CC"/>
    <w:rsid w:val="00FA0E0F"/>
    <w:rsid w:val="00FA13DB"/>
    <w:rsid w:val="00FA1798"/>
    <w:rsid w:val="00FA24FC"/>
    <w:rsid w:val="00FA252E"/>
    <w:rsid w:val="00FA280A"/>
    <w:rsid w:val="00FA2DBB"/>
    <w:rsid w:val="00FA2F7E"/>
    <w:rsid w:val="00FA3591"/>
    <w:rsid w:val="00FA3F6F"/>
    <w:rsid w:val="00FA58F1"/>
    <w:rsid w:val="00FA5C37"/>
    <w:rsid w:val="00FA5F9C"/>
    <w:rsid w:val="00FA6634"/>
    <w:rsid w:val="00FA669E"/>
    <w:rsid w:val="00FA68A3"/>
    <w:rsid w:val="00FA7EE4"/>
    <w:rsid w:val="00FB0102"/>
    <w:rsid w:val="00FB108F"/>
    <w:rsid w:val="00FB158E"/>
    <w:rsid w:val="00FB1690"/>
    <w:rsid w:val="00FB1C8B"/>
    <w:rsid w:val="00FB1DD8"/>
    <w:rsid w:val="00FB2606"/>
    <w:rsid w:val="00FB27A8"/>
    <w:rsid w:val="00FB346A"/>
    <w:rsid w:val="00FB4E1D"/>
    <w:rsid w:val="00FB4FBF"/>
    <w:rsid w:val="00FB56F9"/>
    <w:rsid w:val="00FB5AF2"/>
    <w:rsid w:val="00FB6823"/>
    <w:rsid w:val="00FB6C43"/>
    <w:rsid w:val="00FB6FC4"/>
    <w:rsid w:val="00FB7035"/>
    <w:rsid w:val="00FB7B30"/>
    <w:rsid w:val="00FC02B3"/>
    <w:rsid w:val="00FC26D2"/>
    <w:rsid w:val="00FC3588"/>
    <w:rsid w:val="00FC3701"/>
    <w:rsid w:val="00FC3966"/>
    <w:rsid w:val="00FC3E30"/>
    <w:rsid w:val="00FC4367"/>
    <w:rsid w:val="00FC5743"/>
    <w:rsid w:val="00FC5E4B"/>
    <w:rsid w:val="00FC6904"/>
    <w:rsid w:val="00FC798F"/>
    <w:rsid w:val="00FD0074"/>
    <w:rsid w:val="00FD0491"/>
    <w:rsid w:val="00FD1771"/>
    <w:rsid w:val="00FD199C"/>
    <w:rsid w:val="00FD1B04"/>
    <w:rsid w:val="00FD1FDB"/>
    <w:rsid w:val="00FD3FB2"/>
    <w:rsid w:val="00FD462F"/>
    <w:rsid w:val="00FD4F0B"/>
    <w:rsid w:val="00FD51C6"/>
    <w:rsid w:val="00FD678E"/>
    <w:rsid w:val="00FD7B68"/>
    <w:rsid w:val="00FD7D95"/>
    <w:rsid w:val="00FE02DA"/>
    <w:rsid w:val="00FE044A"/>
    <w:rsid w:val="00FE068F"/>
    <w:rsid w:val="00FE0A15"/>
    <w:rsid w:val="00FE165B"/>
    <w:rsid w:val="00FE4378"/>
    <w:rsid w:val="00FE47DD"/>
    <w:rsid w:val="00FE4BB6"/>
    <w:rsid w:val="00FE4BFE"/>
    <w:rsid w:val="00FE4D0E"/>
    <w:rsid w:val="00FE4D44"/>
    <w:rsid w:val="00FE503F"/>
    <w:rsid w:val="00FE56A7"/>
    <w:rsid w:val="00FF02F5"/>
    <w:rsid w:val="00FF072F"/>
    <w:rsid w:val="00FF07B4"/>
    <w:rsid w:val="00FF07E2"/>
    <w:rsid w:val="00FF0FF8"/>
    <w:rsid w:val="00FF1BA1"/>
    <w:rsid w:val="00FF2073"/>
    <w:rsid w:val="00FF25AB"/>
    <w:rsid w:val="00FF2761"/>
    <w:rsid w:val="00FF283C"/>
    <w:rsid w:val="00FF3040"/>
    <w:rsid w:val="00FF3D99"/>
    <w:rsid w:val="00FF4BA8"/>
    <w:rsid w:val="00FF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5322901E"/>
  <w15:docId w15:val="{F3713393-5D60-4311-B6B4-F6F778EB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365D98"/>
    <w:rPr>
      <w:sz w:val="24"/>
      <w:szCs w:val="24"/>
    </w:rPr>
  </w:style>
  <w:style w:type="paragraph" w:styleId="1">
    <w:name w:val="heading 1"/>
    <w:basedOn w:val="a"/>
    <w:next w:val="a"/>
    <w:qFormat/>
    <w:rsid w:val="00365D98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65D98"/>
    <w:pPr>
      <w:keepNext/>
      <w:autoSpaceDE w:val="0"/>
      <w:autoSpaceDN w:val="0"/>
      <w:ind w:right="-58"/>
      <w:jc w:val="center"/>
      <w:outlineLvl w:val="1"/>
    </w:pPr>
  </w:style>
  <w:style w:type="paragraph" w:styleId="3">
    <w:name w:val="heading 3"/>
    <w:basedOn w:val="a"/>
    <w:next w:val="a"/>
    <w:qFormat/>
    <w:rsid w:val="00365D98"/>
    <w:pPr>
      <w:keepNext/>
      <w:pageBreakBefore/>
      <w:widowControl w:val="0"/>
      <w:tabs>
        <w:tab w:val="num" w:pos="360"/>
      </w:tabs>
      <w:autoSpaceDE w:val="0"/>
      <w:autoSpaceDN w:val="0"/>
      <w:spacing w:line="311" w:lineRule="atLeast"/>
      <w:jc w:val="right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1"/>
    <w:qFormat/>
    <w:rsid w:val="00365D98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65D9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65D98"/>
    <w:pPr>
      <w:keepNext/>
      <w:keepLines/>
      <w:pageBreakBefore/>
      <w:suppressAutoHyphens/>
      <w:autoSpaceDE w:val="0"/>
      <w:autoSpaceDN w:val="0"/>
      <w:spacing w:after="310" w:line="311" w:lineRule="atLeast"/>
      <w:ind w:right="709"/>
      <w:jc w:val="center"/>
      <w:outlineLvl w:val="5"/>
    </w:pPr>
    <w:rPr>
      <w:b/>
      <w:bCs/>
      <w:i/>
      <w:iCs/>
      <w:caps/>
      <w:spacing w:val="40"/>
      <w:sz w:val="28"/>
      <w:szCs w:val="28"/>
    </w:rPr>
  </w:style>
  <w:style w:type="paragraph" w:styleId="7">
    <w:name w:val="heading 7"/>
    <w:basedOn w:val="a"/>
    <w:next w:val="a"/>
    <w:autoRedefine/>
    <w:qFormat/>
    <w:rsid w:val="00365D98"/>
    <w:pPr>
      <w:keepNext/>
      <w:keepLines/>
      <w:suppressAutoHyphens/>
      <w:autoSpaceDE w:val="0"/>
      <w:autoSpaceDN w:val="0"/>
      <w:ind w:firstLine="600"/>
      <w:jc w:val="both"/>
      <w:outlineLvl w:val="6"/>
    </w:pPr>
    <w:rPr>
      <w:b/>
      <w:bCs/>
    </w:rPr>
  </w:style>
  <w:style w:type="paragraph" w:styleId="8">
    <w:name w:val="heading 8"/>
    <w:basedOn w:val="a"/>
    <w:next w:val="a"/>
    <w:qFormat/>
    <w:rsid w:val="00365D98"/>
    <w:pPr>
      <w:keepNext/>
      <w:keepLines/>
      <w:tabs>
        <w:tab w:val="num" w:pos="1155"/>
      </w:tabs>
      <w:suppressAutoHyphens/>
      <w:autoSpaceDE w:val="0"/>
      <w:autoSpaceDN w:val="0"/>
      <w:spacing w:before="622" w:after="310" w:line="311" w:lineRule="atLeast"/>
      <w:ind w:left="1155" w:right="709" w:hanging="795"/>
      <w:jc w:val="center"/>
      <w:outlineLvl w:val="7"/>
    </w:pPr>
    <w:rPr>
      <w:b/>
      <w:bCs/>
      <w:i/>
      <w:iCs/>
      <w:caps/>
      <w:sz w:val="28"/>
      <w:szCs w:val="28"/>
    </w:rPr>
  </w:style>
  <w:style w:type="paragraph" w:styleId="9">
    <w:name w:val="heading 9"/>
    <w:basedOn w:val="a"/>
    <w:next w:val="a"/>
    <w:uiPriority w:val="9"/>
    <w:qFormat/>
    <w:rsid w:val="00365D98"/>
    <w:pPr>
      <w:keepNext/>
      <w:autoSpaceDE w:val="0"/>
      <w:autoSpaceDN w:val="0"/>
      <w:jc w:val="center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Заголовок 4 Знак1"/>
    <w:link w:val="4"/>
    <w:locked/>
    <w:rsid w:val="00365D98"/>
    <w:rPr>
      <w:b/>
      <w:bCs/>
      <w:sz w:val="28"/>
      <w:szCs w:val="28"/>
    </w:rPr>
  </w:style>
  <w:style w:type="paragraph" w:customStyle="1" w:styleId="10">
    <w:name w:val="1"/>
    <w:basedOn w:val="a"/>
    <w:semiHidden/>
    <w:rsid w:val="00365D9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character" w:styleId="a3">
    <w:name w:val="Hyperlink"/>
    <w:uiPriority w:val="99"/>
    <w:rsid w:val="00365D98"/>
    <w:rPr>
      <w:rFonts w:ascii="Times New Roman" w:hAnsi="Times New Roman" w:cs="Times New Roman"/>
      <w:color w:val="0000FF"/>
      <w:u w:val="single"/>
    </w:rPr>
  </w:style>
  <w:style w:type="character" w:styleId="a4">
    <w:name w:val="FollowedHyperlink"/>
    <w:uiPriority w:val="99"/>
    <w:rsid w:val="00365D98"/>
    <w:rPr>
      <w:color w:val="800080"/>
      <w:u w:val="single"/>
    </w:rPr>
  </w:style>
  <w:style w:type="character" w:styleId="a5">
    <w:name w:val="Emphasis"/>
    <w:qFormat/>
    <w:rsid w:val="00365D98"/>
    <w:rPr>
      <w:rFonts w:ascii="Times New Roman" w:hAnsi="Times New Roman" w:cs="Times New Roman"/>
      <w:i/>
      <w:iCs/>
    </w:rPr>
  </w:style>
  <w:style w:type="character" w:styleId="a6">
    <w:name w:val="Strong"/>
    <w:uiPriority w:val="22"/>
    <w:qFormat/>
    <w:rsid w:val="00365D98"/>
    <w:rPr>
      <w:rFonts w:ascii="Times New Roman" w:hAnsi="Times New Roman" w:cs="Times New Roman"/>
      <w:b/>
      <w:bCs/>
    </w:rPr>
  </w:style>
  <w:style w:type="paragraph" w:styleId="a7">
    <w:name w:val="Normal (Web)"/>
    <w:basedOn w:val="a"/>
    <w:link w:val="a8"/>
    <w:uiPriority w:val="99"/>
    <w:rsid w:val="00365D98"/>
    <w:pPr>
      <w:spacing w:before="100" w:beforeAutospacing="1" w:after="100" w:afterAutospacing="1"/>
      <w:jc w:val="both"/>
    </w:pPr>
    <w:rPr>
      <w:rFonts w:ascii="Arial" w:hAnsi="Arial"/>
      <w:color w:val="000000"/>
      <w:sz w:val="20"/>
      <w:szCs w:val="20"/>
    </w:rPr>
  </w:style>
  <w:style w:type="character" w:customStyle="1" w:styleId="a8">
    <w:name w:val="Обычный (веб) Знак"/>
    <w:link w:val="a7"/>
    <w:uiPriority w:val="99"/>
    <w:rsid w:val="00365D98"/>
    <w:rPr>
      <w:rFonts w:ascii="Arial" w:hAnsi="Arial"/>
      <w:color w:val="000000"/>
      <w:lang w:bidi="ar-SA"/>
    </w:rPr>
  </w:style>
  <w:style w:type="paragraph" w:styleId="a9">
    <w:name w:val="header"/>
    <w:basedOn w:val="a"/>
    <w:rsid w:val="00365D98"/>
    <w:pPr>
      <w:tabs>
        <w:tab w:val="center" w:pos="4677"/>
        <w:tab w:val="right" w:pos="9355"/>
      </w:tabs>
    </w:pPr>
  </w:style>
  <w:style w:type="paragraph" w:styleId="aa">
    <w:name w:val="footer"/>
    <w:basedOn w:val="a"/>
    <w:uiPriority w:val="99"/>
    <w:rsid w:val="00365D98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"/>
    <w:qFormat/>
    <w:rsid w:val="00365D98"/>
    <w:pPr>
      <w:spacing w:line="360" w:lineRule="auto"/>
      <w:ind w:left="567"/>
      <w:jc w:val="center"/>
    </w:pPr>
    <w:rPr>
      <w:caps/>
      <w:sz w:val="28"/>
      <w:szCs w:val="28"/>
    </w:rPr>
  </w:style>
  <w:style w:type="paragraph" w:styleId="ab">
    <w:name w:val="Body Text"/>
    <w:basedOn w:val="a"/>
    <w:qFormat/>
    <w:rsid w:val="00365D98"/>
    <w:pPr>
      <w:spacing w:after="120"/>
    </w:pPr>
  </w:style>
  <w:style w:type="paragraph" w:styleId="ac">
    <w:name w:val="Body Text Indent"/>
    <w:basedOn w:val="a"/>
    <w:uiPriority w:val="99"/>
    <w:rsid w:val="00365D98"/>
    <w:pPr>
      <w:jc w:val="both"/>
    </w:pPr>
    <w:rPr>
      <w:color w:val="FF0000"/>
      <w:sz w:val="20"/>
      <w:szCs w:val="20"/>
    </w:rPr>
  </w:style>
  <w:style w:type="paragraph" w:styleId="20">
    <w:name w:val="Body Text 2"/>
    <w:basedOn w:val="a"/>
    <w:rsid w:val="00365D98"/>
    <w:pPr>
      <w:spacing w:before="120" w:after="120"/>
      <w:jc w:val="center"/>
    </w:pPr>
    <w:rPr>
      <w:rFonts w:cs="Arial"/>
      <w:b/>
      <w:bCs/>
    </w:rPr>
  </w:style>
  <w:style w:type="paragraph" w:styleId="30">
    <w:name w:val="Body Text 3"/>
    <w:basedOn w:val="a"/>
    <w:link w:val="31"/>
    <w:rsid w:val="00365D98"/>
    <w:pPr>
      <w:spacing w:before="120" w:after="120"/>
      <w:jc w:val="center"/>
    </w:pPr>
    <w:rPr>
      <w:b/>
      <w:bCs/>
      <w:color w:val="000000"/>
      <w:sz w:val="28"/>
      <w:szCs w:val="36"/>
    </w:rPr>
  </w:style>
  <w:style w:type="character" w:customStyle="1" w:styleId="31">
    <w:name w:val="Основной текст 3 Знак"/>
    <w:link w:val="30"/>
    <w:locked/>
    <w:rsid w:val="00365D98"/>
    <w:rPr>
      <w:b/>
      <w:bCs/>
      <w:color w:val="000000"/>
      <w:sz w:val="28"/>
      <w:szCs w:val="36"/>
      <w:lang w:bidi="ar-SA"/>
    </w:rPr>
  </w:style>
  <w:style w:type="paragraph" w:styleId="21">
    <w:name w:val="Body Text Indent 2"/>
    <w:basedOn w:val="a"/>
    <w:uiPriority w:val="99"/>
    <w:rsid w:val="00365D98"/>
    <w:pPr>
      <w:spacing w:after="120" w:line="480" w:lineRule="auto"/>
      <w:ind w:left="283"/>
    </w:pPr>
  </w:style>
  <w:style w:type="paragraph" w:styleId="32">
    <w:name w:val="Body Text Indent 3"/>
    <w:basedOn w:val="a"/>
    <w:link w:val="33"/>
    <w:rsid w:val="00365D98"/>
    <w:pPr>
      <w:shd w:val="clear" w:color="auto" w:fill="FFFFFF"/>
      <w:autoSpaceDE w:val="0"/>
      <w:autoSpaceDN w:val="0"/>
      <w:adjustRightInd w:val="0"/>
      <w:ind w:firstLine="360"/>
      <w:jc w:val="both"/>
    </w:pPr>
  </w:style>
  <w:style w:type="character" w:customStyle="1" w:styleId="33">
    <w:name w:val="Основной текст с отступом 3 Знак"/>
    <w:link w:val="32"/>
    <w:locked/>
    <w:rsid w:val="00365D98"/>
    <w:rPr>
      <w:sz w:val="24"/>
      <w:szCs w:val="24"/>
      <w:lang w:bidi="ar-SA"/>
    </w:rPr>
  </w:style>
  <w:style w:type="paragraph" w:styleId="ad">
    <w:name w:val="Document Map"/>
    <w:basedOn w:val="a"/>
    <w:semiHidden/>
    <w:rsid w:val="00365D98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12">
    <w:name w:val="Стиль1"/>
    <w:basedOn w:val="3"/>
    <w:rsid w:val="00365D98"/>
    <w:pPr>
      <w:spacing w:line="360" w:lineRule="auto"/>
      <w:ind w:firstLine="709"/>
      <w:jc w:val="both"/>
    </w:pPr>
    <w:rPr>
      <w:b w:val="0"/>
      <w:bCs w:val="0"/>
    </w:rPr>
  </w:style>
  <w:style w:type="paragraph" w:customStyle="1" w:styleId="13">
    <w:name w:val="Основной текст с отступом1"/>
    <w:basedOn w:val="a"/>
    <w:rsid w:val="00365D98"/>
    <w:pPr>
      <w:spacing w:after="120"/>
      <w:ind w:left="283"/>
    </w:pPr>
  </w:style>
  <w:style w:type="paragraph" w:customStyle="1" w:styleId="60">
    <w:name w:val="Стиль заголовок 6 + не курсив"/>
    <w:basedOn w:val="6"/>
    <w:rsid w:val="00365D98"/>
    <w:pPr>
      <w:outlineLvl w:val="0"/>
    </w:pPr>
    <w:rPr>
      <w:i w:val="0"/>
      <w:iCs w:val="0"/>
    </w:rPr>
  </w:style>
  <w:style w:type="paragraph" w:customStyle="1" w:styleId="80">
    <w:name w:val="Стиль заголовок 8 + не полужирный не курсив не все прописные по ..."/>
    <w:basedOn w:val="8"/>
    <w:autoRedefine/>
    <w:rsid w:val="00365D98"/>
    <w:pPr>
      <w:tabs>
        <w:tab w:val="clear" w:pos="1155"/>
      </w:tabs>
      <w:spacing w:before="0" w:after="0" w:line="360" w:lineRule="auto"/>
      <w:ind w:left="0" w:right="0" w:firstLine="0"/>
      <w:jc w:val="both"/>
      <w:outlineLvl w:val="2"/>
    </w:pPr>
    <w:rPr>
      <w:b w:val="0"/>
      <w:bCs w:val="0"/>
      <w:i w:val="0"/>
      <w:iCs w:val="0"/>
      <w:caps w:val="0"/>
    </w:rPr>
  </w:style>
  <w:style w:type="paragraph" w:customStyle="1" w:styleId="81">
    <w:name w:val="Стиль заголовок 8 + не полужирный не курсив не все прописные"/>
    <w:basedOn w:val="8"/>
    <w:autoRedefine/>
    <w:rsid w:val="00365D98"/>
    <w:pPr>
      <w:outlineLvl w:val="2"/>
    </w:pPr>
    <w:rPr>
      <w:b w:val="0"/>
      <w:bCs w:val="0"/>
      <w:i w:val="0"/>
      <w:iCs w:val="0"/>
      <w:caps w:val="0"/>
    </w:rPr>
  </w:style>
  <w:style w:type="paragraph" w:customStyle="1" w:styleId="70">
    <w:name w:val="Заголовок 7 нумерованный"/>
    <w:basedOn w:val="7"/>
    <w:rsid w:val="00365D98"/>
    <w:pPr>
      <w:tabs>
        <w:tab w:val="num" w:pos="1800"/>
      </w:tabs>
      <w:ind w:left="1800" w:hanging="360"/>
      <w:outlineLvl w:val="1"/>
    </w:pPr>
    <w:rPr>
      <w:i/>
      <w:iCs/>
    </w:rPr>
  </w:style>
  <w:style w:type="paragraph" w:customStyle="1" w:styleId="82">
    <w:name w:val="заголовок 8 нумерованный"/>
    <w:basedOn w:val="8"/>
    <w:rsid w:val="00365D98"/>
    <w:pPr>
      <w:tabs>
        <w:tab w:val="clear" w:pos="1155"/>
      </w:tabs>
      <w:spacing w:before="0" w:after="0" w:line="360" w:lineRule="auto"/>
      <w:ind w:left="567" w:right="-2" w:firstLine="0"/>
      <w:jc w:val="both"/>
      <w:outlineLvl w:val="2"/>
    </w:pPr>
    <w:rPr>
      <w:b w:val="0"/>
      <w:bCs w:val="0"/>
      <w:i w:val="0"/>
      <w:iCs w:val="0"/>
      <w:caps w:val="0"/>
    </w:rPr>
  </w:style>
  <w:style w:type="paragraph" w:customStyle="1" w:styleId="61">
    <w:name w:val="заголовок 6 нумерованный"/>
    <w:basedOn w:val="6"/>
    <w:rsid w:val="00365D98"/>
    <w:pPr>
      <w:ind w:left="360"/>
      <w:outlineLvl w:val="0"/>
    </w:pPr>
  </w:style>
  <w:style w:type="paragraph" w:customStyle="1" w:styleId="34">
    <w:name w:val="Стиль Заголовок 3 + не полужирный по ширине Междустр.интервал:  п..."/>
    <w:basedOn w:val="3"/>
    <w:rsid w:val="00365D98"/>
    <w:pPr>
      <w:tabs>
        <w:tab w:val="clear" w:pos="360"/>
      </w:tabs>
      <w:spacing w:line="360" w:lineRule="auto"/>
      <w:ind w:left="7560"/>
      <w:jc w:val="both"/>
    </w:pPr>
  </w:style>
  <w:style w:type="paragraph" w:customStyle="1" w:styleId="35">
    <w:name w:val="Стиль Заголовок 3 + по ширине"/>
    <w:basedOn w:val="3"/>
    <w:rsid w:val="00365D98"/>
    <w:pPr>
      <w:keepNext w:val="0"/>
      <w:pageBreakBefore w:val="0"/>
      <w:tabs>
        <w:tab w:val="clear" w:pos="360"/>
      </w:tabs>
      <w:spacing w:line="360" w:lineRule="auto"/>
      <w:jc w:val="both"/>
    </w:pPr>
    <w:rPr>
      <w:b w:val="0"/>
      <w:bCs w:val="0"/>
    </w:rPr>
  </w:style>
  <w:style w:type="paragraph" w:customStyle="1" w:styleId="14">
    <w:name w:val="Текст выноски1"/>
    <w:basedOn w:val="a"/>
    <w:rsid w:val="00365D98"/>
    <w:rPr>
      <w:rFonts w:ascii="Tahoma" w:hAnsi="Tahoma" w:cs="Tahoma"/>
      <w:sz w:val="16"/>
      <w:szCs w:val="16"/>
    </w:rPr>
  </w:style>
  <w:style w:type="character" w:styleId="ae">
    <w:name w:val="page number"/>
    <w:rsid w:val="00365D98"/>
    <w:rPr>
      <w:rFonts w:ascii="Times New Roman" w:hAnsi="Times New Roman" w:cs="Times New Roman"/>
    </w:rPr>
  </w:style>
  <w:style w:type="character" w:customStyle="1" w:styleId="22">
    <w:name w:val="Заголовок 2 Знак"/>
    <w:rsid w:val="00365D98"/>
    <w:rPr>
      <w:rFonts w:ascii="Cambria" w:hAnsi="Cambria"/>
      <w:b/>
      <w:bCs/>
      <w:i/>
      <w:iCs/>
      <w:sz w:val="28"/>
      <w:szCs w:val="28"/>
    </w:rPr>
  </w:style>
  <w:style w:type="character" w:customStyle="1" w:styleId="36">
    <w:name w:val="Заголовок 3 Знак"/>
    <w:rsid w:val="00365D98"/>
    <w:rPr>
      <w:rFonts w:ascii="Cambria" w:hAnsi="Cambria"/>
      <w:b/>
      <w:bCs/>
      <w:sz w:val="26"/>
      <w:szCs w:val="26"/>
    </w:rPr>
  </w:style>
  <w:style w:type="character" w:customStyle="1" w:styleId="40">
    <w:name w:val="Заголовок 4 Знак"/>
    <w:rsid w:val="00365D98"/>
    <w:rPr>
      <w:rFonts w:ascii="Calibri" w:hAnsi="Calibri"/>
      <w:b/>
      <w:bCs/>
      <w:sz w:val="28"/>
      <w:szCs w:val="28"/>
    </w:rPr>
  </w:style>
  <w:style w:type="character" w:customStyle="1" w:styleId="50">
    <w:name w:val="Заголовок 5 Знак"/>
    <w:rsid w:val="00365D98"/>
    <w:rPr>
      <w:rFonts w:ascii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customStyle="1" w:styleId="62">
    <w:name w:val="Заголовок 6 Знак"/>
    <w:rsid w:val="00365D98"/>
    <w:rPr>
      <w:rFonts w:ascii="Calibri" w:hAnsi="Calibri"/>
      <w:b/>
      <w:bCs/>
      <w:sz w:val="22"/>
      <w:szCs w:val="22"/>
    </w:rPr>
  </w:style>
  <w:style w:type="character" w:customStyle="1" w:styleId="71">
    <w:name w:val="Заголовок 7 Знак"/>
    <w:rsid w:val="00365D98"/>
    <w:rPr>
      <w:rFonts w:ascii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83">
    <w:name w:val="Заголовок 8 Знак"/>
    <w:rsid w:val="00365D98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uiPriority w:val="9"/>
    <w:rsid w:val="00365D98"/>
    <w:rPr>
      <w:rFonts w:ascii="Cambria" w:hAnsi="Cambria"/>
      <w:sz w:val="22"/>
      <w:szCs w:val="22"/>
    </w:rPr>
  </w:style>
  <w:style w:type="character" w:customStyle="1" w:styleId="15">
    <w:name w:val="Заголовок 1 Знак"/>
    <w:rsid w:val="00365D98"/>
    <w:rPr>
      <w:rFonts w:ascii="Cambria" w:hAnsi="Cambria"/>
      <w:b/>
      <w:bCs/>
      <w:kern w:val="32"/>
      <w:sz w:val="32"/>
      <w:szCs w:val="32"/>
    </w:rPr>
  </w:style>
  <w:style w:type="character" w:customStyle="1" w:styleId="af">
    <w:name w:val="Текст примечания Знак"/>
    <w:link w:val="af0"/>
    <w:rsid w:val="00365D98"/>
    <w:rPr>
      <w:rFonts w:ascii="Times New Roman" w:hAnsi="Times New Roman" w:cs="Times New Roman"/>
    </w:rPr>
  </w:style>
  <w:style w:type="character" w:customStyle="1" w:styleId="23">
    <w:name w:val="Основной текст 2 Знак"/>
    <w:rsid w:val="00365D98"/>
    <w:rPr>
      <w:rFonts w:ascii="Times New Roman" w:hAnsi="Times New Roman" w:cs="Times New Roman"/>
      <w:sz w:val="24"/>
      <w:szCs w:val="24"/>
    </w:rPr>
  </w:style>
  <w:style w:type="character" w:customStyle="1" w:styleId="af1">
    <w:name w:val="Основной текст с отступом Знак"/>
    <w:uiPriority w:val="99"/>
    <w:rsid w:val="00365D98"/>
    <w:rPr>
      <w:rFonts w:ascii="Times New Roman" w:hAnsi="Times New Roman" w:cs="Times New Roman"/>
      <w:sz w:val="24"/>
      <w:szCs w:val="24"/>
    </w:rPr>
  </w:style>
  <w:style w:type="character" w:customStyle="1" w:styleId="af2">
    <w:name w:val="Верхний колонтитул Знак"/>
    <w:aliases w:val="Знак Знак"/>
    <w:rsid w:val="00365D98"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af3">
    <w:name w:val="Основной текст Знак"/>
    <w:rsid w:val="00365D98"/>
    <w:rPr>
      <w:rFonts w:ascii="Arial" w:hAnsi="Arial" w:cs="Arial"/>
      <w:b/>
      <w:bCs/>
      <w:sz w:val="24"/>
      <w:szCs w:val="24"/>
      <w:lang w:val="ru-RU" w:eastAsia="ru-RU"/>
    </w:rPr>
  </w:style>
  <w:style w:type="character" w:customStyle="1" w:styleId="af4">
    <w:name w:val="Нижний колонтитул Знак"/>
    <w:uiPriority w:val="99"/>
    <w:rsid w:val="00365D98"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af5">
    <w:name w:val="Схема документа Знак"/>
    <w:rsid w:val="00365D98"/>
    <w:rPr>
      <w:rFonts w:ascii="Times New Roman" w:hAnsi="Times New Roman" w:cs="Times New Roman"/>
      <w:sz w:val="2"/>
      <w:szCs w:val="2"/>
    </w:rPr>
  </w:style>
  <w:style w:type="character" w:customStyle="1" w:styleId="16">
    <w:name w:val="Основной текст Знак1"/>
    <w:rsid w:val="00365D98"/>
    <w:rPr>
      <w:rFonts w:ascii="Times New Roman" w:hAnsi="Times New Roman" w:cs="Times New Roman"/>
      <w:sz w:val="24"/>
      <w:szCs w:val="24"/>
    </w:rPr>
  </w:style>
  <w:style w:type="character" w:customStyle="1" w:styleId="24">
    <w:name w:val="Основной текст с отступом 2 Знак"/>
    <w:uiPriority w:val="99"/>
    <w:rsid w:val="00365D98"/>
    <w:rPr>
      <w:rFonts w:ascii="Times New Roman" w:hAnsi="Times New Roman" w:cs="Times New Roman"/>
      <w:sz w:val="24"/>
      <w:szCs w:val="24"/>
    </w:rPr>
  </w:style>
  <w:style w:type="character" w:customStyle="1" w:styleId="af6">
    <w:name w:val="Название Знак"/>
    <w:rsid w:val="00365D98"/>
    <w:rPr>
      <w:rFonts w:ascii="Cambria" w:hAnsi="Cambria"/>
      <w:b/>
      <w:bCs/>
      <w:kern w:val="28"/>
      <w:sz w:val="32"/>
      <w:szCs w:val="32"/>
    </w:rPr>
  </w:style>
  <w:style w:type="character" w:customStyle="1" w:styleId="af7">
    <w:name w:val="Текст выноски Знак"/>
    <w:rsid w:val="00365D98"/>
    <w:rPr>
      <w:rFonts w:ascii="Tahoma" w:hAnsi="Tahoma" w:cs="Tahoma"/>
      <w:sz w:val="16"/>
      <w:szCs w:val="16"/>
      <w:lang w:val="ru-RU" w:eastAsia="ru-RU"/>
    </w:rPr>
  </w:style>
  <w:style w:type="paragraph" w:styleId="37">
    <w:name w:val="List Bullet 3"/>
    <w:basedOn w:val="a"/>
    <w:autoRedefine/>
    <w:rsid w:val="0035170C"/>
    <w:pPr>
      <w:tabs>
        <w:tab w:val="left" w:pos="0"/>
      </w:tabs>
      <w:spacing w:before="120" w:after="120"/>
      <w:ind w:firstLine="709"/>
      <w:jc w:val="both"/>
    </w:pPr>
    <w:rPr>
      <w:rFonts w:eastAsia="MS Mincho"/>
      <w:sz w:val="22"/>
      <w:szCs w:val="22"/>
    </w:rPr>
  </w:style>
  <w:style w:type="paragraph" w:styleId="af8">
    <w:name w:val="List"/>
    <w:basedOn w:val="a"/>
    <w:rsid w:val="00365D98"/>
    <w:pPr>
      <w:tabs>
        <w:tab w:val="left" w:pos="357"/>
      </w:tabs>
      <w:spacing w:line="360" w:lineRule="auto"/>
      <w:ind w:left="283" w:hanging="283"/>
      <w:jc w:val="both"/>
    </w:pPr>
  </w:style>
  <w:style w:type="paragraph" w:styleId="25">
    <w:name w:val="List 2"/>
    <w:basedOn w:val="a"/>
    <w:rsid w:val="00365D98"/>
    <w:pPr>
      <w:tabs>
        <w:tab w:val="left" w:pos="357"/>
      </w:tabs>
      <w:spacing w:line="360" w:lineRule="auto"/>
      <w:ind w:left="566" w:hanging="283"/>
      <w:jc w:val="both"/>
    </w:pPr>
  </w:style>
  <w:style w:type="paragraph" w:styleId="38">
    <w:name w:val="List 3"/>
    <w:basedOn w:val="a"/>
    <w:rsid w:val="00365D98"/>
    <w:pPr>
      <w:tabs>
        <w:tab w:val="left" w:pos="357"/>
      </w:tabs>
      <w:spacing w:line="360" w:lineRule="auto"/>
      <w:ind w:left="849" w:hanging="283"/>
      <w:jc w:val="both"/>
    </w:pPr>
  </w:style>
  <w:style w:type="paragraph" w:styleId="42">
    <w:name w:val="List 4"/>
    <w:basedOn w:val="a"/>
    <w:rsid w:val="00365D98"/>
    <w:pPr>
      <w:tabs>
        <w:tab w:val="left" w:pos="357"/>
      </w:tabs>
      <w:spacing w:line="360" w:lineRule="auto"/>
      <w:ind w:left="1132" w:hanging="283"/>
      <w:jc w:val="both"/>
    </w:pPr>
  </w:style>
  <w:style w:type="paragraph" w:styleId="af9">
    <w:name w:val="List Continue"/>
    <w:basedOn w:val="a"/>
    <w:rsid w:val="00365D98"/>
    <w:pPr>
      <w:tabs>
        <w:tab w:val="left" w:pos="357"/>
      </w:tabs>
      <w:spacing w:after="120" w:line="360" w:lineRule="auto"/>
      <w:ind w:left="283" w:firstLine="357"/>
      <w:jc w:val="both"/>
    </w:pPr>
  </w:style>
  <w:style w:type="paragraph" w:styleId="26">
    <w:name w:val="List Continue 2"/>
    <w:basedOn w:val="a"/>
    <w:rsid w:val="00365D98"/>
    <w:pPr>
      <w:tabs>
        <w:tab w:val="left" w:pos="357"/>
      </w:tabs>
      <w:spacing w:after="120" w:line="360" w:lineRule="auto"/>
      <w:ind w:left="566" w:firstLine="357"/>
      <w:jc w:val="both"/>
    </w:pPr>
  </w:style>
  <w:style w:type="paragraph" w:styleId="39">
    <w:name w:val="List Continue 3"/>
    <w:basedOn w:val="a"/>
    <w:rsid w:val="00365D98"/>
    <w:pPr>
      <w:tabs>
        <w:tab w:val="left" w:pos="357"/>
      </w:tabs>
      <w:spacing w:after="120" w:line="360" w:lineRule="auto"/>
      <w:ind w:left="849" w:firstLine="357"/>
      <w:jc w:val="both"/>
    </w:pPr>
  </w:style>
  <w:style w:type="paragraph" w:customStyle="1" w:styleId="H3">
    <w:name w:val="H3"/>
    <w:basedOn w:val="17"/>
    <w:next w:val="17"/>
    <w:rsid w:val="00365D98"/>
    <w:pPr>
      <w:keepNext/>
      <w:outlineLvl w:val="3"/>
    </w:pPr>
    <w:rPr>
      <w:b/>
      <w:sz w:val="28"/>
    </w:rPr>
  </w:style>
  <w:style w:type="paragraph" w:customStyle="1" w:styleId="17">
    <w:name w:val="Обычный1"/>
    <w:rsid w:val="00365D98"/>
    <w:pPr>
      <w:spacing w:before="100" w:after="100"/>
    </w:pPr>
    <w:rPr>
      <w:snapToGrid w:val="0"/>
      <w:sz w:val="24"/>
    </w:rPr>
  </w:style>
  <w:style w:type="paragraph" w:styleId="afa">
    <w:name w:val="Plain Text"/>
    <w:basedOn w:val="a"/>
    <w:link w:val="afb"/>
    <w:rsid w:val="00365D98"/>
    <w:rPr>
      <w:rFonts w:ascii="Courier New" w:hAnsi="Courier New" w:cs="Courier New"/>
      <w:sz w:val="20"/>
      <w:szCs w:val="20"/>
    </w:rPr>
  </w:style>
  <w:style w:type="paragraph" w:customStyle="1" w:styleId="H2">
    <w:name w:val="H2"/>
    <w:basedOn w:val="17"/>
    <w:next w:val="17"/>
    <w:rsid w:val="00365D98"/>
    <w:pPr>
      <w:keepNext/>
      <w:outlineLvl w:val="2"/>
    </w:pPr>
    <w:rPr>
      <w:b/>
      <w:sz w:val="36"/>
    </w:rPr>
  </w:style>
  <w:style w:type="paragraph" w:styleId="HTML">
    <w:name w:val="HTML Preformatted"/>
    <w:basedOn w:val="a"/>
    <w:link w:val="HTML0"/>
    <w:rsid w:val="00365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27">
    <w:name w:val="заголовок 2"/>
    <w:basedOn w:val="a"/>
    <w:next w:val="a"/>
    <w:rsid w:val="00365D98"/>
    <w:pPr>
      <w:keepNext/>
      <w:autoSpaceDE w:val="0"/>
      <w:autoSpaceDN w:val="0"/>
      <w:ind w:right="-58"/>
      <w:jc w:val="center"/>
      <w:outlineLvl w:val="1"/>
    </w:pPr>
  </w:style>
  <w:style w:type="paragraph" w:customStyle="1" w:styleId="91">
    <w:name w:val="заголовок 9"/>
    <w:basedOn w:val="a"/>
    <w:next w:val="a"/>
    <w:rsid w:val="00365D98"/>
    <w:pPr>
      <w:keepNext/>
      <w:autoSpaceDE w:val="0"/>
      <w:autoSpaceDN w:val="0"/>
      <w:jc w:val="center"/>
      <w:outlineLvl w:val="8"/>
    </w:pPr>
  </w:style>
  <w:style w:type="table" w:styleId="afc">
    <w:name w:val="Table Grid"/>
    <w:basedOn w:val="a1"/>
    <w:uiPriority w:val="39"/>
    <w:rsid w:val="00365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text">
    <w:name w:val="headertext"/>
    <w:basedOn w:val="a"/>
    <w:rsid w:val="00365D98"/>
    <w:pPr>
      <w:spacing w:before="144" w:after="144"/>
    </w:pPr>
  </w:style>
  <w:style w:type="paragraph" w:customStyle="1" w:styleId="formattext">
    <w:name w:val="formattext"/>
    <w:basedOn w:val="a"/>
    <w:rsid w:val="00365D98"/>
    <w:pPr>
      <w:spacing w:before="144" w:after="144"/>
    </w:pPr>
  </w:style>
  <w:style w:type="character" w:customStyle="1" w:styleId="spelle">
    <w:name w:val="spelle"/>
    <w:basedOn w:val="a0"/>
    <w:rsid w:val="00365D98"/>
  </w:style>
  <w:style w:type="character" w:customStyle="1" w:styleId="grame">
    <w:name w:val="grame"/>
    <w:basedOn w:val="a0"/>
    <w:rsid w:val="00365D98"/>
  </w:style>
  <w:style w:type="character" w:customStyle="1" w:styleId="130">
    <w:name w:val="Основной текст (13)_"/>
    <w:link w:val="131"/>
    <w:rsid w:val="00365D98"/>
    <w:rPr>
      <w:sz w:val="18"/>
      <w:szCs w:val="18"/>
      <w:shd w:val="clear" w:color="auto" w:fill="FFFFFF"/>
      <w:lang w:bidi="ar-SA"/>
    </w:rPr>
  </w:style>
  <w:style w:type="paragraph" w:customStyle="1" w:styleId="131">
    <w:name w:val="Основной текст (13)1"/>
    <w:basedOn w:val="a"/>
    <w:link w:val="130"/>
    <w:rsid w:val="00365D98"/>
    <w:pPr>
      <w:widowControl w:val="0"/>
      <w:shd w:val="clear" w:color="auto" w:fill="FFFFFF"/>
      <w:spacing w:after="60" w:line="235" w:lineRule="exact"/>
      <w:ind w:firstLine="560"/>
      <w:jc w:val="both"/>
    </w:pPr>
    <w:rPr>
      <w:sz w:val="18"/>
      <w:szCs w:val="18"/>
      <w:shd w:val="clear" w:color="auto" w:fill="FFFFFF"/>
    </w:rPr>
  </w:style>
  <w:style w:type="character" w:customStyle="1" w:styleId="135pt">
    <w:name w:val="Основной текст (13) + Интервал 5 pt"/>
    <w:rsid w:val="00365D98"/>
    <w:rPr>
      <w:rFonts w:ascii="Times New Roman" w:hAnsi="Times New Roman" w:cs="Times New Roman"/>
      <w:spacing w:val="100"/>
      <w:sz w:val="18"/>
      <w:szCs w:val="18"/>
      <w:u w:val="none"/>
    </w:rPr>
  </w:style>
  <w:style w:type="paragraph" w:customStyle="1" w:styleId="18">
    <w:name w:val="Абзац списка1"/>
    <w:basedOn w:val="a"/>
    <w:rsid w:val="00365D98"/>
    <w:pPr>
      <w:overflowPunct w:val="0"/>
      <w:autoSpaceDE w:val="0"/>
      <w:autoSpaceDN w:val="0"/>
      <w:adjustRightInd w:val="0"/>
      <w:ind w:left="720"/>
    </w:pPr>
    <w:rPr>
      <w:sz w:val="20"/>
      <w:szCs w:val="20"/>
    </w:rPr>
  </w:style>
  <w:style w:type="paragraph" w:customStyle="1" w:styleId="Default">
    <w:name w:val="Default"/>
    <w:link w:val="Default0"/>
    <w:rsid w:val="00365D98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  <w:style w:type="character" w:customStyle="1" w:styleId="Default0">
    <w:name w:val="Default Знак"/>
    <w:link w:val="Default"/>
    <w:rsid w:val="00365D98"/>
    <w:rPr>
      <w:rFonts w:ascii="Arial" w:hAnsi="Arial"/>
      <w:color w:val="000000"/>
      <w:sz w:val="24"/>
      <w:szCs w:val="24"/>
      <w:lang w:val="ru-RU" w:eastAsia="ru-RU" w:bidi="ar-SA"/>
    </w:rPr>
  </w:style>
  <w:style w:type="paragraph" w:customStyle="1" w:styleId="Style3">
    <w:name w:val="Style3"/>
    <w:basedOn w:val="a"/>
    <w:rsid w:val="00365D98"/>
    <w:pPr>
      <w:widowControl w:val="0"/>
      <w:autoSpaceDE w:val="0"/>
      <w:autoSpaceDN w:val="0"/>
      <w:adjustRightInd w:val="0"/>
      <w:spacing w:line="322" w:lineRule="exact"/>
      <w:ind w:firstLine="704"/>
      <w:jc w:val="both"/>
    </w:pPr>
  </w:style>
  <w:style w:type="paragraph" w:customStyle="1" w:styleId="310">
    <w:name w:val="Основной текст с отступом 31"/>
    <w:basedOn w:val="a"/>
    <w:rsid w:val="00365D98"/>
    <w:pPr>
      <w:overflowPunct w:val="0"/>
      <w:autoSpaceDE w:val="0"/>
      <w:autoSpaceDN w:val="0"/>
      <w:adjustRightInd w:val="0"/>
      <w:ind w:firstLine="284"/>
      <w:jc w:val="both"/>
    </w:pPr>
    <w:rPr>
      <w:rFonts w:ascii="Arial" w:hAnsi="Arial"/>
      <w:sz w:val="20"/>
      <w:szCs w:val="20"/>
    </w:rPr>
  </w:style>
  <w:style w:type="paragraph" w:customStyle="1" w:styleId="28">
    <w:name w:val="Абзац списка2"/>
    <w:basedOn w:val="a"/>
    <w:rsid w:val="00365D98"/>
    <w:pPr>
      <w:overflowPunct w:val="0"/>
      <w:autoSpaceDE w:val="0"/>
      <w:autoSpaceDN w:val="0"/>
      <w:adjustRightInd w:val="0"/>
      <w:ind w:left="720"/>
    </w:pPr>
    <w:rPr>
      <w:sz w:val="20"/>
      <w:szCs w:val="20"/>
    </w:rPr>
  </w:style>
  <w:style w:type="character" w:customStyle="1" w:styleId="FontStyle22">
    <w:name w:val="Font Style22"/>
    <w:rsid w:val="00365D98"/>
    <w:rPr>
      <w:rFonts w:ascii="Times New Roman" w:hAnsi="Times New Roman" w:cs="Times New Roman"/>
      <w:sz w:val="26"/>
      <w:szCs w:val="26"/>
    </w:rPr>
  </w:style>
  <w:style w:type="paragraph" w:customStyle="1" w:styleId="320">
    <w:name w:val="Основной текст с отступом 32"/>
    <w:basedOn w:val="a"/>
    <w:rsid w:val="00365D98"/>
    <w:pPr>
      <w:overflowPunct w:val="0"/>
      <w:autoSpaceDE w:val="0"/>
      <w:autoSpaceDN w:val="0"/>
      <w:adjustRightInd w:val="0"/>
      <w:ind w:firstLine="284"/>
      <w:jc w:val="both"/>
    </w:pPr>
    <w:rPr>
      <w:rFonts w:ascii="Arial" w:hAnsi="Arial"/>
      <w:sz w:val="20"/>
      <w:szCs w:val="20"/>
    </w:rPr>
  </w:style>
  <w:style w:type="character" w:customStyle="1" w:styleId="120">
    <w:name w:val="Знак Знак12"/>
    <w:rsid w:val="00365D9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pple-converted-space">
    <w:name w:val="apple-converted-space"/>
    <w:rsid w:val="00365D98"/>
  </w:style>
  <w:style w:type="paragraph" w:customStyle="1" w:styleId="FORMATTEXT0">
    <w:name w:val=".FORMATTEXT"/>
    <w:rsid w:val="00365D98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HEADERTEXT0">
    <w:name w:val=".HEADERTEXT"/>
    <w:rsid w:val="00365D98"/>
    <w:pPr>
      <w:widowControl w:val="0"/>
      <w:autoSpaceDE w:val="0"/>
      <w:autoSpaceDN w:val="0"/>
      <w:adjustRightInd w:val="0"/>
    </w:pPr>
    <w:rPr>
      <w:rFonts w:ascii="Arial" w:hAnsi="Arial" w:cs="Arial"/>
      <w:color w:val="2B4279"/>
      <w:sz w:val="22"/>
      <w:szCs w:val="22"/>
    </w:rPr>
  </w:style>
  <w:style w:type="paragraph" w:customStyle="1" w:styleId="MIDDLEPICT">
    <w:name w:val=".MIDDLEPICT"/>
    <w:rsid w:val="00365D98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formattexttopleveltext">
    <w:name w:val="formattext topleveltext"/>
    <w:basedOn w:val="a"/>
    <w:rsid w:val="00365D98"/>
    <w:pPr>
      <w:spacing w:before="100" w:beforeAutospacing="1" w:after="100" w:afterAutospacing="1"/>
    </w:pPr>
  </w:style>
  <w:style w:type="character" w:customStyle="1" w:styleId="s1">
    <w:name w:val="s1"/>
    <w:basedOn w:val="a0"/>
    <w:rsid w:val="00365D98"/>
  </w:style>
  <w:style w:type="character" w:customStyle="1" w:styleId="s2">
    <w:name w:val="s2"/>
    <w:basedOn w:val="a0"/>
    <w:rsid w:val="00365D98"/>
  </w:style>
  <w:style w:type="paragraph" w:customStyle="1" w:styleId="formattexttopleveltextcentertext">
    <w:name w:val="formattext topleveltext centertext"/>
    <w:basedOn w:val="a"/>
    <w:rsid w:val="0018153B"/>
    <w:pPr>
      <w:spacing w:before="100" w:beforeAutospacing="1" w:after="100" w:afterAutospacing="1"/>
    </w:pPr>
  </w:style>
  <w:style w:type="character" w:customStyle="1" w:styleId="ecattext">
    <w:name w:val="ecattext"/>
    <w:basedOn w:val="a0"/>
    <w:rsid w:val="0013340F"/>
  </w:style>
  <w:style w:type="paragraph" w:customStyle="1" w:styleId="headertexttopleveltextcentertext">
    <w:name w:val="headertext topleveltext centertext"/>
    <w:basedOn w:val="a"/>
    <w:rsid w:val="00BA5AF2"/>
    <w:pPr>
      <w:spacing w:before="100" w:beforeAutospacing="1" w:after="100" w:afterAutospacing="1"/>
    </w:pPr>
  </w:style>
  <w:style w:type="paragraph" w:customStyle="1" w:styleId="51">
    <w:name w:val="Знак5 Знак Знак Знак"/>
    <w:basedOn w:val="a"/>
    <w:semiHidden/>
    <w:rsid w:val="00081D6C"/>
    <w:pPr>
      <w:widowControl w:val="0"/>
      <w:adjustRightInd w:val="0"/>
      <w:spacing w:after="160" w:line="240" w:lineRule="exact"/>
      <w:jc w:val="right"/>
    </w:pPr>
    <w:rPr>
      <w:rFonts w:eastAsia="MS Mincho"/>
      <w:sz w:val="20"/>
      <w:szCs w:val="20"/>
      <w:lang w:val="en-GB" w:eastAsia="en-US"/>
    </w:rPr>
  </w:style>
  <w:style w:type="paragraph" w:customStyle="1" w:styleId="s10">
    <w:name w:val="s_1"/>
    <w:basedOn w:val="a"/>
    <w:rsid w:val="00D879EC"/>
    <w:pPr>
      <w:spacing w:before="100" w:beforeAutospacing="1" w:after="100" w:afterAutospacing="1"/>
    </w:pPr>
  </w:style>
  <w:style w:type="character" w:customStyle="1" w:styleId="s100">
    <w:name w:val="s_10"/>
    <w:basedOn w:val="a0"/>
    <w:rsid w:val="00D879EC"/>
  </w:style>
  <w:style w:type="paragraph" w:customStyle="1" w:styleId="s3">
    <w:name w:val="s_3"/>
    <w:basedOn w:val="a"/>
    <w:rsid w:val="00B44144"/>
    <w:pPr>
      <w:spacing w:before="100" w:beforeAutospacing="1" w:after="100" w:afterAutospacing="1"/>
    </w:pPr>
  </w:style>
  <w:style w:type="paragraph" w:customStyle="1" w:styleId="Style5">
    <w:name w:val="Style5"/>
    <w:basedOn w:val="a"/>
    <w:uiPriority w:val="99"/>
    <w:rsid w:val="00714F48"/>
    <w:pPr>
      <w:widowControl w:val="0"/>
      <w:autoSpaceDE w:val="0"/>
      <w:autoSpaceDN w:val="0"/>
      <w:adjustRightInd w:val="0"/>
      <w:spacing w:line="317" w:lineRule="exact"/>
      <w:ind w:firstLine="283"/>
      <w:jc w:val="both"/>
    </w:pPr>
  </w:style>
  <w:style w:type="paragraph" w:styleId="afd">
    <w:name w:val="Balloon Text"/>
    <w:basedOn w:val="a"/>
    <w:link w:val="19"/>
    <w:rsid w:val="006C317D"/>
    <w:rPr>
      <w:rFonts w:ascii="Tahoma" w:hAnsi="Tahoma"/>
      <w:sz w:val="16"/>
      <w:szCs w:val="16"/>
    </w:rPr>
  </w:style>
  <w:style w:type="character" w:customStyle="1" w:styleId="19">
    <w:name w:val="Текст выноски Знак1"/>
    <w:link w:val="afd"/>
    <w:rsid w:val="006C317D"/>
    <w:rPr>
      <w:rFonts w:ascii="Tahoma" w:hAnsi="Tahoma" w:cs="Tahoma"/>
      <w:sz w:val="16"/>
      <w:szCs w:val="16"/>
    </w:rPr>
  </w:style>
  <w:style w:type="character" w:customStyle="1" w:styleId="afe">
    <w:name w:val="Основной текст + Курсив"/>
    <w:rsid w:val="002D6EA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customStyle="1" w:styleId="aff">
    <w:name w:val="Обычный.Нормальный"/>
    <w:rsid w:val="002E4526"/>
    <w:pPr>
      <w:widowControl w:val="0"/>
      <w:suppressAutoHyphens/>
    </w:pPr>
    <w:rPr>
      <w:rFonts w:eastAsia="Arial"/>
      <w:lang w:eastAsia="ar-SA"/>
    </w:rPr>
  </w:style>
  <w:style w:type="character" w:customStyle="1" w:styleId="extended-textshort">
    <w:name w:val="extended-text__short"/>
    <w:rsid w:val="00D06B80"/>
  </w:style>
  <w:style w:type="character" w:customStyle="1" w:styleId="aff0">
    <w:name w:val="Основной текст_"/>
    <w:link w:val="29"/>
    <w:rsid w:val="00DD382A"/>
    <w:rPr>
      <w:shd w:val="clear" w:color="auto" w:fill="FFFFFF"/>
    </w:rPr>
  </w:style>
  <w:style w:type="paragraph" w:customStyle="1" w:styleId="29">
    <w:name w:val="Основной текст2"/>
    <w:basedOn w:val="a"/>
    <w:link w:val="aff0"/>
    <w:rsid w:val="00DD382A"/>
    <w:pPr>
      <w:widowControl w:val="0"/>
      <w:shd w:val="clear" w:color="auto" w:fill="FFFFFF"/>
      <w:spacing w:before="240" w:line="307" w:lineRule="exact"/>
      <w:ind w:hanging="400"/>
      <w:jc w:val="both"/>
    </w:pPr>
    <w:rPr>
      <w:sz w:val="20"/>
      <w:szCs w:val="20"/>
    </w:rPr>
  </w:style>
  <w:style w:type="character" w:customStyle="1" w:styleId="63">
    <w:name w:val="Основной текст (6)_"/>
    <w:link w:val="64"/>
    <w:rsid w:val="006C7D3F"/>
    <w:rPr>
      <w:b/>
      <w:bCs/>
      <w:sz w:val="19"/>
      <w:szCs w:val="19"/>
      <w:shd w:val="clear" w:color="auto" w:fill="FFFFFF"/>
    </w:rPr>
  </w:style>
  <w:style w:type="character" w:customStyle="1" w:styleId="61pt">
    <w:name w:val="Основной текст (6) + Интервал 1 pt"/>
    <w:rsid w:val="006C7D3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64">
    <w:name w:val="Основной текст (6)"/>
    <w:basedOn w:val="a"/>
    <w:link w:val="63"/>
    <w:rsid w:val="006C7D3F"/>
    <w:pPr>
      <w:widowControl w:val="0"/>
      <w:shd w:val="clear" w:color="auto" w:fill="FFFFFF"/>
      <w:spacing w:after="420" w:line="230" w:lineRule="exact"/>
      <w:ind w:firstLine="280"/>
      <w:jc w:val="both"/>
    </w:pPr>
    <w:rPr>
      <w:b/>
      <w:bCs/>
      <w:sz w:val="19"/>
      <w:szCs w:val="19"/>
    </w:rPr>
  </w:style>
  <w:style w:type="character" w:customStyle="1" w:styleId="52">
    <w:name w:val="Основной текст (5)_"/>
    <w:link w:val="53"/>
    <w:rsid w:val="002B4EE4"/>
    <w:rPr>
      <w:b/>
      <w:bCs/>
      <w:shd w:val="clear" w:color="auto" w:fill="FFFFFF"/>
    </w:rPr>
  </w:style>
  <w:style w:type="character" w:customStyle="1" w:styleId="54">
    <w:name w:val="Основной текст (5) + Не полужирный"/>
    <w:rsid w:val="002B4E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53">
    <w:name w:val="Основной текст (5)"/>
    <w:basedOn w:val="a"/>
    <w:link w:val="52"/>
    <w:rsid w:val="002B4EE4"/>
    <w:pPr>
      <w:widowControl w:val="0"/>
      <w:shd w:val="clear" w:color="auto" w:fill="FFFFFF"/>
      <w:spacing w:before="540" w:after="900" w:line="322" w:lineRule="exact"/>
      <w:jc w:val="right"/>
    </w:pPr>
    <w:rPr>
      <w:b/>
      <w:bCs/>
      <w:sz w:val="20"/>
      <w:szCs w:val="20"/>
    </w:rPr>
  </w:style>
  <w:style w:type="character" w:styleId="aff1">
    <w:name w:val="line number"/>
    <w:rsid w:val="000B23BE"/>
  </w:style>
  <w:style w:type="paragraph" w:styleId="aff2">
    <w:name w:val="List Paragraph"/>
    <w:basedOn w:val="a"/>
    <w:uiPriority w:val="34"/>
    <w:qFormat/>
    <w:rsid w:val="00F20F36"/>
    <w:pPr>
      <w:ind w:left="720"/>
      <w:contextualSpacing/>
    </w:pPr>
  </w:style>
  <w:style w:type="paragraph" w:customStyle="1" w:styleId="ConsPlusNormal">
    <w:name w:val="ConsPlusNormal"/>
    <w:qFormat/>
    <w:rsid w:val="00E569E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f3">
    <w:name w:val="Placeholder Text"/>
    <w:basedOn w:val="a0"/>
    <w:uiPriority w:val="99"/>
    <w:semiHidden/>
    <w:rsid w:val="00503A8E"/>
    <w:rPr>
      <w:color w:val="808080"/>
    </w:rPr>
  </w:style>
  <w:style w:type="paragraph" w:styleId="aff4">
    <w:name w:val="No Spacing"/>
    <w:aliases w:val="Без отступа,Без интервала2,Таблицы,основной текст,No Spacing1,я Без ОТСТУПА,No Spacing,Без интервала1"/>
    <w:link w:val="aff5"/>
    <w:qFormat/>
    <w:rsid w:val="00503A8E"/>
    <w:rPr>
      <w:rFonts w:ascii="Calibri" w:eastAsia="Calibri" w:hAnsi="Calibri"/>
      <w:sz w:val="22"/>
      <w:szCs w:val="22"/>
      <w:lang w:eastAsia="en-US"/>
    </w:rPr>
  </w:style>
  <w:style w:type="character" w:styleId="aff6">
    <w:name w:val="annotation reference"/>
    <w:rsid w:val="00503A8E"/>
    <w:rPr>
      <w:sz w:val="16"/>
      <w:szCs w:val="16"/>
    </w:rPr>
  </w:style>
  <w:style w:type="paragraph" w:styleId="af0">
    <w:name w:val="annotation text"/>
    <w:basedOn w:val="a"/>
    <w:link w:val="af"/>
    <w:rsid w:val="00503A8E"/>
    <w:pPr>
      <w:widowControl w:val="0"/>
      <w:autoSpaceDE w:val="0"/>
      <w:autoSpaceDN w:val="0"/>
      <w:adjustRightInd w:val="0"/>
    </w:pPr>
    <w:rPr>
      <w:sz w:val="20"/>
      <w:szCs w:val="20"/>
    </w:rPr>
  </w:style>
  <w:style w:type="character" w:customStyle="1" w:styleId="1a">
    <w:name w:val="Текст примечания Знак1"/>
    <w:basedOn w:val="a0"/>
    <w:rsid w:val="00503A8E"/>
  </w:style>
  <w:style w:type="numbering" w:customStyle="1" w:styleId="1b">
    <w:name w:val="Нет списка1"/>
    <w:next w:val="a2"/>
    <w:uiPriority w:val="99"/>
    <w:semiHidden/>
    <w:unhideWhenUsed/>
    <w:rsid w:val="00503A8E"/>
  </w:style>
  <w:style w:type="paragraph" w:customStyle="1" w:styleId="msonormal0">
    <w:name w:val="msonormal"/>
    <w:basedOn w:val="a"/>
    <w:rsid w:val="00503A8E"/>
    <w:pPr>
      <w:spacing w:before="100" w:beforeAutospacing="1" w:after="100" w:afterAutospacing="1"/>
    </w:pPr>
  </w:style>
  <w:style w:type="paragraph" w:customStyle="1" w:styleId="aff7">
    <w:name w:val="Формула стиль"/>
    <w:basedOn w:val="a"/>
    <w:next w:val="ab"/>
    <w:uiPriority w:val="99"/>
    <w:rsid w:val="007643DF"/>
    <w:pPr>
      <w:widowControl w:val="0"/>
      <w:suppressAutoHyphens/>
      <w:autoSpaceDE w:val="0"/>
      <w:spacing w:line="360" w:lineRule="auto"/>
      <w:jc w:val="center"/>
    </w:pPr>
    <w:rPr>
      <w:sz w:val="20"/>
    </w:rPr>
  </w:style>
  <w:style w:type="paragraph" w:customStyle="1" w:styleId="aff8">
    <w:name w:val="Таблица номер"/>
    <w:basedOn w:val="ab"/>
    <w:uiPriority w:val="99"/>
    <w:rsid w:val="007643DF"/>
    <w:pPr>
      <w:keepNext/>
      <w:keepLines/>
      <w:widowControl w:val="0"/>
      <w:suppressAutoHyphens/>
      <w:autoSpaceDE w:val="0"/>
      <w:spacing w:after="0" w:line="0" w:lineRule="atLeast"/>
      <w:jc w:val="right"/>
    </w:pPr>
    <w:rPr>
      <w:rFonts w:ascii="Arial" w:hAnsi="Arial"/>
      <w:b/>
      <w:bCs/>
      <w:sz w:val="20"/>
    </w:rPr>
  </w:style>
  <w:style w:type="paragraph" w:customStyle="1" w:styleId="Iauiue">
    <w:name w:val="Iau?iue"/>
    <w:rsid w:val="007643DF"/>
    <w:pPr>
      <w:suppressAutoHyphens/>
    </w:pPr>
    <w:rPr>
      <w:rFonts w:eastAsia="Arial"/>
      <w:lang w:val="en-US" w:eastAsia="ar-SA"/>
    </w:rPr>
  </w:style>
  <w:style w:type="character" w:customStyle="1" w:styleId="b-pseudo-link">
    <w:name w:val="b-pseudo-link"/>
    <w:basedOn w:val="a0"/>
    <w:rsid w:val="00D5566D"/>
  </w:style>
  <w:style w:type="character" w:customStyle="1" w:styleId="w">
    <w:name w:val="w"/>
    <w:basedOn w:val="a0"/>
    <w:rsid w:val="00BA1A33"/>
  </w:style>
  <w:style w:type="character" w:customStyle="1" w:styleId="1c">
    <w:name w:val="Основной текст1"/>
    <w:basedOn w:val="a0"/>
    <w:rsid w:val="003845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mw-headline">
    <w:name w:val="mw-headline"/>
    <w:basedOn w:val="a0"/>
    <w:rsid w:val="00ED799E"/>
  </w:style>
  <w:style w:type="character" w:customStyle="1" w:styleId="1d">
    <w:name w:val="Неразрешенное упоминание1"/>
    <w:basedOn w:val="a0"/>
    <w:uiPriority w:val="99"/>
    <w:semiHidden/>
    <w:unhideWhenUsed/>
    <w:rsid w:val="00BB6975"/>
    <w:rPr>
      <w:color w:val="605E5C"/>
      <w:shd w:val="clear" w:color="auto" w:fill="E1DFDD"/>
    </w:rPr>
  </w:style>
  <w:style w:type="character" w:customStyle="1" w:styleId="afb">
    <w:name w:val="Текст Знак"/>
    <w:basedOn w:val="a0"/>
    <w:link w:val="afa"/>
    <w:rsid w:val="0089427F"/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rsid w:val="0089427F"/>
    <w:rPr>
      <w:rFonts w:ascii="Courier New" w:eastAsia="Courier New" w:hAnsi="Courier New" w:cs="Courier New"/>
    </w:rPr>
  </w:style>
  <w:style w:type="character" w:customStyle="1" w:styleId="2a">
    <w:name w:val="Неразрешенное упоминание2"/>
    <w:basedOn w:val="a0"/>
    <w:uiPriority w:val="99"/>
    <w:semiHidden/>
    <w:unhideWhenUsed/>
    <w:rsid w:val="0089427F"/>
    <w:rPr>
      <w:color w:val="605E5C"/>
      <w:shd w:val="clear" w:color="auto" w:fill="E1DFDD"/>
    </w:rPr>
  </w:style>
  <w:style w:type="paragraph" w:customStyle="1" w:styleId="aff9">
    <w:name w:val="Стиль примечания"/>
    <w:basedOn w:val="a"/>
    <w:rsid w:val="0089427F"/>
    <w:pPr>
      <w:widowControl w:val="0"/>
      <w:suppressAutoHyphens/>
      <w:spacing w:before="120" w:after="120"/>
      <w:ind w:firstLine="567"/>
      <w:jc w:val="both"/>
    </w:pPr>
    <w:rPr>
      <w:b/>
      <w:kern w:val="2"/>
    </w:rPr>
  </w:style>
  <w:style w:type="character" w:customStyle="1" w:styleId="2b">
    <w:name w:val="Неразрешенное упоминание2"/>
    <w:basedOn w:val="a0"/>
    <w:uiPriority w:val="99"/>
    <w:semiHidden/>
    <w:unhideWhenUsed/>
    <w:rsid w:val="00A50DA2"/>
    <w:rPr>
      <w:color w:val="605E5C"/>
      <w:shd w:val="clear" w:color="auto" w:fill="E1DFDD"/>
    </w:rPr>
  </w:style>
  <w:style w:type="character" w:customStyle="1" w:styleId="aff5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,Без интервала1 Знак"/>
    <w:link w:val="aff4"/>
    <w:uiPriority w:val="1"/>
    <w:qFormat/>
    <w:rsid w:val="00A406B4"/>
    <w:rPr>
      <w:rFonts w:ascii="Calibri" w:eastAsia="Calibri" w:hAnsi="Calibri"/>
      <w:sz w:val="22"/>
      <w:szCs w:val="22"/>
      <w:lang w:eastAsia="en-US"/>
    </w:rPr>
  </w:style>
  <w:style w:type="character" w:styleId="affa">
    <w:name w:val="Unresolved Mention"/>
    <w:basedOn w:val="a0"/>
    <w:uiPriority w:val="99"/>
    <w:semiHidden/>
    <w:unhideWhenUsed/>
    <w:rsid w:val="001A6131"/>
    <w:rPr>
      <w:color w:val="605E5C"/>
      <w:shd w:val="clear" w:color="auto" w:fill="E1DFDD"/>
    </w:rPr>
  </w:style>
  <w:style w:type="paragraph" w:customStyle="1" w:styleId="xl68">
    <w:name w:val="xl68"/>
    <w:basedOn w:val="a"/>
    <w:rsid w:val="00EF32B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3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02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7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4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3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91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5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7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5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4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7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4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4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3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4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0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52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2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0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2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0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7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11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1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83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04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4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010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249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3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35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10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1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docs.cntd.ru/document/1200071153" TargetMode="External"/><Relationship Id="rId18" Type="http://schemas.openxmlformats.org/officeDocument/2006/relationships/oleObject" Target="embeddings/oleObject1.bin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file:///C:\Users\AppData\Roaming\Microsoft\Application%20Data\Microsoft\Application%20Data\Microsoft\Application%20Data\Microsoft\Program%20Files\StroyConsultant\Temp\880.htm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wmf"/><Relationship Id="rId25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hyperlink" Target="http://docs.cntd.ru/document/554820821" TargetMode="External"/><Relationship Id="rId20" Type="http://schemas.openxmlformats.org/officeDocument/2006/relationships/image" Target="media/image3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://standartgost.ru/gost/by_pkey/1429380178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1200093820" TargetMode="External"/><Relationship Id="rId23" Type="http://schemas.openxmlformats.org/officeDocument/2006/relationships/hyperlink" Target="http://standartgost.ru/gost/by_pkey/14293801780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://files.stroyinf.ru/Data1/1/1995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wiktionary.org/wiki/%D1%83%D1%81%D1%82%D1%80%D0%BE%D0%B9%D1%81%D1%82%D0%B2%D0%BE" TargetMode="External"/><Relationship Id="rId22" Type="http://schemas.openxmlformats.org/officeDocument/2006/relationships/hyperlink" Target="http://standartgost.ru/gost/by_pkey/14293801780" TargetMode="External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D4DF9-B2BA-438B-BCBC-DD09265E7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105</Pages>
  <Words>33757</Words>
  <Characters>230275</Characters>
  <Application>Microsoft Office Word</Application>
  <DocSecurity>0</DocSecurity>
  <Lines>1918</Lines>
  <Paragraphs>527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СТРОИТЕЛЬСТВА И ЖИЛИЩНО-КОММУНАЛЬНОГО</vt:lpstr>
      <vt:lpstr>МИНИСТЕРСТВО СТРОИТЕЛЬСТВА И ЖИЛИЩНО-КОММУНАЛЬНОГО</vt:lpstr>
    </vt:vector>
  </TitlesOfParts>
  <Company/>
  <LinksUpToDate>false</LinksUpToDate>
  <CharactersWithSpaces>263505</CharactersWithSpaces>
  <SharedDoc>false</SharedDoc>
  <HLinks>
    <vt:vector size="222" baseType="variant">
      <vt:variant>
        <vt:i4>6619262</vt:i4>
      </vt:variant>
      <vt:variant>
        <vt:i4>537</vt:i4>
      </vt:variant>
      <vt:variant>
        <vt:i4>0</vt:i4>
      </vt:variant>
      <vt:variant>
        <vt:i4>5</vt:i4>
      </vt:variant>
      <vt:variant>
        <vt:lpwstr>http://docs.cntd.ru/document/901703281</vt:lpwstr>
      </vt:variant>
      <vt:variant>
        <vt:lpwstr/>
      </vt:variant>
      <vt:variant>
        <vt:i4>7078001</vt:i4>
      </vt:variant>
      <vt:variant>
        <vt:i4>534</vt:i4>
      </vt:variant>
      <vt:variant>
        <vt:i4>0</vt:i4>
      </vt:variant>
      <vt:variant>
        <vt:i4>5</vt:i4>
      </vt:variant>
      <vt:variant>
        <vt:lpwstr>http://docs.cntd.ru/document/901703278</vt:lpwstr>
      </vt:variant>
      <vt:variant>
        <vt:lpwstr/>
      </vt:variant>
      <vt:variant>
        <vt:i4>7274616</vt:i4>
      </vt:variant>
      <vt:variant>
        <vt:i4>531</vt:i4>
      </vt:variant>
      <vt:variant>
        <vt:i4>0</vt:i4>
      </vt:variant>
      <vt:variant>
        <vt:i4>5</vt:i4>
      </vt:variant>
      <vt:variant>
        <vt:lpwstr>http://docs.cntd.ru/document/901725982</vt:lpwstr>
      </vt:variant>
      <vt:variant>
        <vt:lpwstr/>
      </vt:variant>
      <vt:variant>
        <vt:i4>2359363</vt:i4>
      </vt:variant>
      <vt:variant>
        <vt:i4>459</vt:i4>
      </vt:variant>
      <vt:variant>
        <vt:i4>0</vt:i4>
      </vt:variant>
      <vt:variant>
        <vt:i4>5</vt:i4>
      </vt:variant>
      <vt:variant>
        <vt:lpwstr>http://standartgost.ru/gost/by_pkey/14293801780</vt:lpwstr>
      </vt:variant>
      <vt:variant>
        <vt:lpwstr/>
      </vt:variant>
      <vt:variant>
        <vt:i4>7143540</vt:i4>
      </vt:variant>
      <vt:variant>
        <vt:i4>456</vt:i4>
      </vt:variant>
      <vt:variant>
        <vt:i4>0</vt:i4>
      </vt:variant>
      <vt:variant>
        <vt:i4>5</vt:i4>
      </vt:variant>
      <vt:variant>
        <vt:lpwstr>http://docs.cntd.ru/document/1200000429</vt:lpwstr>
      </vt:variant>
      <vt:variant>
        <vt:lpwstr/>
      </vt:variant>
      <vt:variant>
        <vt:i4>7340083</vt:i4>
      </vt:variant>
      <vt:variant>
        <vt:i4>453</vt:i4>
      </vt:variant>
      <vt:variant>
        <vt:i4>0</vt:i4>
      </vt:variant>
      <vt:variant>
        <vt:i4>5</vt:i4>
      </vt:variant>
      <vt:variant>
        <vt:lpwstr>../../../AppData/Roaming/Microsoft/Application Data/Microsoft/Application Data/Microsoft/Application Data/Microsoft/Program Files/StroyConsultant/Temp/880.htm</vt:lpwstr>
      </vt:variant>
      <vt:variant>
        <vt:lpwstr/>
      </vt:variant>
      <vt:variant>
        <vt:i4>7340083</vt:i4>
      </vt:variant>
      <vt:variant>
        <vt:i4>450</vt:i4>
      </vt:variant>
      <vt:variant>
        <vt:i4>0</vt:i4>
      </vt:variant>
      <vt:variant>
        <vt:i4>5</vt:i4>
      </vt:variant>
      <vt:variant>
        <vt:lpwstr>../../../AppData/Roaming/Microsoft/Application Data/Microsoft/Application Data/Microsoft/Application Data/Microsoft/Program Files/StroyConsultant/Temp/880.htm</vt:lpwstr>
      </vt:variant>
      <vt:variant>
        <vt:lpwstr/>
      </vt:variant>
      <vt:variant>
        <vt:i4>7012473</vt:i4>
      </vt:variant>
      <vt:variant>
        <vt:i4>354</vt:i4>
      </vt:variant>
      <vt:variant>
        <vt:i4>0</vt:i4>
      </vt:variant>
      <vt:variant>
        <vt:i4>5</vt:i4>
      </vt:variant>
      <vt:variant>
        <vt:lpwstr>http://docs.cntd.ru/document/1200091051</vt:lpwstr>
      </vt:variant>
      <vt:variant>
        <vt:lpwstr/>
      </vt:variant>
      <vt:variant>
        <vt:i4>3277892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ф25</vt:lpwstr>
      </vt:variant>
      <vt:variant>
        <vt:i4>5963842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PO0000242</vt:lpwstr>
      </vt:variant>
      <vt:variant>
        <vt:i4>3277892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ф25</vt:lpwstr>
      </vt:variant>
      <vt:variant>
        <vt:i4>5963842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PO0000242</vt:lpwstr>
      </vt:variant>
      <vt:variant>
        <vt:i4>6094912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PO0000022</vt:lpwstr>
      </vt:variant>
      <vt:variant>
        <vt:i4>3277892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ф23</vt:lpwstr>
      </vt:variant>
      <vt:variant>
        <vt:i4>6029378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PO0000239</vt:lpwstr>
      </vt:variant>
      <vt:variant>
        <vt:i4>1966086</vt:i4>
      </vt:variant>
      <vt:variant>
        <vt:i4>279</vt:i4>
      </vt:variant>
      <vt:variant>
        <vt:i4>0</vt:i4>
      </vt:variant>
      <vt:variant>
        <vt:i4>5</vt:i4>
      </vt:variant>
      <vt:variant>
        <vt:lpwstr>http://files.stroyinf.ru/Data1/1/1995/</vt:lpwstr>
      </vt:variant>
      <vt:variant>
        <vt:lpwstr>i603131</vt:lpwstr>
      </vt:variant>
      <vt:variant>
        <vt:i4>7012470</vt:i4>
      </vt:variant>
      <vt:variant>
        <vt:i4>258</vt:i4>
      </vt:variant>
      <vt:variant>
        <vt:i4>0</vt:i4>
      </vt:variant>
      <vt:variant>
        <vt:i4>5</vt:i4>
      </vt:variant>
      <vt:variant>
        <vt:lpwstr>http://docs.cntd.ru/document/1200071153</vt:lpwstr>
      </vt:variant>
      <vt:variant>
        <vt:lpwstr/>
      </vt:variant>
      <vt:variant>
        <vt:i4>7012470</vt:i4>
      </vt:variant>
      <vt:variant>
        <vt:i4>255</vt:i4>
      </vt:variant>
      <vt:variant>
        <vt:i4>0</vt:i4>
      </vt:variant>
      <vt:variant>
        <vt:i4>5</vt:i4>
      </vt:variant>
      <vt:variant>
        <vt:lpwstr>http://docs.cntd.ru/document/1200071151</vt:lpwstr>
      </vt:variant>
      <vt:variant>
        <vt:lpwstr/>
      </vt:variant>
      <vt:variant>
        <vt:i4>3408964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ф4</vt:lpwstr>
      </vt:variant>
      <vt:variant>
        <vt:i4>6029376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PO0000032</vt:lpwstr>
      </vt:variant>
      <vt:variant>
        <vt:i4>3408964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ф4</vt:lpwstr>
      </vt:variant>
      <vt:variant>
        <vt:i4>6029376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PO0000032</vt:lpwstr>
      </vt:variant>
      <vt:variant>
        <vt:i4>5898308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PO0000450</vt:lpwstr>
      </vt:variant>
      <vt:variant>
        <vt:i4>5832772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PO0000462</vt:lpwstr>
      </vt:variant>
      <vt:variant>
        <vt:i4>5832772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PO0000462</vt:lpwstr>
      </vt:variant>
      <vt:variant>
        <vt:i4>6160452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TO0000015</vt:lpwstr>
      </vt:variant>
      <vt:variant>
        <vt:i4>5832772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PO0000462</vt:lpwstr>
      </vt:variant>
      <vt:variant>
        <vt:i4>1036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п_3_2</vt:lpwstr>
      </vt:variant>
      <vt:variant>
        <vt:i4>1036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п_3_4</vt:lpwstr>
      </vt:variant>
      <vt:variant>
        <vt:i4>6619262</vt:i4>
      </vt:variant>
      <vt:variant>
        <vt:i4>21</vt:i4>
      </vt:variant>
      <vt:variant>
        <vt:i4>0</vt:i4>
      </vt:variant>
      <vt:variant>
        <vt:i4>5</vt:i4>
      </vt:variant>
      <vt:variant>
        <vt:lpwstr>http://docs.cntd.ru/document/901703281</vt:lpwstr>
      </vt:variant>
      <vt:variant>
        <vt:lpwstr/>
      </vt:variant>
      <vt:variant>
        <vt:i4>7078001</vt:i4>
      </vt:variant>
      <vt:variant>
        <vt:i4>18</vt:i4>
      </vt:variant>
      <vt:variant>
        <vt:i4>0</vt:i4>
      </vt:variant>
      <vt:variant>
        <vt:i4>5</vt:i4>
      </vt:variant>
      <vt:variant>
        <vt:lpwstr>http://docs.cntd.ru/document/901703278</vt:lpwstr>
      </vt:variant>
      <vt:variant>
        <vt:lpwstr/>
      </vt:variant>
      <vt:variant>
        <vt:i4>6750333</vt:i4>
      </vt:variant>
      <vt:variant>
        <vt:i4>15</vt:i4>
      </vt:variant>
      <vt:variant>
        <vt:i4>0</vt:i4>
      </vt:variant>
      <vt:variant>
        <vt:i4>5</vt:i4>
      </vt:variant>
      <vt:variant>
        <vt:lpwstr>http://docs.cntd.ru/document/902156582</vt:lpwstr>
      </vt:variant>
      <vt:variant>
        <vt:lpwstr/>
      </vt:variant>
      <vt:variant>
        <vt:i4>7143545</vt:i4>
      </vt:variant>
      <vt:variant>
        <vt:i4>12</vt:i4>
      </vt:variant>
      <vt:variant>
        <vt:i4>0</vt:i4>
      </vt:variant>
      <vt:variant>
        <vt:i4>5</vt:i4>
      </vt:variant>
      <vt:variant>
        <vt:lpwstr>http://docs.cntd.ru/document/901798042</vt:lpwstr>
      </vt:variant>
      <vt:variant>
        <vt:lpwstr/>
      </vt:variant>
      <vt:variant>
        <vt:i4>6619255</vt:i4>
      </vt:variant>
      <vt:variant>
        <vt:i4>9</vt:i4>
      </vt:variant>
      <vt:variant>
        <vt:i4>0</vt:i4>
      </vt:variant>
      <vt:variant>
        <vt:i4>5</vt:i4>
      </vt:variant>
      <vt:variant>
        <vt:lpwstr>http://docs.cntd.ru/document/902222351</vt:lpwstr>
      </vt:variant>
      <vt:variant>
        <vt:lpwstr/>
      </vt:variant>
      <vt:variant>
        <vt:i4>6619255</vt:i4>
      </vt:variant>
      <vt:variant>
        <vt:i4>6</vt:i4>
      </vt:variant>
      <vt:variant>
        <vt:i4>0</vt:i4>
      </vt:variant>
      <vt:variant>
        <vt:i4>5</vt:i4>
      </vt:variant>
      <vt:variant>
        <vt:lpwstr>http://docs.cntd.ru/document/902222351</vt:lpwstr>
      </vt:variant>
      <vt:variant>
        <vt:lpwstr/>
      </vt:variant>
      <vt:variant>
        <vt:i4>6684790</vt:i4>
      </vt:variant>
      <vt:variant>
        <vt:i4>3</vt:i4>
      </vt:variant>
      <vt:variant>
        <vt:i4>0</vt:i4>
      </vt:variant>
      <vt:variant>
        <vt:i4>5</vt:i4>
      </vt:variant>
      <vt:variant>
        <vt:lpwstr>http://docs.cntd.ru/document/1200031586</vt:lpwstr>
      </vt:variant>
      <vt:variant>
        <vt:lpwstr/>
      </vt:variant>
      <vt:variant>
        <vt:i4>7012470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http://docs.cntd.ru/document/1200071153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 И ЖИЛИЩНО-КОММУНАЛЬНОГО</dc:title>
  <dc:creator>User</dc:creator>
  <cp:lastModifiedBy>*</cp:lastModifiedBy>
  <cp:revision>22</cp:revision>
  <cp:lastPrinted>2021-02-02T16:20:00Z</cp:lastPrinted>
  <dcterms:created xsi:type="dcterms:W3CDTF">2023-03-09T07:58:00Z</dcterms:created>
  <dcterms:modified xsi:type="dcterms:W3CDTF">2024-04-08T07:40:00Z</dcterms:modified>
</cp:coreProperties>
</file>