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Borders>
          <w:top w:val="single" w:sz="4" w:space="0" w:color="000000"/>
          <w:bottom w:val="single" w:sz="4" w:space="0" w:color="000000"/>
          <w:insideH w:val="single" w:sz="4" w:space="0" w:color="000000"/>
          <w:insideV w:val="single" w:sz="4" w:space="0" w:color="000000"/>
        </w:tblBorders>
        <w:tblLook w:val="00A0" w:firstRow="1" w:lastRow="0" w:firstColumn="1" w:lastColumn="0" w:noHBand="0" w:noVBand="0"/>
        <w:tblPrChange w:id="0" w:author="Татьяна Диденко" w:date="2017-01-18T12:33:00Z">
          <w:tblPr>
            <w:tblW w:w="9072" w:type="dxa"/>
            <w:tblBorders>
              <w:top w:val="single" w:sz="4" w:space="0" w:color="000000"/>
              <w:bottom w:val="single" w:sz="4" w:space="0" w:color="000000"/>
              <w:insideH w:val="single" w:sz="4" w:space="0" w:color="000000"/>
              <w:insideV w:val="single" w:sz="4" w:space="0" w:color="000000"/>
            </w:tblBorders>
            <w:tblLook w:val="00A0" w:firstRow="1" w:lastRow="0" w:firstColumn="1" w:lastColumn="0" w:noHBand="0" w:noVBand="0"/>
          </w:tblPr>
        </w:tblPrChange>
      </w:tblPr>
      <w:tblGrid>
        <w:gridCol w:w="9072"/>
        <w:tblGridChange w:id="1">
          <w:tblGrid>
            <w:gridCol w:w="9072"/>
          </w:tblGrid>
        </w:tblGridChange>
      </w:tblGrid>
      <w:tr w:rsidR="005A32EE" w:rsidRPr="00260F2C" w:rsidTr="003A1671">
        <w:tc>
          <w:tcPr>
            <w:tcW w:w="10173" w:type="dxa"/>
            <w:tcBorders>
              <w:top w:val="nil"/>
              <w:left w:val="nil"/>
              <w:bottom w:val="nil"/>
              <w:right w:val="nil"/>
            </w:tcBorders>
            <w:tcPrChange w:id="2" w:author="Татьяна Диденко" w:date="2017-01-18T12:33:00Z">
              <w:tcPr>
                <w:tcW w:w="10173" w:type="dxa"/>
                <w:tcBorders>
                  <w:top w:val="single" w:sz="18" w:space="0" w:color="auto"/>
                  <w:left w:val="nil"/>
                  <w:bottom w:val="single" w:sz="18" w:space="0" w:color="auto"/>
                  <w:right w:val="nil"/>
                </w:tcBorders>
              </w:tcPr>
            </w:tcPrChange>
          </w:tcPr>
          <w:p w:rsidR="005A32EE" w:rsidRPr="004C63B8" w:rsidRDefault="005A32EE" w:rsidP="008D5776">
            <w:pPr>
              <w:jc w:val="center"/>
              <w:rPr>
                <w:rFonts w:ascii="Arial" w:hAnsi="Arial" w:cs="Arial"/>
                <w:b/>
                <w:lang w:val="ru-RU"/>
              </w:rPr>
            </w:pPr>
          </w:p>
          <w:p w:rsidR="00FB763F" w:rsidRPr="00260F2C" w:rsidRDefault="005A32EE" w:rsidP="008D5776">
            <w:pPr>
              <w:jc w:val="center"/>
              <w:rPr>
                <w:rFonts w:ascii="Arial" w:hAnsi="Arial" w:cs="Arial"/>
                <w:b/>
                <w:lang w:val="ru-RU"/>
              </w:rPr>
            </w:pPr>
            <w:r w:rsidRPr="00260F2C">
              <w:rPr>
                <w:rFonts w:ascii="Arial" w:hAnsi="Arial" w:cs="Arial"/>
                <w:b/>
                <w:lang w:val="ru-RU"/>
              </w:rPr>
              <w:t xml:space="preserve">МИНИСТЕРСТВО СТРОИТЕЛЬСТВА </w:t>
            </w:r>
          </w:p>
          <w:p w:rsidR="00FB763F" w:rsidRPr="00260F2C" w:rsidRDefault="005A32EE" w:rsidP="008D5776">
            <w:pPr>
              <w:jc w:val="center"/>
              <w:rPr>
                <w:rFonts w:ascii="Arial" w:hAnsi="Arial" w:cs="Arial"/>
                <w:b/>
                <w:lang w:val="ru-RU"/>
              </w:rPr>
            </w:pPr>
            <w:r w:rsidRPr="00260F2C">
              <w:rPr>
                <w:rFonts w:ascii="Arial" w:hAnsi="Arial" w:cs="Arial"/>
                <w:b/>
                <w:lang w:val="ru-RU"/>
              </w:rPr>
              <w:t>И ЖИЛИЩНО-КОММУНАЛЬНОГО</w:t>
            </w:r>
            <w:r w:rsidR="00FB763F" w:rsidRPr="00260F2C">
              <w:rPr>
                <w:rFonts w:ascii="Arial" w:hAnsi="Arial" w:cs="Arial"/>
                <w:b/>
                <w:lang w:val="ru-RU"/>
              </w:rPr>
              <w:t xml:space="preserve"> </w:t>
            </w:r>
            <w:r w:rsidRPr="00260F2C">
              <w:rPr>
                <w:rFonts w:ascii="Arial" w:hAnsi="Arial" w:cs="Arial"/>
                <w:b/>
                <w:lang w:val="ru-RU"/>
              </w:rPr>
              <w:t xml:space="preserve">ХОЗЯЙСТВА </w:t>
            </w:r>
          </w:p>
          <w:p w:rsidR="005A32EE" w:rsidRPr="00260F2C" w:rsidRDefault="005A32EE" w:rsidP="008D5776">
            <w:pPr>
              <w:jc w:val="center"/>
              <w:rPr>
                <w:rFonts w:ascii="Arial" w:hAnsi="Arial" w:cs="Arial"/>
                <w:b/>
                <w:lang w:val="ru-RU"/>
              </w:rPr>
            </w:pPr>
            <w:r w:rsidRPr="00260F2C">
              <w:rPr>
                <w:rFonts w:ascii="Arial" w:hAnsi="Arial" w:cs="Arial"/>
                <w:b/>
                <w:lang w:val="ru-RU"/>
              </w:rPr>
              <w:t>РОССИЙСКОЙ ФЕДЕРАЦИИ</w:t>
            </w:r>
          </w:p>
          <w:p w:rsidR="005A32EE" w:rsidRPr="00260F2C" w:rsidRDefault="005A32EE" w:rsidP="008D5776">
            <w:pPr>
              <w:jc w:val="center"/>
              <w:rPr>
                <w:rFonts w:ascii="Arial" w:hAnsi="Arial" w:cs="Arial"/>
                <w:b/>
                <w:lang w:val="ru-RU"/>
              </w:rPr>
            </w:pPr>
          </w:p>
        </w:tc>
      </w:tr>
      <w:tr w:rsidR="005A32EE" w:rsidRPr="007A0EEC" w:rsidTr="003A1671">
        <w:tc>
          <w:tcPr>
            <w:tcW w:w="10173" w:type="dxa"/>
            <w:tcBorders>
              <w:top w:val="nil"/>
              <w:left w:val="nil"/>
              <w:bottom w:val="nil"/>
              <w:right w:val="nil"/>
            </w:tcBorders>
            <w:tcPrChange w:id="3" w:author="Татьяна Диденко" w:date="2017-01-18T12:33:00Z">
              <w:tcPr>
                <w:tcW w:w="10173" w:type="dxa"/>
                <w:tcBorders>
                  <w:top w:val="single" w:sz="18" w:space="0" w:color="auto"/>
                  <w:left w:val="nil"/>
                  <w:right w:val="nil"/>
                </w:tcBorders>
              </w:tcPr>
            </w:tcPrChange>
          </w:tcPr>
          <w:p w:rsidR="005A32EE" w:rsidRPr="00260F2C" w:rsidRDefault="005A32EE" w:rsidP="008D5776">
            <w:pPr>
              <w:spacing w:after="120"/>
              <w:jc w:val="center"/>
              <w:rPr>
                <w:rFonts w:ascii="Arial" w:hAnsi="Arial" w:cs="Arial"/>
                <w:b/>
                <w:lang w:val="ru-RU"/>
              </w:rPr>
            </w:pPr>
          </w:p>
          <w:p w:rsidR="005A32EE" w:rsidRPr="00260F2C" w:rsidRDefault="005A32EE" w:rsidP="00941D3A">
            <w:pPr>
              <w:spacing w:after="120"/>
              <w:jc w:val="center"/>
              <w:rPr>
                <w:rFonts w:ascii="Arial" w:hAnsi="Arial" w:cs="Arial"/>
                <w:b/>
                <w:sz w:val="28"/>
                <w:szCs w:val="28"/>
                <w:lang w:val="ru-RU"/>
              </w:rPr>
            </w:pPr>
            <w:r w:rsidRPr="00260F2C">
              <w:rPr>
                <w:rFonts w:ascii="Arial" w:hAnsi="Arial" w:cs="Arial"/>
                <w:b/>
                <w:sz w:val="28"/>
                <w:szCs w:val="28"/>
                <w:lang w:val="ru-RU"/>
              </w:rPr>
              <w:t xml:space="preserve">С В О </w:t>
            </w:r>
            <w:proofErr w:type="gramStart"/>
            <w:r w:rsidRPr="00260F2C">
              <w:rPr>
                <w:rFonts w:ascii="Arial" w:hAnsi="Arial" w:cs="Arial"/>
                <w:b/>
                <w:sz w:val="28"/>
                <w:szCs w:val="28"/>
                <w:lang w:val="ru-RU"/>
              </w:rPr>
              <w:t>Д</w:t>
            </w:r>
            <w:r w:rsidR="00615230" w:rsidRPr="00260F2C">
              <w:rPr>
                <w:rFonts w:ascii="Arial" w:hAnsi="Arial" w:cs="Arial"/>
                <w:b/>
                <w:sz w:val="28"/>
                <w:szCs w:val="28"/>
                <w:lang w:val="ru-RU"/>
              </w:rPr>
              <w:t xml:space="preserve">  </w:t>
            </w:r>
            <w:r w:rsidRPr="00260F2C">
              <w:rPr>
                <w:rFonts w:ascii="Arial" w:hAnsi="Arial" w:cs="Arial"/>
                <w:b/>
                <w:sz w:val="28"/>
                <w:szCs w:val="28"/>
                <w:lang w:val="ru-RU"/>
              </w:rPr>
              <w:t>П</w:t>
            </w:r>
            <w:proofErr w:type="gramEnd"/>
            <w:r w:rsidRPr="00260F2C">
              <w:rPr>
                <w:rFonts w:ascii="Arial" w:hAnsi="Arial" w:cs="Arial"/>
                <w:b/>
                <w:sz w:val="28"/>
                <w:szCs w:val="28"/>
                <w:lang w:val="ru-RU"/>
              </w:rPr>
              <w:t xml:space="preserve"> Р А В И Л</w:t>
            </w:r>
            <w:r w:rsidR="00615230" w:rsidRPr="00260F2C">
              <w:rPr>
                <w:rFonts w:ascii="Arial" w:hAnsi="Arial" w:cs="Arial"/>
                <w:b/>
                <w:sz w:val="28"/>
                <w:szCs w:val="28"/>
                <w:lang w:val="ru-RU"/>
              </w:rPr>
              <w:t xml:space="preserve"> </w:t>
            </w:r>
            <w:r w:rsidR="00FB763F" w:rsidRPr="00260F2C">
              <w:rPr>
                <w:rFonts w:ascii="Arial" w:hAnsi="Arial" w:cs="Arial"/>
                <w:b/>
                <w:sz w:val="28"/>
                <w:szCs w:val="28"/>
                <w:lang w:val="ru-RU"/>
              </w:rPr>
              <w:t xml:space="preserve">                                   </w:t>
            </w:r>
            <w:r w:rsidR="00615230" w:rsidRPr="00260F2C">
              <w:rPr>
                <w:rFonts w:ascii="Arial" w:hAnsi="Arial" w:cs="Arial"/>
                <w:b/>
                <w:sz w:val="28"/>
                <w:szCs w:val="28"/>
                <w:lang w:val="ru-RU"/>
              </w:rPr>
              <w:t xml:space="preserve"> </w:t>
            </w:r>
            <w:r w:rsidRPr="00260F2C">
              <w:rPr>
                <w:rFonts w:ascii="Arial" w:hAnsi="Arial" w:cs="Arial"/>
                <w:b/>
                <w:sz w:val="28"/>
                <w:szCs w:val="28"/>
                <w:lang w:val="ru-RU"/>
              </w:rPr>
              <w:t>СП</w:t>
            </w:r>
            <w:r w:rsidR="005E0B93" w:rsidRPr="00260F2C">
              <w:rPr>
                <w:rFonts w:ascii="Arial" w:hAnsi="Arial" w:cs="Arial"/>
                <w:b/>
                <w:sz w:val="28"/>
                <w:szCs w:val="28"/>
                <w:lang w:val="ru-RU"/>
              </w:rPr>
              <w:t xml:space="preserve"> </w:t>
            </w:r>
            <w:r w:rsidR="00E50DE8">
              <w:rPr>
                <w:rFonts w:ascii="Arial" w:hAnsi="Arial" w:cs="Arial"/>
                <w:b/>
                <w:sz w:val="28"/>
                <w:szCs w:val="28"/>
                <w:lang w:val="ru-RU"/>
              </w:rPr>
              <w:t>286</w:t>
            </w:r>
            <w:r w:rsidRPr="00260F2C">
              <w:rPr>
                <w:rFonts w:ascii="Arial" w:hAnsi="Arial" w:cs="Arial"/>
                <w:b/>
                <w:sz w:val="28"/>
                <w:szCs w:val="28"/>
                <w:lang w:val="ru-RU"/>
              </w:rPr>
              <w:t>.13</w:t>
            </w:r>
            <w:r w:rsidR="00FB763F" w:rsidRPr="00260F2C">
              <w:rPr>
                <w:rFonts w:ascii="Arial" w:hAnsi="Arial" w:cs="Arial"/>
                <w:b/>
                <w:sz w:val="28"/>
                <w:szCs w:val="28"/>
                <w:lang w:val="ru-RU"/>
              </w:rPr>
              <w:t>2580</w:t>
            </w:r>
            <w:r w:rsidRPr="00260F2C">
              <w:rPr>
                <w:rFonts w:ascii="Arial" w:hAnsi="Arial" w:cs="Arial"/>
                <w:b/>
                <w:sz w:val="28"/>
                <w:szCs w:val="28"/>
                <w:lang w:val="ru-RU"/>
              </w:rPr>
              <w:t>0.2016</w:t>
            </w:r>
          </w:p>
          <w:p w:rsidR="005A32EE" w:rsidRPr="00260F2C" w:rsidRDefault="005A32EE" w:rsidP="008D5776">
            <w:pPr>
              <w:spacing w:after="120"/>
              <w:rPr>
                <w:rFonts w:ascii="Arial" w:hAnsi="Arial" w:cs="Arial"/>
                <w:b/>
                <w:lang w:val="ru-RU"/>
              </w:rPr>
            </w:pPr>
          </w:p>
        </w:tc>
      </w:tr>
    </w:tbl>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8E7672" w:rsidRDefault="005A32EE" w:rsidP="004D3F89">
      <w:pPr>
        <w:spacing w:after="120"/>
        <w:jc w:val="center"/>
        <w:rPr>
          <w:ins w:id="4" w:author="User" w:date="2016-11-06T20:15:00Z"/>
          <w:rFonts w:ascii="Arial" w:hAnsi="Arial" w:cs="Arial"/>
          <w:b/>
          <w:bCs/>
          <w:sz w:val="56"/>
          <w:szCs w:val="56"/>
          <w:lang w:val="ru-RU"/>
        </w:rPr>
      </w:pPr>
      <w:r w:rsidRPr="00260F2C">
        <w:rPr>
          <w:rFonts w:ascii="Arial" w:hAnsi="Arial" w:cs="Arial"/>
          <w:b/>
          <w:bCs/>
          <w:sz w:val="56"/>
          <w:szCs w:val="56"/>
          <w:lang w:val="ru-RU"/>
        </w:rPr>
        <w:t>ОБЪЕКТЫ СТРОИТЕЛЬНЫЕ</w:t>
      </w:r>
      <w:r w:rsidR="00CE0B2B">
        <w:rPr>
          <w:rFonts w:ascii="Arial" w:hAnsi="Arial" w:cs="Arial"/>
          <w:b/>
          <w:bCs/>
          <w:sz w:val="56"/>
          <w:szCs w:val="56"/>
          <w:lang w:val="ru-RU"/>
        </w:rPr>
        <w:t xml:space="preserve"> ПОВЫШЕННОЙ </w:t>
      </w:r>
      <w:r w:rsidR="00CE0B2B" w:rsidRPr="00260F2C">
        <w:rPr>
          <w:rFonts w:ascii="Arial" w:hAnsi="Arial" w:cs="Arial"/>
          <w:b/>
          <w:bCs/>
          <w:sz w:val="56"/>
          <w:szCs w:val="56"/>
          <w:lang w:val="ru-RU"/>
        </w:rPr>
        <w:t>ОТВЕТСТВЕНН</w:t>
      </w:r>
      <w:r w:rsidR="00CE0B2B">
        <w:rPr>
          <w:rFonts w:ascii="Arial" w:hAnsi="Arial" w:cs="Arial"/>
          <w:b/>
          <w:bCs/>
          <w:sz w:val="56"/>
          <w:szCs w:val="56"/>
          <w:lang w:val="ru-RU"/>
        </w:rPr>
        <w:t>ОСТИ</w:t>
      </w:r>
      <w:del w:id="5" w:author="User" w:date="2016-11-06T20:15:00Z">
        <w:r w:rsidRPr="00260F2C" w:rsidDel="008E7672">
          <w:rPr>
            <w:rFonts w:ascii="Arial" w:hAnsi="Arial" w:cs="Arial"/>
            <w:b/>
            <w:bCs/>
            <w:sz w:val="56"/>
            <w:szCs w:val="56"/>
            <w:lang w:val="ru-RU"/>
          </w:rPr>
          <w:delText xml:space="preserve">. </w:delText>
        </w:r>
      </w:del>
    </w:p>
    <w:p w:rsidR="005A32EE" w:rsidRPr="00260F2C" w:rsidRDefault="008E7672" w:rsidP="004D3F89">
      <w:pPr>
        <w:spacing w:after="120"/>
        <w:jc w:val="center"/>
        <w:rPr>
          <w:rFonts w:ascii="Arial" w:hAnsi="Arial" w:cs="Arial"/>
          <w:b/>
          <w:sz w:val="56"/>
          <w:szCs w:val="56"/>
          <w:lang w:val="ru-RU"/>
        </w:rPr>
      </w:pPr>
      <w:r w:rsidRPr="00260F2C">
        <w:rPr>
          <w:rFonts w:ascii="Arial" w:hAnsi="Arial" w:cs="Arial"/>
          <w:b/>
          <w:bCs/>
          <w:sz w:val="56"/>
          <w:szCs w:val="56"/>
          <w:lang w:val="ru-RU"/>
        </w:rPr>
        <w:t>Правила детального сейсмического районирования</w:t>
      </w:r>
    </w:p>
    <w:p w:rsidR="00FB763F" w:rsidRPr="00260F2C" w:rsidRDefault="00FB763F" w:rsidP="004D3F89">
      <w:pPr>
        <w:spacing w:after="120"/>
        <w:jc w:val="center"/>
        <w:rPr>
          <w:rFonts w:ascii="Arial" w:hAnsi="Arial" w:cs="Arial"/>
          <w:b/>
          <w:lang w:val="ru-RU"/>
        </w:rPr>
      </w:pPr>
    </w:p>
    <w:p w:rsidR="005A32EE" w:rsidRPr="00260F2C" w:rsidRDefault="005A32EE" w:rsidP="004D3F89">
      <w:pPr>
        <w:spacing w:after="120"/>
        <w:jc w:val="center"/>
        <w:rPr>
          <w:rFonts w:ascii="Arial" w:hAnsi="Arial" w:cs="Arial"/>
          <w:b/>
          <w:lang w:val="ru-RU"/>
        </w:rPr>
      </w:pPr>
      <w:r w:rsidRPr="00260F2C">
        <w:rPr>
          <w:rFonts w:ascii="Arial" w:hAnsi="Arial" w:cs="Arial"/>
          <w:b/>
          <w:lang w:val="ru-RU"/>
        </w:rPr>
        <w:t>Издание официальное</w:t>
      </w: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Default="005A32EE" w:rsidP="004D3F89">
      <w:pPr>
        <w:spacing w:after="120"/>
        <w:jc w:val="center"/>
        <w:rPr>
          <w:ins w:id="6" w:author="Татьяна Диденко" w:date="2017-01-18T12:33:00Z"/>
          <w:rFonts w:ascii="Times New Roman" w:hAnsi="Times New Roman"/>
          <w:b/>
          <w:lang w:val="ru-RU"/>
        </w:rPr>
      </w:pPr>
    </w:p>
    <w:p w:rsidR="003A1671" w:rsidRDefault="003A1671" w:rsidP="004D3F89">
      <w:pPr>
        <w:spacing w:after="120"/>
        <w:jc w:val="center"/>
        <w:rPr>
          <w:ins w:id="7" w:author="Татьяна Диденко" w:date="2017-01-18T12:33:00Z"/>
          <w:rFonts w:ascii="Times New Roman" w:hAnsi="Times New Roman"/>
          <w:b/>
          <w:lang w:val="ru-RU"/>
        </w:rPr>
      </w:pPr>
    </w:p>
    <w:p w:rsidR="003A1671" w:rsidRDefault="003A1671" w:rsidP="004D3F89">
      <w:pPr>
        <w:spacing w:after="120"/>
        <w:jc w:val="center"/>
        <w:rPr>
          <w:ins w:id="8" w:author="Татьяна Диденко" w:date="2017-01-18T12:33:00Z"/>
          <w:rFonts w:ascii="Times New Roman" w:hAnsi="Times New Roman"/>
          <w:b/>
          <w:lang w:val="ru-RU"/>
        </w:rPr>
      </w:pPr>
    </w:p>
    <w:p w:rsidR="003A1671" w:rsidRPr="00260F2C" w:rsidRDefault="003A1671" w:rsidP="004D3F89">
      <w:pPr>
        <w:spacing w:after="120"/>
        <w:jc w:val="center"/>
        <w:rPr>
          <w:rFonts w:ascii="Times New Roman" w:hAnsi="Times New Roman"/>
          <w:b/>
          <w:lang w:val="ru-RU"/>
        </w:rPr>
      </w:pPr>
    </w:p>
    <w:p w:rsidR="005A32EE" w:rsidRPr="00260F2C" w:rsidRDefault="005A32EE" w:rsidP="004D3F89">
      <w:pPr>
        <w:spacing w:after="120"/>
        <w:jc w:val="center"/>
        <w:rPr>
          <w:rFonts w:ascii="Times New Roman" w:hAnsi="Times New Roman"/>
          <w:b/>
          <w:lang w:val="ru-RU"/>
        </w:rPr>
      </w:pPr>
    </w:p>
    <w:p w:rsidR="005A32EE" w:rsidRPr="00260F2C" w:rsidRDefault="005A32EE" w:rsidP="004D3F89">
      <w:pPr>
        <w:spacing w:after="120"/>
        <w:jc w:val="center"/>
        <w:rPr>
          <w:rFonts w:ascii="Arial" w:hAnsi="Arial" w:cs="Arial"/>
          <w:b/>
          <w:lang w:val="ru-RU"/>
        </w:rPr>
      </w:pPr>
      <w:r w:rsidRPr="00260F2C">
        <w:rPr>
          <w:rFonts w:ascii="Arial" w:hAnsi="Arial" w:cs="Arial"/>
          <w:b/>
          <w:lang w:val="ru-RU"/>
        </w:rPr>
        <w:t xml:space="preserve">Москва </w:t>
      </w:r>
      <w:r w:rsidR="002712BD" w:rsidRPr="00260F2C">
        <w:rPr>
          <w:noProof/>
          <w:lang w:val="ru-RU" w:eastAsia="ru-RU"/>
        </w:rPr>
        <mc:AlternateContent>
          <mc:Choice Requires="wps">
            <w:drawing>
              <wp:anchor distT="0" distB="0" distL="114300" distR="114300" simplePos="0" relativeHeight="251654656" behindDoc="0" locked="0" layoutInCell="1" allowOverlap="1">
                <wp:simplePos x="0" y="0"/>
                <wp:positionH relativeFrom="column">
                  <wp:posOffset>6036945</wp:posOffset>
                </wp:positionH>
                <wp:positionV relativeFrom="paragraph">
                  <wp:posOffset>78105</wp:posOffset>
                </wp:positionV>
                <wp:extent cx="350520" cy="312420"/>
                <wp:effectExtent l="0" t="0" r="0" b="0"/>
                <wp:wrapNone/>
                <wp:docPr id="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5E67" w:rsidRDefault="003F5E67"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75.35pt;margin-top:6.15pt;width:27.6pt;height:24.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" stroked="f">
                <v:textbox>
                  <w:txbxContent>
                    <w:p w:rsidR="003F5E67" w:rsidRDefault="003F5E67" w:rsidP="004D3F89"/>
                  </w:txbxContent>
                </v:textbox>
              </v:shape>
            </w:pict>
          </mc:Fallback>
        </mc:AlternateContent>
      </w:r>
      <w:r w:rsidR="002712BD" w:rsidRPr="00260F2C">
        <w:rPr>
          <w:noProof/>
          <w:lang w:val="ru-RU" w:eastAsia="ru-RU"/>
        </w:rPr>
        <mc:AlternateContent>
          <mc:Choice Requires="wps">
            <w:drawing>
              <wp:anchor distT="0" distB="0" distL="114300" distR="114300" simplePos="0" relativeHeight="251655680" behindDoc="0" locked="0" layoutInCell="1" allowOverlap="1">
                <wp:simplePos x="0" y="0"/>
                <wp:positionH relativeFrom="column">
                  <wp:posOffset>-203835</wp:posOffset>
                </wp:positionH>
                <wp:positionV relativeFrom="paragraph">
                  <wp:posOffset>150495</wp:posOffset>
                </wp:positionV>
                <wp:extent cx="586740" cy="381000"/>
                <wp:effectExtent l="0" t="0" r="3810" b="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 cy="381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F5E67" w:rsidRDefault="003F5E67" w:rsidP="004D3F8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 o:spid="_x0000_s1027" type="#_x0000_t202" style="position:absolute;left:0;text-align:left;margin-left:-16.05pt;margin-top:11.85pt;width:46.2pt;height:30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" stroked="f">
                <v:textbox>
                  <w:txbxContent>
                    <w:p w:rsidR="003F5E67" w:rsidRDefault="003F5E67" w:rsidP="004D3F89"/>
                  </w:txbxContent>
                </v:textbox>
              </v:shape>
            </w:pict>
          </mc:Fallback>
        </mc:AlternateContent>
      </w:r>
      <w:r w:rsidRPr="00260F2C">
        <w:rPr>
          <w:rFonts w:ascii="Arial" w:hAnsi="Arial" w:cs="Arial"/>
          <w:b/>
          <w:lang w:val="ru-RU"/>
        </w:rPr>
        <w:t>201</w:t>
      </w:r>
      <w:r w:rsidR="00615230" w:rsidRPr="00260F2C">
        <w:rPr>
          <w:rFonts w:ascii="Arial" w:hAnsi="Arial" w:cs="Arial"/>
          <w:b/>
          <w:lang w:val="ru-RU"/>
        </w:rPr>
        <w:t>6</w:t>
      </w:r>
    </w:p>
    <w:p w:rsidR="005A32EE" w:rsidRPr="00260F2C" w:rsidRDefault="005A32EE" w:rsidP="00D15C39">
      <w:pPr>
        <w:spacing w:after="120"/>
        <w:ind w:firstLine="567"/>
        <w:jc w:val="center"/>
        <w:rPr>
          <w:rFonts w:ascii="Times New Roman" w:hAnsi="Times New Roman"/>
          <w:b/>
          <w:lang w:val="ru-RU"/>
        </w:rPr>
      </w:pPr>
      <w:r w:rsidRPr="00260F2C">
        <w:rPr>
          <w:rFonts w:ascii="Arial" w:hAnsi="Arial" w:cs="Arial"/>
          <w:b/>
          <w:lang w:val="ru-RU"/>
        </w:rPr>
        <w:br w:type="page"/>
      </w:r>
      <w:r w:rsidRPr="00260F2C">
        <w:rPr>
          <w:rFonts w:ascii="Times New Roman" w:hAnsi="Times New Roman"/>
          <w:b/>
          <w:lang w:val="ru-RU"/>
        </w:rPr>
        <w:lastRenderedPageBreak/>
        <w:t>Предисловие</w:t>
      </w:r>
    </w:p>
    <w:p w:rsidR="008F00CE" w:rsidRPr="00D15EBD" w:rsidDel="00483EFD" w:rsidRDefault="008F00CE" w:rsidP="008F00CE">
      <w:pPr>
        <w:spacing w:after="120"/>
        <w:ind w:firstLine="567"/>
        <w:jc w:val="both"/>
        <w:rPr>
          <w:ins w:id="9" w:author="User" w:date="2016-11-09T13:37:00Z"/>
          <w:del w:id="10" w:author="Павел Смирнов" w:date="2016-12-29T10:39:00Z"/>
          <w:rFonts w:ascii="Times New Roman" w:hAnsi="Times New Roman"/>
          <w:lang w:val="ru-RU"/>
        </w:rPr>
      </w:pPr>
      <w:ins w:id="11" w:author="User" w:date="2016-11-09T13:37:00Z">
        <w:del w:id="12" w:author="Павел Смирнов" w:date="2016-12-29T10:39:00Z">
          <w:r w:rsidRPr="002947B8" w:rsidDel="00483EFD">
            <w:rPr>
              <w:rFonts w:ascii="Times New Roman" w:hAnsi="Times New Roman"/>
              <w:lang w:val="ru-RU"/>
            </w:rPr>
            <w:delText>Цели и принципы стандартизации в Российской Федерации установлены Федеральным законом от 29 июня 2015 г. № 162-ФЗ «О стандартизации в Российской Федерации», а правила разработки – постановлением Правительства Российской Федерации от 1 июля 2016 г. № 624 «Об утверждении Правил разработки, утверждения, опубликования, изменения и отмены сводов правил»</w:delText>
          </w:r>
        </w:del>
      </w:ins>
    </w:p>
    <w:p w:rsidR="005A32EE" w:rsidRPr="00260F2C" w:rsidDel="00483EFD" w:rsidRDefault="005A32EE" w:rsidP="00D15C39">
      <w:pPr>
        <w:spacing w:after="120"/>
        <w:ind w:firstLine="567"/>
        <w:jc w:val="both"/>
        <w:rPr>
          <w:del w:id="13" w:author="Павел Смирнов" w:date="2016-12-29T10:39:00Z"/>
          <w:rFonts w:ascii="Times New Roman" w:hAnsi="Times New Roman"/>
          <w:lang w:val="ru-RU"/>
        </w:rPr>
      </w:pPr>
      <w:del w:id="14" w:author="Павел Смирнов" w:date="2016-12-29T10:39:00Z">
        <w:r w:rsidRPr="00260F2C" w:rsidDel="00483EFD">
          <w:rPr>
            <w:rFonts w:ascii="Times New Roman" w:hAnsi="Times New Roman"/>
            <w:lang w:val="ru-RU"/>
          </w:rPr>
          <w:delText>Цели и принципы стандартизации в Российской Федерации установлены Федеральным законом от 27декабря 2002 г. № 184-ФЗ «О техническом регулировании», а правила разработки – постановлением Правительства Российской Федерации от 19 ноября 2008 г. № 858 «О порядке разработки и утверждения сводов правил».</w:delText>
        </w:r>
      </w:del>
    </w:p>
    <w:p w:rsidR="005A32EE" w:rsidRPr="00260F2C" w:rsidDel="00483EFD" w:rsidRDefault="005A32EE" w:rsidP="00D15C39">
      <w:pPr>
        <w:spacing w:after="120"/>
        <w:ind w:firstLine="567"/>
        <w:jc w:val="both"/>
        <w:rPr>
          <w:del w:id="15" w:author="Павел Смирнов" w:date="2016-12-29T10:39:00Z"/>
          <w:rFonts w:ascii="Times New Roman" w:hAnsi="Times New Roman"/>
          <w:lang w:val="ru-RU"/>
        </w:rPr>
      </w:pPr>
    </w:p>
    <w:p w:rsidR="005A32EE" w:rsidRPr="00260F2C" w:rsidRDefault="005A32EE" w:rsidP="00D15C39">
      <w:pPr>
        <w:spacing w:after="120"/>
        <w:ind w:firstLine="567"/>
        <w:jc w:val="both"/>
        <w:rPr>
          <w:rFonts w:ascii="Times New Roman" w:hAnsi="Times New Roman"/>
          <w:b/>
          <w:lang w:val="ru-RU"/>
        </w:rPr>
      </w:pPr>
      <w:r w:rsidRPr="00260F2C">
        <w:rPr>
          <w:rFonts w:ascii="Times New Roman" w:hAnsi="Times New Roman"/>
          <w:b/>
          <w:lang w:val="ru-RU"/>
        </w:rPr>
        <w:t>Сведения о своде правил</w:t>
      </w:r>
    </w:p>
    <w:p w:rsidR="00FB763F" w:rsidRPr="00260F2C" w:rsidRDefault="005A32EE" w:rsidP="00D15C39">
      <w:pPr>
        <w:spacing w:after="120"/>
        <w:ind w:firstLine="567"/>
        <w:jc w:val="both"/>
        <w:rPr>
          <w:rFonts w:ascii="Times New Roman" w:hAnsi="Times New Roman"/>
          <w:lang w:val="ru-RU"/>
        </w:rPr>
      </w:pPr>
      <w:r w:rsidRPr="00260F2C">
        <w:rPr>
          <w:rFonts w:ascii="Times New Roman" w:hAnsi="Times New Roman"/>
          <w:lang w:val="ru-RU"/>
        </w:rPr>
        <w:t>1</w:t>
      </w:r>
      <w:r w:rsidRPr="00260F2C">
        <w:rPr>
          <w:rFonts w:ascii="Times New Roman" w:hAnsi="Times New Roman"/>
        </w:rPr>
        <w:t> </w:t>
      </w:r>
      <w:ins w:id="16" w:author="Павел Смирнов" w:date="2016-12-29T10:39:00Z">
        <w:r w:rsidR="00483EFD">
          <w:rPr>
            <w:rFonts w:ascii="Times New Roman" w:hAnsi="Times New Roman"/>
            <w:lang w:val="ru-RU"/>
          </w:rPr>
          <w:t xml:space="preserve">ИСПОЛНИТЕЛЬ – </w:t>
        </w:r>
      </w:ins>
      <w:del w:id="17" w:author="Павел Смирнов" w:date="2016-12-29T10:43:00Z">
        <w:r w:rsidR="00FB763F" w:rsidRPr="00260F2C" w:rsidDel="005579AB">
          <w:rPr>
            <w:rFonts w:ascii="Times New Roman" w:hAnsi="Times New Roman"/>
            <w:lang w:val="ru-RU"/>
          </w:rPr>
          <w:delText xml:space="preserve">РАЗРАБОТАН </w:delText>
        </w:r>
      </w:del>
      <w:ins w:id="18" w:author="Павел Смирнов" w:date="2016-12-29T10:43:00Z">
        <w:r w:rsidR="005579AB">
          <w:rPr>
            <w:rFonts w:ascii="Times New Roman" w:hAnsi="Times New Roman"/>
            <w:lang w:val="ru-RU"/>
          </w:rPr>
          <w:t>Институт физики Земли им. О.Ю. Шмидта Российской академии наук</w:t>
        </w:r>
      </w:ins>
      <w:del w:id="19" w:author="Павел Смирнов" w:date="2016-12-29T10:40:00Z">
        <w:r w:rsidR="00FB763F" w:rsidRPr="00260F2C" w:rsidDel="00483EFD">
          <w:rPr>
            <w:rFonts w:ascii="Times New Roman" w:hAnsi="Times New Roman"/>
            <w:lang w:val="ru-RU"/>
          </w:rPr>
          <w:delText>Министерством строительства и жилищно-коммунального хозяйства Российской Федерации</w:delText>
        </w:r>
      </w:del>
    </w:p>
    <w:p w:rsidR="005A32EE" w:rsidRPr="00260F2C" w:rsidRDefault="00FB763F" w:rsidP="00D15C39">
      <w:pPr>
        <w:spacing w:after="120"/>
        <w:ind w:firstLine="567"/>
        <w:jc w:val="both"/>
        <w:rPr>
          <w:rFonts w:ascii="Times New Roman" w:hAnsi="Times New Roman"/>
          <w:lang w:val="ru-RU"/>
        </w:rPr>
      </w:pPr>
      <w:r w:rsidRPr="00260F2C">
        <w:rPr>
          <w:rFonts w:ascii="Times New Roman" w:hAnsi="Times New Roman"/>
          <w:lang w:val="ru-RU"/>
        </w:rPr>
        <w:t xml:space="preserve">2 </w:t>
      </w:r>
      <w:r w:rsidR="005A32EE" w:rsidRPr="00260F2C">
        <w:rPr>
          <w:rFonts w:ascii="Times New Roman" w:hAnsi="Times New Roman"/>
          <w:lang w:val="ru-RU"/>
        </w:rPr>
        <w:t>ВНЕСЕН Техническим комитетом по стандартизации ТК 465 «Строительство»</w:t>
      </w:r>
    </w:p>
    <w:p w:rsidR="005A32EE" w:rsidRPr="00260F2C" w:rsidRDefault="00FB763F" w:rsidP="00D15C39">
      <w:pPr>
        <w:spacing w:after="120"/>
        <w:ind w:firstLine="567"/>
        <w:jc w:val="both"/>
        <w:rPr>
          <w:rFonts w:ascii="Times New Roman" w:hAnsi="Times New Roman"/>
          <w:lang w:val="ru-RU"/>
        </w:rPr>
      </w:pPr>
      <w:r w:rsidRPr="00260F2C">
        <w:rPr>
          <w:rFonts w:ascii="Times New Roman" w:hAnsi="Times New Roman"/>
          <w:lang w:val="ru-RU"/>
        </w:rPr>
        <w:t>3</w:t>
      </w:r>
      <w:ins w:id="20" w:author="Павел Смирнов" w:date="2016-12-29T10:43:00Z">
        <w:r w:rsidR="005579AB">
          <w:rPr>
            <w:rFonts w:ascii="Times New Roman" w:hAnsi="Times New Roman"/>
            <w:lang w:val="ru-RU"/>
          </w:rPr>
          <w:t xml:space="preserve"> </w:t>
        </w:r>
      </w:ins>
      <w:del w:id="21" w:author="Павел Смирнов" w:date="2016-12-29T10:43:00Z">
        <w:r w:rsidR="005A32EE" w:rsidRPr="00260F2C" w:rsidDel="005579AB">
          <w:rPr>
            <w:rFonts w:ascii="Times New Roman" w:hAnsi="Times New Roman"/>
          </w:rPr>
          <w:delText> </w:delText>
        </w:r>
      </w:del>
      <w:r w:rsidR="005A32EE" w:rsidRPr="00260F2C">
        <w:rPr>
          <w:rFonts w:ascii="Times New Roman" w:hAnsi="Times New Roman"/>
          <w:lang w:val="ru-RU"/>
        </w:rPr>
        <w:t>ПОДГОТОВЛЕН к утверждению Департаментом архитектуры, строительства и градостроительной политики</w:t>
      </w:r>
      <w:ins w:id="22" w:author="Павел Смирнов" w:date="2016-12-29T10:40:00Z">
        <w:r w:rsidR="00483EFD">
          <w:rPr>
            <w:rFonts w:ascii="Times New Roman" w:hAnsi="Times New Roman"/>
            <w:lang w:val="ru-RU"/>
          </w:rPr>
          <w:t xml:space="preserve"> </w:t>
        </w:r>
        <w:r w:rsidR="00483EFD" w:rsidRPr="00260F2C">
          <w:rPr>
            <w:rFonts w:ascii="Times New Roman" w:hAnsi="Times New Roman"/>
            <w:lang w:val="ru-RU"/>
          </w:rPr>
          <w:t>Ми</w:t>
        </w:r>
        <w:bookmarkStart w:id="23" w:name="_GoBack"/>
        <w:bookmarkEnd w:id="23"/>
        <w:r w:rsidR="00483EFD" w:rsidRPr="00260F2C">
          <w:rPr>
            <w:rFonts w:ascii="Times New Roman" w:hAnsi="Times New Roman"/>
            <w:lang w:val="ru-RU"/>
          </w:rPr>
          <w:t>нистерст</w:t>
        </w:r>
        <w:r w:rsidR="00483EFD">
          <w:rPr>
            <w:rFonts w:ascii="Times New Roman" w:hAnsi="Times New Roman"/>
            <w:lang w:val="ru-RU"/>
          </w:rPr>
          <w:t>ва</w:t>
        </w:r>
        <w:r w:rsidR="00483EFD" w:rsidRPr="00260F2C">
          <w:rPr>
            <w:rFonts w:ascii="Times New Roman" w:hAnsi="Times New Roman"/>
            <w:lang w:val="ru-RU"/>
          </w:rPr>
          <w:t xml:space="preserve"> строительства и жилищно-коммунального хозяйства Российской Федерации</w:t>
        </w:r>
        <w:r w:rsidR="00483EFD">
          <w:rPr>
            <w:rFonts w:ascii="Times New Roman" w:hAnsi="Times New Roman"/>
            <w:lang w:val="ru-RU"/>
          </w:rPr>
          <w:t xml:space="preserve"> (Минстрой России)</w:t>
        </w:r>
      </w:ins>
    </w:p>
    <w:p w:rsidR="005A32EE" w:rsidRPr="00260F2C" w:rsidRDefault="00FB763F" w:rsidP="00D15C39">
      <w:pPr>
        <w:spacing w:after="120"/>
        <w:ind w:firstLine="567"/>
        <w:jc w:val="both"/>
        <w:rPr>
          <w:rFonts w:ascii="Times New Roman" w:hAnsi="Times New Roman"/>
          <w:u w:val="single"/>
          <w:lang w:val="ru-RU"/>
        </w:rPr>
      </w:pPr>
      <w:r w:rsidRPr="00260F2C">
        <w:rPr>
          <w:rFonts w:ascii="Times New Roman" w:hAnsi="Times New Roman"/>
          <w:lang w:val="ru-RU"/>
        </w:rPr>
        <w:t>4</w:t>
      </w:r>
      <w:ins w:id="24" w:author="Павел Смирнов" w:date="2016-12-29T10:43:00Z">
        <w:r w:rsidR="005579AB">
          <w:rPr>
            <w:rFonts w:ascii="Times New Roman" w:hAnsi="Times New Roman"/>
            <w:lang w:val="ru-RU"/>
          </w:rPr>
          <w:t xml:space="preserve"> </w:t>
        </w:r>
      </w:ins>
      <w:del w:id="25" w:author="Павел Смирнов" w:date="2016-12-29T10:43:00Z">
        <w:r w:rsidR="005A32EE" w:rsidRPr="00260F2C" w:rsidDel="005579AB">
          <w:rPr>
            <w:rFonts w:ascii="Times New Roman" w:hAnsi="Times New Roman"/>
          </w:rPr>
          <w:delText> </w:delText>
        </w:r>
      </w:del>
      <w:r w:rsidR="005A32EE" w:rsidRPr="00260F2C">
        <w:rPr>
          <w:rFonts w:ascii="Times New Roman" w:hAnsi="Times New Roman"/>
          <w:lang w:val="ru-RU"/>
        </w:rPr>
        <w:t xml:space="preserve">УТВЕРЖДЕН </w:t>
      </w:r>
      <w:r w:rsidRPr="00260F2C">
        <w:rPr>
          <w:rFonts w:ascii="Times New Roman" w:hAnsi="Times New Roman"/>
          <w:lang w:val="ru-RU"/>
        </w:rPr>
        <w:t xml:space="preserve">И ВВЕДЕН В ДЕЙСТВИЕ </w:t>
      </w:r>
      <w:r w:rsidR="005A32EE" w:rsidRPr="00260F2C">
        <w:rPr>
          <w:rFonts w:ascii="Times New Roman" w:hAnsi="Times New Roman"/>
          <w:lang w:val="ru-RU"/>
        </w:rPr>
        <w:t xml:space="preserve">приказом Министерства </w:t>
      </w:r>
      <w:r w:rsidR="00615230" w:rsidRPr="00260F2C">
        <w:rPr>
          <w:rFonts w:ascii="Times New Roman" w:hAnsi="Times New Roman"/>
          <w:lang w:val="ru-RU"/>
        </w:rPr>
        <w:t xml:space="preserve">строительства и жилищно-коммунального хозяйства Российской Федерации </w:t>
      </w:r>
      <w:del w:id="26" w:author="Павел Смирнов" w:date="2016-12-29T10:44:00Z">
        <w:r w:rsidR="00615230" w:rsidRPr="00260F2C" w:rsidDel="005579AB">
          <w:rPr>
            <w:rFonts w:ascii="Times New Roman" w:hAnsi="Times New Roman"/>
            <w:lang w:val="ru-RU"/>
          </w:rPr>
          <w:delText xml:space="preserve">(Минстрой России) </w:delText>
        </w:r>
      </w:del>
      <w:r w:rsidR="005A32EE" w:rsidRPr="00260F2C">
        <w:rPr>
          <w:rFonts w:ascii="Times New Roman" w:hAnsi="Times New Roman"/>
          <w:lang w:val="ru-RU"/>
        </w:rPr>
        <w:t>от</w:t>
      </w:r>
      <w:del w:id="27" w:author="Татьяна Диденко" w:date="2017-01-18T12:34:00Z">
        <w:r w:rsidR="005A32EE" w:rsidRPr="00260F2C" w:rsidDel="003A1671">
          <w:rPr>
            <w:rFonts w:ascii="Times New Roman" w:hAnsi="Times New Roman"/>
            <w:lang w:val="ru-RU"/>
          </w:rPr>
          <w:delText>………</w:delText>
        </w:r>
      </w:del>
      <w:ins w:id="28" w:author="Татьяна Диденко" w:date="2017-01-18T12:34:00Z">
        <w:r w:rsidR="003A1671">
          <w:rPr>
            <w:rFonts w:ascii="Times New Roman" w:hAnsi="Times New Roman"/>
            <w:lang w:val="ru-RU"/>
          </w:rPr>
          <w:t xml:space="preserve"> 16 декабря </w:t>
        </w:r>
      </w:ins>
      <w:r w:rsidR="005A32EE" w:rsidRPr="00260F2C">
        <w:rPr>
          <w:rFonts w:ascii="Times New Roman" w:hAnsi="Times New Roman"/>
          <w:lang w:val="ru-RU"/>
        </w:rPr>
        <w:t xml:space="preserve">2016 г. </w:t>
      </w:r>
      <w:r w:rsidR="00F37955">
        <w:rPr>
          <w:rFonts w:ascii="Times New Roman" w:hAnsi="Times New Roman"/>
          <w:lang w:val="ru-RU"/>
        </w:rPr>
        <w:t xml:space="preserve">         </w:t>
      </w:r>
      <w:r w:rsidR="005A32EE" w:rsidRPr="00260F2C">
        <w:rPr>
          <w:rFonts w:ascii="Times New Roman" w:hAnsi="Times New Roman"/>
          <w:lang w:val="ru-RU"/>
        </w:rPr>
        <w:t>№</w:t>
      </w:r>
      <w:r w:rsidR="00615230" w:rsidRPr="00260F2C">
        <w:rPr>
          <w:rFonts w:ascii="Times New Roman" w:hAnsi="Times New Roman"/>
          <w:lang w:val="ru-RU"/>
        </w:rPr>
        <w:t xml:space="preserve"> </w:t>
      </w:r>
      <w:ins w:id="29" w:author="Татьяна Диденко" w:date="2017-01-18T12:34:00Z">
        <w:r w:rsidR="003A1671">
          <w:rPr>
            <w:rFonts w:ascii="Times New Roman" w:hAnsi="Times New Roman"/>
            <w:lang w:val="ru-RU"/>
          </w:rPr>
          <w:t>980/</w:t>
        </w:r>
        <w:proofErr w:type="spellStart"/>
        <w:r w:rsidR="003A1671">
          <w:rPr>
            <w:rFonts w:ascii="Times New Roman" w:hAnsi="Times New Roman"/>
            <w:lang w:val="ru-RU"/>
          </w:rPr>
          <w:t>пр</w:t>
        </w:r>
        <w:proofErr w:type="spellEnd"/>
        <w:r w:rsidR="003A1671">
          <w:rPr>
            <w:rFonts w:ascii="Times New Roman" w:hAnsi="Times New Roman"/>
            <w:lang w:val="ru-RU"/>
          </w:rPr>
          <w:t xml:space="preserve"> </w:t>
        </w:r>
      </w:ins>
      <w:r w:rsidR="005A32EE" w:rsidRPr="00260F2C">
        <w:rPr>
          <w:rFonts w:ascii="Times New Roman" w:hAnsi="Times New Roman"/>
          <w:lang w:val="ru-RU"/>
        </w:rPr>
        <w:t xml:space="preserve">и введен в действие </w:t>
      </w:r>
      <w:del w:id="30" w:author="Татьяна Диденко" w:date="2017-01-18T12:35:00Z">
        <w:r w:rsidR="005A32EE" w:rsidRPr="00260F2C" w:rsidDel="003A1671">
          <w:rPr>
            <w:rFonts w:ascii="Times New Roman" w:hAnsi="Times New Roman"/>
            <w:lang w:val="ru-RU"/>
          </w:rPr>
          <w:delText>с</w:delText>
        </w:r>
        <w:r w:rsidR="00615230" w:rsidRPr="00260F2C" w:rsidDel="003A1671">
          <w:rPr>
            <w:rFonts w:ascii="Times New Roman" w:hAnsi="Times New Roman"/>
            <w:lang w:val="ru-RU"/>
          </w:rPr>
          <w:delText xml:space="preserve">                  </w:delText>
        </w:r>
      </w:del>
      <w:proofErr w:type="gramStart"/>
      <w:ins w:id="31" w:author="Татьяна Диденко" w:date="2017-01-18T12:35:00Z">
        <w:r w:rsidR="003A1671" w:rsidRPr="00260F2C">
          <w:rPr>
            <w:rFonts w:ascii="Times New Roman" w:hAnsi="Times New Roman"/>
            <w:lang w:val="ru-RU"/>
          </w:rPr>
          <w:t xml:space="preserve">с  </w:t>
        </w:r>
        <w:r w:rsidR="003A1671">
          <w:rPr>
            <w:rFonts w:ascii="Times New Roman" w:hAnsi="Times New Roman"/>
            <w:lang w:val="ru-RU"/>
          </w:rPr>
          <w:t>17</w:t>
        </w:r>
        <w:proofErr w:type="gramEnd"/>
        <w:r w:rsidR="003A1671">
          <w:rPr>
            <w:rFonts w:ascii="Times New Roman" w:hAnsi="Times New Roman"/>
            <w:lang w:val="ru-RU"/>
          </w:rPr>
          <w:t xml:space="preserve"> июня </w:t>
        </w:r>
      </w:ins>
      <w:r w:rsidR="005A32EE" w:rsidRPr="00260F2C">
        <w:rPr>
          <w:rFonts w:ascii="Times New Roman" w:hAnsi="Times New Roman"/>
          <w:lang w:val="ru-RU"/>
        </w:rPr>
        <w:t>201</w:t>
      </w:r>
      <w:r w:rsidR="007A0EEC">
        <w:rPr>
          <w:rFonts w:ascii="Times New Roman" w:hAnsi="Times New Roman"/>
          <w:lang w:val="ru-RU"/>
        </w:rPr>
        <w:t>7</w:t>
      </w:r>
      <w:r w:rsidR="005A32EE" w:rsidRPr="00260F2C">
        <w:rPr>
          <w:rFonts w:ascii="Times New Roman" w:hAnsi="Times New Roman"/>
          <w:lang w:val="ru-RU"/>
        </w:rPr>
        <w:t xml:space="preserve"> г.</w:t>
      </w:r>
    </w:p>
    <w:p w:rsidR="008E7672" w:rsidRDefault="005A32EE" w:rsidP="00D15C39">
      <w:pPr>
        <w:spacing w:after="120"/>
        <w:ind w:firstLine="567"/>
        <w:jc w:val="both"/>
        <w:rPr>
          <w:ins w:id="32" w:author="User" w:date="2016-11-06T20:17:00Z"/>
          <w:rFonts w:ascii="Times New Roman" w:hAnsi="Times New Roman"/>
          <w:lang w:val="ru-RU"/>
        </w:rPr>
      </w:pPr>
      <w:r w:rsidRPr="00260F2C">
        <w:rPr>
          <w:rFonts w:ascii="Times New Roman" w:hAnsi="Times New Roman"/>
          <w:lang w:val="ru-RU"/>
        </w:rPr>
        <w:t>5</w:t>
      </w:r>
      <w:ins w:id="33" w:author="Павел Смирнов" w:date="2016-12-29T10:44:00Z">
        <w:r w:rsidR="005579AB">
          <w:rPr>
            <w:rFonts w:ascii="Times New Roman" w:hAnsi="Times New Roman"/>
            <w:lang w:val="ru-RU"/>
          </w:rPr>
          <w:t xml:space="preserve"> </w:t>
        </w:r>
      </w:ins>
      <w:del w:id="34" w:author="Павел Смирнов" w:date="2016-12-29T10:44:00Z">
        <w:r w:rsidRPr="00260F2C" w:rsidDel="005579AB">
          <w:rPr>
            <w:rFonts w:ascii="Times New Roman" w:hAnsi="Times New Roman"/>
          </w:rPr>
          <w:delText> </w:delText>
        </w:r>
      </w:del>
      <w:r w:rsidRPr="00260F2C">
        <w:rPr>
          <w:rFonts w:ascii="Times New Roman" w:hAnsi="Times New Roman"/>
          <w:lang w:val="ru-RU"/>
        </w:rPr>
        <w:t>ЗАРЕГИСТРИРОВАН Федеральным агентством по техническому регулированию и метрологии (</w:t>
      </w:r>
      <w:proofErr w:type="spellStart"/>
      <w:r w:rsidRPr="00260F2C">
        <w:rPr>
          <w:rFonts w:ascii="Times New Roman" w:hAnsi="Times New Roman"/>
          <w:lang w:val="ru-RU"/>
        </w:rPr>
        <w:t>Росстандарт</w:t>
      </w:r>
      <w:proofErr w:type="spellEnd"/>
      <w:del w:id="35" w:author="User" w:date="2016-11-06T20:17:00Z">
        <w:r w:rsidRPr="00260F2C" w:rsidDel="008E7672">
          <w:rPr>
            <w:rFonts w:ascii="Times New Roman" w:hAnsi="Times New Roman"/>
            <w:lang w:val="ru-RU"/>
          </w:rPr>
          <w:delText xml:space="preserve">). </w:delText>
        </w:r>
      </w:del>
      <w:ins w:id="36" w:author="User" w:date="2016-11-06T20:17:00Z">
        <w:r w:rsidR="008E7672" w:rsidRPr="00260F2C">
          <w:rPr>
            <w:rFonts w:ascii="Times New Roman" w:hAnsi="Times New Roman"/>
            <w:lang w:val="ru-RU"/>
          </w:rPr>
          <w:t>)</w:t>
        </w:r>
      </w:ins>
    </w:p>
    <w:p w:rsidR="005A32EE" w:rsidRPr="00260F2C" w:rsidRDefault="008E7672" w:rsidP="00D15C39">
      <w:pPr>
        <w:spacing w:after="120"/>
        <w:ind w:firstLine="567"/>
        <w:jc w:val="both"/>
        <w:rPr>
          <w:rFonts w:ascii="Times New Roman" w:hAnsi="Times New Roman"/>
          <w:u w:val="single"/>
          <w:lang w:val="ru-RU"/>
        </w:rPr>
      </w:pPr>
      <w:ins w:id="37" w:author="User" w:date="2016-11-06T20:17:00Z">
        <w:del w:id="38" w:author="Павел Смирнов" w:date="2016-12-29T10:44:00Z">
          <w:r w:rsidRPr="00260F2C" w:rsidDel="005579AB">
            <w:rPr>
              <w:rFonts w:ascii="Times New Roman" w:hAnsi="Times New Roman"/>
              <w:lang w:val="ru-RU"/>
            </w:rPr>
            <w:delText xml:space="preserve"> </w:delText>
          </w:r>
        </w:del>
      </w:ins>
      <w:del w:id="39" w:author="Павел Смирнов" w:date="2016-12-29T10:44:00Z">
        <w:r w:rsidR="005A32EE" w:rsidRPr="008F00CE" w:rsidDel="005579AB">
          <w:rPr>
            <w:rFonts w:ascii="Times New Roman" w:hAnsi="Times New Roman"/>
            <w:lang w:val="ru-RU"/>
          </w:rPr>
          <w:delText>Нов</w:delText>
        </w:r>
      </w:del>
      <w:ins w:id="40" w:author="User" w:date="2016-11-09T13:35:00Z">
        <w:del w:id="41" w:author="Павел Смирнов" w:date="2016-12-29T10:44:00Z">
          <w:r w:rsidR="008F00CE" w:rsidRPr="008F00CE" w:rsidDel="005579AB">
            <w:rPr>
              <w:rFonts w:ascii="Times New Roman" w:hAnsi="Times New Roman"/>
              <w:lang w:val="ru-RU"/>
              <w:rPrChange w:id="42" w:author="User" w:date="2016-11-09T13:35:00Z">
                <w:rPr>
                  <w:rFonts w:ascii="Times New Roman" w:hAnsi="Times New Roman"/>
                  <w:highlight w:val="yellow"/>
                  <w:lang w:val="ru-RU"/>
                </w:rPr>
              </w:rPrChange>
            </w:rPr>
            <w:delText>ый</w:delText>
          </w:r>
        </w:del>
      </w:ins>
      <w:del w:id="43" w:author="Павел Смирнов" w:date="2016-12-29T10:44:00Z">
        <w:r w:rsidR="005A32EE" w:rsidRPr="008F00CE" w:rsidDel="005579AB">
          <w:rPr>
            <w:rFonts w:ascii="Times New Roman" w:hAnsi="Times New Roman"/>
            <w:lang w:val="ru-RU"/>
          </w:rPr>
          <w:delText xml:space="preserve">ое </w:delText>
        </w:r>
        <w:r w:rsidR="00FB763F" w:rsidRPr="008F00CE" w:rsidDel="005579AB">
          <w:rPr>
            <w:rFonts w:ascii="Times New Roman" w:hAnsi="Times New Roman"/>
            <w:lang w:val="ru-RU"/>
            <w:rPrChange w:id="44" w:author="User" w:date="2016-11-09T13:35:00Z">
              <w:rPr>
                <w:rFonts w:ascii="Times New Roman" w:hAnsi="Times New Roman"/>
              </w:rPr>
            </w:rPrChange>
          </w:rPr>
          <w:delText>СП ХХХ.1325800.2016</w:delText>
        </w:r>
        <w:r w:rsidR="00FB763F" w:rsidRPr="008F00CE" w:rsidDel="005579AB">
          <w:rPr>
            <w:b/>
            <w:lang w:val="ru-RU"/>
            <w:rPrChange w:id="45" w:author="User" w:date="2016-11-09T13:35:00Z">
              <w:rPr>
                <w:b/>
              </w:rPr>
            </w:rPrChange>
          </w:rPr>
          <w:delText xml:space="preserve"> </w:delText>
        </w:r>
        <w:r w:rsidR="005A32EE" w:rsidRPr="008F00CE" w:rsidDel="005579AB">
          <w:rPr>
            <w:rFonts w:ascii="Times New Roman" w:hAnsi="Times New Roman"/>
            <w:lang w:val="ru-RU"/>
          </w:rPr>
          <w:delText>«</w:delText>
        </w:r>
        <w:r w:rsidR="005A32EE" w:rsidRPr="008F00CE" w:rsidDel="005579AB">
          <w:rPr>
            <w:rFonts w:ascii="Times New Roman" w:hAnsi="Times New Roman"/>
            <w:bCs/>
            <w:lang w:val="ru-RU"/>
          </w:rPr>
          <w:delText xml:space="preserve">Объекты </w:delText>
        </w:r>
        <w:r w:rsidR="00615230" w:rsidRPr="008F00CE" w:rsidDel="005579AB">
          <w:rPr>
            <w:rFonts w:ascii="Times New Roman" w:hAnsi="Times New Roman"/>
            <w:bCs/>
            <w:lang w:val="ru-RU"/>
          </w:rPr>
          <w:delText>строительные</w:delText>
        </w:r>
        <w:r w:rsidR="00912336" w:rsidRPr="00D15EBD" w:rsidDel="005579AB">
          <w:rPr>
            <w:rFonts w:ascii="Times New Roman" w:hAnsi="Times New Roman"/>
            <w:bCs/>
            <w:lang w:val="ru-RU"/>
          </w:rPr>
          <w:delText xml:space="preserve"> повышенной ответственности</w:delText>
        </w:r>
        <w:r w:rsidR="005A32EE" w:rsidRPr="00FF61CC" w:rsidDel="005579AB">
          <w:rPr>
            <w:rFonts w:ascii="Times New Roman" w:hAnsi="Times New Roman"/>
            <w:bCs/>
            <w:lang w:val="ru-RU"/>
          </w:rPr>
          <w:delText>. Правила детального сейсмического районирования</w:delText>
        </w:r>
        <w:r w:rsidR="005A32EE" w:rsidRPr="00BA15A8" w:rsidDel="005579AB">
          <w:rPr>
            <w:rFonts w:ascii="Times New Roman" w:hAnsi="Times New Roman"/>
            <w:lang w:val="ru-RU"/>
          </w:rPr>
          <w:delText>»</w:delText>
        </w:r>
      </w:del>
    </w:p>
    <w:p w:rsidR="005A32EE" w:rsidRPr="00260F2C" w:rsidRDefault="005A32EE" w:rsidP="00D15C39">
      <w:pPr>
        <w:spacing w:after="120"/>
        <w:ind w:firstLine="567"/>
        <w:jc w:val="both"/>
        <w:rPr>
          <w:rFonts w:ascii="Times New Roman" w:hAnsi="Times New Roman"/>
          <w:lang w:val="ru-RU"/>
        </w:rPr>
      </w:pPr>
    </w:p>
    <w:p w:rsidR="005A32EE" w:rsidRPr="00260F2C" w:rsidRDefault="005A32EE" w:rsidP="00D15C39">
      <w:pPr>
        <w:spacing w:after="120"/>
        <w:ind w:firstLine="567"/>
        <w:jc w:val="both"/>
        <w:rPr>
          <w:rFonts w:ascii="Times New Roman" w:hAnsi="Times New Roman"/>
          <w:lang w:val="ru-RU"/>
        </w:rPr>
      </w:pPr>
    </w:p>
    <w:p w:rsidR="005A32EE" w:rsidRPr="00260F2C" w:rsidRDefault="005A32EE" w:rsidP="00D15C39">
      <w:pPr>
        <w:spacing w:after="120"/>
        <w:ind w:firstLine="567"/>
        <w:jc w:val="both"/>
        <w:rPr>
          <w:rFonts w:ascii="Times New Roman" w:hAnsi="Times New Roman"/>
          <w:lang w:val="ru-RU"/>
        </w:rPr>
      </w:pPr>
    </w:p>
    <w:p w:rsidR="005A32EE" w:rsidRPr="00260F2C" w:rsidRDefault="005A32EE" w:rsidP="00D15C39">
      <w:pPr>
        <w:spacing w:after="120"/>
        <w:ind w:firstLine="567"/>
        <w:jc w:val="both"/>
        <w:rPr>
          <w:rFonts w:ascii="Times New Roman" w:hAnsi="Times New Roman"/>
          <w:i/>
          <w:lang w:val="ru-RU"/>
        </w:rPr>
      </w:pPr>
      <w:del w:id="46" w:author="Павел Смирнов" w:date="2016-12-29T10:44:00Z">
        <w:r w:rsidRPr="00260F2C" w:rsidDel="005579AB">
          <w:rPr>
            <w:rFonts w:ascii="Times New Roman" w:hAnsi="Times New Roman"/>
            <w:i/>
            <w:lang w:val="ru-RU"/>
          </w:rPr>
          <w:delText xml:space="preserve">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w:delText>
        </w:r>
      </w:del>
      <w:r w:rsidRPr="00260F2C">
        <w:rPr>
          <w:rFonts w:ascii="Times New Roman" w:hAnsi="Times New Roman"/>
          <w:i/>
          <w:lang w:val="ru-RU"/>
        </w:rPr>
        <w:t xml:space="preserve">В случае пересмотра (замены) или отмены настоящего свода правил соответствующее уведомление будет опубликовано </w:t>
      </w:r>
      <w:del w:id="47" w:author="Павел Смирнов" w:date="2016-12-29T10:44:00Z">
        <w:r w:rsidRPr="00260F2C" w:rsidDel="005579AB">
          <w:rPr>
            <w:rFonts w:ascii="Times New Roman" w:hAnsi="Times New Roman"/>
            <w:i/>
            <w:lang w:val="ru-RU"/>
          </w:rPr>
          <w:delText>в ежемесячно издаваемом информационном указателе «Национальные стандарты»</w:delText>
        </w:r>
      </w:del>
      <w:ins w:id="48" w:author="Павел Смирнов" w:date="2016-12-29T10:44:00Z">
        <w:r w:rsidR="005579AB">
          <w:rPr>
            <w:rFonts w:ascii="Times New Roman" w:hAnsi="Times New Roman"/>
            <w:i/>
            <w:lang w:val="ru-RU"/>
          </w:rPr>
          <w:t>в установленном порядке</w:t>
        </w:r>
      </w:ins>
      <w:r w:rsidRPr="00260F2C">
        <w:rPr>
          <w:rFonts w:ascii="Times New Roman" w:hAnsi="Times New Roman"/>
          <w:i/>
          <w:lang w:val="ru-RU"/>
        </w:rPr>
        <w:t>.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w:t>
      </w:r>
      <w:r w:rsidR="00EA73AE" w:rsidRPr="00260F2C">
        <w:rPr>
          <w:rFonts w:ascii="Times New Roman" w:hAnsi="Times New Roman"/>
          <w:i/>
          <w:lang w:val="ru-RU"/>
        </w:rPr>
        <w:t>строй</w:t>
      </w:r>
      <w:r w:rsidRPr="00260F2C">
        <w:rPr>
          <w:rFonts w:ascii="Times New Roman" w:hAnsi="Times New Roman"/>
          <w:i/>
          <w:lang w:val="ru-RU"/>
        </w:rPr>
        <w:t xml:space="preserve"> России) в сети Интернет</w:t>
      </w:r>
    </w:p>
    <w:p w:rsidR="005A32EE" w:rsidDel="005579AB" w:rsidRDefault="005A32EE" w:rsidP="00340526">
      <w:pPr>
        <w:spacing w:after="120"/>
        <w:ind w:firstLine="567"/>
        <w:jc w:val="right"/>
        <w:rPr>
          <w:del w:id="49" w:author="User" w:date="2016-11-06T20:17:00Z"/>
          <w:rFonts w:ascii="Times New Roman" w:hAnsi="Times New Roman"/>
          <w:i/>
          <w:lang w:val="ru-RU"/>
        </w:rPr>
      </w:pPr>
    </w:p>
    <w:p w:rsidR="005579AB" w:rsidRDefault="005579AB" w:rsidP="00D15C39">
      <w:pPr>
        <w:spacing w:after="120"/>
        <w:ind w:firstLine="567"/>
        <w:jc w:val="both"/>
        <w:rPr>
          <w:ins w:id="50" w:author="Павел Смирнов" w:date="2016-12-29T10:45:00Z"/>
          <w:rFonts w:ascii="Times New Roman" w:hAnsi="Times New Roman"/>
          <w:i/>
          <w:lang w:val="ru-RU"/>
        </w:rPr>
      </w:pPr>
    </w:p>
    <w:p w:rsidR="005579AB" w:rsidRPr="00260F2C" w:rsidRDefault="005579AB" w:rsidP="00D15C39">
      <w:pPr>
        <w:spacing w:after="120"/>
        <w:ind w:firstLine="567"/>
        <w:jc w:val="both"/>
        <w:rPr>
          <w:ins w:id="51" w:author="Павел Смирнов" w:date="2016-12-29T10:45:00Z"/>
          <w:rFonts w:ascii="Times New Roman" w:hAnsi="Times New Roman"/>
          <w:i/>
          <w:lang w:val="ru-RU"/>
        </w:rPr>
      </w:pPr>
    </w:p>
    <w:p w:rsidR="005A32EE" w:rsidRDefault="005A32EE" w:rsidP="00340526">
      <w:pPr>
        <w:spacing w:after="120"/>
        <w:ind w:firstLine="567"/>
        <w:jc w:val="right"/>
        <w:rPr>
          <w:ins w:id="52" w:author="Павел Смирнов" w:date="2016-12-29T10:45:00Z"/>
          <w:rFonts w:ascii="Times New Roman" w:hAnsi="Times New Roman"/>
          <w:lang w:val="ru-RU"/>
        </w:rPr>
      </w:pPr>
    </w:p>
    <w:p w:rsidR="005579AB" w:rsidRDefault="005579AB" w:rsidP="00340526">
      <w:pPr>
        <w:spacing w:after="120"/>
        <w:ind w:firstLine="567"/>
        <w:jc w:val="right"/>
        <w:rPr>
          <w:ins w:id="53" w:author="Павел Смирнов" w:date="2016-12-29T10:45:00Z"/>
          <w:rFonts w:ascii="Times New Roman" w:hAnsi="Times New Roman"/>
          <w:lang w:val="ru-RU"/>
        </w:rPr>
      </w:pPr>
    </w:p>
    <w:p w:rsidR="005579AB" w:rsidRDefault="005579AB" w:rsidP="00340526">
      <w:pPr>
        <w:spacing w:after="120"/>
        <w:ind w:firstLine="567"/>
        <w:jc w:val="right"/>
        <w:rPr>
          <w:ins w:id="54" w:author="Павел Смирнов" w:date="2016-12-29T10:45:00Z"/>
          <w:rFonts w:ascii="Times New Roman" w:hAnsi="Times New Roman"/>
          <w:lang w:val="ru-RU"/>
        </w:rPr>
      </w:pPr>
    </w:p>
    <w:p w:rsidR="005579AB" w:rsidRDefault="005579AB" w:rsidP="00340526">
      <w:pPr>
        <w:spacing w:after="120"/>
        <w:ind w:firstLine="567"/>
        <w:jc w:val="right"/>
        <w:rPr>
          <w:ins w:id="55" w:author="Павел Смирнов" w:date="2016-12-29T10:45:00Z"/>
          <w:rFonts w:ascii="Times New Roman" w:hAnsi="Times New Roman"/>
          <w:lang w:val="ru-RU"/>
        </w:rPr>
      </w:pPr>
    </w:p>
    <w:p w:rsidR="005579AB" w:rsidRDefault="005579AB" w:rsidP="00340526">
      <w:pPr>
        <w:spacing w:after="120"/>
        <w:ind w:firstLine="567"/>
        <w:jc w:val="right"/>
        <w:rPr>
          <w:ins w:id="56" w:author="Павел Смирнов" w:date="2016-12-29T10:45:00Z"/>
          <w:rFonts w:ascii="Times New Roman" w:hAnsi="Times New Roman"/>
          <w:lang w:val="ru-RU"/>
        </w:rPr>
      </w:pPr>
    </w:p>
    <w:p w:rsidR="005579AB" w:rsidRDefault="005579AB" w:rsidP="00340526">
      <w:pPr>
        <w:spacing w:after="120"/>
        <w:ind w:firstLine="567"/>
        <w:jc w:val="right"/>
        <w:rPr>
          <w:ins w:id="57" w:author="Павел Смирнов" w:date="2016-12-29T10:45:00Z"/>
          <w:rFonts w:ascii="Times New Roman" w:hAnsi="Times New Roman"/>
          <w:lang w:val="ru-RU"/>
        </w:rPr>
      </w:pPr>
    </w:p>
    <w:p w:rsidR="005579AB" w:rsidRDefault="005579AB" w:rsidP="00340526">
      <w:pPr>
        <w:spacing w:after="120"/>
        <w:ind w:firstLine="567"/>
        <w:jc w:val="right"/>
        <w:rPr>
          <w:ins w:id="58" w:author="Павел Смирнов" w:date="2016-12-29T10:45:00Z"/>
          <w:rFonts w:ascii="Times New Roman" w:hAnsi="Times New Roman"/>
          <w:lang w:val="ru-RU"/>
        </w:rPr>
      </w:pPr>
    </w:p>
    <w:p w:rsidR="005579AB" w:rsidRPr="00260F2C" w:rsidRDefault="005579AB" w:rsidP="00340526">
      <w:pPr>
        <w:spacing w:after="120"/>
        <w:ind w:firstLine="567"/>
        <w:jc w:val="right"/>
        <w:rPr>
          <w:rFonts w:ascii="Times New Roman" w:hAnsi="Times New Roman"/>
          <w:lang w:val="ru-RU"/>
        </w:rPr>
      </w:pPr>
    </w:p>
    <w:p w:rsidR="005A32EE" w:rsidRPr="00260F2C" w:rsidRDefault="005A32EE" w:rsidP="00340526">
      <w:pPr>
        <w:spacing w:after="120"/>
        <w:ind w:firstLine="567"/>
        <w:jc w:val="right"/>
        <w:rPr>
          <w:rFonts w:ascii="Times New Roman" w:hAnsi="Times New Roman"/>
          <w:lang w:val="ru-RU"/>
        </w:rPr>
      </w:pPr>
    </w:p>
    <w:p w:rsidR="005A32EE" w:rsidRPr="00260F2C" w:rsidRDefault="005A32EE" w:rsidP="00340526">
      <w:pPr>
        <w:spacing w:after="120"/>
        <w:ind w:firstLine="567"/>
        <w:jc w:val="right"/>
        <w:rPr>
          <w:rFonts w:ascii="Times New Roman" w:hAnsi="Times New Roman"/>
          <w:lang w:val="ru-RU"/>
        </w:rPr>
      </w:pPr>
      <w:r w:rsidRPr="00260F2C">
        <w:rPr>
          <w:rFonts w:ascii="Times New Roman" w:hAnsi="Times New Roman"/>
          <w:lang w:val="ru-RU"/>
        </w:rPr>
        <w:t>© Мин</w:t>
      </w:r>
      <w:r w:rsidR="00615230" w:rsidRPr="00260F2C">
        <w:rPr>
          <w:rFonts w:ascii="Times New Roman" w:hAnsi="Times New Roman"/>
          <w:lang w:val="ru-RU"/>
        </w:rPr>
        <w:t>строй</w:t>
      </w:r>
      <w:r w:rsidRPr="00260F2C">
        <w:rPr>
          <w:rFonts w:ascii="Times New Roman" w:hAnsi="Times New Roman"/>
          <w:lang w:val="ru-RU"/>
        </w:rPr>
        <w:t xml:space="preserve"> России, 2016</w:t>
      </w:r>
    </w:p>
    <w:p w:rsidR="005A32EE" w:rsidRPr="00260F2C" w:rsidRDefault="005A32EE" w:rsidP="00D15C39">
      <w:pPr>
        <w:spacing w:after="120"/>
        <w:ind w:firstLine="567"/>
        <w:jc w:val="both"/>
        <w:rPr>
          <w:rFonts w:ascii="Times New Roman" w:hAnsi="Times New Roman"/>
          <w:lang w:val="ru-RU"/>
        </w:rPr>
      </w:pPr>
      <w:r w:rsidRPr="00260F2C">
        <w:rPr>
          <w:rFonts w:ascii="Times New Roman" w:hAnsi="Times New Roman"/>
          <w:lang w:val="ru-RU"/>
        </w:rPr>
        <w:t xml:space="preserve">Настоящий </w:t>
      </w:r>
      <w:del w:id="59" w:author="User" w:date="2016-11-07T08:49:00Z">
        <w:r w:rsidRPr="00260F2C" w:rsidDel="00386781">
          <w:rPr>
            <w:rFonts w:ascii="Times New Roman" w:hAnsi="Times New Roman"/>
            <w:lang w:val="ru-RU"/>
          </w:rPr>
          <w:delText>нормативный документ</w:delText>
        </w:r>
      </w:del>
      <w:ins w:id="60" w:author="User" w:date="2016-11-07T08:49:00Z">
        <w:r w:rsidR="00386781">
          <w:rPr>
            <w:rFonts w:ascii="Times New Roman" w:hAnsi="Times New Roman"/>
            <w:lang w:val="ru-RU"/>
          </w:rPr>
          <w:t>свод правил</w:t>
        </w:r>
      </w:ins>
      <w:r w:rsidRPr="00260F2C">
        <w:rPr>
          <w:rFonts w:ascii="Times New Roman" w:hAnsi="Times New Roman"/>
          <w:lang w:val="ru-RU"/>
        </w:rPr>
        <w:t xml:space="preserve">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w:t>
      </w:r>
      <w:r w:rsidR="00615230" w:rsidRPr="00260F2C">
        <w:rPr>
          <w:rFonts w:ascii="Times New Roman" w:hAnsi="Times New Roman"/>
          <w:lang w:val="ru-RU"/>
        </w:rPr>
        <w:t>строя</w:t>
      </w:r>
      <w:r w:rsidRPr="00260F2C">
        <w:rPr>
          <w:rFonts w:ascii="Times New Roman" w:hAnsi="Times New Roman"/>
          <w:lang w:val="ru-RU"/>
        </w:rPr>
        <w:t xml:space="preserve"> России</w:t>
      </w:r>
    </w:p>
    <w:p w:rsidR="005A32EE" w:rsidRPr="00260F2C" w:rsidRDefault="005A32EE" w:rsidP="00C56648">
      <w:pPr>
        <w:spacing w:after="120"/>
        <w:jc w:val="center"/>
        <w:rPr>
          <w:rFonts w:ascii="Times New Roman" w:hAnsi="Times New Roman"/>
          <w:b/>
        </w:rPr>
      </w:pPr>
      <w:proofErr w:type="spellStart"/>
      <w:r w:rsidRPr="00260F2C">
        <w:rPr>
          <w:rFonts w:ascii="Times New Roman" w:hAnsi="Times New Roman"/>
          <w:b/>
        </w:rPr>
        <w:t>Содержание</w:t>
      </w:r>
      <w:proofErr w:type="spellEnd"/>
    </w:p>
    <w:p w:rsidR="004F3BF4" w:rsidRPr="00260F2C" w:rsidRDefault="005A32EE">
      <w:pPr>
        <w:pStyle w:val="12"/>
        <w:rPr>
          <w:bCs w:val="0"/>
          <w:noProof/>
          <w:szCs w:val="24"/>
          <w:lang w:val="ru-RU" w:eastAsia="ru-RU"/>
        </w:rPr>
      </w:pPr>
      <w:r w:rsidRPr="00260F2C">
        <w:rPr>
          <w:szCs w:val="24"/>
        </w:rPr>
        <w:fldChar w:fldCharType="begin"/>
      </w:r>
      <w:r w:rsidRPr="00260F2C">
        <w:rPr>
          <w:szCs w:val="24"/>
        </w:rPr>
        <w:instrText xml:space="preserve"> TOC \o "1-2" \h \z \u </w:instrText>
      </w:r>
      <w:r w:rsidRPr="00260F2C">
        <w:rPr>
          <w:szCs w:val="24"/>
        </w:rPr>
        <w:fldChar w:fldCharType="separate"/>
      </w:r>
    </w:p>
    <w:p w:rsidR="004F3BF4" w:rsidRPr="008E7672" w:rsidRDefault="004F3BF4">
      <w:pPr>
        <w:pStyle w:val="12"/>
        <w:tabs>
          <w:tab w:val="left" w:pos="567"/>
        </w:tabs>
        <w:rPr>
          <w:bCs w:val="0"/>
          <w:noProof/>
          <w:szCs w:val="24"/>
          <w:lang w:val="ru-RU" w:eastAsia="ru-RU"/>
        </w:rPr>
      </w:pPr>
      <w:r w:rsidRPr="00260F2C">
        <w:rPr>
          <w:rStyle w:val="ac"/>
          <w:noProof/>
        </w:rPr>
        <w:fldChar w:fldCharType="begin"/>
      </w:r>
      <w:r w:rsidRPr="00260F2C">
        <w:rPr>
          <w:rStyle w:val="ac"/>
          <w:noProof/>
        </w:rPr>
        <w:instrText xml:space="preserve"> </w:instrText>
      </w:r>
      <w:r w:rsidRPr="00260F2C">
        <w:rPr>
          <w:noProof/>
        </w:rPr>
        <w:instrText>HYPERLINK \l "_Toc450219460"</w:instrText>
      </w:r>
      <w:r w:rsidRPr="00260F2C">
        <w:rPr>
          <w:rStyle w:val="ac"/>
          <w:noProof/>
        </w:rPr>
        <w:instrText xml:space="preserve"> </w:instrText>
      </w:r>
      <w:r w:rsidRPr="00260F2C">
        <w:rPr>
          <w:rStyle w:val="ac"/>
          <w:noProof/>
        </w:rPr>
        <w:fldChar w:fldCharType="separate"/>
      </w:r>
      <w:r w:rsidRPr="00260F2C">
        <w:rPr>
          <w:rStyle w:val="ac"/>
          <w:noProof/>
        </w:rPr>
        <w:t>1</w:t>
      </w:r>
      <w:del w:id="61" w:author="User" w:date="2016-11-06T20:18:00Z">
        <w:r w:rsidRPr="00260F2C" w:rsidDel="008E7672">
          <w:rPr>
            <w:rStyle w:val="ac"/>
            <w:noProof/>
          </w:rPr>
          <w:delText>.</w:delText>
        </w:r>
      </w:del>
      <w:r w:rsidRPr="00260F2C">
        <w:rPr>
          <w:bCs w:val="0"/>
          <w:noProof/>
          <w:szCs w:val="24"/>
          <w:lang w:eastAsia="ru-RU"/>
        </w:rPr>
        <w:t xml:space="preserve"> </w:t>
      </w:r>
      <w:r w:rsidRPr="00260F2C">
        <w:rPr>
          <w:rStyle w:val="ac"/>
          <w:noProof/>
          <w:lang w:val="ru-RU"/>
        </w:rPr>
        <w:t>Область применения</w:t>
      </w:r>
      <w:r w:rsidRPr="00260F2C">
        <w:rPr>
          <w:noProof/>
          <w:webHidden/>
        </w:rPr>
        <w:tab/>
      </w:r>
      <w:del w:id="62" w:author="Павел Смирнов" w:date="2016-12-29T11:36:00Z">
        <w:r w:rsidRPr="00260F2C" w:rsidDel="007463A6">
          <w:rPr>
            <w:noProof/>
            <w:webHidden/>
          </w:rPr>
          <w:fldChar w:fldCharType="begin"/>
        </w:r>
        <w:r w:rsidRPr="00260F2C" w:rsidDel="007463A6">
          <w:rPr>
            <w:noProof/>
            <w:webHidden/>
          </w:rPr>
          <w:delInstrText xml:space="preserve"> PAGEREF _Toc450219460 \h </w:delInstrText>
        </w:r>
        <w:r w:rsidRPr="00260F2C" w:rsidDel="007463A6">
          <w:rPr>
            <w:noProof/>
            <w:webHidden/>
          </w:rPr>
        </w:r>
        <w:r w:rsidRPr="00260F2C" w:rsidDel="007463A6">
          <w:rPr>
            <w:noProof/>
            <w:webHidden/>
          </w:rPr>
          <w:fldChar w:fldCharType="separate"/>
        </w:r>
      </w:del>
      <w:r w:rsidR="007A0EEC">
        <w:rPr>
          <w:noProof/>
          <w:webHidden/>
        </w:rPr>
        <w:t>1</w:t>
      </w:r>
      <w:del w:id="63" w:author="Павел Смирнов" w:date="2016-12-29T11:36:00Z">
        <w:r w:rsidRPr="00260F2C" w:rsidDel="007463A6">
          <w:rPr>
            <w:noProof/>
            <w:webHidden/>
          </w:rPr>
          <w:fldChar w:fldCharType="end"/>
        </w:r>
      </w:del>
      <w:r w:rsidRPr="00260F2C">
        <w:rPr>
          <w:rStyle w:val="ac"/>
          <w:noProof/>
        </w:rPr>
        <w:fldChar w:fldCharType="end"/>
      </w:r>
    </w:p>
    <w:p w:rsidR="004F3BF4" w:rsidRPr="008E7672" w:rsidRDefault="004F3BF4">
      <w:pPr>
        <w:pStyle w:val="12"/>
        <w:rPr>
          <w:bCs w:val="0"/>
          <w:noProof/>
          <w:szCs w:val="24"/>
          <w:lang w:val="ru-RU" w:eastAsia="ru-RU"/>
        </w:rPr>
      </w:pPr>
      <w:r w:rsidRPr="00260F2C">
        <w:rPr>
          <w:rStyle w:val="ac"/>
          <w:noProof/>
        </w:rPr>
        <w:fldChar w:fldCharType="begin"/>
      </w:r>
      <w:r w:rsidRPr="00260F2C">
        <w:rPr>
          <w:rStyle w:val="ac"/>
          <w:noProof/>
        </w:rPr>
        <w:instrText xml:space="preserve"> </w:instrText>
      </w:r>
      <w:r w:rsidRPr="00260F2C">
        <w:rPr>
          <w:noProof/>
        </w:rPr>
        <w:instrText>HYPERLINK \l "_Toc450219461"</w:instrText>
      </w:r>
      <w:r w:rsidRPr="00260F2C">
        <w:rPr>
          <w:rStyle w:val="ac"/>
          <w:noProof/>
        </w:rPr>
        <w:instrText xml:space="preserve"> </w:instrText>
      </w:r>
      <w:r w:rsidRPr="00260F2C">
        <w:rPr>
          <w:rStyle w:val="ac"/>
          <w:noProof/>
        </w:rPr>
        <w:fldChar w:fldCharType="separate"/>
      </w:r>
      <w:r w:rsidRPr="00260F2C">
        <w:rPr>
          <w:rStyle w:val="ac"/>
          <w:noProof/>
          <w:lang w:val="ru-RU"/>
        </w:rPr>
        <w:t>2</w:t>
      </w:r>
      <w:del w:id="64" w:author="User" w:date="2016-11-06T20:18:00Z">
        <w:r w:rsidRPr="00260F2C" w:rsidDel="008E7672">
          <w:rPr>
            <w:rStyle w:val="ac"/>
            <w:noProof/>
            <w:lang w:val="ru-RU"/>
          </w:rPr>
          <w:delText>.</w:delText>
        </w:r>
      </w:del>
      <w:r w:rsidRPr="00260F2C">
        <w:rPr>
          <w:rStyle w:val="ac"/>
          <w:noProof/>
          <w:lang w:val="ru-RU"/>
        </w:rPr>
        <w:t xml:space="preserve"> Нормативные ссылки</w:t>
      </w:r>
      <w:r w:rsidRPr="00260F2C">
        <w:rPr>
          <w:noProof/>
          <w:webHidden/>
        </w:rPr>
        <w:tab/>
      </w:r>
      <w:del w:id="65" w:author="Павел Смирнов" w:date="2016-12-29T11:36:00Z">
        <w:r w:rsidRPr="00260F2C" w:rsidDel="007463A6">
          <w:rPr>
            <w:noProof/>
            <w:webHidden/>
          </w:rPr>
          <w:fldChar w:fldCharType="begin"/>
        </w:r>
        <w:r w:rsidRPr="00260F2C" w:rsidDel="007463A6">
          <w:rPr>
            <w:noProof/>
            <w:webHidden/>
          </w:rPr>
          <w:delInstrText xml:space="preserve"> PAGEREF _Toc450219461 \h </w:delInstrText>
        </w:r>
        <w:r w:rsidRPr="00260F2C" w:rsidDel="007463A6">
          <w:rPr>
            <w:noProof/>
            <w:webHidden/>
          </w:rPr>
        </w:r>
        <w:r w:rsidRPr="00260F2C" w:rsidDel="007463A6">
          <w:rPr>
            <w:noProof/>
            <w:webHidden/>
          </w:rPr>
          <w:fldChar w:fldCharType="separate"/>
        </w:r>
      </w:del>
      <w:r w:rsidR="007A0EEC">
        <w:rPr>
          <w:noProof/>
          <w:webHidden/>
        </w:rPr>
        <w:t>1</w:t>
      </w:r>
      <w:del w:id="66" w:author="Павел Смирнов" w:date="2016-12-29T11:36:00Z">
        <w:r w:rsidRPr="00260F2C" w:rsidDel="007463A6">
          <w:rPr>
            <w:noProof/>
            <w:webHidden/>
          </w:rPr>
          <w:fldChar w:fldCharType="end"/>
        </w:r>
      </w:del>
      <w:r w:rsidRPr="00260F2C">
        <w:rPr>
          <w:rStyle w:val="ac"/>
          <w:noProof/>
        </w:rPr>
        <w:fldChar w:fldCharType="end"/>
      </w:r>
    </w:p>
    <w:p w:rsidR="004F3BF4" w:rsidRPr="00260F2C" w:rsidRDefault="004F3BF4">
      <w:pPr>
        <w:pStyle w:val="12"/>
        <w:rPr>
          <w:bCs w:val="0"/>
          <w:noProof/>
          <w:szCs w:val="24"/>
          <w:lang w:val="ru-RU" w:eastAsia="ru-RU"/>
        </w:rPr>
      </w:pPr>
      <w:r w:rsidRPr="00260F2C">
        <w:rPr>
          <w:rStyle w:val="ac"/>
          <w:noProof/>
        </w:rPr>
        <w:fldChar w:fldCharType="begin"/>
      </w:r>
      <w:r w:rsidRPr="00260F2C">
        <w:rPr>
          <w:rStyle w:val="ac"/>
          <w:noProof/>
        </w:rPr>
        <w:instrText xml:space="preserve"> </w:instrText>
      </w:r>
      <w:r w:rsidRPr="00260F2C">
        <w:rPr>
          <w:noProof/>
        </w:rPr>
        <w:instrText>HYPERLINK \l "_Toc450219463"</w:instrText>
      </w:r>
      <w:r w:rsidRPr="00260F2C">
        <w:rPr>
          <w:rStyle w:val="ac"/>
          <w:noProof/>
        </w:rPr>
        <w:instrText xml:space="preserve"> </w:instrText>
      </w:r>
      <w:r w:rsidRPr="00260F2C">
        <w:rPr>
          <w:rStyle w:val="ac"/>
          <w:noProof/>
        </w:rPr>
        <w:fldChar w:fldCharType="separate"/>
      </w:r>
      <w:r w:rsidRPr="00260F2C">
        <w:rPr>
          <w:rStyle w:val="ac"/>
          <w:noProof/>
          <w:lang w:val="ru-RU"/>
        </w:rPr>
        <w:t>3</w:t>
      </w:r>
      <w:del w:id="67" w:author="User" w:date="2016-11-06T20:18:00Z">
        <w:r w:rsidRPr="00260F2C" w:rsidDel="008E7672">
          <w:rPr>
            <w:rStyle w:val="ac"/>
            <w:noProof/>
            <w:lang w:val="ru-RU"/>
          </w:rPr>
          <w:delText>.</w:delText>
        </w:r>
      </w:del>
      <w:r w:rsidRPr="00260F2C">
        <w:rPr>
          <w:rStyle w:val="ac"/>
          <w:noProof/>
          <w:lang w:val="ru-RU"/>
        </w:rPr>
        <w:t xml:space="preserve"> Термины и определения</w:t>
      </w:r>
      <w:r w:rsidRPr="00260F2C">
        <w:rPr>
          <w:noProof/>
          <w:webHidden/>
        </w:rPr>
        <w:tab/>
      </w:r>
      <w:del w:id="68" w:author="Павел Смирнов" w:date="2016-12-29T11:36:00Z">
        <w:r w:rsidRPr="00260F2C" w:rsidDel="007463A6">
          <w:rPr>
            <w:noProof/>
            <w:webHidden/>
          </w:rPr>
          <w:fldChar w:fldCharType="begin"/>
        </w:r>
        <w:r w:rsidRPr="00260F2C" w:rsidDel="007463A6">
          <w:rPr>
            <w:noProof/>
            <w:webHidden/>
          </w:rPr>
          <w:delInstrText xml:space="preserve"> PAGEREF _Toc450219463 \h </w:delInstrText>
        </w:r>
        <w:r w:rsidRPr="00260F2C" w:rsidDel="007463A6">
          <w:rPr>
            <w:noProof/>
            <w:webHidden/>
          </w:rPr>
        </w:r>
        <w:r w:rsidRPr="00260F2C" w:rsidDel="007463A6">
          <w:rPr>
            <w:noProof/>
            <w:webHidden/>
          </w:rPr>
          <w:fldChar w:fldCharType="separate"/>
        </w:r>
      </w:del>
      <w:r w:rsidR="007A0EEC">
        <w:rPr>
          <w:noProof/>
          <w:webHidden/>
        </w:rPr>
        <w:t>2</w:t>
      </w:r>
      <w:del w:id="69" w:author="Павел Смирнов" w:date="2016-12-29T11:36:00Z">
        <w:r w:rsidRPr="00260F2C" w:rsidDel="007463A6">
          <w:rPr>
            <w:noProof/>
            <w:webHidden/>
          </w:rPr>
          <w:fldChar w:fldCharType="end"/>
        </w:r>
      </w:del>
      <w:r w:rsidRPr="00260F2C">
        <w:rPr>
          <w:rStyle w:val="ac"/>
          <w:noProof/>
        </w:rPr>
        <w:fldChar w:fldCharType="end"/>
      </w:r>
    </w:p>
    <w:p w:rsidR="004F3BF4" w:rsidRPr="00260F2C" w:rsidRDefault="004F3BF4">
      <w:pPr>
        <w:pStyle w:val="12"/>
        <w:rPr>
          <w:bCs w:val="0"/>
          <w:noProof/>
          <w:szCs w:val="24"/>
          <w:lang w:val="ru-RU" w:eastAsia="ru-RU"/>
        </w:rPr>
      </w:pPr>
      <w:r w:rsidRPr="00260F2C">
        <w:rPr>
          <w:rStyle w:val="ac"/>
          <w:noProof/>
        </w:rPr>
        <w:fldChar w:fldCharType="begin"/>
      </w:r>
      <w:r w:rsidRPr="00260F2C">
        <w:rPr>
          <w:rStyle w:val="ac"/>
          <w:noProof/>
        </w:rPr>
        <w:instrText xml:space="preserve"> </w:instrText>
      </w:r>
      <w:r w:rsidRPr="00260F2C">
        <w:rPr>
          <w:noProof/>
        </w:rPr>
        <w:instrText>HYPERLINK \l "_Toc450219464"</w:instrText>
      </w:r>
      <w:r w:rsidRPr="00260F2C">
        <w:rPr>
          <w:rStyle w:val="ac"/>
          <w:noProof/>
        </w:rPr>
        <w:instrText xml:space="preserve"> </w:instrText>
      </w:r>
      <w:r w:rsidRPr="00260F2C">
        <w:rPr>
          <w:rStyle w:val="ac"/>
          <w:noProof/>
        </w:rPr>
        <w:fldChar w:fldCharType="separate"/>
      </w:r>
      <w:r w:rsidRPr="00260F2C">
        <w:rPr>
          <w:rStyle w:val="ac"/>
          <w:noProof/>
          <w:lang w:val="ru-RU"/>
        </w:rPr>
        <w:t>4</w:t>
      </w:r>
      <w:del w:id="70" w:author="User" w:date="2016-11-06T20:18:00Z">
        <w:r w:rsidRPr="00260F2C" w:rsidDel="008E7672">
          <w:rPr>
            <w:rStyle w:val="ac"/>
            <w:noProof/>
            <w:lang w:val="ru-RU"/>
          </w:rPr>
          <w:delText>.</w:delText>
        </w:r>
      </w:del>
      <w:r w:rsidRPr="00260F2C">
        <w:rPr>
          <w:rStyle w:val="ac"/>
          <w:noProof/>
          <w:lang w:val="ru-RU"/>
        </w:rPr>
        <w:t xml:space="preserve"> Общие положения</w:t>
      </w:r>
      <w:r w:rsidRPr="00260F2C">
        <w:rPr>
          <w:noProof/>
          <w:webHidden/>
        </w:rPr>
        <w:tab/>
      </w:r>
      <w:del w:id="71" w:author="Павел Смирнов" w:date="2016-12-29T11:36:00Z">
        <w:r w:rsidRPr="00260F2C" w:rsidDel="007463A6">
          <w:rPr>
            <w:noProof/>
            <w:webHidden/>
          </w:rPr>
          <w:fldChar w:fldCharType="begin"/>
        </w:r>
        <w:r w:rsidRPr="00260F2C" w:rsidDel="007463A6">
          <w:rPr>
            <w:noProof/>
            <w:webHidden/>
          </w:rPr>
          <w:delInstrText xml:space="preserve"> PAGEREF _Toc450219464 \h </w:delInstrText>
        </w:r>
        <w:r w:rsidRPr="00260F2C" w:rsidDel="007463A6">
          <w:rPr>
            <w:noProof/>
            <w:webHidden/>
          </w:rPr>
        </w:r>
        <w:r w:rsidRPr="00260F2C" w:rsidDel="007463A6">
          <w:rPr>
            <w:noProof/>
            <w:webHidden/>
          </w:rPr>
          <w:fldChar w:fldCharType="separate"/>
        </w:r>
      </w:del>
      <w:r w:rsidR="007A0EEC">
        <w:rPr>
          <w:noProof/>
          <w:webHidden/>
        </w:rPr>
        <w:t>6</w:t>
      </w:r>
      <w:del w:id="72" w:author="Павел Смирнов" w:date="2016-12-29T11:36:00Z">
        <w:r w:rsidRPr="00260F2C" w:rsidDel="007463A6">
          <w:rPr>
            <w:noProof/>
            <w:webHidden/>
          </w:rPr>
          <w:fldChar w:fldCharType="end"/>
        </w:r>
      </w:del>
      <w:r w:rsidRPr="00260F2C">
        <w:rPr>
          <w:rStyle w:val="ac"/>
          <w:noProof/>
        </w:rPr>
        <w:fldChar w:fldCharType="end"/>
      </w:r>
    </w:p>
    <w:p w:rsidR="004F3BF4" w:rsidRPr="00260F2C" w:rsidRDefault="004F3BF4">
      <w:pPr>
        <w:pStyle w:val="12"/>
        <w:rPr>
          <w:bCs w:val="0"/>
          <w:noProof/>
          <w:szCs w:val="24"/>
          <w:lang w:val="ru-RU" w:eastAsia="ru-RU"/>
        </w:rPr>
      </w:pPr>
      <w:r w:rsidRPr="00260F2C">
        <w:rPr>
          <w:rStyle w:val="ac"/>
          <w:noProof/>
        </w:rPr>
        <w:fldChar w:fldCharType="begin"/>
      </w:r>
      <w:r w:rsidRPr="00260F2C">
        <w:rPr>
          <w:rStyle w:val="ac"/>
          <w:noProof/>
        </w:rPr>
        <w:instrText xml:space="preserve"> </w:instrText>
      </w:r>
      <w:r w:rsidRPr="00260F2C">
        <w:rPr>
          <w:noProof/>
        </w:rPr>
        <w:instrText>HYPERLINK \l "_Toc450219465"</w:instrText>
      </w:r>
      <w:r w:rsidRPr="00260F2C">
        <w:rPr>
          <w:rStyle w:val="ac"/>
          <w:noProof/>
        </w:rPr>
        <w:instrText xml:space="preserve"> </w:instrText>
      </w:r>
      <w:r w:rsidRPr="00260F2C">
        <w:rPr>
          <w:rStyle w:val="ac"/>
          <w:noProof/>
        </w:rPr>
        <w:fldChar w:fldCharType="separate"/>
      </w:r>
      <w:r w:rsidRPr="00260F2C">
        <w:rPr>
          <w:rStyle w:val="ac"/>
          <w:noProof/>
          <w:lang w:val="ru-RU"/>
        </w:rPr>
        <w:t>5</w:t>
      </w:r>
      <w:del w:id="73" w:author="User" w:date="2016-11-06T20:18:00Z">
        <w:r w:rsidRPr="00260F2C" w:rsidDel="008E7672">
          <w:rPr>
            <w:rStyle w:val="ac"/>
            <w:noProof/>
            <w:lang w:val="ru-RU"/>
          </w:rPr>
          <w:delText>.</w:delText>
        </w:r>
      </w:del>
      <w:r w:rsidRPr="00260F2C">
        <w:rPr>
          <w:rStyle w:val="ac"/>
          <w:noProof/>
          <w:lang w:val="ru-RU"/>
        </w:rPr>
        <w:t xml:space="preserve"> Состав, стадийность и сроки выполнения работ по ДСР</w:t>
      </w:r>
      <w:r w:rsidRPr="00260F2C">
        <w:rPr>
          <w:noProof/>
          <w:webHidden/>
        </w:rPr>
        <w:tab/>
      </w:r>
      <w:del w:id="74" w:author="Павел Смирнов" w:date="2016-12-29T11:36:00Z">
        <w:r w:rsidRPr="00260F2C" w:rsidDel="007463A6">
          <w:rPr>
            <w:noProof/>
            <w:webHidden/>
          </w:rPr>
          <w:fldChar w:fldCharType="begin"/>
        </w:r>
        <w:r w:rsidRPr="00260F2C" w:rsidDel="007463A6">
          <w:rPr>
            <w:noProof/>
            <w:webHidden/>
          </w:rPr>
          <w:delInstrText xml:space="preserve"> PAGEREF _Toc450219465 \h </w:delInstrText>
        </w:r>
        <w:r w:rsidRPr="00260F2C" w:rsidDel="007463A6">
          <w:rPr>
            <w:noProof/>
            <w:webHidden/>
          </w:rPr>
        </w:r>
        <w:r w:rsidRPr="00260F2C" w:rsidDel="007463A6">
          <w:rPr>
            <w:noProof/>
            <w:webHidden/>
          </w:rPr>
          <w:fldChar w:fldCharType="separate"/>
        </w:r>
      </w:del>
      <w:r w:rsidR="007A0EEC">
        <w:rPr>
          <w:noProof/>
          <w:webHidden/>
        </w:rPr>
        <w:t>8</w:t>
      </w:r>
      <w:del w:id="75" w:author="Павел Смирнов" w:date="2016-12-29T11:36:00Z">
        <w:r w:rsidRPr="00260F2C" w:rsidDel="007463A6">
          <w:rPr>
            <w:noProof/>
            <w:webHidden/>
          </w:rPr>
          <w:fldChar w:fldCharType="end"/>
        </w:r>
      </w:del>
      <w:r w:rsidRPr="00260F2C">
        <w:rPr>
          <w:rStyle w:val="ac"/>
          <w:noProof/>
        </w:rPr>
        <w:fldChar w:fldCharType="end"/>
      </w:r>
    </w:p>
    <w:p w:rsidR="004F3BF4" w:rsidRPr="003F3ADB" w:rsidRDefault="004F3BF4">
      <w:pPr>
        <w:pStyle w:val="12"/>
        <w:rPr>
          <w:ins w:id="76" w:author="Татьяна Диденко" w:date="2017-01-18T12:36:00Z"/>
          <w:rStyle w:val="ac"/>
          <w:noProof/>
          <w:color w:val="auto"/>
        </w:rPr>
      </w:pPr>
      <w:r w:rsidRPr="00260F2C">
        <w:rPr>
          <w:rStyle w:val="ac"/>
          <w:noProof/>
        </w:rPr>
        <w:fldChar w:fldCharType="begin"/>
      </w:r>
      <w:r w:rsidRPr="00260F2C">
        <w:rPr>
          <w:rStyle w:val="ac"/>
          <w:noProof/>
        </w:rPr>
        <w:instrText xml:space="preserve"> </w:instrText>
      </w:r>
      <w:r w:rsidRPr="00260F2C">
        <w:rPr>
          <w:noProof/>
        </w:rPr>
        <w:instrText>HYPERLINK \l "_Toc450219466"</w:instrText>
      </w:r>
      <w:r w:rsidRPr="00260F2C">
        <w:rPr>
          <w:rStyle w:val="ac"/>
          <w:noProof/>
        </w:rPr>
        <w:instrText xml:space="preserve"> </w:instrText>
      </w:r>
      <w:r w:rsidRPr="00260F2C">
        <w:rPr>
          <w:rStyle w:val="ac"/>
          <w:noProof/>
        </w:rPr>
        <w:fldChar w:fldCharType="separate"/>
      </w:r>
      <w:r w:rsidRPr="00260F2C">
        <w:rPr>
          <w:rStyle w:val="ac"/>
          <w:noProof/>
          <w:lang w:val="ru-RU"/>
        </w:rPr>
        <w:t>6</w:t>
      </w:r>
      <w:del w:id="77" w:author="User" w:date="2016-11-06T20:18:00Z">
        <w:r w:rsidRPr="00260F2C" w:rsidDel="008E7672">
          <w:rPr>
            <w:rStyle w:val="ac"/>
            <w:noProof/>
            <w:lang w:val="ru-RU"/>
          </w:rPr>
          <w:delText>.</w:delText>
        </w:r>
      </w:del>
      <w:r w:rsidRPr="00260F2C">
        <w:rPr>
          <w:rStyle w:val="ac"/>
          <w:noProof/>
          <w:lang w:val="ru-RU"/>
        </w:rPr>
        <w:t xml:space="preserve"> Сейсмотектонические исследования</w:t>
      </w:r>
      <w:r w:rsidRPr="00260F2C">
        <w:rPr>
          <w:noProof/>
          <w:webHidden/>
        </w:rPr>
        <w:tab/>
      </w:r>
      <w:del w:id="78" w:author="Павел Смирнов" w:date="2016-12-29T11:36:00Z">
        <w:r w:rsidRPr="00260F2C" w:rsidDel="007463A6">
          <w:rPr>
            <w:noProof/>
            <w:webHidden/>
          </w:rPr>
          <w:fldChar w:fldCharType="begin"/>
        </w:r>
        <w:r w:rsidRPr="00260F2C" w:rsidDel="007463A6">
          <w:rPr>
            <w:noProof/>
            <w:webHidden/>
          </w:rPr>
          <w:delInstrText xml:space="preserve"> PAGEREF _Toc450219466 \h </w:delInstrText>
        </w:r>
        <w:r w:rsidRPr="00260F2C" w:rsidDel="007463A6">
          <w:rPr>
            <w:noProof/>
            <w:webHidden/>
          </w:rPr>
        </w:r>
        <w:r w:rsidRPr="00260F2C" w:rsidDel="007463A6">
          <w:rPr>
            <w:noProof/>
            <w:webHidden/>
          </w:rPr>
          <w:fldChar w:fldCharType="separate"/>
        </w:r>
      </w:del>
      <w:r w:rsidR="007A0EEC">
        <w:rPr>
          <w:noProof/>
          <w:webHidden/>
        </w:rPr>
        <w:t>9</w:t>
      </w:r>
      <w:del w:id="79" w:author="Павел Смирнов" w:date="2016-12-29T11:36:00Z">
        <w:r w:rsidRPr="00260F2C" w:rsidDel="007463A6">
          <w:rPr>
            <w:noProof/>
            <w:webHidden/>
          </w:rPr>
          <w:fldChar w:fldCharType="end"/>
        </w:r>
      </w:del>
      <w:r w:rsidRPr="00260F2C">
        <w:rPr>
          <w:rStyle w:val="ac"/>
          <w:noProof/>
        </w:rPr>
        <w:fldChar w:fldCharType="end"/>
      </w:r>
    </w:p>
    <w:p w:rsidR="00C6182A" w:rsidRPr="00C6182A" w:rsidRDefault="00C6182A">
      <w:pPr>
        <w:ind w:left="284"/>
        <w:rPr>
          <w:bCs/>
          <w:lang w:val="ru-RU"/>
          <w:rPrChange w:id="80" w:author="Татьяна Диденко" w:date="2017-01-18T12:36:00Z">
            <w:rPr>
              <w:bCs w:val="0"/>
              <w:noProof/>
              <w:szCs w:val="24"/>
              <w:lang w:val="ru-RU" w:eastAsia="ru-RU"/>
            </w:rPr>
          </w:rPrChange>
        </w:rPr>
        <w:pPrChange w:id="81" w:author="Татьяна Диденко" w:date="2017-01-18T12:36:00Z">
          <w:pPr>
            <w:pStyle w:val="12"/>
          </w:pPr>
        </w:pPrChange>
      </w:pPr>
      <w:ins w:id="82" w:author="Татьяна Диденко" w:date="2017-01-18T12:36:00Z">
        <w:r w:rsidRPr="00C6182A">
          <w:rPr>
            <w:rFonts w:ascii="Times New Roman" w:hAnsi="Times New Roman"/>
            <w:lang w:val="ru-RU"/>
            <w:rPrChange w:id="83" w:author="Татьяна Диденко" w:date="2017-01-18T12:36:00Z">
              <w:rPr>
                <w:bCs w:val="0"/>
                <w:lang w:val="ru-RU"/>
              </w:rPr>
            </w:rPrChange>
          </w:rPr>
          <w:t xml:space="preserve">6.1 </w:t>
        </w:r>
      </w:ins>
      <w:ins w:id="84" w:author="Татьяна Диденко" w:date="2017-01-18T12:38:00Z">
        <w:r>
          <w:rPr>
            <w:rFonts w:ascii="Times New Roman" w:hAnsi="Times New Roman"/>
            <w:lang w:val="ru-RU"/>
          </w:rPr>
          <w:t>Цели, задачи и этапы сейсмотектонических ис</w:t>
        </w:r>
      </w:ins>
      <w:ins w:id="85" w:author="Татьяна Диденко" w:date="2017-01-18T12:39:00Z">
        <w:r>
          <w:rPr>
            <w:rFonts w:ascii="Times New Roman" w:hAnsi="Times New Roman"/>
            <w:lang w:val="ru-RU"/>
          </w:rPr>
          <w:t>с</w:t>
        </w:r>
      </w:ins>
      <w:ins w:id="86" w:author="Татьяна Диденко" w:date="2017-01-18T12:38:00Z">
        <w:r>
          <w:rPr>
            <w:rFonts w:ascii="Times New Roman" w:hAnsi="Times New Roman"/>
            <w:lang w:val="ru-RU"/>
          </w:rPr>
          <w:t>ледований</w:t>
        </w:r>
      </w:ins>
      <w:ins w:id="87" w:author="Татьяна Диденко" w:date="2017-01-18T12:39:00Z">
        <w:r>
          <w:rPr>
            <w:rFonts w:ascii="Times New Roman" w:hAnsi="Times New Roman"/>
            <w:lang w:val="ru-RU"/>
          </w:rPr>
          <w:t>………………………….</w:t>
        </w:r>
      </w:ins>
    </w:p>
    <w:p w:rsidR="004F3BF4" w:rsidRPr="008E7672" w:rsidRDefault="004F3BF4">
      <w:pPr>
        <w:pStyle w:val="12"/>
        <w:ind w:left="284"/>
        <w:rPr>
          <w:bCs w:val="0"/>
          <w:noProof/>
          <w:szCs w:val="24"/>
          <w:lang w:val="ru-RU" w:eastAsia="ru-RU"/>
        </w:rPr>
        <w:pPrChange w:id="88" w:author="Павел Смирнов" w:date="2016-12-29T10:46: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"_Toc450219467"</w:instrText>
      </w:r>
      <w:r w:rsidRPr="00260F2C">
        <w:rPr>
          <w:rStyle w:val="ac"/>
          <w:noProof/>
        </w:rPr>
        <w:instrText xml:space="preserve"> </w:instrText>
      </w:r>
      <w:r w:rsidRPr="00260F2C">
        <w:rPr>
          <w:rStyle w:val="ac"/>
          <w:noProof/>
        </w:rPr>
        <w:fldChar w:fldCharType="separate"/>
      </w:r>
      <w:r w:rsidRPr="00260F2C">
        <w:rPr>
          <w:rStyle w:val="ac"/>
          <w:noProof/>
          <w:lang w:val="ru-RU"/>
        </w:rPr>
        <w:t>6.</w:t>
      </w:r>
      <w:ins w:id="89" w:author="Татьяна Диденко" w:date="2017-01-18T12:39:00Z">
        <w:r w:rsidR="00C6182A">
          <w:rPr>
            <w:rStyle w:val="ac"/>
            <w:noProof/>
            <w:lang w:val="ru-RU"/>
          </w:rPr>
          <w:t>2</w:t>
        </w:r>
      </w:ins>
      <w:del w:id="90" w:author="Татьяна Диденко" w:date="2017-01-18T12:39:00Z">
        <w:r w:rsidRPr="00260F2C" w:rsidDel="00C6182A">
          <w:rPr>
            <w:rStyle w:val="ac"/>
            <w:noProof/>
            <w:lang w:val="ru-RU"/>
          </w:rPr>
          <w:delText>1</w:delText>
        </w:r>
      </w:del>
      <w:r w:rsidRPr="00260F2C">
        <w:rPr>
          <w:rStyle w:val="ac"/>
          <w:noProof/>
          <w:lang w:val="ru-RU"/>
        </w:rPr>
        <w:t xml:space="preserve"> Изучение активных разломов и оценка их параметров</w:t>
      </w:r>
      <w:r w:rsidRPr="00260F2C">
        <w:rPr>
          <w:noProof/>
          <w:webHidden/>
        </w:rPr>
        <w:tab/>
      </w:r>
      <w:del w:id="91" w:author="User" w:date="2016-11-07T08:50:00Z">
        <w:r w:rsidRPr="00260F2C" w:rsidDel="00386781">
          <w:rPr>
            <w:noProof/>
            <w:webHidden/>
          </w:rPr>
          <w:fldChar w:fldCharType="begin"/>
        </w:r>
        <w:r w:rsidRPr="00260F2C" w:rsidDel="00386781">
          <w:rPr>
            <w:noProof/>
            <w:webHidden/>
          </w:rPr>
          <w:delInstrText xml:space="preserve"> PAGEREF _Toc450219467 \h </w:delInstrText>
        </w:r>
        <w:r w:rsidRPr="00260F2C" w:rsidDel="00386781">
          <w:rPr>
            <w:noProof/>
            <w:webHidden/>
          </w:rPr>
        </w:r>
        <w:r w:rsidRPr="00260F2C" w:rsidDel="00386781">
          <w:rPr>
            <w:noProof/>
            <w:webHidden/>
          </w:rPr>
          <w:fldChar w:fldCharType="separate"/>
        </w:r>
      </w:del>
      <w:r w:rsidR="007A0EEC">
        <w:rPr>
          <w:noProof/>
          <w:webHidden/>
        </w:rPr>
        <w:t>10</w:t>
      </w:r>
      <w:del w:id="92" w:author="User" w:date="2016-11-07T08:50:00Z">
        <w:r w:rsidRPr="00260F2C" w:rsidDel="00386781">
          <w:rPr>
            <w:noProof/>
            <w:webHidden/>
          </w:rPr>
          <w:fldChar w:fldCharType="end"/>
        </w:r>
      </w:del>
      <w:r w:rsidRPr="00260F2C">
        <w:rPr>
          <w:rStyle w:val="ac"/>
          <w:noProof/>
        </w:rPr>
        <w:fldChar w:fldCharType="end"/>
      </w:r>
    </w:p>
    <w:p w:rsidR="004F3BF4" w:rsidRDefault="004F3BF4">
      <w:pPr>
        <w:pStyle w:val="12"/>
        <w:ind w:left="284"/>
        <w:rPr>
          <w:rStyle w:val="ac"/>
          <w:noProof/>
        </w:rPr>
        <w:pPrChange w:id="93" w:author="Павел Смирнов" w:date="2016-12-29T10:46: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"_Toc450219468"</w:instrText>
      </w:r>
      <w:r w:rsidRPr="00260F2C">
        <w:rPr>
          <w:rStyle w:val="ac"/>
          <w:noProof/>
        </w:rPr>
        <w:instrText xml:space="preserve"> </w:instrText>
      </w:r>
      <w:r w:rsidRPr="00260F2C">
        <w:rPr>
          <w:rStyle w:val="ac"/>
          <w:noProof/>
        </w:rPr>
        <w:fldChar w:fldCharType="separate"/>
      </w:r>
      <w:r w:rsidRPr="00260F2C">
        <w:rPr>
          <w:rStyle w:val="ac"/>
          <w:noProof/>
          <w:lang w:val="ru-RU"/>
        </w:rPr>
        <w:t>6.</w:t>
      </w:r>
      <w:del w:id="94" w:author="Татьяна Диденко" w:date="2017-01-18T12:39:00Z">
        <w:r w:rsidRPr="00260F2C" w:rsidDel="00C6182A">
          <w:rPr>
            <w:rStyle w:val="ac"/>
            <w:noProof/>
          </w:rPr>
          <w:delText>2</w:delText>
        </w:r>
      </w:del>
      <w:ins w:id="95" w:author="Татьяна Диденко" w:date="2017-01-18T12:39:00Z">
        <w:r w:rsidR="00C6182A">
          <w:rPr>
            <w:rStyle w:val="ac"/>
            <w:noProof/>
            <w:lang w:val="ru-RU"/>
          </w:rPr>
          <w:t>3</w:t>
        </w:r>
      </w:ins>
      <w:r w:rsidRPr="00260F2C">
        <w:rPr>
          <w:rStyle w:val="ac"/>
          <w:noProof/>
          <w:lang w:val="ru-RU"/>
        </w:rPr>
        <w:t xml:space="preserve"> Разработка сейсмотектонической модели</w:t>
      </w:r>
      <w:r w:rsidRPr="00260F2C">
        <w:rPr>
          <w:noProof/>
          <w:webHidden/>
        </w:rPr>
        <w:tab/>
      </w:r>
      <w:del w:id="96" w:author="User" w:date="2016-11-06T20:19:00Z">
        <w:r w:rsidRPr="00260F2C" w:rsidDel="008E7672">
          <w:rPr>
            <w:noProof/>
            <w:webHidden/>
          </w:rPr>
          <w:fldChar w:fldCharType="begin"/>
        </w:r>
        <w:r w:rsidRPr="00260F2C" w:rsidDel="008E7672">
          <w:rPr>
            <w:noProof/>
            <w:webHidden/>
          </w:rPr>
          <w:delInstrText xml:space="preserve"> PAGEREF _Toc450219468 \h </w:delInstrText>
        </w:r>
        <w:r w:rsidRPr="00260F2C" w:rsidDel="008E7672">
          <w:rPr>
            <w:noProof/>
            <w:webHidden/>
          </w:rPr>
        </w:r>
        <w:r w:rsidRPr="00260F2C" w:rsidDel="008E7672">
          <w:rPr>
            <w:noProof/>
            <w:webHidden/>
          </w:rPr>
          <w:fldChar w:fldCharType="separate"/>
        </w:r>
      </w:del>
      <w:r w:rsidR="007A0EEC">
        <w:rPr>
          <w:noProof/>
          <w:webHidden/>
        </w:rPr>
        <w:t>14</w:t>
      </w:r>
      <w:del w:id="97" w:author="User" w:date="2016-11-06T20:19:00Z">
        <w:r w:rsidRPr="00260F2C" w:rsidDel="008E7672">
          <w:rPr>
            <w:noProof/>
            <w:webHidden/>
          </w:rPr>
          <w:fldChar w:fldCharType="end"/>
        </w:r>
      </w:del>
      <w:r w:rsidRPr="00260F2C">
        <w:rPr>
          <w:rStyle w:val="ac"/>
          <w:noProof/>
        </w:rPr>
        <w:fldChar w:fldCharType="end"/>
      </w:r>
    </w:p>
    <w:p w:rsidR="003F3ADB" w:rsidRPr="003F3ADB" w:rsidRDefault="003F3ADB" w:rsidP="003F3ADB">
      <w:pPr>
        <w:rPr>
          <w:lang w:val="ru-RU"/>
        </w:rPr>
      </w:pPr>
      <w:r>
        <w:rPr>
          <w:lang w:val="ru-RU"/>
        </w:rPr>
        <w:t>7 Сейсмологические исследования………………………………………………………………………………….16</w:t>
      </w:r>
    </w:p>
    <w:p w:rsidR="00C6182A" w:rsidRPr="00C6182A" w:rsidRDefault="00C6182A">
      <w:pPr>
        <w:ind w:left="284"/>
        <w:rPr>
          <w:bCs/>
          <w:lang w:val="ru-RU"/>
          <w:rPrChange w:id="98" w:author="Татьяна Диденко" w:date="2017-01-18T12:41:00Z">
            <w:rPr>
              <w:bCs w:val="0"/>
              <w:noProof/>
              <w:szCs w:val="24"/>
              <w:lang w:val="ru-RU" w:eastAsia="ru-RU"/>
            </w:rPr>
          </w:rPrChange>
        </w:rPr>
        <w:pPrChange w:id="99" w:author="Татьяна Диденко" w:date="2017-01-18T12:39:00Z">
          <w:pPr>
            <w:pStyle w:val="12"/>
          </w:pPr>
        </w:pPrChange>
      </w:pPr>
      <w:ins w:id="100" w:author="Татьяна Диденко" w:date="2017-01-18T12:40:00Z">
        <w:r w:rsidRPr="00C6182A">
          <w:rPr>
            <w:rFonts w:ascii="Times New Roman" w:hAnsi="Times New Roman"/>
            <w:lang w:val="ru-RU"/>
            <w:rPrChange w:id="101" w:author="Татьяна Диденко" w:date="2017-01-18T12:41:00Z">
              <w:rPr>
                <w:bCs w:val="0"/>
                <w:lang w:val="ru-RU"/>
              </w:rPr>
            </w:rPrChange>
          </w:rPr>
          <w:t>7.1 Цели сейсмологических исследований…………</w:t>
        </w:r>
      </w:ins>
      <w:ins w:id="102" w:author="Татьяна Диденко" w:date="2017-01-18T12:41:00Z">
        <w:r>
          <w:rPr>
            <w:rFonts w:ascii="Times New Roman" w:hAnsi="Times New Roman"/>
            <w:lang w:val="ru-RU"/>
          </w:rPr>
          <w:t>…..</w:t>
        </w:r>
      </w:ins>
      <w:ins w:id="103" w:author="Татьяна Диденко" w:date="2017-01-18T12:40:00Z">
        <w:r w:rsidRPr="00C6182A">
          <w:rPr>
            <w:rFonts w:ascii="Times New Roman" w:hAnsi="Times New Roman"/>
            <w:lang w:val="ru-RU"/>
            <w:rPrChange w:id="104" w:author="Татьяна Диденко" w:date="2017-01-18T12:41:00Z">
              <w:rPr>
                <w:bCs w:val="0"/>
                <w:lang w:val="ru-RU"/>
              </w:rPr>
            </w:rPrChange>
          </w:rPr>
          <w:t>…………………………………</w:t>
        </w:r>
      </w:ins>
    </w:p>
    <w:p w:rsidR="004F3BF4" w:rsidRPr="00260F2C" w:rsidRDefault="004F3BF4">
      <w:pPr>
        <w:pStyle w:val="12"/>
        <w:ind w:left="284"/>
        <w:rPr>
          <w:bCs w:val="0"/>
          <w:noProof/>
          <w:szCs w:val="24"/>
          <w:lang w:val="ru-RU" w:eastAsia="ru-RU"/>
        </w:rPr>
        <w:pPrChange w:id="105" w:author="Павел Смирнов" w:date="2016-12-29T10:46: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"_Toc450219470"</w:instrText>
      </w:r>
      <w:r w:rsidRPr="00260F2C">
        <w:rPr>
          <w:rStyle w:val="ac"/>
          <w:noProof/>
        </w:rPr>
        <w:instrText xml:space="preserve"> </w:instrText>
      </w:r>
      <w:r w:rsidRPr="00260F2C">
        <w:rPr>
          <w:rStyle w:val="ac"/>
          <w:noProof/>
        </w:rPr>
        <w:fldChar w:fldCharType="separate"/>
      </w:r>
      <w:r w:rsidRPr="00260F2C">
        <w:rPr>
          <w:rStyle w:val="ac"/>
          <w:noProof/>
          <w:lang w:val="ru-RU"/>
        </w:rPr>
        <w:t>7.</w:t>
      </w:r>
      <w:ins w:id="106" w:author="Татьяна Диденко" w:date="2017-01-18T12:41:00Z">
        <w:r w:rsidR="00C6182A">
          <w:rPr>
            <w:rStyle w:val="ac"/>
            <w:noProof/>
            <w:lang w:val="ru-RU"/>
          </w:rPr>
          <w:t>2</w:t>
        </w:r>
      </w:ins>
      <w:del w:id="107" w:author="Татьяна Диденко" w:date="2017-01-18T12:41:00Z">
        <w:r w:rsidRPr="00260F2C" w:rsidDel="00C6182A">
          <w:rPr>
            <w:rStyle w:val="ac"/>
            <w:noProof/>
          </w:rPr>
          <w:delText>1</w:delText>
        </w:r>
      </w:del>
      <w:r w:rsidRPr="00260F2C">
        <w:rPr>
          <w:rStyle w:val="ac"/>
          <w:noProof/>
          <w:lang w:val="ru-RU"/>
        </w:rPr>
        <w:t xml:space="preserve"> Разработка сводного каталога землетрясений</w:t>
      </w:r>
      <w:r w:rsidRPr="00260F2C">
        <w:rPr>
          <w:noProof/>
          <w:webHidden/>
        </w:rPr>
        <w:tab/>
      </w:r>
      <w:del w:id="108" w:author="User" w:date="2016-11-06T20:19:00Z">
        <w:r w:rsidRPr="00260F2C" w:rsidDel="008E7672">
          <w:rPr>
            <w:noProof/>
            <w:webHidden/>
          </w:rPr>
          <w:fldChar w:fldCharType="begin"/>
        </w:r>
        <w:r w:rsidRPr="00260F2C" w:rsidDel="008E7672">
          <w:rPr>
            <w:noProof/>
            <w:webHidden/>
          </w:rPr>
          <w:delInstrText xml:space="preserve"> PAGEREF _Toc450219470 \h </w:delInstrText>
        </w:r>
        <w:r w:rsidRPr="00260F2C" w:rsidDel="008E7672">
          <w:rPr>
            <w:noProof/>
            <w:webHidden/>
          </w:rPr>
        </w:r>
        <w:r w:rsidRPr="00260F2C" w:rsidDel="008E7672">
          <w:rPr>
            <w:noProof/>
            <w:webHidden/>
          </w:rPr>
          <w:fldChar w:fldCharType="separate"/>
        </w:r>
      </w:del>
      <w:r w:rsidR="007A0EEC">
        <w:rPr>
          <w:noProof/>
          <w:webHidden/>
        </w:rPr>
        <w:t>16</w:t>
      </w:r>
      <w:del w:id="109"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284"/>
        <w:rPr>
          <w:bCs w:val="0"/>
          <w:noProof/>
          <w:szCs w:val="24"/>
          <w:lang w:val="ru-RU" w:eastAsia="ru-RU"/>
        </w:rPr>
        <w:pPrChange w:id="110" w:author="Павел Смирнов" w:date="2016-12-29T10:47: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"_Toc450219471"</w:instrText>
      </w:r>
      <w:r w:rsidRPr="00260F2C">
        <w:rPr>
          <w:rStyle w:val="ac"/>
          <w:noProof/>
        </w:rPr>
        <w:instrText xml:space="preserve"> </w:instrText>
      </w:r>
      <w:r w:rsidRPr="00260F2C">
        <w:rPr>
          <w:rStyle w:val="ac"/>
          <w:noProof/>
        </w:rPr>
        <w:fldChar w:fldCharType="separate"/>
      </w:r>
      <w:r w:rsidRPr="00260F2C">
        <w:rPr>
          <w:rStyle w:val="ac"/>
          <w:noProof/>
          <w:lang w:val="ru-RU"/>
        </w:rPr>
        <w:t>7.</w:t>
      </w:r>
      <w:ins w:id="111" w:author="Татьяна Диденко" w:date="2017-01-18T12:41:00Z">
        <w:r w:rsidR="00C6182A">
          <w:rPr>
            <w:rStyle w:val="ac"/>
            <w:noProof/>
            <w:lang w:val="ru-RU"/>
          </w:rPr>
          <w:t>3</w:t>
        </w:r>
      </w:ins>
      <w:del w:id="112" w:author="Татьяна Диденко" w:date="2017-01-18T12:41:00Z">
        <w:r w:rsidRPr="00260F2C" w:rsidDel="00C6182A">
          <w:rPr>
            <w:rStyle w:val="ac"/>
            <w:noProof/>
          </w:rPr>
          <w:delText>2</w:delText>
        </w:r>
      </w:del>
      <w:r w:rsidRPr="00260F2C">
        <w:rPr>
          <w:rStyle w:val="ac"/>
          <w:noProof/>
          <w:lang w:val="ru-RU"/>
        </w:rPr>
        <w:t xml:space="preserve"> Локальные сейсмологические наблюдения</w:t>
      </w:r>
      <w:r w:rsidRPr="00260F2C">
        <w:rPr>
          <w:noProof/>
          <w:webHidden/>
        </w:rPr>
        <w:tab/>
      </w:r>
      <w:del w:id="113" w:author="User" w:date="2016-11-06T20:19:00Z">
        <w:r w:rsidRPr="00260F2C" w:rsidDel="008E7672">
          <w:rPr>
            <w:noProof/>
            <w:webHidden/>
          </w:rPr>
          <w:fldChar w:fldCharType="begin"/>
        </w:r>
        <w:r w:rsidRPr="00260F2C" w:rsidDel="008E7672">
          <w:rPr>
            <w:noProof/>
            <w:webHidden/>
          </w:rPr>
          <w:delInstrText xml:space="preserve"> PAGEREF _Toc450219471 \h </w:delInstrText>
        </w:r>
        <w:r w:rsidRPr="00260F2C" w:rsidDel="008E7672">
          <w:rPr>
            <w:noProof/>
            <w:webHidden/>
          </w:rPr>
        </w:r>
        <w:r w:rsidRPr="00260F2C" w:rsidDel="008E7672">
          <w:rPr>
            <w:noProof/>
            <w:webHidden/>
          </w:rPr>
          <w:fldChar w:fldCharType="separate"/>
        </w:r>
      </w:del>
      <w:r w:rsidR="007A0EEC">
        <w:rPr>
          <w:noProof/>
          <w:webHidden/>
        </w:rPr>
        <w:t>18</w:t>
      </w:r>
      <w:del w:id="114" w:author="User" w:date="2016-11-06T20:19:00Z">
        <w:r w:rsidRPr="00260F2C" w:rsidDel="008E7672">
          <w:rPr>
            <w:noProof/>
            <w:webHidden/>
          </w:rPr>
          <w:fldChar w:fldCharType="end"/>
        </w:r>
      </w:del>
      <w:r w:rsidRPr="00260F2C">
        <w:rPr>
          <w:rStyle w:val="ac"/>
          <w:noProof/>
        </w:rPr>
        <w:fldChar w:fldCharType="end"/>
      </w:r>
    </w:p>
    <w:p w:rsidR="004F3BF4" w:rsidRDefault="004F3BF4">
      <w:pPr>
        <w:pStyle w:val="12"/>
        <w:ind w:left="284"/>
        <w:rPr>
          <w:rStyle w:val="ac"/>
          <w:noProof/>
        </w:rPr>
        <w:pPrChange w:id="115" w:author="Павел Смирнов" w:date="2016-12-29T10:47: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"_Toc450219472"</w:instrText>
      </w:r>
      <w:r w:rsidRPr="00260F2C">
        <w:rPr>
          <w:rStyle w:val="ac"/>
          <w:noProof/>
        </w:rPr>
        <w:instrText xml:space="preserve"> </w:instrText>
      </w:r>
      <w:r w:rsidRPr="00260F2C">
        <w:rPr>
          <w:rStyle w:val="ac"/>
          <w:noProof/>
        </w:rPr>
        <w:fldChar w:fldCharType="separate"/>
      </w:r>
      <w:r w:rsidRPr="00260F2C">
        <w:rPr>
          <w:rStyle w:val="ac"/>
          <w:noProof/>
          <w:lang w:val="ru-RU"/>
        </w:rPr>
        <w:t>7.</w:t>
      </w:r>
      <w:ins w:id="116" w:author="Татьяна Диденко" w:date="2017-01-18T12:41:00Z">
        <w:r w:rsidR="00C6182A">
          <w:rPr>
            <w:rStyle w:val="ac"/>
            <w:noProof/>
            <w:lang w:val="ru-RU"/>
          </w:rPr>
          <w:t>4</w:t>
        </w:r>
      </w:ins>
      <w:del w:id="117" w:author="Татьяна Диденко" w:date="2017-01-18T12:41:00Z">
        <w:r w:rsidRPr="00260F2C" w:rsidDel="00C6182A">
          <w:rPr>
            <w:rStyle w:val="ac"/>
            <w:noProof/>
          </w:rPr>
          <w:delText>3</w:delText>
        </w:r>
      </w:del>
      <w:r w:rsidRPr="00260F2C">
        <w:rPr>
          <w:rStyle w:val="ac"/>
          <w:noProof/>
          <w:lang w:val="ru-RU"/>
        </w:rPr>
        <w:t xml:space="preserve"> Оценка параметров сейсмического режима</w:t>
      </w:r>
      <w:r w:rsidRPr="00260F2C">
        <w:rPr>
          <w:noProof/>
          <w:webHidden/>
        </w:rPr>
        <w:tab/>
      </w:r>
      <w:del w:id="118" w:author="User" w:date="2016-11-06T20:19:00Z">
        <w:r w:rsidRPr="00260F2C" w:rsidDel="008E7672">
          <w:rPr>
            <w:noProof/>
            <w:webHidden/>
          </w:rPr>
          <w:fldChar w:fldCharType="begin"/>
        </w:r>
        <w:r w:rsidRPr="00260F2C" w:rsidDel="008E7672">
          <w:rPr>
            <w:noProof/>
            <w:webHidden/>
          </w:rPr>
          <w:delInstrText xml:space="preserve"> PAGEREF _Toc450219472 \h </w:delInstrText>
        </w:r>
        <w:r w:rsidRPr="00260F2C" w:rsidDel="008E7672">
          <w:rPr>
            <w:noProof/>
            <w:webHidden/>
          </w:rPr>
        </w:r>
        <w:r w:rsidRPr="00260F2C" w:rsidDel="008E7672">
          <w:rPr>
            <w:noProof/>
            <w:webHidden/>
          </w:rPr>
          <w:fldChar w:fldCharType="separate"/>
        </w:r>
      </w:del>
      <w:r w:rsidR="007A0EEC">
        <w:rPr>
          <w:noProof/>
          <w:webHidden/>
        </w:rPr>
        <w:t>20</w:t>
      </w:r>
      <w:del w:id="119" w:author="User" w:date="2016-11-06T20:19:00Z">
        <w:r w:rsidRPr="00260F2C" w:rsidDel="008E7672">
          <w:rPr>
            <w:noProof/>
            <w:webHidden/>
          </w:rPr>
          <w:fldChar w:fldCharType="end"/>
        </w:r>
      </w:del>
      <w:r w:rsidRPr="00260F2C">
        <w:rPr>
          <w:rStyle w:val="ac"/>
          <w:noProof/>
        </w:rPr>
        <w:fldChar w:fldCharType="end"/>
      </w:r>
    </w:p>
    <w:p w:rsidR="003F3ADB" w:rsidRPr="003F3ADB" w:rsidRDefault="003F3ADB" w:rsidP="003F3ADB">
      <w:pPr>
        <w:rPr>
          <w:lang w:val="ru-RU"/>
        </w:rPr>
      </w:pPr>
      <w:r>
        <w:rPr>
          <w:lang w:val="ru-RU"/>
        </w:rPr>
        <w:t>8 Расчет прогнозных сейсмических воздействий……………………………………………………………..</w:t>
      </w:r>
    </w:p>
    <w:p w:rsidR="00C6182A" w:rsidRPr="00C6182A" w:rsidRDefault="00C6182A">
      <w:pPr>
        <w:pStyle w:val="12"/>
        <w:ind w:left="284"/>
        <w:rPr>
          <w:ins w:id="120" w:author="Татьяна Диденко" w:date="2017-01-18T12:44:00Z"/>
          <w:rStyle w:val="ac"/>
          <w:noProof/>
          <w:u w:val="none"/>
          <w:lang w:val="ru-RU"/>
          <w:rPrChange w:id="121" w:author="Татьяна Диденко" w:date="2017-01-18T12:44:00Z">
            <w:rPr>
              <w:ins w:id="122" w:author="Татьяна Диденко" w:date="2017-01-18T12:44:00Z"/>
              <w:rStyle w:val="ac"/>
              <w:noProof/>
            </w:rPr>
          </w:rPrChange>
        </w:rPr>
        <w:pPrChange w:id="123" w:author="Павел Смирнов" w:date="2016-12-29T10:47:00Z">
          <w:pPr>
            <w:pStyle w:val="12"/>
          </w:pPr>
        </w:pPrChange>
      </w:pPr>
      <w:ins w:id="124" w:author="Татьяна Диденко" w:date="2017-01-18T12:44:00Z">
        <w:r w:rsidRPr="00C6182A">
          <w:rPr>
            <w:rStyle w:val="ac"/>
            <w:noProof/>
            <w:color w:val="auto"/>
            <w:u w:val="none"/>
            <w:lang w:val="ru-RU"/>
            <w:rPrChange w:id="125" w:author="Татьяна Диденко" w:date="2017-01-18T12:44:00Z">
              <w:rPr>
                <w:rStyle w:val="ac"/>
                <w:noProof/>
                <w:lang w:val="ru-RU"/>
              </w:rPr>
            </w:rPrChange>
          </w:rPr>
          <w:t>8.1 Общие положения расчета прогнозных сейсмических воздействий</w:t>
        </w:r>
        <w:r w:rsidRPr="00C6182A">
          <w:rPr>
            <w:rStyle w:val="ac"/>
            <w:noProof/>
            <w:u w:val="none"/>
            <w:lang w:val="ru-RU"/>
            <w:rPrChange w:id="126" w:author="Татьяна Диденко" w:date="2017-01-18T12:44:00Z">
              <w:rPr>
                <w:rStyle w:val="ac"/>
                <w:noProof/>
                <w:lang w:val="ru-RU"/>
              </w:rPr>
            </w:rPrChange>
          </w:rPr>
          <w:t>…………</w:t>
        </w:r>
      </w:ins>
      <w:ins w:id="127" w:author="Татьяна Диденко" w:date="2017-01-18T12:45:00Z">
        <w:r>
          <w:rPr>
            <w:rStyle w:val="ac"/>
            <w:noProof/>
            <w:u w:val="none"/>
            <w:lang w:val="ru-RU"/>
          </w:rPr>
          <w:t>…</w:t>
        </w:r>
      </w:ins>
      <w:ins w:id="128" w:author="Татьяна Диденко" w:date="2017-01-18T12:44:00Z">
        <w:r w:rsidRPr="00C6182A">
          <w:rPr>
            <w:rStyle w:val="ac"/>
            <w:noProof/>
            <w:u w:val="none"/>
            <w:lang w:val="ru-RU"/>
            <w:rPrChange w:id="129" w:author="Татьяна Диденко" w:date="2017-01-18T12:44:00Z">
              <w:rPr>
                <w:rStyle w:val="ac"/>
                <w:noProof/>
                <w:lang w:val="ru-RU"/>
              </w:rPr>
            </w:rPrChange>
          </w:rPr>
          <w:t>…..</w:t>
        </w:r>
      </w:ins>
    </w:p>
    <w:p w:rsidR="004F3BF4" w:rsidRPr="00260F2C" w:rsidRDefault="004F3BF4">
      <w:pPr>
        <w:pStyle w:val="12"/>
        <w:ind w:left="284"/>
        <w:rPr>
          <w:bCs w:val="0"/>
          <w:noProof/>
          <w:szCs w:val="24"/>
          <w:lang w:val="ru-RU" w:eastAsia="ru-RU"/>
        </w:rPr>
        <w:pPrChange w:id="130" w:author="Павел Смирнов" w:date="2016-12-29T10:47: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"_Toc450219474"</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31" w:author="Татьяна Диденко" w:date="2017-01-18T12:45:00Z">
        <w:r w:rsidR="00C6182A">
          <w:rPr>
            <w:rStyle w:val="ac"/>
            <w:noProof/>
            <w:lang w:val="ru-RU"/>
          </w:rPr>
          <w:t>2</w:t>
        </w:r>
      </w:ins>
      <w:del w:id="132" w:author="Татьяна Диденко" w:date="2017-01-18T12:45:00Z">
        <w:r w:rsidRPr="00260F2C" w:rsidDel="00C6182A">
          <w:rPr>
            <w:rStyle w:val="ac"/>
            <w:noProof/>
            <w:lang w:val="ru-RU"/>
          </w:rPr>
          <w:delText>1</w:delText>
        </w:r>
      </w:del>
      <w:r w:rsidRPr="00260F2C">
        <w:rPr>
          <w:rStyle w:val="ac"/>
          <w:noProof/>
          <w:lang w:val="ru-RU"/>
        </w:rPr>
        <w:t xml:space="preserve"> Расчет параметров исходных сейсмических воздействий в баллах макросейсмической шкалы (методом расчета сейсмической сотрясаемости)</w:t>
      </w:r>
      <w:r w:rsidRPr="00260F2C">
        <w:rPr>
          <w:noProof/>
          <w:webHidden/>
        </w:rPr>
        <w:tab/>
      </w:r>
      <w:del w:id="133" w:author="User" w:date="2016-11-06T20:19:00Z">
        <w:r w:rsidRPr="00260F2C" w:rsidDel="008E7672">
          <w:rPr>
            <w:noProof/>
            <w:webHidden/>
          </w:rPr>
          <w:fldChar w:fldCharType="begin"/>
        </w:r>
        <w:r w:rsidRPr="00260F2C" w:rsidDel="008E7672">
          <w:rPr>
            <w:noProof/>
            <w:webHidden/>
          </w:rPr>
          <w:delInstrText xml:space="preserve"> PAGEREF _Toc450219474 \h </w:delInstrText>
        </w:r>
        <w:r w:rsidRPr="00260F2C" w:rsidDel="008E7672">
          <w:rPr>
            <w:noProof/>
            <w:webHidden/>
          </w:rPr>
        </w:r>
        <w:r w:rsidRPr="00260F2C" w:rsidDel="008E7672">
          <w:rPr>
            <w:noProof/>
            <w:webHidden/>
          </w:rPr>
          <w:fldChar w:fldCharType="separate"/>
        </w:r>
      </w:del>
      <w:r w:rsidR="007A0EEC">
        <w:rPr>
          <w:noProof/>
          <w:webHidden/>
        </w:rPr>
        <w:t>23</w:t>
      </w:r>
      <w:del w:id="134"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318"/>
        <w:rPr>
          <w:bCs w:val="0"/>
          <w:noProof/>
          <w:szCs w:val="24"/>
          <w:lang w:val="ru-RU" w:eastAsia="ru-RU"/>
        </w:rPr>
        <w:pPrChange w:id="135" w:author="Павел Смирнов" w:date="2016-12-29T10:47: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"_Toc450219475"</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36" w:author="Татьяна Диденко" w:date="2017-01-18T12:45:00Z">
        <w:r w:rsidR="00C6182A">
          <w:rPr>
            <w:rStyle w:val="ac"/>
            <w:noProof/>
            <w:lang w:val="ru-RU"/>
          </w:rPr>
          <w:t>3</w:t>
        </w:r>
      </w:ins>
      <w:del w:id="137" w:author="Татьяна Диденко" w:date="2017-01-18T12:45:00Z">
        <w:r w:rsidRPr="00260F2C" w:rsidDel="00C6182A">
          <w:rPr>
            <w:rStyle w:val="ac"/>
            <w:noProof/>
          </w:rPr>
          <w:delText>2</w:delText>
        </w:r>
      </w:del>
      <w:r w:rsidRPr="00260F2C">
        <w:rPr>
          <w:rStyle w:val="ac"/>
          <w:noProof/>
          <w:lang w:val="ru-RU"/>
        </w:rPr>
        <w:t xml:space="preserve"> Уровень ускорений грунта</w:t>
      </w:r>
      <w:ins w:id="138" w:author="Татьяна Диденко" w:date="2017-01-18T12:46:00Z">
        <w:r w:rsidR="00E17EF4">
          <w:rPr>
            <w:rStyle w:val="ac"/>
            <w:noProof/>
            <w:lang w:val="ru-RU"/>
          </w:rPr>
          <w:t xml:space="preserve"> </w:t>
        </w:r>
      </w:ins>
      <w:r w:rsidRPr="00260F2C">
        <w:rPr>
          <w:noProof/>
          <w:webHidden/>
        </w:rPr>
        <w:tab/>
      </w:r>
      <w:del w:id="139" w:author="User" w:date="2016-11-06T20:19:00Z">
        <w:r w:rsidRPr="00260F2C" w:rsidDel="008E7672">
          <w:rPr>
            <w:noProof/>
            <w:webHidden/>
          </w:rPr>
          <w:fldChar w:fldCharType="begin"/>
        </w:r>
        <w:r w:rsidRPr="00260F2C" w:rsidDel="008E7672">
          <w:rPr>
            <w:noProof/>
            <w:webHidden/>
          </w:rPr>
          <w:delInstrText xml:space="preserve"> PAGEREF _Toc450219475 \h </w:delInstrText>
        </w:r>
        <w:r w:rsidRPr="00260F2C" w:rsidDel="008E7672">
          <w:rPr>
            <w:noProof/>
            <w:webHidden/>
          </w:rPr>
        </w:r>
        <w:r w:rsidRPr="00260F2C" w:rsidDel="008E7672">
          <w:rPr>
            <w:noProof/>
            <w:webHidden/>
          </w:rPr>
          <w:fldChar w:fldCharType="separate"/>
        </w:r>
      </w:del>
      <w:r w:rsidR="007A0EEC">
        <w:rPr>
          <w:noProof/>
          <w:webHidden/>
        </w:rPr>
        <w:t>24</w:t>
      </w:r>
      <w:del w:id="140"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284"/>
        <w:rPr>
          <w:bCs w:val="0"/>
          <w:noProof/>
          <w:szCs w:val="24"/>
          <w:lang w:val="ru-RU" w:eastAsia="ru-RU"/>
        </w:rPr>
        <w:pPrChange w:id="141" w:author="Павел Смирнов" w:date="2016-12-29T10:47: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"_Toc450219476"</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42" w:author="Татьяна Диденко" w:date="2017-01-18T12:45:00Z">
        <w:r w:rsidR="00C6182A">
          <w:rPr>
            <w:rStyle w:val="ac"/>
            <w:noProof/>
            <w:lang w:val="ru-RU"/>
          </w:rPr>
          <w:t>4</w:t>
        </w:r>
      </w:ins>
      <w:del w:id="143" w:author="Татьяна Диденко" w:date="2017-01-18T12:45:00Z">
        <w:r w:rsidRPr="00260F2C" w:rsidDel="00C6182A">
          <w:rPr>
            <w:rStyle w:val="ac"/>
            <w:noProof/>
          </w:rPr>
          <w:delText>3</w:delText>
        </w:r>
      </w:del>
      <w:r w:rsidRPr="00260F2C">
        <w:rPr>
          <w:rStyle w:val="ac"/>
          <w:noProof/>
          <w:lang w:val="ru-RU"/>
        </w:rPr>
        <w:t xml:space="preserve"> Преобладающий период колебаний</w:t>
      </w:r>
      <w:r w:rsidRPr="00260F2C">
        <w:rPr>
          <w:noProof/>
          <w:webHidden/>
        </w:rPr>
        <w:tab/>
      </w:r>
      <w:del w:id="144" w:author="User" w:date="2016-11-06T20:19:00Z">
        <w:r w:rsidRPr="00260F2C" w:rsidDel="008E7672">
          <w:rPr>
            <w:noProof/>
            <w:webHidden/>
          </w:rPr>
          <w:fldChar w:fldCharType="begin"/>
        </w:r>
        <w:r w:rsidRPr="00260F2C" w:rsidDel="008E7672">
          <w:rPr>
            <w:noProof/>
            <w:webHidden/>
          </w:rPr>
          <w:delInstrText xml:space="preserve"> PAGEREF _Toc450219476 \h </w:delInstrText>
        </w:r>
        <w:r w:rsidRPr="00260F2C" w:rsidDel="008E7672">
          <w:rPr>
            <w:noProof/>
            <w:webHidden/>
          </w:rPr>
        </w:r>
        <w:r w:rsidRPr="00260F2C" w:rsidDel="008E7672">
          <w:rPr>
            <w:noProof/>
            <w:webHidden/>
          </w:rPr>
          <w:fldChar w:fldCharType="separate"/>
        </w:r>
      </w:del>
      <w:r w:rsidR="007A0EEC">
        <w:rPr>
          <w:noProof/>
          <w:webHidden/>
        </w:rPr>
        <w:t>26</w:t>
      </w:r>
      <w:del w:id="145"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284"/>
        <w:rPr>
          <w:bCs w:val="0"/>
          <w:noProof/>
          <w:szCs w:val="24"/>
          <w:lang w:val="ru-RU" w:eastAsia="ru-RU"/>
        </w:rPr>
        <w:pPrChange w:id="146" w:author="Павел Смирнов" w:date="2016-12-29T10:48:00Z">
          <w:pPr>
            <w:pStyle w:val="12"/>
          </w:pPr>
        </w:pPrChange>
      </w:pPr>
      <w:r w:rsidRPr="00260F2C">
        <w:rPr>
          <w:rStyle w:val="ac"/>
          <w:noProof/>
        </w:rPr>
        <w:lastRenderedPageBreak/>
        <w:fldChar w:fldCharType="begin"/>
      </w:r>
      <w:r w:rsidRPr="00260F2C">
        <w:rPr>
          <w:rStyle w:val="ac"/>
          <w:noProof/>
        </w:rPr>
        <w:instrText xml:space="preserve"> </w:instrText>
      </w:r>
      <w:r w:rsidRPr="00260F2C">
        <w:rPr>
          <w:noProof/>
        </w:rPr>
        <w:instrText>HYPERLINK \l "_Toc450219477"</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47" w:author="Татьяна Диденко" w:date="2017-01-18T12:45:00Z">
        <w:r w:rsidR="00C6182A">
          <w:rPr>
            <w:rStyle w:val="ac"/>
            <w:noProof/>
            <w:lang w:val="ru-RU"/>
          </w:rPr>
          <w:t>5</w:t>
        </w:r>
      </w:ins>
      <w:del w:id="148" w:author="Татьяна Диденко" w:date="2017-01-18T12:45:00Z">
        <w:r w:rsidRPr="00260F2C" w:rsidDel="00C6182A">
          <w:rPr>
            <w:rStyle w:val="ac"/>
            <w:noProof/>
          </w:rPr>
          <w:delText>4</w:delText>
        </w:r>
      </w:del>
      <w:r w:rsidRPr="00260F2C">
        <w:rPr>
          <w:rStyle w:val="ac"/>
          <w:noProof/>
          <w:lang w:val="ru-RU"/>
        </w:rPr>
        <w:t xml:space="preserve"> Продолжительность колебаний (ширина импульса)</w:t>
      </w:r>
      <w:r w:rsidRPr="00260F2C">
        <w:rPr>
          <w:noProof/>
          <w:webHidden/>
        </w:rPr>
        <w:tab/>
      </w:r>
      <w:del w:id="149" w:author="User" w:date="2016-11-06T20:19:00Z">
        <w:r w:rsidRPr="00260F2C" w:rsidDel="008E7672">
          <w:rPr>
            <w:noProof/>
            <w:webHidden/>
          </w:rPr>
          <w:fldChar w:fldCharType="begin"/>
        </w:r>
        <w:r w:rsidRPr="00260F2C" w:rsidDel="008E7672">
          <w:rPr>
            <w:noProof/>
            <w:webHidden/>
          </w:rPr>
          <w:delInstrText xml:space="preserve"> PAGEREF _Toc450219477 \h </w:delInstrText>
        </w:r>
        <w:r w:rsidRPr="00260F2C" w:rsidDel="008E7672">
          <w:rPr>
            <w:noProof/>
            <w:webHidden/>
          </w:rPr>
        </w:r>
        <w:r w:rsidRPr="00260F2C" w:rsidDel="008E7672">
          <w:rPr>
            <w:noProof/>
            <w:webHidden/>
          </w:rPr>
          <w:fldChar w:fldCharType="separate"/>
        </w:r>
      </w:del>
      <w:r w:rsidR="007A0EEC">
        <w:rPr>
          <w:noProof/>
          <w:webHidden/>
        </w:rPr>
        <w:t>26</w:t>
      </w:r>
      <w:del w:id="150"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284"/>
        <w:rPr>
          <w:bCs w:val="0"/>
          <w:noProof/>
          <w:szCs w:val="24"/>
          <w:lang w:val="ru-RU" w:eastAsia="ru-RU"/>
        </w:rPr>
        <w:pPrChange w:id="151" w:author="Павел Смирнов" w:date="2016-12-29T10:48: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"_Toc450219478"</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52" w:author="Татьяна Диденко" w:date="2017-01-18T12:45:00Z">
        <w:r w:rsidR="00C6182A">
          <w:rPr>
            <w:rStyle w:val="ac"/>
            <w:noProof/>
            <w:lang w:val="ru-RU"/>
          </w:rPr>
          <w:t>6</w:t>
        </w:r>
      </w:ins>
      <w:del w:id="153" w:author="Татьяна Диденко" w:date="2017-01-18T12:45:00Z">
        <w:r w:rsidRPr="00260F2C" w:rsidDel="00C6182A">
          <w:rPr>
            <w:rStyle w:val="ac"/>
            <w:noProof/>
          </w:rPr>
          <w:delText>5</w:delText>
        </w:r>
      </w:del>
      <w:r w:rsidRPr="00260F2C">
        <w:rPr>
          <w:rStyle w:val="ac"/>
          <w:noProof/>
          <w:lang w:val="ru-RU"/>
        </w:rPr>
        <w:t xml:space="preserve"> Частотный состав. Форма спектра реакции</w:t>
      </w:r>
      <w:r w:rsidRPr="00260F2C">
        <w:rPr>
          <w:noProof/>
          <w:webHidden/>
        </w:rPr>
        <w:tab/>
      </w:r>
      <w:del w:id="154" w:author="User" w:date="2016-11-06T20:19:00Z">
        <w:r w:rsidRPr="00260F2C" w:rsidDel="008E7672">
          <w:rPr>
            <w:noProof/>
            <w:webHidden/>
          </w:rPr>
          <w:fldChar w:fldCharType="begin"/>
        </w:r>
        <w:r w:rsidRPr="00260F2C" w:rsidDel="008E7672">
          <w:rPr>
            <w:noProof/>
            <w:webHidden/>
          </w:rPr>
          <w:delInstrText xml:space="preserve"> PAGEREF _Toc450219478 \h </w:delInstrText>
        </w:r>
        <w:r w:rsidRPr="00260F2C" w:rsidDel="008E7672">
          <w:rPr>
            <w:noProof/>
            <w:webHidden/>
          </w:rPr>
        </w:r>
        <w:r w:rsidRPr="00260F2C" w:rsidDel="008E7672">
          <w:rPr>
            <w:noProof/>
            <w:webHidden/>
          </w:rPr>
          <w:fldChar w:fldCharType="separate"/>
        </w:r>
      </w:del>
      <w:r w:rsidR="007A0EEC">
        <w:rPr>
          <w:noProof/>
          <w:webHidden/>
        </w:rPr>
        <w:t>26</w:t>
      </w:r>
      <w:del w:id="155" w:author="User" w:date="2016-11-06T20:19:00Z">
        <w:r w:rsidRPr="00260F2C" w:rsidDel="008E7672">
          <w:rPr>
            <w:noProof/>
            <w:webHidden/>
          </w:rPr>
          <w:fldChar w:fldCharType="end"/>
        </w:r>
      </w:del>
      <w:r w:rsidRPr="00260F2C">
        <w:rPr>
          <w:rStyle w:val="ac"/>
          <w:noProof/>
        </w:rPr>
        <w:fldChar w:fldCharType="end"/>
      </w:r>
    </w:p>
    <w:p w:rsidR="004F3BF4" w:rsidRPr="00260F2C" w:rsidRDefault="004F3BF4">
      <w:pPr>
        <w:pStyle w:val="12"/>
        <w:ind w:left="284"/>
        <w:rPr>
          <w:bCs w:val="0"/>
          <w:noProof/>
          <w:szCs w:val="24"/>
          <w:lang w:val="ru-RU" w:eastAsia="ru-RU"/>
        </w:rPr>
        <w:pPrChange w:id="156" w:author="Павел Смирнов" w:date="2016-12-29T10:51: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"_Toc450219479"</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57" w:author="Татьяна Диденко" w:date="2017-01-18T12:45:00Z">
        <w:r w:rsidR="00C6182A">
          <w:rPr>
            <w:rStyle w:val="ac"/>
            <w:noProof/>
            <w:lang w:val="ru-RU"/>
          </w:rPr>
          <w:t>7</w:t>
        </w:r>
      </w:ins>
      <w:del w:id="158" w:author="Татьяна Диденко" w:date="2017-01-18T12:45:00Z">
        <w:r w:rsidRPr="00260F2C" w:rsidDel="00C6182A">
          <w:rPr>
            <w:rStyle w:val="ac"/>
            <w:noProof/>
          </w:rPr>
          <w:delText>6</w:delText>
        </w:r>
      </w:del>
      <w:r w:rsidRPr="00260F2C">
        <w:rPr>
          <w:rStyle w:val="ac"/>
          <w:noProof/>
          <w:lang w:val="ru-RU"/>
        </w:rPr>
        <w:t xml:space="preserve"> Коэффициент динамического усиления</w:t>
      </w:r>
      <w:r w:rsidRPr="00260F2C">
        <w:rPr>
          <w:noProof/>
          <w:webHidden/>
        </w:rPr>
        <w:tab/>
      </w:r>
      <w:del w:id="159" w:author="User" w:date="2016-11-06T20:19:00Z">
        <w:r w:rsidRPr="00260F2C" w:rsidDel="008E7672">
          <w:rPr>
            <w:noProof/>
            <w:webHidden/>
          </w:rPr>
          <w:fldChar w:fldCharType="begin"/>
        </w:r>
        <w:r w:rsidRPr="00260F2C" w:rsidDel="008E7672">
          <w:rPr>
            <w:noProof/>
            <w:webHidden/>
          </w:rPr>
          <w:delInstrText xml:space="preserve"> PAGEREF _Toc450219479 \h </w:delInstrText>
        </w:r>
        <w:r w:rsidRPr="00260F2C" w:rsidDel="008E7672">
          <w:rPr>
            <w:noProof/>
            <w:webHidden/>
          </w:rPr>
        </w:r>
        <w:r w:rsidRPr="00260F2C" w:rsidDel="008E7672">
          <w:rPr>
            <w:noProof/>
            <w:webHidden/>
          </w:rPr>
          <w:fldChar w:fldCharType="separate"/>
        </w:r>
      </w:del>
      <w:r w:rsidR="007A0EEC">
        <w:rPr>
          <w:noProof/>
          <w:webHidden/>
        </w:rPr>
        <w:t>27</w:t>
      </w:r>
      <w:del w:id="160" w:author="User" w:date="2016-11-06T20:19:00Z">
        <w:r w:rsidRPr="00260F2C" w:rsidDel="008E7672">
          <w:rPr>
            <w:noProof/>
            <w:webHidden/>
          </w:rPr>
          <w:fldChar w:fldCharType="end"/>
        </w:r>
      </w:del>
      <w:r w:rsidRPr="00260F2C">
        <w:rPr>
          <w:rStyle w:val="ac"/>
          <w:noProof/>
        </w:rPr>
        <w:fldChar w:fldCharType="end"/>
      </w:r>
    </w:p>
    <w:p w:rsidR="004F3BF4" w:rsidRDefault="004F3BF4">
      <w:pPr>
        <w:pStyle w:val="12"/>
        <w:ind w:left="284"/>
        <w:rPr>
          <w:rStyle w:val="ac"/>
          <w:noProof/>
        </w:rPr>
        <w:pPrChange w:id="161" w:author="Павел Смирнов" w:date="2016-12-29T10:51:00Z">
          <w:pPr>
            <w:pStyle w:val="12"/>
          </w:pPr>
        </w:pPrChange>
      </w:pPr>
      <w:r w:rsidRPr="00260F2C">
        <w:rPr>
          <w:rStyle w:val="ac"/>
          <w:noProof/>
        </w:rPr>
        <w:fldChar w:fldCharType="begin"/>
      </w:r>
      <w:r w:rsidRPr="00260F2C">
        <w:rPr>
          <w:rStyle w:val="ac"/>
          <w:noProof/>
        </w:rPr>
        <w:instrText xml:space="preserve"> </w:instrText>
      </w:r>
      <w:r w:rsidRPr="00260F2C">
        <w:rPr>
          <w:noProof/>
        </w:rPr>
        <w:instrText>HYPERLINK \l "_Toc450219480"</w:instrText>
      </w:r>
      <w:r w:rsidRPr="00260F2C">
        <w:rPr>
          <w:rStyle w:val="ac"/>
          <w:noProof/>
        </w:rPr>
        <w:instrText xml:space="preserve"> </w:instrText>
      </w:r>
      <w:r w:rsidRPr="00260F2C">
        <w:rPr>
          <w:rStyle w:val="ac"/>
          <w:noProof/>
        </w:rPr>
        <w:fldChar w:fldCharType="separate"/>
      </w:r>
      <w:r w:rsidRPr="00260F2C">
        <w:rPr>
          <w:rStyle w:val="ac"/>
          <w:noProof/>
          <w:lang w:val="ru-RU"/>
        </w:rPr>
        <w:t>8.</w:t>
      </w:r>
      <w:ins w:id="162" w:author="Татьяна Диденко" w:date="2017-01-18T12:45:00Z">
        <w:r w:rsidR="00C6182A">
          <w:rPr>
            <w:rStyle w:val="ac"/>
            <w:noProof/>
            <w:lang w:val="ru-RU"/>
          </w:rPr>
          <w:t>8</w:t>
        </w:r>
      </w:ins>
      <w:del w:id="163" w:author="Татьяна Диденко" w:date="2017-01-18T12:45:00Z">
        <w:r w:rsidRPr="00260F2C" w:rsidDel="00C6182A">
          <w:rPr>
            <w:rStyle w:val="ac"/>
            <w:noProof/>
          </w:rPr>
          <w:delText>7</w:delText>
        </w:r>
      </w:del>
      <w:r w:rsidRPr="00260F2C">
        <w:rPr>
          <w:rStyle w:val="ac"/>
          <w:noProof/>
          <w:lang w:val="ru-RU"/>
        </w:rPr>
        <w:t xml:space="preserve"> Построение локального спектра</w:t>
      </w:r>
      <w:r w:rsidRPr="00260F2C">
        <w:rPr>
          <w:noProof/>
          <w:webHidden/>
        </w:rPr>
        <w:tab/>
      </w:r>
      <w:del w:id="164" w:author="User" w:date="2016-11-06T20:19:00Z">
        <w:r w:rsidRPr="00260F2C" w:rsidDel="008E7672">
          <w:rPr>
            <w:noProof/>
            <w:webHidden/>
          </w:rPr>
          <w:fldChar w:fldCharType="begin"/>
        </w:r>
        <w:r w:rsidRPr="00260F2C" w:rsidDel="008E7672">
          <w:rPr>
            <w:noProof/>
            <w:webHidden/>
          </w:rPr>
          <w:delInstrText xml:space="preserve"> PAGEREF _Toc450219480 \h </w:delInstrText>
        </w:r>
        <w:r w:rsidRPr="00260F2C" w:rsidDel="008E7672">
          <w:rPr>
            <w:noProof/>
            <w:webHidden/>
          </w:rPr>
        </w:r>
        <w:r w:rsidRPr="00260F2C" w:rsidDel="008E7672">
          <w:rPr>
            <w:noProof/>
            <w:webHidden/>
          </w:rPr>
          <w:fldChar w:fldCharType="separate"/>
        </w:r>
      </w:del>
      <w:r w:rsidR="007A0EEC">
        <w:rPr>
          <w:noProof/>
          <w:webHidden/>
        </w:rPr>
        <w:t>28</w:t>
      </w:r>
      <w:del w:id="165" w:author="User" w:date="2016-11-06T20:19:00Z">
        <w:r w:rsidRPr="00260F2C" w:rsidDel="008E7672">
          <w:rPr>
            <w:noProof/>
            <w:webHidden/>
          </w:rPr>
          <w:fldChar w:fldCharType="end"/>
        </w:r>
      </w:del>
      <w:r w:rsidRPr="00260F2C">
        <w:rPr>
          <w:rStyle w:val="ac"/>
          <w:noProof/>
        </w:rPr>
        <w:fldChar w:fldCharType="end"/>
      </w:r>
    </w:p>
    <w:p w:rsidR="003F3ADB" w:rsidRPr="003F3ADB" w:rsidRDefault="003F3ADB" w:rsidP="003F3ADB">
      <w:pPr>
        <w:rPr>
          <w:lang w:val="ru-RU"/>
        </w:rPr>
      </w:pPr>
      <w:r>
        <w:rPr>
          <w:lang w:val="ru-RU"/>
        </w:rPr>
        <w:t xml:space="preserve">      8.9 Построение синтетической акселерограммы…………………………...………………………….28</w:t>
      </w:r>
    </w:p>
    <w:p w:rsidR="005A32EE" w:rsidRPr="008F00CE" w:rsidRDefault="005A32EE" w:rsidP="000151A9">
      <w:pPr>
        <w:pStyle w:val="12"/>
        <w:rPr>
          <w:szCs w:val="24"/>
          <w:lang w:val="ru-RU"/>
          <w:rPrChange w:id="166" w:author="User" w:date="2016-11-09T13:40:00Z">
            <w:rPr>
              <w:szCs w:val="24"/>
            </w:rPr>
          </w:rPrChange>
        </w:rPr>
      </w:pPr>
      <w:r w:rsidRPr="00260F2C">
        <w:rPr>
          <w:szCs w:val="24"/>
        </w:rPr>
        <w:fldChar w:fldCharType="end"/>
      </w:r>
      <w:ins w:id="167" w:author="User" w:date="2016-11-09T13:40:00Z">
        <w:r w:rsidR="008F00CE">
          <w:rPr>
            <w:szCs w:val="24"/>
            <w:lang w:val="ru-RU"/>
          </w:rPr>
          <w:t>Библиография…………………………………………………………………………………</w:t>
        </w:r>
      </w:ins>
    </w:p>
    <w:p w:rsidR="005A32EE" w:rsidRPr="00260F2C" w:rsidRDefault="005A32EE">
      <w:pPr>
        <w:spacing w:after="120" w:line="360" w:lineRule="auto"/>
        <w:ind w:firstLine="567"/>
        <w:jc w:val="center"/>
        <w:rPr>
          <w:rFonts w:ascii="Times New Roman" w:hAnsi="Times New Roman"/>
          <w:b/>
          <w:lang w:val="ru-RU"/>
        </w:rPr>
        <w:pPrChange w:id="168" w:author="Павел Смирнов" w:date="2016-12-29T11:09:00Z">
          <w:pPr>
            <w:spacing w:after="120"/>
            <w:ind w:firstLine="567"/>
            <w:jc w:val="center"/>
          </w:pPr>
        </w:pPrChange>
      </w:pPr>
      <w:r w:rsidRPr="00260F2C">
        <w:rPr>
          <w:rFonts w:ascii="Times New Roman" w:hAnsi="Times New Roman"/>
          <w:b/>
          <w:lang w:val="ru-RU"/>
        </w:rPr>
        <w:br w:type="page"/>
      </w:r>
      <w:r w:rsidRPr="00260F2C">
        <w:rPr>
          <w:rFonts w:ascii="Times New Roman" w:hAnsi="Times New Roman"/>
          <w:b/>
          <w:lang w:val="ru-RU"/>
        </w:rPr>
        <w:lastRenderedPageBreak/>
        <w:t>Введение</w:t>
      </w:r>
    </w:p>
    <w:p w:rsidR="005A32EE" w:rsidRPr="00260F2C" w:rsidRDefault="005A32EE">
      <w:pPr>
        <w:spacing w:after="120" w:line="360" w:lineRule="auto"/>
        <w:ind w:firstLine="567"/>
        <w:jc w:val="center"/>
        <w:rPr>
          <w:rFonts w:ascii="Times New Roman" w:hAnsi="Times New Roman"/>
          <w:b/>
          <w:lang w:val="ru-RU"/>
        </w:rPr>
        <w:pPrChange w:id="169" w:author="Павел Смирнов" w:date="2016-12-29T11:09:00Z">
          <w:pPr>
            <w:spacing w:after="120"/>
            <w:ind w:firstLine="567"/>
            <w:jc w:val="center"/>
          </w:pPr>
        </w:pPrChange>
      </w:pPr>
    </w:p>
    <w:p w:rsidR="008F00CE" w:rsidRPr="002947B8" w:rsidRDefault="008F00CE">
      <w:pPr>
        <w:spacing w:line="360" w:lineRule="auto"/>
        <w:ind w:firstLine="567"/>
        <w:jc w:val="both"/>
        <w:rPr>
          <w:ins w:id="170" w:author="User" w:date="2016-11-09T13:38:00Z"/>
          <w:rFonts w:ascii="Times New Roman" w:hAnsi="Times New Roman"/>
          <w:lang w:val="ru-RU"/>
        </w:rPr>
        <w:pPrChange w:id="171" w:author="Павел Смирнов" w:date="2016-12-29T11:09:00Z">
          <w:pPr>
            <w:ind w:firstLine="567"/>
            <w:jc w:val="both"/>
          </w:pPr>
        </w:pPrChange>
      </w:pPr>
      <w:ins w:id="172" w:author="User" w:date="2016-11-09T13:38:00Z">
        <w:r w:rsidRPr="002947B8">
          <w:rPr>
            <w:rFonts w:ascii="Times New Roman" w:hAnsi="Times New Roman"/>
            <w:lang w:val="ru-RU"/>
          </w:rPr>
          <w:t xml:space="preserve">Настоящий свод правил разработан в </w:t>
        </w:r>
      </w:ins>
      <w:ins w:id="173" w:author="User" w:date="2016-11-09T14:33:00Z">
        <w:r w:rsidR="00052661">
          <w:rPr>
            <w:rFonts w:ascii="Times New Roman" w:hAnsi="Times New Roman"/>
            <w:lang w:val="ru-RU"/>
          </w:rPr>
          <w:t>соответствии с требованиями</w:t>
        </w:r>
      </w:ins>
      <w:ins w:id="174" w:author="User" w:date="2016-11-09T13:38:00Z">
        <w:r w:rsidRPr="002947B8">
          <w:rPr>
            <w:rFonts w:ascii="Times New Roman" w:hAnsi="Times New Roman"/>
            <w:lang w:val="ru-RU"/>
          </w:rPr>
          <w:t xml:space="preserve"> </w:t>
        </w:r>
      </w:ins>
      <w:ins w:id="175" w:author="Павел Смирнов" w:date="2016-12-29T10:52:00Z">
        <w:r w:rsidR="00622DD7">
          <w:rPr>
            <w:rFonts w:ascii="Times New Roman" w:hAnsi="Times New Roman"/>
            <w:lang w:val="ru-RU"/>
          </w:rPr>
          <w:t xml:space="preserve">Федерального закона </w:t>
        </w:r>
      </w:ins>
      <w:ins w:id="176" w:author="Павел Смирнов" w:date="2016-12-29T11:48:00Z">
        <w:r w:rsidR="00F80C26" w:rsidRPr="00F80C26">
          <w:rPr>
            <w:rFonts w:ascii="Times New Roman" w:hAnsi="Times New Roman"/>
            <w:lang w:val="ru-RU"/>
            <w:rPrChange w:id="177" w:author="Павел Смирнов" w:date="2016-12-29T11:48:00Z">
              <w:rPr>
                <w:rFonts w:ascii="Times New Roman" w:hAnsi="Times New Roman"/>
                <w:b/>
              </w:rPr>
            </w:rPrChange>
          </w:rPr>
          <w:t xml:space="preserve">от 30 декабря 2009 г. № 384-ФЗ «Технический регламент о безопасности </w:t>
        </w:r>
      </w:ins>
      <w:ins w:id="178" w:author="Татьяна Диденко" w:date="2017-01-18T12:48:00Z">
        <w:r w:rsidR="00E17EF4">
          <w:rPr>
            <w:rFonts w:ascii="Times New Roman" w:hAnsi="Times New Roman"/>
            <w:lang w:val="ru-RU"/>
          </w:rPr>
          <w:t xml:space="preserve">зданий и </w:t>
        </w:r>
      </w:ins>
      <w:ins w:id="179" w:author="Павел Смирнов" w:date="2016-12-29T11:48:00Z">
        <w:r w:rsidR="00F80C26" w:rsidRPr="00F80C26">
          <w:rPr>
            <w:rFonts w:ascii="Times New Roman" w:hAnsi="Times New Roman"/>
            <w:lang w:val="ru-RU"/>
            <w:rPrChange w:id="180" w:author="Павел Смирнов" w:date="2016-12-29T11:48:00Z">
              <w:rPr>
                <w:rFonts w:ascii="Times New Roman" w:hAnsi="Times New Roman"/>
                <w:b/>
              </w:rPr>
            </w:rPrChange>
          </w:rPr>
          <w:t>сооружений»</w:t>
        </w:r>
        <w:r w:rsidR="00F80C26" w:rsidRPr="00DF06E8">
          <w:rPr>
            <w:rFonts w:ascii="Times New Roman" w:hAnsi="Times New Roman"/>
            <w:lang w:val="ru-RU"/>
          </w:rPr>
          <w:t xml:space="preserve"> </w:t>
        </w:r>
      </w:ins>
      <w:ins w:id="181" w:author="User" w:date="2016-11-09T13:38:00Z">
        <w:r w:rsidRPr="00DF06E8">
          <w:rPr>
            <w:rFonts w:ascii="Times New Roman" w:hAnsi="Times New Roman"/>
            <w:lang w:val="ru-RU"/>
          </w:rPr>
          <w:t>[</w:t>
        </w:r>
      </w:ins>
      <w:ins w:id="182" w:author="User" w:date="2016-11-09T14:18:00Z">
        <w:r w:rsidR="00D15EBD" w:rsidRPr="00D15EBD">
          <w:rPr>
            <w:rFonts w:ascii="Times New Roman" w:hAnsi="Times New Roman"/>
            <w:lang w:val="ru-RU"/>
            <w:rPrChange w:id="183" w:author="User" w:date="2016-11-09T14:18:00Z">
              <w:rPr>
                <w:rFonts w:ascii="Times New Roman" w:hAnsi="Times New Roman"/>
              </w:rPr>
            </w:rPrChange>
          </w:rPr>
          <w:t>1</w:t>
        </w:r>
      </w:ins>
      <w:ins w:id="184" w:author="User" w:date="2016-11-09T13:38:00Z">
        <w:r w:rsidRPr="00DF06E8">
          <w:rPr>
            <w:rFonts w:ascii="Times New Roman" w:hAnsi="Times New Roman"/>
            <w:lang w:val="ru-RU"/>
          </w:rPr>
          <w:t>]</w:t>
        </w:r>
        <w:r w:rsidRPr="002947B8">
          <w:rPr>
            <w:rFonts w:ascii="Times New Roman" w:hAnsi="Times New Roman"/>
            <w:lang w:val="ru-RU"/>
          </w:rPr>
          <w:t>.</w:t>
        </w:r>
      </w:ins>
    </w:p>
    <w:p w:rsidR="008F00CE" w:rsidRPr="00260F2C" w:rsidRDefault="008F00CE">
      <w:pPr>
        <w:spacing w:after="120" w:line="360" w:lineRule="auto"/>
        <w:ind w:firstLine="567"/>
        <w:jc w:val="both"/>
        <w:rPr>
          <w:ins w:id="185" w:author="User" w:date="2016-11-09T13:38:00Z"/>
          <w:rFonts w:ascii="Times New Roman" w:hAnsi="Times New Roman"/>
          <w:lang w:val="ru-RU"/>
        </w:rPr>
        <w:pPrChange w:id="186" w:author="Павел Смирнов" w:date="2016-12-29T11:09:00Z">
          <w:pPr>
            <w:spacing w:after="120"/>
            <w:ind w:firstLine="567"/>
            <w:jc w:val="both"/>
          </w:pPr>
        </w:pPrChange>
      </w:pPr>
      <w:ins w:id="187" w:author="User" w:date="2016-11-09T13:38:00Z">
        <w:r>
          <w:rPr>
            <w:rFonts w:ascii="Times New Roman" w:hAnsi="Times New Roman"/>
            <w:lang w:val="ru-RU"/>
          </w:rPr>
          <w:t>Настоящий с</w:t>
        </w:r>
        <w:r w:rsidRPr="00260F2C">
          <w:rPr>
            <w:rFonts w:ascii="Times New Roman" w:hAnsi="Times New Roman"/>
            <w:lang w:val="ru-RU"/>
          </w:rPr>
          <w:t xml:space="preserve">вод правил разработан </w:t>
        </w:r>
        <w:del w:id="188" w:author="Павел Смирнов" w:date="2016-12-29T10:54:00Z">
          <w:r w:rsidRPr="00260F2C" w:rsidDel="00622DD7">
            <w:rPr>
              <w:rFonts w:ascii="Times New Roman" w:hAnsi="Times New Roman"/>
              <w:lang w:val="ru-RU"/>
            </w:rPr>
            <w:delText xml:space="preserve">Федеральным государственным бюджетным научным учреждением науки </w:delText>
          </w:r>
        </w:del>
        <w:r w:rsidRPr="00260F2C">
          <w:rPr>
            <w:rFonts w:ascii="Times New Roman" w:hAnsi="Times New Roman"/>
            <w:lang w:val="ru-RU"/>
          </w:rPr>
          <w:t>Институтом физики Земли им. О.Ю. Шмидта Российской академии наук (ИФЗ РАН) (</w:t>
        </w:r>
      </w:ins>
      <w:ins w:id="189" w:author="Павел Смирнов" w:date="2016-12-29T10:54:00Z">
        <w:r w:rsidR="00622DD7">
          <w:rPr>
            <w:rFonts w:ascii="Times New Roman" w:hAnsi="Times New Roman"/>
            <w:lang w:val="ru-RU"/>
          </w:rPr>
          <w:t>руководител</w:t>
        </w:r>
      </w:ins>
      <w:ins w:id="190" w:author="Павел Смирнов" w:date="2016-12-29T10:55:00Z">
        <w:r w:rsidR="00622DD7">
          <w:rPr>
            <w:rFonts w:ascii="Times New Roman" w:hAnsi="Times New Roman"/>
            <w:lang w:val="ru-RU"/>
          </w:rPr>
          <w:t>и</w:t>
        </w:r>
      </w:ins>
      <w:ins w:id="191" w:author="Павел Смирнов" w:date="2016-12-29T10:54:00Z">
        <w:r w:rsidR="00622DD7">
          <w:rPr>
            <w:rFonts w:ascii="Times New Roman" w:hAnsi="Times New Roman"/>
            <w:lang w:val="ru-RU"/>
          </w:rPr>
          <w:t xml:space="preserve"> разработки –</w:t>
        </w:r>
      </w:ins>
      <w:ins w:id="192" w:author="Павел Смирнов" w:date="2016-12-29T10:56:00Z">
        <w:r w:rsidR="00622DD7">
          <w:rPr>
            <w:rFonts w:ascii="Times New Roman" w:hAnsi="Times New Roman"/>
            <w:lang w:val="ru-RU"/>
          </w:rPr>
          <w:t xml:space="preserve"> </w:t>
        </w:r>
      </w:ins>
      <w:ins w:id="193" w:author="User" w:date="2016-11-09T13:38:00Z">
        <w:del w:id="194" w:author="Павел Смирнов" w:date="2016-12-29T10:54:00Z">
          <w:r w:rsidRPr="00260F2C" w:rsidDel="00622DD7">
            <w:rPr>
              <w:rFonts w:ascii="Times New Roman" w:hAnsi="Times New Roman"/>
              <w:lang w:val="ru-RU"/>
            </w:rPr>
            <w:delText xml:space="preserve">директор ИФЗ РАН, </w:delText>
          </w:r>
        </w:del>
        <w:r w:rsidRPr="00260F2C">
          <w:rPr>
            <w:rFonts w:ascii="Times New Roman" w:hAnsi="Times New Roman"/>
            <w:lang w:val="ru-RU"/>
          </w:rPr>
          <w:t>д</w:t>
        </w:r>
      </w:ins>
      <w:ins w:id="195" w:author="Павел Смирнов" w:date="2016-12-29T10:54:00Z">
        <w:r w:rsidR="00622DD7">
          <w:rPr>
            <w:rFonts w:ascii="Times New Roman" w:hAnsi="Times New Roman"/>
            <w:lang w:val="ru-RU"/>
          </w:rPr>
          <w:t>-р</w:t>
        </w:r>
      </w:ins>
      <w:ins w:id="196" w:author="User" w:date="2016-11-09T13:38:00Z">
        <w:del w:id="197" w:author="Павел Смирнов" w:date="2016-12-29T10:54:00Z">
          <w:r w:rsidRPr="00260F2C" w:rsidDel="00622DD7">
            <w:rPr>
              <w:rFonts w:ascii="Times New Roman" w:hAnsi="Times New Roman"/>
              <w:lang w:val="ru-RU"/>
            </w:rPr>
            <w:delText>окт</w:delText>
          </w:r>
        </w:del>
        <w:del w:id="198" w:author="Павел Смирнов" w:date="2016-12-29T10:55:00Z">
          <w:r w:rsidRPr="00260F2C" w:rsidDel="00622DD7">
            <w:rPr>
              <w:rFonts w:ascii="Times New Roman" w:hAnsi="Times New Roman"/>
              <w:lang w:val="ru-RU"/>
            </w:rPr>
            <w:delText>.</w:delText>
          </w:r>
        </w:del>
        <w:r w:rsidRPr="00260F2C">
          <w:rPr>
            <w:rFonts w:ascii="Times New Roman" w:hAnsi="Times New Roman"/>
            <w:lang w:val="ru-RU"/>
          </w:rPr>
          <w:t xml:space="preserve"> физ.-мат. наук </w:t>
        </w:r>
      </w:ins>
      <w:ins w:id="199" w:author="User" w:date="2016-11-09T14:19:00Z">
        <w:r w:rsidR="004A4AD8" w:rsidRPr="00622DD7">
          <w:rPr>
            <w:rFonts w:ascii="Times New Roman" w:hAnsi="Times New Roman"/>
            <w:i/>
            <w:lang w:val="ru-RU"/>
            <w:rPrChange w:id="200" w:author="Павел Смирнов" w:date="2016-12-29T10:57:00Z">
              <w:rPr>
                <w:rFonts w:ascii="Times New Roman" w:hAnsi="Times New Roman"/>
                <w:lang w:val="ru-RU"/>
              </w:rPr>
            </w:rPrChange>
          </w:rPr>
          <w:t xml:space="preserve">С.А. </w:t>
        </w:r>
      </w:ins>
      <w:proofErr w:type="spellStart"/>
      <w:ins w:id="201" w:author="User" w:date="2016-11-09T13:38:00Z">
        <w:r w:rsidRPr="00622DD7">
          <w:rPr>
            <w:rFonts w:ascii="Times New Roman" w:hAnsi="Times New Roman"/>
            <w:i/>
            <w:lang w:val="ru-RU"/>
            <w:rPrChange w:id="202" w:author="Павел Смирнов" w:date="2016-12-29T10:57:00Z">
              <w:rPr>
                <w:rFonts w:ascii="Times New Roman" w:hAnsi="Times New Roman"/>
                <w:lang w:val="ru-RU"/>
              </w:rPr>
            </w:rPrChange>
          </w:rPr>
          <w:t>Тихоцкий</w:t>
        </w:r>
        <w:proofErr w:type="spellEnd"/>
        <w:r w:rsidRPr="00260F2C">
          <w:rPr>
            <w:rFonts w:ascii="Times New Roman" w:hAnsi="Times New Roman"/>
            <w:lang w:val="ru-RU"/>
          </w:rPr>
          <w:t xml:space="preserve">, </w:t>
        </w:r>
        <w:del w:id="203" w:author="Павел Смирнов" w:date="2016-12-29T10:55:00Z">
          <w:r w:rsidRPr="00260F2C" w:rsidDel="00622DD7">
            <w:rPr>
              <w:rFonts w:ascii="Times New Roman" w:hAnsi="Times New Roman"/>
              <w:lang w:val="ru-RU"/>
            </w:rPr>
            <w:delText>зам. директора ИФЗ РАН, докт.</w:delText>
          </w:r>
        </w:del>
      </w:ins>
      <w:ins w:id="204" w:author="Павел Смирнов" w:date="2016-12-29T10:55:00Z">
        <w:r w:rsidR="00622DD7">
          <w:rPr>
            <w:rFonts w:ascii="Times New Roman" w:hAnsi="Times New Roman"/>
            <w:lang w:val="ru-RU"/>
          </w:rPr>
          <w:t>д-р</w:t>
        </w:r>
      </w:ins>
      <w:ins w:id="205" w:author="User" w:date="2016-11-09T13:38:00Z">
        <w:r w:rsidRPr="00260F2C">
          <w:rPr>
            <w:rFonts w:ascii="Times New Roman" w:hAnsi="Times New Roman"/>
            <w:lang w:val="ru-RU"/>
          </w:rPr>
          <w:t xml:space="preserve"> геол.-мин. наук, отв. исполнитель </w:t>
        </w:r>
      </w:ins>
      <w:ins w:id="206" w:author="User" w:date="2016-11-09T14:19:00Z">
        <w:r w:rsidR="004A4AD8" w:rsidRPr="00622DD7">
          <w:rPr>
            <w:rFonts w:ascii="Times New Roman" w:hAnsi="Times New Roman"/>
            <w:i/>
            <w:lang w:val="ru-RU"/>
            <w:rPrChange w:id="207" w:author="Павел Смирнов" w:date="2016-12-29T10:57:00Z">
              <w:rPr>
                <w:rFonts w:ascii="Times New Roman" w:hAnsi="Times New Roman"/>
                <w:lang w:val="ru-RU"/>
              </w:rPr>
            </w:rPrChange>
          </w:rPr>
          <w:t xml:space="preserve">Е.А. </w:t>
        </w:r>
      </w:ins>
      <w:ins w:id="208" w:author="User" w:date="2016-11-09T13:38:00Z">
        <w:r w:rsidRPr="00622DD7">
          <w:rPr>
            <w:rFonts w:ascii="Times New Roman" w:hAnsi="Times New Roman"/>
            <w:i/>
            <w:lang w:val="ru-RU"/>
            <w:rPrChange w:id="209" w:author="Павел Смирнов" w:date="2016-12-29T10:57:00Z">
              <w:rPr>
                <w:rFonts w:ascii="Times New Roman" w:hAnsi="Times New Roman"/>
                <w:lang w:val="ru-RU"/>
              </w:rPr>
            </w:rPrChange>
          </w:rPr>
          <w:t>Рогожин</w:t>
        </w:r>
        <w:r w:rsidRPr="00260F2C">
          <w:rPr>
            <w:rFonts w:ascii="Times New Roman" w:hAnsi="Times New Roman"/>
            <w:lang w:val="ru-RU"/>
          </w:rPr>
          <w:t xml:space="preserve">, </w:t>
        </w:r>
        <w:del w:id="210" w:author="Павел Смирнов" w:date="2016-12-29T10:56:00Z">
          <w:r w:rsidRPr="00260F2C" w:rsidDel="00622DD7">
            <w:rPr>
              <w:rFonts w:ascii="Times New Roman" w:hAnsi="Times New Roman"/>
              <w:lang w:val="ru-RU"/>
            </w:rPr>
            <w:delText>докт.</w:delText>
          </w:r>
        </w:del>
      </w:ins>
      <w:ins w:id="211" w:author="Павел Смирнов" w:date="2016-12-29T10:56:00Z">
        <w:r w:rsidR="00622DD7">
          <w:rPr>
            <w:rFonts w:ascii="Times New Roman" w:hAnsi="Times New Roman"/>
            <w:lang w:val="ru-RU"/>
          </w:rPr>
          <w:t>д-р</w:t>
        </w:r>
      </w:ins>
      <w:ins w:id="212" w:author="User" w:date="2016-11-09T13:38:00Z">
        <w:r w:rsidRPr="00260F2C">
          <w:rPr>
            <w:rFonts w:ascii="Times New Roman" w:hAnsi="Times New Roman"/>
            <w:lang w:val="ru-RU"/>
          </w:rPr>
          <w:t xml:space="preserve"> физ.-мат. наук </w:t>
        </w:r>
      </w:ins>
      <w:ins w:id="213" w:author="User" w:date="2016-11-09T14:19:00Z">
        <w:r w:rsidR="004A4AD8" w:rsidRPr="00622DD7">
          <w:rPr>
            <w:rFonts w:ascii="Times New Roman" w:hAnsi="Times New Roman"/>
            <w:i/>
            <w:lang w:val="ru-RU"/>
            <w:rPrChange w:id="214" w:author="Павел Смирнов" w:date="2016-12-29T10:57:00Z">
              <w:rPr>
                <w:rFonts w:ascii="Times New Roman" w:hAnsi="Times New Roman"/>
                <w:lang w:val="ru-RU"/>
              </w:rPr>
            </w:rPrChange>
          </w:rPr>
          <w:t xml:space="preserve">Ф.Ф. </w:t>
        </w:r>
      </w:ins>
      <w:proofErr w:type="spellStart"/>
      <w:ins w:id="215" w:author="User" w:date="2016-11-09T13:38:00Z">
        <w:r w:rsidRPr="00622DD7">
          <w:rPr>
            <w:rFonts w:ascii="Times New Roman" w:hAnsi="Times New Roman"/>
            <w:i/>
            <w:lang w:val="ru-RU"/>
            <w:rPrChange w:id="216" w:author="Павел Смирнов" w:date="2016-12-29T10:57:00Z">
              <w:rPr>
                <w:rFonts w:ascii="Times New Roman" w:hAnsi="Times New Roman"/>
                <w:lang w:val="ru-RU"/>
              </w:rPr>
            </w:rPrChange>
          </w:rPr>
          <w:t>Аптикаев</w:t>
        </w:r>
        <w:proofErr w:type="spellEnd"/>
        <w:r w:rsidRPr="00260F2C">
          <w:rPr>
            <w:rFonts w:ascii="Times New Roman" w:hAnsi="Times New Roman"/>
            <w:lang w:val="ru-RU"/>
          </w:rPr>
          <w:t xml:space="preserve">, канд. физ.-мат. наук </w:t>
        </w:r>
      </w:ins>
      <w:ins w:id="217" w:author="User" w:date="2016-11-09T14:19:00Z">
        <w:r w:rsidR="004A4AD8" w:rsidRPr="00622DD7">
          <w:rPr>
            <w:rFonts w:ascii="Times New Roman" w:hAnsi="Times New Roman"/>
            <w:i/>
            <w:lang w:val="ru-RU"/>
            <w:rPrChange w:id="218" w:author="Павел Смирнов" w:date="2016-12-29T10:57:00Z">
              <w:rPr>
                <w:rFonts w:ascii="Times New Roman" w:hAnsi="Times New Roman"/>
                <w:lang w:val="ru-RU"/>
              </w:rPr>
            </w:rPrChange>
          </w:rPr>
          <w:t xml:space="preserve">А.И. </w:t>
        </w:r>
      </w:ins>
      <w:proofErr w:type="spellStart"/>
      <w:ins w:id="219" w:author="User" w:date="2016-11-09T13:38:00Z">
        <w:r w:rsidRPr="00622DD7">
          <w:rPr>
            <w:rFonts w:ascii="Times New Roman" w:hAnsi="Times New Roman"/>
            <w:i/>
            <w:lang w:val="ru-RU"/>
            <w:rPrChange w:id="220" w:author="Павел Смирнов" w:date="2016-12-29T10:57:00Z">
              <w:rPr>
                <w:rFonts w:ascii="Times New Roman" w:hAnsi="Times New Roman"/>
                <w:lang w:val="ru-RU"/>
              </w:rPr>
            </w:rPrChange>
          </w:rPr>
          <w:t>Лутиков</w:t>
        </w:r>
        <w:proofErr w:type="spellEnd"/>
        <w:r w:rsidRPr="00260F2C">
          <w:rPr>
            <w:rFonts w:ascii="Times New Roman" w:hAnsi="Times New Roman"/>
            <w:lang w:val="ru-RU"/>
          </w:rPr>
          <w:t xml:space="preserve">, канд. геол.-мин. наук </w:t>
        </w:r>
      </w:ins>
      <w:ins w:id="221" w:author="User" w:date="2016-11-09T14:19:00Z">
        <w:r w:rsidR="004A4AD8" w:rsidRPr="00622DD7">
          <w:rPr>
            <w:rFonts w:ascii="Times New Roman" w:hAnsi="Times New Roman"/>
            <w:i/>
            <w:lang w:val="ru-RU"/>
            <w:rPrChange w:id="222" w:author="Павел Смирнов" w:date="2016-12-29T10:57:00Z">
              <w:rPr>
                <w:rFonts w:ascii="Times New Roman" w:hAnsi="Times New Roman"/>
                <w:lang w:val="ru-RU"/>
              </w:rPr>
            </w:rPrChange>
          </w:rPr>
          <w:t xml:space="preserve">А.Н. </w:t>
        </w:r>
      </w:ins>
      <w:proofErr w:type="spellStart"/>
      <w:ins w:id="223" w:author="User" w:date="2016-11-09T13:38:00Z">
        <w:r w:rsidRPr="00622DD7">
          <w:rPr>
            <w:rFonts w:ascii="Times New Roman" w:hAnsi="Times New Roman"/>
            <w:i/>
            <w:lang w:val="ru-RU"/>
            <w:rPrChange w:id="224" w:author="Павел Смирнов" w:date="2016-12-29T10:57:00Z">
              <w:rPr>
                <w:rFonts w:ascii="Times New Roman" w:hAnsi="Times New Roman"/>
                <w:lang w:val="ru-RU"/>
              </w:rPr>
            </w:rPrChange>
          </w:rPr>
          <w:t>Овсюченко</w:t>
        </w:r>
        <w:proofErr w:type="spellEnd"/>
        <w:r w:rsidRPr="00260F2C">
          <w:rPr>
            <w:rFonts w:ascii="Times New Roman" w:hAnsi="Times New Roman"/>
            <w:lang w:val="ru-RU"/>
          </w:rPr>
          <w:t xml:space="preserve">, </w:t>
        </w:r>
        <w:del w:id="225" w:author="Павел Смирнов" w:date="2016-12-29T10:56:00Z">
          <w:r w:rsidRPr="00260F2C" w:rsidDel="00622DD7">
            <w:rPr>
              <w:rFonts w:ascii="Times New Roman" w:hAnsi="Times New Roman"/>
              <w:lang w:val="ru-RU"/>
            </w:rPr>
            <w:delText>докт.</w:delText>
          </w:r>
        </w:del>
      </w:ins>
      <w:ins w:id="226" w:author="Павел Смирнов" w:date="2016-12-29T10:56:00Z">
        <w:r w:rsidR="00622DD7">
          <w:rPr>
            <w:rFonts w:ascii="Times New Roman" w:hAnsi="Times New Roman"/>
            <w:lang w:val="ru-RU"/>
          </w:rPr>
          <w:t>д-р</w:t>
        </w:r>
      </w:ins>
      <w:ins w:id="227" w:author="User" w:date="2016-11-09T13:38:00Z">
        <w:r w:rsidRPr="00260F2C">
          <w:rPr>
            <w:rFonts w:ascii="Times New Roman" w:hAnsi="Times New Roman"/>
            <w:lang w:val="ru-RU"/>
          </w:rPr>
          <w:t xml:space="preserve"> физ.-мат. наук </w:t>
        </w:r>
      </w:ins>
      <w:ins w:id="228" w:author="User" w:date="2016-11-09T14:20:00Z">
        <w:r w:rsidR="004A4AD8" w:rsidRPr="00622DD7">
          <w:rPr>
            <w:rFonts w:ascii="Times New Roman" w:hAnsi="Times New Roman"/>
            <w:i/>
            <w:lang w:val="ru-RU"/>
            <w:rPrChange w:id="229" w:author="Павел Смирнов" w:date="2016-12-29T10:57:00Z">
              <w:rPr>
                <w:rFonts w:ascii="Times New Roman" w:hAnsi="Times New Roman"/>
                <w:lang w:val="ru-RU"/>
              </w:rPr>
            </w:rPrChange>
          </w:rPr>
          <w:t xml:space="preserve">Р.Э. </w:t>
        </w:r>
      </w:ins>
      <w:ins w:id="230" w:author="User" w:date="2016-11-09T13:38:00Z">
        <w:r w:rsidRPr="00622DD7">
          <w:rPr>
            <w:rFonts w:ascii="Times New Roman" w:hAnsi="Times New Roman"/>
            <w:i/>
            <w:lang w:val="ru-RU"/>
            <w:rPrChange w:id="231" w:author="Павел Смирнов" w:date="2016-12-29T10:57:00Z">
              <w:rPr>
                <w:rFonts w:ascii="Times New Roman" w:hAnsi="Times New Roman"/>
                <w:lang w:val="ru-RU"/>
              </w:rPr>
            </w:rPrChange>
          </w:rPr>
          <w:t>Татевосян</w:t>
        </w:r>
        <w:r w:rsidRPr="00260F2C">
          <w:rPr>
            <w:rFonts w:ascii="Times New Roman" w:hAnsi="Times New Roman"/>
            <w:lang w:val="ru-RU"/>
          </w:rPr>
          <w:t xml:space="preserve">, канд. физ.-мат. наук </w:t>
        </w:r>
      </w:ins>
      <w:ins w:id="232" w:author="User" w:date="2016-11-09T14:20:00Z">
        <w:r w:rsidR="004A4AD8" w:rsidRPr="00622DD7">
          <w:rPr>
            <w:rFonts w:ascii="Times New Roman" w:hAnsi="Times New Roman"/>
            <w:i/>
            <w:lang w:val="ru-RU"/>
            <w:rPrChange w:id="233" w:author="Павел Смирнов" w:date="2016-12-29T10:58:00Z">
              <w:rPr>
                <w:rFonts w:ascii="Times New Roman" w:hAnsi="Times New Roman"/>
                <w:lang w:val="ru-RU"/>
              </w:rPr>
            </w:rPrChange>
          </w:rPr>
          <w:t xml:space="preserve">О.О. </w:t>
        </w:r>
      </w:ins>
      <w:proofErr w:type="spellStart"/>
      <w:ins w:id="234" w:author="User" w:date="2016-11-09T13:38:00Z">
        <w:r w:rsidRPr="00622DD7">
          <w:rPr>
            <w:rFonts w:ascii="Times New Roman" w:hAnsi="Times New Roman"/>
            <w:i/>
            <w:lang w:val="ru-RU"/>
            <w:rPrChange w:id="235" w:author="Павел Смирнов" w:date="2016-12-29T10:58:00Z">
              <w:rPr>
                <w:rFonts w:ascii="Times New Roman" w:hAnsi="Times New Roman"/>
                <w:lang w:val="ru-RU"/>
              </w:rPr>
            </w:rPrChange>
          </w:rPr>
          <w:t>Эртелева</w:t>
        </w:r>
        <w:proofErr w:type="spellEnd"/>
        <w:r w:rsidRPr="00260F2C">
          <w:rPr>
            <w:rFonts w:ascii="Times New Roman" w:hAnsi="Times New Roman"/>
            <w:lang w:val="ru-RU"/>
          </w:rPr>
          <w:t>).</w:t>
        </w:r>
      </w:ins>
    </w:p>
    <w:p w:rsidR="005A32EE" w:rsidRPr="00260F2C" w:rsidDel="008F00CE" w:rsidRDefault="005A32EE" w:rsidP="004F6862">
      <w:pPr>
        <w:ind w:firstLine="567"/>
        <w:jc w:val="both"/>
        <w:rPr>
          <w:del w:id="236" w:author="User" w:date="2016-11-09T13:38:00Z"/>
          <w:rFonts w:ascii="Times New Roman" w:hAnsi="Times New Roman"/>
          <w:lang w:val="ru-RU"/>
        </w:rPr>
      </w:pPr>
      <w:del w:id="237" w:author="User" w:date="2016-11-09T13:38:00Z">
        <w:r w:rsidRPr="00260F2C" w:rsidDel="008F00CE">
          <w:rPr>
            <w:rFonts w:ascii="Times New Roman" w:hAnsi="Times New Roman"/>
            <w:lang w:val="ru-RU"/>
          </w:rPr>
          <w:delText>В своде правил установлены требования в соответствии с Федеральным законом от 30 декабря 2009 г. №384-ФЗ «Технический регламент о безопасности зданий и сооружений», учтены требования международных и европейских нормативных документов, применены единые методы определения эксплуатационных характеристик и методов оценки.</w:delText>
        </w:r>
      </w:del>
      <w:del w:id="238" w:author="User" w:date="2016-11-06T20:20:00Z">
        <w:r w:rsidRPr="00260F2C" w:rsidDel="008E7672">
          <w:rPr>
            <w:rFonts w:ascii="Times New Roman" w:hAnsi="Times New Roman"/>
            <w:lang w:val="ru-RU"/>
          </w:rPr>
          <w:delText xml:space="preserve"> </w:delText>
        </w:r>
      </w:del>
    </w:p>
    <w:p w:rsidR="004F6862" w:rsidRPr="007A0EEC" w:rsidDel="008F00CE" w:rsidRDefault="004F6862">
      <w:pPr>
        <w:pStyle w:val="ConsPlusTitle"/>
        <w:widowControl/>
        <w:ind w:firstLine="567"/>
        <w:jc w:val="both"/>
        <w:outlineLvl w:val="0"/>
        <w:rPr>
          <w:del w:id="239" w:author="User" w:date="2016-11-09T13:38:00Z"/>
          <w:rFonts w:ascii="Times New Roman" w:hAnsi="Times New Roman" w:cs="Times New Roman"/>
          <w:b w:val="0"/>
          <w:bCs w:val="0"/>
          <w:sz w:val="24"/>
          <w:szCs w:val="24"/>
        </w:rPr>
        <w:pPrChange w:id="240" w:author="User" w:date="2016-11-06T20:20:00Z">
          <w:pPr>
            <w:pStyle w:val="ConsPlusTitle"/>
            <w:widowControl/>
            <w:ind w:firstLine="708"/>
            <w:jc w:val="both"/>
            <w:outlineLvl w:val="0"/>
          </w:pPr>
        </w:pPrChange>
      </w:pPr>
      <w:bookmarkStart w:id="241" w:name="_Toc450219459"/>
      <w:del w:id="242" w:author="User" w:date="2016-11-09T13:38:00Z">
        <w:r w:rsidRPr="007A0EEC" w:rsidDel="008F00CE">
          <w:rPr>
            <w:rFonts w:ascii="Times New Roman" w:hAnsi="Times New Roman"/>
            <w:b w:val="0"/>
            <w:bCs w:val="0"/>
          </w:rPr>
          <w:delText xml:space="preserve">Нормативными документами предусмотрено проведение специализированных сейсмологических и сейсмотектонических исследований </w:delText>
        </w:r>
      </w:del>
      <w:del w:id="243" w:author="User" w:date="2016-11-07T08:51:00Z">
        <w:r w:rsidRPr="007A0EEC" w:rsidDel="00386781">
          <w:rPr>
            <w:rFonts w:ascii="Times New Roman" w:hAnsi="Times New Roman"/>
            <w:b w:val="0"/>
            <w:bCs w:val="0"/>
          </w:rPr>
          <w:delText>[</w:delText>
        </w:r>
      </w:del>
      <w:del w:id="244" w:author="User" w:date="2016-11-09T13:38:00Z">
        <w:r w:rsidRPr="007A0EEC" w:rsidDel="008F00CE">
          <w:rPr>
            <w:rFonts w:ascii="Times New Roman" w:hAnsi="Times New Roman"/>
            <w:b w:val="0"/>
            <w:color w:val="000000"/>
          </w:rPr>
          <w:delText>СП 14.13330</w:delText>
        </w:r>
      </w:del>
      <w:del w:id="245" w:author="User" w:date="2016-11-07T08:51:00Z">
        <w:r w:rsidRPr="007A0EEC" w:rsidDel="00386781">
          <w:rPr>
            <w:rFonts w:ascii="Times New Roman" w:hAnsi="Times New Roman"/>
            <w:b w:val="0"/>
            <w:color w:val="000000"/>
          </w:rPr>
          <w:delText>.2014 «Строительство в сейсмических район</w:delText>
        </w:r>
      </w:del>
      <w:del w:id="246" w:author="User" w:date="2016-11-07T08:52:00Z">
        <w:r w:rsidRPr="007A0EEC" w:rsidDel="00386781">
          <w:rPr>
            <w:rFonts w:ascii="Times New Roman" w:hAnsi="Times New Roman"/>
            <w:b w:val="0"/>
            <w:color w:val="000000"/>
          </w:rPr>
          <w:delText>ах»</w:delText>
        </w:r>
      </w:del>
      <w:del w:id="247" w:author="User" w:date="2016-11-09T13:38:00Z">
        <w:r w:rsidRPr="007A0EEC" w:rsidDel="008F00CE">
          <w:rPr>
            <w:rFonts w:ascii="Times New Roman" w:hAnsi="Times New Roman"/>
            <w:b w:val="0"/>
            <w:color w:val="000000"/>
          </w:rPr>
          <w:delText>,</w:delText>
        </w:r>
      </w:del>
      <w:del w:id="248" w:author="User" w:date="2016-11-07T08:53:00Z">
        <w:r w:rsidRPr="007A0EEC" w:rsidDel="00386781">
          <w:rPr>
            <w:rFonts w:ascii="Times New Roman" w:hAnsi="Times New Roman"/>
            <w:b w:val="0"/>
            <w:color w:val="000000"/>
          </w:rPr>
          <w:delText xml:space="preserve"> </w:delText>
        </w:r>
        <w:r w:rsidRPr="007A0EEC" w:rsidDel="00386781">
          <w:rPr>
            <w:rFonts w:ascii="Times New Roman" w:hAnsi="Times New Roman"/>
            <w:b w:val="0"/>
          </w:rPr>
          <w:delText>Приказ Минрегиона России от 30 декабря 2009 г. № 624</w:delText>
        </w:r>
      </w:del>
      <w:del w:id="249" w:author="User" w:date="2016-11-07T08:52:00Z">
        <w:r w:rsidRPr="007A0EEC" w:rsidDel="00386781">
          <w:rPr>
            <w:rFonts w:ascii="Times New Roman" w:hAnsi="Times New Roman"/>
            <w:b w:val="0"/>
            <w:bCs w:val="0"/>
          </w:rPr>
          <w:delText>]</w:delText>
        </w:r>
      </w:del>
      <w:del w:id="250" w:author="User" w:date="2016-11-07T08:55:00Z">
        <w:r w:rsidRPr="007A0EEC" w:rsidDel="00792234">
          <w:rPr>
            <w:rFonts w:ascii="Times New Roman" w:hAnsi="Times New Roman"/>
            <w:b w:val="0"/>
            <w:bCs w:val="0"/>
          </w:rPr>
          <w:delText>,</w:delText>
        </w:r>
      </w:del>
      <w:del w:id="251" w:author="User" w:date="2016-11-09T13:38:00Z">
        <w:r w:rsidRPr="007A0EEC" w:rsidDel="008F00CE">
          <w:rPr>
            <w:rFonts w:ascii="Times New Roman" w:hAnsi="Times New Roman"/>
            <w:b w:val="0"/>
            <w:bCs w:val="0"/>
          </w:rPr>
          <w:delText xml:space="preserve"> материалы этих работ могут использова</w:delText>
        </w:r>
      </w:del>
      <w:del w:id="252" w:author="User" w:date="2016-11-06T20:21:00Z">
        <w:r w:rsidRPr="007A0EEC" w:rsidDel="008E7672">
          <w:rPr>
            <w:rFonts w:ascii="Times New Roman" w:hAnsi="Times New Roman"/>
            <w:b w:val="0"/>
            <w:bCs w:val="0"/>
          </w:rPr>
          <w:delText>ться</w:delText>
        </w:r>
      </w:del>
      <w:del w:id="253" w:author="User" w:date="2016-11-09T13:38:00Z">
        <w:r w:rsidRPr="007A0EEC" w:rsidDel="008F00CE">
          <w:rPr>
            <w:rFonts w:ascii="Times New Roman" w:hAnsi="Times New Roman"/>
            <w:b w:val="0"/>
            <w:bCs w:val="0"/>
          </w:rPr>
          <w:delText xml:space="preserve"> для </w:delText>
        </w:r>
        <w:r w:rsidRPr="007A0EEC" w:rsidDel="008F00CE">
          <w:rPr>
            <w:rFonts w:ascii="Times New Roman" w:hAnsi="Times New Roman"/>
            <w:b w:val="0"/>
            <w:color w:val="000000"/>
          </w:rPr>
          <w:delText>уточнения сейсмичности района строительства объектов повышенной ответственности. По сути</w:delText>
        </w:r>
      </w:del>
      <w:del w:id="254" w:author="User" w:date="2016-11-07T08:56:00Z">
        <w:r w:rsidRPr="007A0EEC" w:rsidDel="00792234">
          <w:rPr>
            <w:rFonts w:ascii="Times New Roman" w:hAnsi="Times New Roman"/>
            <w:b w:val="0"/>
            <w:color w:val="000000"/>
          </w:rPr>
          <w:delText>,</w:delText>
        </w:r>
      </w:del>
      <w:del w:id="255" w:author="User" w:date="2016-11-09T13:38:00Z">
        <w:r w:rsidRPr="007A0EEC" w:rsidDel="008F00CE">
          <w:rPr>
            <w:rFonts w:ascii="Times New Roman" w:hAnsi="Times New Roman"/>
            <w:b w:val="0"/>
            <w:color w:val="000000"/>
          </w:rPr>
          <w:delText xml:space="preserve"> эти специализированные исследования отвечают задачам детального сейсмического районирования (ДСР). Однако </w:delText>
        </w:r>
      </w:del>
      <w:del w:id="256" w:author="User" w:date="2016-11-07T08:56:00Z">
        <w:r w:rsidRPr="007A0EEC" w:rsidDel="00792234">
          <w:rPr>
            <w:rFonts w:ascii="Times New Roman" w:hAnsi="Times New Roman"/>
            <w:b w:val="0"/>
            <w:color w:val="000000"/>
          </w:rPr>
          <w:delText xml:space="preserve">нет </w:delText>
        </w:r>
      </w:del>
      <w:del w:id="257" w:author="User" w:date="2016-11-09T13:38:00Z">
        <w:r w:rsidRPr="007A0EEC" w:rsidDel="008F00CE">
          <w:rPr>
            <w:rFonts w:ascii="Times New Roman" w:hAnsi="Times New Roman"/>
            <w:b w:val="0"/>
            <w:color w:val="000000"/>
          </w:rPr>
          <w:delText>методически</w:delText>
        </w:r>
      </w:del>
      <w:del w:id="258" w:author="User" w:date="2016-11-07T08:56:00Z">
        <w:r w:rsidRPr="007A0EEC" w:rsidDel="00792234">
          <w:rPr>
            <w:rFonts w:ascii="Times New Roman" w:hAnsi="Times New Roman"/>
            <w:b w:val="0"/>
            <w:color w:val="000000"/>
          </w:rPr>
          <w:delText>х</w:delText>
        </w:r>
      </w:del>
      <w:del w:id="259" w:author="User" w:date="2016-11-09T13:38:00Z">
        <w:r w:rsidRPr="007A0EEC" w:rsidDel="008F00CE">
          <w:rPr>
            <w:rFonts w:ascii="Times New Roman" w:hAnsi="Times New Roman"/>
            <w:b w:val="0"/>
            <w:color w:val="000000"/>
          </w:rPr>
          <w:delText xml:space="preserve"> указани</w:delText>
        </w:r>
      </w:del>
      <w:del w:id="260" w:author="User" w:date="2016-11-07T08:56:00Z">
        <w:r w:rsidRPr="007A0EEC" w:rsidDel="00792234">
          <w:rPr>
            <w:rFonts w:ascii="Times New Roman" w:hAnsi="Times New Roman"/>
            <w:b w:val="0"/>
            <w:color w:val="000000"/>
          </w:rPr>
          <w:delText>й</w:delText>
        </w:r>
      </w:del>
      <w:del w:id="261" w:author="User" w:date="2016-11-09T13:38:00Z">
        <w:r w:rsidRPr="007A0EEC" w:rsidDel="008F00CE">
          <w:rPr>
            <w:rFonts w:ascii="Times New Roman" w:hAnsi="Times New Roman"/>
            <w:b w:val="0"/>
            <w:color w:val="000000"/>
          </w:rPr>
          <w:delText>, как такие работы выполнять.</w:delText>
        </w:r>
      </w:del>
      <w:bookmarkEnd w:id="241"/>
      <w:del w:id="262" w:author="User" w:date="2016-11-06T20:21:00Z">
        <w:r w:rsidRPr="007A0EEC" w:rsidDel="008E7672">
          <w:rPr>
            <w:rFonts w:ascii="Times New Roman" w:hAnsi="Times New Roman"/>
            <w:b w:val="0"/>
            <w:color w:val="000000"/>
          </w:rPr>
          <w:delText xml:space="preserve"> </w:delText>
        </w:r>
      </w:del>
    </w:p>
    <w:p w:rsidR="005A32EE" w:rsidRPr="00260F2C" w:rsidDel="008F00CE" w:rsidRDefault="005A32EE" w:rsidP="004F6862">
      <w:pPr>
        <w:ind w:firstLine="567"/>
        <w:jc w:val="both"/>
        <w:rPr>
          <w:del w:id="263" w:author="User" w:date="2016-11-09T13:38:00Z"/>
          <w:rFonts w:ascii="Times New Roman" w:hAnsi="Times New Roman"/>
          <w:lang w:val="ru-RU"/>
        </w:rPr>
      </w:pPr>
      <w:del w:id="264" w:author="User" w:date="2016-11-09T13:38:00Z">
        <w:r w:rsidRPr="00260F2C" w:rsidDel="008F00CE">
          <w:rPr>
            <w:rFonts w:ascii="Times New Roman" w:hAnsi="Times New Roman"/>
            <w:lang w:val="ru-RU"/>
          </w:rPr>
          <w:delText xml:space="preserve">Вплоть до настоящего времени проведение работ по ДСР </w:delText>
        </w:r>
      </w:del>
      <w:del w:id="265" w:author="User" w:date="2016-11-07T08:56:00Z">
        <w:r w:rsidRPr="00260F2C" w:rsidDel="00792234">
          <w:rPr>
            <w:rFonts w:ascii="Times New Roman" w:hAnsi="Times New Roman"/>
            <w:lang w:val="ru-RU"/>
          </w:rPr>
          <w:delText xml:space="preserve">никакими </w:delText>
        </w:r>
      </w:del>
      <w:del w:id="266" w:author="User" w:date="2016-11-09T13:38:00Z">
        <w:r w:rsidRPr="00260F2C" w:rsidDel="008F00CE">
          <w:rPr>
            <w:rFonts w:ascii="Times New Roman" w:hAnsi="Times New Roman"/>
            <w:lang w:val="ru-RU"/>
          </w:rPr>
          <w:delText>нормативными документами</w:delText>
        </w:r>
      </w:del>
      <w:del w:id="267" w:author="User" w:date="2016-11-07T08:56:00Z">
        <w:r w:rsidRPr="00260F2C" w:rsidDel="00792234">
          <w:rPr>
            <w:rFonts w:ascii="Times New Roman" w:hAnsi="Times New Roman"/>
            <w:lang w:val="ru-RU"/>
          </w:rPr>
          <w:delText xml:space="preserve"> не регламентировалось</w:delText>
        </w:r>
      </w:del>
      <w:del w:id="268" w:author="User" w:date="2016-11-09T13:38:00Z">
        <w:r w:rsidRPr="00260F2C" w:rsidDel="008F00CE">
          <w:rPr>
            <w:rFonts w:ascii="Times New Roman" w:hAnsi="Times New Roman"/>
            <w:lang w:val="ru-RU"/>
          </w:rPr>
          <w:delText xml:space="preserve">. Настоящий свод правил представляет собой </w:delText>
        </w:r>
      </w:del>
      <w:del w:id="269" w:author="User" w:date="2016-11-07T08:57:00Z">
        <w:r w:rsidRPr="00260F2C" w:rsidDel="00792234">
          <w:rPr>
            <w:rFonts w:ascii="Times New Roman" w:hAnsi="Times New Roman"/>
            <w:lang w:val="ru-RU"/>
          </w:rPr>
          <w:delText xml:space="preserve">новый </w:delText>
        </w:r>
      </w:del>
      <w:del w:id="270" w:author="User" w:date="2016-11-09T13:38:00Z">
        <w:r w:rsidRPr="00260F2C" w:rsidDel="008F00CE">
          <w:rPr>
            <w:rFonts w:ascii="Times New Roman" w:hAnsi="Times New Roman"/>
            <w:lang w:val="ru-RU"/>
          </w:rPr>
          <w:delText>документ, официально утвержденных аналогов которому ранее не существовало.</w:delText>
        </w:r>
      </w:del>
      <w:del w:id="271" w:author="User" w:date="2016-11-06T20:21:00Z">
        <w:r w:rsidR="00E841BA" w:rsidRPr="00260F2C" w:rsidDel="008E7672">
          <w:rPr>
            <w:rFonts w:ascii="Times New Roman" w:hAnsi="Times New Roman"/>
            <w:lang w:val="ru-RU"/>
          </w:rPr>
          <w:delText xml:space="preserve"> </w:delText>
        </w:r>
      </w:del>
    </w:p>
    <w:p w:rsidR="00E841BA" w:rsidRPr="00260F2C" w:rsidDel="008F00CE" w:rsidRDefault="00E841BA" w:rsidP="00E841BA">
      <w:pPr>
        <w:spacing w:after="120"/>
        <w:ind w:firstLine="567"/>
        <w:jc w:val="both"/>
        <w:rPr>
          <w:del w:id="272" w:author="User" w:date="2016-11-09T13:38:00Z"/>
          <w:rFonts w:ascii="Times New Roman" w:hAnsi="Times New Roman"/>
          <w:lang w:val="ru-RU"/>
        </w:rPr>
      </w:pPr>
      <w:del w:id="273" w:author="User" w:date="2016-11-06T20:22:00Z">
        <w:r w:rsidRPr="00260F2C" w:rsidDel="008E7672">
          <w:rPr>
            <w:rFonts w:ascii="Times New Roman" w:hAnsi="Times New Roman"/>
            <w:lang w:val="ru-RU"/>
          </w:rPr>
          <w:delText>С</w:delText>
        </w:r>
      </w:del>
      <w:del w:id="274" w:author="User" w:date="2016-11-09T13:38:00Z">
        <w:r w:rsidRPr="00260F2C" w:rsidDel="008F00CE">
          <w:rPr>
            <w:rFonts w:ascii="Times New Roman" w:hAnsi="Times New Roman"/>
            <w:lang w:val="ru-RU"/>
          </w:rPr>
          <w:delText>вод правил разработан Федеральным государственным бюджетным научным учреждением науки Институтом физики Земли им. О.Ю. Шмидта Российской академии наук (ИФЗ РАН)</w:delText>
        </w:r>
        <w:r w:rsidR="00630EAA" w:rsidRPr="00260F2C" w:rsidDel="008F00CE">
          <w:rPr>
            <w:rFonts w:ascii="Times New Roman" w:hAnsi="Times New Roman"/>
            <w:lang w:val="ru-RU"/>
          </w:rPr>
          <w:delText xml:space="preserve"> (директор ИФЗ РАН, докт. физ.-мат. наук Тихоцкий</w:delText>
        </w:r>
      </w:del>
      <w:del w:id="275" w:author="User" w:date="2016-11-06T20:22:00Z">
        <w:r w:rsidR="00630EAA" w:rsidRPr="00260F2C" w:rsidDel="008E7672">
          <w:rPr>
            <w:rFonts w:ascii="Times New Roman" w:hAnsi="Times New Roman"/>
            <w:lang w:val="ru-RU"/>
          </w:rPr>
          <w:delText xml:space="preserve"> С.А.</w:delText>
        </w:r>
      </w:del>
      <w:del w:id="276" w:author="User" w:date="2016-11-09T13:38:00Z">
        <w:r w:rsidR="00630EAA" w:rsidRPr="00260F2C" w:rsidDel="008F00CE">
          <w:rPr>
            <w:rFonts w:ascii="Times New Roman" w:hAnsi="Times New Roman"/>
            <w:lang w:val="ru-RU"/>
          </w:rPr>
          <w:delText>, зам. директора ИФЗ РАН,</w:delText>
        </w:r>
        <w:r w:rsidRPr="00260F2C" w:rsidDel="008F00CE">
          <w:rPr>
            <w:rFonts w:ascii="Times New Roman" w:hAnsi="Times New Roman"/>
            <w:lang w:val="ru-RU"/>
          </w:rPr>
          <w:delText xml:space="preserve"> докт. геол.-мин. наук, </w:delText>
        </w:r>
        <w:r w:rsidR="00630EAA" w:rsidRPr="00260F2C" w:rsidDel="008F00CE">
          <w:rPr>
            <w:rFonts w:ascii="Times New Roman" w:hAnsi="Times New Roman"/>
            <w:lang w:val="ru-RU"/>
          </w:rPr>
          <w:delText>отв. исполнитель</w:delText>
        </w:r>
        <w:r w:rsidRPr="00260F2C" w:rsidDel="008F00CE">
          <w:rPr>
            <w:rFonts w:ascii="Times New Roman" w:hAnsi="Times New Roman"/>
            <w:lang w:val="ru-RU"/>
          </w:rPr>
          <w:delText xml:space="preserve"> Рогожин</w:delText>
        </w:r>
      </w:del>
      <w:del w:id="277" w:author="User" w:date="2016-11-06T20:22:00Z">
        <w:r w:rsidR="00630EAA" w:rsidRPr="00260F2C" w:rsidDel="008E7672">
          <w:rPr>
            <w:rFonts w:ascii="Times New Roman" w:hAnsi="Times New Roman"/>
            <w:lang w:val="ru-RU"/>
          </w:rPr>
          <w:delText xml:space="preserve"> Е.А.</w:delText>
        </w:r>
      </w:del>
      <w:del w:id="278" w:author="User" w:date="2016-11-09T13:38:00Z">
        <w:r w:rsidRPr="00260F2C" w:rsidDel="008F00CE">
          <w:rPr>
            <w:rFonts w:ascii="Times New Roman" w:hAnsi="Times New Roman"/>
            <w:lang w:val="ru-RU"/>
          </w:rPr>
          <w:delText>,</w:delText>
        </w:r>
        <w:r w:rsidR="00630EAA" w:rsidRPr="00260F2C" w:rsidDel="008F00CE">
          <w:rPr>
            <w:rFonts w:ascii="Times New Roman" w:hAnsi="Times New Roman"/>
            <w:lang w:val="ru-RU"/>
          </w:rPr>
          <w:delText xml:space="preserve"> </w:delText>
        </w:r>
        <w:r w:rsidRPr="00260F2C" w:rsidDel="008F00CE">
          <w:rPr>
            <w:rFonts w:ascii="Times New Roman" w:hAnsi="Times New Roman"/>
            <w:lang w:val="ru-RU"/>
          </w:rPr>
          <w:delText>докт. физ.-мат. наук Аптикаев</w:delText>
        </w:r>
      </w:del>
      <w:del w:id="279" w:author="User" w:date="2016-11-06T20:22:00Z">
        <w:r w:rsidR="00630EAA" w:rsidRPr="00260F2C" w:rsidDel="008E7672">
          <w:rPr>
            <w:rFonts w:ascii="Times New Roman" w:hAnsi="Times New Roman"/>
            <w:lang w:val="ru-RU"/>
          </w:rPr>
          <w:delText xml:space="preserve"> Ф.Ф.</w:delText>
        </w:r>
      </w:del>
      <w:del w:id="280" w:author="User" w:date="2016-11-09T13:38:00Z">
        <w:r w:rsidRPr="00260F2C" w:rsidDel="008F00CE">
          <w:rPr>
            <w:rFonts w:ascii="Times New Roman" w:hAnsi="Times New Roman"/>
            <w:lang w:val="ru-RU"/>
          </w:rPr>
          <w:delText>,</w:delText>
        </w:r>
        <w:r w:rsidR="00630EAA" w:rsidRPr="00260F2C" w:rsidDel="008F00CE">
          <w:rPr>
            <w:rFonts w:ascii="Times New Roman" w:hAnsi="Times New Roman"/>
            <w:lang w:val="ru-RU"/>
          </w:rPr>
          <w:delText xml:space="preserve"> </w:delText>
        </w:r>
        <w:r w:rsidRPr="00260F2C" w:rsidDel="008F00CE">
          <w:rPr>
            <w:rFonts w:ascii="Times New Roman" w:hAnsi="Times New Roman"/>
            <w:lang w:val="ru-RU"/>
          </w:rPr>
          <w:delText>канд. физ.-мат. наук Лутиков</w:delText>
        </w:r>
      </w:del>
      <w:del w:id="281" w:author="User" w:date="2016-11-06T20:22:00Z">
        <w:r w:rsidR="00630EAA" w:rsidRPr="00260F2C" w:rsidDel="008E7672">
          <w:rPr>
            <w:rFonts w:ascii="Times New Roman" w:hAnsi="Times New Roman"/>
            <w:lang w:val="ru-RU"/>
          </w:rPr>
          <w:delText xml:space="preserve"> А.И.</w:delText>
        </w:r>
      </w:del>
      <w:del w:id="282" w:author="User" w:date="2016-11-09T13:38:00Z">
        <w:r w:rsidRPr="00260F2C" w:rsidDel="008F00CE">
          <w:rPr>
            <w:rFonts w:ascii="Times New Roman" w:hAnsi="Times New Roman"/>
            <w:lang w:val="ru-RU"/>
          </w:rPr>
          <w:delText>,</w:delText>
        </w:r>
        <w:r w:rsidR="00630EAA" w:rsidRPr="00260F2C" w:rsidDel="008F00CE">
          <w:rPr>
            <w:rFonts w:ascii="Times New Roman" w:hAnsi="Times New Roman"/>
            <w:lang w:val="ru-RU"/>
          </w:rPr>
          <w:delText xml:space="preserve"> </w:delText>
        </w:r>
        <w:r w:rsidRPr="00260F2C" w:rsidDel="008F00CE">
          <w:rPr>
            <w:rFonts w:ascii="Times New Roman" w:hAnsi="Times New Roman"/>
            <w:lang w:val="ru-RU"/>
          </w:rPr>
          <w:delText>канд. геол.-мин. наук Овсюченко</w:delText>
        </w:r>
      </w:del>
      <w:del w:id="283" w:author="User" w:date="2016-11-06T20:23:00Z">
        <w:r w:rsidR="00630EAA" w:rsidRPr="00260F2C" w:rsidDel="008E7672">
          <w:rPr>
            <w:rFonts w:ascii="Times New Roman" w:hAnsi="Times New Roman"/>
            <w:lang w:val="ru-RU"/>
          </w:rPr>
          <w:delText xml:space="preserve"> А.Н.</w:delText>
        </w:r>
      </w:del>
      <w:del w:id="284" w:author="User" w:date="2016-11-09T13:38:00Z">
        <w:r w:rsidRPr="00260F2C" w:rsidDel="008F00CE">
          <w:rPr>
            <w:rFonts w:ascii="Times New Roman" w:hAnsi="Times New Roman"/>
            <w:lang w:val="ru-RU"/>
          </w:rPr>
          <w:delText>, докт. физ.-мат. наук Татевосян</w:delText>
        </w:r>
      </w:del>
      <w:del w:id="285" w:author="User" w:date="2016-11-06T20:23:00Z">
        <w:r w:rsidR="00630EAA" w:rsidRPr="00260F2C" w:rsidDel="008E7672">
          <w:rPr>
            <w:rFonts w:ascii="Times New Roman" w:hAnsi="Times New Roman"/>
            <w:lang w:val="ru-RU"/>
          </w:rPr>
          <w:delText xml:space="preserve"> Р.Э.</w:delText>
        </w:r>
      </w:del>
      <w:del w:id="286" w:author="User" w:date="2016-11-09T13:38:00Z">
        <w:r w:rsidRPr="00260F2C" w:rsidDel="008F00CE">
          <w:rPr>
            <w:rFonts w:ascii="Times New Roman" w:hAnsi="Times New Roman"/>
            <w:lang w:val="ru-RU"/>
          </w:rPr>
          <w:delText>, канд. физ.-мат. наук Эртелева</w:delText>
        </w:r>
      </w:del>
      <w:del w:id="287" w:author="User" w:date="2016-11-06T20:23:00Z">
        <w:r w:rsidR="00630EAA" w:rsidRPr="00260F2C" w:rsidDel="008E7672">
          <w:rPr>
            <w:rFonts w:ascii="Times New Roman" w:hAnsi="Times New Roman"/>
            <w:lang w:val="ru-RU"/>
          </w:rPr>
          <w:delText xml:space="preserve"> О.О.</w:delText>
        </w:r>
      </w:del>
      <w:del w:id="288" w:author="User" w:date="2016-11-09T13:38:00Z">
        <w:r w:rsidR="00630EAA" w:rsidRPr="00260F2C" w:rsidDel="008F00CE">
          <w:rPr>
            <w:rFonts w:ascii="Times New Roman" w:hAnsi="Times New Roman"/>
            <w:lang w:val="ru-RU"/>
          </w:rPr>
          <w:delText>)</w:delText>
        </w:r>
        <w:r w:rsidRPr="00260F2C" w:rsidDel="008F00CE">
          <w:rPr>
            <w:rFonts w:ascii="Times New Roman" w:hAnsi="Times New Roman"/>
            <w:lang w:val="ru-RU"/>
          </w:rPr>
          <w:delText>.</w:delText>
        </w:r>
      </w:del>
    </w:p>
    <w:p w:rsidR="00E841BA" w:rsidRPr="00260F2C" w:rsidRDefault="00E841BA" w:rsidP="004F6862">
      <w:pPr>
        <w:ind w:firstLine="567"/>
        <w:jc w:val="both"/>
        <w:rPr>
          <w:rFonts w:ascii="Times New Roman" w:hAnsi="Times New Roman"/>
          <w:lang w:val="ru-RU"/>
        </w:rPr>
      </w:pPr>
    </w:p>
    <w:p w:rsidR="005A32EE" w:rsidRPr="00260F2C" w:rsidRDefault="005A32EE" w:rsidP="004D3F89">
      <w:pPr>
        <w:rPr>
          <w:rFonts w:ascii="Times New Roman" w:hAnsi="Times New Roman"/>
          <w:b/>
          <w:lang w:val="ru-RU"/>
        </w:rPr>
      </w:pPr>
    </w:p>
    <w:p w:rsidR="005A32EE" w:rsidRPr="00260F2C" w:rsidRDefault="005A32EE" w:rsidP="004D3F89">
      <w:pPr>
        <w:jc w:val="center"/>
        <w:rPr>
          <w:rFonts w:ascii="Times New Roman" w:hAnsi="Times New Roman"/>
          <w:b/>
          <w:lang w:val="ru-RU"/>
        </w:rPr>
        <w:sectPr w:rsidR="005A32EE" w:rsidRPr="00260F2C" w:rsidSect="00DA4537">
          <w:headerReference w:type="even" r:id="rId8"/>
          <w:headerReference w:type="default" r:id="rId9"/>
          <w:footerReference w:type="even" r:id="rId10"/>
          <w:footerReference w:type="default" r:id="rId11"/>
          <w:headerReference w:type="first" r:id="rId12"/>
          <w:pgSz w:w="11906" w:h="16838" w:code="9"/>
          <w:pgMar w:top="1701" w:right="1418" w:bottom="1701" w:left="1418" w:header="1304" w:footer="1304" w:gutter="0"/>
          <w:pgNumType w:fmt="upperRoman" w:start="1"/>
          <w:cols w:space="708"/>
          <w:titlePg/>
          <w:docGrid w:linePitch="360"/>
        </w:sectPr>
      </w:pPr>
    </w:p>
    <w:p w:rsidR="005A32EE" w:rsidRPr="008E7672" w:rsidRDefault="005A32EE" w:rsidP="00340526">
      <w:pPr>
        <w:jc w:val="center"/>
        <w:rPr>
          <w:rFonts w:ascii="Times New Roman" w:hAnsi="Times New Roman"/>
          <w:b/>
          <w:spacing w:val="20"/>
          <w:lang w:val="ru-RU"/>
          <w:rPrChange w:id="299" w:author="User" w:date="2016-11-06T20:23:00Z">
            <w:rPr>
              <w:rFonts w:ascii="Times New Roman" w:hAnsi="Times New Roman"/>
              <w:b/>
              <w:lang w:val="ru-RU"/>
            </w:rPr>
          </w:rPrChange>
        </w:rPr>
      </w:pPr>
      <w:r w:rsidRPr="008E7672">
        <w:rPr>
          <w:rFonts w:ascii="Times New Roman" w:hAnsi="Times New Roman"/>
          <w:b/>
          <w:spacing w:val="20"/>
          <w:lang w:val="ru-RU"/>
          <w:rPrChange w:id="300" w:author="User" w:date="2016-11-06T20:23:00Z">
            <w:rPr>
              <w:rFonts w:ascii="Times New Roman" w:hAnsi="Times New Roman"/>
              <w:b/>
              <w:lang w:val="ru-RU"/>
            </w:rPr>
          </w:rPrChange>
        </w:rPr>
        <w:lastRenderedPageBreak/>
        <w:t>СВОД ПРАВИЛ</w:t>
      </w:r>
    </w:p>
    <w:tbl>
      <w:tblPr>
        <w:tblW w:w="9072" w:type="dxa"/>
        <w:jc w:val="center"/>
        <w:tblBorders>
          <w:top w:val="single" w:sz="12" w:space="0" w:color="auto"/>
          <w:bottom w:val="single" w:sz="12" w:space="0" w:color="auto"/>
        </w:tblBorders>
        <w:tblLook w:val="00A0" w:firstRow="1" w:lastRow="0" w:firstColumn="1" w:lastColumn="0" w:noHBand="0" w:noVBand="0"/>
      </w:tblPr>
      <w:tblGrid>
        <w:gridCol w:w="9072"/>
      </w:tblGrid>
      <w:tr w:rsidR="005A32EE" w:rsidRPr="00260F2C">
        <w:trPr>
          <w:jc w:val="center"/>
        </w:trPr>
        <w:tc>
          <w:tcPr>
            <w:tcW w:w="9072" w:type="dxa"/>
            <w:tcBorders>
              <w:top w:val="single" w:sz="12" w:space="0" w:color="auto"/>
              <w:bottom w:val="single" w:sz="12" w:space="0" w:color="auto"/>
            </w:tcBorders>
            <w:tcMar>
              <w:top w:w="57" w:type="dxa"/>
              <w:bottom w:w="57" w:type="dxa"/>
            </w:tcMar>
          </w:tcPr>
          <w:p w:rsidR="005A32EE" w:rsidRPr="00C504F0" w:rsidRDefault="005A32EE" w:rsidP="0088795F">
            <w:pPr>
              <w:spacing w:after="120"/>
              <w:jc w:val="center"/>
              <w:rPr>
                <w:rFonts w:ascii="Times New Roman" w:hAnsi="Times New Roman"/>
                <w:b/>
                <w:lang w:val="ru-RU"/>
              </w:rPr>
            </w:pPr>
            <w:r w:rsidRPr="00C504F0">
              <w:rPr>
                <w:rFonts w:ascii="Times New Roman" w:hAnsi="Times New Roman"/>
                <w:b/>
                <w:bCs/>
                <w:lang w:val="ru-RU"/>
              </w:rPr>
              <w:t>ОБЪЕКТЫ СТРОИТЕЛЬНЫЕ</w:t>
            </w:r>
            <w:r w:rsidR="00912336" w:rsidRPr="00C504F0">
              <w:rPr>
                <w:rFonts w:ascii="Times New Roman" w:hAnsi="Times New Roman"/>
                <w:b/>
                <w:bCs/>
                <w:lang w:val="ru-RU"/>
              </w:rPr>
              <w:t xml:space="preserve"> ПОВЫШЕННОЙ ОТВЕТСТВЕННОСТИ</w:t>
            </w:r>
            <w:del w:id="301" w:author="User" w:date="2016-11-06T20:23:00Z">
              <w:r w:rsidRPr="00C504F0" w:rsidDel="008E7672">
                <w:rPr>
                  <w:rFonts w:ascii="Times New Roman" w:hAnsi="Times New Roman"/>
                  <w:b/>
                  <w:bCs/>
                  <w:lang w:val="ru-RU"/>
                </w:rPr>
                <w:delText>.</w:delText>
              </w:r>
            </w:del>
            <w:r w:rsidRPr="00C504F0">
              <w:rPr>
                <w:rFonts w:ascii="Times New Roman" w:hAnsi="Times New Roman"/>
                <w:b/>
                <w:bCs/>
                <w:lang w:val="ru-RU"/>
              </w:rPr>
              <w:t xml:space="preserve"> </w:t>
            </w:r>
            <w:r w:rsidR="008E7672" w:rsidRPr="00C504F0">
              <w:rPr>
                <w:rFonts w:ascii="Times New Roman" w:hAnsi="Times New Roman"/>
                <w:b/>
                <w:bCs/>
                <w:lang w:val="ru-RU"/>
              </w:rPr>
              <w:t>Правила детального сейсмического районирования</w:t>
            </w:r>
          </w:p>
          <w:p w:rsidR="005A32EE" w:rsidRPr="00912336" w:rsidRDefault="005A32EE" w:rsidP="00F252F9">
            <w:pPr>
              <w:jc w:val="center"/>
              <w:rPr>
                <w:rFonts w:ascii="Times New Roman" w:hAnsi="Times New Roman"/>
                <w:b/>
                <w:highlight w:val="yellow"/>
                <w:lang w:val="ru-RU"/>
              </w:rPr>
            </w:pPr>
          </w:p>
          <w:p w:rsidR="005A32EE" w:rsidRPr="008E7672" w:rsidRDefault="00912336" w:rsidP="00912336">
            <w:pPr>
              <w:jc w:val="center"/>
              <w:rPr>
                <w:rFonts w:ascii="Times New Roman" w:hAnsi="Times New Roman"/>
                <w:rPrChange w:id="302" w:author="User" w:date="2016-11-06T20:24:00Z">
                  <w:rPr>
                    <w:rFonts w:ascii="Times New Roman" w:hAnsi="Times New Roman"/>
                    <w:sz w:val="28"/>
                    <w:szCs w:val="28"/>
                  </w:rPr>
                </w:rPrChange>
              </w:rPr>
            </w:pPr>
            <w:r w:rsidRPr="008E7672">
              <w:rPr>
                <w:rFonts w:ascii="Times New Roman" w:hAnsi="Times New Roman"/>
                <w:rPrChange w:id="303" w:author="User" w:date="2016-11-06T20:24:00Z">
                  <w:rPr>
                    <w:rFonts w:ascii="Times New Roman" w:hAnsi="Times New Roman"/>
                    <w:sz w:val="28"/>
                    <w:szCs w:val="28"/>
                  </w:rPr>
                </w:rPrChange>
              </w:rPr>
              <w:t>Building objects</w:t>
            </w:r>
            <w:r w:rsidRPr="008E7672">
              <w:rPr>
                <w:rStyle w:val="translation-chunk"/>
                <w:rFonts w:ascii="Times New Roman" w:hAnsi="Times New Roman"/>
                <w:color w:val="222222"/>
                <w:lang w:val="en"/>
                <w:rPrChange w:id="304" w:author="User" w:date="2016-11-06T20:24:00Z">
                  <w:rPr>
                    <w:rStyle w:val="translation-chunk"/>
                    <w:rFonts w:ascii="Times New Roman" w:hAnsi="Times New Roman"/>
                    <w:color w:val="222222"/>
                    <w:sz w:val="28"/>
                    <w:szCs w:val="28"/>
                    <w:lang w:val="en"/>
                  </w:rPr>
                </w:rPrChange>
              </w:rPr>
              <w:t xml:space="preserve"> of </w:t>
            </w:r>
            <w:r w:rsidR="00470EDA" w:rsidRPr="008E7672">
              <w:rPr>
                <w:rStyle w:val="translation-chunk"/>
                <w:rFonts w:ascii="Times New Roman" w:hAnsi="Times New Roman"/>
                <w:color w:val="222222"/>
                <w:rPrChange w:id="305" w:author="User" w:date="2016-11-06T20:24:00Z">
                  <w:rPr>
                    <w:rStyle w:val="translation-chunk"/>
                    <w:rFonts w:ascii="Times New Roman" w:hAnsi="Times New Roman"/>
                    <w:color w:val="222222"/>
                    <w:sz w:val="28"/>
                    <w:szCs w:val="28"/>
                  </w:rPr>
                </w:rPrChange>
              </w:rPr>
              <w:t>high critically rating</w:t>
            </w:r>
            <w:r w:rsidR="005A32EE" w:rsidRPr="008E7672">
              <w:rPr>
                <w:rFonts w:ascii="Times New Roman" w:hAnsi="Times New Roman"/>
                <w:rPrChange w:id="306" w:author="User" w:date="2016-11-06T20:24:00Z">
                  <w:rPr>
                    <w:rFonts w:ascii="Times New Roman" w:hAnsi="Times New Roman"/>
                    <w:sz w:val="28"/>
                    <w:szCs w:val="28"/>
                  </w:rPr>
                </w:rPrChange>
              </w:rPr>
              <w:t xml:space="preserve">. </w:t>
            </w:r>
            <w:r w:rsidR="00470EDA" w:rsidRPr="008E7672">
              <w:rPr>
                <w:rFonts w:ascii="Times New Roman" w:hAnsi="Times New Roman"/>
                <w:rPrChange w:id="307" w:author="User" w:date="2016-11-06T20:24:00Z">
                  <w:rPr>
                    <w:rFonts w:ascii="Times New Roman" w:hAnsi="Times New Roman"/>
                    <w:sz w:val="28"/>
                    <w:szCs w:val="28"/>
                  </w:rPr>
                </w:rPrChange>
              </w:rPr>
              <w:t>Guidelines</w:t>
            </w:r>
            <w:r w:rsidR="005A32EE" w:rsidRPr="008E7672">
              <w:rPr>
                <w:rFonts w:ascii="Times New Roman" w:hAnsi="Times New Roman"/>
                <w:rPrChange w:id="308" w:author="User" w:date="2016-11-06T20:24:00Z">
                  <w:rPr>
                    <w:rFonts w:ascii="Times New Roman" w:hAnsi="Times New Roman"/>
                    <w:sz w:val="28"/>
                    <w:szCs w:val="28"/>
                  </w:rPr>
                </w:rPrChange>
              </w:rPr>
              <w:t xml:space="preserve"> of detailed seismic zon</w:t>
            </w:r>
            <w:r w:rsidR="00470EDA" w:rsidRPr="008E7672">
              <w:rPr>
                <w:rFonts w:ascii="Times New Roman" w:hAnsi="Times New Roman"/>
                <w:rPrChange w:id="309" w:author="User" w:date="2016-11-06T20:24:00Z">
                  <w:rPr>
                    <w:rFonts w:ascii="Times New Roman" w:hAnsi="Times New Roman"/>
                    <w:sz w:val="28"/>
                    <w:szCs w:val="28"/>
                  </w:rPr>
                </w:rPrChange>
              </w:rPr>
              <w:t>ing</w:t>
            </w:r>
            <w:r w:rsidR="005A32EE" w:rsidRPr="008E7672">
              <w:rPr>
                <w:rFonts w:ascii="Times New Roman" w:hAnsi="Times New Roman"/>
                <w:rPrChange w:id="310" w:author="User" w:date="2016-11-06T20:24:00Z">
                  <w:rPr>
                    <w:rFonts w:ascii="Times New Roman" w:hAnsi="Times New Roman"/>
                    <w:sz w:val="28"/>
                    <w:szCs w:val="28"/>
                  </w:rPr>
                </w:rPrChange>
              </w:rPr>
              <w:t xml:space="preserve"> </w:t>
            </w:r>
          </w:p>
        </w:tc>
      </w:tr>
    </w:tbl>
    <w:p w:rsidR="001F3722" w:rsidRPr="001F3722" w:rsidRDefault="001F3722" w:rsidP="00315C40">
      <w:pPr>
        <w:spacing w:before="60"/>
        <w:jc w:val="right"/>
        <w:rPr>
          <w:ins w:id="311" w:author="User" w:date="2016-11-07T10:24:00Z"/>
          <w:rFonts w:ascii="Times New Roman" w:hAnsi="Times New Roman"/>
          <w:b/>
          <w:rPrChange w:id="312" w:author="User" w:date="2016-11-07T10:26:00Z">
            <w:rPr>
              <w:ins w:id="313" w:author="User" w:date="2016-11-07T10:24:00Z"/>
              <w:rFonts w:ascii="Times New Roman" w:hAnsi="Times New Roman"/>
              <w:b/>
              <w:lang w:val="ru-RU"/>
            </w:rPr>
          </w:rPrChange>
        </w:rPr>
      </w:pPr>
    </w:p>
    <w:p w:rsidR="005A32EE" w:rsidRDefault="005A32EE" w:rsidP="00315C40">
      <w:pPr>
        <w:spacing w:before="60"/>
        <w:jc w:val="right"/>
        <w:rPr>
          <w:ins w:id="314" w:author="User" w:date="2016-11-07T10:24:00Z"/>
          <w:rFonts w:ascii="Times New Roman" w:hAnsi="Times New Roman"/>
          <w:b/>
          <w:lang w:val="ru-RU"/>
        </w:rPr>
      </w:pPr>
      <w:r w:rsidRPr="00260F2C">
        <w:rPr>
          <w:rFonts w:ascii="Times New Roman" w:hAnsi="Times New Roman"/>
          <w:b/>
          <w:lang w:val="ru-RU"/>
        </w:rPr>
        <w:t xml:space="preserve">Дата введения </w:t>
      </w:r>
      <w:ins w:id="315" w:author="User" w:date="2016-11-06T20:24:00Z">
        <w:del w:id="316" w:author="Татьяна Диденко" w:date="2017-01-18T12:35:00Z">
          <w:r w:rsidR="008E7672" w:rsidDel="00C6182A">
            <w:rPr>
              <w:rFonts w:ascii="Times New Roman" w:hAnsi="Times New Roman"/>
              <w:b/>
              <w:lang w:val="ru-RU"/>
            </w:rPr>
            <w:delText>—</w:delText>
          </w:r>
        </w:del>
      </w:ins>
      <w:ins w:id="317" w:author="Татьяна Диденко" w:date="2017-01-18T12:35:00Z">
        <w:r w:rsidR="00C6182A">
          <w:rPr>
            <w:rFonts w:ascii="Times New Roman" w:hAnsi="Times New Roman"/>
            <w:b/>
            <w:lang w:val="ru-RU"/>
          </w:rPr>
          <w:t>–</w:t>
        </w:r>
      </w:ins>
      <w:ins w:id="318" w:author="User" w:date="2016-11-06T20:24:00Z">
        <w:r w:rsidR="008E7672">
          <w:rPr>
            <w:rFonts w:ascii="Times New Roman" w:hAnsi="Times New Roman"/>
            <w:b/>
            <w:lang w:val="ru-RU"/>
          </w:rPr>
          <w:t xml:space="preserve"> </w:t>
        </w:r>
      </w:ins>
      <w:r w:rsidRPr="00260F2C">
        <w:rPr>
          <w:rFonts w:ascii="Times New Roman" w:hAnsi="Times New Roman"/>
          <w:b/>
          <w:lang w:val="ru-RU"/>
        </w:rPr>
        <w:t>201</w:t>
      </w:r>
      <w:del w:id="319" w:author="Павел Смирнов" w:date="2016-12-29T10:58:00Z">
        <w:r w:rsidRPr="00260F2C" w:rsidDel="00622DD7">
          <w:rPr>
            <w:rFonts w:ascii="Times New Roman" w:hAnsi="Times New Roman"/>
            <w:b/>
            <w:lang w:val="ru-RU"/>
          </w:rPr>
          <w:delText>6</w:delText>
        </w:r>
      </w:del>
      <w:ins w:id="320" w:author="Павел Смирнов" w:date="2016-12-29T10:58:00Z">
        <w:r w:rsidR="00622DD7">
          <w:rPr>
            <w:rFonts w:ascii="Times New Roman" w:hAnsi="Times New Roman"/>
            <w:b/>
            <w:lang w:val="ru-RU"/>
          </w:rPr>
          <w:t>7</w:t>
        </w:r>
      </w:ins>
      <w:r w:rsidRPr="00260F2C">
        <w:rPr>
          <w:rFonts w:ascii="Times New Roman" w:hAnsi="Times New Roman"/>
          <w:b/>
          <w:lang w:val="ru-RU"/>
        </w:rPr>
        <w:t>–</w:t>
      </w:r>
      <w:del w:id="321" w:author="Татьяна Диденко" w:date="2017-01-18T12:35:00Z">
        <w:r w:rsidRPr="00260F2C" w:rsidDel="003A1671">
          <w:rPr>
            <w:rFonts w:ascii="Times New Roman" w:hAnsi="Times New Roman"/>
            <w:b/>
            <w:lang w:val="ru-RU"/>
          </w:rPr>
          <w:delText>ХХ</w:delText>
        </w:r>
      </w:del>
      <w:ins w:id="322" w:author="Татьяна Диденко" w:date="2017-01-18T12:35:00Z">
        <w:r w:rsidR="003A1671">
          <w:rPr>
            <w:rFonts w:ascii="Times New Roman" w:hAnsi="Times New Roman"/>
            <w:b/>
            <w:lang w:val="ru-RU"/>
          </w:rPr>
          <w:t>06</w:t>
        </w:r>
      </w:ins>
      <w:r w:rsidRPr="00260F2C">
        <w:rPr>
          <w:rFonts w:ascii="Times New Roman" w:hAnsi="Times New Roman"/>
          <w:b/>
          <w:lang w:val="ru-RU"/>
        </w:rPr>
        <w:t>–</w:t>
      </w:r>
      <w:del w:id="323" w:author="Татьяна Диденко" w:date="2017-01-18T12:35:00Z">
        <w:r w:rsidRPr="00260F2C" w:rsidDel="003A1671">
          <w:rPr>
            <w:rFonts w:ascii="Times New Roman" w:hAnsi="Times New Roman"/>
            <w:b/>
            <w:lang w:val="ru-RU"/>
          </w:rPr>
          <w:delText>ХХ</w:delText>
        </w:r>
      </w:del>
      <w:ins w:id="324" w:author="Татьяна Диденко" w:date="2017-01-18T12:35:00Z">
        <w:r w:rsidR="003A1671">
          <w:rPr>
            <w:rFonts w:ascii="Times New Roman" w:hAnsi="Times New Roman"/>
            <w:b/>
            <w:lang w:val="ru-RU"/>
          </w:rPr>
          <w:t>17</w:t>
        </w:r>
      </w:ins>
    </w:p>
    <w:p w:rsidR="001F3722" w:rsidRPr="00260F2C" w:rsidRDefault="001F3722" w:rsidP="00315C40">
      <w:pPr>
        <w:spacing w:before="60"/>
        <w:jc w:val="right"/>
        <w:rPr>
          <w:rFonts w:ascii="Times New Roman" w:hAnsi="Times New Roman"/>
          <w:b/>
          <w:lang w:val="ru-RU"/>
        </w:rPr>
      </w:pPr>
    </w:p>
    <w:p w:rsidR="005A32EE" w:rsidRPr="00DE42A3" w:rsidRDefault="00DE42A3">
      <w:pPr>
        <w:pStyle w:val="1"/>
        <w:spacing w:line="360" w:lineRule="auto"/>
        <w:ind w:firstLine="567"/>
        <w:rPr>
          <w:rFonts w:ascii="Times New Roman" w:hAnsi="Times New Roman"/>
          <w:sz w:val="24"/>
          <w:szCs w:val="24"/>
          <w:lang w:val="ru-RU"/>
          <w:rPrChange w:id="325" w:author="User" w:date="2016-11-06T20:25:00Z">
            <w:rPr>
              <w:rFonts w:ascii="Times New Roman" w:hAnsi="Times New Roman"/>
              <w:sz w:val="24"/>
              <w:szCs w:val="24"/>
            </w:rPr>
          </w:rPrChange>
        </w:rPr>
        <w:pPrChange w:id="326" w:author="Павел Смирнов" w:date="2016-12-29T11:10:00Z">
          <w:pPr>
            <w:pStyle w:val="1"/>
            <w:numPr>
              <w:numId w:val="23"/>
            </w:numPr>
            <w:ind w:left="927" w:hanging="360"/>
          </w:pPr>
        </w:pPrChange>
      </w:pPr>
      <w:bookmarkStart w:id="327" w:name="_Toc436309456"/>
      <w:bookmarkStart w:id="328" w:name="_Toc450219460"/>
      <w:ins w:id="329" w:author="User" w:date="2016-11-06T20:24:00Z">
        <w:r>
          <w:rPr>
            <w:rFonts w:ascii="Times New Roman" w:hAnsi="Times New Roman"/>
            <w:sz w:val="24"/>
            <w:szCs w:val="24"/>
            <w:lang w:val="ru-RU"/>
          </w:rPr>
          <w:t xml:space="preserve">1 </w:t>
        </w:r>
      </w:ins>
      <w:r w:rsidR="005A32EE" w:rsidRPr="00260F2C">
        <w:rPr>
          <w:rFonts w:ascii="Times New Roman" w:hAnsi="Times New Roman"/>
          <w:sz w:val="24"/>
          <w:szCs w:val="24"/>
          <w:lang w:val="ru-RU"/>
        </w:rPr>
        <w:t>Область применения</w:t>
      </w:r>
      <w:bookmarkEnd w:id="327"/>
      <w:bookmarkEnd w:id="328"/>
    </w:p>
    <w:p w:rsidR="00D5136F" w:rsidRPr="00260F2C" w:rsidRDefault="00D5136F">
      <w:pPr>
        <w:spacing w:line="360" w:lineRule="auto"/>
        <w:rPr>
          <w:lang w:val="ru-RU"/>
        </w:rPr>
        <w:pPrChange w:id="330" w:author="Павел Смирнов" w:date="2016-12-29T11:10:00Z">
          <w:pPr/>
        </w:pPrChange>
      </w:pPr>
    </w:p>
    <w:p w:rsidR="00F320FF" w:rsidRDefault="005A32EE">
      <w:pPr>
        <w:shd w:val="clear" w:color="auto" w:fill="FFFFFF"/>
        <w:spacing w:line="360" w:lineRule="auto"/>
        <w:ind w:right="91" w:firstLine="567"/>
        <w:jc w:val="both"/>
        <w:rPr>
          <w:rFonts w:ascii="Times New Roman" w:hAnsi="Times New Roman"/>
          <w:iCs/>
          <w:color w:val="000000"/>
          <w:spacing w:val="-2"/>
          <w:lang w:val="ru-RU"/>
        </w:rPr>
        <w:pPrChange w:id="331" w:author="Павел Смирнов" w:date="2016-12-29T11:10:00Z">
          <w:pPr>
            <w:shd w:val="clear" w:color="auto" w:fill="FFFFFF"/>
            <w:spacing w:line="259" w:lineRule="exact"/>
            <w:ind w:right="91" w:firstLine="567"/>
            <w:jc w:val="both"/>
          </w:pPr>
        </w:pPrChange>
      </w:pPr>
      <w:r w:rsidRPr="00260F2C">
        <w:rPr>
          <w:rFonts w:ascii="Times New Roman" w:hAnsi="Times New Roman"/>
          <w:lang w:val="ru-RU"/>
        </w:rPr>
        <w:t xml:space="preserve">1.1 </w:t>
      </w:r>
      <w:r w:rsidR="00D5136F" w:rsidRPr="00260F2C">
        <w:rPr>
          <w:rFonts w:ascii="Times New Roman" w:hAnsi="Times New Roman"/>
          <w:iCs/>
          <w:color w:val="000000"/>
          <w:spacing w:val="-2"/>
          <w:lang w:val="ru-RU"/>
        </w:rPr>
        <w:t xml:space="preserve">Настоящий свод правил предназначен для проведения работ по </w:t>
      </w:r>
      <w:ins w:id="332" w:author="Татьяна Диденко" w:date="2017-01-18T13:07:00Z">
        <w:r w:rsidR="00DC0D0E">
          <w:rPr>
            <w:rFonts w:ascii="Times New Roman" w:hAnsi="Times New Roman"/>
            <w:iCs/>
            <w:color w:val="000000"/>
            <w:spacing w:val="-2"/>
            <w:lang w:val="ru-RU"/>
          </w:rPr>
          <w:t>детальному сейсмическому</w:t>
        </w:r>
      </w:ins>
      <w:r w:rsidR="00F37955">
        <w:rPr>
          <w:rFonts w:ascii="Times New Roman" w:hAnsi="Times New Roman"/>
          <w:iCs/>
          <w:color w:val="000000"/>
          <w:spacing w:val="-2"/>
          <w:lang w:val="ru-RU"/>
        </w:rPr>
        <w:t xml:space="preserve"> районированию (</w:t>
      </w:r>
      <w:del w:id="333" w:author="User" w:date="2016-11-09T14:00:00Z">
        <w:r w:rsidR="00D5136F" w:rsidRPr="00260F2C" w:rsidDel="003B1919">
          <w:rPr>
            <w:rFonts w:ascii="Times New Roman" w:hAnsi="Times New Roman"/>
            <w:iCs/>
            <w:color w:val="000000"/>
            <w:spacing w:val="-2"/>
            <w:lang w:val="ru-RU"/>
          </w:rPr>
          <w:delText xml:space="preserve">детальному </w:delText>
        </w:r>
        <w:r w:rsidR="00D5136F" w:rsidRPr="00260F2C" w:rsidDel="003B1919">
          <w:rPr>
            <w:rFonts w:ascii="Times New Roman" w:hAnsi="Times New Roman"/>
            <w:iCs/>
            <w:color w:val="000000"/>
            <w:spacing w:val="-3"/>
            <w:lang w:val="ru-RU"/>
          </w:rPr>
          <w:delText>сейсмическому районированию (</w:delText>
        </w:r>
      </w:del>
      <w:r w:rsidR="00D5136F" w:rsidRPr="00260F2C">
        <w:rPr>
          <w:rFonts w:ascii="Times New Roman" w:hAnsi="Times New Roman"/>
          <w:iCs/>
          <w:color w:val="000000"/>
          <w:spacing w:val="-3"/>
          <w:lang w:val="ru-RU"/>
        </w:rPr>
        <w:t>ДСР</w:t>
      </w:r>
      <w:r w:rsidR="00F37955">
        <w:rPr>
          <w:rFonts w:ascii="Times New Roman" w:hAnsi="Times New Roman"/>
          <w:iCs/>
          <w:color w:val="000000"/>
          <w:spacing w:val="-3"/>
          <w:lang w:val="ru-RU"/>
        </w:rPr>
        <w:t>)</w:t>
      </w:r>
      <w:del w:id="334" w:author="User" w:date="2016-11-09T14:00:00Z">
        <w:r w:rsidR="00D5136F" w:rsidRPr="00260F2C" w:rsidDel="003B1919">
          <w:rPr>
            <w:rFonts w:ascii="Times New Roman" w:hAnsi="Times New Roman"/>
            <w:iCs/>
            <w:color w:val="000000"/>
            <w:spacing w:val="-3"/>
            <w:lang w:val="ru-RU"/>
          </w:rPr>
          <w:delText>)</w:delText>
        </w:r>
      </w:del>
      <w:r w:rsidR="00D5136F" w:rsidRPr="00260F2C">
        <w:rPr>
          <w:rFonts w:ascii="Times New Roman" w:hAnsi="Times New Roman"/>
          <w:iCs/>
          <w:color w:val="000000"/>
          <w:spacing w:val="-3"/>
          <w:lang w:val="ru-RU"/>
        </w:rPr>
        <w:t>,</w:t>
      </w:r>
      <w:r w:rsidR="00D5136F" w:rsidRPr="00260F2C">
        <w:rPr>
          <w:rFonts w:ascii="Times New Roman" w:hAnsi="Times New Roman"/>
          <w:lang w:val="ru-RU"/>
        </w:rPr>
        <w:t xml:space="preserve"> включающих </w:t>
      </w:r>
      <w:r w:rsidR="00F37955">
        <w:rPr>
          <w:rFonts w:ascii="Times New Roman" w:hAnsi="Times New Roman"/>
          <w:lang w:val="ru-RU"/>
        </w:rPr>
        <w:t xml:space="preserve">в себя </w:t>
      </w:r>
      <w:r w:rsidR="00D5136F" w:rsidRPr="00260F2C">
        <w:rPr>
          <w:rFonts w:ascii="Times New Roman" w:hAnsi="Times New Roman"/>
          <w:lang w:val="ru-RU"/>
        </w:rPr>
        <w:t>сейсмотектонические, сейсмологические исследования,</w:t>
      </w:r>
      <w:r w:rsidR="00D5136F" w:rsidRPr="00260F2C">
        <w:rPr>
          <w:rFonts w:ascii="Times New Roman" w:hAnsi="Times New Roman"/>
          <w:iCs/>
          <w:color w:val="000000"/>
          <w:spacing w:val="-3"/>
          <w:lang w:val="ru-RU"/>
        </w:rPr>
        <w:t xml:space="preserve"> при изысканиях для объектов повышенного уровня ответственности, </w:t>
      </w:r>
      <w:r w:rsidR="00D5136F" w:rsidRPr="00260F2C">
        <w:rPr>
          <w:rFonts w:ascii="Times New Roman" w:hAnsi="Times New Roman"/>
          <w:iCs/>
          <w:color w:val="000000"/>
          <w:spacing w:val="-2"/>
          <w:lang w:val="ru-RU"/>
        </w:rPr>
        <w:t>которые</w:t>
      </w:r>
      <w:del w:id="335" w:author="User" w:date="2016-11-07T08:59:00Z">
        <w:r w:rsidR="00D5136F" w:rsidRPr="00260F2C" w:rsidDel="00792234">
          <w:rPr>
            <w:rFonts w:ascii="Times New Roman" w:hAnsi="Times New Roman"/>
            <w:iCs/>
            <w:color w:val="000000"/>
            <w:spacing w:val="-2"/>
            <w:lang w:val="ru-RU"/>
          </w:rPr>
          <w:delText>,</w:delText>
        </w:r>
      </w:del>
      <w:r w:rsidR="00D5136F" w:rsidRPr="00260F2C">
        <w:rPr>
          <w:rFonts w:ascii="Times New Roman" w:hAnsi="Times New Roman"/>
          <w:iCs/>
          <w:color w:val="000000"/>
          <w:spacing w:val="-2"/>
          <w:lang w:val="ru-RU"/>
        </w:rPr>
        <w:t xml:space="preserve"> в соответствии с </w:t>
      </w:r>
      <w:del w:id="336" w:author="User" w:date="2016-11-07T08:59:00Z">
        <w:r w:rsidR="00D5136F" w:rsidRPr="00260F2C" w:rsidDel="00792234">
          <w:rPr>
            <w:rFonts w:ascii="Times New Roman" w:hAnsi="Times New Roman"/>
            <w:iCs/>
            <w:color w:val="000000"/>
            <w:spacing w:val="-2"/>
            <w:lang w:val="ru-RU"/>
          </w:rPr>
          <w:delText xml:space="preserve">Градостроительным кодексом Российской Федерации </w:delText>
        </w:r>
        <w:r w:rsidR="00C9492D" w:rsidRPr="00260F2C" w:rsidDel="00792234">
          <w:rPr>
            <w:rFonts w:ascii="Times New Roman" w:hAnsi="Times New Roman"/>
            <w:lang w:val="ru-RU"/>
          </w:rPr>
          <w:delText>от 29.12.2004 №190-ФЗ</w:delText>
        </w:r>
      </w:del>
      <w:ins w:id="337" w:author="User" w:date="2016-11-07T08:59:00Z">
        <w:r w:rsidR="00792234" w:rsidRPr="00792234">
          <w:rPr>
            <w:rFonts w:ascii="Times New Roman" w:hAnsi="Times New Roman"/>
            <w:iCs/>
            <w:color w:val="000000"/>
            <w:spacing w:val="-2"/>
            <w:lang w:val="ru-RU"/>
            <w:rPrChange w:id="338" w:author="User" w:date="2016-11-07T08:59:00Z">
              <w:rPr>
                <w:rFonts w:ascii="Times New Roman" w:hAnsi="Times New Roman"/>
                <w:iCs/>
                <w:color w:val="000000"/>
                <w:spacing w:val="-2"/>
              </w:rPr>
            </w:rPrChange>
          </w:rPr>
          <w:t>[</w:t>
        </w:r>
      </w:ins>
      <w:r w:rsidR="00F320FF">
        <w:rPr>
          <w:rFonts w:ascii="Times New Roman" w:hAnsi="Times New Roman"/>
          <w:iCs/>
          <w:color w:val="000000"/>
          <w:spacing w:val="-2"/>
          <w:lang w:val="ru-RU"/>
        </w:rPr>
        <w:t>2</w:t>
      </w:r>
      <w:ins w:id="339" w:author="User" w:date="2016-11-07T08:59:00Z">
        <w:r w:rsidR="00792234" w:rsidRPr="00792234">
          <w:rPr>
            <w:rFonts w:ascii="Times New Roman" w:hAnsi="Times New Roman"/>
            <w:iCs/>
            <w:color w:val="000000"/>
            <w:spacing w:val="-2"/>
            <w:lang w:val="ru-RU"/>
            <w:rPrChange w:id="340" w:author="User" w:date="2016-11-07T08:59:00Z">
              <w:rPr>
                <w:rFonts w:ascii="Times New Roman" w:hAnsi="Times New Roman"/>
                <w:iCs/>
                <w:color w:val="000000"/>
                <w:spacing w:val="-2"/>
              </w:rPr>
            </w:rPrChange>
          </w:rPr>
          <w:t>]</w:t>
        </w:r>
      </w:ins>
      <w:r w:rsidR="00C9492D" w:rsidRPr="00260F2C">
        <w:rPr>
          <w:rFonts w:ascii="Times New Roman" w:hAnsi="Times New Roman"/>
          <w:lang w:val="ru-RU"/>
        </w:rPr>
        <w:t xml:space="preserve"> </w:t>
      </w:r>
      <w:r w:rsidR="00D5136F" w:rsidRPr="00260F2C">
        <w:rPr>
          <w:rFonts w:ascii="Times New Roman" w:hAnsi="Times New Roman"/>
          <w:iCs/>
          <w:color w:val="000000"/>
          <w:spacing w:val="-2"/>
          <w:lang w:val="ru-RU"/>
        </w:rPr>
        <w:t>отнесены к особо опасным, технически сложным или уникальным объектам</w:t>
      </w:r>
      <w:r w:rsidR="00F320FF">
        <w:rPr>
          <w:rFonts w:ascii="Times New Roman" w:hAnsi="Times New Roman"/>
          <w:iCs/>
          <w:color w:val="000000"/>
          <w:spacing w:val="-2"/>
          <w:lang w:val="ru-RU"/>
        </w:rPr>
        <w:t>.</w:t>
      </w:r>
    </w:p>
    <w:p w:rsidR="00D30CF1" w:rsidRDefault="005A32EE">
      <w:pPr>
        <w:shd w:val="clear" w:color="auto" w:fill="FFFFFF"/>
        <w:spacing w:line="360" w:lineRule="auto"/>
        <w:ind w:right="91" w:firstLine="567"/>
        <w:jc w:val="both"/>
        <w:rPr>
          <w:rFonts w:ascii="Times New Roman" w:hAnsi="Times New Roman"/>
          <w:iCs/>
          <w:color w:val="000000"/>
          <w:lang w:val="ru-RU"/>
        </w:rPr>
        <w:pPrChange w:id="341" w:author="Павел Смирнов" w:date="2016-12-29T11:10:00Z">
          <w:pPr>
            <w:shd w:val="clear" w:color="auto" w:fill="FFFFFF"/>
            <w:spacing w:line="259" w:lineRule="exact"/>
            <w:ind w:right="91" w:firstLine="567"/>
            <w:jc w:val="both"/>
          </w:pPr>
        </w:pPrChange>
      </w:pPr>
      <w:r w:rsidRPr="00260F2C">
        <w:rPr>
          <w:rFonts w:ascii="Times New Roman" w:hAnsi="Times New Roman"/>
          <w:lang w:val="ru-RU"/>
        </w:rPr>
        <w:t xml:space="preserve">1.2 </w:t>
      </w:r>
      <w:r w:rsidR="00D30CF1">
        <w:rPr>
          <w:rFonts w:ascii="Times New Roman" w:hAnsi="Times New Roman"/>
          <w:lang w:val="ru-RU"/>
        </w:rPr>
        <w:t>Н</w:t>
      </w:r>
      <w:r w:rsidR="00D5136F" w:rsidRPr="00260F2C">
        <w:rPr>
          <w:rFonts w:ascii="Times New Roman" w:hAnsi="Times New Roman"/>
          <w:iCs/>
          <w:color w:val="000000"/>
          <w:spacing w:val="-2"/>
          <w:lang w:val="ru-RU"/>
        </w:rPr>
        <w:t>астоящ</w:t>
      </w:r>
      <w:r w:rsidR="00D30CF1">
        <w:rPr>
          <w:rFonts w:ascii="Times New Roman" w:hAnsi="Times New Roman"/>
          <w:iCs/>
          <w:color w:val="000000"/>
          <w:spacing w:val="-2"/>
          <w:lang w:val="ru-RU"/>
        </w:rPr>
        <w:t>ий</w:t>
      </w:r>
      <w:r w:rsidR="00D5136F" w:rsidRPr="00260F2C">
        <w:rPr>
          <w:rFonts w:ascii="Times New Roman" w:hAnsi="Times New Roman"/>
          <w:iCs/>
          <w:color w:val="000000"/>
          <w:spacing w:val="-2"/>
          <w:lang w:val="ru-RU"/>
        </w:rPr>
        <w:t xml:space="preserve"> </w:t>
      </w:r>
      <w:del w:id="342" w:author="User" w:date="2016-11-06T20:25:00Z">
        <w:r w:rsidR="00D5136F" w:rsidRPr="00260F2C" w:rsidDel="00DE42A3">
          <w:rPr>
            <w:rFonts w:ascii="Times New Roman" w:hAnsi="Times New Roman"/>
            <w:iCs/>
            <w:color w:val="000000"/>
            <w:spacing w:val="-2"/>
            <w:lang w:val="ru-RU"/>
          </w:rPr>
          <w:delText>СП</w:delText>
        </w:r>
      </w:del>
      <w:ins w:id="343" w:author="User" w:date="2016-11-06T20:25:00Z">
        <w:r w:rsidR="00DE42A3">
          <w:rPr>
            <w:rFonts w:ascii="Times New Roman" w:hAnsi="Times New Roman"/>
            <w:iCs/>
            <w:color w:val="000000"/>
            <w:spacing w:val="-2"/>
            <w:lang w:val="ru-RU"/>
          </w:rPr>
          <w:t>свод правил</w:t>
        </w:r>
      </w:ins>
      <w:r w:rsidR="00D5136F" w:rsidRPr="00260F2C">
        <w:rPr>
          <w:rFonts w:ascii="Times New Roman" w:hAnsi="Times New Roman"/>
          <w:iCs/>
          <w:color w:val="000000"/>
          <w:spacing w:val="-2"/>
          <w:lang w:val="ru-RU"/>
        </w:rPr>
        <w:t xml:space="preserve"> </w:t>
      </w:r>
      <w:del w:id="344" w:author="Татьяна Диденко" w:date="2017-01-18T13:11:00Z">
        <w:r w:rsidR="00D5136F" w:rsidRPr="00260F2C" w:rsidDel="00DC0D0E">
          <w:rPr>
            <w:rFonts w:ascii="Times New Roman" w:hAnsi="Times New Roman"/>
            <w:iCs/>
            <w:color w:val="000000"/>
            <w:spacing w:val="-2"/>
            <w:lang w:val="ru-RU"/>
          </w:rPr>
          <w:delText xml:space="preserve">должны </w:delText>
        </w:r>
      </w:del>
      <w:r w:rsidR="00D30CF1">
        <w:rPr>
          <w:rFonts w:ascii="Times New Roman" w:hAnsi="Times New Roman"/>
          <w:iCs/>
          <w:color w:val="000000"/>
          <w:spacing w:val="-2"/>
          <w:lang w:val="ru-RU"/>
        </w:rPr>
        <w:t>распространяется на</w:t>
      </w:r>
      <w:r w:rsidR="00D5136F" w:rsidRPr="00260F2C">
        <w:rPr>
          <w:rFonts w:ascii="Times New Roman" w:hAnsi="Times New Roman"/>
          <w:iCs/>
          <w:color w:val="000000"/>
          <w:spacing w:val="-2"/>
          <w:lang w:val="ru-RU"/>
        </w:rPr>
        <w:t xml:space="preserve"> новы</w:t>
      </w:r>
      <w:r w:rsidR="00D30CF1">
        <w:rPr>
          <w:rFonts w:ascii="Times New Roman" w:hAnsi="Times New Roman"/>
          <w:iCs/>
          <w:color w:val="000000"/>
          <w:spacing w:val="-2"/>
          <w:lang w:val="ru-RU"/>
        </w:rPr>
        <w:t>е</w:t>
      </w:r>
      <w:r w:rsidR="00D5136F" w:rsidRPr="00260F2C">
        <w:rPr>
          <w:rFonts w:ascii="Times New Roman" w:hAnsi="Times New Roman"/>
          <w:iCs/>
          <w:color w:val="000000"/>
          <w:spacing w:val="-2"/>
          <w:lang w:val="ru-RU"/>
        </w:rPr>
        <w:t xml:space="preserve"> объект</w:t>
      </w:r>
      <w:r w:rsidR="00D30CF1">
        <w:rPr>
          <w:rFonts w:ascii="Times New Roman" w:hAnsi="Times New Roman"/>
          <w:iCs/>
          <w:color w:val="000000"/>
          <w:spacing w:val="-2"/>
          <w:lang w:val="ru-RU"/>
        </w:rPr>
        <w:t>ы</w:t>
      </w:r>
      <w:r w:rsidR="003347CB">
        <w:rPr>
          <w:rFonts w:ascii="Times New Roman" w:hAnsi="Times New Roman"/>
          <w:iCs/>
          <w:color w:val="000000"/>
          <w:spacing w:val="-2"/>
          <w:lang w:val="ru-RU"/>
        </w:rPr>
        <w:t xml:space="preserve"> повышенной ответственности</w:t>
      </w:r>
      <w:r w:rsidR="00D5136F" w:rsidRPr="00260F2C">
        <w:rPr>
          <w:rFonts w:ascii="Times New Roman" w:hAnsi="Times New Roman"/>
          <w:iCs/>
          <w:color w:val="000000"/>
          <w:spacing w:val="-2"/>
          <w:lang w:val="ru-RU"/>
        </w:rPr>
        <w:t xml:space="preserve">, </w:t>
      </w:r>
      <w:r w:rsidR="003347CB">
        <w:rPr>
          <w:rFonts w:ascii="Times New Roman" w:hAnsi="Times New Roman"/>
          <w:iCs/>
          <w:color w:val="000000"/>
          <w:spacing w:val="-2"/>
          <w:lang w:val="ru-RU"/>
        </w:rPr>
        <w:t xml:space="preserve">а также на </w:t>
      </w:r>
      <w:r w:rsidR="00D5136F" w:rsidRPr="00260F2C">
        <w:rPr>
          <w:rFonts w:ascii="Times New Roman" w:hAnsi="Times New Roman"/>
          <w:iCs/>
          <w:color w:val="000000"/>
          <w:lang w:val="ru-RU"/>
        </w:rPr>
        <w:t>проведени</w:t>
      </w:r>
      <w:r w:rsidR="003347CB">
        <w:rPr>
          <w:rFonts w:ascii="Times New Roman" w:hAnsi="Times New Roman"/>
          <w:iCs/>
          <w:color w:val="000000"/>
          <w:lang w:val="ru-RU"/>
        </w:rPr>
        <w:t>е</w:t>
      </w:r>
      <w:r w:rsidR="00D5136F" w:rsidRPr="00260F2C">
        <w:rPr>
          <w:rFonts w:ascii="Times New Roman" w:hAnsi="Times New Roman"/>
          <w:iCs/>
          <w:color w:val="000000"/>
          <w:lang w:val="ru-RU"/>
        </w:rPr>
        <w:t xml:space="preserve"> капитального ремонта,</w:t>
      </w:r>
      <w:r w:rsidR="00ED31C6" w:rsidRPr="00260F2C">
        <w:rPr>
          <w:rFonts w:ascii="Times New Roman" w:hAnsi="Times New Roman"/>
          <w:iCs/>
          <w:color w:val="000000"/>
          <w:lang w:val="ru-RU"/>
        </w:rPr>
        <w:t xml:space="preserve"> </w:t>
      </w:r>
      <w:r w:rsidR="00D5136F" w:rsidRPr="00260F2C">
        <w:rPr>
          <w:rFonts w:ascii="Times New Roman" w:hAnsi="Times New Roman"/>
          <w:iCs/>
          <w:color w:val="000000"/>
          <w:lang w:val="ru-RU"/>
        </w:rPr>
        <w:t>реконструкции и восстановлени</w:t>
      </w:r>
      <w:r w:rsidR="003347CB">
        <w:rPr>
          <w:rFonts w:ascii="Times New Roman" w:hAnsi="Times New Roman"/>
          <w:iCs/>
          <w:color w:val="000000"/>
          <w:lang w:val="ru-RU"/>
        </w:rPr>
        <w:t>е</w:t>
      </w:r>
      <w:del w:id="345" w:author="User" w:date="2016-11-07T09:02:00Z">
        <w:r w:rsidR="00D5136F" w:rsidRPr="00260F2C" w:rsidDel="00792234">
          <w:rPr>
            <w:rFonts w:ascii="Times New Roman" w:hAnsi="Times New Roman"/>
            <w:iCs/>
            <w:color w:val="000000"/>
            <w:lang w:val="ru-RU"/>
          </w:rPr>
          <w:delText>я</w:delText>
        </w:r>
      </w:del>
      <w:r w:rsidR="00D5136F" w:rsidRPr="00260F2C">
        <w:rPr>
          <w:rFonts w:ascii="Times New Roman" w:hAnsi="Times New Roman"/>
          <w:iCs/>
          <w:color w:val="000000"/>
          <w:lang w:val="ru-RU"/>
        </w:rPr>
        <w:t xml:space="preserve"> ранее возведенных объектов, если такие работы не были выполнены при их строительстве</w:t>
      </w:r>
      <w:r w:rsidR="00D30CF1">
        <w:rPr>
          <w:rFonts w:ascii="Times New Roman" w:hAnsi="Times New Roman"/>
          <w:iCs/>
          <w:color w:val="000000"/>
          <w:lang w:val="ru-RU"/>
        </w:rPr>
        <w:t>.</w:t>
      </w:r>
    </w:p>
    <w:p w:rsidR="005A32EE" w:rsidRDefault="00D5136F">
      <w:pPr>
        <w:spacing w:after="120" w:line="360" w:lineRule="auto"/>
        <w:ind w:firstLine="567"/>
        <w:jc w:val="both"/>
        <w:rPr>
          <w:rFonts w:ascii="Times New Roman" w:hAnsi="Times New Roman"/>
          <w:lang w:val="ru-RU"/>
        </w:rPr>
        <w:pPrChange w:id="346" w:author="Павел Смирнов" w:date="2016-12-29T11:10:00Z">
          <w:pPr>
            <w:spacing w:after="120"/>
            <w:ind w:firstLine="567"/>
            <w:jc w:val="both"/>
          </w:pPr>
        </w:pPrChange>
      </w:pPr>
      <w:r w:rsidRPr="00260F2C">
        <w:rPr>
          <w:rFonts w:ascii="Times New Roman" w:hAnsi="Times New Roman"/>
          <w:lang w:val="ru-RU"/>
        </w:rPr>
        <w:t xml:space="preserve">1.3 </w:t>
      </w:r>
      <w:r w:rsidR="005A32EE" w:rsidRPr="00260F2C">
        <w:rPr>
          <w:rFonts w:ascii="Times New Roman" w:hAnsi="Times New Roman"/>
          <w:lang w:val="ru-RU"/>
        </w:rPr>
        <w:t xml:space="preserve">Настоящий свод правил не распространяется на </w:t>
      </w:r>
      <w:del w:id="347" w:author="User" w:date="2016-11-06T20:26:00Z">
        <w:r w:rsidR="005A32EE" w:rsidRPr="00260F2C" w:rsidDel="00DE42A3">
          <w:rPr>
            <w:rFonts w:ascii="Times New Roman" w:hAnsi="Times New Roman"/>
            <w:lang w:val="ru-RU"/>
          </w:rPr>
          <w:delText>детальное сейсмическое районирование</w:delText>
        </w:r>
      </w:del>
      <w:ins w:id="348" w:author="User" w:date="2016-11-06T20:26:00Z">
        <w:r w:rsidR="00DE42A3">
          <w:rPr>
            <w:rFonts w:ascii="Times New Roman" w:hAnsi="Times New Roman"/>
            <w:lang w:val="ru-RU"/>
          </w:rPr>
          <w:t>ДСР</w:t>
        </w:r>
      </w:ins>
      <w:r w:rsidR="005A32EE" w:rsidRPr="00260F2C">
        <w:rPr>
          <w:rFonts w:ascii="Times New Roman" w:hAnsi="Times New Roman"/>
          <w:lang w:val="ru-RU"/>
        </w:rPr>
        <w:t xml:space="preserve"> </w:t>
      </w:r>
      <w:r w:rsidR="003347CB">
        <w:rPr>
          <w:rFonts w:ascii="Times New Roman" w:hAnsi="Times New Roman"/>
          <w:lang w:val="ru-RU"/>
        </w:rPr>
        <w:t>при</w:t>
      </w:r>
      <w:r w:rsidR="005A32EE" w:rsidRPr="00260F2C">
        <w:rPr>
          <w:rFonts w:ascii="Times New Roman" w:hAnsi="Times New Roman"/>
          <w:lang w:val="ru-RU"/>
        </w:rPr>
        <w:t xml:space="preserve"> проектировани</w:t>
      </w:r>
      <w:r w:rsidR="003347CB">
        <w:rPr>
          <w:rFonts w:ascii="Times New Roman" w:hAnsi="Times New Roman"/>
          <w:lang w:val="ru-RU"/>
        </w:rPr>
        <w:t>и</w:t>
      </w:r>
      <w:r w:rsidR="005A32EE" w:rsidRPr="00260F2C">
        <w:rPr>
          <w:rFonts w:ascii="Times New Roman" w:hAnsi="Times New Roman"/>
          <w:lang w:val="ru-RU"/>
        </w:rPr>
        <w:t xml:space="preserve"> вновь строящихся, реконструируемых и технически перевооружаемых</w:t>
      </w:r>
      <w:r w:rsidR="00A37F9B" w:rsidRPr="00260F2C">
        <w:rPr>
          <w:rFonts w:ascii="Times New Roman" w:hAnsi="Times New Roman"/>
          <w:lang w:val="ru-RU"/>
        </w:rPr>
        <w:t xml:space="preserve"> </w:t>
      </w:r>
      <w:r w:rsidR="005A32EE" w:rsidRPr="00260F2C">
        <w:rPr>
          <w:rFonts w:ascii="Times New Roman" w:hAnsi="Times New Roman"/>
          <w:lang w:val="ru-RU"/>
        </w:rPr>
        <w:t>объектов атомной энергетики, крупных гидро</w:t>
      </w:r>
      <w:ins w:id="349" w:author="Татьяна Диденко" w:date="2017-01-18T13:12:00Z">
        <w:r w:rsidR="00DC0D0E">
          <w:rPr>
            <w:rFonts w:ascii="Times New Roman" w:hAnsi="Times New Roman"/>
            <w:lang w:val="ru-RU"/>
          </w:rPr>
          <w:t xml:space="preserve">технических </w:t>
        </w:r>
      </w:ins>
      <w:r w:rsidR="005A32EE" w:rsidRPr="00260F2C">
        <w:rPr>
          <w:rFonts w:ascii="Times New Roman" w:hAnsi="Times New Roman"/>
          <w:lang w:val="ru-RU"/>
        </w:rPr>
        <w:t>сооружений, транспортных сооружений, крупных линейных объектов,</w:t>
      </w:r>
      <w:r w:rsidR="00E77374" w:rsidRPr="00260F2C">
        <w:rPr>
          <w:rFonts w:ascii="Times New Roman" w:hAnsi="Times New Roman"/>
          <w:lang w:val="ru-RU"/>
        </w:rPr>
        <w:t xml:space="preserve"> </w:t>
      </w:r>
      <w:r w:rsidR="005A32EE" w:rsidRPr="00260F2C">
        <w:rPr>
          <w:rFonts w:ascii="Times New Roman" w:hAnsi="Times New Roman"/>
          <w:lang w:val="ru-RU"/>
        </w:rPr>
        <w:t>а также площадных объектов (</w:t>
      </w:r>
      <w:del w:id="350" w:author="Татьяна Диденко" w:date="2017-01-18T13:12:00Z">
        <w:r w:rsidR="005A32EE" w:rsidRPr="00260F2C" w:rsidDel="00DC0D0E">
          <w:rPr>
            <w:rFonts w:ascii="Times New Roman" w:hAnsi="Times New Roman"/>
            <w:lang w:val="ru-RU"/>
          </w:rPr>
          <w:delText xml:space="preserve">типа </w:delText>
        </w:r>
      </w:del>
      <w:ins w:id="351" w:author="Татьяна Диденко" w:date="2017-01-18T13:12:00Z">
        <w:r w:rsidR="00DC0D0E">
          <w:rPr>
            <w:rFonts w:ascii="Times New Roman" w:hAnsi="Times New Roman"/>
            <w:lang w:val="ru-RU"/>
          </w:rPr>
          <w:t xml:space="preserve">например, </w:t>
        </w:r>
      </w:ins>
      <w:del w:id="352" w:author="Татьяна Диденко" w:date="2017-01-18T13:12:00Z">
        <w:r w:rsidR="005A32EE" w:rsidRPr="00260F2C" w:rsidDel="00DC0D0E">
          <w:rPr>
            <w:rFonts w:ascii="Times New Roman" w:hAnsi="Times New Roman"/>
            <w:lang w:val="ru-RU"/>
          </w:rPr>
          <w:delText xml:space="preserve">территорий </w:delText>
        </w:r>
      </w:del>
      <w:ins w:id="353" w:author="Татьяна Диденко" w:date="2017-01-18T13:12:00Z">
        <w:r w:rsidR="00DC0D0E" w:rsidRPr="00260F2C">
          <w:rPr>
            <w:rFonts w:ascii="Times New Roman" w:hAnsi="Times New Roman"/>
            <w:lang w:val="ru-RU"/>
          </w:rPr>
          <w:t>территори</w:t>
        </w:r>
        <w:r w:rsidR="00DC0D0E">
          <w:rPr>
            <w:rFonts w:ascii="Times New Roman" w:hAnsi="Times New Roman"/>
            <w:lang w:val="ru-RU"/>
          </w:rPr>
          <w:t>и</w:t>
        </w:r>
        <w:r w:rsidR="00DC0D0E" w:rsidRPr="00260F2C">
          <w:rPr>
            <w:rFonts w:ascii="Times New Roman" w:hAnsi="Times New Roman"/>
            <w:lang w:val="ru-RU"/>
          </w:rPr>
          <w:t xml:space="preserve"> </w:t>
        </w:r>
      </w:ins>
      <w:r w:rsidR="005A32EE" w:rsidRPr="00260F2C">
        <w:rPr>
          <w:rFonts w:ascii="Times New Roman" w:hAnsi="Times New Roman"/>
          <w:lang w:val="ru-RU"/>
        </w:rPr>
        <w:t xml:space="preserve">субъектов </w:t>
      </w:r>
      <w:ins w:id="354" w:author="User" w:date="2016-11-06T20:27:00Z">
        <w:r w:rsidR="00DE42A3">
          <w:rPr>
            <w:rFonts w:ascii="Times New Roman" w:hAnsi="Times New Roman"/>
            <w:lang w:val="ru-RU"/>
          </w:rPr>
          <w:t xml:space="preserve">Российской </w:t>
        </w:r>
      </w:ins>
      <w:r w:rsidR="005A32EE" w:rsidRPr="00260F2C">
        <w:rPr>
          <w:rFonts w:ascii="Times New Roman" w:hAnsi="Times New Roman"/>
          <w:lang w:val="ru-RU"/>
        </w:rPr>
        <w:t>Федерации</w:t>
      </w:r>
      <w:r w:rsidRPr="00260F2C">
        <w:rPr>
          <w:rFonts w:ascii="Times New Roman" w:hAnsi="Times New Roman"/>
          <w:lang w:val="ru-RU"/>
        </w:rPr>
        <w:t>, крупны</w:t>
      </w:r>
      <w:del w:id="355" w:author="Татьяна Диденко" w:date="2017-01-18T13:12:00Z">
        <w:r w:rsidRPr="00260F2C" w:rsidDel="00DC0D0E">
          <w:rPr>
            <w:rFonts w:ascii="Times New Roman" w:hAnsi="Times New Roman"/>
            <w:lang w:val="ru-RU"/>
          </w:rPr>
          <w:delText>х</w:delText>
        </w:r>
      </w:del>
      <w:ins w:id="356" w:author="Татьяна Диденко" w:date="2017-01-18T13:12:00Z">
        <w:r w:rsidR="00DC0D0E">
          <w:rPr>
            <w:rFonts w:ascii="Times New Roman" w:hAnsi="Times New Roman"/>
            <w:lang w:val="ru-RU"/>
          </w:rPr>
          <w:t>е</w:t>
        </w:r>
      </w:ins>
      <w:r w:rsidRPr="00260F2C">
        <w:rPr>
          <w:rFonts w:ascii="Times New Roman" w:hAnsi="Times New Roman"/>
          <w:lang w:val="ru-RU"/>
        </w:rPr>
        <w:t xml:space="preserve"> </w:t>
      </w:r>
      <w:proofErr w:type="gramStart"/>
      <w:r w:rsidRPr="00260F2C">
        <w:rPr>
          <w:rFonts w:ascii="Times New Roman" w:hAnsi="Times New Roman"/>
          <w:lang w:val="ru-RU"/>
        </w:rPr>
        <w:t>город</w:t>
      </w:r>
      <w:proofErr w:type="gramEnd"/>
      <w:del w:id="357" w:author="Татьяна Диденко" w:date="2017-01-18T13:12:00Z">
        <w:r w:rsidRPr="00260F2C" w:rsidDel="00DC0D0E">
          <w:rPr>
            <w:rFonts w:ascii="Times New Roman" w:hAnsi="Times New Roman"/>
            <w:lang w:val="ru-RU"/>
          </w:rPr>
          <w:delText>ов</w:delText>
        </w:r>
      </w:del>
      <w:ins w:id="358" w:author="Татьяна Диденко" w:date="2017-01-18T13:12:00Z">
        <w:r w:rsidR="00DC0D0E">
          <w:rPr>
            <w:rFonts w:ascii="Times New Roman" w:hAnsi="Times New Roman"/>
            <w:lang w:val="ru-RU"/>
          </w:rPr>
          <w:t>а</w:t>
        </w:r>
      </w:ins>
      <w:r w:rsidR="005A32EE" w:rsidRPr="00260F2C">
        <w:rPr>
          <w:rFonts w:ascii="Times New Roman" w:hAnsi="Times New Roman"/>
          <w:lang w:val="ru-RU"/>
        </w:rPr>
        <w:t xml:space="preserve">). </w:t>
      </w:r>
    </w:p>
    <w:p w:rsidR="005A32EE" w:rsidRPr="00260F2C" w:rsidRDefault="005A32EE">
      <w:pPr>
        <w:pStyle w:val="1"/>
        <w:spacing w:line="360" w:lineRule="auto"/>
        <w:ind w:firstLine="567"/>
        <w:rPr>
          <w:rFonts w:ascii="Times New Roman" w:hAnsi="Times New Roman"/>
          <w:sz w:val="24"/>
          <w:szCs w:val="24"/>
          <w:lang w:val="ru-RU"/>
        </w:rPr>
        <w:pPrChange w:id="359" w:author="Павел Смирнов" w:date="2016-12-29T11:10:00Z">
          <w:pPr>
            <w:pStyle w:val="1"/>
            <w:ind w:firstLine="567"/>
          </w:pPr>
        </w:pPrChange>
      </w:pPr>
      <w:bookmarkStart w:id="360" w:name="_Toc450219461"/>
      <w:r w:rsidRPr="00260F2C">
        <w:rPr>
          <w:rFonts w:ascii="Times New Roman" w:hAnsi="Times New Roman"/>
          <w:sz w:val="24"/>
          <w:szCs w:val="24"/>
          <w:lang w:val="ru-RU"/>
        </w:rPr>
        <w:t>2</w:t>
      </w:r>
      <w:del w:id="361" w:author="Татьяна Диденко" w:date="2017-01-18T13:48:00Z">
        <w:r w:rsidRPr="00260F2C" w:rsidDel="00C34904">
          <w:rPr>
            <w:rFonts w:ascii="Times New Roman" w:hAnsi="Times New Roman"/>
            <w:sz w:val="24"/>
            <w:szCs w:val="24"/>
            <w:lang w:val="ru-RU"/>
          </w:rPr>
          <w:delText>.</w:delText>
        </w:r>
      </w:del>
      <w:r w:rsidRPr="00260F2C">
        <w:rPr>
          <w:rFonts w:ascii="Times New Roman" w:hAnsi="Times New Roman"/>
          <w:sz w:val="24"/>
          <w:szCs w:val="24"/>
          <w:lang w:val="ru-RU"/>
        </w:rPr>
        <w:t xml:space="preserve"> Нормативные ссылки</w:t>
      </w:r>
      <w:bookmarkEnd w:id="360"/>
    </w:p>
    <w:p w:rsidR="005A32EE" w:rsidRPr="00260F2C" w:rsidRDefault="005A32EE">
      <w:pPr>
        <w:spacing w:after="120" w:line="360" w:lineRule="auto"/>
        <w:ind w:firstLine="567"/>
        <w:jc w:val="both"/>
        <w:rPr>
          <w:rFonts w:ascii="Times New Roman" w:hAnsi="Times New Roman"/>
          <w:lang w:val="ru-RU"/>
        </w:rPr>
        <w:pPrChange w:id="362" w:author="Павел Смирнов" w:date="2016-12-29T11:10:00Z">
          <w:pPr>
            <w:spacing w:after="120"/>
            <w:ind w:firstLine="567"/>
            <w:jc w:val="both"/>
          </w:pPr>
        </w:pPrChange>
      </w:pPr>
      <w:r w:rsidRPr="00260F2C">
        <w:rPr>
          <w:rFonts w:ascii="Times New Roman" w:hAnsi="Times New Roman"/>
          <w:lang w:val="ru-RU"/>
        </w:rPr>
        <w:t xml:space="preserve">В настоящем своде правил </w:t>
      </w:r>
      <w:del w:id="363" w:author="User" w:date="2016-11-06T20:28:00Z">
        <w:r w:rsidRPr="00260F2C" w:rsidDel="00DE42A3">
          <w:rPr>
            <w:rFonts w:ascii="Times New Roman" w:hAnsi="Times New Roman"/>
            <w:lang w:val="ru-RU"/>
          </w:rPr>
          <w:delText xml:space="preserve">приведены </w:delText>
        </w:r>
      </w:del>
      <w:ins w:id="364" w:author="User" w:date="2016-11-06T20:28:00Z">
        <w:r w:rsidR="00DE42A3">
          <w:rPr>
            <w:rFonts w:ascii="Times New Roman" w:hAnsi="Times New Roman"/>
            <w:lang w:val="ru-RU"/>
          </w:rPr>
          <w:t>использованы</w:t>
        </w:r>
        <w:r w:rsidR="00DE42A3" w:rsidRPr="00260F2C">
          <w:rPr>
            <w:rFonts w:ascii="Times New Roman" w:hAnsi="Times New Roman"/>
            <w:lang w:val="ru-RU"/>
          </w:rPr>
          <w:t xml:space="preserve"> нормативные </w:t>
        </w:r>
      </w:ins>
      <w:r w:rsidRPr="00260F2C">
        <w:rPr>
          <w:rFonts w:ascii="Times New Roman" w:hAnsi="Times New Roman"/>
          <w:lang w:val="ru-RU"/>
        </w:rPr>
        <w:t xml:space="preserve">ссылки на следующие </w:t>
      </w:r>
      <w:del w:id="365" w:author="User" w:date="2016-11-06T20:28:00Z">
        <w:r w:rsidRPr="00260F2C" w:rsidDel="00DE42A3">
          <w:rPr>
            <w:rFonts w:ascii="Times New Roman" w:hAnsi="Times New Roman"/>
            <w:lang w:val="ru-RU"/>
          </w:rPr>
          <w:delText xml:space="preserve">нормативные </w:delText>
        </w:r>
      </w:del>
      <w:r w:rsidRPr="00260F2C">
        <w:rPr>
          <w:rFonts w:ascii="Times New Roman" w:hAnsi="Times New Roman"/>
          <w:lang w:val="ru-RU"/>
        </w:rPr>
        <w:t>документы:</w:t>
      </w:r>
    </w:p>
    <w:p w:rsidR="001F3722" w:rsidRDefault="001F3722">
      <w:pPr>
        <w:pStyle w:val="ConsPlusTitle"/>
        <w:spacing w:line="360" w:lineRule="auto"/>
        <w:ind w:firstLine="567"/>
        <w:jc w:val="both"/>
        <w:outlineLvl w:val="0"/>
        <w:rPr>
          <w:rFonts w:ascii="Times New Roman" w:hAnsi="Times New Roman"/>
          <w:b w:val="0"/>
          <w:sz w:val="24"/>
          <w:szCs w:val="24"/>
        </w:rPr>
        <w:pPrChange w:id="366" w:author="Павел Смирнов" w:date="2016-12-29T11:10:00Z">
          <w:pPr>
            <w:pStyle w:val="ConsPlusTitle"/>
            <w:ind w:left="567"/>
            <w:outlineLvl w:val="0"/>
          </w:pPr>
        </w:pPrChange>
      </w:pPr>
      <w:bookmarkStart w:id="367" w:name="_Toc450219462"/>
      <w:ins w:id="368" w:author="User" w:date="2016-11-07T10:23:00Z">
        <w:r w:rsidRPr="001F3722">
          <w:rPr>
            <w:rFonts w:ascii="Times New Roman" w:hAnsi="Times New Roman"/>
            <w:b w:val="0"/>
            <w:sz w:val="24"/>
            <w:szCs w:val="24"/>
            <w:rPrChange w:id="369" w:author="User" w:date="2016-11-07T10:23:00Z">
              <w:rPr>
                <w:rFonts w:ascii="Times New Roman" w:hAnsi="Times New Roman"/>
              </w:rPr>
            </w:rPrChange>
          </w:rPr>
          <w:t xml:space="preserve">СП 14.13330.2014 «СНиП </w:t>
        </w:r>
        <w:r w:rsidRPr="001F3722">
          <w:rPr>
            <w:rFonts w:ascii="Times New Roman" w:hAnsi="Times New Roman"/>
            <w:b w:val="0"/>
            <w:sz w:val="24"/>
            <w:szCs w:val="24"/>
            <w:lang w:val="en-US"/>
            <w:rPrChange w:id="370" w:author="User" w:date="2016-11-07T10:23:00Z">
              <w:rPr>
                <w:rFonts w:ascii="Times New Roman" w:hAnsi="Times New Roman"/>
                <w:lang w:val="en-US"/>
              </w:rPr>
            </w:rPrChange>
          </w:rPr>
          <w:t>II</w:t>
        </w:r>
        <w:r w:rsidRPr="001F3722">
          <w:rPr>
            <w:rFonts w:ascii="Times New Roman" w:hAnsi="Times New Roman"/>
            <w:b w:val="0"/>
            <w:sz w:val="24"/>
            <w:szCs w:val="24"/>
            <w:rPrChange w:id="371" w:author="User" w:date="2016-11-07T10:23:00Z">
              <w:rPr>
                <w:rFonts w:ascii="Times New Roman" w:hAnsi="Times New Roman"/>
              </w:rPr>
            </w:rPrChange>
          </w:rPr>
          <w:t xml:space="preserve">-7-81* Строительство в сейсмических районах» (с изменением № 1) </w:t>
        </w:r>
      </w:ins>
    </w:p>
    <w:p w:rsidR="003347CB" w:rsidRDefault="003347CB" w:rsidP="003347CB">
      <w:pPr>
        <w:pStyle w:val="ConsPlusTitle"/>
        <w:spacing w:line="360" w:lineRule="auto"/>
        <w:ind w:firstLine="567"/>
        <w:jc w:val="both"/>
        <w:outlineLvl w:val="0"/>
        <w:rPr>
          <w:rFonts w:ascii="Times New Roman" w:hAnsi="Times New Roman"/>
          <w:b w:val="0"/>
          <w:sz w:val="24"/>
          <w:szCs w:val="24"/>
        </w:rPr>
      </w:pPr>
    </w:p>
    <w:p w:rsidR="003347CB" w:rsidRDefault="003347CB" w:rsidP="003347CB">
      <w:pPr>
        <w:pStyle w:val="ConsPlusTitle"/>
        <w:spacing w:line="360" w:lineRule="auto"/>
        <w:ind w:firstLine="567"/>
        <w:jc w:val="both"/>
        <w:outlineLvl w:val="0"/>
        <w:rPr>
          <w:rFonts w:ascii="Times New Roman" w:hAnsi="Times New Roman"/>
          <w:b w:val="0"/>
          <w:sz w:val="24"/>
          <w:szCs w:val="24"/>
        </w:rPr>
      </w:pPr>
    </w:p>
    <w:p w:rsidR="003347CB" w:rsidRPr="002A2411" w:rsidRDefault="003347CB">
      <w:pPr>
        <w:pBdr>
          <w:top w:val="single" w:sz="4" w:space="1" w:color="auto"/>
        </w:pBdr>
        <w:spacing w:after="120" w:line="360" w:lineRule="auto"/>
        <w:jc w:val="both"/>
        <w:rPr>
          <w:rFonts w:ascii="Times New Roman" w:hAnsi="Times New Roman"/>
          <w:b/>
          <w:lang w:val="ru-RU"/>
          <w:rPrChange w:id="372" w:author="Павел Смирнов" w:date="2016-12-29T11:10:00Z">
            <w:rPr>
              <w:rFonts w:ascii="Times New Roman" w:hAnsi="Times New Roman"/>
              <w:lang w:val="ru-RU"/>
            </w:rPr>
          </w:rPrChange>
        </w:rPr>
        <w:pPrChange w:id="373" w:author="Павел Смирнов" w:date="2016-12-29T11:10:00Z">
          <w:pPr>
            <w:spacing w:after="120"/>
            <w:ind w:firstLine="567"/>
            <w:jc w:val="both"/>
          </w:pPr>
        </w:pPrChange>
      </w:pPr>
      <w:ins w:id="374" w:author="Павел Смирнов" w:date="2016-12-29T11:10:00Z">
        <w:r w:rsidRPr="002A2411">
          <w:rPr>
            <w:rFonts w:ascii="Times New Roman" w:hAnsi="Times New Roman"/>
            <w:b/>
            <w:lang w:val="ru-RU"/>
            <w:rPrChange w:id="375" w:author="Павел Смирнов" w:date="2016-12-29T11:10:00Z">
              <w:rPr>
                <w:rFonts w:ascii="Times New Roman" w:hAnsi="Times New Roman"/>
                <w:lang w:val="ru-RU"/>
              </w:rPr>
            </w:rPrChange>
          </w:rPr>
          <w:t>Издание официальное</w:t>
        </w:r>
      </w:ins>
    </w:p>
    <w:p w:rsidR="001F3722" w:rsidRPr="001F3722" w:rsidRDefault="001F3722">
      <w:pPr>
        <w:pStyle w:val="ConsPlusTitle"/>
        <w:spacing w:line="360" w:lineRule="auto"/>
        <w:ind w:firstLine="567"/>
        <w:jc w:val="both"/>
        <w:outlineLvl w:val="0"/>
        <w:rPr>
          <w:ins w:id="376" w:author="User" w:date="2016-11-07T10:23:00Z"/>
          <w:rFonts w:ascii="Times New Roman" w:hAnsi="Times New Roman"/>
          <w:b w:val="0"/>
          <w:iCs/>
          <w:sz w:val="24"/>
          <w:szCs w:val="24"/>
          <w:rPrChange w:id="377" w:author="User" w:date="2016-11-07T10:23:00Z">
            <w:rPr>
              <w:ins w:id="378" w:author="User" w:date="2016-11-07T10:23:00Z"/>
              <w:rFonts w:ascii="Times New Roman" w:hAnsi="Times New Roman"/>
              <w:iCs/>
            </w:rPr>
          </w:rPrChange>
        </w:rPr>
        <w:pPrChange w:id="379" w:author="Павел Смирнов" w:date="2016-12-29T11:10:00Z">
          <w:pPr>
            <w:pStyle w:val="ConsPlusTitle"/>
            <w:ind w:left="567"/>
            <w:outlineLvl w:val="0"/>
          </w:pPr>
        </w:pPrChange>
      </w:pPr>
      <w:ins w:id="380" w:author="User" w:date="2016-11-07T10:23:00Z">
        <w:r w:rsidRPr="001F3722">
          <w:rPr>
            <w:rFonts w:ascii="Times New Roman" w:hAnsi="Times New Roman"/>
            <w:b w:val="0"/>
            <w:iCs/>
            <w:sz w:val="24"/>
            <w:szCs w:val="24"/>
            <w:rPrChange w:id="381" w:author="User" w:date="2016-11-07T10:23:00Z">
              <w:rPr>
                <w:rFonts w:ascii="Times New Roman" w:hAnsi="Times New Roman"/>
                <w:iCs/>
              </w:rPr>
            </w:rPrChange>
          </w:rPr>
          <w:t>СП 47.13330.2012 «СНиП 11-02-96 Инженерные изыскания для строительства. Основные положения»</w:t>
        </w:r>
      </w:ins>
    </w:p>
    <w:p w:rsidR="001F3722" w:rsidDel="00C34904" w:rsidRDefault="001F3722">
      <w:pPr>
        <w:pStyle w:val="ConsPlusTitle"/>
        <w:widowControl/>
        <w:spacing w:line="360" w:lineRule="auto"/>
        <w:ind w:firstLine="567"/>
        <w:jc w:val="both"/>
        <w:outlineLvl w:val="0"/>
        <w:rPr>
          <w:ins w:id="382" w:author="User" w:date="2016-11-07T10:23:00Z"/>
          <w:del w:id="383" w:author="Татьяна Диденко" w:date="2017-01-18T13:48:00Z"/>
          <w:rFonts w:ascii="Times New Roman" w:hAnsi="Times New Roman" w:cs="Times New Roman"/>
          <w:b w:val="0"/>
          <w:sz w:val="24"/>
          <w:szCs w:val="24"/>
        </w:rPr>
        <w:pPrChange w:id="384" w:author="Павел Смирнов" w:date="2016-12-29T11:10:00Z">
          <w:pPr>
            <w:pStyle w:val="ConsPlusTitle"/>
            <w:widowControl/>
            <w:ind w:left="567"/>
            <w:jc w:val="both"/>
            <w:outlineLvl w:val="0"/>
          </w:pPr>
        </w:pPrChange>
      </w:pPr>
      <w:ins w:id="385" w:author="User" w:date="2016-11-07T10:23:00Z">
        <w:del w:id="386" w:author="Татьяна Диденко" w:date="2017-01-18T13:48:00Z">
          <w:r w:rsidRPr="001F3722" w:rsidDel="00C34904">
            <w:rPr>
              <w:rFonts w:ascii="Times New Roman" w:hAnsi="Times New Roman"/>
              <w:b w:val="0"/>
            </w:rPr>
            <w:delText>СНиП 11-01-95 Инструкция о порядке разработки, согласования, утверждения и составе проектной документации на строительство предприятий, зданий и сооружений</w:delText>
          </w:r>
        </w:del>
      </w:ins>
    </w:p>
    <w:p w:rsidR="001F3722" w:rsidDel="00C34904" w:rsidRDefault="001F3722">
      <w:pPr>
        <w:pStyle w:val="ConsPlusTitle"/>
        <w:widowControl/>
        <w:spacing w:line="360" w:lineRule="auto"/>
        <w:ind w:firstLine="567"/>
        <w:jc w:val="both"/>
        <w:outlineLvl w:val="0"/>
        <w:rPr>
          <w:ins w:id="387" w:author="User" w:date="2016-11-07T10:24:00Z"/>
          <w:del w:id="388" w:author="Татьяна Диденко" w:date="2017-01-18T13:48:00Z"/>
          <w:rFonts w:ascii="Times New Roman" w:hAnsi="Times New Roman" w:cs="Times New Roman"/>
          <w:b w:val="0"/>
          <w:sz w:val="24"/>
          <w:szCs w:val="24"/>
        </w:rPr>
        <w:pPrChange w:id="389" w:author="Павел Смирнов" w:date="2016-12-29T11:10:00Z">
          <w:pPr>
            <w:pStyle w:val="ConsPlusTitle"/>
            <w:widowControl/>
            <w:ind w:left="567"/>
            <w:jc w:val="both"/>
            <w:outlineLvl w:val="0"/>
          </w:pPr>
        </w:pPrChange>
      </w:pPr>
    </w:p>
    <w:p w:rsidR="004F6862" w:rsidRPr="002A2411" w:rsidDel="00DE42A3" w:rsidRDefault="004F6862">
      <w:pPr>
        <w:pStyle w:val="ConsPlusTitle"/>
        <w:widowControl/>
        <w:spacing w:line="360" w:lineRule="auto"/>
        <w:ind w:firstLine="567"/>
        <w:jc w:val="both"/>
        <w:outlineLvl w:val="0"/>
        <w:rPr>
          <w:del w:id="390" w:author="User" w:date="2016-11-06T20:30:00Z"/>
          <w:rFonts w:ascii="Times New Roman" w:hAnsi="Times New Roman" w:cs="Times New Roman"/>
          <w:b w:val="0"/>
          <w:spacing w:val="40"/>
          <w:sz w:val="24"/>
          <w:szCs w:val="24"/>
          <w:rPrChange w:id="391" w:author="Павел Смирнов" w:date="2016-12-29T11:11:00Z">
            <w:rPr>
              <w:del w:id="392" w:author="User" w:date="2016-11-06T20:30:00Z"/>
              <w:rFonts w:ascii="Times New Roman" w:hAnsi="Times New Roman" w:cs="Times New Roman"/>
              <w:b w:val="0"/>
              <w:sz w:val="24"/>
              <w:szCs w:val="24"/>
            </w:rPr>
          </w:rPrChange>
        </w:rPr>
        <w:pPrChange w:id="393" w:author="Павел Смирнов" w:date="2016-12-29T11:11:00Z">
          <w:pPr>
            <w:pStyle w:val="ConsPlusTitle"/>
            <w:widowControl/>
            <w:ind w:left="567"/>
            <w:jc w:val="both"/>
            <w:outlineLvl w:val="0"/>
          </w:pPr>
        </w:pPrChange>
      </w:pPr>
      <w:del w:id="394" w:author="User" w:date="2016-11-06T20:30:00Z">
        <w:r w:rsidRPr="002A2411" w:rsidDel="00DE42A3">
          <w:rPr>
            <w:rFonts w:ascii="Times New Roman" w:hAnsi="Times New Roman"/>
            <w:bCs w:val="0"/>
            <w:spacing w:val="40"/>
            <w:rPrChange w:id="395" w:author="Павел Смирнов" w:date="2016-12-29T11:11:00Z">
              <w:rPr>
                <w:rFonts w:ascii="Times New Roman" w:hAnsi="Times New Roman"/>
                <w:bCs w:val="0"/>
              </w:rPr>
            </w:rPrChange>
          </w:rPr>
          <w:delText>Приказ от 30 декабря 2009 г. № 624 Министерство регионального развития Российской Федерации</w:delText>
        </w:r>
        <w:bookmarkEnd w:id="367"/>
      </w:del>
    </w:p>
    <w:p w:rsidR="005A32EE" w:rsidRPr="002A2411" w:rsidDel="00DE42A3" w:rsidRDefault="005A32EE">
      <w:pPr>
        <w:spacing w:line="360" w:lineRule="auto"/>
        <w:ind w:left="567"/>
        <w:jc w:val="both"/>
        <w:rPr>
          <w:del w:id="396" w:author="User" w:date="2016-11-06T20:30:00Z"/>
          <w:rFonts w:ascii="Times New Roman" w:hAnsi="Times New Roman"/>
          <w:iCs/>
          <w:spacing w:val="40"/>
          <w:lang w:val="ru-RU"/>
          <w:rPrChange w:id="397" w:author="Павел Смирнов" w:date="2016-12-29T11:11:00Z">
            <w:rPr>
              <w:del w:id="398" w:author="User" w:date="2016-11-06T20:30:00Z"/>
              <w:rFonts w:ascii="Times New Roman" w:hAnsi="Times New Roman"/>
              <w:iCs/>
              <w:lang w:val="ru-RU"/>
            </w:rPr>
          </w:rPrChange>
        </w:rPr>
        <w:pPrChange w:id="399" w:author="Павел Смирнов" w:date="2016-12-29T11:11:00Z">
          <w:pPr>
            <w:ind w:left="567"/>
            <w:jc w:val="both"/>
          </w:pPr>
        </w:pPrChange>
      </w:pPr>
      <w:del w:id="400" w:author="User" w:date="2016-11-06T20:30:00Z">
        <w:r w:rsidRPr="002A2411" w:rsidDel="00DE42A3">
          <w:rPr>
            <w:rFonts w:ascii="Times New Roman" w:hAnsi="Times New Roman"/>
            <w:spacing w:val="40"/>
            <w:lang w:val="ru-RU"/>
            <w:rPrChange w:id="401" w:author="Павел Смирнов" w:date="2016-12-29T11:11:00Z">
              <w:rPr>
                <w:rFonts w:ascii="Times New Roman" w:hAnsi="Times New Roman"/>
                <w:lang w:val="ru-RU"/>
              </w:rPr>
            </w:rPrChange>
          </w:rPr>
          <w:delText xml:space="preserve">РБ-019-01 Оценка сейсмической опасности участков размещения ядерно- и радиационно-опасных объектов на основании геодинамических данных. М.: </w:delText>
        </w:r>
        <w:r w:rsidRPr="002A2411" w:rsidDel="00DE42A3">
          <w:rPr>
            <w:rFonts w:ascii="Times New Roman" w:hAnsi="Times New Roman"/>
            <w:iCs/>
            <w:spacing w:val="40"/>
            <w:lang w:val="ru-RU"/>
            <w:rPrChange w:id="402" w:author="Павел Смирнов" w:date="2016-12-29T11:11:00Z">
              <w:rPr>
                <w:rFonts w:ascii="Times New Roman" w:hAnsi="Times New Roman"/>
                <w:iCs/>
                <w:lang w:val="ru-RU"/>
              </w:rPr>
            </w:rPrChange>
          </w:rPr>
          <w:delText>Госатомнадзор России, 2001.</w:delText>
        </w:r>
      </w:del>
    </w:p>
    <w:p w:rsidR="005A32EE" w:rsidRPr="002A2411" w:rsidDel="00DE42A3" w:rsidRDefault="005A32EE">
      <w:pPr>
        <w:pBdr>
          <w:bottom w:val="single" w:sz="12" w:space="1" w:color="auto"/>
        </w:pBdr>
        <w:spacing w:line="360" w:lineRule="auto"/>
        <w:ind w:left="567"/>
        <w:jc w:val="both"/>
        <w:rPr>
          <w:del w:id="403" w:author="User" w:date="2016-11-06T20:30:00Z"/>
          <w:rFonts w:ascii="Times New Roman" w:hAnsi="Times New Roman"/>
          <w:spacing w:val="40"/>
          <w:lang w:val="ru-RU"/>
          <w:rPrChange w:id="404" w:author="Павел Смирнов" w:date="2016-12-29T11:11:00Z">
            <w:rPr>
              <w:del w:id="405" w:author="User" w:date="2016-11-06T20:30:00Z"/>
              <w:rFonts w:ascii="Times New Roman" w:hAnsi="Times New Roman"/>
              <w:lang w:val="ru-RU"/>
            </w:rPr>
          </w:rPrChange>
        </w:rPr>
        <w:pPrChange w:id="406" w:author="Павел Смирнов" w:date="2016-12-29T11:11:00Z">
          <w:pPr>
            <w:pBdr>
              <w:bottom w:val="single" w:sz="12" w:space="1" w:color="auto"/>
            </w:pBdr>
            <w:ind w:left="567"/>
            <w:jc w:val="both"/>
          </w:pPr>
        </w:pPrChange>
      </w:pPr>
      <w:del w:id="407" w:author="User" w:date="2016-11-06T20:30:00Z">
        <w:r w:rsidRPr="002A2411" w:rsidDel="00DE42A3">
          <w:rPr>
            <w:rFonts w:ascii="Times New Roman" w:hAnsi="Times New Roman"/>
            <w:iCs/>
            <w:spacing w:val="40"/>
            <w:lang w:val="ru-RU"/>
            <w:rPrChange w:id="408" w:author="Павел Смирнов" w:date="2016-12-29T11:11:00Z">
              <w:rPr>
                <w:rFonts w:ascii="Times New Roman" w:hAnsi="Times New Roman"/>
                <w:iCs/>
                <w:lang w:val="ru-RU"/>
              </w:rPr>
            </w:rPrChange>
          </w:rPr>
          <w:delText xml:space="preserve">РД-91.020.00-КТН-042-12. Инженерные изыскания для строительства магистральных нефтепроводов </w:delText>
        </w:r>
        <w:r w:rsidRPr="002A2411" w:rsidDel="00DE42A3">
          <w:rPr>
            <w:rFonts w:ascii="Times New Roman" w:hAnsi="Times New Roman"/>
            <w:spacing w:val="40"/>
            <w:lang w:val="ru-RU"/>
            <w:rPrChange w:id="409" w:author="Павел Смирнов" w:date="2016-12-29T11:11:00Z">
              <w:rPr>
                <w:rFonts w:ascii="Times New Roman" w:hAnsi="Times New Roman"/>
                <w:lang w:val="ru-RU"/>
              </w:rPr>
            </w:rPrChange>
          </w:rPr>
          <w:delText xml:space="preserve">и нефтепродуктопроводов. М.: ОАО «АК «Транснефть», 2012. </w:delText>
        </w:r>
      </w:del>
    </w:p>
    <w:p w:rsidR="00DE42A3" w:rsidRPr="002A2411" w:rsidDel="002A2411" w:rsidRDefault="00DE42A3">
      <w:pPr>
        <w:pBdr>
          <w:bottom w:val="single" w:sz="12" w:space="1" w:color="auto"/>
        </w:pBdr>
        <w:spacing w:line="360" w:lineRule="auto"/>
        <w:ind w:left="567"/>
        <w:jc w:val="both"/>
        <w:rPr>
          <w:ins w:id="410" w:author="User" w:date="2016-11-06T20:33:00Z"/>
          <w:del w:id="411" w:author="Павел Смирнов" w:date="2016-12-29T11:11:00Z"/>
          <w:rFonts w:ascii="Times New Roman" w:hAnsi="Times New Roman"/>
          <w:spacing w:val="40"/>
          <w:lang w:val="ru-RU"/>
          <w:rPrChange w:id="412" w:author="Павел Смирнов" w:date="2016-12-29T11:11:00Z">
            <w:rPr>
              <w:ins w:id="413" w:author="User" w:date="2016-11-06T20:33:00Z"/>
              <w:del w:id="414" w:author="Павел Смирнов" w:date="2016-12-29T11:11:00Z"/>
              <w:rFonts w:ascii="Times New Roman" w:hAnsi="Times New Roman"/>
              <w:lang w:val="ru-RU"/>
            </w:rPr>
          </w:rPrChange>
        </w:rPr>
        <w:pPrChange w:id="415" w:author="Павел Смирнов" w:date="2016-12-29T11:11:00Z">
          <w:pPr>
            <w:pBdr>
              <w:bottom w:val="single" w:sz="12" w:space="1" w:color="auto"/>
            </w:pBdr>
            <w:ind w:left="567"/>
            <w:jc w:val="both"/>
          </w:pPr>
        </w:pPrChange>
      </w:pPr>
    </w:p>
    <w:p w:rsidR="00DE42A3" w:rsidRPr="002A2411" w:rsidDel="002A2411" w:rsidRDefault="00DE42A3">
      <w:pPr>
        <w:spacing w:line="360" w:lineRule="auto"/>
        <w:ind w:left="567"/>
        <w:jc w:val="both"/>
        <w:rPr>
          <w:ins w:id="416" w:author="User" w:date="2016-11-06T20:32:00Z"/>
          <w:del w:id="417" w:author="Павел Смирнов" w:date="2016-12-29T11:11:00Z"/>
          <w:rFonts w:ascii="Times New Roman" w:hAnsi="Times New Roman"/>
          <w:b/>
          <w:spacing w:val="40"/>
          <w:sz w:val="20"/>
          <w:szCs w:val="20"/>
          <w:lang w:val="ru-RU"/>
          <w:rPrChange w:id="418" w:author="Павел Смирнов" w:date="2016-12-29T11:11:00Z">
            <w:rPr>
              <w:ins w:id="419" w:author="User" w:date="2016-11-06T20:32:00Z"/>
              <w:del w:id="420" w:author="Павел Смирнов" w:date="2016-12-29T11:11:00Z"/>
              <w:rFonts w:ascii="Times New Roman" w:hAnsi="Times New Roman"/>
              <w:lang w:val="ru-RU"/>
            </w:rPr>
          </w:rPrChange>
        </w:rPr>
        <w:pPrChange w:id="421" w:author="Павел Смирнов" w:date="2016-12-29T11:11:00Z">
          <w:pPr>
            <w:ind w:left="567"/>
            <w:jc w:val="both"/>
          </w:pPr>
        </w:pPrChange>
      </w:pPr>
      <w:ins w:id="422" w:author="User" w:date="2016-11-06T20:33:00Z">
        <w:del w:id="423" w:author="Павел Смирнов" w:date="2016-12-29T11:11:00Z">
          <w:r w:rsidRPr="002A2411" w:rsidDel="002A2411">
            <w:rPr>
              <w:rFonts w:ascii="Times New Roman" w:hAnsi="Times New Roman"/>
              <w:b/>
              <w:spacing w:val="40"/>
              <w:sz w:val="20"/>
              <w:szCs w:val="20"/>
              <w:lang w:val="ru-RU"/>
              <w:rPrChange w:id="424" w:author="Павел Смирнов" w:date="2016-12-29T11:11:00Z">
                <w:rPr>
                  <w:rFonts w:ascii="Times New Roman" w:hAnsi="Times New Roman"/>
                  <w:lang w:val="ru-RU"/>
                </w:rPr>
              </w:rPrChange>
            </w:rPr>
            <w:delText>Издание официальное</w:delText>
          </w:r>
        </w:del>
      </w:ins>
    </w:p>
    <w:p w:rsidR="005A32EE" w:rsidRPr="002A2411" w:rsidDel="00DE42A3" w:rsidRDefault="005A32EE">
      <w:pPr>
        <w:spacing w:line="360" w:lineRule="auto"/>
        <w:ind w:left="567"/>
        <w:jc w:val="both"/>
        <w:rPr>
          <w:del w:id="425" w:author="User" w:date="2016-11-06T20:31:00Z"/>
          <w:rFonts w:ascii="Times New Roman" w:hAnsi="Times New Roman"/>
          <w:spacing w:val="40"/>
          <w:lang w:val="ru-RU"/>
          <w:rPrChange w:id="426" w:author="Павел Смирнов" w:date="2016-12-29T11:11:00Z">
            <w:rPr>
              <w:del w:id="427" w:author="User" w:date="2016-11-06T20:31:00Z"/>
              <w:rFonts w:ascii="Times New Roman" w:hAnsi="Times New Roman"/>
              <w:lang w:val="ru-RU"/>
            </w:rPr>
          </w:rPrChange>
        </w:rPr>
        <w:pPrChange w:id="428" w:author="Павел Смирнов" w:date="2016-12-29T11:11:00Z">
          <w:pPr>
            <w:ind w:left="567"/>
            <w:jc w:val="both"/>
          </w:pPr>
        </w:pPrChange>
      </w:pPr>
      <w:del w:id="429" w:author="User" w:date="2016-11-06T20:31:00Z">
        <w:r w:rsidRPr="002A2411" w:rsidDel="00DE42A3">
          <w:rPr>
            <w:rFonts w:ascii="Times New Roman" w:hAnsi="Times New Roman"/>
            <w:spacing w:val="40"/>
            <w:lang w:val="ru-RU"/>
            <w:rPrChange w:id="430" w:author="Павел Смирнов" w:date="2016-12-29T11:11:00Z">
              <w:rPr>
                <w:rFonts w:ascii="Times New Roman" w:hAnsi="Times New Roman"/>
                <w:lang w:val="ru-RU"/>
              </w:rPr>
            </w:rPrChange>
          </w:rPr>
          <w:delText xml:space="preserve">РСН-60-86. Республиканские строительные нормы. </w:delText>
        </w:r>
        <w:r w:rsidR="00E8471B" w:rsidRPr="002A2411" w:rsidDel="00DE42A3">
          <w:rPr>
            <w:rFonts w:ascii="Times New Roman" w:hAnsi="Times New Roman"/>
            <w:spacing w:val="40"/>
            <w:szCs w:val="28"/>
            <w:lang w:val="ru-RU"/>
            <w:rPrChange w:id="431" w:author="Павел Смирнов" w:date="2016-12-29T11:11:00Z">
              <w:rPr>
                <w:rFonts w:ascii="Times New Roman" w:hAnsi="Times New Roman"/>
                <w:szCs w:val="28"/>
                <w:lang w:val="ru-RU"/>
              </w:rPr>
            </w:rPrChange>
          </w:rPr>
          <w:delText xml:space="preserve">«Инженерные изыскания для строительства. Сейсмическое микрорайонирование. Нормы производства работ» </w:delText>
        </w:r>
        <w:r w:rsidRPr="002A2411" w:rsidDel="00DE42A3">
          <w:rPr>
            <w:rFonts w:ascii="Times New Roman" w:hAnsi="Times New Roman"/>
            <w:spacing w:val="40"/>
            <w:lang w:val="ru-RU"/>
            <w:rPrChange w:id="432" w:author="Павел Смирнов" w:date="2016-12-29T11:11:00Z">
              <w:rPr>
                <w:rFonts w:ascii="Times New Roman" w:hAnsi="Times New Roman"/>
                <w:lang w:val="ru-RU"/>
              </w:rPr>
            </w:rPrChange>
          </w:rPr>
          <w:delText>М.: Росстройиздат, 1986.</w:delText>
        </w:r>
        <w:r w:rsidR="00C9492D" w:rsidRPr="002A2411" w:rsidDel="00DE42A3">
          <w:rPr>
            <w:rFonts w:ascii="Times New Roman" w:hAnsi="Times New Roman"/>
            <w:spacing w:val="40"/>
            <w:lang w:val="ru-RU"/>
            <w:rPrChange w:id="433" w:author="Павел Смирнов" w:date="2016-12-29T11:11:00Z">
              <w:rPr>
                <w:rFonts w:ascii="Times New Roman" w:hAnsi="Times New Roman"/>
                <w:lang w:val="ru-RU"/>
              </w:rPr>
            </w:rPrChange>
          </w:rPr>
          <w:delText xml:space="preserve"> </w:delText>
        </w:r>
      </w:del>
    </w:p>
    <w:p w:rsidR="00FD15A3" w:rsidRPr="002A2411" w:rsidDel="00DE42A3" w:rsidRDefault="00FD15A3">
      <w:pPr>
        <w:spacing w:line="360" w:lineRule="auto"/>
        <w:ind w:left="567"/>
        <w:jc w:val="both"/>
        <w:rPr>
          <w:del w:id="434" w:author="User" w:date="2016-11-06T20:31:00Z"/>
          <w:rFonts w:ascii="Times New Roman" w:hAnsi="Times New Roman"/>
          <w:color w:val="000000"/>
          <w:spacing w:val="40"/>
          <w:lang w:val="ru-RU"/>
          <w:rPrChange w:id="435" w:author="Павел Смирнов" w:date="2016-12-29T11:11:00Z">
            <w:rPr>
              <w:del w:id="436" w:author="User" w:date="2016-11-06T20:31:00Z"/>
              <w:rFonts w:ascii="Times New Roman" w:hAnsi="Times New Roman"/>
              <w:color w:val="000000"/>
              <w:lang w:val="ru-RU"/>
            </w:rPr>
          </w:rPrChange>
        </w:rPr>
        <w:pPrChange w:id="437" w:author="Павел Смирнов" w:date="2016-12-29T11:11:00Z">
          <w:pPr>
            <w:ind w:left="567"/>
            <w:jc w:val="both"/>
          </w:pPr>
        </w:pPrChange>
      </w:pPr>
      <w:del w:id="438" w:author="User" w:date="2016-11-06T20:31:00Z">
        <w:r w:rsidRPr="002A2411" w:rsidDel="00DE42A3">
          <w:rPr>
            <w:rFonts w:ascii="Times New Roman" w:hAnsi="Times New Roman"/>
            <w:spacing w:val="40"/>
            <w:lang w:val="ru-RU"/>
            <w:rPrChange w:id="439" w:author="Павел Смирнов" w:date="2016-12-29T11:11:00Z">
              <w:rPr>
                <w:rFonts w:ascii="Times New Roman" w:hAnsi="Times New Roman"/>
                <w:lang w:val="ru-RU"/>
              </w:rPr>
            </w:rPrChange>
          </w:rPr>
          <w:delText xml:space="preserve">РСН 65-87. </w:delText>
        </w:r>
        <w:r w:rsidR="00E8471B" w:rsidRPr="002A2411" w:rsidDel="00DE42A3">
          <w:rPr>
            <w:rFonts w:ascii="Times New Roman" w:hAnsi="Times New Roman"/>
            <w:spacing w:val="40"/>
            <w:lang w:val="ru-RU"/>
            <w:rPrChange w:id="440" w:author="Павел Смирнов" w:date="2016-12-29T11:11:00Z">
              <w:rPr>
                <w:rFonts w:ascii="Times New Roman" w:hAnsi="Times New Roman"/>
                <w:lang w:val="ru-RU"/>
              </w:rPr>
            </w:rPrChange>
          </w:rPr>
          <w:delText xml:space="preserve">Республиканские строительные нормы. «Инженерные изыскания для строительства. Сейсмическое микрорайонирование. Технические требования к производству работ». </w:delText>
        </w:r>
        <w:r w:rsidR="00C9492D" w:rsidRPr="002A2411" w:rsidDel="00DE42A3">
          <w:rPr>
            <w:rFonts w:ascii="Times New Roman" w:hAnsi="Times New Roman"/>
            <w:spacing w:val="40"/>
            <w:lang w:val="ru-RU"/>
            <w:rPrChange w:id="441" w:author="Павел Смирнов" w:date="2016-12-29T11:11:00Z">
              <w:rPr>
                <w:rFonts w:ascii="Times New Roman" w:hAnsi="Times New Roman"/>
                <w:lang w:val="ru-RU"/>
              </w:rPr>
            </w:rPrChange>
          </w:rPr>
          <w:delText xml:space="preserve">М.: </w:delText>
        </w:r>
        <w:r w:rsidR="00C9492D" w:rsidRPr="002A2411" w:rsidDel="00DE42A3">
          <w:rPr>
            <w:rFonts w:ascii="Times New Roman" w:hAnsi="Times New Roman"/>
            <w:color w:val="000000"/>
            <w:spacing w:val="40"/>
            <w:lang w:val="ru-RU"/>
            <w:rPrChange w:id="442" w:author="Павел Смирнов" w:date="2016-12-29T11:11:00Z">
              <w:rPr>
                <w:rFonts w:ascii="Times New Roman" w:hAnsi="Times New Roman"/>
                <w:color w:val="000000"/>
                <w:lang w:val="ru-RU"/>
              </w:rPr>
            </w:rPrChange>
          </w:rPr>
          <w:delText xml:space="preserve">МосЦТИСИЗ, 1987. </w:delText>
        </w:r>
      </w:del>
    </w:p>
    <w:p w:rsidR="00F113DC" w:rsidRPr="002A2411" w:rsidDel="002A2411" w:rsidRDefault="00F113DC">
      <w:pPr>
        <w:pStyle w:val="aa"/>
        <w:spacing w:after="0" w:line="360" w:lineRule="auto"/>
        <w:ind w:firstLine="567"/>
        <w:jc w:val="both"/>
        <w:rPr>
          <w:del w:id="443" w:author="Павел Смирнов" w:date="2016-12-29T11:11:00Z"/>
          <w:rFonts w:ascii="Times New Roman" w:hAnsi="Times New Roman"/>
          <w:spacing w:val="40"/>
          <w:sz w:val="24"/>
          <w:szCs w:val="24"/>
          <w:rPrChange w:id="444" w:author="Павел Смирнов" w:date="2016-12-29T11:11:00Z">
            <w:rPr>
              <w:del w:id="445" w:author="Павел Смирнов" w:date="2016-12-29T11:11:00Z"/>
              <w:rFonts w:ascii="Times New Roman" w:hAnsi="Times New Roman"/>
              <w:sz w:val="24"/>
              <w:szCs w:val="24"/>
            </w:rPr>
          </w:rPrChange>
        </w:rPr>
        <w:pPrChange w:id="446" w:author="Павел Смирнов" w:date="2016-12-29T11:11:00Z">
          <w:pPr>
            <w:pStyle w:val="aa"/>
            <w:spacing w:after="0"/>
            <w:ind w:left="567"/>
            <w:jc w:val="both"/>
          </w:pPr>
        </w:pPrChange>
      </w:pPr>
      <w:del w:id="447" w:author="User" w:date="2016-11-07T10:23:00Z">
        <w:r w:rsidRPr="002A2411" w:rsidDel="001F3722">
          <w:rPr>
            <w:rFonts w:ascii="Times New Roman" w:hAnsi="Times New Roman"/>
            <w:color w:val="000000"/>
            <w:spacing w:val="40"/>
            <w:rPrChange w:id="448" w:author="Павел Смирнов" w:date="2016-12-29T11:11:00Z">
              <w:rPr>
                <w:rFonts w:ascii="Times New Roman" w:hAnsi="Times New Roman"/>
                <w:color w:val="000000"/>
              </w:rPr>
            </w:rPrChange>
          </w:rPr>
          <w:delText>СНиП 11-01-95</w:delText>
        </w:r>
      </w:del>
      <w:del w:id="449" w:author="User" w:date="2016-11-07T09:12:00Z">
        <w:r w:rsidRPr="002A2411" w:rsidDel="00A60FCC">
          <w:rPr>
            <w:rFonts w:ascii="Times New Roman" w:hAnsi="Times New Roman"/>
            <w:color w:val="000000"/>
            <w:spacing w:val="40"/>
            <w:rPrChange w:id="450" w:author="Павел Смирнов" w:date="2016-12-29T11:11:00Z">
              <w:rPr>
                <w:rFonts w:ascii="Times New Roman" w:hAnsi="Times New Roman"/>
                <w:color w:val="000000"/>
              </w:rPr>
            </w:rPrChange>
          </w:rPr>
          <w:delText>.</w:delText>
        </w:r>
      </w:del>
      <w:del w:id="451" w:author="User" w:date="2016-11-07T10:23:00Z">
        <w:r w:rsidRPr="002A2411" w:rsidDel="001F3722">
          <w:rPr>
            <w:rFonts w:ascii="Times New Roman" w:hAnsi="Times New Roman"/>
            <w:color w:val="000000"/>
            <w:spacing w:val="40"/>
            <w:rPrChange w:id="452" w:author="Павел Смирнов" w:date="2016-12-29T11:11:00Z">
              <w:rPr>
                <w:rFonts w:ascii="Times New Roman" w:hAnsi="Times New Roman"/>
                <w:color w:val="000000"/>
              </w:rPr>
            </w:rPrChange>
          </w:rPr>
          <w:delText xml:space="preserve"> </w:delText>
        </w:r>
        <w:r w:rsidRPr="002A2411" w:rsidDel="001F3722">
          <w:rPr>
            <w:rFonts w:ascii="Times New Roman" w:hAnsi="Times New Roman"/>
            <w:spacing w:val="40"/>
            <w:rPrChange w:id="453" w:author="Павел Смирнов" w:date="2016-12-29T11:11:00Z">
              <w:rPr>
                <w:rFonts w:ascii="Times New Roman" w:hAnsi="Times New Roman"/>
              </w:rPr>
            </w:rPrChange>
          </w:rPr>
          <w:delText>Инструкция о порядке разработки, согласования, утверждения и составе проектной документации на строительство предприятий, зданий и сооружений</w:delText>
        </w:r>
      </w:del>
      <w:del w:id="454" w:author="User" w:date="2016-11-07T09:18:00Z">
        <w:r w:rsidRPr="002A2411" w:rsidDel="000202F9">
          <w:rPr>
            <w:rFonts w:ascii="Times New Roman" w:hAnsi="Times New Roman"/>
            <w:spacing w:val="40"/>
            <w:rPrChange w:id="455" w:author="Павел Смирнов" w:date="2016-12-29T11:11:00Z">
              <w:rPr>
                <w:rFonts w:ascii="Times New Roman" w:hAnsi="Times New Roman"/>
              </w:rPr>
            </w:rPrChange>
          </w:rPr>
          <w:delText>. М.: Минстрой</w:delText>
        </w:r>
      </w:del>
      <w:del w:id="456" w:author="User" w:date="2016-11-07T09:19:00Z">
        <w:r w:rsidRPr="002A2411" w:rsidDel="000202F9">
          <w:rPr>
            <w:rFonts w:ascii="Times New Roman" w:hAnsi="Times New Roman"/>
            <w:spacing w:val="40"/>
            <w:rPrChange w:id="457" w:author="Павел Смирнов" w:date="2016-12-29T11:11:00Z">
              <w:rPr>
                <w:rFonts w:ascii="Times New Roman" w:hAnsi="Times New Roman"/>
              </w:rPr>
            </w:rPrChange>
          </w:rPr>
          <w:delText xml:space="preserve">, 1995. </w:delText>
        </w:r>
      </w:del>
    </w:p>
    <w:p w:rsidR="004F6862" w:rsidRPr="002A2411" w:rsidDel="00DE42A3" w:rsidRDefault="004F6862">
      <w:pPr>
        <w:pStyle w:val="aa"/>
        <w:spacing w:after="0" w:line="360" w:lineRule="auto"/>
        <w:ind w:firstLine="567"/>
        <w:jc w:val="both"/>
        <w:rPr>
          <w:del w:id="458" w:author="User" w:date="2016-11-06T20:28:00Z"/>
          <w:rFonts w:ascii="Times New Roman" w:hAnsi="Times New Roman"/>
          <w:spacing w:val="40"/>
          <w:rPrChange w:id="459" w:author="Павел Смирнов" w:date="2016-12-29T11:11:00Z">
            <w:rPr>
              <w:del w:id="460" w:author="User" w:date="2016-11-06T20:28:00Z"/>
              <w:rFonts w:ascii="Times New Roman" w:hAnsi="Times New Roman"/>
              <w:lang w:val="ru-RU"/>
            </w:rPr>
          </w:rPrChange>
        </w:rPr>
        <w:pPrChange w:id="461" w:author="Павел Смирнов" w:date="2016-12-29T11:11:00Z">
          <w:pPr>
            <w:ind w:left="567"/>
            <w:jc w:val="both"/>
          </w:pPr>
        </w:pPrChange>
      </w:pPr>
      <w:del w:id="462" w:author="User" w:date="2016-11-06T20:28:00Z">
        <w:r w:rsidRPr="002A2411" w:rsidDel="00DE42A3">
          <w:rPr>
            <w:rFonts w:ascii="Times New Roman" w:hAnsi="Times New Roman"/>
            <w:spacing w:val="40"/>
            <w:rPrChange w:id="463" w:author="Павел Смирнов" w:date="2016-12-29T11:11:00Z">
              <w:rPr>
                <w:rFonts w:ascii="Times New Roman" w:hAnsi="Times New Roman"/>
                <w:lang w:val="ru-RU"/>
              </w:rPr>
            </w:rPrChange>
          </w:rPr>
          <w:delText xml:space="preserve">СП 14.13330.2014 Строительство в сейсмических районах. Актуализированная редакция СНиПII-7-81*, Минстрой России, 2015. </w:delText>
        </w:r>
      </w:del>
    </w:p>
    <w:p w:rsidR="005A32EE" w:rsidRPr="002A2411" w:rsidDel="00DE42A3" w:rsidRDefault="005A32EE">
      <w:pPr>
        <w:pStyle w:val="aa"/>
        <w:rPr>
          <w:del w:id="464" w:author="User" w:date="2016-11-06T20:28:00Z"/>
          <w:rFonts w:ascii="Times New Roman" w:hAnsi="Times New Roman"/>
          <w:bCs/>
          <w:iCs/>
          <w:spacing w:val="40"/>
          <w:rPrChange w:id="465" w:author="Павел Смирнов" w:date="2016-12-29T11:11:00Z">
            <w:rPr>
              <w:del w:id="466" w:author="User" w:date="2016-11-06T20:28:00Z"/>
              <w:rFonts w:ascii="Times New Roman" w:hAnsi="Times New Roman"/>
              <w:bCs/>
              <w:iCs/>
              <w:lang w:val="ru-RU"/>
            </w:rPr>
          </w:rPrChange>
        </w:rPr>
        <w:pPrChange w:id="467" w:author="Павел Смирнов" w:date="2016-12-29T11:11:00Z">
          <w:pPr>
            <w:ind w:left="567"/>
            <w:jc w:val="both"/>
          </w:pPr>
        </w:pPrChange>
      </w:pPr>
      <w:del w:id="468" w:author="User" w:date="2016-11-06T20:28:00Z">
        <w:r w:rsidRPr="002A2411" w:rsidDel="00DE42A3">
          <w:rPr>
            <w:rFonts w:ascii="Times New Roman" w:hAnsi="Times New Roman"/>
            <w:bCs/>
            <w:iCs/>
            <w:spacing w:val="40"/>
            <w:rPrChange w:id="469" w:author="Павел Смирнов" w:date="2016-12-29T11:11:00Z">
              <w:rPr>
                <w:rFonts w:ascii="Times New Roman" w:hAnsi="Times New Roman"/>
                <w:bCs/>
                <w:iCs/>
                <w:lang w:val="ru-RU"/>
              </w:rPr>
            </w:rPrChange>
          </w:rPr>
          <w:lastRenderedPageBreak/>
          <w:delText xml:space="preserve">СП 47.13330.2012. Инженерные изыскания для строительства. Основные положения. Актуализированная редакция СНиП 11-02-96. М.: 2013. </w:delText>
        </w:r>
      </w:del>
    </w:p>
    <w:p w:rsidR="005A32EE" w:rsidRPr="002A2411" w:rsidDel="00DE42A3" w:rsidRDefault="005A32EE">
      <w:pPr>
        <w:pStyle w:val="aa"/>
        <w:rPr>
          <w:del w:id="470" w:author="User" w:date="2016-11-06T20:31:00Z"/>
          <w:rFonts w:ascii="Times New Roman" w:hAnsi="Times New Roman"/>
          <w:bCs/>
          <w:iCs/>
          <w:spacing w:val="40"/>
          <w:rPrChange w:id="471" w:author="Павел Смирнов" w:date="2016-12-29T11:11:00Z">
            <w:rPr>
              <w:del w:id="472" w:author="User" w:date="2016-11-06T20:31:00Z"/>
              <w:rFonts w:ascii="Times New Roman" w:hAnsi="Times New Roman"/>
              <w:bCs/>
              <w:iCs/>
              <w:lang w:val="ru-RU"/>
            </w:rPr>
          </w:rPrChange>
        </w:rPr>
        <w:pPrChange w:id="473" w:author="Павел Смирнов" w:date="2016-12-29T11:11:00Z">
          <w:pPr>
            <w:ind w:left="567"/>
            <w:jc w:val="both"/>
          </w:pPr>
        </w:pPrChange>
      </w:pPr>
      <w:del w:id="474" w:author="User" w:date="2016-11-06T20:31:00Z">
        <w:r w:rsidRPr="002A2411" w:rsidDel="00DE42A3">
          <w:rPr>
            <w:rFonts w:ascii="Times New Roman" w:hAnsi="Times New Roman"/>
            <w:bCs/>
            <w:iCs/>
            <w:spacing w:val="40"/>
            <w:rPrChange w:id="475" w:author="Павел Смирнов" w:date="2016-12-29T11:11:00Z">
              <w:rPr>
                <w:rFonts w:ascii="Times New Roman" w:hAnsi="Times New Roman"/>
                <w:bCs/>
                <w:iCs/>
                <w:lang w:val="ru-RU"/>
              </w:rPr>
            </w:rPrChange>
          </w:rPr>
          <w:delText xml:space="preserve">СТО Газпром 2-2.1-249-2008. Магистральные газопроводы. М.: ОАО «Газпром», 2008. </w:delText>
        </w:r>
      </w:del>
    </w:p>
    <w:p w:rsidR="00A37F9B" w:rsidRPr="002A2411" w:rsidDel="00DE42A3" w:rsidRDefault="00A37F9B">
      <w:pPr>
        <w:pStyle w:val="aa"/>
        <w:rPr>
          <w:del w:id="476" w:author="User" w:date="2016-11-06T20:31:00Z"/>
          <w:rFonts w:ascii="Times New Roman" w:hAnsi="Times New Roman"/>
          <w:spacing w:val="40"/>
          <w:rPrChange w:id="477" w:author="Павел Смирнов" w:date="2016-12-29T11:11:00Z">
            <w:rPr>
              <w:del w:id="478" w:author="User" w:date="2016-11-06T20:31:00Z"/>
              <w:rFonts w:ascii="Times New Roman" w:hAnsi="Times New Roman"/>
              <w:lang w:val="ru-RU"/>
            </w:rPr>
          </w:rPrChange>
        </w:rPr>
        <w:pPrChange w:id="479" w:author="Павел Смирнов" w:date="2016-12-29T11:11:00Z">
          <w:pPr>
            <w:ind w:left="567"/>
            <w:jc w:val="both"/>
          </w:pPr>
        </w:pPrChange>
      </w:pPr>
      <w:del w:id="480" w:author="User" w:date="2016-11-06T20:31:00Z">
        <w:r w:rsidRPr="002A2411" w:rsidDel="00DE42A3">
          <w:rPr>
            <w:rFonts w:ascii="Times New Roman" w:hAnsi="Times New Roman"/>
            <w:spacing w:val="40"/>
            <w:rPrChange w:id="481" w:author="Павел Смирнов" w:date="2016-12-29T11:11:00Z">
              <w:rPr>
                <w:rFonts w:ascii="Times New Roman" w:hAnsi="Times New Roman"/>
                <w:lang w:val="ru-RU"/>
              </w:rPr>
            </w:rPrChange>
          </w:rPr>
          <w:delText xml:space="preserve">Градостроительный кодекс Российской Федерации от 29.12.2004 №190-ФЗ </w:delText>
        </w:r>
      </w:del>
    </w:p>
    <w:p w:rsidR="00A37F9B" w:rsidRPr="002A2411" w:rsidDel="00DE42A3" w:rsidRDefault="00A37F9B">
      <w:pPr>
        <w:pStyle w:val="aa"/>
        <w:rPr>
          <w:del w:id="482" w:author="User" w:date="2016-11-06T20:31:00Z"/>
          <w:rFonts w:ascii="Times New Roman" w:hAnsi="Times New Roman"/>
          <w:spacing w:val="40"/>
          <w:rPrChange w:id="483" w:author="Павел Смирнов" w:date="2016-12-29T11:11:00Z">
            <w:rPr>
              <w:del w:id="484" w:author="User" w:date="2016-11-06T20:31:00Z"/>
              <w:rFonts w:ascii="Times New Roman" w:hAnsi="Times New Roman"/>
              <w:lang w:val="ru-RU"/>
            </w:rPr>
          </w:rPrChange>
        </w:rPr>
        <w:pPrChange w:id="485" w:author="Павел Смирнов" w:date="2016-12-29T11:11:00Z">
          <w:pPr>
            <w:spacing w:after="120"/>
            <w:ind w:left="567"/>
            <w:jc w:val="both"/>
          </w:pPr>
        </w:pPrChange>
      </w:pPr>
      <w:del w:id="486" w:author="User" w:date="2016-11-06T20:31:00Z">
        <w:r w:rsidRPr="002A2411" w:rsidDel="00DE42A3">
          <w:rPr>
            <w:rFonts w:ascii="Times New Roman" w:hAnsi="Times New Roman"/>
            <w:spacing w:val="40"/>
            <w:rPrChange w:id="487" w:author="Павел Смирнов" w:date="2016-12-29T11:11:00Z">
              <w:rPr>
                <w:rFonts w:ascii="Times New Roman" w:hAnsi="Times New Roman"/>
                <w:lang w:val="ru-RU"/>
              </w:rPr>
            </w:rPrChange>
          </w:rPr>
          <w:delText>Федеральный закон от 27 декабря 2002 г. № 184-ФЗ «О техническом регулировании»</w:delText>
        </w:r>
      </w:del>
    </w:p>
    <w:p w:rsidR="00A37F9B" w:rsidRPr="002A2411" w:rsidDel="00DE42A3" w:rsidRDefault="00A37F9B">
      <w:pPr>
        <w:pStyle w:val="aa"/>
        <w:rPr>
          <w:del w:id="488" w:author="User" w:date="2016-11-06T20:31:00Z"/>
          <w:rFonts w:ascii="Times New Roman" w:hAnsi="Times New Roman"/>
          <w:spacing w:val="40"/>
          <w:rPrChange w:id="489" w:author="Павел Смирнов" w:date="2016-12-29T11:11:00Z">
            <w:rPr>
              <w:del w:id="490" w:author="User" w:date="2016-11-06T20:31:00Z"/>
              <w:rFonts w:ascii="Times New Roman" w:hAnsi="Times New Roman"/>
              <w:lang w:val="ru-RU"/>
            </w:rPr>
          </w:rPrChange>
        </w:rPr>
        <w:pPrChange w:id="491" w:author="Павел Смирнов" w:date="2016-12-29T11:11:00Z">
          <w:pPr>
            <w:spacing w:after="120"/>
            <w:ind w:left="567"/>
            <w:jc w:val="both"/>
          </w:pPr>
        </w:pPrChange>
      </w:pPr>
      <w:del w:id="492" w:author="User" w:date="2016-11-06T20:31:00Z">
        <w:r w:rsidRPr="002A2411" w:rsidDel="00DE42A3">
          <w:rPr>
            <w:rFonts w:ascii="Times New Roman" w:hAnsi="Times New Roman"/>
            <w:spacing w:val="40"/>
            <w:rPrChange w:id="493" w:author="Павел Смирнов" w:date="2016-12-29T11:11:00Z">
              <w:rPr>
                <w:rFonts w:ascii="Times New Roman" w:hAnsi="Times New Roman"/>
                <w:lang w:val="ru-RU"/>
              </w:rPr>
            </w:rPrChange>
          </w:rPr>
          <w:delText>Федеральный закон от 30 декабря 2009 г. № 384-ФЗ «Технический регламент о безопасности сооружений»</w:delText>
        </w:r>
      </w:del>
    </w:p>
    <w:p w:rsidR="00A37F9B" w:rsidRPr="002A2411" w:rsidDel="002A2411" w:rsidRDefault="00A37F9B">
      <w:pPr>
        <w:pStyle w:val="aa"/>
        <w:rPr>
          <w:del w:id="494" w:author="Павел Смирнов" w:date="2016-12-29T11:11:00Z"/>
          <w:rFonts w:ascii="Times New Roman" w:hAnsi="Times New Roman"/>
          <w:bCs/>
          <w:iCs/>
          <w:spacing w:val="40"/>
          <w:rPrChange w:id="495" w:author="Павел Смирнов" w:date="2016-12-29T11:11:00Z">
            <w:rPr>
              <w:del w:id="496" w:author="Павел Смирнов" w:date="2016-12-29T11:11:00Z"/>
              <w:rFonts w:ascii="Times New Roman" w:hAnsi="Times New Roman"/>
              <w:bCs/>
              <w:iCs/>
              <w:lang w:val="ru-RU"/>
            </w:rPr>
          </w:rPrChange>
        </w:rPr>
        <w:pPrChange w:id="497" w:author="Павел Смирнов" w:date="2016-12-29T11:11:00Z">
          <w:pPr>
            <w:spacing w:after="120"/>
            <w:ind w:firstLine="567"/>
            <w:jc w:val="both"/>
          </w:pPr>
        </w:pPrChange>
      </w:pPr>
    </w:p>
    <w:p w:rsidR="005A32EE" w:rsidDel="001F3722" w:rsidRDefault="00DE42A3">
      <w:pPr>
        <w:spacing w:after="120" w:line="360" w:lineRule="auto"/>
        <w:ind w:firstLine="567"/>
        <w:jc w:val="both"/>
        <w:rPr>
          <w:del w:id="498" w:author="User" w:date="2016-11-06T20:35:00Z"/>
          <w:rFonts w:ascii="Times New Roman" w:hAnsi="Times New Roman"/>
          <w:sz w:val="20"/>
          <w:szCs w:val="20"/>
          <w:lang w:val="ru-RU"/>
        </w:rPr>
        <w:pPrChange w:id="499" w:author="Павел Смирнов" w:date="2016-12-29T11:11:00Z">
          <w:pPr>
            <w:spacing w:after="120"/>
            <w:ind w:left="567"/>
            <w:jc w:val="both"/>
          </w:pPr>
        </w:pPrChange>
      </w:pPr>
      <w:ins w:id="500" w:author="User" w:date="2016-11-06T20:35:00Z">
        <w:r w:rsidRPr="002A2411">
          <w:rPr>
            <w:rFonts w:ascii="Times New Roman" w:hAnsi="Times New Roman"/>
            <w:color w:val="000000"/>
            <w:spacing w:val="40"/>
            <w:sz w:val="20"/>
            <w:szCs w:val="20"/>
            <w:shd w:val="clear" w:color="auto" w:fill="FFFFFF"/>
            <w:lang w:val="ru-RU"/>
            <w:rPrChange w:id="501" w:author="Павел Смирнов" w:date="2016-12-29T11:11:00Z">
              <w:rPr>
                <w:rFonts w:ascii="Arial" w:hAnsi="Arial" w:cs="Arial"/>
                <w:color w:val="000000"/>
                <w:spacing w:val="26"/>
                <w:sz w:val="23"/>
                <w:szCs w:val="23"/>
                <w:shd w:val="clear" w:color="auto" w:fill="FFFFFF"/>
              </w:rPr>
            </w:rPrChange>
          </w:rPr>
          <w:t>Примечание</w:t>
        </w:r>
        <w:del w:id="502" w:author="Павел Смирнов" w:date="2016-12-29T11:11:00Z">
          <w:r w:rsidRPr="00DE42A3" w:rsidDel="002A2411">
            <w:rPr>
              <w:rStyle w:val="apple-converted-space"/>
              <w:rFonts w:ascii="Times New Roman" w:hAnsi="Times New Roman"/>
              <w:color w:val="000000"/>
              <w:sz w:val="20"/>
              <w:szCs w:val="20"/>
              <w:shd w:val="clear" w:color="auto" w:fill="FFFFFF"/>
              <w:rPrChange w:id="503" w:author="User" w:date="2016-11-06T20:36:00Z">
                <w:rPr>
                  <w:rStyle w:val="apple-converted-space"/>
                  <w:rFonts w:ascii="Arial" w:hAnsi="Arial" w:cs="Arial"/>
                  <w:color w:val="000000"/>
                  <w:sz w:val="23"/>
                  <w:szCs w:val="23"/>
                  <w:shd w:val="clear" w:color="auto" w:fill="FFFFFF"/>
                </w:rPr>
              </w:rPrChange>
            </w:rPr>
            <w:delText> </w:delText>
          </w:r>
        </w:del>
      </w:ins>
      <w:ins w:id="504" w:author="Павел Смирнов" w:date="2016-12-29T11:11:00Z">
        <w:r w:rsidR="002A2411">
          <w:rPr>
            <w:rStyle w:val="apple-converted-space"/>
            <w:rFonts w:ascii="Times New Roman" w:hAnsi="Times New Roman"/>
            <w:color w:val="000000"/>
            <w:sz w:val="20"/>
            <w:szCs w:val="20"/>
            <w:shd w:val="clear" w:color="auto" w:fill="FFFFFF"/>
            <w:lang w:val="ru-RU"/>
          </w:rPr>
          <w:t xml:space="preserve"> </w:t>
        </w:r>
      </w:ins>
      <w:ins w:id="505" w:author="User" w:date="2016-11-06T20:35:00Z">
        <w:r w:rsidRPr="00DE42A3">
          <w:rPr>
            <w:rFonts w:ascii="Times New Roman" w:hAnsi="Times New Roman"/>
            <w:color w:val="000000"/>
            <w:sz w:val="20"/>
            <w:szCs w:val="20"/>
            <w:shd w:val="clear" w:color="auto" w:fill="FFFFFF"/>
            <w:lang w:val="ru-RU"/>
            <w:rPrChange w:id="506" w:author="User" w:date="2016-11-06T20:36:00Z">
              <w:rPr>
                <w:rFonts w:ascii="Arial" w:hAnsi="Arial" w:cs="Arial"/>
                <w:color w:val="000000"/>
                <w:sz w:val="23"/>
                <w:szCs w:val="23"/>
                <w:shd w:val="clear" w:color="auto" w:fill="FFFFFF"/>
              </w:rPr>
            </w:rPrChange>
          </w:rPr>
          <w:t>–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ins>
      <w:del w:id="507" w:author="User" w:date="2016-11-06T20:35:00Z">
        <w:r w:rsidR="005A32EE" w:rsidRPr="00260F2C" w:rsidDel="00DE42A3">
          <w:rPr>
            <w:rFonts w:ascii="Times New Roman" w:hAnsi="Times New Roman"/>
            <w:spacing w:val="50"/>
            <w:sz w:val="20"/>
            <w:szCs w:val="20"/>
            <w:lang w:val="ru-RU"/>
          </w:rPr>
          <w:delText>Примечание</w:delText>
        </w:r>
        <w:r w:rsidR="005A32EE" w:rsidRPr="00260F2C" w:rsidDel="00DE42A3">
          <w:rPr>
            <w:rFonts w:ascii="Times New Roman" w:hAnsi="Times New Roman"/>
            <w:sz w:val="20"/>
            <w:szCs w:val="20"/>
            <w:lang w:val="ru-RU"/>
          </w:rPr>
          <w:delText xml:space="preserve"> – При пользовании настоящим сводом правил целесообразно проверить действие ссылочных стандартови сводов правил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delText>
        </w:r>
      </w:del>
    </w:p>
    <w:p w:rsidR="001F3722" w:rsidRPr="00260F2C" w:rsidRDefault="001F3722">
      <w:pPr>
        <w:spacing w:after="120" w:line="360" w:lineRule="auto"/>
        <w:ind w:firstLine="567"/>
        <w:jc w:val="both"/>
        <w:rPr>
          <w:ins w:id="508" w:author="User" w:date="2016-11-07T10:22:00Z"/>
          <w:rFonts w:ascii="Times New Roman" w:hAnsi="Times New Roman"/>
          <w:sz w:val="20"/>
          <w:szCs w:val="20"/>
          <w:lang w:val="ru-RU"/>
        </w:rPr>
        <w:pPrChange w:id="509" w:author="Павел Смирнов" w:date="2016-12-29T11:11:00Z">
          <w:pPr>
            <w:spacing w:after="120"/>
            <w:ind w:left="567"/>
            <w:jc w:val="both"/>
          </w:pPr>
        </w:pPrChange>
      </w:pPr>
    </w:p>
    <w:p w:rsidR="005A32EE" w:rsidRPr="00260F2C" w:rsidRDefault="005A32EE">
      <w:pPr>
        <w:pStyle w:val="1"/>
        <w:spacing w:line="360" w:lineRule="auto"/>
        <w:ind w:firstLine="567"/>
        <w:rPr>
          <w:rFonts w:ascii="Times New Roman" w:hAnsi="Times New Roman"/>
          <w:sz w:val="24"/>
          <w:szCs w:val="24"/>
          <w:lang w:val="ru-RU"/>
        </w:rPr>
        <w:pPrChange w:id="510" w:author="Павел Смирнов" w:date="2016-12-29T11:10:00Z">
          <w:pPr>
            <w:pStyle w:val="1"/>
            <w:ind w:firstLine="567"/>
          </w:pPr>
        </w:pPrChange>
      </w:pPr>
      <w:bookmarkStart w:id="511" w:name="_Toc450219463"/>
      <w:r w:rsidRPr="00260F2C">
        <w:rPr>
          <w:rFonts w:ascii="Times New Roman" w:hAnsi="Times New Roman"/>
          <w:sz w:val="24"/>
          <w:szCs w:val="24"/>
          <w:lang w:val="ru-RU"/>
        </w:rPr>
        <w:lastRenderedPageBreak/>
        <w:t>3</w:t>
      </w:r>
      <w:del w:id="512" w:author="Татьяна Диденко" w:date="2017-01-18T13:48:00Z">
        <w:r w:rsidRPr="00260F2C" w:rsidDel="00C34904">
          <w:rPr>
            <w:rFonts w:ascii="Times New Roman" w:hAnsi="Times New Roman"/>
            <w:sz w:val="24"/>
            <w:szCs w:val="24"/>
            <w:lang w:val="ru-RU"/>
          </w:rPr>
          <w:delText>.</w:delText>
        </w:r>
      </w:del>
      <w:r w:rsidRPr="00260F2C">
        <w:rPr>
          <w:rFonts w:ascii="Times New Roman" w:hAnsi="Times New Roman"/>
          <w:sz w:val="24"/>
          <w:szCs w:val="24"/>
          <w:lang w:val="ru-RU"/>
        </w:rPr>
        <w:t xml:space="preserve"> Термины и определения</w:t>
      </w:r>
      <w:bookmarkEnd w:id="511"/>
    </w:p>
    <w:p w:rsidR="005A32EE" w:rsidRPr="00260F2C" w:rsidRDefault="005A32EE">
      <w:pPr>
        <w:spacing w:after="120" w:line="360" w:lineRule="auto"/>
        <w:ind w:firstLine="567"/>
        <w:jc w:val="both"/>
        <w:rPr>
          <w:rFonts w:ascii="Times New Roman" w:hAnsi="Times New Roman"/>
          <w:lang w:val="ru-RU"/>
        </w:rPr>
        <w:pPrChange w:id="513" w:author="Павел Смирнов" w:date="2016-12-29T11:10:00Z">
          <w:pPr>
            <w:spacing w:after="120"/>
            <w:ind w:firstLine="567"/>
            <w:jc w:val="both"/>
          </w:pPr>
        </w:pPrChange>
      </w:pPr>
      <w:r w:rsidRPr="00260F2C">
        <w:rPr>
          <w:rFonts w:ascii="Times New Roman" w:hAnsi="Times New Roman"/>
          <w:lang w:val="ru-RU"/>
        </w:rPr>
        <w:t xml:space="preserve">В настоящем </w:t>
      </w:r>
      <w:del w:id="514" w:author="User" w:date="2016-11-06T20:36:00Z">
        <w:r w:rsidRPr="00260F2C" w:rsidDel="00DC4FEA">
          <w:rPr>
            <w:rFonts w:ascii="Times New Roman" w:hAnsi="Times New Roman"/>
            <w:lang w:val="ru-RU"/>
          </w:rPr>
          <w:delText xml:space="preserve">документе </w:delText>
        </w:r>
      </w:del>
      <w:ins w:id="515" w:author="User" w:date="2016-11-06T20:36:00Z">
        <w:r w:rsidR="00DC4FEA">
          <w:rPr>
            <w:rFonts w:ascii="Times New Roman" w:hAnsi="Times New Roman"/>
            <w:lang w:val="ru-RU"/>
          </w:rPr>
          <w:t>своде правил</w:t>
        </w:r>
        <w:r w:rsidR="00DC4FEA" w:rsidRPr="00260F2C">
          <w:rPr>
            <w:rFonts w:ascii="Times New Roman" w:hAnsi="Times New Roman"/>
            <w:lang w:val="ru-RU"/>
          </w:rPr>
          <w:t xml:space="preserve"> </w:t>
        </w:r>
      </w:ins>
      <w:del w:id="516" w:author="User" w:date="2016-11-06T20:36:00Z">
        <w:r w:rsidRPr="00260F2C" w:rsidDel="00DC4FEA">
          <w:rPr>
            <w:rFonts w:ascii="Times New Roman" w:hAnsi="Times New Roman"/>
            <w:lang w:val="ru-RU"/>
          </w:rPr>
          <w:delText xml:space="preserve">приняты </w:delText>
        </w:r>
      </w:del>
      <w:ins w:id="517" w:author="User" w:date="2016-11-06T20:36:00Z">
        <w:r w:rsidR="00DC4FEA">
          <w:rPr>
            <w:rFonts w:ascii="Times New Roman" w:hAnsi="Times New Roman"/>
            <w:lang w:val="ru-RU"/>
          </w:rPr>
          <w:t>применены</w:t>
        </w:r>
        <w:r w:rsidR="00DC4FEA" w:rsidRPr="00260F2C">
          <w:rPr>
            <w:rFonts w:ascii="Times New Roman" w:hAnsi="Times New Roman"/>
            <w:lang w:val="ru-RU"/>
          </w:rPr>
          <w:t xml:space="preserve"> </w:t>
        </w:r>
      </w:ins>
      <w:r w:rsidRPr="00260F2C">
        <w:rPr>
          <w:rFonts w:ascii="Times New Roman" w:hAnsi="Times New Roman"/>
          <w:lang w:val="ru-RU"/>
        </w:rPr>
        <w:t xml:space="preserve">следующие термины </w:t>
      </w:r>
      <w:del w:id="518" w:author="User" w:date="2016-11-06T20:36:00Z">
        <w:r w:rsidRPr="00260F2C" w:rsidDel="00DC4FEA">
          <w:rPr>
            <w:rFonts w:ascii="Times New Roman" w:hAnsi="Times New Roman"/>
            <w:lang w:val="ru-RU"/>
          </w:rPr>
          <w:delText xml:space="preserve">и </w:delText>
        </w:r>
      </w:del>
      <w:ins w:id="519" w:author="User" w:date="2016-11-06T20:36:00Z">
        <w:r w:rsidR="00DC4FEA">
          <w:rPr>
            <w:rFonts w:ascii="Times New Roman" w:hAnsi="Times New Roman"/>
            <w:lang w:val="ru-RU"/>
          </w:rPr>
          <w:t>с соответствующими</w:t>
        </w:r>
        <w:r w:rsidR="00DC4FEA" w:rsidRPr="00260F2C">
          <w:rPr>
            <w:rFonts w:ascii="Times New Roman" w:hAnsi="Times New Roman"/>
            <w:lang w:val="ru-RU"/>
          </w:rPr>
          <w:t xml:space="preserve"> </w:t>
        </w:r>
      </w:ins>
      <w:r w:rsidRPr="00260F2C">
        <w:rPr>
          <w:rFonts w:ascii="Times New Roman" w:hAnsi="Times New Roman"/>
          <w:lang w:val="ru-RU"/>
        </w:rPr>
        <w:t>определения</w:t>
      </w:r>
      <w:ins w:id="520" w:author="User" w:date="2016-11-06T20:36:00Z">
        <w:r w:rsidR="00DC4FEA">
          <w:rPr>
            <w:rFonts w:ascii="Times New Roman" w:hAnsi="Times New Roman"/>
            <w:lang w:val="ru-RU"/>
          </w:rPr>
          <w:t>ми</w:t>
        </w:r>
      </w:ins>
      <w:r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lang w:val="ru-RU"/>
        </w:rPr>
        <w:pPrChange w:id="521" w:author="Павел Смирнов" w:date="2016-12-29T11:10:00Z">
          <w:pPr>
            <w:spacing w:after="120"/>
            <w:ind w:firstLine="567"/>
            <w:jc w:val="both"/>
          </w:pPr>
        </w:pPrChange>
      </w:pPr>
      <w:r w:rsidRPr="00DC4FEA">
        <w:rPr>
          <w:rFonts w:ascii="Times New Roman" w:hAnsi="Times New Roman"/>
          <w:color w:val="000000"/>
          <w:lang w:val="ru-RU"/>
          <w:rPrChange w:id="522" w:author="User" w:date="2016-11-06T20:36:00Z">
            <w:rPr>
              <w:rFonts w:ascii="Times New Roman" w:hAnsi="Times New Roman"/>
              <w:b/>
              <w:color w:val="000000"/>
              <w:lang w:val="ru-RU"/>
            </w:rPr>
          </w:rPrChange>
        </w:rPr>
        <w:t>3.1</w:t>
      </w:r>
      <w:r w:rsidRPr="00260F2C">
        <w:rPr>
          <w:rFonts w:ascii="Times New Roman" w:hAnsi="Times New Roman"/>
          <w:b/>
          <w:color w:val="000000"/>
          <w:lang w:val="ru-RU"/>
        </w:rPr>
        <w:t xml:space="preserve"> </w:t>
      </w:r>
      <w:proofErr w:type="spellStart"/>
      <w:r w:rsidRPr="00260F2C">
        <w:rPr>
          <w:rFonts w:ascii="Times New Roman" w:hAnsi="Times New Roman"/>
          <w:b/>
          <w:color w:val="000000"/>
          <w:lang w:val="ru-RU"/>
        </w:rPr>
        <w:t>акселерограмма</w:t>
      </w:r>
      <w:proofErr w:type="spellEnd"/>
      <w:r w:rsidRPr="00260F2C">
        <w:rPr>
          <w:rFonts w:ascii="Times New Roman" w:hAnsi="Times New Roman"/>
          <w:b/>
          <w:color w:val="000000"/>
          <w:lang w:val="ru-RU"/>
        </w:rPr>
        <w:t xml:space="preserve"> </w:t>
      </w:r>
      <w:r w:rsidRPr="00260F2C">
        <w:rPr>
          <w:rFonts w:ascii="Times New Roman" w:hAnsi="Times New Roman"/>
          <w:b/>
          <w:lang w:val="ru-RU"/>
        </w:rPr>
        <w:t>(</w:t>
      </w:r>
      <w:proofErr w:type="spellStart"/>
      <w:r w:rsidRPr="00260F2C">
        <w:rPr>
          <w:rFonts w:ascii="Times New Roman" w:hAnsi="Times New Roman"/>
          <w:b/>
          <w:lang w:val="ru-RU"/>
        </w:rPr>
        <w:t>велосиграмма</w:t>
      </w:r>
      <w:proofErr w:type="spellEnd"/>
      <w:r w:rsidRPr="00260F2C">
        <w:rPr>
          <w:rFonts w:ascii="Times New Roman" w:hAnsi="Times New Roman"/>
          <w:b/>
          <w:lang w:val="ru-RU"/>
        </w:rPr>
        <w:t>, сейсмограмма)</w:t>
      </w:r>
      <w:r w:rsidRPr="00260F2C">
        <w:rPr>
          <w:rFonts w:ascii="Times New Roman" w:hAnsi="Times New Roman"/>
          <w:b/>
          <w:color w:val="000000"/>
          <w:lang w:val="ru-RU"/>
        </w:rPr>
        <w:t xml:space="preserve">: </w:t>
      </w:r>
      <w:r w:rsidRPr="00260F2C">
        <w:rPr>
          <w:rFonts w:ascii="Times New Roman" w:hAnsi="Times New Roman"/>
          <w:color w:val="000000"/>
          <w:lang w:val="ru-RU"/>
        </w:rPr>
        <w:t xml:space="preserve">Зависимость ускорения </w:t>
      </w:r>
      <w:r w:rsidRPr="00260F2C">
        <w:rPr>
          <w:rFonts w:ascii="Times New Roman" w:hAnsi="Times New Roman"/>
          <w:lang w:val="ru-RU"/>
        </w:rPr>
        <w:t>(скорости, смещения) от времени точки основания или сооружения в процессе землетрясения, имеющая одну, две или три компоненты.</w:t>
      </w:r>
    </w:p>
    <w:p w:rsidR="005A32EE" w:rsidRPr="00260F2C" w:rsidRDefault="005A32EE">
      <w:pPr>
        <w:spacing w:after="120" w:line="360" w:lineRule="auto"/>
        <w:ind w:firstLine="567"/>
        <w:jc w:val="both"/>
        <w:rPr>
          <w:rFonts w:ascii="Times New Roman" w:hAnsi="Times New Roman"/>
          <w:color w:val="000000"/>
          <w:lang w:val="ru-RU"/>
        </w:rPr>
        <w:pPrChange w:id="523" w:author="Павел Смирнов" w:date="2016-12-29T11:10:00Z">
          <w:pPr>
            <w:spacing w:after="120"/>
            <w:ind w:firstLine="567"/>
            <w:jc w:val="both"/>
          </w:pPr>
        </w:pPrChange>
      </w:pPr>
      <w:r w:rsidRPr="00DC4FEA">
        <w:rPr>
          <w:rFonts w:ascii="Times New Roman" w:hAnsi="Times New Roman"/>
          <w:color w:val="000000"/>
          <w:lang w:val="ru-RU"/>
          <w:rPrChange w:id="524" w:author="User" w:date="2016-11-06T20:36:00Z">
            <w:rPr>
              <w:rFonts w:ascii="Times New Roman" w:hAnsi="Times New Roman"/>
              <w:b/>
              <w:color w:val="000000"/>
              <w:lang w:val="ru-RU"/>
            </w:rPr>
          </w:rPrChange>
        </w:rPr>
        <w:t>3.2</w:t>
      </w:r>
      <w:r w:rsidRPr="00260F2C">
        <w:rPr>
          <w:rFonts w:ascii="Times New Roman" w:hAnsi="Times New Roman"/>
          <w:b/>
          <w:color w:val="000000"/>
          <w:lang w:val="ru-RU"/>
        </w:rPr>
        <w:t xml:space="preserve"> </w:t>
      </w:r>
      <w:proofErr w:type="spellStart"/>
      <w:r w:rsidRPr="00260F2C">
        <w:rPr>
          <w:rFonts w:ascii="Times New Roman" w:hAnsi="Times New Roman"/>
          <w:b/>
          <w:color w:val="000000"/>
          <w:lang w:val="ru-RU"/>
        </w:rPr>
        <w:t>акселерограмма</w:t>
      </w:r>
      <w:proofErr w:type="spellEnd"/>
      <w:r w:rsidRPr="00260F2C">
        <w:rPr>
          <w:rFonts w:ascii="Times New Roman" w:hAnsi="Times New Roman"/>
          <w:b/>
          <w:color w:val="000000"/>
          <w:lang w:val="ru-RU"/>
        </w:rPr>
        <w:t xml:space="preserve"> землетрясения: </w:t>
      </w:r>
      <w:r w:rsidRPr="00260F2C">
        <w:rPr>
          <w:rFonts w:ascii="Times New Roman" w:hAnsi="Times New Roman"/>
          <w:color w:val="000000"/>
          <w:lang w:val="ru-RU"/>
        </w:rPr>
        <w:t>Запись процесса изменения во времени</w:t>
      </w:r>
      <w:r w:rsidR="00DA6C82" w:rsidRPr="00DA6C82">
        <w:rPr>
          <w:rFonts w:ascii="Times New Roman" w:hAnsi="Times New Roman"/>
          <w:color w:val="000000"/>
          <w:lang w:val="ru-RU"/>
        </w:rPr>
        <w:t xml:space="preserve"> </w:t>
      </w:r>
      <w:r w:rsidRPr="00260F2C">
        <w:rPr>
          <w:rFonts w:ascii="Times New Roman" w:hAnsi="Times New Roman"/>
          <w:color w:val="000000"/>
          <w:lang w:val="ru-RU"/>
        </w:rPr>
        <w:t>ускорения колебаний грунта (основания) для определенного направления.</w:t>
      </w:r>
    </w:p>
    <w:p w:rsidR="005A32EE" w:rsidRPr="00260F2C" w:rsidDel="000202F9" w:rsidRDefault="005A32EE">
      <w:pPr>
        <w:spacing w:after="120" w:line="360" w:lineRule="auto"/>
        <w:ind w:firstLine="567"/>
        <w:jc w:val="both"/>
        <w:rPr>
          <w:del w:id="525" w:author="User" w:date="2016-11-07T09:23:00Z"/>
          <w:rFonts w:ascii="Times New Roman" w:hAnsi="Times New Roman"/>
          <w:lang w:val="ru-RU"/>
        </w:rPr>
        <w:pPrChange w:id="526" w:author="Павел Смирнов" w:date="2016-12-29T11:10:00Z">
          <w:pPr>
            <w:spacing w:after="120"/>
            <w:ind w:firstLine="567"/>
            <w:jc w:val="both"/>
          </w:pPr>
        </w:pPrChange>
      </w:pPr>
      <w:del w:id="527" w:author="User" w:date="2016-11-07T09:23:00Z">
        <w:r w:rsidRPr="00DC4FEA" w:rsidDel="000202F9">
          <w:rPr>
            <w:rFonts w:ascii="Times New Roman" w:hAnsi="Times New Roman"/>
            <w:color w:val="000000"/>
            <w:lang w:val="ru-RU"/>
            <w:rPrChange w:id="528" w:author="User" w:date="2016-11-06T20:36:00Z">
              <w:rPr>
                <w:rFonts w:ascii="Times New Roman" w:hAnsi="Times New Roman"/>
                <w:b/>
                <w:color w:val="000000"/>
                <w:lang w:val="ru-RU"/>
              </w:rPr>
            </w:rPrChange>
          </w:rPr>
          <w:delText>3.3</w:delText>
        </w:r>
        <w:r w:rsidRPr="00260F2C" w:rsidDel="000202F9">
          <w:rPr>
            <w:rFonts w:ascii="Times New Roman" w:hAnsi="Times New Roman"/>
            <w:b/>
            <w:color w:val="000000"/>
            <w:lang w:val="ru-RU"/>
          </w:rPr>
          <w:delText xml:space="preserve"> акселерограмма синтезированная: </w:delText>
        </w:r>
        <w:r w:rsidRPr="00260F2C" w:rsidDel="000202F9">
          <w:rPr>
            <w:rFonts w:ascii="Times New Roman" w:hAnsi="Times New Roman"/>
            <w:color w:val="000000"/>
            <w:lang w:val="ru-RU"/>
          </w:rPr>
          <w:delText xml:space="preserve">Акселерограмма, полученная с помощью расчетных методов, в том числе, на основе статистической обработки ряда акселерограмм и/или спектров реальных землетрясений с учетом местных сейсмологических условий – </w:delText>
        </w:r>
        <w:r w:rsidRPr="00260F2C" w:rsidDel="000202F9">
          <w:rPr>
            <w:rFonts w:ascii="Times New Roman" w:hAnsi="Times New Roman"/>
            <w:lang w:val="ru-RU"/>
          </w:rPr>
          <w:delText>магнитуды, типа подвижки в очаге, расстояния и результатов СМР.</w:delText>
        </w:r>
      </w:del>
    </w:p>
    <w:p w:rsidR="005A32EE" w:rsidRPr="00260F2C" w:rsidRDefault="005A32EE">
      <w:pPr>
        <w:autoSpaceDE w:val="0"/>
        <w:autoSpaceDN w:val="0"/>
        <w:adjustRightInd w:val="0"/>
        <w:spacing w:line="360" w:lineRule="auto"/>
        <w:ind w:firstLine="567"/>
        <w:jc w:val="both"/>
        <w:rPr>
          <w:rFonts w:ascii="Times New Roman" w:hAnsi="Times New Roman"/>
          <w:lang w:val="ru-RU"/>
        </w:rPr>
        <w:pPrChange w:id="529" w:author="Павел Смирнов" w:date="2016-12-29T11:10:00Z">
          <w:pPr>
            <w:autoSpaceDE w:val="0"/>
            <w:autoSpaceDN w:val="0"/>
            <w:adjustRightInd w:val="0"/>
            <w:ind w:firstLine="567"/>
            <w:jc w:val="both"/>
          </w:pPr>
        </w:pPrChange>
      </w:pPr>
      <w:r w:rsidRPr="00DC4FEA">
        <w:rPr>
          <w:rFonts w:ascii="Times New Roman" w:hAnsi="Times New Roman"/>
          <w:color w:val="000000"/>
          <w:lang w:val="ru-RU"/>
          <w:rPrChange w:id="530" w:author="User" w:date="2016-11-06T20:36:00Z">
            <w:rPr>
              <w:rFonts w:ascii="Times New Roman" w:hAnsi="Times New Roman"/>
              <w:b/>
              <w:color w:val="000000"/>
              <w:lang w:val="ru-RU"/>
            </w:rPr>
          </w:rPrChange>
        </w:rPr>
        <w:t>3.</w:t>
      </w:r>
      <w:ins w:id="531" w:author="User" w:date="2016-11-07T09:24:00Z">
        <w:r w:rsidR="000202F9">
          <w:rPr>
            <w:rFonts w:ascii="Times New Roman" w:hAnsi="Times New Roman"/>
            <w:color w:val="000000"/>
            <w:lang w:val="ru-RU"/>
          </w:rPr>
          <w:t>3</w:t>
        </w:r>
      </w:ins>
      <w:del w:id="532" w:author="User" w:date="2016-11-07T09:24:00Z">
        <w:r w:rsidRPr="00DC4FEA" w:rsidDel="000202F9">
          <w:rPr>
            <w:rFonts w:ascii="Times New Roman" w:hAnsi="Times New Roman"/>
            <w:color w:val="000000"/>
            <w:lang w:val="ru-RU"/>
            <w:rPrChange w:id="533" w:author="User" w:date="2016-11-06T20:36:00Z">
              <w:rPr>
                <w:rFonts w:ascii="Times New Roman" w:hAnsi="Times New Roman"/>
                <w:b/>
                <w:color w:val="000000"/>
                <w:lang w:val="ru-RU"/>
              </w:rPr>
            </w:rPrChange>
          </w:rPr>
          <w:delText>4</w:delText>
        </w:r>
      </w:del>
      <w:r w:rsidRPr="00260F2C">
        <w:rPr>
          <w:rFonts w:ascii="Times New Roman" w:hAnsi="Times New Roman"/>
          <w:b/>
          <w:color w:val="000000"/>
          <w:lang w:val="ru-RU"/>
        </w:rPr>
        <w:t xml:space="preserve"> </w:t>
      </w:r>
      <w:r w:rsidRPr="00260F2C">
        <w:rPr>
          <w:rFonts w:ascii="Times New Roman" w:hAnsi="Times New Roman"/>
          <w:b/>
          <w:lang w:val="ru-RU"/>
        </w:rPr>
        <w:t xml:space="preserve">активный разлом: </w:t>
      </w:r>
      <w:r w:rsidR="00655AAF" w:rsidRPr="00260F2C">
        <w:rPr>
          <w:rFonts w:ascii="Times New Roman" w:hAnsi="Times New Roman"/>
          <w:lang w:val="ru-RU" w:eastAsia="ru-RU"/>
        </w:rPr>
        <w:t xml:space="preserve">Тектоническое нарушение с признаками постоянных или периодических перемещений бортов разлома в позднем плейстоцене </w:t>
      </w:r>
      <w:ins w:id="534" w:author="Павел Смирнов" w:date="2016-12-29T13:17:00Z">
        <w:r w:rsidR="00EA18E7">
          <w:rPr>
            <w:rFonts w:ascii="Times New Roman" w:hAnsi="Times New Roman"/>
            <w:lang w:val="ru-RU" w:eastAsia="ru-RU"/>
          </w:rPr>
          <w:t>–</w:t>
        </w:r>
      </w:ins>
      <w:ins w:id="535" w:author="User" w:date="2016-11-07T09:31:00Z">
        <w:del w:id="536" w:author="Павел Смирнов" w:date="2016-12-29T13:17:00Z">
          <w:r w:rsidR="003B703F" w:rsidDel="00EA18E7">
            <w:rPr>
              <w:rFonts w:ascii="Times New Roman" w:hAnsi="Times New Roman"/>
              <w:lang w:val="ru-RU" w:eastAsia="ru-RU"/>
            </w:rPr>
            <w:delText>—</w:delText>
          </w:r>
        </w:del>
      </w:ins>
      <w:del w:id="537" w:author="User" w:date="2016-11-07T09:31:00Z">
        <w:r w:rsidR="00655AAF" w:rsidRPr="00260F2C" w:rsidDel="003B703F">
          <w:rPr>
            <w:rFonts w:ascii="Times New Roman" w:hAnsi="Times New Roman"/>
            <w:lang w:val="ru-RU" w:eastAsia="ru-RU"/>
          </w:rPr>
          <w:delText>-</w:delText>
        </w:r>
      </w:del>
      <w:r w:rsidR="00655AAF" w:rsidRPr="00260F2C">
        <w:rPr>
          <w:rFonts w:ascii="Times New Roman" w:hAnsi="Times New Roman"/>
          <w:lang w:val="ru-RU" w:eastAsia="ru-RU"/>
        </w:rPr>
        <w:t xml:space="preserve"> голоцене (за последние 100 000 лет), </w:t>
      </w:r>
      <w:del w:id="538" w:author="Татьяна Диденко" w:date="2017-01-18T13:49:00Z">
        <w:r w:rsidR="00655AAF" w:rsidRPr="00260F2C" w:rsidDel="00C34904">
          <w:rPr>
            <w:rFonts w:ascii="Times New Roman" w:hAnsi="Times New Roman"/>
            <w:lang w:val="ru-RU" w:eastAsia="ru-RU"/>
          </w:rPr>
          <w:delText>величина (</w:delText>
        </w:r>
      </w:del>
      <w:r w:rsidR="00655AAF" w:rsidRPr="00260F2C">
        <w:rPr>
          <w:rFonts w:ascii="Times New Roman" w:hAnsi="Times New Roman"/>
          <w:lang w:val="ru-RU" w:eastAsia="ru-RU"/>
        </w:rPr>
        <w:t>скорость</w:t>
      </w:r>
      <w:del w:id="539" w:author="Татьяна Диденко" w:date="2017-01-18T13:49:00Z">
        <w:r w:rsidR="00655AAF" w:rsidRPr="00260F2C" w:rsidDel="00C34904">
          <w:rPr>
            <w:rFonts w:ascii="Times New Roman" w:hAnsi="Times New Roman"/>
            <w:lang w:val="ru-RU" w:eastAsia="ru-RU"/>
          </w:rPr>
          <w:delText>)</w:delText>
        </w:r>
      </w:del>
      <w:r w:rsidR="00655AAF" w:rsidRPr="00260F2C">
        <w:rPr>
          <w:rFonts w:ascii="Times New Roman" w:hAnsi="Times New Roman"/>
          <w:lang w:val="ru-RU" w:eastAsia="ru-RU"/>
        </w:rPr>
        <w:t xml:space="preserve"> которых </w:t>
      </w:r>
      <w:del w:id="540" w:author="Татьяна Диденко" w:date="2017-01-18T13:49:00Z">
        <w:r w:rsidR="00655AAF" w:rsidRPr="00260F2C" w:rsidDel="00C34904">
          <w:rPr>
            <w:rFonts w:ascii="Times New Roman" w:hAnsi="Times New Roman"/>
            <w:lang w:val="ru-RU" w:eastAsia="ru-RU"/>
          </w:rPr>
          <w:delText>такова</w:delText>
        </w:r>
      </w:del>
      <w:ins w:id="541" w:author="User" w:date="2016-11-07T09:31:00Z">
        <w:del w:id="542" w:author="Татьяна Диденко" w:date="2017-01-18T13:49:00Z">
          <w:r w:rsidR="003B703F" w:rsidDel="00C34904">
            <w:rPr>
              <w:rFonts w:ascii="Times New Roman" w:hAnsi="Times New Roman"/>
              <w:lang w:val="ru-RU" w:eastAsia="ru-RU"/>
            </w:rPr>
            <w:delText>ая</w:delText>
          </w:r>
        </w:del>
      </w:ins>
      <w:del w:id="543" w:author="Татьяна Диденко" w:date="2017-01-18T13:49:00Z">
        <w:r w:rsidR="00655AAF" w:rsidRPr="00260F2C" w:rsidDel="00C34904">
          <w:rPr>
            <w:rFonts w:ascii="Times New Roman" w:hAnsi="Times New Roman"/>
            <w:lang w:val="ru-RU" w:eastAsia="ru-RU"/>
          </w:rPr>
          <w:delText xml:space="preserve">, что </w:delText>
        </w:r>
      </w:del>
      <w:del w:id="544" w:author="User" w:date="2016-11-07T09:31:00Z">
        <w:r w:rsidR="00655AAF" w:rsidRPr="00260F2C" w:rsidDel="003B703F">
          <w:rPr>
            <w:rFonts w:ascii="Times New Roman" w:hAnsi="Times New Roman"/>
            <w:lang w:val="ru-RU" w:eastAsia="ru-RU"/>
          </w:rPr>
          <w:delText xml:space="preserve">она </w:delText>
        </w:r>
      </w:del>
      <w:r w:rsidR="00655AAF" w:rsidRPr="00260F2C">
        <w:rPr>
          <w:rFonts w:ascii="Times New Roman" w:hAnsi="Times New Roman"/>
          <w:lang w:val="ru-RU" w:eastAsia="ru-RU"/>
        </w:rPr>
        <w:t>представляет опасность для сооружений и требует специальных конструктивных и/или компоновочных мероприятий для обеспечения их безопасности.</w:t>
      </w:r>
      <w:del w:id="545" w:author="User" w:date="2016-11-07T09:31:00Z">
        <w:r w:rsidR="00655AAF" w:rsidRPr="00260F2C" w:rsidDel="003B703F">
          <w:rPr>
            <w:rFonts w:ascii="Times New Roman" w:hAnsi="Times New Roman"/>
            <w:lang w:val="ru-RU" w:eastAsia="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546" w:author="Павел Смирнов" w:date="2016-12-29T11:10:00Z">
          <w:pPr>
            <w:spacing w:after="120"/>
            <w:ind w:firstLine="567"/>
            <w:jc w:val="both"/>
          </w:pPr>
        </w:pPrChange>
      </w:pPr>
      <w:r w:rsidRPr="00DC4FEA">
        <w:rPr>
          <w:rFonts w:ascii="Times New Roman" w:hAnsi="Times New Roman"/>
          <w:lang w:val="ru-RU"/>
          <w:rPrChange w:id="547" w:author="User" w:date="2016-11-06T20:37:00Z">
            <w:rPr>
              <w:rFonts w:ascii="Times New Roman" w:hAnsi="Times New Roman"/>
              <w:b/>
              <w:lang w:val="ru-RU"/>
            </w:rPr>
          </w:rPrChange>
        </w:rPr>
        <w:t>3.</w:t>
      </w:r>
      <w:ins w:id="548" w:author="User" w:date="2016-11-07T09:24:00Z">
        <w:r w:rsidR="000202F9">
          <w:rPr>
            <w:rFonts w:ascii="Times New Roman" w:hAnsi="Times New Roman"/>
            <w:lang w:val="ru-RU"/>
          </w:rPr>
          <w:t>4</w:t>
        </w:r>
      </w:ins>
      <w:del w:id="549" w:author="User" w:date="2016-11-07T09:24:00Z">
        <w:r w:rsidRPr="00DC4FEA" w:rsidDel="000202F9">
          <w:rPr>
            <w:rFonts w:ascii="Times New Roman" w:hAnsi="Times New Roman"/>
            <w:lang w:val="ru-RU"/>
            <w:rPrChange w:id="550" w:author="User" w:date="2016-11-06T20:37:00Z">
              <w:rPr>
                <w:rFonts w:ascii="Times New Roman" w:hAnsi="Times New Roman"/>
                <w:b/>
                <w:lang w:val="ru-RU"/>
              </w:rPr>
            </w:rPrChange>
          </w:rPr>
          <w:delText>5</w:delText>
        </w:r>
      </w:del>
      <w:r w:rsidRPr="00260F2C">
        <w:rPr>
          <w:rFonts w:ascii="Times New Roman" w:hAnsi="Times New Roman"/>
          <w:b/>
          <w:lang w:val="ru-RU"/>
        </w:rPr>
        <w:t xml:space="preserve"> вероятность превышения </w:t>
      </w:r>
      <w:del w:id="551" w:author="User" w:date="2016-11-06T20:44:00Z">
        <w:r w:rsidRPr="00260F2C" w:rsidDel="00DC4FEA">
          <w:rPr>
            <w:rFonts w:ascii="Times New Roman" w:hAnsi="Times New Roman"/>
            <w:b/>
            <w:lang w:val="ru-RU"/>
          </w:rPr>
          <w:delText>(</w:delText>
        </w:r>
      </w:del>
      <w:r w:rsidRPr="00DC4FEA">
        <w:rPr>
          <w:rFonts w:ascii="Times New Roman" w:hAnsi="Times New Roman"/>
          <w:i/>
          <w:rPrChange w:id="552" w:author="User" w:date="2016-11-06T20:45:00Z">
            <w:rPr>
              <w:rFonts w:ascii="Times New Roman" w:hAnsi="Times New Roman"/>
              <w:b/>
              <w:i/>
            </w:rPr>
          </w:rPrChange>
        </w:rPr>
        <w:t>P</w:t>
      </w:r>
      <w:r w:rsidRPr="00DC4FEA">
        <w:rPr>
          <w:rFonts w:ascii="Times New Roman" w:hAnsi="Times New Roman"/>
          <w:i/>
          <w:vertAlign w:val="subscript"/>
          <w:rPrChange w:id="553" w:author="User" w:date="2016-11-06T20:45:00Z">
            <w:rPr>
              <w:rFonts w:ascii="Times New Roman" w:hAnsi="Times New Roman"/>
              <w:b/>
              <w:i/>
              <w:vertAlign w:val="subscript"/>
            </w:rPr>
          </w:rPrChange>
        </w:rPr>
        <w:t>t</w:t>
      </w:r>
      <w:del w:id="554" w:author="User" w:date="2016-11-06T20:45:00Z">
        <w:r w:rsidRPr="00DC4FEA" w:rsidDel="00DC4FEA">
          <w:rPr>
            <w:rFonts w:ascii="Times New Roman" w:hAnsi="Times New Roman"/>
            <w:lang w:val="ru-RU"/>
            <w:rPrChange w:id="555" w:author="User" w:date="2016-11-06T20:45:00Z">
              <w:rPr>
                <w:rFonts w:ascii="Times New Roman" w:hAnsi="Times New Roman"/>
                <w:b/>
                <w:lang w:val="ru-RU"/>
              </w:rPr>
            </w:rPrChange>
          </w:rPr>
          <w:delText>)</w:delText>
        </w:r>
      </w:del>
      <w:r w:rsidRPr="00260F2C">
        <w:rPr>
          <w:rFonts w:ascii="Times New Roman" w:hAnsi="Times New Roman"/>
          <w:b/>
          <w:lang w:val="ru-RU"/>
        </w:rPr>
        <w:t xml:space="preserve">: </w:t>
      </w:r>
      <w:ins w:id="556" w:author="User" w:date="2016-11-07T09:32:00Z">
        <w:r w:rsidR="003B703F">
          <w:rPr>
            <w:rFonts w:ascii="Times New Roman" w:hAnsi="Times New Roman"/>
            <w:lang w:val="ru-RU"/>
          </w:rPr>
          <w:t xml:space="preserve">Вероятность превышения </w:t>
        </w:r>
        <w:r w:rsidR="003B703F" w:rsidRPr="003B703F">
          <w:rPr>
            <w:rFonts w:ascii="Times New Roman" w:hAnsi="Times New Roman"/>
            <w:i/>
          </w:rPr>
          <w:t>P</w:t>
        </w:r>
        <w:r w:rsidR="003B703F" w:rsidRPr="003B703F">
          <w:rPr>
            <w:rFonts w:ascii="Times New Roman" w:hAnsi="Times New Roman"/>
            <w:i/>
            <w:vertAlign w:val="subscript"/>
          </w:rPr>
          <w:t>t</w:t>
        </w:r>
        <w:r w:rsidR="003B703F" w:rsidRPr="003B703F">
          <w:rPr>
            <w:rFonts w:ascii="Times New Roman" w:hAnsi="Times New Roman"/>
            <w:lang w:val="ru-RU"/>
          </w:rPr>
          <w:t xml:space="preserve"> </w:t>
        </w:r>
        <w:r w:rsidR="003B703F">
          <w:rPr>
            <w:rFonts w:ascii="Times New Roman" w:hAnsi="Times New Roman"/>
            <w:lang w:val="ru-RU"/>
          </w:rPr>
          <w:t>р</w:t>
        </w:r>
      </w:ins>
      <w:del w:id="557" w:author="User" w:date="2016-11-07T09:32:00Z">
        <w:r w:rsidRPr="00260F2C" w:rsidDel="003B703F">
          <w:rPr>
            <w:rFonts w:ascii="Times New Roman" w:hAnsi="Times New Roman"/>
            <w:lang w:val="ru-RU"/>
          </w:rPr>
          <w:delText>Р</w:delText>
        </w:r>
      </w:del>
      <w:r w:rsidRPr="00260F2C">
        <w:rPr>
          <w:rFonts w:ascii="Times New Roman" w:hAnsi="Times New Roman"/>
          <w:lang w:val="ru-RU"/>
        </w:rPr>
        <w:t>ассчитыва</w:t>
      </w:r>
      <w:del w:id="558" w:author="User" w:date="2016-11-06T20:45:00Z">
        <w:r w:rsidRPr="00260F2C" w:rsidDel="00DC4FEA">
          <w:rPr>
            <w:rFonts w:ascii="Times New Roman" w:hAnsi="Times New Roman"/>
            <w:lang w:val="ru-RU"/>
          </w:rPr>
          <w:delText>ется</w:delText>
        </w:r>
      </w:del>
      <w:ins w:id="559" w:author="User" w:date="2016-11-06T20:45:00Z">
        <w:r w:rsidR="00DC4FEA">
          <w:rPr>
            <w:rFonts w:ascii="Times New Roman" w:hAnsi="Times New Roman"/>
            <w:lang w:val="ru-RU"/>
          </w:rPr>
          <w:t>ют</w:t>
        </w:r>
      </w:ins>
      <w:r w:rsidRPr="00260F2C">
        <w:rPr>
          <w:rFonts w:ascii="Times New Roman" w:hAnsi="Times New Roman"/>
          <w:lang w:val="ru-RU"/>
        </w:rPr>
        <w:t xml:space="preserve"> из представления, что поток землетрясений в области средних и более периодов повторения удовлетворяет распределению Пуассона, откуда следует,</w:t>
      </w:r>
      <w:ins w:id="560" w:author="User" w:date="2016-11-06T20:45:00Z">
        <w:r w:rsidR="00DC4FEA">
          <w:rPr>
            <w:rFonts w:ascii="Times New Roman" w:hAnsi="Times New Roman"/>
            <w:lang w:val="ru-RU"/>
          </w:rPr>
          <w:t xml:space="preserve"> </w:t>
        </w:r>
      </w:ins>
      <w:r w:rsidRPr="00260F2C">
        <w:rPr>
          <w:rFonts w:ascii="Times New Roman" w:hAnsi="Times New Roman"/>
          <w:lang w:val="ru-RU"/>
        </w:rPr>
        <w:t xml:space="preserve">что превышение расчетной </w:t>
      </w:r>
      <w:proofErr w:type="spellStart"/>
      <w:r w:rsidRPr="00260F2C">
        <w:rPr>
          <w:rFonts w:ascii="Times New Roman" w:hAnsi="Times New Roman"/>
          <w:lang w:val="ru-RU"/>
        </w:rPr>
        <w:t>балльности</w:t>
      </w:r>
      <w:proofErr w:type="spellEnd"/>
      <w:r w:rsidRPr="00260F2C">
        <w:rPr>
          <w:rFonts w:ascii="Times New Roman" w:hAnsi="Times New Roman"/>
          <w:lang w:val="ru-RU"/>
        </w:rPr>
        <w:t xml:space="preserve"> за </w:t>
      </w:r>
      <w:r w:rsidRPr="00260F2C">
        <w:rPr>
          <w:rFonts w:ascii="Times New Roman" w:hAnsi="Times New Roman"/>
          <w:i/>
        </w:rPr>
        <w:t>t</w:t>
      </w:r>
      <w:r w:rsidRPr="00260F2C">
        <w:rPr>
          <w:rFonts w:ascii="Times New Roman" w:hAnsi="Times New Roman"/>
          <w:lang w:val="ru-RU"/>
        </w:rPr>
        <w:t xml:space="preserve"> лет (в </w:t>
      </w:r>
      <w:del w:id="561" w:author="Татьяна Диденко" w:date="2017-01-18T13:49:00Z">
        <w:r w:rsidRPr="00260F2C" w:rsidDel="00C34904">
          <w:rPr>
            <w:rFonts w:ascii="Times New Roman" w:hAnsi="Times New Roman"/>
            <w:lang w:val="ru-RU"/>
          </w:rPr>
          <w:delText xml:space="preserve">нашем </w:delText>
        </w:r>
      </w:del>
      <w:ins w:id="562" w:author="Татьяна Диденко" w:date="2017-01-18T13:49:00Z">
        <w:r w:rsidR="00C34904">
          <w:rPr>
            <w:rFonts w:ascii="Times New Roman" w:hAnsi="Times New Roman"/>
            <w:lang w:val="ru-RU"/>
          </w:rPr>
          <w:t>данном</w:t>
        </w:r>
        <w:r w:rsidR="00C34904" w:rsidRPr="00260F2C">
          <w:rPr>
            <w:rFonts w:ascii="Times New Roman" w:hAnsi="Times New Roman"/>
            <w:lang w:val="ru-RU"/>
          </w:rPr>
          <w:t xml:space="preserve"> </w:t>
        </w:r>
      </w:ins>
      <w:r w:rsidRPr="00260F2C">
        <w:rPr>
          <w:rFonts w:ascii="Times New Roman" w:hAnsi="Times New Roman"/>
          <w:lang w:val="ru-RU"/>
        </w:rPr>
        <w:t xml:space="preserve">случае </w:t>
      </w:r>
      <w:r w:rsidRPr="00260F2C">
        <w:rPr>
          <w:rFonts w:ascii="Times New Roman" w:hAnsi="Times New Roman"/>
          <w:i/>
        </w:rPr>
        <w:t>t</w:t>
      </w:r>
      <w:r w:rsidRPr="00260F2C">
        <w:rPr>
          <w:rFonts w:ascii="Times New Roman" w:hAnsi="Times New Roman"/>
          <w:lang w:val="ru-RU"/>
        </w:rPr>
        <w:t xml:space="preserve"> = 50 лет) может быть определено по формуле</w:t>
      </w:r>
      <w:del w:id="563" w:author="User" w:date="2016-11-06T20:45:00Z">
        <w:r w:rsidRPr="00260F2C" w:rsidDel="00DC4FEA">
          <w:rPr>
            <w:rFonts w:ascii="Times New Roman" w:hAnsi="Times New Roman"/>
            <w:lang w:val="ru-RU"/>
          </w:rPr>
          <w:delText>:</w:delText>
        </w:r>
      </w:del>
    </w:p>
    <w:p w:rsidR="005A32EE" w:rsidRPr="00260F2C" w:rsidRDefault="007A0EEC">
      <w:pPr>
        <w:spacing w:after="120" w:line="360" w:lineRule="auto"/>
        <w:ind w:firstLine="567"/>
        <w:jc w:val="center"/>
        <w:rPr>
          <w:rFonts w:ascii="Times New Roman" w:hAnsi="Times New Roman"/>
          <w:lang w:val="ru-RU"/>
        </w:rPr>
        <w:pPrChange w:id="564" w:author="Павел Смирнов" w:date="2016-12-29T11:10:00Z">
          <w:pPr>
            <w:spacing w:after="120"/>
            <w:ind w:firstLine="567"/>
            <w:jc w:val="center"/>
          </w:pPr>
        </w:pPrChange>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t</m:t>
        </m:r>
        <m:r>
          <w:rPr>
            <w:rFonts w:ascii="Cambria Math" w:hAnsi="Cambria Math"/>
            <w:lang w:val="ru-RU"/>
          </w:rPr>
          <m:t>=1-</m:t>
        </m:r>
        <m:r>
          <m:rPr>
            <m:sty m:val="p"/>
          </m:rPr>
          <w:rPr>
            <w:rFonts w:ascii="Cambria Math" w:hAnsi="Cambria Math"/>
          </w:rPr>
          <m:t>exp</m:t>
        </m:r>
        <m:r>
          <m:rPr>
            <m:sty m:val="p"/>
          </m:rPr>
          <w:rPr>
            <w:rFonts w:ascii="Cambria Math" w:hAnsi="Cambria Math"/>
            <w:lang w:val="ru-RU"/>
          </w:rPr>
          <m:t>⁡</m:t>
        </m:r>
        <m:r>
          <w:rPr>
            <w:rFonts w:ascii="Cambria Math" w:hAnsi="Cambria Math"/>
            <w:lang w:val="ru-RU"/>
          </w:rPr>
          <m:t>(</m:t>
        </m:r>
        <m:f>
          <m:fPr>
            <m:ctrlPr>
              <w:rPr>
                <w:rFonts w:ascii="Cambria Math" w:hAnsi="Cambria Math"/>
                <w:i/>
              </w:rPr>
            </m:ctrlPr>
          </m:fPr>
          <m:num>
            <m:r>
              <w:rPr>
                <w:rFonts w:ascii="Cambria Math" w:hAnsi="Cambria Math"/>
                <w:lang w:val="ru-RU"/>
              </w:rPr>
              <m:t>-</m:t>
            </m:r>
            <m:r>
              <w:rPr>
                <w:rFonts w:ascii="Cambria Math" w:hAnsi="Cambria Math"/>
              </w:rPr>
              <m:t>t</m:t>
            </m:r>
          </m:num>
          <m:den>
            <m:r>
              <w:rPr>
                <w:rFonts w:ascii="Cambria Math" w:hAnsi="Cambria Math"/>
              </w:rPr>
              <m:t>T</m:t>
            </m:r>
          </m:den>
        </m:f>
        <m:r>
          <w:rPr>
            <w:rFonts w:ascii="Cambria Math" w:hAnsi="Cambria Math"/>
            <w:lang w:val="ru-RU"/>
          </w:rPr>
          <m:t>)</m:t>
        </m:r>
      </m:oMath>
      <w:r w:rsidR="005A32EE" w:rsidRPr="00260F2C">
        <w:rPr>
          <w:rFonts w:ascii="Times New Roman" w:hAnsi="Times New Roman"/>
          <w:lang w:val="ru-RU"/>
        </w:rPr>
        <w:t>,</w:t>
      </w:r>
    </w:p>
    <w:p w:rsidR="005A32EE" w:rsidRPr="00260F2C" w:rsidRDefault="005A32EE">
      <w:pPr>
        <w:spacing w:after="120" w:line="360" w:lineRule="auto"/>
        <w:jc w:val="both"/>
        <w:rPr>
          <w:rFonts w:ascii="Times New Roman" w:hAnsi="Times New Roman"/>
          <w:lang w:val="ru-RU"/>
        </w:rPr>
        <w:pPrChange w:id="565" w:author="Павел Смирнов" w:date="2016-12-29T11:11:00Z">
          <w:pPr>
            <w:spacing w:after="120"/>
            <w:ind w:firstLine="567"/>
            <w:jc w:val="both"/>
          </w:pPr>
        </w:pPrChange>
      </w:pPr>
      <w:r w:rsidRPr="00260F2C">
        <w:rPr>
          <w:rFonts w:ascii="Times New Roman" w:hAnsi="Times New Roman"/>
          <w:lang w:val="ru-RU"/>
        </w:rPr>
        <w:t xml:space="preserve">где </w:t>
      </w:r>
      <w:r w:rsidRPr="00260F2C">
        <w:rPr>
          <w:rFonts w:ascii="Times New Roman" w:hAnsi="Times New Roman"/>
          <w:i/>
        </w:rPr>
        <w:t>T</w:t>
      </w:r>
      <w:ins w:id="566" w:author="User" w:date="2016-11-06T20:45:00Z">
        <w:r w:rsidR="00DC4FEA">
          <w:rPr>
            <w:rFonts w:ascii="Times New Roman" w:hAnsi="Times New Roman"/>
            <w:i/>
            <w:lang w:val="ru-RU"/>
          </w:rPr>
          <w:t xml:space="preserve"> </w:t>
        </w:r>
      </w:ins>
      <w:ins w:id="567" w:author="Татьяна Диденко" w:date="2017-01-18T13:49:00Z">
        <w:r w:rsidR="00C34904">
          <w:rPr>
            <w:rFonts w:ascii="Times New Roman" w:hAnsi="Times New Roman"/>
            <w:i/>
            <w:lang w:val="ru-RU"/>
          </w:rPr>
          <w:t xml:space="preserve">– </w:t>
        </w:r>
      </w:ins>
      <w:ins w:id="568" w:author="User" w:date="2016-11-07T09:34:00Z">
        <w:del w:id="569" w:author="Татьяна Диденко" w:date="2017-01-18T13:49:00Z">
          <w:r w:rsidR="003B703F" w:rsidDel="00C34904">
            <w:rPr>
              <w:rFonts w:ascii="Times New Roman" w:hAnsi="Times New Roman"/>
              <w:lang w:val="ru-RU"/>
            </w:rPr>
            <w:delText>—</w:delText>
          </w:r>
        </w:del>
      </w:ins>
      <w:del w:id="570" w:author="User" w:date="2016-11-07T09:34:00Z">
        <w:r w:rsidRPr="00260F2C" w:rsidDel="003B703F">
          <w:rPr>
            <w:rFonts w:ascii="Times New Roman" w:hAnsi="Times New Roman"/>
            <w:lang w:val="ru-RU"/>
          </w:rPr>
          <w:delText xml:space="preserve">– </w:delText>
        </w:r>
      </w:del>
      <w:r w:rsidRPr="00260F2C">
        <w:rPr>
          <w:rFonts w:ascii="Times New Roman" w:hAnsi="Times New Roman"/>
          <w:lang w:val="ru-RU"/>
        </w:rPr>
        <w:t xml:space="preserve">средний период повторения сейсмической интенсивности </w:t>
      </w:r>
      <w:r w:rsidRPr="00260F2C">
        <w:rPr>
          <w:rFonts w:ascii="Times New Roman" w:hAnsi="Times New Roman"/>
          <w:i/>
        </w:rPr>
        <w:t>I</w:t>
      </w:r>
      <w:r w:rsidRPr="00260F2C">
        <w:rPr>
          <w:rFonts w:ascii="Times New Roman" w:hAnsi="Times New Roman"/>
          <w:lang w:val="ru-RU"/>
        </w:rPr>
        <w:t>.</w:t>
      </w:r>
    </w:p>
    <w:p w:rsidR="005A32EE" w:rsidRPr="00260F2C" w:rsidDel="003B703F" w:rsidRDefault="005A32EE">
      <w:pPr>
        <w:spacing w:after="120" w:line="360" w:lineRule="auto"/>
        <w:ind w:firstLine="567"/>
        <w:jc w:val="both"/>
        <w:rPr>
          <w:del w:id="571" w:author="User" w:date="2016-11-07T09:35:00Z"/>
          <w:rFonts w:ascii="Times New Roman" w:hAnsi="Times New Roman"/>
          <w:color w:val="000000"/>
          <w:lang w:val="ru-RU"/>
        </w:rPr>
        <w:pPrChange w:id="572" w:author="Павел Смирнов" w:date="2016-12-29T11:10:00Z">
          <w:pPr>
            <w:spacing w:after="120"/>
            <w:ind w:firstLine="567"/>
            <w:jc w:val="both"/>
          </w:pPr>
        </w:pPrChange>
      </w:pPr>
      <w:del w:id="573" w:author="User" w:date="2016-11-07T09:35:00Z">
        <w:r w:rsidRPr="00DC4FEA" w:rsidDel="003B703F">
          <w:rPr>
            <w:rFonts w:ascii="Times New Roman" w:hAnsi="Times New Roman"/>
            <w:color w:val="000000"/>
            <w:lang w:val="ru-RU"/>
            <w:rPrChange w:id="574" w:author="User" w:date="2016-11-06T20:37:00Z">
              <w:rPr>
                <w:rFonts w:ascii="Times New Roman" w:hAnsi="Times New Roman"/>
                <w:b/>
                <w:color w:val="000000"/>
                <w:lang w:val="ru-RU"/>
              </w:rPr>
            </w:rPrChange>
          </w:rPr>
          <w:delText>3.6</w:delText>
        </w:r>
        <w:r w:rsidRPr="00260F2C" w:rsidDel="003B703F">
          <w:rPr>
            <w:rFonts w:ascii="Times New Roman" w:hAnsi="Times New Roman"/>
            <w:b/>
            <w:color w:val="000000"/>
            <w:lang w:val="ru-RU"/>
          </w:rPr>
          <w:delText xml:space="preserve"> воздействие сейсмическое: </w:delText>
        </w:r>
        <w:r w:rsidRPr="00260F2C" w:rsidDel="003B703F">
          <w:rPr>
            <w:rFonts w:ascii="Times New Roman" w:hAnsi="Times New Roman"/>
            <w:color w:val="000000"/>
            <w:lang w:val="ru-RU"/>
          </w:rPr>
          <w:delText>Движение грунта, вызванное природными или техногенными факторами (землетрясения, взрывы, движение транспорта, работа промышленного оборудования), обусловливающее движение, деформации, иногда разрушение сооружений и других объектов.</w:delText>
        </w:r>
      </w:del>
    </w:p>
    <w:p w:rsidR="005A32EE" w:rsidRPr="00260F2C" w:rsidRDefault="005A32EE">
      <w:pPr>
        <w:spacing w:after="120" w:line="360" w:lineRule="auto"/>
        <w:ind w:firstLine="567"/>
        <w:jc w:val="both"/>
        <w:rPr>
          <w:rFonts w:ascii="Times New Roman" w:eastAsia="MS Mincho" w:hAnsi="Times New Roman"/>
          <w:lang w:val="ru-RU"/>
        </w:rPr>
        <w:pPrChange w:id="575" w:author="Павел Смирнов" w:date="2016-12-29T11:10:00Z">
          <w:pPr>
            <w:spacing w:after="120"/>
            <w:ind w:firstLine="567"/>
            <w:jc w:val="both"/>
          </w:pPr>
        </w:pPrChange>
      </w:pPr>
      <w:r w:rsidRPr="00DC4FEA">
        <w:rPr>
          <w:rFonts w:ascii="Times New Roman" w:hAnsi="Times New Roman"/>
          <w:color w:val="000000"/>
          <w:lang w:val="ru-RU"/>
          <w:rPrChange w:id="576" w:author="User" w:date="2016-11-06T20:37:00Z">
            <w:rPr>
              <w:rFonts w:ascii="Times New Roman" w:hAnsi="Times New Roman"/>
              <w:b/>
              <w:color w:val="000000"/>
              <w:lang w:val="ru-RU"/>
            </w:rPr>
          </w:rPrChange>
        </w:rPr>
        <w:lastRenderedPageBreak/>
        <w:t>3.</w:t>
      </w:r>
      <w:ins w:id="577" w:author="User" w:date="2016-11-07T09:24:00Z">
        <w:r w:rsidR="000202F9">
          <w:rPr>
            <w:rFonts w:ascii="Times New Roman" w:hAnsi="Times New Roman"/>
            <w:color w:val="000000"/>
            <w:lang w:val="ru-RU"/>
          </w:rPr>
          <w:t>5</w:t>
        </w:r>
      </w:ins>
      <w:del w:id="578" w:author="User" w:date="2016-11-06T20:45:00Z">
        <w:r w:rsidRPr="00DC4FEA" w:rsidDel="00DC4FEA">
          <w:rPr>
            <w:rFonts w:ascii="Times New Roman" w:hAnsi="Times New Roman"/>
            <w:color w:val="000000"/>
            <w:lang w:val="ru-RU"/>
            <w:rPrChange w:id="579" w:author="User" w:date="2016-11-06T20:37:00Z">
              <w:rPr>
                <w:rFonts w:ascii="Times New Roman" w:hAnsi="Times New Roman"/>
                <w:b/>
                <w:color w:val="000000"/>
                <w:lang w:val="ru-RU"/>
              </w:rPr>
            </w:rPrChange>
          </w:rPr>
          <w:delText>7</w:delText>
        </w:r>
      </w:del>
      <w:r w:rsidRPr="00260F2C">
        <w:rPr>
          <w:rFonts w:ascii="Times New Roman" w:hAnsi="Times New Roman"/>
          <w:b/>
          <w:color w:val="000000"/>
          <w:lang w:val="ru-RU"/>
        </w:rPr>
        <w:t xml:space="preserve"> график (закон) повторяемости: </w:t>
      </w:r>
      <w:r w:rsidR="00271994" w:rsidRPr="00260F2C">
        <w:rPr>
          <w:rFonts w:ascii="Times New Roman" w:hAnsi="Times New Roman"/>
          <w:color w:val="000000"/>
          <w:lang w:val="ru-RU"/>
        </w:rPr>
        <w:t>З</w:t>
      </w:r>
      <w:r w:rsidRPr="00260F2C">
        <w:rPr>
          <w:rFonts w:ascii="Times New Roman" w:hAnsi="Times New Roman"/>
          <w:lang w:val="ru-RU"/>
        </w:rPr>
        <w:t xml:space="preserve">ависимость между числом событий и магнитудой землетрясения </w:t>
      </w:r>
      <w:r w:rsidRPr="00260F2C">
        <w:rPr>
          <w:rFonts w:ascii="Times New Roman" w:hAnsi="Times New Roman"/>
          <w:i/>
        </w:rPr>
        <w:t>N</w:t>
      </w:r>
      <w:r w:rsidRPr="00260F2C">
        <w:rPr>
          <w:rFonts w:ascii="Times New Roman" w:hAnsi="Times New Roman"/>
          <w:lang w:val="ru-RU"/>
        </w:rPr>
        <w:t>(</w:t>
      </w:r>
      <w:r w:rsidRPr="00260F2C">
        <w:rPr>
          <w:rFonts w:ascii="Times New Roman" w:hAnsi="Times New Roman"/>
          <w:i/>
        </w:rPr>
        <w:t>M</w:t>
      </w:r>
      <w:r w:rsidRPr="00260F2C">
        <w:rPr>
          <w:rFonts w:ascii="Times New Roman" w:hAnsi="Times New Roman"/>
          <w:lang w:val="ru-RU"/>
        </w:rPr>
        <w:t xml:space="preserve">), закон повторяемости </w:t>
      </w:r>
      <w:proofErr w:type="spellStart"/>
      <w:r w:rsidRPr="00260F2C">
        <w:rPr>
          <w:rFonts w:ascii="Times New Roman" w:hAnsi="Times New Roman"/>
          <w:lang w:val="ru-RU"/>
        </w:rPr>
        <w:t>Гутенберга</w:t>
      </w:r>
      <w:proofErr w:type="spellEnd"/>
      <w:ins w:id="580" w:author="Татьяна Диденко" w:date="2017-01-18T13:49:00Z">
        <w:r w:rsidR="00C34904">
          <w:rPr>
            <w:rFonts w:ascii="Times New Roman" w:hAnsi="Times New Roman"/>
            <w:lang w:val="ru-RU"/>
          </w:rPr>
          <w:t>–</w:t>
        </w:r>
      </w:ins>
      <w:del w:id="581" w:author="Татьяна Диденко" w:date="2017-01-18T13:49:00Z">
        <w:r w:rsidRPr="00260F2C" w:rsidDel="00C34904">
          <w:rPr>
            <w:rFonts w:ascii="Times New Roman" w:hAnsi="Times New Roman"/>
            <w:lang w:val="ru-RU"/>
          </w:rPr>
          <w:delText>-</w:delText>
        </w:r>
      </w:del>
      <w:r w:rsidRPr="00260F2C">
        <w:rPr>
          <w:rFonts w:ascii="Times New Roman" w:hAnsi="Times New Roman"/>
          <w:lang w:val="ru-RU"/>
        </w:rPr>
        <w:t xml:space="preserve">Рихтера. Для целей сейсмического районирования число событий в каждом интервале магнитуд нормируется на свой период </w:t>
      </w:r>
      <w:r w:rsidRPr="00260F2C">
        <w:rPr>
          <w:rFonts w:ascii="Times New Roman" w:eastAsia="MS Mincho" w:hAnsi="Times New Roman"/>
          <w:lang w:val="ru-RU"/>
        </w:rPr>
        <w:t xml:space="preserve">представительной </w:t>
      </w:r>
      <w:del w:id="582" w:author="Татьяна Диденко" w:date="2017-01-18T13:50:00Z">
        <w:r w:rsidRPr="00260F2C" w:rsidDel="00C34904">
          <w:rPr>
            <w:rFonts w:ascii="Times New Roman" w:eastAsia="MS Mincho" w:hAnsi="Times New Roman"/>
            <w:lang w:val="ru-RU"/>
          </w:rPr>
          <w:delText>фиксации</w:delText>
        </w:r>
        <w:r w:rsidRPr="00260F2C" w:rsidDel="00C34904">
          <w:rPr>
            <w:rFonts w:ascii="Times New Roman" w:hAnsi="Times New Roman"/>
            <w:lang w:val="ru-RU"/>
          </w:rPr>
          <w:delText xml:space="preserve"> </w:delText>
        </w:r>
      </w:del>
      <w:ins w:id="583" w:author="Татьяна Диденко" w:date="2017-01-18T13:50:00Z">
        <w:r w:rsidR="00C34904">
          <w:rPr>
            <w:rFonts w:ascii="Times New Roman" w:eastAsia="MS Mincho" w:hAnsi="Times New Roman"/>
            <w:lang w:val="ru-RU"/>
          </w:rPr>
          <w:t>регистрации</w:t>
        </w:r>
        <w:r w:rsidR="00C34904" w:rsidRPr="00260F2C">
          <w:rPr>
            <w:rFonts w:ascii="Times New Roman" w:hAnsi="Times New Roman"/>
            <w:lang w:val="ru-RU"/>
          </w:rPr>
          <w:t xml:space="preserve"> </w:t>
        </w:r>
      </w:ins>
      <w:del w:id="584" w:author="User" w:date="2016-11-06T20:42:00Z">
        <w:r w:rsidRPr="00260F2C" w:rsidDel="00DC4FEA">
          <w:rPr>
            <w:rFonts w:ascii="Times New Roman" w:hAnsi="Times New Roman"/>
            <w:lang w:val="ru-RU"/>
          </w:rPr>
          <w:delText>(</w:delText>
        </w:r>
      </w:del>
      <w:proofErr w:type="spellStart"/>
      <w:r w:rsidRPr="00260F2C">
        <w:rPr>
          <w:rFonts w:ascii="Times New Roman" w:eastAsia="MS Mincho" w:hAnsi="Times New Roman"/>
          <w:i/>
        </w:rPr>
        <w:t>T</w:t>
      </w:r>
      <w:r w:rsidRPr="003B1919">
        <w:rPr>
          <w:rFonts w:ascii="Times New Roman" w:eastAsia="MS Mincho" w:hAnsi="Times New Roman"/>
          <w:vertAlign w:val="subscript"/>
          <w:rPrChange w:id="585" w:author="User" w:date="2016-11-09T14:03:00Z">
            <w:rPr>
              <w:rFonts w:ascii="Times New Roman" w:eastAsia="MS Mincho" w:hAnsi="Times New Roman"/>
              <w:i/>
              <w:vertAlign w:val="subscript"/>
            </w:rPr>
          </w:rPrChange>
        </w:rPr>
        <w:t>repr</w:t>
      </w:r>
      <w:proofErr w:type="spellEnd"/>
      <w:del w:id="586" w:author="User" w:date="2016-11-06T20:43:00Z">
        <w:r w:rsidRPr="00260F2C" w:rsidDel="00DC4FEA">
          <w:rPr>
            <w:rFonts w:ascii="Times New Roman" w:eastAsia="MS Mincho" w:hAnsi="Times New Roman"/>
            <w:lang w:val="ru-RU"/>
          </w:rPr>
          <w:delText>)</w:delText>
        </w:r>
      </w:del>
      <w:r w:rsidRPr="00260F2C">
        <w:rPr>
          <w:rFonts w:ascii="Times New Roman" w:eastAsia="MS Mincho" w:hAnsi="Times New Roman"/>
          <w:lang w:val="ru-RU"/>
        </w:rPr>
        <w:t xml:space="preserve">, так что </w:t>
      </w:r>
    </w:p>
    <w:p w:rsidR="005A32EE" w:rsidRPr="00C34904" w:rsidRDefault="007A0EEC">
      <w:pPr>
        <w:spacing w:after="120" w:line="360" w:lineRule="auto"/>
        <w:jc w:val="center"/>
        <w:rPr>
          <w:rFonts w:ascii="Times New Roman" w:eastAsia="MS Mincho" w:hAnsi="Times New Roman"/>
        </w:rPr>
        <w:pPrChange w:id="587" w:author="Павел Смирнов" w:date="2016-12-29T11:10:00Z">
          <w:pPr>
            <w:spacing w:after="120"/>
            <w:jc w:val="center"/>
          </w:pPr>
        </w:pPrChange>
      </w:pPr>
      <m:oMathPara>
        <m:oMath>
          <m:func>
            <m:funcPr>
              <m:ctrlPr>
                <w:rPr>
                  <w:rFonts w:ascii="Cambria Math" w:eastAsia="MS Mincho" w:hAnsi="Cambria Math"/>
                </w:rPr>
              </m:ctrlPr>
            </m:funcPr>
            <m:fName>
              <m:r>
                <m:rPr>
                  <m:sty m:val="p"/>
                </m:rPr>
                <w:rPr>
                  <w:rFonts w:ascii="Cambria Math" w:eastAsia="MS Mincho" w:hAnsi="Cambria Math"/>
                </w:rPr>
                <m:t>lg</m:t>
              </m:r>
            </m:fName>
            <m:e>
              <m:d>
                <m:dPr>
                  <m:ctrlPr>
                    <w:rPr>
                      <w:rFonts w:ascii="Cambria Math" w:eastAsia="MS Mincho" w:hAnsi="Cambria Math"/>
                      <w:i/>
                    </w:rPr>
                  </m:ctrlPr>
                </m:dPr>
                <m:e>
                  <m:f>
                    <m:fPr>
                      <m:ctrlPr>
                        <w:rPr>
                          <w:rFonts w:ascii="Cambria Math" w:eastAsia="MS Mincho" w:hAnsi="Cambria Math"/>
                          <w:i/>
                        </w:rPr>
                      </m:ctrlPr>
                    </m:fPr>
                    <m:num>
                      <m:r>
                        <w:rPr>
                          <w:rFonts w:ascii="Cambria Math" w:eastAsia="MS Mincho" w:hAnsi="Cambria Math"/>
                        </w:rPr>
                        <m:t>N</m:t>
                      </m:r>
                    </m:num>
                    <m:den>
                      <m:sSub>
                        <m:sSubPr>
                          <m:ctrlPr>
                            <w:rPr>
                              <w:rFonts w:ascii="Cambria Math" w:eastAsia="MS Mincho" w:hAnsi="Cambria Math"/>
                              <w:i/>
                            </w:rPr>
                          </m:ctrlPr>
                        </m:sSubPr>
                        <m:e>
                          <m:r>
                            <w:rPr>
                              <w:rFonts w:ascii="Cambria Math" w:eastAsia="MS Mincho" w:hAnsi="Cambria Math"/>
                            </w:rPr>
                            <m:t>T</m:t>
                          </m:r>
                        </m:e>
                        <m:sub>
                          <m:r>
                            <m:rPr>
                              <m:nor/>
                            </m:rPr>
                            <w:rPr>
                              <w:rFonts w:ascii="Cambria Math" w:eastAsia="MS Mincho" w:hAnsi="Cambria Math"/>
                              <w:rPrChange w:id="588" w:author="Татьяна Диденко" w:date="2017-01-18T13:50:00Z">
                                <w:rPr>
                                  <w:rFonts w:ascii="Cambria Math" w:eastAsia="MS Mincho" w:hAnsi="Cambria Math"/>
                                  <w:i/>
                                </w:rPr>
                              </w:rPrChange>
                            </w:rPr>
                            <m:t>repr</m:t>
                          </m:r>
                        </m:sub>
                      </m:sSub>
                    </m:den>
                  </m:f>
                </m:e>
              </m:d>
              <m:ctrlPr>
                <w:rPr>
                  <w:rFonts w:ascii="Cambria Math" w:eastAsia="MS Mincho" w:hAnsi="Cambria Math"/>
                  <w:i/>
                </w:rPr>
              </m:ctrlPr>
            </m:e>
          </m:func>
          <m:r>
            <w:rPr>
              <w:rFonts w:ascii="Cambria Math" w:eastAsia="MS Mincho" w:hAnsi="Cambria Math"/>
            </w:rPr>
            <m:t>=-b</m:t>
          </m:r>
          <m:sSub>
            <m:sSubPr>
              <m:ctrlPr>
                <w:rPr>
                  <w:rFonts w:ascii="Cambria Math" w:eastAsia="MS Mincho" w:hAnsi="Cambria Math"/>
                  <w:i/>
                </w:rPr>
              </m:ctrlPr>
            </m:sSubPr>
            <m:e>
              <m:r>
                <w:rPr>
                  <w:rFonts w:ascii="Cambria Math" w:eastAsia="MS Mincho" w:hAnsi="Cambria Math"/>
                </w:rPr>
                <m:t>M</m:t>
              </m:r>
            </m:e>
            <m:sub>
              <m:r>
                <w:rPr>
                  <w:rFonts w:ascii="Cambria Math" w:eastAsia="MS Mincho" w:hAnsi="Cambria Math"/>
                </w:rPr>
                <m:t>S</m:t>
              </m:r>
            </m:sub>
          </m:sSub>
          <m:r>
            <w:rPr>
              <w:rFonts w:ascii="Cambria Math" w:eastAsia="MS Mincho" w:hAnsi="Cambria Math"/>
            </w:rPr>
            <m:t>+A</m:t>
          </m:r>
          <m:r>
            <w:del w:id="589" w:author="Татьяна Диденко" w:date="2017-01-18T13:50:00Z">
              <m:rPr>
                <m:sty m:val="p"/>
              </m:rPr>
              <w:rPr>
                <w:rFonts w:eastAsia="MS Mincho"/>
                <w:rPrChange w:id="590" w:author="Татьяна Диденко" w:date="2017-01-18T13:50:00Z">
                  <w:rPr>
                    <w:rFonts w:eastAsia="MS Mincho"/>
                    <w:lang w:val="ru-RU"/>
                  </w:rPr>
                </w:rPrChange>
              </w:rPr>
              <w:br/>
            </w:del>
          </m:r>
        </m:oMath>
      </m:oMathPara>
      <w:ins w:id="591" w:author="User" w:date="2016-11-06T20:42:00Z">
        <w:r w:rsidR="00DC4FEA" w:rsidRPr="00C34904">
          <w:rPr>
            <w:rFonts w:eastAsia="MS Mincho"/>
            <w:rPrChange w:id="592" w:author="Татьяна Диденко" w:date="2017-01-18T13:50:00Z">
              <w:rPr>
                <w:rFonts w:eastAsia="MS Mincho"/>
                <w:lang w:val="ru-RU"/>
              </w:rPr>
            </w:rPrChange>
          </w:rPr>
          <w:t>.</w:t>
        </w:r>
      </w:ins>
    </w:p>
    <w:p w:rsidR="005A32EE" w:rsidRPr="00260F2C" w:rsidRDefault="005A32EE">
      <w:pPr>
        <w:spacing w:after="120" w:line="360" w:lineRule="auto"/>
        <w:ind w:firstLine="567"/>
        <w:jc w:val="both"/>
        <w:rPr>
          <w:rFonts w:ascii="Times New Roman" w:eastAsia="MS Mincho" w:hAnsi="Times New Roman"/>
          <w:lang w:val="ru-RU"/>
        </w:rPr>
        <w:pPrChange w:id="593" w:author="Павел Смирнов" w:date="2016-12-29T11:10:00Z">
          <w:pPr>
            <w:spacing w:after="120"/>
            <w:ind w:firstLine="567"/>
            <w:jc w:val="both"/>
          </w:pPr>
        </w:pPrChange>
      </w:pPr>
      <w:r w:rsidRPr="00260F2C">
        <w:rPr>
          <w:rFonts w:ascii="Times New Roman" w:eastAsia="MS Mincho" w:hAnsi="Times New Roman"/>
          <w:lang w:val="ru-RU"/>
        </w:rPr>
        <w:t xml:space="preserve">Параметр </w:t>
      </w:r>
      <w:r w:rsidRPr="00260F2C">
        <w:rPr>
          <w:rFonts w:ascii="Times New Roman" w:eastAsia="MS Mincho" w:hAnsi="Times New Roman"/>
          <w:i/>
        </w:rPr>
        <w:t>N</w:t>
      </w:r>
      <w:del w:id="594" w:author="User" w:date="2016-11-06T20:42:00Z">
        <w:r w:rsidRPr="00260F2C" w:rsidDel="00DC4FEA">
          <w:rPr>
            <w:rFonts w:ascii="Times New Roman" w:eastAsia="MS Mincho" w:hAnsi="Times New Roman"/>
            <w:i/>
            <w:lang w:val="ru-RU"/>
          </w:rPr>
          <w:delText xml:space="preserve"> </w:delText>
        </w:r>
      </w:del>
      <w:r w:rsidRPr="00260F2C">
        <w:rPr>
          <w:rFonts w:ascii="Times New Roman" w:eastAsia="MS Mincho" w:hAnsi="Times New Roman"/>
          <w:i/>
          <w:lang w:val="ru-RU"/>
        </w:rPr>
        <w:t>/</w:t>
      </w:r>
      <w:del w:id="595" w:author="User" w:date="2016-11-06T20:42:00Z">
        <w:r w:rsidRPr="00260F2C" w:rsidDel="00DC4FEA">
          <w:rPr>
            <w:rFonts w:ascii="Times New Roman" w:eastAsia="MS Mincho" w:hAnsi="Times New Roman"/>
            <w:i/>
            <w:lang w:val="ru-RU"/>
          </w:rPr>
          <w:delText xml:space="preserve"> </w:delText>
        </w:r>
      </w:del>
      <w:proofErr w:type="spellStart"/>
      <w:r w:rsidRPr="00260F2C">
        <w:rPr>
          <w:rFonts w:ascii="Times New Roman" w:eastAsia="MS Mincho" w:hAnsi="Times New Roman"/>
          <w:i/>
        </w:rPr>
        <w:t>T</w:t>
      </w:r>
      <w:r w:rsidRPr="003B703F">
        <w:rPr>
          <w:rFonts w:ascii="Times New Roman" w:eastAsia="MS Mincho" w:hAnsi="Times New Roman"/>
          <w:vertAlign w:val="subscript"/>
          <w:rPrChange w:id="596" w:author="User" w:date="2016-11-07T09:36:00Z">
            <w:rPr>
              <w:rFonts w:ascii="Times New Roman" w:eastAsia="MS Mincho" w:hAnsi="Times New Roman"/>
              <w:i/>
              <w:vertAlign w:val="subscript"/>
            </w:rPr>
          </w:rPrChange>
        </w:rPr>
        <w:t>repr</w:t>
      </w:r>
      <w:proofErr w:type="spellEnd"/>
      <w:ins w:id="597" w:author="User" w:date="2016-11-06T20:42:00Z">
        <w:r w:rsidR="00DC4FEA">
          <w:rPr>
            <w:rFonts w:ascii="Times New Roman" w:eastAsia="MS Mincho" w:hAnsi="Times New Roman"/>
            <w:i/>
            <w:vertAlign w:val="subscript"/>
            <w:lang w:val="ru-RU"/>
          </w:rPr>
          <w:t xml:space="preserve"> </w:t>
        </w:r>
      </w:ins>
      <w:ins w:id="598" w:author="Павел Смирнов" w:date="2016-12-29T13:17:00Z">
        <w:r w:rsidR="00EA18E7">
          <w:rPr>
            <w:rFonts w:ascii="Times New Roman" w:eastAsia="MS Mincho" w:hAnsi="Times New Roman"/>
            <w:lang w:val="ru-RU"/>
          </w:rPr>
          <w:t>–</w:t>
        </w:r>
      </w:ins>
      <w:ins w:id="599" w:author="User" w:date="2016-11-06T20:42:00Z">
        <w:del w:id="600" w:author="Павел Смирнов" w:date="2016-12-29T13:17:00Z">
          <w:r w:rsidR="00DC4FEA" w:rsidDel="00EA18E7">
            <w:rPr>
              <w:rFonts w:ascii="Times New Roman" w:eastAsia="MS Mincho" w:hAnsi="Times New Roman"/>
              <w:lang w:val="ru-RU"/>
            </w:rPr>
            <w:delText>—</w:delText>
          </w:r>
        </w:del>
      </w:ins>
      <w:del w:id="601" w:author="User" w:date="2016-11-06T20:42:00Z">
        <w:r w:rsidRPr="00260F2C" w:rsidDel="00DC4FEA">
          <w:rPr>
            <w:rFonts w:ascii="Times New Roman" w:eastAsia="MS Mincho" w:hAnsi="Times New Roman"/>
            <w:lang w:val="ru-RU"/>
          </w:rPr>
          <w:delText>-</w:delText>
        </w:r>
      </w:del>
      <w:r w:rsidRPr="00260F2C">
        <w:rPr>
          <w:rFonts w:ascii="Times New Roman" w:eastAsia="MS Mincho" w:hAnsi="Times New Roman"/>
          <w:lang w:val="ru-RU"/>
        </w:rPr>
        <w:t xml:space="preserve"> это среднее число событий за год в соответствующем интервале магнитуд. График повторяемости оценивает средний период повторения землетрясений с данной магнитудой на территории ДСР.</w:t>
      </w:r>
      <w:del w:id="602" w:author="User" w:date="2016-11-06T20:42:00Z">
        <w:r w:rsidRPr="00260F2C" w:rsidDel="00DC4FEA">
          <w:rPr>
            <w:rFonts w:ascii="Times New Roman" w:eastAsia="MS Mincho"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603" w:author="Павел Смирнов" w:date="2016-12-29T11:10:00Z">
          <w:pPr>
            <w:spacing w:after="120"/>
            <w:ind w:firstLine="567"/>
            <w:jc w:val="both"/>
          </w:pPr>
        </w:pPrChange>
      </w:pPr>
      <w:r w:rsidRPr="00DC4FEA">
        <w:rPr>
          <w:rFonts w:ascii="Times New Roman" w:hAnsi="Times New Roman"/>
          <w:color w:val="000000"/>
          <w:lang w:val="ru-RU"/>
          <w:rPrChange w:id="604" w:author="User" w:date="2016-11-06T20:37:00Z">
            <w:rPr>
              <w:rFonts w:ascii="Times New Roman" w:hAnsi="Times New Roman"/>
              <w:b/>
              <w:color w:val="000000"/>
              <w:lang w:val="ru-RU"/>
            </w:rPr>
          </w:rPrChange>
        </w:rPr>
        <w:t>3.</w:t>
      </w:r>
      <w:ins w:id="605" w:author="User" w:date="2016-11-07T09:24:00Z">
        <w:r w:rsidR="000202F9">
          <w:rPr>
            <w:rFonts w:ascii="Times New Roman" w:hAnsi="Times New Roman"/>
            <w:color w:val="000000"/>
            <w:lang w:val="ru-RU"/>
          </w:rPr>
          <w:t>6</w:t>
        </w:r>
      </w:ins>
      <w:del w:id="606" w:author="User" w:date="2016-11-06T20:45:00Z">
        <w:r w:rsidRPr="00DC4FEA" w:rsidDel="00DC4FEA">
          <w:rPr>
            <w:rFonts w:ascii="Times New Roman" w:hAnsi="Times New Roman"/>
            <w:color w:val="000000"/>
            <w:lang w:val="ru-RU"/>
            <w:rPrChange w:id="607" w:author="User" w:date="2016-11-06T20:37:00Z">
              <w:rPr>
                <w:rFonts w:ascii="Times New Roman" w:hAnsi="Times New Roman"/>
                <w:b/>
                <w:color w:val="000000"/>
                <w:lang w:val="ru-RU"/>
              </w:rPr>
            </w:rPrChange>
          </w:rPr>
          <w:delText>8</w:delText>
        </w:r>
      </w:del>
      <w:r w:rsidRPr="00260F2C">
        <w:rPr>
          <w:rFonts w:ascii="Times New Roman" w:hAnsi="Times New Roman"/>
          <w:b/>
          <w:lang w:val="ru-RU"/>
        </w:rPr>
        <w:t xml:space="preserve"> детальное сейсмическое районирование</w:t>
      </w:r>
      <w:ins w:id="608" w:author="User" w:date="2016-11-06T20:42:00Z">
        <w:r w:rsidR="00DC4FEA">
          <w:rPr>
            <w:rFonts w:ascii="Times New Roman" w:hAnsi="Times New Roman"/>
            <w:b/>
            <w:lang w:val="ru-RU"/>
          </w:rPr>
          <w:t>;</w:t>
        </w:r>
      </w:ins>
      <w:r w:rsidRPr="00260F2C">
        <w:rPr>
          <w:rFonts w:ascii="Times New Roman" w:hAnsi="Times New Roman"/>
          <w:b/>
          <w:lang w:val="ru-RU"/>
        </w:rPr>
        <w:t xml:space="preserve"> </w:t>
      </w:r>
      <w:del w:id="609" w:author="User" w:date="2016-11-06T20:42:00Z">
        <w:r w:rsidRPr="00260F2C" w:rsidDel="00DC4FEA">
          <w:rPr>
            <w:rFonts w:ascii="Times New Roman" w:hAnsi="Times New Roman"/>
            <w:b/>
            <w:lang w:val="ru-RU"/>
          </w:rPr>
          <w:delText>(</w:delText>
        </w:r>
      </w:del>
      <w:r w:rsidRPr="00DC4FEA">
        <w:rPr>
          <w:rFonts w:ascii="Times New Roman" w:hAnsi="Times New Roman"/>
          <w:lang w:val="ru-RU"/>
          <w:rPrChange w:id="610" w:author="User" w:date="2016-11-06T20:42:00Z">
            <w:rPr>
              <w:rFonts w:ascii="Times New Roman" w:hAnsi="Times New Roman"/>
              <w:b/>
              <w:lang w:val="ru-RU"/>
            </w:rPr>
          </w:rPrChange>
        </w:rPr>
        <w:t>ДСР</w:t>
      </w:r>
      <w:del w:id="611" w:author="User" w:date="2016-11-06T20:42:00Z">
        <w:r w:rsidRPr="00C34904" w:rsidDel="00DC4FEA">
          <w:rPr>
            <w:rFonts w:ascii="Times New Roman" w:hAnsi="Times New Roman"/>
            <w:lang w:val="ru-RU"/>
            <w:rPrChange w:id="612" w:author="Татьяна Диденко" w:date="2017-01-18T13:50:00Z">
              <w:rPr>
                <w:rFonts w:ascii="Times New Roman" w:hAnsi="Times New Roman"/>
                <w:b/>
                <w:lang w:val="ru-RU"/>
              </w:rPr>
            </w:rPrChange>
          </w:rPr>
          <w:delText>)</w:delText>
        </w:r>
      </w:del>
      <w:r w:rsidRPr="00C34904">
        <w:rPr>
          <w:rFonts w:ascii="Times New Roman" w:hAnsi="Times New Roman"/>
          <w:lang w:val="ru-RU"/>
          <w:rPrChange w:id="613" w:author="Татьяна Диденко" w:date="2017-01-18T13:50:00Z">
            <w:rPr>
              <w:rFonts w:ascii="Times New Roman" w:hAnsi="Times New Roman"/>
              <w:b/>
              <w:lang w:val="ru-RU"/>
            </w:rPr>
          </w:rPrChange>
        </w:rPr>
        <w:t>:</w:t>
      </w:r>
      <w:r w:rsidRPr="00260F2C">
        <w:rPr>
          <w:rFonts w:ascii="Times New Roman" w:hAnsi="Times New Roman"/>
          <w:lang w:val="ru-RU"/>
        </w:rPr>
        <w:t xml:space="preserve"> Метод сейсмического районирования, </w:t>
      </w:r>
      <w:del w:id="614" w:author="User" w:date="2016-11-07T09:37:00Z">
        <w:r w:rsidRPr="00260F2C" w:rsidDel="003B703F">
          <w:rPr>
            <w:rFonts w:ascii="Times New Roman" w:hAnsi="Times New Roman"/>
            <w:lang w:val="ru-RU"/>
          </w:rPr>
          <w:delText xml:space="preserve">служит </w:delText>
        </w:r>
      </w:del>
      <w:ins w:id="615" w:author="User" w:date="2016-11-07T09:37:00Z">
        <w:r w:rsidR="003B703F">
          <w:rPr>
            <w:rFonts w:ascii="Times New Roman" w:hAnsi="Times New Roman"/>
            <w:lang w:val="ru-RU"/>
          </w:rPr>
          <w:t>который применяют</w:t>
        </w:r>
        <w:r w:rsidR="003B703F" w:rsidRPr="00260F2C">
          <w:rPr>
            <w:rFonts w:ascii="Times New Roman" w:hAnsi="Times New Roman"/>
            <w:lang w:val="ru-RU"/>
          </w:rPr>
          <w:t xml:space="preserve"> </w:t>
        </w:r>
      </w:ins>
      <w:r w:rsidRPr="00260F2C">
        <w:rPr>
          <w:rFonts w:ascii="Times New Roman" w:hAnsi="Times New Roman"/>
          <w:lang w:val="ru-RU"/>
        </w:rPr>
        <w:t>для определения возможных сейсмических воздействий, в том числе в инженерных терминах, на конкретные существующие и проектируемые сооружения, территории населенных пунктов и отдельных районов. Масштаб карт ДСР</w:t>
      </w:r>
      <w:del w:id="616" w:author="User" w:date="2016-11-07T10:13:00Z">
        <w:r w:rsidRPr="00260F2C" w:rsidDel="00EF478F">
          <w:rPr>
            <w:rFonts w:ascii="Times New Roman" w:hAnsi="Times New Roman"/>
            <w:lang w:val="ru-RU"/>
          </w:rPr>
          <w:delText xml:space="preserve">: </w:delText>
        </w:r>
      </w:del>
      <w:ins w:id="617" w:author="User" w:date="2016-11-07T10:13:00Z">
        <w:r w:rsidR="00EF478F">
          <w:rPr>
            <w:rFonts w:ascii="Times New Roman" w:hAnsi="Times New Roman"/>
            <w:lang w:val="ru-RU"/>
          </w:rPr>
          <w:t xml:space="preserve"> </w:t>
        </w:r>
        <w:del w:id="618" w:author="Павел Смирнов" w:date="2016-12-29T13:18:00Z">
          <w:r w:rsidR="00EF478F" w:rsidDel="00EA18E7">
            <w:rPr>
              <w:rFonts w:ascii="Times New Roman" w:hAnsi="Times New Roman"/>
              <w:lang w:val="ru-RU"/>
            </w:rPr>
            <w:delText>—</w:delText>
          </w:r>
        </w:del>
      </w:ins>
      <w:ins w:id="619" w:author="Павел Смирнов" w:date="2016-12-29T13:18:00Z">
        <w:r w:rsidR="00EA18E7">
          <w:rPr>
            <w:rFonts w:ascii="Times New Roman" w:hAnsi="Times New Roman"/>
            <w:lang w:val="ru-RU"/>
          </w:rPr>
          <w:t>–</w:t>
        </w:r>
      </w:ins>
      <w:ins w:id="620" w:author="User" w:date="2016-11-07T10:13:00Z">
        <w:r w:rsidR="00EF478F" w:rsidRPr="00260F2C">
          <w:rPr>
            <w:rFonts w:ascii="Times New Roman" w:hAnsi="Times New Roman"/>
            <w:lang w:val="ru-RU"/>
          </w:rPr>
          <w:t xml:space="preserve"> </w:t>
        </w:r>
      </w:ins>
      <w:r w:rsidR="00655AAF" w:rsidRPr="00DC4FEA">
        <w:rPr>
          <w:rFonts w:ascii="Times New Roman" w:hAnsi="Times New Roman"/>
          <w:lang w:val="ru-RU"/>
          <w:rPrChange w:id="621" w:author="User" w:date="2016-11-06T20:42:00Z">
            <w:rPr>
              <w:rFonts w:ascii="Times New Roman" w:hAnsi="Times New Roman"/>
            </w:rPr>
          </w:rPrChange>
        </w:rPr>
        <w:t>1:500 000</w:t>
      </w:r>
      <w:del w:id="622" w:author="User" w:date="2016-11-06T20:46:00Z">
        <w:r w:rsidR="00655AAF" w:rsidRPr="00DC4FEA" w:rsidDel="00DC4FEA">
          <w:rPr>
            <w:rFonts w:ascii="Times New Roman" w:hAnsi="Times New Roman"/>
            <w:lang w:val="ru-RU"/>
            <w:rPrChange w:id="623" w:author="User" w:date="2016-11-06T20:42:00Z">
              <w:rPr>
                <w:rFonts w:ascii="Times New Roman" w:hAnsi="Times New Roman"/>
              </w:rPr>
            </w:rPrChange>
          </w:rPr>
          <w:delText xml:space="preserve"> </w:delText>
        </w:r>
      </w:del>
      <w:ins w:id="624" w:author="User" w:date="2016-11-09T14:22:00Z">
        <w:del w:id="625" w:author="Татьяна Диденко" w:date="2017-01-18T13:51:00Z">
          <w:r w:rsidR="004A4AD8" w:rsidDel="00C34904">
            <w:rPr>
              <w:rFonts w:ascii="Times New Roman" w:hAnsi="Times New Roman"/>
              <w:lang w:val="ru-RU"/>
            </w:rPr>
            <w:delText>÷</w:delText>
          </w:r>
        </w:del>
      </w:ins>
      <w:ins w:id="626" w:author="Татьяна Диденко" w:date="2017-01-18T13:51:00Z">
        <w:r w:rsidR="00C34904">
          <w:rPr>
            <w:rFonts w:ascii="Times New Roman" w:hAnsi="Times New Roman"/>
            <w:lang w:val="ru-RU"/>
          </w:rPr>
          <w:t>–</w:t>
        </w:r>
      </w:ins>
      <w:del w:id="627" w:author="User" w:date="2016-11-06T20:46:00Z">
        <w:r w:rsidR="00655AAF" w:rsidRPr="00DC4FEA" w:rsidDel="00DC4FEA">
          <w:rPr>
            <w:rFonts w:ascii="Times New Roman" w:hAnsi="Times New Roman"/>
            <w:lang w:val="ru-RU"/>
            <w:rPrChange w:id="628" w:author="User" w:date="2016-11-06T20:42:00Z">
              <w:rPr>
                <w:rFonts w:ascii="Times New Roman" w:hAnsi="Times New Roman"/>
              </w:rPr>
            </w:rPrChange>
          </w:rPr>
          <w:delText>-</w:delText>
        </w:r>
      </w:del>
      <w:r w:rsidR="00655AAF" w:rsidRPr="00DC4FEA">
        <w:rPr>
          <w:rFonts w:ascii="Times New Roman" w:hAnsi="Times New Roman"/>
          <w:lang w:val="ru-RU"/>
          <w:rPrChange w:id="629" w:author="User" w:date="2016-11-06T20:42:00Z">
            <w:rPr>
              <w:rFonts w:ascii="Times New Roman" w:hAnsi="Times New Roman"/>
            </w:rPr>
          </w:rPrChange>
        </w:rPr>
        <w:t>1:200 000</w:t>
      </w:r>
      <w:r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color w:val="000000"/>
          <w:lang w:val="ru-RU"/>
        </w:rPr>
        <w:pPrChange w:id="630" w:author="Павел Смирнов" w:date="2016-12-29T11:10:00Z">
          <w:pPr>
            <w:spacing w:after="120"/>
            <w:ind w:firstLine="567"/>
            <w:jc w:val="both"/>
          </w:pPr>
        </w:pPrChange>
      </w:pPr>
      <w:r w:rsidRPr="00DC4FEA">
        <w:rPr>
          <w:rFonts w:ascii="Times New Roman" w:hAnsi="Times New Roman"/>
          <w:color w:val="000000"/>
          <w:lang w:val="ru-RU"/>
          <w:rPrChange w:id="631" w:author="User" w:date="2016-11-06T20:37:00Z">
            <w:rPr>
              <w:rFonts w:ascii="Times New Roman" w:hAnsi="Times New Roman"/>
              <w:b/>
              <w:color w:val="000000"/>
              <w:lang w:val="ru-RU"/>
            </w:rPr>
          </w:rPrChange>
        </w:rPr>
        <w:t>3.</w:t>
      </w:r>
      <w:ins w:id="632" w:author="User" w:date="2016-11-07T09:24:00Z">
        <w:r w:rsidR="000202F9">
          <w:rPr>
            <w:rFonts w:ascii="Times New Roman" w:hAnsi="Times New Roman"/>
            <w:color w:val="000000"/>
            <w:lang w:val="ru-RU"/>
          </w:rPr>
          <w:t>7</w:t>
        </w:r>
      </w:ins>
      <w:del w:id="633" w:author="User" w:date="2016-11-06T20:46:00Z">
        <w:r w:rsidRPr="00DC4FEA" w:rsidDel="00DC4FEA">
          <w:rPr>
            <w:rFonts w:ascii="Times New Roman" w:hAnsi="Times New Roman"/>
            <w:color w:val="000000"/>
            <w:lang w:val="ru-RU"/>
            <w:rPrChange w:id="634" w:author="User" w:date="2016-11-06T20:37:00Z">
              <w:rPr>
                <w:rFonts w:ascii="Times New Roman" w:hAnsi="Times New Roman"/>
                <w:b/>
                <w:color w:val="000000"/>
                <w:lang w:val="ru-RU"/>
              </w:rPr>
            </w:rPrChange>
          </w:rPr>
          <w:delText>9</w:delText>
        </w:r>
      </w:del>
      <w:r w:rsidRPr="00260F2C">
        <w:rPr>
          <w:rFonts w:ascii="Times New Roman" w:hAnsi="Times New Roman"/>
          <w:b/>
          <w:color w:val="000000"/>
          <w:lang w:val="ru-RU"/>
        </w:rPr>
        <w:t xml:space="preserve"> динамический метод анализа:</w:t>
      </w:r>
      <w:r w:rsidRPr="00260F2C">
        <w:rPr>
          <w:rFonts w:ascii="Times New Roman" w:hAnsi="Times New Roman"/>
          <w:color w:val="000000"/>
          <w:lang w:val="ru-RU"/>
        </w:rPr>
        <w:t xml:space="preserve"> Метод расчета на </w:t>
      </w:r>
      <w:ins w:id="635" w:author="User" w:date="2016-11-09T14:05:00Z">
        <w:r w:rsidR="003B1919">
          <w:rPr>
            <w:rFonts w:ascii="Times New Roman" w:hAnsi="Times New Roman"/>
            <w:color w:val="000000"/>
            <w:lang w:val="ru-RU"/>
          </w:rPr>
          <w:t xml:space="preserve">сейсмическое </w:t>
        </w:r>
      </w:ins>
      <w:r w:rsidRPr="00260F2C">
        <w:rPr>
          <w:rFonts w:ascii="Times New Roman" w:hAnsi="Times New Roman"/>
          <w:color w:val="000000"/>
          <w:lang w:val="ru-RU"/>
        </w:rPr>
        <w:t xml:space="preserve">воздействие в форме </w:t>
      </w:r>
      <w:proofErr w:type="spellStart"/>
      <w:r w:rsidRPr="00260F2C">
        <w:rPr>
          <w:rFonts w:ascii="Times New Roman" w:hAnsi="Times New Roman"/>
          <w:color w:val="000000"/>
          <w:lang w:val="ru-RU"/>
        </w:rPr>
        <w:t>акселерограмм</w:t>
      </w:r>
      <w:proofErr w:type="spellEnd"/>
      <w:r w:rsidRPr="00260F2C">
        <w:rPr>
          <w:rFonts w:ascii="Times New Roman" w:hAnsi="Times New Roman"/>
          <w:color w:val="000000"/>
          <w:lang w:val="ru-RU"/>
        </w:rPr>
        <w:t xml:space="preserve"> колебаний грунта в основании сооружения путем численного интегрирования уравнений движения.</w:t>
      </w:r>
    </w:p>
    <w:p w:rsidR="005A32EE" w:rsidRPr="00260F2C" w:rsidDel="00C34904" w:rsidRDefault="005A32EE">
      <w:pPr>
        <w:spacing w:after="120" w:line="360" w:lineRule="auto"/>
        <w:ind w:firstLine="567"/>
        <w:jc w:val="both"/>
        <w:rPr>
          <w:del w:id="636" w:author="Татьяна Диденко" w:date="2017-01-18T13:51:00Z"/>
          <w:rFonts w:ascii="Times New Roman" w:hAnsi="Times New Roman"/>
          <w:lang w:val="ru-RU"/>
        </w:rPr>
        <w:pPrChange w:id="637" w:author="Павел Смирнов" w:date="2016-12-29T11:10:00Z">
          <w:pPr>
            <w:spacing w:after="120"/>
            <w:ind w:firstLine="567"/>
            <w:jc w:val="both"/>
          </w:pPr>
        </w:pPrChange>
      </w:pPr>
      <w:del w:id="638" w:author="Татьяна Диденко" w:date="2017-01-18T13:51:00Z">
        <w:r w:rsidRPr="00DC4FEA" w:rsidDel="00C34904">
          <w:rPr>
            <w:rFonts w:ascii="Times New Roman" w:hAnsi="Times New Roman"/>
            <w:color w:val="000000"/>
            <w:lang w:val="ru-RU"/>
            <w:rPrChange w:id="639" w:author="User" w:date="2016-11-06T20:37:00Z">
              <w:rPr>
                <w:rFonts w:ascii="Times New Roman" w:hAnsi="Times New Roman"/>
                <w:b/>
                <w:color w:val="000000"/>
                <w:lang w:val="ru-RU"/>
              </w:rPr>
            </w:rPrChange>
          </w:rPr>
          <w:delText>3.</w:delText>
        </w:r>
      </w:del>
      <w:ins w:id="640" w:author="User" w:date="2016-11-07T09:24:00Z">
        <w:del w:id="641" w:author="Татьяна Диденко" w:date="2017-01-18T13:51:00Z">
          <w:r w:rsidR="000202F9" w:rsidDel="00C34904">
            <w:rPr>
              <w:rFonts w:ascii="Times New Roman" w:hAnsi="Times New Roman"/>
              <w:color w:val="000000"/>
              <w:lang w:val="ru-RU"/>
            </w:rPr>
            <w:delText>8</w:delText>
          </w:r>
        </w:del>
      </w:ins>
      <w:del w:id="642" w:author="Татьяна Диденко" w:date="2017-01-18T13:51:00Z">
        <w:r w:rsidRPr="00DC4FEA" w:rsidDel="00C34904">
          <w:rPr>
            <w:rFonts w:ascii="Times New Roman" w:hAnsi="Times New Roman"/>
            <w:color w:val="000000"/>
            <w:lang w:val="ru-RU"/>
            <w:rPrChange w:id="643" w:author="User" w:date="2016-11-06T20:37:00Z">
              <w:rPr>
                <w:rFonts w:ascii="Times New Roman" w:hAnsi="Times New Roman"/>
                <w:b/>
                <w:color w:val="000000"/>
                <w:lang w:val="ru-RU"/>
              </w:rPr>
            </w:rPrChange>
          </w:rPr>
          <w:delText>10</w:delText>
        </w:r>
        <w:r w:rsidRPr="00260F2C" w:rsidDel="00C34904">
          <w:rPr>
            <w:rFonts w:ascii="Times New Roman" w:hAnsi="Times New Roman"/>
            <w:b/>
            <w:lang w:val="ru-RU"/>
          </w:rPr>
          <w:delText xml:space="preserve"> зона ВОЗ: </w:delText>
        </w:r>
        <w:r w:rsidRPr="00260F2C" w:rsidDel="00C34904">
          <w:rPr>
            <w:rFonts w:ascii="Times New Roman" w:hAnsi="Times New Roman"/>
            <w:lang w:val="ru-RU"/>
          </w:rPr>
          <w:delText>Зона возможных очагов землетрясений.</w:delText>
        </w:r>
      </w:del>
    </w:p>
    <w:p w:rsidR="005A32EE" w:rsidRPr="00260F2C" w:rsidRDefault="005A32EE">
      <w:pPr>
        <w:spacing w:after="120" w:line="360" w:lineRule="auto"/>
        <w:ind w:firstLine="567"/>
        <w:jc w:val="both"/>
        <w:rPr>
          <w:rFonts w:ascii="Times New Roman" w:hAnsi="Times New Roman"/>
          <w:color w:val="000000"/>
          <w:lang w:val="ru-RU"/>
        </w:rPr>
        <w:pPrChange w:id="644" w:author="Павел Смирнов" w:date="2016-12-29T11:10:00Z">
          <w:pPr>
            <w:spacing w:after="120"/>
            <w:ind w:firstLine="567"/>
            <w:jc w:val="both"/>
          </w:pPr>
        </w:pPrChange>
      </w:pPr>
      <w:r w:rsidRPr="00DC4FEA">
        <w:rPr>
          <w:rFonts w:ascii="Times New Roman" w:hAnsi="Times New Roman"/>
          <w:color w:val="000000"/>
          <w:lang w:val="ru-RU"/>
          <w:rPrChange w:id="645" w:author="User" w:date="2016-11-06T20:37:00Z">
            <w:rPr>
              <w:rFonts w:ascii="Times New Roman" w:hAnsi="Times New Roman"/>
              <w:b/>
              <w:color w:val="000000"/>
              <w:lang w:val="ru-RU"/>
            </w:rPr>
          </w:rPrChange>
        </w:rPr>
        <w:t>3.</w:t>
      </w:r>
      <w:ins w:id="646" w:author="Татьяна Диденко" w:date="2017-01-18T13:51:00Z">
        <w:r w:rsidR="00C34904">
          <w:rPr>
            <w:rFonts w:ascii="Times New Roman" w:hAnsi="Times New Roman"/>
            <w:color w:val="000000"/>
            <w:lang w:val="ru-RU"/>
          </w:rPr>
          <w:t>8</w:t>
        </w:r>
      </w:ins>
      <w:ins w:id="647" w:author="User" w:date="2016-11-07T09:24:00Z">
        <w:del w:id="648" w:author="Татьяна Диденко" w:date="2017-01-18T13:51:00Z">
          <w:r w:rsidR="000202F9" w:rsidDel="00C34904">
            <w:rPr>
              <w:rFonts w:ascii="Times New Roman" w:hAnsi="Times New Roman"/>
              <w:color w:val="000000"/>
              <w:lang w:val="ru-RU"/>
            </w:rPr>
            <w:delText>9</w:delText>
          </w:r>
        </w:del>
      </w:ins>
      <w:del w:id="649" w:author="User" w:date="2016-11-07T09:24:00Z">
        <w:r w:rsidRPr="00DC4FEA" w:rsidDel="000202F9">
          <w:rPr>
            <w:rFonts w:ascii="Times New Roman" w:hAnsi="Times New Roman"/>
            <w:color w:val="000000"/>
            <w:lang w:val="ru-RU"/>
            <w:rPrChange w:id="650" w:author="User" w:date="2016-11-06T20:37:00Z">
              <w:rPr>
                <w:rFonts w:ascii="Times New Roman" w:hAnsi="Times New Roman"/>
                <w:b/>
                <w:color w:val="000000"/>
                <w:lang w:val="ru-RU"/>
              </w:rPr>
            </w:rPrChange>
          </w:rPr>
          <w:delText>1</w:delText>
        </w:r>
      </w:del>
      <w:del w:id="651" w:author="User" w:date="2016-11-06T20:46:00Z">
        <w:r w:rsidRPr="00DC4FEA" w:rsidDel="00DC4FEA">
          <w:rPr>
            <w:rFonts w:ascii="Times New Roman" w:hAnsi="Times New Roman"/>
            <w:color w:val="000000"/>
            <w:lang w:val="ru-RU"/>
            <w:rPrChange w:id="652" w:author="User" w:date="2016-11-06T20:37:00Z">
              <w:rPr>
                <w:rFonts w:ascii="Times New Roman" w:hAnsi="Times New Roman"/>
                <w:b/>
                <w:color w:val="000000"/>
                <w:lang w:val="ru-RU"/>
              </w:rPr>
            </w:rPrChange>
          </w:rPr>
          <w:delText>1</w:delText>
        </w:r>
      </w:del>
      <w:r w:rsidRPr="00260F2C">
        <w:rPr>
          <w:rFonts w:ascii="Times New Roman" w:hAnsi="Times New Roman"/>
          <w:b/>
          <w:color w:val="000000"/>
          <w:lang w:val="ru-RU"/>
        </w:rPr>
        <w:t xml:space="preserve"> интенсивность землетрясения: </w:t>
      </w:r>
      <w:r w:rsidRPr="00260F2C">
        <w:rPr>
          <w:rFonts w:ascii="Times New Roman" w:hAnsi="Times New Roman"/>
          <w:color w:val="000000"/>
          <w:lang w:val="ru-RU"/>
        </w:rPr>
        <w:t>Оценка воздействия землетрясения в баллах 12-балльной шкалы, определяемая по макросейсмическим описаниям разрушений и повреждений природных объектов, грунта, зданий и сооружений, движений тел, а также по наблюдениям и ощущениям людей.</w:t>
      </w:r>
    </w:p>
    <w:p w:rsidR="005A32EE" w:rsidRPr="00260F2C" w:rsidRDefault="005A32EE">
      <w:pPr>
        <w:spacing w:after="120" w:line="360" w:lineRule="auto"/>
        <w:ind w:firstLine="567"/>
        <w:jc w:val="both"/>
        <w:rPr>
          <w:rFonts w:ascii="Times New Roman" w:hAnsi="Times New Roman"/>
          <w:color w:val="000000"/>
          <w:lang w:val="ru-RU"/>
        </w:rPr>
        <w:pPrChange w:id="653" w:author="Павел Смирнов" w:date="2016-12-29T11:10:00Z">
          <w:pPr>
            <w:spacing w:after="120"/>
            <w:ind w:firstLine="567"/>
            <w:jc w:val="both"/>
          </w:pPr>
        </w:pPrChange>
      </w:pPr>
      <w:r w:rsidRPr="00DC4FEA">
        <w:rPr>
          <w:rFonts w:ascii="Times New Roman" w:hAnsi="Times New Roman"/>
          <w:color w:val="000000"/>
          <w:lang w:val="ru-RU"/>
          <w:rPrChange w:id="654" w:author="User" w:date="2016-11-06T20:37:00Z">
            <w:rPr>
              <w:rFonts w:ascii="Times New Roman" w:hAnsi="Times New Roman"/>
              <w:b/>
              <w:color w:val="000000"/>
              <w:lang w:val="ru-RU"/>
            </w:rPr>
          </w:rPrChange>
        </w:rPr>
        <w:t>3.</w:t>
      </w:r>
      <w:del w:id="655" w:author="Татьяна Диденко" w:date="2017-01-18T13:51:00Z">
        <w:r w:rsidRPr="00DC4FEA" w:rsidDel="00C34904">
          <w:rPr>
            <w:rFonts w:ascii="Times New Roman" w:hAnsi="Times New Roman"/>
            <w:color w:val="000000"/>
            <w:lang w:val="ru-RU"/>
            <w:rPrChange w:id="656" w:author="User" w:date="2016-11-06T20:37:00Z">
              <w:rPr>
                <w:rFonts w:ascii="Times New Roman" w:hAnsi="Times New Roman"/>
                <w:b/>
                <w:color w:val="000000"/>
                <w:lang w:val="ru-RU"/>
              </w:rPr>
            </w:rPrChange>
          </w:rPr>
          <w:delText>1</w:delText>
        </w:r>
      </w:del>
      <w:ins w:id="657" w:author="User" w:date="2016-11-07T09:24:00Z">
        <w:del w:id="658" w:author="Татьяна Диденко" w:date="2017-01-18T13:51:00Z">
          <w:r w:rsidR="000202F9" w:rsidDel="00C34904">
            <w:rPr>
              <w:rFonts w:ascii="Times New Roman" w:hAnsi="Times New Roman"/>
              <w:color w:val="000000"/>
              <w:lang w:val="ru-RU"/>
            </w:rPr>
            <w:delText>0</w:delText>
          </w:r>
        </w:del>
      </w:ins>
      <w:del w:id="659" w:author="Татьяна Диденко" w:date="2017-01-18T13:51:00Z">
        <w:r w:rsidRPr="00DC4FEA" w:rsidDel="00C34904">
          <w:rPr>
            <w:rFonts w:ascii="Times New Roman" w:hAnsi="Times New Roman"/>
            <w:color w:val="000000"/>
            <w:lang w:val="ru-RU"/>
            <w:rPrChange w:id="660" w:author="User" w:date="2016-11-06T20:37:00Z">
              <w:rPr>
                <w:rFonts w:ascii="Times New Roman" w:hAnsi="Times New Roman"/>
                <w:b/>
                <w:color w:val="000000"/>
                <w:lang w:val="ru-RU"/>
              </w:rPr>
            </w:rPrChange>
          </w:rPr>
          <w:delText>2</w:delText>
        </w:r>
      </w:del>
      <w:ins w:id="661" w:author="Татьяна Диденко" w:date="2017-01-18T13:51:00Z">
        <w:r w:rsidR="00C34904">
          <w:rPr>
            <w:rFonts w:ascii="Times New Roman" w:hAnsi="Times New Roman"/>
            <w:color w:val="000000"/>
            <w:lang w:val="ru-RU"/>
          </w:rPr>
          <w:t>9</w:t>
        </w:r>
      </w:ins>
      <w:r w:rsidRPr="00260F2C">
        <w:rPr>
          <w:rFonts w:ascii="Times New Roman" w:hAnsi="Times New Roman"/>
          <w:b/>
          <w:color w:val="000000"/>
          <w:lang w:val="ru-RU"/>
        </w:rPr>
        <w:t xml:space="preserve"> исходная сейсмичность:</w:t>
      </w:r>
      <w:r w:rsidRPr="00260F2C">
        <w:rPr>
          <w:rFonts w:ascii="Times New Roman" w:hAnsi="Times New Roman"/>
          <w:color w:val="000000"/>
          <w:lang w:val="ru-RU"/>
        </w:rPr>
        <w:t xml:space="preserve"> Сейсмичность района или площадки, определяемая для нормативных периодов повторяемости и </w:t>
      </w:r>
      <w:proofErr w:type="gramStart"/>
      <w:r w:rsidR="00A865C4" w:rsidRPr="00260F2C">
        <w:rPr>
          <w:rFonts w:ascii="Times New Roman" w:hAnsi="Times New Roman"/>
          <w:lang w:val="ru-RU"/>
        </w:rPr>
        <w:t xml:space="preserve">грунтов </w:t>
      </w:r>
      <w:ins w:id="662" w:author="User" w:date="2016-11-09T14:04:00Z">
        <w:del w:id="663" w:author="Татьяна Диденко" w:date="2017-01-18T13:51:00Z">
          <w:r w:rsidR="003B1919" w:rsidRPr="00260F2C" w:rsidDel="00C34904">
            <w:rPr>
              <w:rFonts w:ascii="Times New Roman" w:hAnsi="Times New Roman"/>
            </w:rPr>
            <w:delText>I</w:delText>
          </w:r>
          <w:r w:rsidR="003B1919" w:rsidRPr="003B1919" w:rsidDel="00C34904">
            <w:rPr>
              <w:rFonts w:ascii="Times New Roman" w:hAnsi="Times New Roman"/>
              <w:lang w:val="ru-RU"/>
              <w:rPrChange w:id="664" w:author="User" w:date="2016-11-09T14:04:00Z">
                <w:rPr>
                  <w:rFonts w:ascii="Times New Roman" w:hAnsi="Times New Roman"/>
                </w:rPr>
              </w:rPrChange>
            </w:rPr>
            <w:delText xml:space="preserve"> </w:delText>
          </w:r>
        </w:del>
      </w:ins>
      <w:del w:id="665" w:author="Татьяна Диденко" w:date="2017-01-18T13:51:00Z">
        <w:r w:rsidR="00A865C4" w:rsidRPr="00260F2C" w:rsidDel="00C34904">
          <w:rPr>
            <w:rFonts w:ascii="Times New Roman" w:hAnsi="Times New Roman"/>
          </w:rPr>
          <w:delText>II</w:delText>
        </w:r>
        <w:r w:rsidR="00A865C4" w:rsidRPr="00260F2C" w:rsidDel="00C34904">
          <w:rPr>
            <w:rFonts w:ascii="Times New Roman" w:hAnsi="Times New Roman"/>
            <w:lang w:val="ru-RU"/>
          </w:rPr>
          <w:delText xml:space="preserve"> или </w:delText>
        </w:r>
        <w:r w:rsidR="00A865C4" w:rsidRPr="00260F2C" w:rsidDel="00C34904">
          <w:rPr>
            <w:rFonts w:ascii="Times New Roman" w:hAnsi="Times New Roman"/>
          </w:rPr>
          <w:delText>I</w:delText>
        </w:r>
        <w:r w:rsidR="00A865C4" w:rsidRPr="00260F2C" w:rsidDel="00C34904">
          <w:rPr>
            <w:rFonts w:ascii="Times New Roman" w:hAnsi="Times New Roman"/>
            <w:lang w:val="ru-RU"/>
          </w:rPr>
          <w:delText xml:space="preserve"> </w:delText>
        </w:r>
      </w:del>
      <w:ins w:id="666" w:author="User" w:date="2016-11-09T14:04:00Z">
        <w:del w:id="667" w:author="Татьяна Диденко" w:date="2017-01-18T13:51:00Z">
          <w:r w:rsidR="003B1919" w:rsidRPr="00260F2C" w:rsidDel="00C34904">
            <w:rPr>
              <w:rFonts w:ascii="Times New Roman" w:hAnsi="Times New Roman"/>
            </w:rPr>
            <w:delText>II</w:delText>
          </w:r>
          <w:r w:rsidR="003B1919" w:rsidRPr="00260F2C" w:rsidDel="00C34904">
            <w:rPr>
              <w:rFonts w:ascii="Times New Roman" w:hAnsi="Times New Roman"/>
              <w:lang w:val="ru-RU"/>
            </w:rPr>
            <w:delText xml:space="preserve"> </w:delText>
          </w:r>
        </w:del>
      </w:ins>
      <w:del w:id="668" w:author="Ксения Кисанова" w:date="2017-01-19T13:14:00Z">
        <w:r w:rsidR="00A865C4" w:rsidRPr="00260F2C" w:rsidDel="005D1BAF">
          <w:rPr>
            <w:rFonts w:ascii="Times New Roman" w:hAnsi="Times New Roman"/>
            <w:lang w:val="ru-RU"/>
          </w:rPr>
          <w:delText>категори</w:delText>
        </w:r>
        <w:r w:rsidR="003B6BE4" w:rsidRPr="00260F2C" w:rsidDel="005D1BAF">
          <w:rPr>
            <w:rFonts w:ascii="Times New Roman" w:hAnsi="Times New Roman"/>
            <w:lang w:val="ru-RU"/>
          </w:rPr>
          <w:delText>й</w:delText>
        </w:r>
      </w:del>
      <w:r w:rsidR="00A865C4" w:rsidRPr="00260F2C">
        <w:rPr>
          <w:rFonts w:ascii="Times New Roman" w:hAnsi="Times New Roman"/>
          <w:lang w:val="ru-RU"/>
        </w:rPr>
        <w:t xml:space="preserve"> </w:t>
      </w:r>
      <w:ins w:id="669" w:author="Ксения Кисанова" w:date="2017-01-19T13:14:00Z">
        <w:r w:rsidR="00E50DE8" w:rsidRPr="00260F2C">
          <w:rPr>
            <w:rFonts w:ascii="Times New Roman" w:hAnsi="Times New Roman"/>
            <w:lang w:val="ru-RU"/>
          </w:rPr>
          <w:t>категорий</w:t>
        </w:r>
        <w:proofErr w:type="gramEnd"/>
        <w:r w:rsidR="00E50DE8" w:rsidRPr="00260F2C">
          <w:rPr>
            <w:rFonts w:ascii="Times New Roman" w:hAnsi="Times New Roman"/>
            <w:lang w:val="ru-RU"/>
          </w:rPr>
          <w:t xml:space="preserve"> </w:t>
        </w:r>
      </w:ins>
      <w:ins w:id="670" w:author="Татьяна Диденко" w:date="2017-01-18T13:51:00Z">
        <w:r w:rsidR="00C34904" w:rsidRPr="00260F2C">
          <w:rPr>
            <w:rFonts w:ascii="Times New Roman" w:hAnsi="Times New Roman"/>
          </w:rPr>
          <w:t>I</w:t>
        </w:r>
        <w:r w:rsidR="00C34904" w:rsidRPr="002E0D32">
          <w:rPr>
            <w:rFonts w:ascii="Times New Roman" w:hAnsi="Times New Roman"/>
            <w:lang w:val="ru-RU"/>
          </w:rPr>
          <w:t xml:space="preserve"> </w:t>
        </w:r>
        <w:r w:rsidR="00C34904" w:rsidRPr="00260F2C">
          <w:rPr>
            <w:rFonts w:ascii="Times New Roman" w:hAnsi="Times New Roman"/>
            <w:lang w:val="ru-RU"/>
          </w:rPr>
          <w:t xml:space="preserve">или </w:t>
        </w:r>
        <w:r w:rsidR="00C34904" w:rsidRPr="00260F2C">
          <w:rPr>
            <w:rFonts w:ascii="Times New Roman" w:hAnsi="Times New Roman"/>
          </w:rPr>
          <w:t>II</w:t>
        </w:r>
        <w:r w:rsidR="00C34904" w:rsidRPr="00260F2C">
          <w:rPr>
            <w:rFonts w:ascii="Times New Roman" w:hAnsi="Times New Roman"/>
            <w:lang w:val="ru-RU"/>
          </w:rPr>
          <w:t xml:space="preserve"> </w:t>
        </w:r>
      </w:ins>
      <w:r w:rsidR="00A865C4" w:rsidRPr="00260F2C">
        <w:rPr>
          <w:rFonts w:ascii="Times New Roman" w:hAnsi="Times New Roman"/>
          <w:lang w:val="ru-RU"/>
        </w:rPr>
        <w:t>по сейсмическим свойствам</w:t>
      </w:r>
      <w:r w:rsidR="00A865C4" w:rsidRPr="00260F2C">
        <w:rPr>
          <w:rFonts w:ascii="Times New Roman" w:hAnsi="Times New Roman"/>
          <w:color w:val="000000"/>
          <w:lang w:val="ru-RU"/>
        </w:rPr>
        <w:t xml:space="preserve"> </w:t>
      </w:r>
      <w:r w:rsidRPr="00260F2C">
        <w:rPr>
          <w:rFonts w:ascii="Times New Roman" w:hAnsi="Times New Roman"/>
          <w:color w:val="000000"/>
          <w:lang w:val="ru-RU"/>
        </w:rPr>
        <w:t xml:space="preserve">с помощью </w:t>
      </w:r>
      <w:del w:id="671" w:author="User" w:date="2016-11-07T09:39:00Z">
        <w:r w:rsidRPr="00260F2C" w:rsidDel="00430149">
          <w:rPr>
            <w:rFonts w:ascii="Times New Roman" w:hAnsi="Times New Roman"/>
            <w:color w:val="000000"/>
            <w:lang w:val="ru-RU"/>
          </w:rPr>
          <w:delText xml:space="preserve">ОСР </w:delText>
        </w:r>
      </w:del>
      <w:ins w:id="672" w:author="User" w:date="2016-11-07T09:39:00Z">
        <w:r w:rsidR="00430149">
          <w:rPr>
            <w:rFonts w:ascii="Times New Roman" w:hAnsi="Times New Roman"/>
            <w:color w:val="000000"/>
            <w:lang w:val="ru-RU"/>
          </w:rPr>
          <w:t>общего сейсмического районирования</w:t>
        </w:r>
        <w:r w:rsidR="00430149" w:rsidRPr="00260F2C">
          <w:rPr>
            <w:rFonts w:ascii="Times New Roman" w:hAnsi="Times New Roman"/>
            <w:color w:val="000000"/>
            <w:lang w:val="ru-RU"/>
          </w:rPr>
          <w:t xml:space="preserve"> </w:t>
        </w:r>
      </w:ins>
      <w:r w:rsidRPr="00260F2C">
        <w:rPr>
          <w:rFonts w:ascii="Times New Roman" w:hAnsi="Times New Roman"/>
          <w:color w:val="000000"/>
          <w:lang w:val="ru-RU"/>
        </w:rPr>
        <w:t>или ДСР.</w:t>
      </w:r>
    </w:p>
    <w:p w:rsidR="005D1BAF" w:rsidRDefault="005A32EE">
      <w:pPr>
        <w:spacing w:after="120" w:line="360" w:lineRule="auto"/>
        <w:ind w:firstLine="567"/>
        <w:jc w:val="both"/>
        <w:rPr>
          <w:ins w:id="673" w:author="Ксения Кисанова" w:date="2017-01-19T13:14:00Z"/>
          <w:rFonts w:ascii="Times New Roman" w:hAnsi="Times New Roman"/>
          <w:lang w:val="ru-RU"/>
        </w:rPr>
        <w:pPrChange w:id="674" w:author="Павел Смирнов" w:date="2016-12-29T11:10:00Z">
          <w:pPr>
            <w:spacing w:after="120"/>
            <w:ind w:firstLine="567"/>
            <w:jc w:val="both"/>
          </w:pPr>
        </w:pPrChange>
      </w:pPr>
      <w:r w:rsidRPr="00DC4FEA">
        <w:rPr>
          <w:rFonts w:ascii="Times New Roman" w:hAnsi="Times New Roman"/>
          <w:color w:val="000000"/>
          <w:lang w:val="ru-RU"/>
          <w:rPrChange w:id="675" w:author="User" w:date="2016-11-06T20:37:00Z">
            <w:rPr>
              <w:rFonts w:ascii="Times New Roman" w:hAnsi="Times New Roman"/>
              <w:b/>
              <w:color w:val="000000"/>
              <w:lang w:val="ru-RU"/>
            </w:rPr>
          </w:rPrChange>
        </w:rPr>
        <w:t>3.</w:t>
      </w:r>
      <w:r w:rsidRPr="00DC4FEA">
        <w:rPr>
          <w:rFonts w:ascii="Times New Roman" w:hAnsi="Times New Roman"/>
          <w:iCs/>
          <w:lang w:val="ru-RU"/>
          <w:rPrChange w:id="676" w:author="User" w:date="2016-11-06T20:37:00Z">
            <w:rPr>
              <w:rFonts w:ascii="Times New Roman" w:hAnsi="Times New Roman"/>
              <w:b/>
              <w:iCs/>
              <w:lang w:val="ru-RU"/>
            </w:rPr>
          </w:rPrChange>
        </w:rPr>
        <w:t>1</w:t>
      </w:r>
      <w:ins w:id="677" w:author="Татьяна Диденко" w:date="2017-01-18T13:51:00Z">
        <w:r w:rsidR="00C34904">
          <w:rPr>
            <w:rFonts w:ascii="Times New Roman" w:hAnsi="Times New Roman"/>
            <w:iCs/>
            <w:lang w:val="ru-RU"/>
          </w:rPr>
          <w:t>0</w:t>
        </w:r>
      </w:ins>
      <w:ins w:id="678" w:author="User" w:date="2016-11-07T09:24:00Z">
        <w:del w:id="679" w:author="Татьяна Диденко" w:date="2017-01-18T13:51:00Z">
          <w:r w:rsidR="000202F9" w:rsidDel="00C34904">
            <w:rPr>
              <w:rFonts w:ascii="Times New Roman" w:hAnsi="Times New Roman"/>
              <w:iCs/>
              <w:lang w:val="ru-RU"/>
            </w:rPr>
            <w:delText>1</w:delText>
          </w:r>
        </w:del>
      </w:ins>
      <w:del w:id="680" w:author="User" w:date="2016-11-06T20:46:00Z">
        <w:r w:rsidRPr="00DC4FEA" w:rsidDel="007107F5">
          <w:rPr>
            <w:rFonts w:ascii="Times New Roman" w:hAnsi="Times New Roman"/>
            <w:iCs/>
            <w:lang w:val="ru-RU"/>
            <w:rPrChange w:id="681" w:author="User" w:date="2016-11-06T20:37:00Z">
              <w:rPr>
                <w:rFonts w:ascii="Times New Roman" w:hAnsi="Times New Roman"/>
                <w:b/>
                <w:iCs/>
                <w:lang w:val="ru-RU"/>
              </w:rPr>
            </w:rPrChange>
          </w:rPr>
          <w:delText>3</w:delText>
        </w:r>
      </w:del>
      <w:r w:rsidRPr="00260F2C">
        <w:rPr>
          <w:rFonts w:ascii="Times New Roman" w:hAnsi="Times New Roman"/>
          <w:b/>
          <w:iCs/>
          <w:lang w:val="ru-RU"/>
        </w:rPr>
        <w:t xml:space="preserve"> логарифмическая</w:t>
      </w:r>
      <w:r w:rsidRPr="00260F2C">
        <w:rPr>
          <w:rFonts w:ascii="Times New Roman" w:hAnsi="Times New Roman"/>
          <w:b/>
          <w:lang w:val="ru-RU"/>
        </w:rPr>
        <w:t xml:space="preserve"> ширина спектра: </w:t>
      </w:r>
      <w:r w:rsidRPr="00260F2C">
        <w:rPr>
          <w:rFonts w:ascii="Times New Roman" w:hAnsi="Times New Roman"/>
          <w:lang w:val="ru-RU"/>
        </w:rPr>
        <w:t>Величина, характеризующая частотный состав спектра и измеряемая на уровне 0</w:t>
      </w:r>
      <w:ins w:id="682" w:author="User" w:date="2016-11-07T09:40:00Z">
        <w:r w:rsidR="00430149">
          <w:rPr>
            <w:rFonts w:ascii="Times New Roman" w:hAnsi="Times New Roman"/>
            <w:lang w:val="ru-RU"/>
          </w:rPr>
          <w:t>,</w:t>
        </w:r>
      </w:ins>
      <w:del w:id="683" w:author="User" w:date="2016-11-07T09:40:00Z">
        <w:r w:rsidRPr="00260F2C" w:rsidDel="00430149">
          <w:rPr>
            <w:rFonts w:ascii="Times New Roman" w:hAnsi="Times New Roman"/>
            <w:lang w:val="ru-RU"/>
          </w:rPr>
          <w:delText>.</w:delText>
        </w:r>
      </w:del>
      <w:r w:rsidRPr="00260F2C">
        <w:rPr>
          <w:rFonts w:ascii="Times New Roman" w:hAnsi="Times New Roman"/>
          <w:lang w:val="ru-RU"/>
        </w:rPr>
        <w:t>5</w:t>
      </w:r>
      <w:del w:id="684" w:author="Ксения Кисанова" w:date="2017-01-19T13:14:00Z">
        <w:r w:rsidRPr="00260F2C" w:rsidDel="005D1BAF">
          <w:rPr>
            <w:rFonts w:ascii="Times New Roman" w:hAnsi="Times New Roman"/>
            <w:lang w:val="ru-RU"/>
          </w:rPr>
          <w:delText xml:space="preserve"> от</w:delText>
        </w:r>
      </w:del>
      <w:r w:rsidRPr="00260F2C">
        <w:rPr>
          <w:rFonts w:ascii="Times New Roman" w:hAnsi="Times New Roman"/>
          <w:lang w:val="ru-RU"/>
        </w:rPr>
        <w:t xml:space="preserve"> максимума между частотами, </w:t>
      </w:r>
      <w:r w:rsidRPr="00260F2C">
        <w:rPr>
          <w:rFonts w:ascii="Times New Roman" w:hAnsi="Times New Roman"/>
          <w:lang w:val="ru-RU"/>
        </w:rPr>
        <w:lastRenderedPageBreak/>
        <w:t xml:space="preserve">на которых в первый и последний раз уровень спектра достиг половины его максимального значения. </w:t>
      </w:r>
    </w:p>
    <w:p w:rsidR="005A32EE" w:rsidRPr="005D1BAF" w:rsidRDefault="005D1BAF">
      <w:pPr>
        <w:spacing w:after="120" w:line="360" w:lineRule="auto"/>
        <w:ind w:firstLine="567"/>
        <w:jc w:val="both"/>
        <w:rPr>
          <w:rFonts w:ascii="Times New Roman" w:hAnsi="Times New Roman"/>
          <w:spacing w:val="-4"/>
          <w:lang w:val="ru-RU"/>
          <w:rPrChange w:id="685" w:author="Ксения Кисанова" w:date="2017-01-19T13:15:00Z">
            <w:rPr>
              <w:rFonts w:ascii="Times New Roman" w:hAnsi="Times New Roman"/>
              <w:lang w:val="ru-RU"/>
            </w:rPr>
          </w:rPrChange>
        </w:rPr>
        <w:pPrChange w:id="686" w:author="Павел Смирнов" w:date="2016-12-29T11:10:00Z">
          <w:pPr>
            <w:spacing w:after="120"/>
            <w:ind w:firstLine="567"/>
            <w:jc w:val="both"/>
          </w:pPr>
        </w:pPrChange>
      </w:pPr>
      <w:ins w:id="687" w:author="Ксения Кисанова" w:date="2017-01-19T13:14:00Z">
        <w:r w:rsidRPr="005D1BAF">
          <w:rPr>
            <w:rFonts w:ascii="Times New Roman" w:hAnsi="Times New Roman"/>
            <w:spacing w:val="26"/>
            <w:sz w:val="20"/>
            <w:szCs w:val="20"/>
            <w:lang w:val="ru-RU"/>
            <w:rPrChange w:id="688" w:author="Ксения Кисанова" w:date="2017-01-19T13:16:00Z">
              <w:rPr>
                <w:rFonts w:ascii="Times New Roman" w:hAnsi="Times New Roman"/>
                <w:lang w:val="ru-RU"/>
              </w:rPr>
            </w:rPrChange>
          </w:rPr>
          <w:t>Примечание</w:t>
        </w:r>
        <w:r w:rsidRPr="005D1BAF">
          <w:rPr>
            <w:rFonts w:ascii="Times New Roman" w:hAnsi="Times New Roman"/>
            <w:sz w:val="20"/>
            <w:szCs w:val="20"/>
            <w:lang w:val="ru-RU"/>
            <w:rPrChange w:id="689" w:author="Ксения Кисанова" w:date="2017-01-19T13:15:00Z">
              <w:rPr>
                <w:rFonts w:ascii="Times New Roman" w:hAnsi="Times New Roman"/>
                <w:lang w:val="ru-RU"/>
              </w:rPr>
            </w:rPrChange>
          </w:rPr>
          <w:t xml:space="preserve"> </w:t>
        </w:r>
      </w:ins>
      <w:ins w:id="690" w:author="Ксения Кисанова" w:date="2017-01-19T13:15:00Z">
        <w:r w:rsidRPr="005D1BAF">
          <w:rPr>
            <w:rFonts w:ascii="Times New Roman" w:hAnsi="Times New Roman"/>
            <w:sz w:val="20"/>
            <w:szCs w:val="20"/>
            <w:lang w:val="ru-RU"/>
            <w:rPrChange w:id="691" w:author="Ксения Кисанова" w:date="2017-01-19T13:15:00Z">
              <w:rPr>
                <w:rFonts w:ascii="Times New Roman" w:hAnsi="Times New Roman"/>
                <w:lang w:val="ru-RU"/>
              </w:rPr>
            </w:rPrChange>
          </w:rPr>
          <w:t xml:space="preserve">– Логарифмическую ширину спектров следует измерять в безразмерных величинах, </w:t>
        </w:r>
        <w:proofErr w:type="gramStart"/>
        <w:r w:rsidRPr="005D1BAF">
          <w:rPr>
            <w:rFonts w:ascii="Times New Roman" w:hAnsi="Times New Roman"/>
            <w:sz w:val="20"/>
            <w:szCs w:val="20"/>
            <w:lang w:val="ru-RU"/>
            <w:rPrChange w:id="692" w:author="Ксения Кисанова" w:date="2017-01-19T13:15:00Z">
              <w:rPr>
                <w:rFonts w:ascii="Times New Roman" w:hAnsi="Times New Roman"/>
                <w:lang w:val="ru-RU"/>
              </w:rPr>
            </w:rPrChange>
          </w:rPr>
          <w:t>например</w:t>
        </w:r>
        <w:proofErr w:type="gramEnd"/>
        <w:r w:rsidRPr="005D1BAF">
          <w:rPr>
            <w:rFonts w:ascii="Times New Roman" w:hAnsi="Times New Roman"/>
            <w:sz w:val="20"/>
            <w:szCs w:val="20"/>
            <w:lang w:val="ru-RU"/>
            <w:rPrChange w:id="693" w:author="Ксения Кисанова" w:date="2017-01-19T13:15:00Z">
              <w:rPr>
                <w:rFonts w:ascii="Times New Roman" w:hAnsi="Times New Roman"/>
                <w:lang w:val="ru-RU"/>
              </w:rPr>
            </w:rPrChange>
          </w:rPr>
          <w:t xml:space="preserve"> в октавах.</w:t>
        </w:r>
      </w:ins>
      <w:del w:id="694" w:author="Ксения Кисанова" w:date="2017-01-19T13:14:00Z">
        <w:r w:rsidR="005A32EE" w:rsidRPr="005D1BAF" w:rsidDel="005D1BAF">
          <w:rPr>
            <w:rFonts w:ascii="Times New Roman" w:hAnsi="Times New Roman"/>
            <w:spacing w:val="-4"/>
            <w:lang w:val="ru-RU"/>
            <w:rPrChange w:id="695" w:author="Ксения Кисанова" w:date="2017-01-19T13:15:00Z">
              <w:rPr>
                <w:rFonts w:ascii="Times New Roman" w:hAnsi="Times New Roman"/>
                <w:lang w:val="ru-RU"/>
              </w:rPr>
            </w:rPrChange>
          </w:rPr>
          <w:delText>Логарифмическую ширину спектров следует измерять в октавах, а не в герцах, т.</w:delText>
        </w:r>
      </w:del>
      <w:ins w:id="696" w:author="User" w:date="2016-11-06T20:47:00Z">
        <w:del w:id="697" w:author="Ксения Кисанова" w:date="2017-01-19T13:14:00Z">
          <w:r w:rsidR="007107F5" w:rsidRPr="005D1BAF" w:rsidDel="005D1BAF">
            <w:rPr>
              <w:rFonts w:ascii="Times New Roman" w:hAnsi="Times New Roman"/>
              <w:spacing w:val="-4"/>
              <w:lang w:val="ru-RU"/>
              <w:rPrChange w:id="698" w:author="Ксения Кисанова" w:date="2017-01-19T13:15:00Z">
                <w:rPr>
                  <w:rFonts w:ascii="Times New Roman" w:hAnsi="Times New Roman"/>
                  <w:lang w:val="ru-RU"/>
                </w:rPr>
              </w:rPrChange>
            </w:rPr>
            <w:delText xml:space="preserve"> </w:delText>
          </w:r>
        </w:del>
      </w:ins>
      <w:del w:id="699" w:author="Ксения Кисанова" w:date="2017-01-19T13:14:00Z">
        <w:r w:rsidR="005A32EE" w:rsidRPr="005D1BAF" w:rsidDel="005D1BAF">
          <w:rPr>
            <w:rFonts w:ascii="Times New Roman" w:hAnsi="Times New Roman"/>
            <w:spacing w:val="-4"/>
            <w:lang w:val="ru-RU"/>
            <w:rPrChange w:id="700" w:author="Ксения Кисанова" w:date="2017-01-19T13:15:00Z">
              <w:rPr>
                <w:rFonts w:ascii="Times New Roman" w:hAnsi="Times New Roman"/>
                <w:lang w:val="ru-RU"/>
              </w:rPr>
            </w:rPrChange>
          </w:rPr>
          <w:delText>е. в безразмерных единицах.</w:delText>
        </w:r>
      </w:del>
    </w:p>
    <w:p w:rsidR="005A32EE" w:rsidRDefault="005A32EE">
      <w:pPr>
        <w:spacing w:after="120" w:line="360" w:lineRule="auto"/>
        <w:ind w:firstLine="567"/>
        <w:jc w:val="both"/>
        <w:rPr>
          <w:ins w:id="701" w:author="Ксения Кисанова" w:date="2017-01-19T13:16:00Z"/>
          <w:rFonts w:ascii="Times New Roman" w:hAnsi="Times New Roman"/>
          <w:spacing w:val="-4"/>
          <w:lang w:val="ru-RU"/>
        </w:rPr>
        <w:pPrChange w:id="702" w:author="Павел Смирнов" w:date="2016-12-29T11:10:00Z">
          <w:pPr>
            <w:spacing w:after="120"/>
            <w:ind w:firstLine="567"/>
            <w:jc w:val="both"/>
          </w:pPr>
        </w:pPrChange>
      </w:pPr>
      <w:r w:rsidRPr="00DC4FEA">
        <w:rPr>
          <w:rFonts w:ascii="Times New Roman" w:hAnsi="Times New Roman"/>
          <w:spacing w:val="-4"/>
          <w:lang w:val="ru-RU"/>
          <w:rPrChange w:id="703" w:author="User" w:date="2016-11-06T20:37:00Z">
            <w:rPr>
              <w:rFonts w:ascii="Times New Roman" w:hAnsi="Times New Roman"/>
              <w:b/>
              <w:spacing w:val="-4"/>
              <w:lang w:val="ru-RU"/>
            </w:rPr>
          </w:rPrChange>
        </w:rPr>
        <w:t>3.1</w:t>
      </w:r>
      <w:ins w:id="704" w:author="Ксения Кисанова" w:date="2017-01-19T13:16:00Z">
        <w:r w:rsidR="005D1BAF">
          <w:rPr>
            <w:rFonts w:ascii="Times New Roman" w:hAnsi="Times New Roman"/>
            <w:spacing w:val="-4"/>
            <w:lang w:val="ru-RU"/>
          </w:rPr>
          <w:t>1</w:t>
        </w:r>
      </w:ins>
      <w:ins w:id="705" w:author="User" w:date="2016-11-07T09:25:00Z">
        <w:del w:id="706" w:author="Ксения Кисанова" w:date="2017-01-19T13:16:00Z">
          <w:r w:rsidR="000202F9" w:rsidDel="005D1BAF">
            <w:rPr>
              <w:rFonts w:ascii="Times New Roman" w:hAnsi="Times New Roman"/>
              <w:spacing w:val="-4"/>
              <w:lang w:val="ru-RU"/>
            </w:rPr>
            <w:delText>2</w:delText>
          </w:r>
        </w:del>
      </w:ins>
      <w:del w:id="707" w:author="User" w:date="2016-11-06T20:46:00Z">
        <w:r w:rsidRPr="00DC4FEA" w:rsidDel="007107F5">
          <w:rPr>
            <w:rFonts w:ascii="Times New Roman" w:hAnsi="Times New Roman"/>
            <w:spacing w:val="-4"/>
            <w:lang w:val="ru-RU"/>
            <w:rPrChange w:id="708" w:author="User" w:date="2016-11-06T20:37:00Z">
              <w:rPr>
                <w:rFonts w:ascii="Times New Roman" w:hAnsi="Times New Roman"/>
                <w:b/>
                <w:spacing w:val="-4"/>
                <w:lang w:val="ru-RU"/>
              </w:rPr>
            </w:rPrChange>
          </w:rPr>
          <w:delText>4</w:delText>
        </w:r>
      </w:del>
      <w:r w:rsidRPr="00260F2C">
        <w:rPr>
          <w:rFonts w:ascii="Times New Roman" w:hAnsi="Times New Roman"/>
          <w:b/>
          <w:spacing w:val="-4"/>
          <w:lang w:val="ru-RU"/>
        </w:rPr>
        <w:t xml:space="preserve"> матрица сейсмической активности </w:t>
      </w:r>
      <w:r w:rsidRPr="00E61EB8">
        <w:rPr>
          <w:rFonts w:ascii="Times New Roman" w:hAnsi="Times New Roman"/>
          <w:i/>
          <w:spacing w:val="-4"/>
          <w:rPrChange w:id="709" w:author="User" w:date="2016-11-09T14:40:00Z">
            <w:rPr>
              <w:rFonts w:ascii="Times New Roman" w:hAnsi="Times New Roman"/>
              <w:b/>
              <w:i/>
              <w:spacing w:val="-4"/>
            </w:rPr>
          </w:rPrChange>
        </w:rPr>
        <w:t>A</w:t>
      </w:r>
      <w:r w:rsidRPr="00DC4FEA">
        <w:rPr>
          <w:rFonts w:ascii="Times New Roman" w:hAnsi="Times New Roman"/>
          <w:b/>
          <w:spacing w:val="-4"/>
          <w:vertAlign w:val="subscript"/>
          <w:lang w:val="ru-RU"/>
          <w:rPrChange w:id="710" w:author="User" w:date="2016-11-06T20:41:00Z">
            <w:rPr>
              <w:rFonts w:ascii="Times New Roman" w:hAnsi="Times New Roman"/>
              <w:b/>
              <w:i/>
              <w:spacing w:val="-4"/>
              <w:vertAlign w:val="subscript"/>
              <w:lang w:val="ru-RU"/>
            </w:rPr>
          </w:rPrChange>
        </w:rPr>
        <w:t>3.3</w:t>
      </w:r>
      <w:r w:rsidRPr="00260F2C">
        <w:rPr>
          <w:rFonts w:ascii="Times New Roman" w:hAnsi="Times New Roman"/>
          <w:b/>
          <w:spacing w:val="-4"/>
          <w:lang w:val="ru-RU"/>
        </w:rPr>
        <w:t>:</w:t>
      </w:r>
      <w:r w:rsidRPr="00260F2C">
        <w:rPr>
          <w:rFonts w:ascii="Times New Roman" w:hAnsi="Times New Roman"/>
          <w:spacing w:val="-4"/>
          <w:lang w:val="ru-RU"/>
        </w:rPr>
        <w:t xml:space="preserve"> Аналог сейсмической активности </w:t>
      </w:r>
      <w:r w:rsidRPr="00E61EB8">
        <w:rPr>
          <w:rFonts w:ascii="Times New Roman" w:hAnsi="Times New Roman"/>
          <w:i/>
          <w:spacing w:val="-4"/>
        </w:rPr>
        <w:t>A</w:t>
      </w:r>
      <w:r w:rsidRPr="00DC4FEA">
        <w:rPr>
          <w:rFonts w:ascii="Times New Roman" w:hAnsi="Times New Roman"/>
          <w:spacing w:val="-4"/>
          <w:vertAlign w:val="subscript"/>
          <w:lang w:val="ru-RU"/>
          <w:rPrChange w:id="711" w:author="User" w:date="2016-11-06T20:41:00Z">
            <w:rPr>
              <w:rFonts w:ascii="Times New Roman" w:hAnsi="Times New Roman"/>
              <w:i/>
              <w:spacing w:val="-4"/>
              <w:vertAlign w:val="subscript"/>
              <w:lang w:val="ru-RU"/>
            </w:rPr>
          </w:rPrChange>
        </w:rPr>
        <w:t>10</w:t>
      </w:r>
      <w:r w:rsidRPr="00260F2C">
        <w:rPr>
          <w:rFonts w:ascii="Times New Roman" w:hAnsi="Times New Roman"/>
          <w:spacing w:val="-4"/>
          <w:lang w:val="ru-RU"/>
        </w:rPr>
        <w:t>, котор</w:t>
      </w:r>
      <w:ins w:id="712" w:author="User" w:date="2016-11-07T09:41:00Z">
        <w:r w:rsidR="00430149">
          <w:rPr>
            <w:rFonts w:ascii="Times New Roman" w:hAnsi="Times New Roman"/>
            <w:spacing w:val="-4"/>
            <w:lang w:val="ru-RU"/>
          </w:rPr>
          <w:t>ую</w:t>
        </w:r>
      </w:ins>
      <w:del w:id="713" w:author="User" w:date="2016-11-07T09:41:00Z">
        <w:r w:rsidRPr="00260F2C" w:rsidDel="00430149">
          <w:rPr>
            <w:rFonts w:ascii="Times New Roman" w:hAnsi="Times New Roman"/>
            <w:spacing w:val="-4"/>
            <w:lang w:val="ru-RU"/>
          </w:rPr>
          <w:delText>ая</w:delText>
        </w:r>
      </w:del>
      <w:r w:rsidRPr="00260F2C">
        <w:rPr>
          <w:rFonts w:ascii="Times New Roman" w:hAnsi="Times New Roman"/>
          <w:spacing w:val="-4"/>
          <w:lang w:val="ru-RU"/>
        </w:rPr>
        <w:t xml:space="preserve"> вместе с матрицей </w:t>
      </w:r>
      <w:proofErr w:type="spellStart"/>
      <w:r w:rsidRPr="00260F2C">
        <w:rPr>
          <w:rFonts w:ascii="Times New Roman" w:hAnsi="Times New Roman"/>
          <w:i/>
          <w:spacing w:val="-4"/>
        </w:rPr>
        <w:t>M</w:t>
      </w:r>
      <w:r w:rsidRPr="00DC4FEA">
        <w:rPr>
          <w:rFonts w:ascii="Times New Roman" w:hAnsi="Times New Roman"/>
          <w:spacing w:val="-4"/>
          <w:vertAlign w:val="subscript"/>
          <w:rPrChange w:id="714" w:author="User" w:date="2016-11-06T20:41:00Z">
            <w:rPr>
              <w:rFonts w:ascii="Times New Roman" w:hAnsi="Times New Roman"/>
              <w:i/>
              <w:spacing w:val="-4"/>
              <w:vertAlign w:val="subscript"/>
            </w:rPr>
          </w:rPrChange>
        </w:rPr>
        <w:t>max</w:t>
      </w:r>
      <w:proofErr w:type="spellEnd"/>
      <w:r w:rsidRPr="00260F2C">
        <w:rPr>
          <w:rFonts w:ascii="Times New Roman" w:hAnsi="Times New Roman"/>
          <w:spacing w:val="-4"/>
          <w:lang w:val="ru-RU"/>
        </w:rPr>
        <w:t xml:space="preserve"> использу</w:t>
      </w:r>
      <w:ins w:id="715" w:author="User" w:date="2016-11-07T09:41:00Z">
        <w:r w:rsidR="00430149">
          <w:rPr>
            <w:rFonts w:ascii="Times New Roman" w:hAnsi="Times New Roman"/>
            <w:spacing w:val="-4"/>
            <w:lang w:val="ru-RU"/>
          </w:rPr>
          <w:t>ют</w:t>
        </w:r>
      </w:ins>
      <w:del w:id="716" w:author="User" w:date="2016-11-07T09:41:00Z">
        <w:r w:rsidRPr="00260F2C" w:rsidDel="00430149">
          <w:rPr>
            <w:rFonts w:ascii="Times New Roman" w:hAnsi="Times New Roman"/>
            <w:spacing w:val="-4"/>
            <w:lang w:val="ru-RU"/>
          </w:rPr>
          <w:delText>ется</w:delText>
        </w:r>
      </w:del>
      <w:r w:rsidRPr="00260F2C">
        <w:rPr>
          <w:rFonts w:ascii="Times New Roman" w:hAnsi="Times New Roman"/>
          <w:spacing w:val="-4"/>
          <w:lang w:val="ru-RU"/>
        </w:rPr>
        <w:t xml:space="preserve"> для расчета сейсмической </w:t>
      </w:r>
      <w:proofErr w:type="spellStart"/>
      <w:r w:rsidRPr="00260F2C">
        <w:rPr>
          <w:rFonts w:ascii="Times New Roman" w:hAnsi="Times New Roman"/>
          <w:spacing w:val="-4"/>
          <w:lang w:val="ru-RU"/>
        </w:rPr>
        <w:t>сотрясаемости</w:t>
      </w:r>
      <w:proofErr w:type="spellEnd"/>
      <w:ins w:id="717" w:author="Ксения Кисанова" w:date="2017-01-19T13:16:00Z">
        <w:r w:rsidR="005D1BAF">
          <w:rPr>
            <w:rFonts w:ascii="Times New Roman" w:hAnsi="Times New Roman"/>
            <w:spacing w:val="-4"/>
            <w:lang w:val="ru-RU"/>
          </w:rPr>
          <w:t>,</w:t>
        </w:r>
      </w:ins>
      <w:del w:id="718" w:author="Ксения Кисанова" w:date="2017-01-19T13:16:00Z">
        <w:r w:rsidRPr="00260F2C" w:rsidDel="005D1BAF">
          <w:rPr>
            <w:rFonts w:ascii="Times New Roman" w:hAnsi="Times New Roman"/>
            <w:spacing w:val="-4"/>
            <w:lang w:val="ru-RU"/>
          </w:rPr>
          <w:delText xml:space="preserve">. В ней (магнитуда </w:delText>
        </w:r>
        <w:r w:rsidRPr="00260F2C" w:rsidDel="005D1BAF">
          <w:rPr>
            <w:rFonts w:ascii="Times New Roman" w:hAnsi="Times New Roman"/>
            <w:i/>
            <w:spacing w:val="-4"/>
          </w:rPr>
          <w:delText>M</w:delText>
        </w:r>
        <w:r w:rsidRPr="00260F2C" w:rsidDel="005D1BAF">
          <w:rPr>
            <w:rFonts w:ascii="Times New Roman" w:hAnsi="Times New Roman"/>
            <w:i/>
            <w:spacing w:val="-4"/>
            <w:vertAlign w:val="subscript"/>
          </w:rPr>
          <w:delText>S</w:delText>
        </w:r>
      </w:del>
      <w:ins w:id="719" w:author="User" w:date="2016-11-07T09:42:00Z">
        <w:del w:id="720" w:author="Ксения Кисанова" w:date="2017-01-19T13:16:00Z">
          <w:r w:rsidR="00430149" w:rsidDel="005D1BAF">
            <w:rPr>
              <w:rFonts w:ascii="Times New Roman" w:hAnsi="Times New Roman"/>
              <w:i/>
              <w:spacing w:val="-4"/>
              <w:vertAlign w:val="subscript"/>
              <w:lang w:val="ru-RU"/>
            </w:rPr>
            <w:delText>,</w:delText>
          </w:r>
        </w:del>
      </w:ins>
      <w:del w:id="721" w:author="Ксения Кисанова" w:date="2017-01-19T13:16:00Z">
        <w:r w:rsidRPr="00260F2C" w:rsidDel="005D1BAF">
          <w:rPr>
            <w:rFonts w:ascii="Times New Roman" w:hAnsi="Times New Roman"/>
            <w:i/>
            <w:spacing w:val="-4"/>
            <w:vertAlign w:val="subscript"/>
            <w:lang w:val="ru-RU"/>
          </w:rPr>
          <w:delText xml:space="preserve"> </w:delText>
        </w:r>
        <w:r w:rsidRPr="00260F2C" w:rsidDel="005D1BAF">
          <w:rPr>
            <w:rFonts w:ascii="Times New Roman" w:hAnsi="Times New Roman"/>
            <w:spacing w:val="-4"/>
            <w:lang w:val="ru-RU"/>
          </w:rPr>
          <w:delText>=</w:delText>
        </w:r>
      </w:del>
      <w:ins w:id="722" w:author="User" w:date="2016-11-07T09:43:00Z">
        <w:del w:id="723" w:author="Ксения Кисанова" w:date="2017-01-19T13:16:00Z">
          <w:r w:rsidR="00430149" w:rsidDel="005D1BAF">
            <w:rPr>
              <w:rFonts w:ascii="Times New Roman" w:hAnsi="Times New Roman"/>
              <w:spacing w:val="-4"/>
              <w:lang w:val="ru-RU"/>
            </w:rPr>
            <w:delText>равная</w:delText>
          </w:r>
        </w:del>
      </w:ins>
      <w:del w:id="724" w:author="Ксения Кисанова" w:date="2017-01-19T13:16:00Z">
        <w:r w:rsidRPr="00260F2C" w:rsidDel="005D1BAF">
          <w:rPr>
            <w:rFonts w:ascii="Times New Roman" w:hAnsi="Times New Roman"/>
            <w:spacing w:val="-4"/>
            <w:lang w:val="ru-RU"/>
          </w:rPr>
          <w:delText xml:space="preserve"> 3</w:delText>
        </w:r>
      </w:del>
      <w:ins w:id="725" w:author="User" w:date="2016-11-07T09:41:00Z">
        <w:del w:id="726" w:author="Ксения Кисанова" w:date="2017-01-19T13:16:00Z">
          <w:r w:rsidR="00430149" w:rsidDel="005D1BAF">
            <w:rPr>
              <w:rFonts w:ascii="Times New Roman" w:hAnsi="Times New Roman"/>
              <w:spacing w:val="-4"/>
              <w:lang w:val="ru-RU"/>
            </w:rPr>
            <w:delText>,</w:delText>
          </w:r>
        </w:del>
      </w:ins>
      <w:del w:id="727" w:author="Ксения Кисанова" w:date="2017-01-19T13:16:00Z">
        <w:r w:rsidRPr="00260F2C" w:rsidDel="005D1BAF">
          <w:rPr>
            <w:rFonts w:ascii="Times New Roman" w:hAnsi="Times New Roman"/>
            <w:spacing w:val="-4"/>
            <w:lang w:val="ru-RU"/>
          </w:rPr>
          <w:delText>.3</w:delText>
        </w:r>
      </w:del>
      <w:ins w:id="728" w:author="User" w:date="2016-11-07T09:43:00Z">
        <w:del w:id="729" w:author="Ксения Кисанова" w:date="2017-01-19T13:16:00Z">
          <w:r w:rsidR="00430149" w:rsidDel="005D1BAF">
            <w:rPr>
              <w:rFonts w:ascii="Times New Roman" w:hAnsi="Times New Roman"/>
              <w:spacing w:val="-4"/>
              <w:lang w:val="ru-RU"/>
            </w:rPr>
            <w:delText>,</w:delText>
          </w:r>
        </w:del>
      </w:ins>
      <w:del w:id="730" w:author="Ксения Кисанова" w:date="2017-01-19T13:16:00Z">
        <w:r w:rsidRPr="00260F2C" w:rsidDel="005D1BAF">
          <w:rPr>
            <w:rFonts w:ascii="Times New Roman" w:hAnsi="Times New Roman"/>
            <w:spacing w:val="-4"/>
            <w:lang w:val="ru-RU"/>
          </w:rPr>
          <w:delText xml:space="preserve"> соответствует землетрясениям с энергетическим классом </w:delText>
        </w:r>
        <w:r w:rsidRPr="00DC4FEA" w:rsidDel="005D1BAF">
          <w:rPr>
            <w:rFonts w:ascii="Times New Roman" w:hAnsi="Times New Roman"/>
            <w:spacing w:val="-4"/>
            <w:lang w:val="ru-RU"/>
            <w:rPrChange w:id="731" w:author="User" w:date="2016-11-06T20:41:00Z">
              <w:rPr>
                <w:rFonts w:ascii="Times New Roman" w:hAnsi="Times New Roman"/>
                <w:i/>
                <w:spacing w:val="-4"/>
                <w:lang w:val="ru-RU"/>
              </w:rPr>
            </w:rPrChange>
          </w:rPr>
          <w:delText>К</w:delText>
        </w:r>
      </w:del>
      <w:ins w:id="732" w:author="User" w:date="2016-11-07T09:43:00Z">
        <w:del w:id="733" w:author="Ксения Кисанова" w:date="2017-01-19T13:16:00Z">
          <w:r w:rsidR="00430149" w:rsidDel="005D1BAF">
            <w:rPr>
              <w:rFonts w:ascii="Times New Roman" w:hAnsi="Times New Roman"/>
              <w:spacing w:val="-4"/>
              <w:lang w:val="ru-RU"/>
            </w:rPr>
            <w:delText>,</w:delText>
          </w:r>
        </w:del>
      </w:ins>
      <w:del w:id="734" w:author="Ксения Кисанова" w:date="2017-01-19T13:16:00Z">
        <w:r w:rsidRPr="00260F2C" w:rsidDel="005D1BAF">
          <w:rPr>
            <w:rFonts w:ascii="Times New Roman" w:hAnsi="Times New Roman"/>
            <w:spacing w:val="-4"/>
            <w:lang w:val="ru-RU"/>
          </w:rPr>
          <w:delText xml:space="preserve"> = </w:delText>
        </w:r>
      </w:del>
      <w:ins w:id="735" w:author="User" w:date="2016-11-07T09:43:00Z">
        <w:del w:id="736" w:author="Ксения Кисанова" w:date="2017-01-19T13:16:00Z">
          <w:r w:rsidR="00430149" w:rsidDel="005D1BAF">
            <w:rPr>
              <w:rFonts w:ascii="Times New Roman" w:hAnsi="Times New Roman"/>
              <w:spacing w:val="-4"/>
              <w:lang w:val="ru-RU"/>
            </w:rPr>
            <w:delText>равным</w:delText>
          </w:r>
          <w:r w:rsidR="00430149" w:rsidRPr="00260F2C" w:rsidDel="005D1BAF">
            <w:rPr>
              <w:rFonts w:ascii="Times New Roman" w:hAnsi="Times New Roman"/>
              <w:spacing w:val="-4"/>
              <w:lang w:val="ru-RU"/>
            </w:rPr>
            <w:delText xml:space="preserve"> </w:delText>
          </w:r>
        </w:del>
      </w:ins>
      <w:del w:id="737" w:author="Ксения Кисанова" w:date="2017-01-19T13:16:00Z">
        <w:r w:rsidRPr="00260F2C" w:rsidDel="005D1BAF">
          <w:rPr>
            <w:rFonts w:ascii="Times New Roman" w:hAnsi="Times New Roman"/>
            <w:spacing w:val="-4"/>
            <w:lang w:val="ru-RU"/>
          </w:rPr>
          <w:delText>10, тем самым сохраняется преемственность в оценках величины сейсмической активности к исследованиям прошлых лет и обеспечивается сопоставимость полученных результатов)</w:delText>
        </w:r>
      </w:del>
      <w:r w:rsidRPr="00260F2C">
        <w:rPr>
          <w:rFonts w:ascii="Times New Roman" w:hAnsi="Times New Roman"/>
          <w:spacing w:val="-4"/>
          <w:lang w:val="ru-RU"/>
        </w:rPr>
        <w:t xml:space="preserve"> значения сейсмической активности </w:t>
      </w:r>
      <w:ins w:id="738" w:author="Ксения Кисанова" w:date="2017-01-19T13:16:00Z">
        <w:r w:rsidR="005D1BAF">
          <w:rPr>
            <w:rFonts w:ascii="Times New Roman" w:hAnsi="Times New Roman"/>
            <w:spacing w:val="-4"/>
            <w:lang w:val="ru-RU"/>
          </w:rPr>
          <w:t xml:space="preserve">в которой </w:t>
        </w:r>
      </w:ins>
      <w:r w:rsidRPr="00260F2C">
        <w:rPr>
          <w:rFonts w:ascii="Times New Roman" w:hAnsi="Times New Roman"/>
          <w:spacing w:val="-4"/>
          <w:lang w:val="ru-RU"/>
        </w:rPr>
        <w:t>отнесены к центрам</w:t>
      </w:r>
      <w:r w:rsidR="00B608A9" w:rsidRPr="00260F2C">
        <w:rPr>
          <w:rFonts w:ascii="Times New Roman" w:hAnsi="Times New Roman"/>
          <w:spacing w:val="-4"/>
          <w:lang w:val="ru-RU"/>
        </w:rPr>
        <w:t xml:space="preserve"> </w:t>
      </w:r>
      <w:r w:rsidRPr="00260F2C">
        <w:rPr>
          <w:rFonts w:ascii="Times New Roman" w:hAnsi="Times New Roman"/>
          <w:spacing w:val="-4"/>
          <w:lang w:val="ru-RU"/>
        </w:rPr>
        <w:t>узлов координатной</w:t>
      </w:r>
      <w:r w:rsidR="00B608A9" w:rsidRPr="00260F2C">
        <w:rPr>
          <w:rFonts w:ascii="Times New Roman" w:hAnsi="Times New Roman"/>
          <w:spacing w:val="-4"/>
          <w:lang w:val="ru-RU"/>
        </w:rPr>
        <w:t xml:space="preserve"> </w:t>
      </w:r>
      <w:r w:rsidRPr="00260F2C">
        <w:rPr>
          <w:rFonts w:ascii="Times New Roman" w:hAnsi="Times New Roman"/>
          <w:spacing w:val="-4"/>
          <w:lang w:val="ru-RU"/>
        </w:rPr>
        <w:t>сетки.</w:t>
      </w:r>
    </w:p>
    <w:p w:rsidR="005D1BAF" w:rsidRPr="005D1BAF" w:rsidRDefault="005D1BAF">
      <w:pPr>
        <w:spacing w:after="120" w:line="360" w:lineRule="auto"/>
        <w:ind w:firstLine="567"/>
        <w:jc w:val="both"/>
        <w:rPr>
          <w:rFonts w:ascii="Times New Roman" w:hAnsi="Times New Roman"/>
          <w:sz w:val="20"/>
          <w:szCs w:val="20"/>
          <w:lang w:val="ru-RU"/>
          <w:rPrChange w:id="739" w:author="Ксения Кисанова" w:date="2017-01-19T13:18:00Z">
            <w:rPr>
              <w:rFonts w:ascii="Times New Roman" w:hAnsi="Times New Roman"/>
              <w:lang w:val="ru-RU"/>
            </w:rPr>
          </w:rPrChange>
        </w:rPr>
        <w:pPrChange w:id="740" w:author="Павел Смирнов" w:date="2016-12-29T11:10:00Z">
          <w:pPr>
            <w:spacing w:after="120"/>
            <w:ind w:firstLine="567"/>
            <w:jc w:val="both"/>
          </w:pPr>
        </w:pPrChange>
      </w:pPr>
      <w:ins w:id="741" w:author="Ксения Кисанова" w:date="2017-01-19T13:17:00Z">
        <w:r w:rsidRPr="005D1BAF">
          <w:rPr>
            <w:rFonts w:ascii="Times New Roman" w:hAnsi="Times New Roman"/>
            <w:spacing w:val="26"/>
            <w:sz w:val="20"/>
            <w:szCs w:val="20"/>
            <w:lang w:val="ru-RU"/>
            <w:rPrChange w:id="742" w:author="Ксения Кисанова" w:date="2017-01-19T13:18:00Z">
              <w:rPr>
                <w:rFonts w:ascii="Times New Roman" w:hAnsi="Times New Roman"/>
                <w:spacing w:val="-4"/>
                <w:lang w:val="ru-RU"/>
              </w:rPr>
            </w:rPrChange>
          </w:rPr>
          <w:t>Примечание</w:t>
        </w:r>
        <w:r w:rsidRPr="005D1BAF">
          <w:rPr>
            <w:rFonts w:ascii="Times New Roman" w:hAnsi="Times New Roman"/>
            <w:spacing w:val="-4"/>
            <w:sz w:val="20"/>
            <w:szCs w:val="20"/>
            <w:lang w:val="ru-RU"/>
            <w:rPrChange w:id="743" w:author="Ксения Кисанова" w:date="2017-01-19T13:18:00Z">
              <w:rPr>
                <w:rFonts w:ascii="Times New Roman" w:hAnsi="Times New Roman"/>
                <w:spacing w:val="-4"/>
                <w:lang w:val="ru-RU"/>
              </w:rPr>
            </w:rPrChange>
          </w:rPr>
          <w:t xml:space="preserve"> – Магнитуда </w:t>
        </w:r>
        <w:r w:rsidRPr="005D1BAF">
          <w:rPr>
            <w:rFonts w:ascii="Times New Roman" w:hAnsi="Times New Roman"/>
            <w:i/>
            <w:spacing w:val="-4"/>
            <w:sz w:val="20"/>
            <w:szCs w:val="20"/>
            <w:rPrChange w:id="744" w:author="Ксения Кисанова" w:date="2017-01-19T13:18:00Z">
              <w:rPr>
                <w:rFonts w:ascii="Times New Roman" w:hAnsi="Times New Roman"/>
                <w:i/>
                <w:spacing w:val="-4"/>
              </w:rPr>
            </w:rPrChange>
          </w:rPr>
          <w:t>M</w:t>
        </w:r>
        <w:r w:rsidRPr="005D1BAF">
          <w:rPr>
            <w:rFonts w:ascii="Times New Roman" w:hAnsi="Times New Roman"/>
            <w:i/>
            <w:spacing w:val="-4"/>
            <w:sz w:val="20"/>
            <w:szCs w:val="20"/>
            <w:vertAlign w:val="subscript"/>
            <w:rPrChange w:id="745" w:author="Ксения Кисанова" w:date="2017-01-19T13:18:00Z">
              <w:rPr>
                <w:rFonts w:ascii="Times New Roman" w:hAnsi="Times New Roman"/>
                <w:i/>
                <w:spacing w:val="-4"/>
                <w:vertAlign w:val="subscript"/>
              </w:rPr>
            </w:rPrChange>
          </w:rPr>
          <w:t>S</w:t>
        </w:r>
        <w:r w:rsidRPr="005D1BAF">
          <w:rPr>
            <w:rFonts w:ascii="Times New Roman" w:hAnsi="Times New Roman"/>
            <w:i/>
            <w:spacing w:val="-4"/>
            <w:sz w:val="20"/>
            <w:szCs w:val="20"/>
            <w:lang w:val="ru-RU"/>
            <w:rPrChange w:id="746" w:author="Ксения Кисанова" w:date="2017-01-19T13:18:00Z">
              <w:rPr>
                <w:rFonts w:ascii="Times New Roman" w:hAnsi="Times New Roman"/>
                <w:i/>
                <w:spacing w:val="-4"/>
                <w:vertAlign w:val="subscript"/>
                <w:lang w:val="ru-RU"/>
              </w:rPr>
            </w:rPrChange>
          </w:rPr>
          <w:t>,</w:t>
        </w:r>
        <w:r w:rsidRPr="005D1BAF">
          <w:rPr>
            <w:rFonts w:ascii="Times New Roman" w:hAnsi="Times New Roman"/>
            <w:i/>
            <w:spacing w:val="-4"/>
            <w:sz w:val="20"/>
            <w:szCs w:val="20"/>
            <w:vertAlign w:val="subscript"/>
            <w:lang w:val="ru-RU"/>
            <w:rPrChange w:id="747" w:author="Ксения Кисанова" w:date="2017-01-19T13:18:00Z">
              <w:rPr>
                <w:rFonts w:ascii="Times New Roman" w:hAnsi="Times New Roman"/>
                <w:i/>
                <w:spacing w:val="-4"/>
                <w:vertAlign w:val="subscript"/>
                <w:lang w:val="ru-RU"/>
              </w:rPr>
            </w:rPrChange>
          </w:rPr>
          <w:t xml:space="preserve"> </w:t>
        </w:r>
        <w:r w:rsidRPr="005D1BAF">
          <w:rPr>
            <w:rFonts w:ascii="Times New Roman" w:hAnsi="Times New Roman"/>
            <w:spacing w:val="-4"/>
            <w:sz w:val="20"/>
            <w:szCs w:val="20"/>
            <w:lang w:val="ru-RU"/>
            <w:rPrChange w:id="748" w:author="Ксения Кисанова" w:date="2017-01-19T13:18:00Z">
              <w:rPr>
                <w:rFonts w:ascii="Times New Roman" w:hAnsi="Times New Roman"/>
                <w:spacing w:val="-4"/>
                <w:lang w:val="ru-RU"/>
              </w:rPr>
            </w:rPrChange>
          </w:rPr>
          <w:t xml:space="preserve">равная 3,3, соответствует землетрясениям с энергетическим классом </w:t>
        </w:r>
        <w:r w:rsidRPr="005D1BAF">
          <w:rPr>
            <w:rFonts w:ascii="Times New Roman" w:hAnsi="Times New Roman"/>
            <w:i/>
            <w:spacing w:val="-4"/>
            <w:sz w:val="20"/>
            <w:szCs w:val="20"/>
            <w:lang w:val="ru-RU"/>
            <w:rPrChange w:id="749" w:author="Ксения Кисанова" w:date="2017-01-19T13:18:00Z">
              <w:rPr>
                <w:rFonts w:ascii="Times New Roman" w:hAnsi="Times New Roman"/>
                <w:spacing w:val="-4"/>
                <w:lang w:val="ru-RU"/>
              </w:rPr>
            </w:rPrChange>
          </w:rPr>
          <w:t>К</w:t>
        </w:r>
        <w:r w:rsidRPr="005D1BAF">
          <w:rPr>
            <w:rFonts w:ascii="Times New Roman" w:hAnsi="Times New Roman"/>
            <w:spacing w:val="-4"/>
            <w:sz w:val="20"/>
            <w:szCs w:val="20"/>
            <w:lang w:val="ru-RU"/>
            <w:rPrChange w:id="750" w:author="Ксения Кисанова" w:date="2017-01-19T13:18:00Z">
              <w:rPr>
                <w:rFonts w:ascii="Times New Roman" w:hAnsi="Times New Roman"/>
                <w:spacing w:val="-4"/>
                <w:lang w:val="ru-RU"/>
              </w:rPr>
            </w:rPrChange>
          </w:rPr>
          <w:t xml:space="preserve">, равным 10, тем самым сохраняется преемственность в оценках величины сейсмической активности </w:t>
        </w:r>
        <w:proofErr w:type="gramStart"/>
        <w:r w:rsidRPr="005D1BAF">
          <w:rPr>
            <w:rFonts w:ascii="Times New Roman" w:hAnsi="Times New Roman"/>
            <w:spacing w:val="-4"/>
            <w:sz w:val="20"/>
            <w:szCs w:val="20"/>
            <w:lang w:val="ru-RU"/>
            <w:rPrChange w:id="751" w:author="Ксения Кисанова" w:date="2017-01-19T13:18:00Z">
              <w:rPr>
                <w:rFonts w:ascii="Times New Roman" w:hAnsi="Times New Roman"/>
                <w:spacing w:val="-4"/>
                <w:lang w:val="ru-RU"/>
              </w:rPr>
            </w:rPrChange>
          </w:rPr>
          <w:t>к исследованиям</w:t>
        </w:r>
      </w:ins>
      <w:r w:rsidR="00E50DE8">
        <w:rPr>
          <w:rFonts w:ascii="Times New Roman" w:hAnsi="Times New Roman"/>
          <w:spacing w:val="-4"/>
          <w:sz w:val="20"/>
          <w:szCs w:val="20"/>
          <w:lang w:val="ru-RU"/>
        </w:rPr>
        <w:t>и</w:t>
      </w:r>
      <w:proofErr w:type="gramEnd"/>
      <w:ins w:id="752" w:author="Ксения Кисанова" w:date="2017-01-19T13:17:00Z">
        <w:r w:rsidRPr="005D1BAF">
          <w:rPr>
            <w:rFonts w:ascii="Times New Roman" w:hAnsi="Times New Roman"/>
            <w:spacing w:val="-4"/>
            <w:sz w:val="20"/>
            <w:szCs w:val="20"/>
            <w:lang w:val="ru-RU"/>
            <w:rPrChange w:id="753" w:author="Ксения Кисанова" w:date="2017-01-19T13:18:00Z">
              <w:rPr>
                <w:rFonts w:ascii="Times New Roman" w:hAnsi="Times New Roman"/>
                <w:spacing w:val="-4"/>
                <w:lang w:val="ru-RU"/>
              </w:rPr>
            </w:rPrChange>
          </w:rPr>
          <w:t xml:space="preserve"> прошлых лет и обеспечивается сопоставимость полученных результатов</w:t>
        </w:r>
      </w:ins>
      <w:ins w:id="754" w:author="Ксения Кисанова" w:date="2017-01-19T13:18:00Z">
        <w:r w:rsidRPr="005D1BAF">
          <w:rPr>
            <w:rFonts w:ascii="Times New Roman" w:hAnsi="Times New Roman"/>
            <w:spacing w:val="-4"/>
            <w:sz w:val="20"/>
            <w:szCs w:val="20"/>
            <w:lang w:val="ru-RU"/>
            <w:rPrChange w:id="755" w:author="Ксения Кисанова" w:date="2017-01-19T13:18:00Z">
              <w:rPr>
                <w:rFonts w:ascii="Times New Roman" w:hAnsi="Times New Roman"/>
                <w:spacing w:val="-4"/>
                <w:lang w:val="ru-RU"/>
              </w:rPr>
            </w:rPrChange>
          </w:rPr>
          <w:t>.</w:t>
        </w:r>
      </w:ins>
    </w:p>
    <w:p w:rsidR="005A32EE" w:rsidRPr="00260F2C" w:rsidRDefault="005A32EE">
      <w:pPr>
        <w:spacing w:after="120" w:line="360" w:lineRule="auto"/>
        <w:ind w:firstLine="567"/>
        <w:jc w:val="both"/>
        <w:rPr>
          <w:rFonts w:ascii="Times New Roman" w:hAnsi="Times New Roman"/>
          <w:color w:val="000000"/>
          <w:lang w:val="ru-RU"/>
        </w:rPr>
        <w:pPrChange w:id="756" w:author="Павел Смирнов" w:date="2016-12-29T11:10:00Z">
          <w:pPr>
            <w:spacing w:after="120"/>
            <w:ind w:firstLine="567"/>
            <w:jc w:val="both"/>
          </w:pPr>
        </w:pPrChange>
      </w:pPr>
      <w:r w:rsidRPr="00DC4FEA">
        <w:rPr>
          <w:rFonts w:ascii="Times New Roman" w:hAnsi="Times New Roman"/>
          <w:lang w:val="ru-RU"/>
          <w:rPrChange w:id="757" w:author="User" w:date="2016-11-06T20:37:00Z">
            <w:rPr>
              <w:rFonts w:ascii="Times New Roman" w:hAnsi="Times New Roman"/>
              <w:b/>
              <w:lang w:val="ru-RU"/>
            </w:rPr>
          </w:rPrChange>
        </w:rPr>
        <w:t>3.1</w:t>
      </w:r>
      <w:ins w:id="758" w:author="Ксения Кисанова" w:date="2017-01-19T13:19:00Z">
        <w:r w:rsidR="005D1BAF">
          <w:rPr>
            <w:rFonts w:ascii="Times New Roman" w:hAnsi="Times New Roman"/>
            <w:lang w:val="ru-RU"/>
          </w:rPr>
          <w:t>2</w:t>
        </w:r>
      </w:ins>
      <w:ins w:id="759" w:author="User" w:date="2016-11-07T09:25:00Z">
        <w:del w:id="760" w:author="Ксения Кисанова" w:date="2017-01-19T13:19:00Z">
          <w:r w:rsidR="000202F9" w:rsidDel="005D1BAF">
            <w:rPr>
              <w:rFonts w:ascii="Times New Roman" w:hAnsi="Times New Roman"/>
              <w:lang w:val="ru-RU"/>
            </w:rPr>
            <w:delText>3</w:delText>
          </w:r>
        </w:del>
      </w:ins>
      <w:del w:id="761" w:author="User" w:date="2016-11-06T20:47:00Z">
        <w:r w:rsidRPr="00DC4FEA" w:rsidDel="007107F5">
          <w:rPr>
            <w:rFonts w:ascii="Times New Roman" w:hAnsi="Times New Roman"/>
            <w:lang w:val="ru-RU"/>
            <w:rPrChange w:id="762" w:author="User" w:date="2016-11-06T20:37:00Z">
              <w:rPr>
                <w:rFonts w:ascii="Times New Roman" w:hAnsi="Times New Roman"/>
                <w:b/>
                <w:lang w:val="ru-RU"/>
              </w:rPr>
            </w:rPrChange>
          </w:rPr>
          <w:delText>5</w:delText>
        </w:r>
      </w:del>
      <w:r w:rsidRPr="00260F2C">
        <w:rPr>
          <w:rFonts w:ascii="Times New Roman" w:hAnsi="Times New Roman"/>
          <w:b/>
          <w:lang w:val="ru-RU"/>
        </w:rPr>
        <w:t xml:space="preserve"> </w:t>
      </w:r>
      <w:r w:rsidRPr="00260F2C">
        <w:rPr>
          <w:rFonts w:ascii="Times New Roman" w:hAnsi="Times New Roman"/>
          <w:b/>
          <w:color w:val="000000"/>
          <w:lang w:val="ru-RU"/>
        </w:rPr>
        <w:t>общее сейсмическое районирование</w:t>
      </w:r>
      <w:ins w:id="763" w:author="User" w:date="2016-11-06T20:47:00Z">
        <w:r w:rsidR="007107F5">
          <w:rPr>
            <w:rFonts w:ascii="Times New Roman" w:hAnsi="Times New Roman"/>
            <w:b/>
            <w:color w:val="000000"/>
            <w:lang w:val="ru-RU"/>
          </w:rPr>
          <w:t>;</w:t>
        </w:r>
      </w:ins>
      <w:r w:rsidRPr="00260F2C">
        <w:rPr>
          <w:rFonts w:ascii="Times New Roman" w:hAnsi="Times New Roman"/>
          <w:b/>
          <w:color w:val="000000"/>
          <w:lang w:val="ru-RU"/>
        </w:rPr>
        <w:t xml:space="preserve"> </w:t>
      </w:r>
      <w:del w:id="764" w:author="User" w:date="2016-11-06T20:47:00Z">
        <w:r w:rsidRPr="00260F2C" w:rsidDel="007107F5">
          <w:rPr>
            <w:rFonts w:ascii="Times New Roman" w:hAnsi="Times New Roman"/>
            <w:b/>
            <w:color w:val="000000"/>
            <w:lang w:val="ru-RU"/>
          </w:rPr>
          <w:delText>(</w:delText>
        </w:r>
      </w:del>
      <w:r w:rsidRPr="007107F5">
        <w:rPr>
          <w:rFonts w:ascii="Times New Roman" w:hAnsi="Times New Roman"/>
          <w:color w:val="000000"/>
          <w:lang w:val="ru-RU"/>
          <w:rPrChange w:id="765" w:author="User" w:date="2016-11-06T20:47:00Z">
            <w:rPr>
              <w:rFonts w:ascii="Times New Roman" w:hAnsi="Times New Roman"/>
              <w:b/>
              <w:color w:val="000000"/>
              <w:lang w:val="ru-RU"/>
            </w:rPr>
          </w:rPrChange>
        </w:rPr>
        <w:t>ОСР</w:t>
      </w:r>
      <w:del w:id="766" w:author="User" w:date="2016-11-06T20:47:00Z">
        <w:r w:rsidRPr="005D1BAF" w:rsidDel="007107F5">
          <w:rPr>
            <w:rFonts w:ascii="Times New Roman" w:hAnsi="Times New Roman"/>
            <w:color w:val="000000"/>
            <w:lang w:val="ru-RU"/>
            <w:rPrChange w:id="767" w:author="Ксения Кисанова" w:date="2017-01-19T13:19:00Z">
              <w:rPr>
                <w:rFonts w:ascii="Times New Roman" w:hAnsi="Times New Roman"/>
                <w:b/>
                <w:color w:val="000000"/>
                <w:lang w:val="ru-RU"/>
              </w:rPr>
            </w:rPrChange>
          </w:rPr>
          <w:delText>)</w:delText>
        </w:r>
      </w:del>
      <w:r w:rsidRPr="005D1BAF">
        <w:rPr>
          <w:rFonts w:ascii="Times New Roman" w:hAnsi="Times New Roman"/>
          <w:color w:val="000000"/>
          <w:lang w:val="ru-RU"/>
          <w:rPrChange w:id="768" w:author="Ксения Кисанова" w:date="2017-01-19T13:19:00Z">
            <w:rPr>
              <w:rFonts w:ascii="Times New Roman" w:hAnsi="Times New Roman"/>
              <w:b/>
              <w:color w:val="000000"/>
              <w:lang w:val="ru-RU"/>
            </w:rPr>
          </w:rPrChange>
        </w:rPr>
        <w:t>:</w:t>
      </w:r>
      <w:r w:rsidRPr="00260F2C">
        <w:rPr>
          <w:rFonts w:ascii="Times New Roman" w:hAnsi="Times New Roman"/>
          <w:b/>
          <w:color w:val="000000"/>
          <w:lang w:val="ru-RU"/>
        </w:rPr>
        <w:t xml:space="preserve"> </w:t>
      </w:r>
      <w:r w:rsidRPr="00260F2C">
        <w:rPr>
          <w:rFonts w:ascii="Times New Roman" w:hAnsi="Times New Roman"/>
          <w:color w:val="000000"/>
          <w:lang w:val="ru-RU"/>
        </w:rPr>
        <w:t>Метод сейсмического районирования</w:t>
      </w:r>
      <w:r w:rsidRPr="00260F2C">
        <w:rPr>
          <w:rFonts w:ascii="Times New Roman" w:hAnsi="Times New Roman"/>
          <w:b/>
          <w:color w:val="000000"/>
          <w:lang w:val="ru-RU"/>
        </w:rPr>
        <w:t xml:space="preserve">, </w:t>
      </w:r>
      <w:r w:rsidRPr="00260F2C">
        <w:rPr>
          <w:rFonts w:ascii="Times New Roman" w:hAnsi="Times New Roman"/>
          <w:color w:val="000000"/>
          <w:lang w:val="ru-RU"/>
        </w:rPr>
        <w:t>заключающийся в оценке нормативной сейсмичности районов на территории всей страны для нормативных периодов повторяемости. Масштаб карт ОСР 1:2</w:t>
      </w:r>
      <w:r w:rsidRPr="00260F2C">
        <w:rPr>
          <w:rFonts w:ascii="Times New Roman" w:hAnsi="Times New Roman"/>
          <w:color w:val="000000"/>
        </w:rPr>
        <w:t> </w:t>
      </w:r>
      <w:r w:rsidRPr="00260F2C">
        <w:rPr>
          <w:rFonts w:ascii="Times New Roman" w:hAnsi="Times New Roman"/>
          <w:color w:val="000000"/>
          <w:lang w:val="ru-RU"/>
        </w:rPr>
        <w:t>500</w:t>
      </w:r>
      <w:ins w:id="769" w:author="User" w:date="2016-11-07T09:44:00Z">
        <w:del w:id="770" w:author="Ксения Кисанова" w:date="2017-01-19T13:19:00Z">
          <w:r w:rsidR="00430149" w:rsidDel="005D1BAF">
            <w:rPr>
              <w:rFonts w:ascii="Times New Roman" w:hAnsi="Times New Roman"/>
              <w:color w:val="000000"/>
              <w:lang w:val="ru-RU"/>
            </w:rPr>
            <w:delText xml:space="preserve"> </w:delText>
          </w:r>
        </w:del>
      </w:ins>
      <w:ins w:id="771" w:author="Ксения Кисанова" w:date="2017-01-19T13:19:00Z">
        <w:r w:rsidR="005D1BAF">
          <w:rPr>
            <w:rFonts w:ascii="Times New Roman" w:hAnsi="Times New Roman"/>
            <w:color w:val="000000"/>
            <w:lang w:val="ru-RU"/>
          </w:rPr>
          <w:t> </w:t>
        </w:r>
      </w:ins>
      <w:r w:rsidRPr="00260F2C">
        <w:rPr>
          <w:rFonts w:ascii="Times New Roman" w:hAnsi="Times New Roman"/>
          <w:color w:val="000000"/>
          <w:lang w:val="ru-RU"/>
        </w:rPr>
        <w:t>000</w:t>
      </w:r>
      <w:ins w:id="772" w:author="Ксения Кисанова" w:date="2017-01-19T13:19:00Z">
        <w:r w:rsidR="005D1BAF">
          <w:rPr>
            <w:rFonts w:ascii="Times New Roman" w:hAnsi="Times New Roman"/>
            <w:color w:val="000000"/>
            <w:lang w:val="ru-RU"/>
          </w:rPr>
          <w:t>–</w:t>
        </w:r>
      </w:ins>
      <w:ins w:id="773" w:author="User" w:date="2016-11-09T14:22:00Z">
        <w:del w:id="774" w:author="Ксения Кисанова" w:date="2017-01-19T13:19:00Z">
          <w:r w:rsidR="004A4AD8" w:rsidDel="005D1BAF">
            <w:rPr>
              <w:rFonts w:ascii="Times New Roman" w:hAnsi="Times New Roman"/>
              <w:color w:val="000000"/>
              <w:lang w:val="ru-RU"/>
            </w:rPr>
            <w:delText>÷</w:delText>
          </w:r>
        </w:del>
      </w:ins>
      <w:del w:id="775" w:author="User" w:date="2016-11-09T14:22:00Z">
        <w:r w:rsidRPr="00260F2C" w:rsidDel="004A4AD8">
          <w:rPr>
            <w:rFonts w:ascii="Times New Roman" w:hAnsi="Times New Roman"/>
            <w:color w:val="000000"/>
            <w:lang w:val="ru-RU"/>
          </w:rPr>
          <w:delText>–</w:delText>
        </w:r>
      </w:del>
      <w:r w:rsidRPr="00260F2C">
        <w:rPr>
          <w:rFonts w:ascii="Times New Roman" w:hAnsi="Times New Roman"/>
          <w:color w:val="000000"/>
          <w:lang w:val="ru-RU"/>
        </w:rPr>
        <w:t>1:8</w:t>
      </w:r>
      <w:r w:rsidRPr="00260F2C">
        <w:rPr>
          <w:rFonts w:ascii="Times New Roman" w:hAnsi="Times New Roman"/>
          <w:color w:val="000000"/>
        </w:rPr>
        <w:t> </w:t>
      </w:r>
      <w:r w:rsidRPr="00260F2C">
        <w:rPr>
          <w:rFonts w:ascii="Times New Roman" w:hAnsi="Times New Roman"/>
          <w:color w:val="000000"/>
          <w:lang w:val="ru-RU"/>
        </w:rPr>
        <w:t>000</w:t>
      </w:r>
      <w:r w:rsidRPr="00260F2C">
        <w:rPr>
          <w:rFonts w:ascii="Times New Roman" w:hAnsi="Times New Roman"/>
          <w:color w:val="000000"/>
        </w:rPr>
        <w:t> </w:t>
      </w:r>
      <w:r w:rsidRPr="00260F2C">
        <w:rPr>
          <w:rFonts w:ascii="Times New Roman" w:hAnsi="Times New Roman"/>
          <w:color w:val="000000"/>
          <w:lang w:val="ru-RU"/>
        </w:rPr>
        <w:t>000.</w:t>
      </w:r>
      <w:ins w:id="776" w:author="Ксения Кисанова" w:date="2017-01-19T13:19:00Z">
        <w:r w:rsidR="005D1BAF">
          <w:rPr>
            <w:rFonts w:ascii="Times New Roman" w:hAnsi="Times New Roman"/>
            <w:color w:val="000000"/>
            <w:lang w:val="ru-RU"/>
          </w:rPr>
          <w:t xml:space="preserve"> При ОСР гарантировано выделение структур, способных генерировать землетрясения с магнитудой выше 6.</w:t>
        </w:r>
      </w:ins>
    </w:p>
    <w:p w:rsidR="005A32EE" w:rsidRPr="00260F2C" w:rsidRDefault="005A32EE">
      <w:pPr>
        <w:spacing w:after="120" w:line="360" w:lineRule="auto"/>
        <w:ind w:firstLine="567"/>
        <w:jc w:val="both"/>
        <w:rPr>
          <w:rFonts w:ascii="Times New Roman" w:hAnsi="Times New Roman"/>
          <w:spacing w:val="-4"/>
          <w:lang w:val="ru-RU"/>
        </w:rPr>
        <w:pPrChange w:id="777" w:author="Павел Смирнов" w:date="2016-12-29T11:10:00Z">
          <w:pPr>
            <w:spacing w:after="120"/>
            <w:ind w:firstLine="567"/>
            <w:jc w:val="both"/>
          </w:pPr>
        </w:pPrChange>
      </w:pPr>
      <w:r w:rsidRPr="00DC4FEA">
        <w:rPr>
          <w:rFonts w:ascii="Times New Roman" w:hAnsi="Times New Roman"/>
          <w:color w:val="000000"/>
          <w:lang w:val="ru-RU"/>
          <w:rPrChange w:id="778" w:author="User" w:date="2016-11-06T20:37:00Z">
            <w:rPr>
              <w:rFonts w:ascii="Times New Roman" w:hAnsi="Times New Roman"/>
              <w:b/>
              <w:color w:val="000000"/>
              <w:lang w:val="ru-RU"/>
            </w:rPr>
          </w:rPrChange>
        </w:rPr>
        <w:t>3.1</w:t>
      </w:r>
      <w:ins w:id="779" w:author="Ксения Кисанова" w:date="2017-01-19T13:21:00Z">
        <w:r w:rsidR="005D1BAF">
          <w:rPr>
            <w:rFonts w:ascii="Times New Roman" w:hAnsi="Times New Roman"/>
            <w:color w:val="000000"/>
            <w:lang w:val="ru-RU"/>
          </w:rPr>
          <w:t>3</w:t>
        </w:r>
      </w:ins>
      <w:ins w:id="780" w:author="User" w:date="2016-11-07T09:25:00Z">
        <w:del w:id="781" w:author="Ксения Кисанова" w:date="2017-01-19T13:21:00Z">
          <w:r w:rsidR="000202F9" w:rsidDel="005D1BAF">
            <w:rPr>
              <w:rFonts w:ascii="Times New Roman" w:hAnsi="Times New Roman"/>
              <w:color w:val="000000"/>
              <w:lang w:val="ru-RU"/>
            </w:rPr>
            <w:delText>4</w:delText>
          </w:r>
        </w:del>
      </w:ins>
      <w:del w:id="782" w:author="User" w:date="2016-11-06T20:47:00Z">
        <w:r w:rsidRPr="00DC4FEA" w:rsidDel="007107F5">
          <w:rPr>
            <w:rFonts w:ascii="Times New Roman" w:hAnsi="Times New Roman"/>
            <w:color w:val="000000"/>
            <w:lang w:val="ru-RU"/>
            <w:rPrChange w:id="783" w:author="User" w:date="2016-11-06T20:37:00Z">
              <w:rPr>
                <w:rFonts w:ascii="Times New Roman" w:hAnsi="Times New Roman"/>
                <w:b/>
                <w:color w:val="000000"/>
                <w:lang w:val="ru-RU"/>
              </w:rPr>
            </w:rPrChange>
          </w:rPr>
          <w:delText>6</w:delText>
        </w:r>
      </w:del>
      <w:r w:rsidRPr="00260F2C">
        <w:rPr>
          <w:rFonts w:ascii="Times New Roman" w:hAnsi="Times New Roman"/>
          <w:b/>
          <w:color w:val="000000"/>
          <w:lang w:val="ru-RU"/>
        </w:rPr>
        <w:t xml:space="preserve"> </w:t>
      </w:r>
      <w:proofErr w:type="spellStart"/>
      <w:r w:rsidRPr="00260F2C">
        <w:rPr>
          <w:rFonts w:ascii="Times New Roman" w:hAnsi="Times New Roman"/>
          <w:b/>
          <w:color w:val="000000"/>
          <w:lang w:val="ru-RU"/>
        </w:rPr>
        <w:t>п</w:t>
      </w:r>
      <w:r w:rsidRPr="00260F2C">
        <w:rPr>
          <w:rFonts w:ascii="Times New Roman" w:hAnsi="Times New Roman"/>
          <w:b/>
          <w:bCs/>
          <w:spacing w:val="-4"/>
          <w:lang w:val="ru-RU"/>
        </w:rPr>
        <w:t>алеосейсмодислокации</w:t>
      </w:r>
      <w:proofErr w:type="spellEnd"/>
      <w:r w:rsidRPr="00260F2C">
        <w:rPr>
          <w:rFonts w:ascii="Times New Roman" w:hAnsi="Times New Roman"/>
          <w:b/>
          <w:bCs/>
          <w:spacing w:val="-4"/>
          <w:lang w:val="ru-RU"/>
        </w:rPr>
        <w:t xml:space="preserve">: </w:t>
      </w:r>
      <w:r w:rsidRPr="00260F2C">
        <w:rPr>
          <w:rFonts w:ascii="Times New Roman" w:hAnsi="Times New Roman"/>
          <w:spacing w:val="-4"/>
          <w:lang w:val="ru-RU"/>
        </w:rPr>
        <w:t xml:space="preserve">Следы на поверхности земли, оставленные </w:t>
      </w:r>
      <w:proofErr w:type="spellStart"/>
      <w:r w:rsidRPr="00260F2C">
        <w:rPr>
          <w:rFonts w:ascii="Times New Roman" w:hAnsi="Times New Roman"/>
          <w:spacing w:val="-4"/>
          <w:lang w:val="ru-RU"/>
        </w:rPr>
        <w:t>палеоземлетрясениями</w:t>
      </w:r>
      <w:proofErr w:type="spellEnd"/>
      <w:r w:rsidRPr="00260F2C">
        <w:rPr>
          <w:rFonts w:ascii="Times New Roman" w:hAnsi="Times New Roman"/>
          <w:spacing w:val="-4"/>
          <w:lang w:val="ru-RU"/>
        </w:rPr>
        <w:t xml:space="preserve">. </w:t>
      </w:r>
      <w:del w:id="784" w:author="Ксения Кисанова" w:date="2017-01-19T13:21:00Z">
        <w:r w:rsidRPr="00260F2C" w:rsidDel="005D1BAF">
          <w:rPr>
            <w:rFonts w:ascii="Times New Roman" w:hAnsi="Times New Roman"/>
            <w:spacing w:val="-4"/>
            <w:lang w:val="ru-RU"/>
          </w:rPr>
          <w:delText>По отношению к очагу землетрясения</w:delText>
        </w:r>
      </w:del>
      <w:ins w:id="785" w:author="Ксения Кисанова" w:date="2017-01-19T13:21:00Z">
        <w:r w:rsidR="005D1BAF">
          <w:rPr>
            <w:rFonts w:ascii="Times New Roman" w:hAnsi="Times New Roman"/>
            <w:spacing w:val="-4"/>
            <w:lang w:val="ru-RU"/>
          </w:rPr>
          <w:t>Выделяют первичные</w:t>
        </w:r>
      </w:ins>
      <w:ins w:id="786" w:author="User" w:date="2016-11-07T09:44:00Z">
        <w:r w:rsidR="00430149">
          <w:rPr>
            <w:rFonts w:ascii="Times New Roman" w:hAnsi="Times New Roman"/>
            <w:spacing w:val="-4"/>
            <w:lang w:val="ru-RU"/>
          </w:rPr>
          <w:t xml:space="preserve"> </w:t>
        </w:r>
      </w:ins>
      <w:proofErr w:type="spellStart"/>
      <w:r w:rsidRPr="00260F2C">
        <w:rPr>
          <w:rFonts w:ascii="Times New Roman" w:hAnsi="Times New Roman"/>
          <w:spacing w:val="-4"/>
          <w:lang w:val="ru-RU"/>
        </w:rPr>
        <w:t>палеосейсмодислокации</w:t>
      </w:r>
      <w:proofErr w:type="spellEnd"/>
      <w:ins w:id="787" w:author="Ксения Кисанова" w:date="2017-01-19T13:21:00Z">
        <w:r w:rsidR="005D1BAF">
          <w:rPr>
            <w:rFonts w:ascii="Times New Roman" w:hAnsi="Times New Roman"/>
            <w:spacing w:val="-4"/>
            <w:lang w:val="ru-RU"/>
          </w:rPr>
          <w:t>,</w:t>
        </w:r>
      </w:ins>
      <w:r w:rsidRPr="00260F2C">
        <w:rPr>
          <w:rFonts w:ascii="Times New Roman" w:hAnsi="Times New Roman"/>
          <w:spacing w:val="-4"/>
          <w:lang w:val="ru-RU"/>
        </w:rPr>
        <w:t xml:space="preserve"> </w:t>
      </w:r>
      <w:del w:id="788" w:author="Ксения Кисанова" w:date="2017-01-19T13:21:00Z">
        <w:r w:rsidRPr="00260F2C" w:rsidDel="005D1BAF">
          <w:rPr>
            <w:rFonts w:ascii="Times New Roman" w:hAnsi="Times New Roman"/>
            <w:spacing w:val="-4"/>
            <w:lang w:val="ru-RU"/>
          </w:rPr>
          <w:delText xml:space="preserve">разделяются на две большие группы </w:delText>
        </w:r>
      </w:del>
      <w:ins w:id="789" w:author="Павел Смирнов" w:date="2016-12-29T13:18:00Z">
        <w:del w:id="790" w:author="Ксения Кисанова" w:date="2017-01-19T13:21:00Z">
          <w:r w:rsidR="00EA18E7" w:rsidDel="005D1BAF">
            <w:rPr>
              <w:rFonts w:ascii="Times New Roman" w:hAnsi="Times New Roman"/>
              <w:spacing w:val="-4"/>
              <w:lang w:val="ru-RU"/>
            </w:rPr>
            <w:delText>–</w:delText>
          </w:r>
        </w:del>
      </w:ins>
      <w:ins w:id="791" w:author="User" w:date="2016-11-07T09:44:00Z">
        <w:del w:id="792" w:author="Ксения Кисанова" w:date="2017-01-19T13:21:00Z">
          <w:r w:rsidR="00430149" w:rsidDel="005D1BAF">
            <w:rPr>
              <w:rFonts w:ascii="Times New Roman" w:hAnsi="Times New Roman"/>
              <w:spacing w:val="-4"/>
              <w:lang w:val="ru-RU"/>
            </w:rPr>
            <w:delText>—</w:delText>
          </w:r>
        </w:del>
      </w:ins>
      <w:del w:id="793" w:author="Ксения Кисанова" w:date="2017-01-19T13:21:00Z">
        <w:r w:rsidRPr="00260F2C" w:rsidDel="005D1BAF">
          <w:rPr>
            <w:rFonts w:ascii="Times New Roman" w:hAnsi="Times New Roman"/>
            <w:spacing w:val="-4"/>
            <w:lang w:val="ru-RU"/>
          </w:rPr>
          <w:delText>– первичные и вторичные. К первичным</w:delText>
        </w:r>
      </w:del>
      <w:ins w:id="794" w:author="Ксения Кисанова" w:date="2017-01-19T13:21:00Z">
        <w:r w:rsidR="005D1BAF">
          <w:rPr>
            <w:rFonts w:ascii="Times New Roman" w:hAnsi="Times New Roman"/>
            <w:spacing w:val="-4"/>
            <w:lang w:val="ru-RU"/>
          </w:rPr>
          <w:t>к которым</w:t>
        </w:r>
      </w:ins>
      <w:r w:rsidRPr="00260F2C">
        <w:rPr>
          <w:rFonts w:ascii="Times New Roman" w:hAnsi="Times New Roman"/>
          <w:spacing w:val="-4"/>
          <w:lang w:val="ru-RU"/>
        </w:rPr>
        <w:t xml:space="preserve"> относятся </w:t>
      </w:r>
      <w:r w:rsidRPr="00DC4FEA">
        <w:rPr>
          <w:rFonts w:ascii="Times New Roman" w:hAnsi="Times New Roman"/>
          <w:spacing w:val="-4"/>
          <w:lang w:val="ru-RU"/>
          <w:rPrChange w:id="795" w:author="User" w:date="2016-11-06T20:40:00Z">
            <w:rPr>
              <w:rFonts w:ascii="Times New Roman" w:hAnsi="Times New Roman"/>
              <w:b/>
              <w:spacing w:val="-4"/>
              <w:lang w:val="ru-RU"/>
            </w:rPr>
          </w:rPrChange>
        </w:rPr>
        <w:t>сейсмотектонические разрывы</w:t>
      </w:r>
      <w:del w:id="796" w:author="User" w:date="2016-11-06T20:40:00Z">
        <w:r w:rsidRPr="00260F2C" w:rsidDel="00DC4FEA">
          <w:rPr>
            <w:rFonts w:ascii="Times New Roman" w:hAnsi="Times New Roman"/>
            <w:spacing w:val="-4"/>
            <w:lang w:val="ru-RU"/>
          </w:rPr>
          <w:delText>. К</w:delText>
        </w:r>
      </w:del>
      <w:ins w:id="797" w:author="Ксения Кисанова" w:date="2017-01-19T13:22:00Z">
        <w:r w:rsidR="005D1BAF">
          <w:rPr>
            <w:rFonts w:ascii="Times New Roman" w:hAnsi="Times New Roman"/>
            <w:spacing w:val="-4"/>
            <w:lang w:val="ru-RU"/>
          </w:rPr>
          <w:t>, и</w:t>
        </w:r>
      </w:ins>
      <w:ins w:id="798" w:author="User" w:date="2016-11-06T20:40:00Z">
        <w:del w:id="799" w:author="Ксения Кисанова" w:date="2017-01-19T13:22:00Z">
          <w:r w:rsidR="00DC4FEA" w:rsidDel="005D1BAF">
            <w:rPr>
              <w:rFonts w:ascii="Times New Roman" w:hAnsi="Times New Roman"/>
              <w:spacing w:val="-4"/>
              <w:lang w:val="ru-RU"/>
            </w:rPr>
            <w:delText>; к</w:delText>
          </w:r>
        </w:del>
      </w:ins>
      <w:r w:rsidRPr="00260F2C">
        <w:rPr>
          <w:rFonts w:ascii="Times New Roman" w:hAnsi="Times New Roman"/>
          <w:spacing w:val="-4"/>
          <w:lang w:val="ru-RU"/>
        </w:rPr>
        <w:t xml:space="preserve"> вторичны</w:t>
      </w:r>
      <w:ins w:id="800" w:author="Ксения Кисанова" w:date="2017-01-19T13:22:00Z">
        <w:r w:rsidR="005D1BAF">
          <w:rPr>
            <w:rFonts w:ascii="Times New Roman" w:hAnsi="Times New Roman"/>
            <w:spacing w:val="-4"/>
            <w:lang w:val="ru-RU"/>
          </w:rPr>
          <w:t>е</w:t>
        </w:r>
      </w:ins>
      <w:del w:id="801" w:author="Ксения Кисанова" w:date="2017-01-19T13:22:00Z">
        <w:r w:rsidRPr="00260F2C" w:rsidDel="005D1BAF">
          <w:rPr>
            <w:rFonts w:ascii="Times New Roman" w:hAnsi="Times New Roman"/>
            <w:spacing w:val="-4"/>
            <w:lang w:val="ru-RU"/>
          </w:rPr>
          <w:delText>м</w:delText>
        </w:r>
      </w:del>
      <w:r w:rsidRPr="00260F2C">
        <w:rPr>
          <w:rFonts w:ascii="Times New Roman" w:hAnsi="Times New Roman"/>
          <w:spacing w:val="-4"/>
          <w:lang w:val="ru-RU"/>
        </w:rPr>
        <w:t>, представляющи</w:t>
      </w:r>
      <w:ins w:id="802" w:author="Ксения Кисанова" w:date="2017-01-19T13:22:00Z">
        <w:r w:rsidR="005D1BAF">
          <w:rPr>
            <w:rFonts w:ascii="Times New Roman" w:hAnsi="Times New Roman"/>
            <w:spacing w:val="-4"/>
            <w:lang w:val="ru-RU"/>
          </w:rPr>
          <w:t>е</w:t>
        </w:r>
      </w:ins>
      <w:del w:id="803" w:author="Ксения Кисанова" w:date="2017-01-19T13:22:00Z">
        <w:r w:rsidRPr="00260F2C" w:rsidDel="005D1BAF">
          <w:rPr>
            <w:rFonts w:ascii="Times New Roman" w:hAnsi="Times New Roman"/>
            <w:spacing w:val="-4"/>
            <w:lang w:val="ru-RU"/>
          </w:rPr>
          <w:delText>м</w:delText>
        </w:r>
      </w:del>
      <w:r w:rsidRPr="00260F2C">
        <w:rPr>
          <w:rFonts w:ascii="Times New Roman" w:hAnsi="Times New Roman"/>
          <w:spacing w:val="-4"/>
          <w:lang w:val="ru-RU"/>
        </w:rPr>
        <w:t xml:space="preserve"> собой результат сейсмических колебаний, </w:t>
      </w:r>
      <w:ins w:id="804" w:author="Павел Смирнов" w:date="2016-12-29T13:18:00Z">
        <w:r w:rsidR="00EA18E7">
          <w:rPr>
            <w:rFonts w:ascii="Times New Roman" w:hAnsi="Times New Roman"/>
            <w:spacing w:val="-4"/>
            <w:lang w:val="ru-RU"/>
          </w:rPr>
          <w:t>–</w:t>
        </w:r>
      </w:ins>
      <w:ins w:id="805" w:author="User" w:date="2016-11-06T20:40:00Z">
        <w:del w:id="806" w:author="Павел Смирнов" w:date="2016-12-29T13:18:00Z">
          <w:r w:rsidR="00DC4FEA" w:rsidDel="00EA18E7">
            <w:rPr>
              <w:rFonts w:ascii="Times New Roman" w:hAnsi="Times New Roman"/>
              <w:spacing w:val="-4"/>
              <w:lang w:val="ru-RU"/>
            </w:rPr>
            <w:delText>—</w:delText>
          </w:r>
        </w:del>
      </w:ins>
      <w:del w:id="807" w:author="User" w:date="2016-11-06T20:40:00Z">
        <w:r w:rsidRPr="00260F2C" w:rsidDel="00DC4FEA">
          <w:rPr>
            <w:rFonts w:ascii="Times New Roman" w:hAnsi="Times New Roman"/>
            <w:spacing w:val="-4"/>
            <w:lang w:val="ru-RU"/>
          </w:rPr>
          <w:delText>относятся</w:delText>
        </w:r>
      </w:del>
      <w:r w:rsidRPr="00260F2C">
        <w:rPr>
          <w:rFonts w:ascii="Times New Roman" w:hAnsi="Times New Roman"/>
          <w:spacing w:val="-4"/>
          <w:lang w:val="ru-RU"/>
        </w:rPr>
        <w:t xml:space="preserve"> </w:t>
      </w:r>
      <w:proofErr w:type="spellStart"/>
      <w:r w:rsidRPr="00260F2C">
        <w:rPr>
          <w:rFonts w:ascii="Times New Roman" w:hAnsi="Times New Roman"/>
          <w:spacing w:val="-4"/>
          <w:lang w:val="ru-RU"/>
        </w:rPr>
        <w:t>сейсмогенные</w:t>
      </w:r>
      <w:proofErr w:type="spellEnd"/>
      <w:r w:rsidRPr="00260F2C">
        <w:rPr>
          <w:rFonts w:ascii="Times New Roman" w:hAnsi="Times New Roman"/>
          <w:spacing w:val="-4"/>
          <w:lang w:val="ru-RU"/>
        </w:rPr>
        <w:t xml:space="preserve"> оползни, обвалы, осыпи, каменные лавины, гравитационные и вибрационные трещины, выбросы разжиженных грунтов и проседания земной поверхности.</w:t>
      </w:r>
      <w:del w:id="808" w:author="User" w:date="2016-11-06T20:41:00Z">
        <w:r w:rsidRPr="00260F2C" w:rsidDel="00DC4FEA">
          <w:rPr>
            <w:rFonts w:ascii="Times New Roman" w:hAnsi="Times New Roman"/>
            <w:spacing w:val="-4"/>
            <w:lang w:val="ru-RU"/>
          </w:rPr>
          <w:delText xml:space="preserve"> </w:delText>
        </w:r>
      </w:del>
    </w:p>
    <w:p w:rsidR="005A32EE" w:rsidRPr="00260F2C" w:rsidRDefault="005A32EE">
      <w:pPr>
        <w:spacing w:after="120" w:line="360" w:lineRule="auto"/>
        <w:ind w:firstLine="567"/>
        <w:jc w:val="both"/>
        <w:rPr>
          <w:rFonts w:ascii="Times New Roman" w:eastAsia="MS Mincho" w:hAnsi="Times New Roman"/>
          <w:lang w:val="ru-RU"/>
        </w:rPr>
        <w:pPrChange w:id="809" w:author="Павел Смирнов" w:date="2016-12-29T11:10:00Z">
          <w:pPr>
            <w:spacing w:after="120"/>
            <w:ind w:firstLine="567"/>
            <w:jc w:val="both"/>
          </w:pPr>
        </w:pPrChange>
      </w:pPr>
      <w:r w:rsidRPr="00DC4FEA">
        <w:rPr>
          <w:rFonts w:ascii="Times New Roman" w:hAnsi="Times New Roman"/>
          <w:spacing w:val="-4"/>
          <w:lang w:val="ru-RU"/>
          <w:rPrChange w:id="810" w:author="User" w:date="2016-11-06T20:37:00Z">
            <w:rPr>
              <w:rFonts w:ascii="Times New Roman" w:hAnsi="Times New Roman"/>
              <w:b/>
              <w:spacing w:val="-4"/>
              <w:lang w:val="ru-RU"/>
            </w:rPr>
          </w:rPrChange>
        </w:rPr>
        <w:t>3.1</w:t>
      </w:r>
      <w:ins w:id="811" w:author="Ксения Кисанова" w:date="2017-01-19T13:23:00Z">
        <w:r w:rsidR="005D1BAF">
          <w:rPr>
            <w:rFonts w:ascii="Times New Roman" w:hAnsi="Times New Roman"/>
            <w:spacing w:val="-4"/>
            <w:lang w:val="ru-RU"/>
          </w:rPr>
          <w:t>4</w:t>
        </w:r>
      </w:ins>
      <w:ins w:id="812" w:author="User" w:date="2016-11-07T09:25:00Z">
        <w:del w:id="813" w:author="Ксения Кисанова" w:date="2017-01-19T13:23:00Z">
          <w:r w:rsidR="000202F9" w:rsidDel="005D1BAF">
            <w:rPr>
              <w:rFonts w:ascii="Times New Roman" w:hAnsi="Times New Roman"/>
              <w:spacing w:val="-4"/>
              <w:lang w:val="ru-RU"/>
            </w:rPr>
            <w:delText>5</w:delText>
          </w:r>
        </w:del>
      </w:ins>
      <w:del w:id="814" w:author="User" w:date="2016-11-06T20:47:00Z">
        <w:r w:rsidRPr="00DC4FEA" w:rsidDel="007107F5">
          <w:rPr>
            <w:rFonts w:ascii="Times New Roman" w:hAnsi="Times New Roman"/>
            <w:spacing w:val="-4"/>
            <w:lang w:val="ru-RU"/>
            <w:rPrChange w:id="815" w:author="User" w:date="2016-11-06T20:37:00Z">
              <w:rPr>
                <w:rFonts w:ascii="Times New Roman" w:hAnsi="Times New Roman"/>
                <w:b/>
                <w:spacing w:val="-4"/>
                <w:lang w:val="ru-RU"/>
              </w:rPr>
            </w:rPrChange>
          </w:rPr>
          <w:delText>7</w:delText>
        </w:r>
      </w:del>
      <w:r w:rsidRPr="00260F2C">
        <w:rPr>
          <w:rFonts w:ascii="Times New Roman" w:hAnsi="Times New Roman"/>
          <w:b/>
          <w:spacing w:val="-4"/>
          <w:lang w:val="ru-RU"/>
        </w:rPr>
        <w:t xml:space="preserve"> п</w:t>
      </w:r>
      <w:r w:rsidRPr="00260F2C">
        <w:rPr>
          <w:rFonts w:ascii="Times New Roman" w:eastAsia="MS Mincho" w:hAnsi="Times New Roman"/>
          <w:b/>
          <w:lang w:val="ru-RU"/>
        </w:rPr>
        <w:t>ериод представительной фиксации землетрясений</w:t>
      </w:r>
      <w:ins w:id="816" w:author="Ксения Кисанова" w:date="2017-01-19T13:23:00Z">
        <w:r w:rsidR="005D1BAF" w:rsidRPr="005D1BAF">
          <w:rPr>
            <w:rFonts w:ascii="Times New Roman" w:eastAsia="MS Mincho" w:hAnsi="Times New Roman"/>
            <w:i/>
            <w:lang w:val="ru-RU"/>
            <w:rPrChange w:id="817" w:author="Ксения Кисанова" w:date="2017-01-19T13:23:00Z">
              <w:rPr>
                <w:rFonts w:ascii="Times New Roman" w:eastAsia="MS Mincho" w:hAnsi="Times New Roman"/>
                <w:i/>
              </w:rPr>
            </w:rPrChange>
          </w:rPr>
          <w:t xml:space="preserve"> </w:t>
        </w:r>
        <w:proofErr w:type="spellStart"/>
        <w:r w:rsidR="005D1BAF" w:rsidRPr="005D1BAF">
          <w:rPr>
            <w:rFonts w:ascii="Times New Roman" w:eastAsia="MS Mincho" w:hAnsi="Times New Roman"/>
            <w:b/>
            <w:i/>
            <w:rPrChange w:id="818" w:author="Ксения Кисанова" w:date="2017-01-19T13:23:00Z">
              <w:rPr>
                <w:rFonts w:ascii="Times New Roman" w:eastAsia="MS Mincho" w:hAnsi="Times New Roman"/>
                <w:i/>
              </w:rPr>
            </w:rPrChange>
          </w:rPr>
          <w:t>T</w:t>
        </w:r>
        <w:r w:rsidR="005D1BAF" w:rsidRPr="005D1BAF">
          <w:rPr>
            <w:rFonts w:ascii="Times New Roman" w:eastAsia="MS Mincho" w:hAnsi="Times New Roman"/>
            <w:b/>
            <w:vertAlign w:val="subscript"/>
            <w:rPrChange w:id="819" w:author="Ксения Кисанова" w:date="2017-01-19T13:23:00Z">
              <w:rPr>
                <w:rFonts w:ascii="Times New Roman" w:eastAsia="MS Mincho" w:hAnsi="Times New Roman"/>
                <w:vertAlign w:val="subscript"/>
              </w:rPr>
            </w:rPrChange>
          </w:rPr>
          <w:t>repr</w:t>
        </w:r>
      </w:ins>
      <w:proofErr w:type="spellEnd"/>
      <w:r w:rsidRPr="00260F2C">
        <w:rPr>
          <w:rFonts w:ascii="Times New Roman" w:eastAsia="MS Mincho" w:hAnsi="Times New Roman"/>
          <w:b/>
          <w:lang w:val="ru-RU"/>
        </w:rPr>
        <w:t>:</w:t>
      </w:r>
      <w:r w:rsidRPr="00260F2C">
        <w:rPr>
          <w:rFonts w:ascii="Times New Roman" w:eastAsia="MS Mincho" w:hAnsi="Times New Roman"/>
          <w:lang w:val="ru-RU"/>
        </w:rPr>
        <w:t xml:space="preserve"> Под периодом представительной фиксации землетрясений </w:t>
      </w:r>
      <w:del w:id="820" w:author="User" w:date="2016-11-06T20:40:00Z">
        <w:r w:rsidRPr="00260F2C" w:rsidDel="00DC4FEA">
          <w:rPr>
            <w:rFonts w:ascii="Times New Roman" w:eastAsia="MS Mincho" w:hAnsi="Times New Roman"/>
            <w:lang w:val="ru-RU"/>
          </w:rPr>
          <w:delText>(</w:delText>
        </w:r>
      </w:del>
      <w:del w:id="821" w:author="Ксения Кисанова" w:date="2017-01-19T13:23:00Z">
        <w:r w:rsidRPr="00260F2C" w:rsidDel="005D1BAF">
          <w:rPr>
            <w:rFonts w:ascii="Times New Roman" w:eastAsia="MS Mincho" w:hAnsi="Times New Roman"/>
            <w:i/>
          </w:rPr>
          <w:delText>T</w:delText>
        </w:r>
        <w:r w:rsidRPr="00430149" w:rsidDel="005D1BAF">
          <w:rPr>
            <w:rFonts w:ascii="Times New Roman" w:eastAsia="MS Mincho" w:hAnsi="Times New Roman"/>
            <w:vertAlign w:val="subscript"/>
            <w:rPrChange w:id="822" w:author="User" w:date="2016-11-07T09:46:00Z">
              <w:rPr>
                <w:rFonts w:ascii="Times New Roman" w:eastAsia="MS Mincho" w:hAnsi="Times New Roman"/>
                <w:i/>
                <w:vertAlign w:val="subscript"/>
              </w:rPr>
            </w:rPrChange>
          </w:rPr>
          <w:delText>repr</w:delText>
        </w:r>
        <w:r w:rsidRPr="00260F2C" w:rsidDel="005D1BAF">
          <w:rPr>
            <w:rFonts w:ascii="Times New Roman" w:eastAsia="MS Mincho" w:hAnsi="Times New Roman"/>
            <w:lang w:val="ru-RU"/>
          </w:rPr>
          <w:delText xml:space="preserve">) </w:delText>
        </w:r>
      </w:del>
      <w:r w:rsidRPr="00260F2C">
        <w:rPr>
          <w:rFonts w:ascii="Times New Roman" w:eastAsia="MS Mincho" w:hAnsi="Times New Roman"/>
          <w:lang w:val="ru-RU"/>
        </w:rPr>
        <w:t xml:space="preserve">определенного интервала магнитуд понимается период времени, в течение которого землетрясения в пределах этого интервала магнитуд фиксируются без пропусков на рассматриваемой территории. При </w:t>
      </w:r>
      <w:r w:rsidRPr="00260F2C">
        <w:rPr>
          <w:rFonts w:ascii="Times New Roman" w:eastAsia="MS Mincho" w:hAnsi="Times New Roman"/>
          <w:lang w:val="ru-RU"/>
        </w:rPr>
        <w:lastRenderedPageBreak/>
        <w:t>этом дискретизация шкалы магнитуд про</w:t>
      </w:r>
      <w:del w:id="823" w:author="Ксения Кисанова" w:date="2017-01-19T13:24:00Z">
        <w:r w:rsidRPr="00260F2C" w:rsidDel="005D1BAF">
          <w:rPr>
            <w:rFonts w:ascii="Times New Roman" w:eastAsia="MS Mincho" w:hAnsi="Times New Roman"/>
            <w:lang w:val="ru-RU"/>
          </w:rPr>
          <w:delText>из</w:delText>
        </w:r>
      </w:del>
      <w:r w:rsidRPr="00260F2C">
        <w:rPr>
          <w:rFonts w:ascii="Times New Roman" w:eastAsia="MS Mincho" w:hAnsi="Times New Roman"/>
          <w:lang w:val="ru-RU"/>
        </w:rPr>
        <w:t>водится</w:t>
      </w:r>
      <w:ins w:id="824" w:author="User" w:date="2016-11-06T20:40:00Z">
        <w:r w:rsidR="00DC4FEA">
          <w:rPr>
            <w:rFonts w:ascii="Times New Roman" w:eastAsia="MS Mincho" w:hAnsi="Times New Roman"/>
            <w:lang w:val="ru-RU"/>
          </w:rPr>
          <w:t xml:space="preserve"> </w:t>
        </w:r>
      </w:ins>
      <w:r w:rsidRPr="00260F2C">
        <w:rPr>
          <w:rFonts w:ascii="Times New Roman" w:eastAsia="MS Mincho" w:hAnsi="Times New Roman"/>
          <w:lang w:val="ru-RU"/>
        </w:rPr>
        <w:t>через 0</w:t>
      </w:r>
      <w:ins w:id="825" w:author="User" w:date="2016-11-06T20:40:00Z">
        <w:r w:rsidR="00DC4FEA">
          <w:rPr>
            <w:rFonts w:ascii="Times New Roman" w:eastAsia="MS Mincho" w:hAnsi="Times New Roman"/>
            <w:lang w:val="ru-RU"/>
          </w:rPr>
          <w:t>,</w:t>
        </w:r>
      </w:ins>
      <w:del w:id="826" w:author="User" w:date="2016-11-06T20:40:00Z">
        <w:r w:rsidRPr="00260F2C" w:rsidDel="00DC4FEA">
          <w:rPr>
            <w:rFonts w:ascii="Times New Roman" w:eastAsia="MS Mincho" w:hAnsi="Times New Roman"/>
            <w:lang w:val="ru-RU"/>
          </w:rPr>
          <w:delText>.</w:delText>
        </w:r>
      </w:del>
      <w:r w:rsidRPr="00260F2C">
        <w:rPr>
          <w:rFonts w:ascii="Times New Roman" w:eastAsia="MS Mincho" w:hAnsi="Times New Roman"/>
          <w:lang w:val="ru-RU"/>
        </w:rPr>
        <w:t>5 единицы магнитуды с центральными значениями …</w:t>
      </w:r>
      <w:ins w:id="827" w:author="User" w:date="2016-11-07T09:46:00Z">
        <w:r w:rsidR="00430149">
          <w:rPr>
            <w:rFonts w:ascii="Times New Roman" w:eastAsia="MS Mincho" w:hAnsi="Times New Roman"/>
            <w:lang w:val="ru-RU"/>
          </w:rPr>
          <w:t>;</w:t>
        </w:r>
      </w:ins>
      <w:del w:id="828" w:author="User" w:date="2016-11-07T09:46: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 xml:space="preserve"> 3</w:t>
      </w:r>
      <w:ins w:id="829" w:author="User" w:date="2016-11-07T09:47:00Z">
        <w:r w:rsidR="00430149">
          <w:rPr>
            <w:rFonts w:ascii="Times New Roman" w:eastAsia="MS Mincho" w:hAnsi="Times New Roman"/>
            <w:lang w:val="ru-RU"/>
          </w:rPr>
          <w:t>,</w:t>
        </w:r>
      </w:ins>
      <w:del w:id="830"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0</w:t>
      </w:r>
      <w:ins w:id="831" w:author="User" w:date="2016-11-07T09:47:00Z">
        <w:r w:rsidR="00430149">
          <w:rPr>
            <w:rFonts w:ascii="Times New Roman" w:eastAsia="MS Mincho" w:hAnsi="Times New Roman"/>
            <w:lang w:val="ru-RU"/>
          </w:rPr>
          <w:t>;</w:t>
        </w:r>
      </w:ins>
      <w:del w:id="832"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 xml:space="preserve"> 3</w:t>
      </w:r>
      <w:ins w:id="833" w:author="User" w:date="2016-11-07T09:47:00Z">
        <w:r w:rsidR="00430149">
          <w:rPr>
            <w:rFonts w:ascii="Times New Roman" w:eastAsia="MS Mincho" w:hAnsi="Times New Roman"/>
            <w:lang w:val="ru-RU"/>
          </w:rPr>
          <w:t>,</w:t>
        </w:r>
      </w:ins>
      <w:del w:id="834"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5</w:t>
      </w:r>
      <w:ins w:id="835" w:author="User" w:date="2016-11-07T09:47:00Z">
        <w:r w:rsidR="00430149">
          <w:rPr>
            <w:rFonts w:ascii="Times New Roman" w:eastAsia="MS Mincho" w:hAnsi="Times New Roman"/>
            <w:lang w:val="ru-RU"/>
          </w:rPr>
          <w:t>;</w:t>
        </w:r>
      </w:ins>
      <w:del w:id="836"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 xml:space="preserve"> 4</w:t>
      </w:r>
      <w:ins w:id="837" w:author="User" w:date="2016-11-07T09:47:00Z">
        <w:r w:rsidR="00430149">
          <w:rPr>
            <w:rFonts w:ascii="Times New Roman" w:eastAsia="MS Mincho" w:hAnsi="Times New Roman"/>
            <w:lang w:val="ru-RU"/>
          </w:rPr>
          <w:t>,</w:t>
        </w:r>
      </w:ins>
      <w:del w:id="838"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0 и</w:t>
      </w:r>
      <w:ins w:id="839" w:author="User" w:date="2016-11-06T20:40:00Z">
        <w:r w:rsidR="00DC4FEA">
          <w:rPr>
            <w:rFonts w:ascii="Times New Roman" w:eastAsia="MS Mincho" w:hAnsi="Times New Roman"/>
            <w:lang w:val="ru-RU"/>
          </w:rPr>
          <w:t xml:space="preserve"> </w:t>
        </w:r>
      </w:ins>
      <w:del w:id="840" w:author="User" w:date="2016-11-06T20:40:00Z">
        <w:r w:rsidRPr="00260F2C" w:rsidDel="00DC4FEA">
          <w:rPr>
            <w:rFonts w:ascii="Times New Roman" w:eastAsia="MS Mincho" w:hAnsi="Times New Roman"/>
            <w:lang w:val="ru-RU"/>
          </w:rPr>
          <w:delText>.</w:delText>
        </w:r>
      </w:del>
      <w:r w:rsidRPr="00260F2C">
        <w:rPr>
          <w:rFonts w:ascii="Times New Roman" w:eastAsia="MS Mincho" w:hAnsi="Times New Roman"/>
          <w:lang w:val="ru-RU"/>
        </w:rPr>
        <w:t>т.</w:t>
      </w:r>
      <w:ins w:id="841" w:author="User" w:date="2016-11-06T20:40:00Z">
        <w:r w:rsidR="00DC4FEA">
          <w:rPr>
            <w:rFonts w:ascii="Times New Roman" w:eastAsia="MS Mincho" w:hAnsi="Times New Roman"/>
            <w:lang w:val="ru-RU"/>
          </w:rPr>
          <w:t xml:space="preserve"> </w:t>
        </w:r>
      </w:ins>
      <w:r w:rsidRPr="00260F2C">
        <w:rPr>
          <w:rFonts w:ascii="Times New Roman" w:eastAsia="MS Mincho" w:hAnsi="Times New Roman"/>
          <w:lang w:val="ru-RU"/>
        </w:rPr>
        <w:t>п., а соответствующие им интервалы магнитуд:</w:t>
      </w:r>
      <w:del w:id="842" w:author="Ксения Кисанова" w:date="2017-01-19T13:24:00Z">
        <w:r w:rsidRPr="00260F2C" w:rsidDel="005D1BAF">
          <w:rPr>
            <w:rFonts w:ascii="Times New Roman" w:eastAsia="MS Mincho" w:hAnsi="Times New Roman"/>
            <w:lang w:val="ru-RU"/>
          </w:rPr>
          <w:delText xml:space="preserve"> …,</w:delText>
        </w:r>
      </w:del>
      <w:r w:rsidRPr="00260F2C">
        <w:rPr>
          <w:rFonts w:ascii="Times New Roman" w:eastAsia="MS Mincho" w:hAnsi="Times New Roman"/>
          <w:lang w:val="ru-RU"/>
        </w:rPr>
        <w:t xml:space="preserve"> </w:t>
      </w:r>
      <w:del w:id="843"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2</w:t>
      </w:r>
      <w:ins w:id="844" w:author="User" w:date="2016-11-07T09:47:00Z">
        <w:r w:rsidR="00430149">
          <w:rPr>
            <w:rFonts w:ascii="Times New Roman" w:eastAsia="MS Mincho" w:hAnsi="Times New Roman"/>
            <w:lang w:val="ru-RU"/>
          </w:rPr>
          <w:t>,</w:t>
        </w:r>
      </w:ins>
      <w:del w:id="845"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8</w:t>
      </w:r>
      <w:ins w:id="846" w:author="Ксения Кисанова" w:date="2017-01-19T13:24:00Z">
        <w:r w:rsidR="005D1BAF">
          <w:rPr>
            <w:rFonts w:ascii="Times New Roman" w:eastAsia="MS Mincho" w:hAnsi="Times New Roman"/>
            <w:lang w:val="ru-RU"/>
          </w:rPr>
          <w:t>–</w:t>
        </w:r>
      </w:ins>
      <w:ins w:id="847" w:author="User" w:date="2016-11-07T09:47:00Z">
        <w:del w:id="848" w:author="Ксения Кисанова" w:date="2017-01-19T13:24:00Z">
          <w:r w:rsidR="00430149" w:rsidDel="005D1BAF">
            <w:rPr>
              <w:rFonts w:ascii="Times New Roman" w:eastAsia="MS Mincho" w:hAnsi="Times New Roman"/>
              <w:lang w:val="ru-RU"/>
            </w:rPr>
            <w:delText>;</w:delText>
          </w:r>
        </w:del>
      </w:ins>
      <w:del w:id="849" w:author="User" w:date="2016-11-07T09:47:00Z">
        <w:r w:rsidRPr="00260F2C" w:rsidDel="00430149">
          <w:rPr>
            <w:rFonts w:ascii="Times New Roman" w:eastAsia="MS Mincho" w:hAnsi="Times New Roman"/>
            <w:lang w:val="ru-RU"/>
          </w:rPr>
          <w:delText>,</w:delText>
        </w:r>
      </w:del>
      <w:del w:id="850" w:author="Ксения Кисанова" w:date="2017-01-19T13:24:00Z">
        <w:r w:rsidRPr="00260F2C" w:rsidDel="005D1BAF">
          <w:rPr>
            <w:rFonts w:ascii="Times New Roman" w:eastAsia="MS Mincho" w:hAnsi="Times New Roman"/>
            <w:lang w:val="ru-RU"/>
          </w:rPr>
          <w:delText xml:space="preserve"> </w:delText>
        </w:r>
      </w:del>
      <w:r w:rsidRPr="00260F2C">
        <w:rPr>
          <w:rFonts w:ascii="Times New Roman" w:eastAsia="MS Mincho" w:hAnsi="Times New Roman"/>
          <w:lang w:val="ru-RU"/>
        </w:rPr>
        <w:t>3</w:t>
      </w:r>
      <w:ins w:id="851" w:author="User" w:date="2016-11-07T09:47:00Z">
        <w:r w:rsidR="00430149">
          <w:rPr>
            <w:rFonts w:ascii="Times New Roman" w:eastAsia="MS Mincho" w:hAnsi="Times New Roman"/>
            <w:lang w:val="ru-RU"/>
          </w:rPr>
          <w:t>,</w:t>
        </w:r>
      </w:ins>
      <w:del w:id="852"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2</w:t>
      </w:r>
      <w:del w:id="853" w:author="User" w:date="2016-11-07T09:47:00Z">
        <w:r w:rsidRPr="00260F2C" w:rsidDel="00430149">
          <w:rPr>
            <w:rFonts w:ascii="Times New Roman" w:eastAsia="MS Mincho" w:hAnsi="Times New Roman"/>
            <w:lang w:val="ru-RU"/>
          </w:rPr>
          <w:delText>]</w:delText>
        </w:r>
      </w:del>
      <w:ins w:id="854" w:author="Ксения Кисанова" w:date="2017-01-19T13:24:00Z">
        <w:r w:rsidR="005D1BAF">
          <w:rPr>
            <w:rFonts w:ascii="Times New Roman" w:eastAsia="MS Mincho" w:hAnsi="Times New Roman"/>
            <w:lang w:val="ru-RU"/>
          </w:rPr>
          <w:t>;</w:t>
        </w:r>
      </w:ins>
      <w:del w:id="855" w:author="Ксения Кисанова" w:date="2017-01-19T13:24:00Z">
        <w:r w:rsidRPr="00260F2C" w:rsidDel="005D1BAF">
          <w:rPr>
            <w:rFonts w:ascii="Times New Roman" w:eastAsia="MS Mincho" w:hAnsi="Times New Roman"/>
            <w:lang w:val="ru-RU"/>
          </w:rPr>
          <w:delText>,</w:delText>
        </w:r>
      </w:del>
      <w:r w:rsidRPr="00260F2C">
        <w:rPr>
          <w:rFonts w:ascii="Times New Roman" w:eastAsia="MS Mincho" w:hAnsi="Times New Roman"/>
          <w:lang w:val="ru-RU"/>
        </w:rPr>
        <w:t xml:space="preserve"> </w:t>
      </w:r>
      <w:del w:id="856"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3</w:t>
      </w:r>
      <w:ins w:id="857" w:author="User" w:date="2016-11-07T09:47:00Z">
        <w:r w:rsidR="00430149">
          <w:rPr>
            <w:rFonts w:ascii="Times New Roman" w:eastAsia="MS Mincho" w:hAnsi="Times New Roman"/>
            <w:lang w:val="ru-RU"/>
          </w:rPr>
          <w:t>,</w:t>
        </w:r>
      </w:ins>
      <w:del w:id="858"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3</w:t>
      </w:r>
      <w:ins w:id="859" w:author="Ксения Кисанова" w:date="2017-01-19T13:24:00Z">
        <w:r w:rsidR="00F60054">
          <w:rPr>
            <w:rFonts w:ascii="Times New Roman" w:eastAsia="MS Mincho" w:hAnsi="Times New Roman"/>
            <w:lang w:val="ru-RU"/>
          </w:rPr>
          <w:t>–</w:t>
        </w:r>
      </w:ins>
      <w:ins w:id="860" w:author="User" w:date="2016-11-07T09:48:00Z">
        <w:del w:id="861" w:author="Ксения Кисанова" w:date="2017-01-19T13:24:00Z">
          <w:r w:rsidR="00430149" w:rsidDel="00F60054">
            <w:rPr>
              <w:rFonts w:ascii="Times New Roman" w:eastAsia="MS Mincho" w:hAnsi="Times New Roman"/>
              <w:lang w:val="ru-RU"/>
            </w:rPr>
            <w:delText>;</w:delText>
          </w:r>
        </w:del>
      </w:ins>
      <w:del w:id="862" w:author="User" w:date="2016-11-07T09:47:00Z">
        <w:r w:rsidRPr="00260F2C" w:rsidDel="00430149">
          <w:rPr>
            <w:rFonts w:ascii="Times New Roman" w:eastAsia="MS Mincho" w:hAnsi="Times New Roman"/>
            <w:lang w:val="ru-RU"/>
          </w:rPr>
          <w:delText>,</w:delText>
        </w:r>
      </w:del>
      <w:del w:id="863" w:author="Ксения Кисанова" w:date="2017-01-19T13:24:00Z">
        <w:r w:rsidRPr="00260F2C" w:rsidDel="00F60054">
          <w:rPr>
            <w:rFonts w:ascii="Times New Roman" w:eastAsia="MS Mincho" w:hAnsi="Times New Roman"/>
            <w:lang w:val="ru-RU"/>
          </w:rPr>
          <w:delText xml:space="preserve"> </w:delText>
        </w:r>
      </w:del>
      <w:r w:rsidRPr="00260F2C">
        <w:rPr>
          <w:rFonts w:ascii="Times New Roman" w:eastAsia="MS Mincho" w:hAnsi="Times New Roman"/>
          <w:lang w:val="ru-RU"/>
        </w:rPr>
        <w:t>3</w:t>
      </w:r>
      <w:ins w:id="864" w:author="User" w:date="2016-11-07T09:47:00Z">
        <w:r w:rsidR="00430149">
          <w:rPr>
            <w:rFonts w:ascii="Times New Roman" w:eastAsia="MS Mincho" w:hAnsi="Times New Roman"/>
            <w:lang w:val="ru-RU"/>
          </w:rPr>
          <w:t>,</w:t>
        </w:r>
      </w:ins>
      <w:del w:id="865"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7</w:t>
      </w:r>
      <w:del w:id="866" w:author="User" w:date="2016-11-07T09:47:00Z">
        <w:r w:rsidRPr="00260F2C" w:rsidDel="00430149">
          <w:rPr>
            <w:rFonts w:ascii="Times New Roman" w:eastAsia="MS Mincho" w:hAnsi="Times New Roman"/>
            <w:lang w:val="ru-RU"/>
          </w:rPr>
          <w:delText>]</w:delText>
        </w:r>
      </w:del>
      <w:ins w:id="867" w:author="Ксения Кисанова" w:date="2017-01-19T13:24:00Z">
        <w:r w:rsidR="00F60054">
          <w:rPr>
            <w:rFonts w:ascii="Times New Roman" w:eastAsia="MS Mincho" w:hAnsi="Times New Roman"/>
            <w:lang w:val="ru-RU"/>
          </w:rPr>
          <w:t>;</w:t>
        </w:r>
      </w:ins>
      <w:del w:id="868" w:author="Ксения Кисанова" w:date="2017-01-19T13:24:00Z">
        <w:r w:rsidRPr="00260F2C" w:rsidDel="00F60054">
          <w:rPr>
            <w:rFonts w:ascii="Times New Roman" w:eastAsia="MS Mincho" w:hAnsi="Times New Roman"/>
            <w:lang w:val="ru-RU"/>
          </w:rPr>
          <w:delText>,</w:delText>
        </w:r>
      </w:del>
      <w:r w:rsidRPr="00260F2C">
        <w:rPr>
          <w:rFonts w:ascii="Times New Roman" w:eastAsia="MS Mincho" w:hAnsi="Times New Roman"/>
          <w:lang w:val="ru-RU"/>
        </w:rPr>
        <w:t xml:space="preserve"> </w:t>
      </w:r>
      <w:del w:id="869"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3</w:t>
      </w:r>
      <w:ins w:id="870" w:author="User" w:date="2016-11-07T09:48:00Z">
        <w:r w:rsidR="00430149">
          <w:rPr>
            <w:rFonts w:ascii="Times New Roman" w:eastAsia="MS Mincho" w:hAnsi="Times New Roman"/>
            <w:lang w:val="ru-RU"/>
          </w:rPr>
          <w:t>,</w:t>
        </w:r>
      </w:ins>
      <w:del w:id="871" w:author="User" w:date="2016-11-07T09:48: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8</w:t>
      </w:r>
      <w:ins w:id="872" w:author="Ксения Кисанова" w:date="2017-01-19T13:24:00Z">
        <w:r w:rsidR="00F60054">
          <w:rPr>
            <w:rFonts w:ascii="Times New Roman" w:eastAsia="MS Mincho" w:hAnsi="Times New Roman"/>
            <w:lang w:val="ru-RU"/>
          </w:rPr>
          <w:t>–</w:t>
        </w:r>
      </w:ins>
      <w:ins w:id="873" w:author="User" w:date="2016-11-07T09:48:00Z">
        <w:del w:id="874" w:author="Ксения Кисанова" w:date="2017-01-19T13:24:00Z">
          <w:r w:rsidR="00430149" w:rsidDel="00F60054">
            <w:rPr>
              <w:rFonts w:ascii="Times New Roman" w:eastAsia="MS Mincho" w:hAnsi="Times New Roman"/>
              <w:lang w:val="ru-RU"/>
            </w:rPr>
            <w:delText>;</w:delText>
          </w:r>
        </w:del>
      </w:ins>
      <w:del w:id="875" w:author="User" w:date="2016-11-07T09:48:00Z">
        <w:r w:rsidRPr="00260F2C" w:rsidDel="00430149">
          <w:rPr>
            <w:rFonts w:ascii="Times New Roman" w:eastAsia="MS Mincho" w:hAnsi="Times New Roman"/>
            <w:lang w:val="ru-RU"/>
          </w:rPr>
          <w:delText>,</w:delText>
        </w:r>
      </w:del>
      <w:del w:id="876" w:author="Ксения Кисанова" w:date="2017-01-19T13:24:00Z">
        <w:r w:rsidRPr="00260F2C" w:rsidDel="00F60054">
          <w:rPr>
            <w:rFonts w:ascii="Times New Roman" w:eastAsia="MS Mincho" w:hAnsi="Times New Roman"/>
            <w:lang w:val="ru-RU"/>
          </w:rPr>
          <w:delText xml:space="preserve"> </w:delText>
        </w:r>
      </w:del>
      <w:r w:rsidRPr="00260F2C">
        <w:rPr>
          <w:rFonts w:ascii="Times New Roman" w:eastAsia="MS Mincho" w:hAnsi="Times New Roman"/>
          <w:lang w:val="ru-RU"/>
        </w:rPr>
        <w:t>4</w:t>
      </w:r>
      <w:ins w:id="877" w:author="User" w:date="2016-11-07T09:48:00Z">
        <w:r w:rsidR="00430149">
          <w:rPr>
            <w:rFonts w:ascii="Times New Roman" w:eastAsia="MS Mincho" w:hAnsi="Times New Roman"/>
            <w:lang w:val="ru-RU"/>
          </w:rPr>
          <w:t>,</w:t>
        </w:r>
      </w:ins>
      <w:del w:id="878" w:author="User" w:date="2016-11-07T09:48: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2</w:t>
      </w:r>
      <w:del w:id="879" w:author="User" w:date="2016-11-07T09:47:00Z">
        <w:r w:rsidRPr="00260F2C" w:rsidDel="00430149">
          <w:rPr>
            <w:rFonts w:ascii="Times New Roman" w:eastAsia="MS Mincho" w:hAnsi="Times New Roman"/>
            <w:lang w:val="ru-RU"/>
          </w:rPr>
          <w:delText>],</w:delText>
        </w:r>
      </w:del>
      <w:r w:rsidRPr="00260F2C">
        <w:rPr>
          <w:rFonts w:ascii="Times New Roman" w:eastAsia="MS Mincho" w:hAnsi="Times New Roman"/>
          <w:lang w:val="ru-RU"/>
        </w:rPr>
        <w:t xml:space="preserve"> и</w:t>
      </w:r>
      <w:ins w:id="880" w:author="User" w:date="2016-11-06T20:40:00Z">
        <w:r w:rsidR="00DC4FEA">
          <w:rPr>
            <w:rFonts w:ascii="Times New Roman" w:eastAsia="MS Mincho" w:hAnsi="Times New Roman"/>
            <w:lang w:val="ru-RU"/>
          </w:rPr>
          <w:t xml:space="preserve"> </w:t>
        </w:r>
      </w:ins>
      <w:del w:id="881" w:author="User" w:date="2016-11-06T20:40:00Z">
        <w:r w:rsidRPr="00260F2C" w:rsidDel="00DC4FEA">
          <w:rPr>
            <w:rFonts w:ascii="Times New Roman" w:eastAsia="MS Mincho" w:hAnsi="Times New Roman"/>
            <w:lang w:val="ru-RU"/>
          </w:rPr>
          <w:delText>.</w:delText>
        </w:r>
      </w:del>
      <w:r w:rsidRPr="00260F2C">
        <w:rPr>
          <w:rFonts w:ascii="Times New Roman" w:eastAsia="MS Mincho" w:hAnsi="Times New Roman"/>
          <w:lang w:val="ru-RU"/>
        </w:rPr>
        <w:t>т.</w:t>
      </w:r>
      <w:ins w:id="882" w:author="User" w:date="2016-11-06T20:40:00Z">
        <w:r w:rsidR="00DC4FEA">
          <w:rPr>
            <w:rFonts w:ascii="Times New Roman" w:eastAsia="MS Mincho" w:hAnsi="Times New Roman"/>
            <w:lang w:val="ru-RU"/>
          </w:rPr>
          <w:t xml:space="preserve"> </w:t>
        </w:r>
      </w:ins>
      <w:r w:rsidRPr="00260F2C">
        <w:rPr>
          <w:rFonts w:ascii="Times New Roman" w:eastAsia="MS Mincho" w:hAnsi="Times New Roman"/>
          <w:lang w:val="ru-RU"/>
        </w:rPr>
        <w:t>п.</w:t>
      </w:r>
    </w:p>
    <w:p w:rsidR="005A32EE" w:rsidRPr="00260F2C" w:rsidRDefault="005A32EE">
      <w:pPr>
        <w:pStyle w:val="aa"/>
        <w:spacing w:line="360" w:lineRule="auto"/>
        <w:ind w:firstLine="539"/>
        <w:jc w:val="both"/>
        <w:rPr>
          <w:rFonts w:ascii="Times New Roman" w:hAnsi="Times New Roman"/>
          <w:sz w:val="24"/>
          <w:szCs w:val="24"/>
        </w:rPr>
        <w:pPrChange w:id="883" w:author="Павел Смирнов" w:date="2016-12-29T11:10:00Z">
          <w:pPr>
            <w:pStyle w:val="aa"/>
            <w:ind w:firstLine="539"/>
            <w:jc w:val="both"/>
          </w:pPr>
        </w:pPrChange>
      </w:pPr>
      <w:r w:rsidRPr="00DC4FEA">
        <w:rPr>
          <w:rFonts w:ascii="Times New Roman" w:eastAsia="MS Mincho" w:hAnsi="Times New Roman"/>
          <w:sz w:val="24"/>
          <w:szCs w:val="24"/>
          <w:rPrChange w:id="884" w:author="User" w:date="2016-11-06T20:37:00Z">
            <w:rPr>
              <w:rFonts w:ascii="Times New Roman" w:eastAsia="MS Mincho" w:hAnsi="Times New Roman"/>
              <w:b/>
              <w:sz w:val="24"/>
              <w:szCs w:val="24"/>
            </w:rPr>
          </w:rPrChange>
        </w:rPr>
        <w:t>3.1</w:t>
      </w:r>
      <w:ins w:id="885" w:author="Ксения Кисанова" w:date="2017-01-19T13:24:00Z">
        <w:r w:rsidR="00F60054">
          <w:rPr>
            <w:rFonts w:ascii="Times New Roman" w:eastAsia="MS Mincho" w:hAnsi="Times New Roman"/>
            <w:sz w:val="24"/>
            <w:szCs w:val="24"/>
          </w:rPr>
          <w:t>5</w:t>
        </w:r>
      </w:ins>
      <w:ins w:id="886" w:author="User" w:date="2016-11-07T09:25:00Z">
        <w:del w:id="887" w:author="Ксения Кисанова" w:date="2017-01-19T13:24:00Z">
          <w:r w:rsidR="000202F9" w:rsidDel="00F60054">
            <w:rPr>
              <w:rFonts w:ascii="Times New Roman" w:eastAsia="MS Mincho" w:hAnsi="Times New Roman"/>
              <w:sz w:val="24"/>
              <w:szCs w:val="24"/>
            </w:rPr>
            <w:delText>6</w:delText>
          </w:r>
        </w:del>
      </w:ins>
      <w:del w:id="888" w:author="User" w:date="2016-11-06T20:47:00Z">
        <w:r w:rsidRPr="00DC4FEA" w:rsidDel="007107F5">
          <w:rPr>
            <w:rFonts w:ascii="Times New Roman" w:eastAsia="MS Mincho" w:hAnsi="Times New Roman"/>
            <w:sz w:val="24"/>
            <w:szCs w:val="24"/>
            <w:rPrChange w:id="889" w:author="User" w:date="2016-11-06T20:37:00Z">
              <w:rPr>
                <w:rFonts w:ascii="Times New Roman" w:eastAsia="MS Mincho" w:hAnsi="Times New Roman"/>
                <w:b/>
                <w:sz w:val="24"/>
                <w:szCs w:val="24"/>
              </w:rPr>
            </w:rPrChange>
          </w:rPr>
          <w:delText>8</w:delText>
        </w:r>
      </w:del>
      <w:r w:rsidRPr="00260F2C">
        <w:rPr>
          <w:rFonts w:ascii="Times New Roman" w:eastAsia="MS Mincho" w:hAnsi="Times New Roman"/>
          <w:b/>
          <w:sz w:val="24"/>
          <w:szCs w:val="24"/>
        </w:rPr>
        <w:t xml:space="preserve"> п</w:t>
      </w:r>
      <w:r w:rsidRPr="00260F2C">
        <w:rPr>
          <w:rFonts w:ascii="Times New Roman" w:hAnsi="Times New Roman"/>
          <w:b/>
          <w:color w:val="000000"/>
          <w:spacing w:val="-4"/>
          <w:sz w:val="24"/>
          <w:szCs w:val="24"/>
        </w:rPr>
        <w:t xml:space="preserve">родолжительность </w:t>
      </w:r>
      <w:r w:rsidRPr="00260F2C">
        <w:rPr>
          <w:rFonts w:ascii="Times New Roman" w:hAnsi="Times New Roman"/>
          <w:b/>
          <w:spacing w:val="-4"/>
          <w:sz w:val="24"/>
          <w:szCs w:val="24"/>
        </w:rPr>
        <w:t xml:space="preserve">колебаний (ширина импульса): </w:t>
      </w:r>
      <w:r w:rsidRPr="00260F2C">
        <w:rPr>
          <w:rFonts w:ascii="Times New Roman" w:hAnsi="Times New Roman"/>
          <w:spacing w:val="-4"/>
          <w:sz w:val="24"/>
          <w:szCs w:val="24"/>
        </w:rPr>
        <w:t>И</w:t>
      </w:r>
      <w:r w:rsidRPr="00260F2C">
        <w:rPr>
          <w:rFonts w:ascii="Times New Roman" w:hAnsi="Times New Roman"/>
          <w:color w:val="000000"/>
          <w:sz w:val="24"/>
          <w:szCs w:val="24"/>
        </w:rPr>
        <w:t xml:space="preserve">нтервал времени между первым и последним моментами превышения огибающей половины максимальной амплитуды. </w:t>
      </w:r>
      <w:r w:rsidRPr="00260F2C">
        <w:rPr>
          <w:rFonts w:ascii="Times New Roman" w:hAnsi="Times New Roman"/>
          <w:sz w:val="24"/>
          <w:szCs w:val="24"/>
        </w:rPr>
        <w:t xml:space="preserve">Ширина импульса </w:t>
      </w:r>
      <w:r w:rsidRPr="00DC4FEA">
        <w:rPr>
          <w:rFonts w:ascii="Times New Roman" w:hAnsi="Times New Roman"/>
          <w:sz w:val="24"/>
          <w:szCs w:val="24"/>
          <w:rPrChange w:id="890" w:author="User" w:date="2016-11-06T20:39:00Z">
            <w:rPr>
              <w:rFonts w:ascii="Times New Roman" w:hAnsi="Times New Roman"/>
              <w:i/>
              <w:sz w:val="24"/>
              <w:szCs w:val="24"/>
            </w:rPr>
          </w:rPrChange>
        </w:rPr>
        <w:t>τ</w:t>
      </w:r>
      <w:r w:rsidRPr="00260F2C">
        <w:rPr>
          <w:rFonts w:ascii="Times New Roman" w:hAnsi="Times New Roman"/>
          <w:sz w:val="24"/>
          <w:szCs w:val="24"/>
        </w:rPr>
        <w:t xml:space="preserve"> служит параметром семейства огибающих, эмпирическая формула для которого имеет </w:t>
      </w:r>
      <w:ins w:id="891" w:author="User" w:date="2016-11-07T09:49:00Z">
        <w:r w:rsidR="00CB5E7B">
          <w:rPr>
            <w:rFonts w:ascii="Times New Roman" w:hAnsi="Times New Roman"/>
            <w:sz w:val="24"/>
            <w:szCs w:val="24"/>
          </w:rPr>
          <w:t xml:space="preserve">следующий </w:t>
        </w:r>
      </w:ins>
      <w:r w:rsidRPr="00260F2C">
        <w:rPr>
          <w:rFonts w:ascii="Times New Roman" w:hAnsi="Times New Roman"/>
          <w:sz w:val="24"/>
          <w:szCs w:val="24"/>
        </w:rPr>
        <w:t>вид:</w:t>
      </w:r>
    </w:p>
    <w:p w:rsidR="005A32EE" w:rsidRPr="00260F2C" w:rsidRDefault="00F60054" w:rsidP="00F60054">
      <w:pPr>
        <w:spacing w:after="120" w:line="360" w:lineRule="auto"/>
        <w:jc w:val="center"/>
        <w:rPr>
          <w:rFonts w:ascii="Times New Roman" w:hAnsi="Times New Roman"/>
          <w:color w:val="000000"/>
          <w:lang w:val="ru-RU"/>
        </w:rPr>
      </w:pPr>
      <w:r w:rsidRPr="00260F2C">
        <w:rPr>
          <w:rFonts w:ascii="Times New Roman" w:hAnsi="Times New Roman"/>
          <w:position w:val="-24"/>
          <w:lang w:val="ru-RU"/>
        </w:rPr>
        <w:object w:dxaOrig="356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75pt;height:31.5pt" o:ole="">
            <v:imagedata r:id="rId13" o:title=""/>
          </v:shape>
          <o:OLEObject Type="Embed" ProgID="Equation.3" ShapeID="_x0000_i1025" DrawAspect="Content" ObjectID="_1555322163" r:id="rId14"/>
        </w:object>
      </w:r>
      <w:r w:rsidR="005A32EE"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b/>
          <w:color w:val="000000"/>
          <w:lang w:val="ru-RU"/>
        </w:rPr>
        <w:pPrChange w:id="892" w:author="Павел Смирнов" w:date="2016-12-29T11:10:00Z">
          <w:pPr>
            <w:spacing w:after="120"/>
            <w:ind w:firstLine="567"/>
            <w:jc w:val="both"/>
          </w:pPr>
        </w:pPrChange>
      </w:pPr>
      <w:r w:rsidRPr="00DC4FEA">
        <w:rPr>
          <w:rFonts w:ascii="Times New Roman" w:hAnsi="Times New Roman"/>
          <w:color w:val="000000"/>
          <w:lang w:val="ru-RU"/>
          <w:rPrChange w:id="893" w:author="User" w:date="2016-11-06T20:37:00Z">
            <w:rPr>
              <w:rFonts w:ascii="Times New Roman" w:hAnsi="Times New Roman"/>
              <w:b/>
              <w:color w:val="000000"/>
              <w:lang w:val="ru-RU"/>
            </w:rPr>
          </w:rPrChange>
        </w:rPr>
        <w:t>3.1</w:t>
      </w:r>
      <w:ins w:id="894" w:author="Ксения Кисанова" w:date="2017-01-19T13:26:00Z">
        <w:r w:rsidR="00F60054">
          <w:rPr>
            <w:rFonts w:ascii="Times New Roman" w:hAnsi="Times New Roman"/>
            <w:color w:val="000000"/>
            <w:lang w:val="ru-RU"/>
          </w:rPr>
          <w:t>6</w:t>
        </w:r>
      </w:ins>
      <w:ins w:id="895" w:author="User" w:date="2016-11-07T09:25:00Z">
        <w:del w:id="896" w:author="Ксения Кисанова" w:date="2017-01-19T13:26:00Z">
          <w:r w:rsidR="000202F9" w:rsidDel="00F60054">
            <w:rPr>
              <w:rFonts w:ascii="Times New Roman" w:hAnsi="Times New Roman"/>
              <w:color w:val="000000"/>
              <w:lang w:val="ru-RU"/>
            </w:rPr>
            <w:delText>7</w:delText>
          </w:r>
        </w:del>
      </w:ins>
      <w:del w:id="897" w:author="User" w:date="2016-11-06T20:48:00Z">
        <w:r w:rsidRPr="00DC4FEA" w:rsidDel="007107F5">
          <w:rPr>
            <w:rFonts w:ascii="Times New Roman" w:hAnsi="Times New Roman"/>
            <w:color w:val="000000"/>
            <w:lang w:val="ru-RU"/>
            <w:rPrChange w:id="898" w:author="User" w:date="2016-11-06T20:37:00Z">
              <w:rPr>
                <w:rFonts w:ascii="Times New Roman" w:hAnsi="Times New Roman"/>
                <w:b/>
                <w:color w:val="000000"/>
                <w:lang w:val="ru-RU"/>
              </w:rPr>
            </w:rPrChange>
          </w:rPr>
          <w:delText>9</w:delText>
        </w:r>
      </w:del>
      <w:r w:rsidRPr="00260F2C">
        <w:rPr>
          <w:rFonts w:ascii="Times New Roman" w:hAnsi="Times New Roman"/>
          <w:b/>
          <w:color w:val="000000"/>
          <w:lang w:val="ru-RU"/>
        </w:rPr>
        <w:t xml:space="preserve"> расчетная сейсмичность:</w:t>
      </w:r>
      <w:r w:rsidRPr="00260F2C">
        <w:rPr>
          <w:rFonts w:ascii="Times New Roman" w:hAnsi="Times New Roman"/>
          <w:color w:val="000000"/>
          <w:lang w:val="ru-RU"/>
        </w:rPr>
        <w:t xml:space="preserve"> Значение расчетного сейсмического воздействия для заданного периода повторяемости, выраженное в баллах макросейсмической шкалы</w:t>
      </w:r>
      <w:del w:id="899" w:author="User" w:date="2016-11-07T09:49:00Z">
        <w:r w:rsidRPr="00260F2C" w:rsidDel="00CB5E7B">
          <w:rPr>
            <w:rFonts w:ascii="Times New Roman" w:hAnsi="Times New Roman"/>
            <w:color w:val="000000"/>
            <w:lang w:val="ru-RU"/>
          </w:rPr>
          <w:delText>,</w:delText>
        </w:r>
      </w:del>
      <w:r w:rsidRPr="00260F2C">
        <w:rPr>
          <w:rFonts w:ascii="Times New Roman" w:hAnsi="Times New Roman"/>
          <w:color w:val="000000"/>
          <w:lang w:val="ru-RU"/>
        </w:rPr>
        <w:t xml:space="preserve"> или </w:t>
      </w:r>
      <w:del w:id="900" w:author="Ксения Кисанова" w:date="2017-01-19T13:27:00Z">
        <w:r w:rsidRPr="00260F2C" w:rsidDel="00F60054">
          <w:rPr>
            <w:rFonts w:ascii="Times New Roman" w:hAnsi="Times New Roman"/>
            <w:color w:val="000000"/>
            <w:lang w:val="ru-RU"/>
          </w:rPr>
          <w:delText xml:space="preserve">в </w:delText>
        </w:r>
      </w:del>
      <w:r w:rsidRPr="00260F2C">
        <w:rPr>
          <w:rFonts w:ascii="Times New Roman" w:hAnsi="Times New Roman"/>
          <w:color w:val="000000"/>
          <w:lang w:val="ru-RU"/>
        </w:rPr>
        <w:t>кинематических параметрах движения грунта (ускорения, скорости, смещения).</w:t>
      </w:r>
    </w:p>
    <w:p w:rsidR="005A32EE" w:rsidRPr="00260F2C" w:rsidRDefault="005A32EE">
      <w:pPr>
        <w:spacing w:after="120" w:line="360" w:lineRule="auto"/>
        <w:ind w:firstLine="567"/>
        <w:jc w:val="both"/>
        <w:rPr>
          <w:rFonts w:ascii="Times New Roman" w:hAnsi="Times New Roman"/>
          <w:color w:val="000000"/>
          <w:lang w:val="ru-RU"/>
        </w:rPr>
        <w:pPrChange w:id="901" w:author="Павел Смирнов" w:date="2016-12-29T11:10:00Z">
          <w:pPr>
            <w:spacing w:after="120"/>
            <w:ind w:firstLine="567"/>
            <w:jc w:val="both"/>
          </w:pPr>
        </w:pPrChange>
      </w:pPr>
      <w:r w:rsidRPr="00DC4FEA">
        <w:rPr>
          <w:rFonts w:ascii="Times New Roman" w:hAnsi="Times New Roman"/>
          <w:lang w:val="ru-RU"/>
          <w:rPrChange w:id="902" w:author="User" w:date="2016-11-06T20:37:00Z">
            <w:rPr>
              <w:rFonts w:ascii="Times New Roman" w:hAnsi="Times New Roman"/>
              <w:b/>
              <w:lang w:val="ru-RU"/>
            </w:rPr>
          </w:rPrChange>
        </w:rPr>
        <w:t>3.</w:t>
      </w:r>
      <w:ins w:id="903" w:author="User" w:date="2016-11-06T20:48:00Z">
        <w:r w:rsidR="007107F5">
          <w:rPr>
            <w:rFonts w:ascii="Times New Roman" w:hAnsi="Times New Roman"/>
            <w:lang w:val="ru-RU"/>
          </w:rPr>
          <w:t>1</w:t>
        </w:r>
      </w:ins>
      <w:ins w:id="904" w:author="Ксения Кисанова" w:date="2017-01-19T13:27:00Z">
        <w:r w:rsidR="00F60054">
          <w:rPr>
            <w:rFonts w:ascii="Times New Roman" w:hAnsi="Times New Roman"/>
            <w:lang w:val="ru-RU"/>
          </w:rPr>
          <w:t>7</w:t>
        </w:r>
      </w:ins>
      <w:ins w:id="905" w:author="User" w:date="2016-11-07T09:25:00Z">
        <w:del w:id="906" w:author="Ксения Кисанова" w:date="2017-01-19T13:27:00Z">
          <w:r w:rsidR="000202F9" w:rsidDel="00F60054">
            <w:rPr>
              <w:rFonts w:ascii="Times New Roman" w:hAnsi="Times New Roman"/>
              <w:lang w:val="ru-RU"/>
            </w:rPr>
            <w:delText>8</w:delText>
          </w:r>
        </w:del>
      </w:ins>
      <w:del w:id="907" w:author="User" w:date="2016-11-06T20:48:00Z">
        <w:r w:rsidRPr="00DC4FEA" w:rsidDel="007107F5">
          <w:rPr>
            <w:rFonts w:ascii="Times New Roman" w:hAnsi="Times New Roman"/>
            <w:lang w:val="ru-RU"/>
            <w:rPrChange w:id="908" w:author="User" w:date="2016-11-06T20:37:00Z">
              <w:rPr>
                <w:rFonts w:ascii="Times New Roman" w:hAnsi="Times New Roman"/>
                <w:b/>
                <w:lang w:val="ru-RU"/>
              </w:rPr>
            </w:rPrChange>
          </w:rPr>
          <w:delText>20</w:delText>
        </w:r>
      </w:del>
      <w:r w:rsidRPr="00260F2C">
        <w:rPr>
          <w:rFonts w:ascii="Times New Roman" w:hAnsi="Times New Roman"/>
          <w:b/>
          <w:lang w:val="ru-RU"/>
        </w:rPr>
        <w:t xml:space="preserve"> расчетные сейсмические воздействия: </w:t>
      </w:r>
      <w:r w:rsidRPr="00260F2C">
        <w:rPr>
          <w:rFonts w:ascii="Times New Roman" w:hAnsi="Times New Roman"/>
          <w:color w:val="000000"/>
          <w:lang w:val="ru-RU"/>
        </w:rPr>
        <w:t>Сейсмические воздействия, используемые в расчетах сейсмостойкости сооружений (</w:t>
      </w:r>
      <w:proofErr w:type="spellStart"/>
      <w:r w:rsidRPr="00260F2C">
        <w:rPr>
          <w:rFonts w:ascii="Times New Roman" w:hAnsi="Times New Roman"/>
          <w:color w:val="000000"/>
          <w:lang w:val="ru-RU"/>
        </w:rPr>
        <w:t>акселерограммы</w:t>
      </w:r>
      <w:proofErr w:type="spellEnd"/>
      <w:r w:rsidRPr="00260F2C">
        <w:rPr>
          <w:rFonts w:ascii="Times New Roman" w:hAnsi="Times New Roman"/>
          <w:color w:val="000000"/>
          <w:lang w:val="ru-RU"/>
        </w:rPr>
        <w:t xml:space="preserve">, </w:t>
      </w:r>
      <w:proofErr w:type="spellStart"/>
      <w:r w:rsidRPr="00260F2C">
        <w:rPr>
          <w:rFonts w:ascii="Times New Roman" w:hAnsi="Times New Roman"/>
          <w:color w:val="000000"/>
          <w:lang w:val="ru-RU"/>
        </w:rPr>
        <w:t>велосиграммы</w:t>
      </w:r>
      <w:proofErr w:type="spellEnd"/>
      <w:r w:rsidRPr="00260F2C">
        <w:rPr>
          <w:rFonts w:ascii="Times New Roman" w:hAnsi="Times New Roman"/>
          <w:color w:val="000000"/>
          <w:lang w:val="ru-RU"/>
        </w:rPr>
        <w:t xml:space="preserve">, сейсмограммы и их основные параметры </w:t>
      </w:r>
      <w:ins w:id="909" w:author="Павел Смирнов" w:date="2016-12-29T13:22:00Z">
        <w:r w:rsidR="00EA18E7">
          <w:rPr>
            <w:rFonts w:ascii="Times New Roman" w:hAnsi="Times New Roman"/>
            <w:spacing w:val="-4"/>
            <w:lang w:val="ru-RU"/>
          </w:rPr>
          <w:t>–</w:t>
        </w:r>
      </w:ins>
      <w:ins w:id="910" w:author="User" w:date="2016-11-06T20:48:00Z">
        <w:del w:id="911" w:author="Павел Смирнов" w:date="2016-12-29T13:22:00Z">
          <w:r w:rsidR="007107F5" w:rsidDel="00EA18E7">
            <w:rPr>
              <w:rFonts w:ascii="Times New Roman" w:hAnsi="Times New Roman"/>
              <w:color w:val="000000"/>
              <w:lang w:val="ru-RU"/>
            </w:rPr>
            <w:delText>—</w:delText>
          </w:r>
        </w:del>
      </w:ins>
      <w:del w:id="912" w:author="User" w:date="2016-11-06T20:48:00Z">
        <w:r w:rsidRPr="00260F2C" w:rsidDel="007107F5">
          <w:rPr>
            <w:rFonts w:ascii="Times New Roman" w:hAnsi="Times New Roman"/>
            <w:color w:val="000000"/>
            <w:lang w:val="ru-RU"/>
          </w:rPr>
          <w:delText>–</w:delText>
        </w:r>
      </w:del>
      <w:r w:rsidRPr="00260F2C">
        <w:rPr>
          <w:rFonts w:ascii="Times New Roman" w:hAnsi="Times New Roman"/>
          <w:color w:val="000000"/>
          <w:lang w:val="ru-RU"/>
        </w:rPr>
        <w:t xml:space="preserve"> амплитуды, длительность, спектральный состав).</w:t>
      </w:r>
    </w:p>
    <w:p w:rsidR="005A32EE" w:rsidRPr="00260F2C" w:rsidRDefault="005A32EE">
      <w:pPr>
        <w:spacing w:after="120" w:line="360" w:lineRule="auto"/>
        <w:ind w:firstLine="567"/>
        <w:jc w:val="both"/>
        <w:rPr>
          <w:rFonts w:ascii="Times New Roman" w:hAnsi="Times New Roman"/>
          <w:color w:val="000000"/>
          <w:lang w:val="ru-RU"/>
        </w:rPr>
        <w:pPrChange w:id="913" w:author="Павел Смирнов" w:date="2016-12-29T11:10:00Z">
          <w:pPr>
            <w:spacing w:after="120"/>
            <w:ind w:firstLine="567"/>
            <w:jc w:val="both"/>
          </w:pPr>
        </w:pPrChange>
      </w:pPr>
      <w:r w:rsidRPr="00DC4FEA">
        <w:rPr>
          <w:rFonts w:ascii="Times New Roman" w:hAnsi="Times New Roman"/>
          <w:color w:val="000000"/>
          <w:lang w:val="ru-RU"/>
          <w:rPrChange w:id="914" w:author="User" w:date="2016-11-06T20:38:00Z">
            <w:rPr>
              <w:rFonts w:ascii="Times New Roman" w:hAnsi="Times New Roman"/>
              <w:b/>
              <w:color w:val="000000"/>
              <w:lang w:val="ru-RU"/>
            </w:rPr>
          </w:rPrChange>
        </w:rPr>
        <w:t>3.</w:t>
      </w:r>
      <w:ins w:id="915" w:author="User" w:date="2016-11-07T09:25:00Z">
        <w:r w:rsidR="000202F9">
          <w:rPr>
            <w:rFonts w:ascii="Times New Roman" w:hAnsi="Times New Roman"/>
            <w:color w:val="000000"/>
            <w:lang w:val="ru-RU"/>
          </w:rPr>
          <w:t>1</w:t>
        </w:r>
      </w:ins>
      <w:ins w:id="916" w:author="Ксения Кисанова" w:date="2017-01-19T13:27:00Z">
        <w:r w:rsidR="00F60054">
          <w:rPr>
            <w:rFonts w:ascii="Times New Roman" w:hAnsi="Times New Roman"/>
            <w:color w:val="000000"/>
            <w:lang w:val="ru-RU"/>
          </w:rPr>
          <w:t>8</w:t>
        </w:r>
      </w:ins>
      <w:ins w:id="917" w:author="User" w:date="2016-11-07T09:25:00Z">
        <w:del w:id="918" w:author="Ксения Кисанова" w:date="2017-01-19T13:27:00Z">
          <w:r w:rsidR="000202F9" w:rsidDel="00F60054">
            <w:rPr>
              <w:rFonts w:ascii="Times New Roman" w:hAnsi="Times New Roman"/>
              <w:color w:val="000000"/>
              <w:lang w:val="ru-RU"/>
            </w:rPr>
            <w:delText>9</w:delText>
          </w:r>
        </w:del>
      </w:ins>
      <w:del w:id="919" w:author="User" w:date="2016-11-07T09:25:00Z">
        <w:r w:rsidRPr="00DC4FEA" w:rsidDel="000202F9">
          <w:rPr>
            <w:rFonts w:ascii="Times New Roman" w:hAnsi="Times New Roman"/>
            <w:color w:val="000000"/>
            <w:lang w:val="ru-RU"/>
            <w:rPrChange w:id="920" w:author="User" w:date="2016-11-06T20:38:00Z">
              <w:rPr>
                <w:rFonts w:ascii="Times New Roman" w:hAnsi="Times New Roman"/>
                <w:b/>
                <w:color w:val="000000"/>
                <w:lang w:val="ru-RU"/>
              </w:rPr>
            </w:rPrChange>
          </w:rPr>
          <w:delText>2</w:delText>
        </w:r>
      </w:del>
      <w:del w:id="921" w:author="User" w:date="2016-11-06T20:48:00Z">
        <w:r w:rsidRPr="00DC4FEA" w:rsidDel="007107F5">
          <w:rPr>
            <w:rFonts w:ascii="Times New Roman" w:hAnsi="Times New Roman"/>
            <w:color w:val="000000"/>
            <w:lang w:val="ru-RU"/>
            <w:rPrChange w:id="922" w:author="User" w:date="2016-11-06T20:38:00Z">
              <w:rPr>
                <w:rFonts w:ascii="Times New Roman" w:hAnsi="Times New Roman"/>
                <w:b/>
                <w:color w:val="000000"/>
                <w:lang w:val="ru-RU"/>
              </w:rPr>
            </w:rPrChange>
          </w:rPr>
          <w:delText>1</w:delText>
        </w:r>
      </w:del>
      <w:ins w:id="923" w:author="User" w:date="2016-11-06T20:38:00Z">
        <w:r w:rsidR="00DC4FEA">
          <w:rPr>
            <w:rFonts w:ascii="Times New Roman" w:hAnsi="Times New Roman"/>
            <w:color w:val="000000"/>
            <w:lang w:val="ru-RU"/>
          </w:rPr>
          <w:t xml:space="preserve"> </w:t>
        </w:r>
      </w:ins>
      <w:r w:rsidRPr="00260F2C">
        <w:rPr>
          <w:rFonts w:ascii="Times New Roman" w:hAnsi="Times New Roman"/>
          <w:b/>
          <w:lang w:val="ru-RU"/>
        </w:rPr>
        <w:t>сейсмическая</w:t>
      </w:r>
      <w:r w:rsidR="00DA6C82" w:rsidRPr="00DA6C82">
        <w:rPr>
          <w:rFonts w:ascii="Times New Roman" w:hAnsi="Times New Roman"/>
          <w:b/>
          <w:lang w:val="ru-RU"/>
        </w:rPr>
        <w:t xml:space="preserve"> </w:t>
      </w:r>
      <w:proofErr w:type="spellStart"/>
      <w:r w:rsidRPr="00260F2C">
        <w:rPr>
          <w:rFonts w:ascii="Times New Roman" w:hAnsi="Times New Roman"/>
          <w:b/>
          <w:lang w:val="ru-RU"/>
        </w:rPr>
        <w:t>сотрясаемость</w:t>
      </w:r>
      <w:proofErr w:type="spellEnd"/>
      <w:r w:rsidRPr="00260F2C">
        <w:rPr>
          <w:rFonts w:ascii="Times New Roman" w:hAnsi="Times New Roman"/>
          <w:lang w:val="ru-RU"/>
        </w:rPr>
        <w:t xml:space="preserve"> </w:t>
      </w:r>
      <w:del w:id="924" w:author="User" w:date="2016-11-06T20:39:00Z">
        <w:r w:rsidRPr="00260F2C" w:rsidDel="00DC4FEA">
          <w:rPr>
            <w:rFonts w:ascii="Times New Roman" w:hAnsi="Times New Roman"/>
            <w:lang w:val="ru-RU"/>
          </w:rPr>
          <w:delText>(</w:delText>
        </w:r>
      </w:del>
      <w:r w:rsidRPr="00260F2C">
        <w:rPr>
          <w:rFonts w:ascii="Times New Roman" w:hAnsi="Times New Roman"/>
          <w:i/>
        </w:rPr>
        <w:t>B</w:t>
      </w:r>
      <w:r w:rsidRPr="00260F2C">
        <w:rPr>
          <w:rFonts w:ascii="Times New Roman" w:hAnsi="Times New Roman"/>
          <w:i/>
          <w:vertAlign w:val="subscript"/>
        </w:rPr>
        <w:t>I</w:t>
      </w:r>
      <w:del w:id="925" w:author="User" w:date="2016-11-06T20:39:00Z">
        <w:r w:rsidRPr="00260F2C" w:rsidDel="00DC4FEA">
          <w:rPr>
            <w:rFonts w:ascii="Times New Roman" w:hAnsi="Times New Roman"/>
            <w:lang w:val="ru-RU"/>
          </w:rPr>
          <w:delText>)</w:delText>
        </w:r>
      </w:del>
      <w:r w:rsidRPr="00260F2C">
        <w:rPr>
          <w:rFonts w:ascii="Times New Roman" w:hAnsi="Times New Roman"/>
          <w:lang w:val="ru-RU"/>
        </w:rPr>
        <w:t xml:space="preserve">: Средняя частота повторения сейсмических воздействий </w:t>
      </w:r>
      <w:proofErr w:type="spellStart"/>
      <w:r w:rsidRPr="00260F2C">
        <w:rPr>
          <w:rFonts w:ascii="Times New Roman" w:hAnsi="Times New Roman"/>
          <w:lang w:val="ru-RU"/>
        </w:rPr>
        <w:t>балльности</w:t>
      </w:r>
      <w:proofErr w:type="spellEnd"/>
      <w:r w:rsidRPr="00260F2C">
        <w:rPr>
          <w:rFonts w:ascii="Times New Roman" w:hAnsi="Times New Roman"/>
          <w:lang w:val="ru-RU"/>
        </w:rPr>
        <w:t xml:space="preserve"> </w:t>
      </w:r>
      <w:r w:rsidRPr="00260F2C">
        <w:rPr>
          <w:rFonts w:ascii="Times New Roman" w:hAnsi="Times New Roman"/>
          <w:i/>
        </w:rPr>
        <w:t>I</w:t>
      </w:r>
      <w:r w:rsidRPr="00260F2C">
        <w:rPr>
          <w:rFonts w:ascii="Times New Roman" w:hAnsi="Times New Roman"/>
          <w:lang w:val="ru-RU"/>
        </w:rPr>
        <w:t xml:space="preserve"> в данной точке</w:t>
      </w:r>
      <w:ins w:id="926" w:author="User" w:date="2016-11-07T09:50:00Z">
        <w:r w:rsidR="00CB5E7B">
          <w:rPr>
            <w:rFonts w:ascii="Times New Roman" w:hAnsi="Times New Roman"/>
            <w:lang w:val="ru-RU"/>
          </w:rPr>
          <w:t>.</w:t>
        </w:r>
      </w:ins>
      <w:del w:id="927" w:author="User" w:date="2016-11-07T09:50:00Z">
        <w:r w:rsidRPr="00260F2C" w:rsidDel="00CB5E7B">
          <w:rPr>
            <w:rFonts w:ascii="Times New Roman" w:hAnsi="Times New Roman"/>
            <w:lang w:val="ru-RU"/>
          </w:rPr>
          <w:delText xml:space="preserve"> </w:delText>
        </w:r>
      </w:del>
    </w:p>
    <w:p w:rsidR="00DC4FEA" w:rsidRPr="007107F5" w:rsidDel="00F60054" w:rsidRDefault="007107F5">
      <w:pPr>
        <w:spacing w:after="120" w:line="360" w:lineRule="auto"/>
        <w:ind w:firstLine="567"/>
        <w:jc w:val="both"/>
        <w:rPr>
          <w:ins w:id="928" w:author="User" w:date="2016-11-06T20:43:00Z"/>
          <w:del w:id="929" w:author="Ксения Кисанова" w:date="2017-01-19T13:27:00Z"/>
          <w:rFonts w:ascii="Times New Roman" w:hAnsi="Times New Roman"/>
          <w:color w:val="000000"/>
          <w:lang w:val="ru-RU"/>
          <w:rPrChange w:id="930" w:author="User" w:date="2016-11-06T20:49:00Z">
            <w:rPr>
              <w:ins w:id="931" w:author="User" w:date="2016-11-06T20:43:00Z"/>
              <w:del w:id="932" w:author="Ксения Кисанова" w:date="2017-01-19T13:27:00Z"/>
              <w:rFonts w:ascii="Times New Roman" w:hAnsi="Times New Roman"/>
              <w:b/>
              <w:color w:val="000000"/>
              <w:lang w:val="ru-RU"/>
            </w:rPr>
          </w:rPrChange>
        </w:rPr>
        <w:pPrChange w:id="933" w:author="Павел Смирнов" w:date="2016-12-29T11:10:00Z">
          <w:pPr>
            <w:spacing w:after="120"/>
            <w:ind w:firstLine="567"/>
            <w:jc w:val="both"/>
          </w:pPr>
        </w:pPrChange>
      </w:pPr>
      <w:ins w:id="934" w:author="User" w:date="2016-11-06T20:48:00Z">
        <w:del w:id="935" w:author="Ксения Кисанова" w:date="2017-01-19T13:27:00Z">
          <w:r w:rsidRPr="007107F5" w:rsidDel="00F60054">
            <w:rPr>
              <w:rFonts w:ascii="Times New Roman" w:hAnsi="Times New Roman"/>
              <w:color w:val="000000"/>
              <w:lang w:val="ru-RU"/>
              <w:rPrChange w:id="936" w:author="User" w:date="2016-11-06T20:49:00Z">
                <w:rPr>
                  <w:rFonts w:ascii="Times New Roman" w:hAnsi="Times New Roman"/>
                  <w:b/>
                  <w:color w:val="000000"/>
                  <w:lang w:val="ru-RU"/>
                </w:rPr>
              </w:rPrChange>
            </w:rPr>
            <w:delText>3.2</w:delText>
          </w:r>
        </w:del>
      </w:ins>
      <w:ins w:id="937" w:author="User" w:date="2016-11-07T09:25:00Z">
        <w:del w:id="938" w:author="Ксения Кисанова" w:date="2017-01-19T13:27:00Z">
          <w:r w:rsidR="000202F9" w:rsidDel="00F60054">
            <w:rPr>
              <w:rFonts w:ascii="Times New Roman" w:hAnsi="Times New Roman"/>
              <w:color w:val="000000"/>
              <w:lang w:val="ru-RU"/>
            </w:rPr>
            <w:delText>0</w:delText>
          </w:r>
        </w:del>
      </w:ins>
      <w:ins w:id="939" w:author="User" w:date="2016-11-06T20:48:00Z">
        <w:del w:id="940" w:author="Ксения Кисанова" w:date="2017-01-19T13:27:00Z">
          <w:r w:rsidDel="00F60054">
            <w:rPr>
              <w:rFonts w:ascii="Times New Roman" w:hAnsi="Times New Roman"/>
              <w:b/>
              <w:color w:val="000000"/>
              <w:lang w:val="ru-RU"/>
            </w:rPr>
            <w:delText xml:space="preserve"> </w:delText>
          </w:r>
        </w:del>
      </w:ins>
      <w:ins w:id="941" w:author="User" w:date="2016-11-06T20:43:00Z">
        <w:del w:id="942" w:author="Ксения Кисанова" w:date="2017-01-19T13:27:00Z">
          <w:r w:rsidR="00DC4FEA" w:rsidRPr="00DC4FEA" w:rsidDel="00F60054">
            <w:rPr>
              <w:rFonts w:ascii="Times New Roman" w:hAnsi="Times New Roman"/>
              <w:b/>
              <w:color w:val="000000"/>
              <w:lang w:val="ru-RU"/>
            </w:rPr>
            <w:delText xml:space="preserve">сейсмическое воздействие: </w:delText>
          </w:r>
          <w:r w:rsidR="00DC4FEA" w:rsidRPr="007107F5" w:rsidDel="00F60054">
            <w:rPr>
              <w:rFonts w:ascii="Times New Roman" w:hAnsi="Times New Roman"/>
              <w:color w:val="000000"/>
              <w:lang w:val="ru-RU"/>
              <w:rPrChange w:id="943" w:author="User" w:date="2016-11-06T20:49:00Z">
                <w:rPr>
                  <w:rFonts w:ascii="Times New Roman" w:hAnsi="Times New Roman"/>
                  <w:b/>
                  <w:color w:val="000000"/>
                  <w:lang w:val="ru-RU"/>
                </w:rPr>
              </w:rPrChange>
            </w:rPr>
            <w:delText>Движение грунта, вызванное природными или техногенными факторами (землетрясения, взрывы, движение транспорта, работа промышленного оборудования), обусловливающее движение, деформации, иногда разрушение сооружений и других объектов.</w:delText>
          </w:r>
        </w:del>
      </w:ins>
    </w:p>
    <w:p w:rsidR="005A32EE" w:rsidRPr="00260F2C" w:rsidDel="00F60054" w:rsidRDefault="005A32EE">
      <w:pPr>
        <w:spacing w:after="120" w:line="360" w:lineRule="auto"/>
        <w:ind w:firstLine="567"/>
        <w:jc w:val="both"/>
        <w:rPr>
          <w:del w:id="944" w:author="Ксения Кисанова" w:date="2017-01-19T13:27:00Z"/>
          <w:rFonts w:ascii="Times New Roman" w:hAnsi="Times New Roman"/>
          <w:color w:val="000000"/>
          <w:lang w:val="ru-RU"/>
        </w:rPr>
        <w:pPrChange w:id="945" w:author="Павел Смирнов" w:date="2016-12-29T11:10:00Z">
          <w:pPr>
            <w:spacing w:after="120"/>
            <w:ind w:firstLine="567"/>
            <w:jc w:val="both"/>
          </w:pPr>
        </w:pPrChange>
      </w:pPr>
      <w:del w:id="946" w:author="Ксения Кисанова" w:date="2017-01-19T13:27:00Z">
        <w:r w:rsidRPr="00DC4FEA" w:rsidDel="00F60054">
          <w:rPr>
            <w:rFonts w:ascii="Times New Roman" w:hAnsi="Times New Roman"/>
            <w:color w:val="000000"/>
            <w:lang w:val="ru-RU"/>
            <w:rPrChange w:id="947" w:author="User" w:date="2016-11-06T20:43:00Z">
              <w:rPr>
                <w:rFonts w:ascii="Times New Roman" w:hAnsi="Times New Roman"/>
                <w:b/>
                <w:color w:val="000000"/>
                <w:lang w:val="ru-RU"/>
              </w:rPr>
            </w:rPrChange>
          </w:rPr>
          <w:delText>3.2</w:delText>
        </w:r>
      </w:del>
      <w:ins w:id="948" w:author="User" w:date="2016-11-07T09:25:00Z">
        <w:del w:id="949" w:author="Ксения Кисанова" w:date="2017-01-19T13:27:00Z">
          <w:r w:rsidR="000202F9" w:rsidDel="00F60054">
            <w:rPr>
              <w:rFonts w:ascii="Times New Roman" w:hAnsi="Times New Roman"/>
              <w:color w:val="000000"/>
              <w:lang w:val="ru-RU"/>
            </w:rPr>
            <w:delText>1</w:delText>
          </w:r>
        </w:del>
      </w:ins>
      <w:del w:id="950" w:author="Ксения Кисанова" w:date="2017-01-19T13:27:00Z">
        <w:r w:rsidRPr="00DC4FEA" w:rsidDel="00F60054">
          <w:rPr>
            <w:rFonts w:ascii="Times New Roman" w:hAnsi="Times New Roman"/>
            <w:color w:val="000000"/>
            <w:lang w:val="ru-RU"/>
            <w:rPrChange w:id="951" w:author="User" w:date="2016-11-06T20:43:00Z">
              <w:rPr>
                <w:rFonts w:ascii="Times New Roman" w:hAnsi="Times New Roman"/>
                <w:b/>
                <w:color w:val="000000"/>
                <w:lang w:val="ru-RU"/>
              </w:rPr>
            </w:rPrChange>
          </w:rPr>
          <w:delText>2</w:delText>
        </w:r>
        <w:r w:rsidRPr="00260F2C" w:rsidDel="00F60054">
          <w:rPr>
            <w:rFonts w:ascii="Times New Roman" w:hAnsi="Times New Roman"/>
            <w:b/>
            <w:color w:val="000000"/>
            <w:lang w:val="ru-RU"/>
          </w:rPr>
          <w:delText xml:space="preserve"> сейсмическое микрорайонирование</w:delText>
        </w:r>
      </w:del>
      <w:ins w:id="952" w:author="User" w:date="2016-11-06T20:39:00Z">
        <w:del w:id="953" w:author="Ксения Кисанова" w:date="2017-01-19T13:27:00Z">
          <w:r w:rsidR="00DC4FEA" w:rsidDel="00F60054">
            <w:rPr>
              <w:rFonts w:ascii="Times New Roman" w:hAnsi="Times New Roman"/>
              <w:b/>
              <w:color w:val="000000"/>
              <w:lang w:val="ru-RU"/>
            </w:rPr>
            <w:delText>;</w:delText>
          </w:r>
        </w:del>
      </w:ins>
      <w:del w:id="954" w:author="Ксения Кисанова" w:date="2017-01-19T13:27:00Z">
        <w:r w:rsidRPr="00260F2C" w:rsidDel="00F60054">
          <w:rPr>
            <w:rFonts w:ascii="Times New Roman" w:hAnsi="Times New Roman"/>
            <w:b/>
            <w:color w:val="000000"/>
            <w:lang w:val="ru-RU"/>
          </w:rPr>
          <w:delText xml:space="preserve"> (</w:delText>
        </w:r>
        <w:r w:rsidRPr="00DC4FEA" w:rsidDel="00F60054">
          <w:rPr>
            <w:rFonts w:ascii="Times New Roman" w:hAnsi="Times New Roman"/>
            <w:color w:val="000000"/>
            <w:lang w:val="ru-RU"/>
            <w:rPrChange w:id="955" w:author="User" w:date="2016-11-06T20:39:00Z">
              <w:rPr>
                <w:rFonts w:ascii="Times New Roman" w:hAnsi="Times New Roman"/>
                <w:b/>
                <w:color w:val="000000"/>
                <w:lang w:val="ru-RU"/>
              </w:rPr>
            </w:rPrChange>
          </w:rPr>
          <w:delText>СМР</w:delText>
        </w:r>
        <w:r w:rsidRPr="00F60054" w:rsidDel="00F60054">
          <w:rPr>
            <w:rFonts w:ascii="Times New Roman" w:hAnsi="Times New Roman"/>
            <w:color w:val="000000"/>
            <w:lang w:val="ru-RU"/>
            <w:rPrChange w:id="956" w:author="Ксения Кисанова" w:date="2017-01-19T13:27:00Z">
              <w:rPr>
                <w:rFonts w:ascii="Times New Roman" w:hAnsi="Times New Roman"/>
                <w:b/>
                <w:color w:val="000000"/>
                <w:lang w:val="ru-RU"/>
              </w:rPr>
            </w:rPrChange>
          </w:rPr>
          <w:delText>):</w:delText>
        </w:r>
        <w:r w:rsidRPr="00260F2C" w:rsidDel="00F60054">
          <w:rPr>
            <w:rFonts w:ascii="Times New Roman" w:hAnsi="Times New Roman"/>
            <w:b/>
            <w:color w:val="000000"/>
            <w:lang w:val="ru-RU"/>
          </w:rPr>
          <w:delText xml:space="preserve"> </w:delText>
        </w:r>
        <w:r w:rsidRPr="00260F2C" w:rsidDel="00F60054">
          <w:rPr>
            <w:rFonts w:ascii="Times New Roman" w:hAnsi="Times New Roman"/>
            <w:color w:val="000000"/>
            <w:spacing w:val="4"/>
            <w:lang w:val="ru-RU"/>
          </w:rPr>
          <w:delText>Метод сейсмического районирования, о</w:delText>
        </w:r>
        <w:r w:rsidRPr="00260F2C" w:rsidDel="00F60054">
          <w:rPr>
            <w:rFonts w:ascii="Times New Roman" w:hAnsi="Times New Roman"/>
            <w:color w:val="000000"/>
            <w:lang w:val="ru-RU"/>
          </w:rPr>
          <w:delText xml:space="preserve">ценивающий влияние локальных (сейсмотектонических, грунтовых, гидрогеологических, геоморфологических) особенностей геологического строения площадок. Масштаб карт СМР для площадных объектов </w:delText>
        </w:r>
      </w:del>
      <w:ins w:id="957" w:author="Павел Смирнов" w:date="2016-12-29T13:18:00Z">
        <w:del w:id="958" w:author="Ксения Кисанова" w:date="2017-01-19T13:27:00Z">
          <w:r w:rsidR="00EA18E7" w:rsidDel="00F60054">
            <w:rPr>
              <w:rFonts w:ascii="Times New Roman" w:hAnsi="Times New Roman"/>
              <w:spacing w:val="-4"/>
              <w:lang w:val="ru-RU"/>
            </w:rPr>
            <w:delText>–</w:delText>
          </w:r>
        </w:del>
      </w:ins>
      <w:ins w:id="959" w:author="User" w:date="2016-11-06T20:49:00Z">
        <w:del w:id="960" w:author="Ксения Кисанова" w:date="2017-01-19T13:27:00Z">
          <w:r w:rsidR="007107F5" w:rsidRPr="000202F9" w:rsidDel="00F60054">
            <w:rPr>
              <w:rFonts w:ascii="Times New Roman" w:hAnsi="Times New Roman"/>
              <w:color w:val="000000"/>
              <w:lang w:val="ru-RU"/>
              <w:rPrChange w:id="961" w:author="User" w:date="2016-11-07T09:25:00Z">
                <w:rPr>
                  <w:rFonts w:ascii="Times New Roman" w:hAnsi="Times New Roman"/>
                  <w:color w:val="000000"/>
                </w:rPr>
              </w:rPrChange>
            </w:rPr>
            <w:delText>—</w:delText>
          </w:r>
        </w:del>
      </w:ins>
      <w:del w:id="962" w:author="Ксения Кисанова" w:date="2017-01-19T13:27:00Z">
        <w:r w:rsidRPr="00260F2C" w:rsidDel="00F60054">
          <w:rPr>
            <w:rFonts w:ascii="Times New Roman" w:hAnsi="Times New Roman"/>
            <w:color w:val="000000"/>
          </w:rPr>
          <w:sym w:font="Symbol" w:char="F02D"/>
        </w:r>
        <w:r w:rsidRPr="00260F2C" w:rsidDel="00F60054">
          <w:rPr>
            <w:rFonts w:ascii="Times New Roman" w:hAnsi="Times New Roman"/>
            <w:color w:val="000000"/>
            <w:lang w:val="ru-RU"/>
          </w:rPr>
          <w:delText xml:space="preserve"> 1:50</w:delText>
        </w:r>
      </w:del>
      <w:ins w:id="963" w:author="User" w:date="2016-11-07T09:51:00Z">
        <w:del w:id="964" w:author="Ксения Кисанова" w:date="2017-01-19T13:27:00Z">
          <w:r w:rsidR="00CB5E7B" w:rsidDel="00F60054">
            <w:rPr>
              <w:rFonts w:ascii="Times New Roman" w:hAnsi="Times New Roman"/>
              <w:color w:val="000000"/>
              <w:lang w:val="ru-RU"/>
            </w:rPr>
            <w:delText xml:space="preserve"> </w:delText>
          </w:r>
        </w:del>
      </w:ins>
      <w:del w:id="965" w:author="Ксения Кисанова" w:date="2017-01-19T13:27:00Z">
        <w:r w:rsidRPr="00260F2C" w:rsidDel="00F60054">
          <w:rPr>
            <w:rFonts w:ascii="Times New Roman" w:hAnsi="Times New Roman"/>
            <w:color w:val="000000"/>
            <w:lang w:val="ru-RU"/>
          </w:rPr>
          <w:delText>000.</w:delText>
        </w:r>
      </w:del>
    </w:p>
    <w:p w:rsidR="005A32EE" w:rsidRPr="00260F2C" w:rsidRDefault="005A32EE">
      <w:pPr>
        <w:spacing w:after="120" w:line="360" w:lineRule="auto"/>
        <w:ind w:firstLine="567"/>
        <w:jc w:val="both"/>
        <w:rPr>
          <w:rFonts w:ascii="Times New Roman" w:hAnsi="Times New Roman"/>
          <w:color w:val="000000"/>
          <w:lang w:val="ru-RU"/>
        </w:rPr>
        <w:pPrChange w:id="966" w:author="Павел Смирнов" w:date="2016-12-29T11:10:00Z">
          <w:pPr>
            <w:spacing w:after="120"/>
            <w:ind w:firstLine="567"/>
            <w:jc w:val="both"/>
          </w:pPr>
        </w:pPrChange>
      </w:pPr>
      <w:r w:rsidRPr="00DC4FEA">
        <w:rPr>
          <w:rFonts w:ascii="Times New Roman" w:hAnsi="Times New Roman"/>
          <w:color w:val="000000"/>
          <w:lang w:val="ru-RU"/>
          <w:rPrChange w:id="967" w:author="User" w:date="2016-11-06T20:38:00Z">
            <w:rPr>
              <w:rFonts w:ascii="Times New Roman" w:hAnsi="Times New Roman"/>
              <w:b/>
              <w:color w:val="000000"/>
              <w:lang w:val="ru-RU"/>
            </w:rPr>
          </w:rPrChange>
        </w:rPr>
        <w:t>3.</w:t>
      </w:r>
      <w:ins w:id="968" w:author="Ксения Кисанова" w:date="2017-01-19T13:27:00Z">
        <w:r w:rsidR="00F60054">
          <w:rPr>
            <w:rFonts w:ascii="Times New Roman" w:hAnsi="Times New Roman"/>
            <w:color w:val="000000"/>
            <w:lang w:val="ru-RU"/>
          </w:rPr>
          <w:t>19</w:t>
        </w:r>
      </w:ins>
      <w:del w:id="969" w:author="Ксения Кисанова" w:date="2017-01-19T13:27:00Z">
        <w:r w:rsidRPr="00DC4FEA" w:rsidDel="00F60054">
          <w:rPr>
            <w:rFonts w:ascii="Times New Roman" w:hAnsi="Times New Roman"/>
            <w:color w:val="000000"/>
            <w:lang w:val="ru-RU"/>
            <w:rPrChange w:id="970" w:author="User" w:date="2016-11-06T20:38:00Z">
              <w:rPr>
                <w:rFonts w:ascii="Times New Roman" w:hAnsi="Times New Roman"/>
                <w:b/>
                <w:color w:val="000000"/>
                <w:lang w:val="ru-RU"/>
              </w:rPr>
            </w:rPrChange>
          </w:rPr>
          <w:delText>2</w:delText>
        </w:r>
      </w:del>
      <w:del w:id="971" w:author="User" w:date="2016-11-07T09:25:00Z">
        <w:r w:rsidRPr="00DC4FEA" w:rsidDel="000202F9">
          <w:rPr>
            <w:rFonts w:ascii="Times New Roman" w:hAnsi="Times New Roman"/>
            <w:color w:val="000000"/>
            <w:lang w:val="ru-RU"/>
            <w:rPrChange w:id="972" w:author="User" w:date="2016-11-06T20:38:00Z">
              <w:rPr>
                <w:rFonts w:ascii="Times New Roman" w:hAnsi="Times New Roman"/>
                <w:b/>
                <w:color w:val="000000"/>
                <w:lang w:val="ru-RU"/>
              </w:rPr>
            </w:rPrChange>
          </w:rPr>
          <w:delText>3</w:delText>
        </w:r>
      </w:del>
      <w:ins w:id="973" w:author="User" w:date="2016-11-07T09:25:00Z">
        <w:del w:id="974" w:author="Ксения Кисанова" w:date="2017-01-19T13:27:00Z">
          <w:r w:rsidR="000202F9" w:rsidDel="00F60054">
            <w:rPr>
              <w:rFonts w:ascii="Times New Roman" w:hAnsi="Times New Roman"/>
              <w:color w:val="000000"/>
              <w:lang w:val="ru-RU"/>
            </w:rPr>
            <w:delText>2</w:delText>
          </w:r>
        </w:del>
      </w:ins>
      <w:r w:rsidRPr="00260F2C">
        <w:rPr>
          <w:rFonts w:ascii="Times New Roman" w:hAnsi="Times New Roman"/>
          <w:b/>
          <w:color w:val="000000"/>
          <w:lang w:val="ru-RU"/>
        </w:rPr>
        <w:t xml:space="preserve"> сейсмический район: </w:t>
      </w:r>
      <w:r w:rsidRPr="00260F2C">
        <w:rPr>
          <w:rFonts w:ascii="Times New Roman" w:hAnsi="Times New Roman"/>
          <w:color w:val="000000"/>
          <w:lang w:val="ru-RU"/>
        </w:rPr>
        <w:t>Район с установленными и возможными очагами землетрясений, вызывающими на площадке строительства сейсмические воздействия.</w:t>
      </w:r>
    </w:p>
    <w:p w:rsidR="005A32EE" w:rsidRDefault="005A32EE">
      <w:pPr>
        <w:spacing w:after="120" w:line="360" w:lineRule="auto"/>
        <w:ind w:firstLine="567"/>
        <w:jc w:val="both"/>
        <w:rPr>
          <w:ins w:id="975" w:author="Ксения Кисанова" w:date="2017-01-19T13:27:00Z"/>
          <w:rFonts w:ascii="Times New Roman" w:hAnsi="Times New Roman"/>
          <w:spacing w:val="-4"/>
          <w:lang w:val="ru-RU"/>
        </w:rPr>
        <w:pPrChange w:id="976" w:author="Павел Смирнов" w:date="2016-12-29T11:10:00Z">
          <w:pPr>
            <w:spacing w:after="120"/>
            <w:ind w:firstLine="567"/>
            <w:jc w:val="both"/>
          </w:pPr>
        </w:pPrChange>
      </w:pPr>
      <w:r w:rsidRPr="00DC4FEA">
        <w:rPr>
          <w:rFonts w:ascii="Times New Roman" w:hAnsi="Times New Roman"/>
          <w:spacing w:val="-4"/>
          <w:lang w:val="ru-RU"/>
          <w:rPrChange w:id="977" w:author="User" w:date="2016-11-06T20:38:00Z">
            <w:rPr>
              <w:rFonts w:ascii="Times New Roman" w:hAnsi="Times New Roman"/>
              <w:b/>
              <w:spacing w:val="-4"/>
              <w:lang w:val="ru-RU"/>
            </w:rPr>
          </w:rPrChange>
        </w:rPr>
        <w:lastRenderedPageBreak/>
        <w:t>3.2</w:t>
      </w:r>
      <w:ins w:id="978" w:author="Ксения Кисанова" w:date="2017-01-19T13:27:00Z">
        <w:r w:rsidR="00F60054">
          <w:rPr>
            <w:rFonts w:ascii="Times New Roman" w:hAnsi="Times New Roman"/>
            <w:spacing w:val="-4"/>
            <w:lang w:val="ru-RU"/>
          </w:rPr>
          <w:t>0</w:t>
        </w:r>
      </w:ins>
      <w:ins w:id="979" w:author="User" w:date="2016-11-07T09:25:00Z">
        <w:del w:id="980" w:author="Ксения Кисанова" w:date="2017-01-19T13:27:00Z">
          <w:r w:rsidR="000202F9" w:rsidDel="00F60054">
            <w:rPr>
              <w:rFonts w:ascii="Times New Roman" w:hAnsi="Times New Roman"/>
              <w:spacing w:val="-4"/>
              <w:lang w:val="ru-RU"/>
            </w:rPr>
            <w:delText>3</w:delText>
          </w:r>
        </w:del>
      </w:ins>
      <w:del w:id="981" w:author="User" w:date="2016-11-07T09:25:00Z">
        <w:r w:rsidRPr="00DC4FEA" w:rsidDel="000202F9">
          <w:rPr>
            <w:rFonts w:ascii="Times New Roman" w:hAnsi="Times New Roman"/>
            <w:spacing w:val="-4"/>
            <w:lang w:val="ru-RU"/>
            <w:rPrChange w:id="982" w:author="User" w:date="2016-11-06T20:38:00Z">
              <w:rPr>
                <w:rFonts w:ascii="Times New Roman" w:hAnsi="Times New Roman"/>
                <w:b/>
                <w:spacing w:val="-4"/>
                <w:lang w:val="ru-RU"/>
              </w:rPr>
            </w:rPrChange>
          </w:rPr>
          <w:delText>4</w:delText>
        </w:r>
      </w:del>
      <w:r w:rsidRPr="00260F2C">
        <w:rPr>
          <w:rFonts w:ascii="Times New Roman" w:hAnsi="Times New Roman"/>
          <w:b/>
          <w:spacing w:val="-4"/>
          <w:lang w:val="ru-RU"/>
        </w:rPr>
        <w:t xml:space="preserve"> сейсмический режим:</w:t>
      </w:r>
      <w:r w:rsidRPr="00260F2C">
        <w:rPr>
          <w:rFonts w:ascii="Times New Roman" w:hAnsi="Times New Roman"/>
          <w:spacing w:val="-4"/>
          <w:lang w:val="ru-RU"/>
        </w:rPr>
        <w:t xml:space="preserve"> Под сейсмическим режимом </w:t>
      </w:r>
      <w:del w:id="983" w:author="User" w:date="2016-11-06T20:49:00Z">
        <w:r w:rsidRPr="00260F2C" w:rsidDel="007107F5">
          <w:rPr>
            <w:rFonts w:ascii="Times New Roman" w:hAnsi="Times New Roman"/>
            <w:spacing w:val="-4"/>
            <w:lang w:val="ru-RU"/>
          </w:rPr>
          <w:delText>какой-либо</w:delText>
        </w:r>
      </w:del>
      <w:ins w:id="984" w:author="User" w:date="2016-11-06T20:49:00Z">
        <w:r w:rsidR="007107F5">
          <w:rPr>
            <w:rFonts w:ascii="Times New Roman" w:hAnsi="Times New Roman"/>
            <w:spacing w:val="-4"/>
            <w:lang w:val="ru-RU"/>
          </w:rPr>
          <w:t>определенной</w:t>
        </w:r>
      </w:ins>
      <w:r w:rsidRPr="00260F2C">
        <w:rPr>
          <w:rFonts w:ascii="Times New Roman" w:hAnsi="Times New Roman"/>
          <w:spacing w:val="-4"/>
          <w:lang w:val="ru-RU"/>
        </w:rPr>
        <w:t xml:space="preserve"> территории понимается пространственно-временное распределение землетрясений различных энергий (магнитуд).</w:t>
      </w:r>
    </w:p>
    <w:p w:rsidR="00F60054" w:rsidRPr="00F74FBD" w:rsidRDefault="00F60054" w:rsidP="00F60054">
      <w:pPr>
        <w:spacing w:after="120" w:line="360" w:lineRule="auto"/>
        <w:ind w:firstLine="567"/>
        <w:jc w:val="both"/>
        <w:rPr>
          <w:ins w:id="985" w:author="Ксения Кисанова" w:date="2017-01-19T13:27:00Z"/>
          <w:rFonts w:ascii="Times New Roman" w:hAnsi="Times New Roman"/>
          <w:color w:val="000000"/>
          <w:lang w:val="ru-RU"/>
        </w:rPr>
      </w:pPr>
      <w:ins w:id="986" w:author="Ксения Кисанова" w:date="2017-01-19T13:27:00Z">
        <w:r w:rsidRPr="00F74FBD">
          <w:rPr>
            <w:rFonts w:ascii="Times New Roman" w:hAnsi="Times New Roman"/>
            <w:color w:val="000000"/>
            <w:lang w:val="ru-RU"/>
          </w:rPr>
          <w:t>3.2</w:t>
        </w:r>
        <w:r>
          <w:rPr>
            <w:rFonts w:ascii="Times New Roman" w:hAnsi="Times New Roman"/>
            <w:color w:val="000000"/>
            <w:lang w:val="ru-RU"/>
          </w:rPr>
          <w:t>1</w:t>
        </w:r>
        <w:r>
          <w:rPr>
            <w:rFonts w:ascii="Times New Roman" w:hAnsi="Times New Roman"/>
            <w:b/>
            <w:color w:val="000000"/>
            <w:lang w:val="ru-RU"/>
          </w:rPr>
          <w:t xml:space="preserve"> </w:t>
        </w:r>
        <w:r w:rsidRPr="00DC4FEA">
          <w:rPr>
            <w:rFonts w:ascii="Times New Roman" w:hAnsi="Times New Roman"/>
            <w:b/>
            <w:color w:val="000000"/>
            <w:lang w:val="ru-RU"/>
          </w:rPr>
          <w:t xml:space="preserve">сейсмическое воздействие: </w:t>
        </w:r>
        <w:r w:rsidRPr="00F74FBD">
          <w:rPr>
            <w:rFonts w:ascii="Times New Roman" w:hAnsi="Times New Roman"/>
            <w:color w:val="000000"/>
            <w:lang w:val="ru-RU"/>
          </w:rPr>
          <w:t>Движение грунта, вызванное природными или техногенными факторами (землетрясения, взрывы, движение транспорта, работа промышленного оборудования), обусловливающее движение, деформации, иногда разрушение сооружений и других объектов.</w:t>
        </w:r>
      </w:ins>
    </w:p>
    <w:p w:rsidR="00F60054" w:rsidRPr="00F60054" w:rsidRDefault="00F60054">
      <w:pPr>
        <w:spacing w:after="120" w:line="360" w:lineRule="auto"/>
        <w:ind w:firstLine="567"/>
        <w:jc w:val="both"/>
        <w:rPr>
          <w:rFonts w:ascii="Times New Roman" w:hAnsi="Times New Roman"/>
          <w:color w:val="000000"/>
          <w:lang w:val="ru-RU"/>
          <w:rPrChange w:id="987" w:author="Ксения Кисанова" w:date="2017-01-19T13:28:00Z">
            <w:rPr>
              <w:rFonts w:ascii="Times New Roman" w:hAnsi="Times New Roman"/>
              <w:spacing w:val="-4"/>
              <w:lang w:val="ru-RU"/>
            </w:rPr>
          </w:rPrChange>
        </w:rPr>
        <w:pPrChange w:id="988" w:author="Ксения Кисанова" w:date="2017-01-19T13:28:00Z">
          <w:pPr>
            <w:spacing w:after="120"/>
            <w:ind w:firstLine="567"/>
            <w:jc w:val="both"/>
          </w:pPr>
        </w:pPrChange>
      </w:pPr>
      <w:ins w:id="989" w:author="Ксения Кисанова" w:date="2017-01-19T13:27:00Z">
        <w:r w:rsidRPr="00F74FBD">
          <w:rPr>
            <w:rFonts w:ascii="Times New Roman" w:hAnsi="Times New Roman"/>
            <w:color w:val="000000"/>
            <w:lang w:val="ru-RU"/>
          </w:rPr>
          <w:t>3.2</w:t>
        </w:r>
        <w:r>
          <w:rPr>
            <w:rFonts w:ascii="Times New Roman" w:hAnsi="Times New Roman"/>
            <w:color w:val="000000"/>
            <w:lang w:val="ru-RU"/>
          </w:rPr>
          <w:t>2</w:t>
        </w:r>
        <w:r w:rsidRPr="00260F2C">
          <w:rPr>
            <w:rFonts w:ascii="Times New Roman" w:hAnsi="Times New Roman"/>
            <w:b/>
            <w:color w:val="000000"/>
            <w:lang w:val="ru-RU"/>
          </w:rPr>
          <w:t xml:space="preserve"> сейсмическое микрорайонирование</w:t>
        </w:r>
        <w:r>
          <w:rPr>
            <w:rFonts w:ascii="Times New Roman" w:hAnsi="Times New Roman"/>
            <w:b/>
            <w:color w:val="000000"/>
            <w:lang w:val="ru-RU"/>
          </w:rPr>
          <w:t>;</w:t>
        </w:r>
        <w:r w:rsidRPr="00260F2C">
          <w:rPr>
            <w:rFonts w:ascii="Times New Roman" w:hAnsi="Times New Roman"/>
            <w:b/>
            <w:color w:val="000000"/>
            <w:lang w:val="ru-RU"/>
          </w:rPr>
          <w:t xml:space="preserve"> </w:t>
        </w:r>
        <w:r w:rsidRPr="00F74FBD">
          <w:rPr>
            <w:rFonts w:ascii="Times New Roman" w:hAnsi="Times New Roman"/>
            <w:color w:val="000000"/>
            <w:lang w:val="ru-RU"/>
          </w:rPr>
          <w:t>СМР:</w:t>
        </w:r>
        <w:r w:rsidRPr="00260F2C">
          <w:rPr>
            <w:rFonts w:ascii="Times New Roman" w:hAnsi="Times New Roman"/>
            <w:b/>
            <w:color w:val="000000"/>
            <w:lang w:val="ru-RU"/>
          </w:rPr>
          <w:t xml:space="preserve"> </w:t>
        </w:r>
        <w:r w:rsidRPr="00260F2C">
          <w:rPr>
            <w:rFonts w:ascii="Times New Roman" w:hAnsi="Times New Roman"/>
            <w:color w:val="000000"/>
            <w:spacing w:val="4"/>
            <w:lang w:val="ru-RU"/>
          </w:rPr>
          <w:t>Метод сейсмического районирования, о</w:t>
        </w:r>
        <w:r w:rsidRPr="00260F2C">
          <w:rPr>
            <w:rFonts w:ascii="Times New Roman" w:hAnsi="Times New Roman"/>
            <w:color w:val="000000"/>
            <w:lang w:val="ru-RU"/>
          </w:rPr>
          <w:t xml:space="preserve">ценивающий влияние локальных (сейсмотектонических, грунтовых, гидрогеологических, геоморфологических) особенностей геологического строения площадок. Масштаб карт СМР для площадных объектов </w:t>
        </w:r>
        <w:r>
          <w:rPr>
            <w:rFonts w:ascii="Times New Roman" w:hAnsi="Times New Roman"/>
            <w:spacing w:val="-4"/>
            <w:lang w:val="ru-RU"/>
          </w:rPr>
          <w:t>–</w:t>
        </w:r>
        <w:r w:rsidRPr="00260F2C">
          <w:rPr>
            <w:rFonts w:ascii="Times New Roman" w:hAnsi="Times New Roman"/>
            <w:color w:val="000000"/>
            <w:lang w:val="ru-RU"/>
          </w:rPr>
          <w:t xml:space="preserve"> 1:50</w:t>
        </w:r>
        <w:r>
          <w:rPr>
            <w:rFonts w:ascii="Times New Roman" w:hAnsi="Times New Roman"/>
            <w:color w:val="000000"/>
            <w:lang w:val="ru-RU"/>
          </w:rPr>
          <w:t xml:space="preserve"> </w:t>
        </w:r>
        <w:r w:rsidRPr="00260F2C">
          <w:rPr>
            <w:rFonts w:ascii="Times New Roman" w:hAnsi="Times New Roman"/>
            <w:color w:val="000000"/>
            <w:lang w:val="ru-RU"/>
          </w:rPr>
          <w:t>000</w:t>
        </w:r>
      </w:ins>
      <w:r w:rsidR="000E4A12">
        <w:rPr>
          <w:rFonts w:ascii="Times New Roman" w:hAnsi="Times New Roman"/>
          <w:color w:val="000000"/>
          <w:lang w:val="ru-RU"/>
        </w:rPr>
        <w:t xml:space="preserve"> и крупнее.</w:t>
      </w:r>
    </w:p>
    <w:p w:rsidR="007107F5" w:rsidRPr="00260F2C" w:rsidRDefault="007107F5">
      <w:pPr>
        <w:spacing w:after="120" w:line="360" w:lineRule="auto"/>
        <w:ind w:firstLine="567"/>
        <w:jc w:val="both"/>
        <w:rPr>
          <w:ins w:id="990" w:author="User" w:date="2016-11-06T20:50:00Z"/>
          <w:rFonts w:ascii="Times New Roman" w:hAnsi="Times New Roman"/>
          <w:color w:val="000000"/>
          <w:lang w:val="ru-RU"/>
        </w:rPr>
        <w:pPrChange w:id="991" w:author="Павел Смирнов" w:date="2016-12-29T11:10:00Z">
          <w:pPr>
            <w:spacing w:after="120"/>
            <w:ind w:firstLine="567"/>
            <w:jc w:val="both"/>
          </w:pPr>
        </w:pPrChange>
      </w:pPr>
      <w:ins w:id="992" w:author="User" w:date="2016-11-06T20:50:00Z">
        <w:r w:rsidRPr="00946DF3">
          <w:rPr>
            <w:rFonts w:ascii="Times New Roman" w:hAnsi="Times New Roman"/>
            <w:color w:val="000000"/>
            <w:lang w:val="ru-RU"/>
          </w:rPr>
          <w:t>3.2</w:t>
        </w:r>
      </w:ins>
      <w:ins w:id="993" w:author="Ксения Кисанова" w:date="2017-01-19T13:28:00Z">
        <w:r w:rsidR="00F60054">
          <w:rPr>
            <w:rFonts w:ascii="Times New Roman" w:hAnsi="Times New Roman"/>
            <w:color w:val="000000"/>
            <w:lang w:val="ru-RU"/>
          </w:rPr>
          <w:t>3</w:t>
        </w:r>
      </w:ins>
      <w:ins w:id="994" w:author="User" w:date="2016-11-07T09:25:00Z">
        <w:del w:id="995" w:author="Ксения Кисанова" w:date="2017-01-19T13:28:00Z">
          <w:r w:rsidR="000202F9" w:rsidDel="00F60054">
            <w:rPr>
              <w:rFonts w:ascii="Times New Roman" w:hAnsi="Times New Roman"/>
              <w:color w:val="000000"/>
              <w:lang w:val="ru-RU"/>
            </w:rPr>
            <w:delText>4</w:delText>
          </w:r>
        </w:del>
      </w:ins>
      <w:ins w:id="996" w:author="User" w:date="2016-11-06T20:50:00Z">
        <w:r w:rsidRPr="00260F2C">
          <w:rPr>
            <w:rFonts w:ascii="Times New Roman" w:hAnsi="Times New Roman"/>
            <w:b/>
            <w:color w:val="000000"/>
            <w:lang w:val="ru-RU"/>
          </w:rPr>
          <w:t xml:space="preserve"> сейсмическое районирование</w:t>
        </w:r>
        <w:r>
          <w:rPr>
            <w:rFonts w:ascii="Times New Roman" w:hAnsi="Times New Roman"/>
            <w:b/>
            <w:color w:val="000000"/>
            <w:lang w:val="ru-RU"/>
          </w:rPr>
          <w:t>;</w:t>
        </w:r>
        <w:r w:rsidRPr="00260F2C">
          <w:rPr>
            <w:rFonts w:ascii="Times New Roman" w:hAnsi="Times New Roman"/>
            <w:b/>
            <w:color w:val="000000"/>
            <w:lang w:val="ru-RU"/>
          </w:rPr>
          <w:t xml:space="preserve"> </w:t>
        </w:r>
        <w:r w:rsidRPr="00946DF3">
          <w:rPr>
            <w:rFonts w:ascii="Times New Roman" w:hAnsi="Times New Roman"/>
            <w:color w:val="000000"/>
            <w:lang w:val="ru-RU"/>
          </w:rPr>
          <w:t>СР</w:t>
        </w:r>
        <w:r w:rsidRPr="00F60054">
          <w:rPr>
            <w:rFonts w:ascii="Times New Roman" w:hAnsi="Times New Roman"/>
            <w:color w:val="000000"/>
            <w:lang w:val="ru-RU"/>
            <w:rPrChange w:id="997" w:author="Ксения Кисанова" w:date="2017-01-19T13:28:00Z">
              <w:rPr>
                <w:rFonts w:ascii="Times New Roman" w:hAnsi="Times New Roman"/>
                <w:b/>
                <w:color w:val="000000"/>
                <w:lang w:val="ru-RU"/>
              </w:rPr>
            </w:rPrChange>
          </w:rPr>
          <w:t>:</w:t>
        </w:r>
        <w:r w:rsidRPr="00260F2C">
          <w:rPr>
            <w:rFonts w:ascii="Times New Roman" w:hAnsi="Times New Roman"/>
            <w:b/>
            <w:color w:val="000000"/>
            <w:lang w:val="ru-RU"/>
          </w:rPr>
          <w:t xml:space="preserve"> </w:t>
        </w:r>
        <w:r w:rsidRPr="00260F2C">
          <w:rPr>
            <w:rFonts w:ascii="Times New Roman" w:hAnsi="Times New Roman"/>
            <w:color w:val="000000"/>
            <w:lang w:val="ru-RU"/>
          </w:rPr>
          <w:t xml:space="preserve">Картирование ожидаемых сейсмических воздействий, основанное на выявлении зон </w:t>
        </w:r>
      </w:ins>
      <w:ins w:id="998" w:author="Ксения Кисанова" w:date="2017-01-19T13:28:00Z">
        <w:r w:rsidR="00F60054">
          <w:rPr>
            <w:rFonts w:ascii="Times New Roman" w:hAnsi="Times New Roman"/>
            <w:color w:val="000000"/>
            <w:lang w:val="ru-RU"/>
          </w:rPr>
          <w:t>возможных очагов землетрясений</w:t>
        </w:r>
      </w:ins>
      <w:ins w:id="999" w:author="User" w:date="2016-11-06T20:50:00Z">
        <w:del w:id="1000" w:author="Ксения Кисанова" w:date="2017-01-19T13:28:00Z">
          <w:r w:rsidR="00EF478F" w:rsidDel="00F60054">
            <w:rPr>
              <w:rFonts w:ascii="Times New Roman" w:hAnsi="Times New Roman"/>
              <w:color w:val="000000"/>
              <w:lang w:val="ru-RU"/>
            </w:rPr>
            <w:delText>ВОЗ</w:delText>
          </w:r>
        </w:del>
        <w:r w:rsidRPr="00260F2C">
          <w:rPr>
            <w:rFonts w:ascii="Times New Roman" w:hAnsi="Times New Roman"/>
            <w:color w:val="000000"/>
            <w:lang w:val="ru-RU"/>
          </w:rPr>
          <w:t xml:space="preserve"> и определении сейсмического эффекта, создаваемого ими на земной поверхности. Карты СР служат для осуществления сейсмостойкого строительства, обеспечения безопасности населения, охраны окружающей среды и других мероприятий, направленных на снижение ущерба при сильных землетрясениях.</w:t>
        </w:r>
      </w:ins>
    </w:p>
    <w:p w:rsidR="007107F5" w:rsidRPr="007107F5" w:rsidRDefault="007107F5">
      <w:pPr>
        <w:spacing w:after="120" w:line="360" w:lineRule="auto"/>
        <w:ind w:firstLine="567"/>
        <w:jc w:val="both"/>
        <w:rPr>
          <w:ins w:id="1001" w:author="User" w:date="2016-11-06T20:51:00Z"/>
          <w:rFonts w:ascii="Times New Roman" w:hAnsi="Times New Roman"/>
          <w:spacing w:val="-4"/>
          <w:lang w:val="ru-RU"/>
        </w:rPr>
        <w:pPrChange w:id="1002" w:author="Павел Смирнов" w:date="2016-12-29T11:10:00Z">
          <w:pPr>
            <w:spacing w:after="120"/>
            <w:ind w:firstLine="567"/>
            <w:jc w:val="both"/>
          </w:pPr>
        </w:pPrChange>
      </w:pPr>
      <w:ins w:id="1003" w:author="User" w:date="2016-11-06T20:51:00Z">
        <w:r w:rsidRPr="007107F5">
          <w:rPr>
            <w:rFonts w:ascii="Times New Roman" w:hAnsi="Times New Roman"/>
            <w:spacing w:val="-4"/>
            <w:lang w:val="ru-RU"/>
          </w:rPr>
          <w:t>3.2</w:t>
        </w:r>
      </w:ins>
      <w:ins w:id="1004" w:author="Ксения Кисанова" w:date="2017-01-19T13:28:00Z">
        <w:r w:rsidR="00F60054">
          <w:rPr>
            <w:rFonts w:ascii="Times New Roman" w:hAnsi="Times New Roman"/>
            <w:spacing w:val="-4"/>
            <w:lang w:val="ru-RU"/>
          </w:rPr>
          <w:t>4</w:t>
        </w:r>
      </w:ins>
      <w:ins w:id="1005" w:author="User" w:date="2016-11-07T09:26:00Z">
        <w:del w:id="1006" w:author="Ксения Кисанова" w:date="2017-01-19T13:28:00Z">
          <w:r w:rsidR="000202F9" w:rsidDel="00F60054">
            <w:rPr>
              <w:rFonts w:ascii="Times New Roman" w:hAnsi="Times New Roman"/>
              <w:spacing w:val="-4"/>
              <w:lang w:val="ru-RU"/>
            </w:rPr>
            <w:delText>5</w:delText>
          </w:r>
        </w:del>
      </w:ins>
      <w:ins w:id="1007" w:author="User" w:date="2016-11-06T20:51:00Z">
        <w:r w:rsidRPr="007107F5">
          <w:rPr>
            <w:rFonts w:ascii="Times New Roman" w:hAnsi="Times New Roman"/>
            <w:b/>
            <w:spacing w:val="-4"/>
            <w:lang w:val="ru-RU"/>
          </w:rPr>
          <w:t xml:space="preserve"> сейсмичность площадки строительства:</w:t>
        </w:r>
        <w:r w:rsidRPr="007107F5">
          <w:rPr>
            <w:rFonts w:ascii="Times New Roman" w:hAnsi="Times New Roman"/>
            <w:spacing w:val="-4"/>
            <w:lang w:val="ru-RU"/>
          </w:rPr>
          <w:t xml:space="preserve"> Интенсивность расчетных сейсмических воздействий на площадке строительства с соответствующими периодами повторяемости за нормативный срок.</w:t>
        </w:r>
      </w:ins>
    </w:p>
    <w:p w:rsidR="007107F5" w:rsidRPr="007107F5" w:rsidRDefault="007107F5">
      <w:pPr>
        <w:spacing w:after="120" w:line="360" w:lineRule="auto"/>
        <w:ind w:firstLine="567"/>
        <w:jc w:val="both"/>
        <w:rPr>
          <w:ins w:id="1008" w:author="User" w:date="2016-11-06T20:51:00Z"/>
          <w:rFonts w:ascii="Times New Roman" w:hAnsi="Times New Roman"/>
          <w:spacing w:val="-4"/>
          <w:sz w:val="20"/>
          <w:szCs w:val="20"/>
          <w:lang w:val="ru-RU"/>
          <w:rPrChange w:id="1009" w:author="User" w:date="2016-11-06T20:51:00Z">
            <w:rPr>
              <w:ins w:id="1010" w:author="User" w:date="2016-11-06T20:51:00Z"/>
              <w:rFonts w:ascii="Times New Roman" w:hAnsi="Times New Roman"/>
              <w:spacing w:val="-4"/>
              <w:lang w:val="ru-RU"/>
            </w:rPr>
          </w:rPrChange>
        </w:rPr>
        <w:pPrChange w:id="1011" w:author="Павел Смирнов" w:date="2016-12-29T11:10:00Z">
          <w:pPr>
            <w:spacing w:after="120"/>
            <w:ind w:firstLine="567"/>
            <w:jc w:val="both"/>
          </w:pPr>
        </w:pPrChange>
      </w:pPr>
      <w:ins w:id="1012" w:author="User" w:date="2016-11-06T20:51:00Z">
        <w:r w:rsidRPr="001F3722">
          <w:rPr>
            <w:rFonts w:ascii="Times New Roman" w:hAnsi="Times New Roman"/>
            <w:spacing w:val="20"/>
            <w:sz w:val="20"/>
            <w:szCs w:val="20"/>
            <w:lang w:val="ru-RU"/>
            <w:rPrChange w:id="1013" w:author="User" w:date="2016-11-07T10:26:00Z">
              <w:rPr>
                <w:rFonts w:ascii="Times New Roman" w:hAnsi="Times New Roman"/>
                <w:spacing w:val="-4"/>
                <w:lang w:val="ru-RU"/>
              </w:rPr>
            </w:rPrChange>
          </w:rPr>
          <w:t>Примечание</w:t>
        </w:r>
        <w:r w:rsidRPr="007107F5">
          <w:rPr>
            <w:rFonts w:ascii="Times New Roman" w:hAnsi="Times New Roman"/>
            <w:spacing w:val="-4"/>
            <w:sz w:val="20"/>
            <w:szCs w:val="20"/>
            <w:lang w:val="ru-RU"/>
            <w:rPrChange w:id="1014" w:author="User" w:date="2016-11-06T20:51:00Z">
              <w:rPr>
                <w:rFonts w:ascii="Times New Roman" w:hAnsi="Times New Roman"/>
                <w:spacing w:val="-4"/>
                <w:lang w:val="ru-RU"/>
              </w:rPr>
            </w:rPrChange>
          </w:rPr>
          <w:t xml:space="preserve"> – Сейсмичность устанавлива</w:t>
        </w:r>
        <w:r>
          <w:rPr>
            <w:rFonts w:ascii="Times New Roman" w:hAnsi="Times New Roman"/>
            <w:spacing w:val="-4"/>
            <w:sz w:val="20"/>
            <w:szCs w:val="20"/>
            <w:lang w:val="ru-RU"/>
          </w:rPr>
          <w:t>ют</w:t>
        </w:r>
        <w:r w:rsidRPr="007107F5">
          <w:rPr>
            <w:rFonts w:ascii="Times New Roman" w:hAnsi="Times New Roman"/>
            <w:spacing w:val="-4"/>
            <w:sz w:val="20"/>
            <w:szCs w:val="20"/>
            <w:lang w:val="ru-RU"/>
            <w:rPrChange w:id="1015" w:author="User" w:date="2016-11-06T20:51:00Z">
              <w:rPr>
                <w:rFonts w:ascii="Times New Roman" w:hAnsi="Times New Roman"/>
                <w:spacing w:val="-4"/>
                <w:lang w:val="ru-RU"/>
              </w:rPr>
            </w:rPrChange>
          </w:rPr>
          <w:t xml:space="preserve"> в соответствии с картами </w:t>
        </w:r>
      </w:ins>
      <w:ins w:id="1016" w:author="User" w:date="2016-11-07T10:11:00Z">
        <w:r w:rsidR="00EF478F">
          <w:rPr>
            <w:rFonts w:ascii="Times New Roman" w:hAnsi="Times New Roman"/>
            <w:spacing w:val="-4"/>
            <w:sz w:val="20"/>
            <w:szCs w:val="20"/>
            <w:lang w:val="ru-RU"/>
          </w:rPr>
          <w:t>СР</w:t>
        </w:r>
      </w:ins>
      <w:ins w:id="1017" w:author="User" w:date="2016-11-06T20:51:00Z">
        <w:r w:rsidRPr="007107F5">
          <w:rPr>
            <w:rFonts w:ascii="Times New Roman" w:hAnsi="Times New Roman"/>
            <w:spacing w:val="-4"/>
            <w:sz w:val="20"/>
            <w:szCs w:val="20"/>
            <w:lang w:val="ru-RU"/>
            <w:rPrChange w:id="1018" w:author="User" w:date="2016-11-06T20:51:00Z">
              <w:rPr>
                <w:rFonts w:ascii="Times New Roman" w:hAnsi="Times New Roman"/>
                <w:spacing w:val="-4"/>
                <w:lang w:val="ru-RU"/>
              </w:rPr>
            </w:rPrChange>
          </w:rPr>
          <w:t xml:space="preserve"> и </w:t>
        </w:r>
      </w:ins>
      <w:ins w:id="1019" w:author="User" w:date="2016-11-07T10:11:00Z">
        <w:r w:rsidR="00EF478F">
          <w:rPr>
            <w:rFonts w:ascii="Times New Roman" w:hAnsi="Times New Roman"/>
            <w:spacing w:val="-4"/>
            <w:sz w:val="20"/>
            <w:szCs w:val="20"/>
            <w:lang w:val="ru-RU"/>
          </w:rPr>
          <w:t xml:space="preserve">СМР </w:t>
        </w:r>
      </w:ins>
      <w:ins w:id="1020" w:author="User" w:date="2016-11-06T20:51:00Z">
        <w:r w:rsidRPr="007107F5">
          <w:rPr>
            <w:rFonts w:ascii="Times New Roman" w:hAnsi="Times New Roman"/>
            <w:spacing w:val="-4"/>
            <w:sz w:val="20"/>
            <w:szCs w:val="20"/>
            <w:lang w:val="ru-RU"/>
            <w:rPrChange w:id="1021" w:author="User" w:date="2016-11-06T20:51:00Z">
              <w:rPr>
                <w:rFonts w:ascii="Times New Roman" w:hAnsi="Times New Roman"/>
                <w:spacing w:val="-4"/>
                <w:lang w:val="ru-RU"/>
              </w:rPr>
            </w:rPrChange>
          </w:rPr>
          <w:t>пло</w:t>
        </w:r>
        <w:r w:rsidR="00EF478F" w:rsidRPr="00EF478F">
          <w:rPr>
            <w:rFonts w:ascii="Times New Roman" w:hAnsi="Times New Roman"/>
            <w:spacing w:val="-4"/>
            <w:sz w:val="20"/>
            <w:szCs w:val="20"/>
            <w:lang w:val="ru-RU"/>
          </w:rPr>
          <w:t>щадки строительства и измеря</w:t>
        </w:r>
      </w:ins>
      <w:ins w:id="1022" w:author="User" w:date="2016-11-07T10:11:00Z">
        <w:r w:rsidR="00EF478F">
          <w:rPr>
            <w:rFonts w:ascii="Times New Roman" w:hAnsi="Times New Roman"/>
            <w:spacing w:val="-4"/>
            <w:sz w:val="20"/>
            <w:szCs w:val="20"/>
            <w:lang w:val="ru-RU"/>
          </w:rPr>
          <w:t>ют</w:t>
        </w:r>
      </w:ins>
      <w:ins w:id="1023" w:author="User" w:date="2016-11-06T20:51:00Z">
        <w:r w:rsidRPr="007107F5">
          <w:rPr>
            <w:rFonts w:ascii="Times New Roman" w:hAnsi="Times New Roman"/>
            <w:spacing w:val="-4"/>
            <w:sz w:val="20"/>
            <w:szCs w:val="20"/>
            <w:lang w:val="ru-RU"/>
            <w:rPrChange w:id="1024" w:author="User" w:date="2016-11-06T20:51:00Z">
              <w:rPr>
                <w:rFonts w:ascii="Times New Roman" w:hAnsi="Times New Roman"/>
                <w:spacing w:val="-4"/>
                <w:lang w:val="ru-RU"/>
              </w:rPr>
            </w:rPrChange>
          </w:rPr>
          <w:t xml:space="preserve"> в баллах по действующей макросейсмической шкале. </w:t>
        </w:r>
      </w:ins>
    </w:p>
    <w:p w:rsidR="007107F5" w:rsidRPr="007107F5" w:rsidRDefault="007107F5">
      <w:pPr>
        <w:spacing w:after="120" w:line="360" w:lineRule="auto"/>
        <w:ind w:firstLine="567"/>
        <w:jc w:val="both"/>
        <w:rPr>
          <w:ins w:id="1025" w:author="User" w:date="2016-11-06T20:51:00Z"/>
          <w:rFonts w:ascii="Times New Roman" w:hAnsi="Times New Roman"/>
          <w:spacing w:val="-4"/>
          <w:lang w:val="ru-RU"/>
        </w:rPr>
        <w:pPrChange w:id="1026" w:author="Павел Смирнов" w:date="2016-12-29T11:10:00Z">
          <w:pPr>
            <w:spacing w:after="120"/>
            <w:ind w:firstLine="567"/>
            <w:jc w:val="both"/>
          </w:pPr>
        </w:pPrChange>
      </w:pPr>
      <w:ins w:id="1027" w:author="User" w:date="2016-11-06T20:51:00Z">
        <w:r w:rsidRPr="007107F5">
          <w:rPr>
            <w:rFonts w:ascii="Times New Roman" w:hAnsi="Times New Roman"/>
            <w:spacing w:val="-4"/>
            <w:lang w:val="ru-RU"/>
          </w:rPr>
          <w:t>3.2</w:t>
        </w:r>
      </w:ins>
      <w:ins w:id="1028" w:author="Ксения Кисанова" w:date="2017-01-19T13:28:00Z">
        <w:r w:rsidR="00F60054">
          <w:rPr>
            <w:rFonts w:ascii="Times New Roman" w:hAnsi="Times New Roman"/>
            <w:spacing w:val="-4"/>
            <w:lang w:val="ru-RU"/>
          </w:rPr>
          <w:t>5</w:t>
        </w:r>
      </w:ins>
      <w:ins w:id="1029" w:author="User" w:date="2016-11-07T09:26:00Z">
        <w:del w:id="1030" w:author="Ксения Кисанова" w:date="2017-01-19T13:28:00Z">
          <w:r w:rsidR="000202F9" w:rsidDel="00F60054">
            <w:rPr>
              <w:rFonts w:ascii="Times New Roman" w:hAnsi="Times New Roman"/>
              <w:spacing w:val="-4"/>
              <w:lang w:val="ru-RU"/>
            </w:rPr>
            <w:delText>6</w:delText>
          </w:r>
        </w:del>
      </w:ins>
      <w:ins w:id="1031" w:author="User" w:date="2016-11-06T20:51:00Z">
        <w:r w:rsidRPr="007107F5">
          <w:rPr>
            <w:rFonts w:ascii="Times New Roman" w:hAnsi="Times New Roman"/>
            <w:b/>
            <w:spacing w:val="-4"/>
            <w:lang w:val="ru-RU"/>
          </w:rPr>
          <w:t xml:space="preserve"> сейсмичность территории: </w:t>
        </w:r>
        <w:r w:rsidRPr="007107F5">
          <w:rPr>
            <w:rFonts w:ascii="Times New Roman" w:hAnsi="Times New Roman"/>
            <w:spacing w:val="-4"/>
            <w:lang w:val="ru-RU"/>
          </w:rPr>
          <w:t>Максимальная интенсивность сейсмических воздействий в баллах на рассматриваемой территории для принятого периода повторяемости землетрясения.</w:t>
        </w:r>
      </w:ins>
    </w:p>
    <w:p w:rsidR="007107F5" w:rsidRPr="00260F2C" w:rsidRDefault="007107F5">
      <w:pPr>
        <w:spacing w:after="120" w:line="360" w:lineRule="auto"/>
        <w:ind w:firstLine="567"/>
        <w:jc w:val="both"/>
        <w:rPr>
          <w:ins w:id="1032" w:author="User" w:date="2016-11-06T20:52:00Z"/>
          <w:rFonts w:ascii="Times New Roman" w:hAnsi="Times New Roman"/>
          <w:color w:val="000000"/>
          <w:lang w:val="ru-RU"/>
        </w:rPr>
        <w:pPrChange w:id="1033" w:author="Павел Смирнов" w:date="2016-12-29T11:10:00Z">
          <w:pPr>
            <w:spacing w:after="120"/>
            <w:ind w:firstLine="567"/>
            <w:jc w:val="both"/>
          </w:pPr>
        </w:pPrChange>
      </w:pPr>
      <w:ins w:id="1034" w:author="User" w:date="2016-11-06T20:52:00Z">
        <w:r w:rsidRPr="00AB5BA2">
          <w:rPr>
            <w:rFonts w:ascii="Times New Roman" w:hAnsi="Times New Roman"/>
            <w:color w:val="000000"/>
            <w:lang w:val="ru-RU"/>
          </w:rPr>
          <w:t>3.2</w:t>
        </w:r>
      </w:ins>
      <w:ins w:id="1035" w:author="Ксения Кисанова" w:date="2017-01-19T13:28:00Z">
        <w:r w:rsidR="00F60054">
          <w:rPr>
            <w:rFonts w:ascii="Times New Roman" w:hAnsi="Times New Roman"/>
            <w:color w:val="000000"/>
            <w:lang w:val="ru-RU"/>
          </w:rPr>
          <w:t>6</w:t>
        </w:r>
      </w:ins>
      <w:ins w:id="1036" w:author="User" w:date="2016-11-07T09:26:00Z">
        <w:del w:id="1037" w:author="Ксения Кисанова" w:date="2017-01-19T13:28:00Z">
          <w:r w:rsidR="000202F9" w:rsidDel="00F60054">
            <w:rPr>
              <w:rFonts w:ascii="Times New Roman" w:hAnsi="Times New Roman"/>
              <w:color w:val="000000"/>
              <w:lang w:val="ru-RU"/>
            </w:rPr>
            <w:delText>7</w:delText>
          </w:r>
        </w:del>
      </w:ins>
      <w:ins w:id="1038" w:author="User" w:date="2016-11-06T20:52:00Z">
        <w:r w:rsidRPr="00260F2C">
          <w:rPr>
            <w:rFonts w:ascii="Times New Roman" w:hAnsi="Times New Roman"/>
            <w:b/>
            <w:color w:val="000000"/>
            <w:lang w:val="ru-RU"/>
          </w:rPr>
          <w:t xml:space="preserve"> </w:t>
        </w:r>
        <w:proofErr w:type="spellStart"/>
        <w:r w:rsidRPr="00260F2C">
          <w:rPr>
            <w:rFonts w:ascii="Times New Roman" w:hAnsi="Times New Roman"/>
            <w:b/>
            <w:color w:val="000000"/>
            <w:lang w:val="ru-RU"/>
          </w:rPr>
          <w:t>сейсмогенерирующий</w:t>
        </w:r>
        <w:proofErr w:type="spellEnd"/>
        <w:r w:rsidRPr="00260F2C">
          <w:rPr>
            <w:rFonts w:ascii="Times New Roman" w:hAnsi="Times New Roman"/>
            <w:b/>
            <w:color w:val="000000"/>
            <w:lang w:val="ru-RU"/>
          </w:rPr>
          <w:t xml:space="preserve"> разлом: </w:t>
        </w:r>
        <w:r w:rsidRPr="00260F2C">
          <w:rPr>
            <w:rFonts w:ascii="Times New Roman" w:hAnsi="Times New Roman"/>
            <w:color w:val="000000"/>
            <w:lang w:val="ru-RU"/>
          </w:rPr>
          <w:t>Тектонический разлом, с которым связаны возможные очаги землетрясений за период не более 10</w:t>
        </w:r>
        <w:r>
          <w:rPr>
            <w:rFonts w:ascii="Times New Roman" w:hAnsi="Times New Roman"/>
            <w:color w:val="000000"/>
            <w:lang w:val="ru-RU"/>
          </w:rPr>
          <w:t xml:space="preserve"> 000 лет.</w:t>
        </w:r>
      </w:ins>
    </w:p>
    <w:p w:rsidR="005A32EE" w:rsidRPr="00260F2C" w:rsidRDefault="005A32EE">
      <w:pPr>
        <w:spacing w:after="120" w:line="360" w:lineRule="auto"/>
        <w:ind w:firstLine="567"/>
        <w:jc w:val="both"/>
        <w:rPr>
          <w:rFonts w:ascii="Times New Roman" w:hAnsi="Times New Roman"/>
          <w:spacing w:val="-4"/>
          <w:lang w:val="ru-RU"/>
        </w:rPr>
        <w:pPrChange w:id="1039" w:author="Павел Смирнов" w:date="2016-12-29T11:10:00Z">
          <w:pPr>
            <w:spacing w:after="120"/>
            <w:ind w:firstLine="567"/>
            <w:jc w:val="both"/>
          </w:pPr>
        </w:pPrChange>
      </w:pPr>
      <w:r w:rsidRPr="00DC4FEA">
        <w:rPr>
          <w:rFonts w:ascii="Times New Roman" w:hAnsi="Times New Roman"/>
          <w:spacing w:val="-4"/>
          <w:lang w:val="ru-RU"/>
          <w:rPrChange w:id="1040" w:author="User" w:date="2016-11-06T20:38:00Z">
            <w:rPr>
              <w:rFonts w:ascii="Times New Roman" w:hAnsi="Times New Roman"/>
              <w:b/>
              <w:spacing w:val="-4"/>
              <w:lang w:val="ru-RU"/>
            </w:rPr>
          </w:rPrChange>
        </w:rPr>
        <w:t>3.2</w:t>
      </w:r>
      <w:ins w:id="1041" w:author="Ксения Кисанова" w:date="2017-01-19T13:28:00Z">
        <w:r w:rsidR="00F60054">
          <w:rPr>
            <w:rFonts w:ascii="Times New Roman" w:hAnsi="Times New Roman"/>
            <w:spacing w:val="-4"/>
            <w:lang w:val="ru-RU"/>
          </w:rPr>
          <w:t>7</w:t>
        </w:r>
      </w:ins>
      <w:ins w:id="1042" w:author="User" w:date="2016-11-07T09:26:00Z">
        <w:del w:id="1043" w:author="Ксения Кисанова" w:date="2017-01-19T13:28:00Z">
          <w:r w:rsidR="000202F9" w:rsidDel="00F60054">
            <w:rPr>
              <w:rFonts w:ascii="Times New Roman" w:hAnsi="Times New Roman"/>
              <w:spacing w:val="-4"/>
              <w:lang w:val="ru-RU"/>
            </w:rPr>
            <w:delText>8</w:delText>
          </w:r>
        </w:del>
      </w:ins>
      <w:del w:id="1044" w:author="User" w:date="2016-11-06T20:50:00Z">
        <w:r w:rsidRPr="00DC4FEA" w:rsidDel="007107F5">
          <w:rPr>
            <w:rFonts w:ascii="Times New Roman" w:hAnsi="Times New Roman"/>
            <w:spacing w:val="-4"/>
            <w:lang w:val="ru-RU"/>
            <w:rPrChange w:id="1045" w:author="User" w:date="2016-11-06T20:38:00Z">
              <w:rPr>
                <w:rFonts w:ascii="Times New Roman" w:hAnsi="Times New Roman"/>
                <w:b/>
                <w:spacing w:val="-4"/>
                <w:lang w:val="ru-RU"/>
              </w:rPr>
            </w:rPrChange>
          </w:rPr>
          <w:delText>5</w:delText>
        </w:r>
      </w:del>
      <w:r w:rsidRPr="00260F2C">
        <w:rPr>
          <w:rFonts w:ascii="Times New Roman" w:hAnsi="Times New Roman"/>
          <w:b/>
          <w:spacing w:val="-4"/>
          <w:lang w:val="ru-RU"/>
        </w:rPr>
        <w:t xml:space="preserve"> сейсмотектонический разрыв (</w:t>
      </w:r>
      <w:proofErr w:type="spellStart"/>
      <w:r w:rsidRPr="00260F2C">
        <w:rPr>
          <w:rFonts w:ascii="Times New Roman" w:hAnsi="Times New Roman"/>
          <w:b/>
          <w:spacing w:val="-4"/>
          <w:lang w:val="ru-RU"/>
        </w:rPr>
        <w:t>сейсморазрыв</w:t>
      </w:r>
      <w:proofErr w:type="spellEnd"/>
      <w:r w:rsidRPr="00260F2C">
        <w:rPr>
          <w:rFonts w:ascii="Times New Roman" w:hAnsi="Times New Roman"/>
          <w:b/>
          <w:spacing w:val="-4"/>
          <w:lang w:val="ru-RU"/>
        </w:rPr>
        <w:t xml:space="preserve">): </w:t>
      </w:r>
      <w:r w:rsidRPr="00260F2C">
        <w:rPr>
          <w:rFonts w:ascii="Times New Roman" w:hAnsi="Times New Roman"/>
          <w:spacing w:val="-4"/>
          <w:lang w:val="ru-RU"/>
        </w:rPr>
        <w:t>Разрыв дневной поверхности, имеющий все признаки тектонического</w:t>
      </w:r>
      <w:ins w:id="1046" w:author="User" w:date="2016-11-07T10:16:00Z">
        <w:r w:rsidR="00EF478F">
          <w:rPr>
            <w:rFonts w:ascii="Times New Roman" w:hAnsi="Times New Roman"/>
            <w:spacing w:val="-4"/>
            <w:lang w:val="ru-RU"/>
          </w:rPr>
          <w:t xml:space="preserve"> и</w:t>
        </w:r>
      </w:ins>
      <w:del w:id="1047" w:author="User" w:date="2016-11-07T10:16:00Z">
        <w:r w:rsidRPr="00260F2C" w:rsidDel="00EF478F">
          <w:rPr>
            <w:rFonts w:ascii="Times New Roman" w:hAnsi="Times New Roman"/>
            <w:spacing w:val="-4"/>
            <w:lang w:val="ru-RU"/>
          </w:rPr>
          <w:delText>;</w:delText>
        </w:r>
      </w:del>
      <w:r w:rsidRPr="00260F2C">
        <w:rPr>
          <w:rFonts w:ascii="Times New Roman" w:hAnsi="Times New Roman"/>
          <w:spacing w:val="-4"/>
          <w:lang w:val="ru-RU"/>
        </w:rPr>
        <w:t xml:space="preserve"> связанный </w:t>
      </w:r>
      <w:r w:rsidRPr="00260F2C">
        <w:rPr>
          <w:rFonts w:ascii="Times New Roman" w:hAnsi="Times New Roman"/>
          <w:lang w:val="ru-RU"/>
        </w:rPr>
        <w:t>с выходом сейсмического очага на земную поверхность.</w:t>
      </w:r>
    </w:p>
    <w:p w:rsidR="005A32EE" w:rsidRPr="00260F2C" w:rsidDel="007107F5" w:rsidRDefault="005A32EE">
      <w:pPr>
        <w:spacing w:after="120" w:line="360" w:lineRule="auto"/>
        <w:ind w:firstLine="567"/>
        <w:jc w:val="both"/>
        <w:rPr>
          <w:del w:id="1048" w:author="User" w:date="2016-11-06T20:50:00Z"/>
          <w:rFonts w:ascii="Times New Roman" w:hAnsi="Times New Roman"/>
          <w:color w:val="000000"/>
          <w:lang w:val="ru-RU"/>
        </w:rPr>
        <w:pPrChange w:id="1049" w:author="Павел Смирнов" w:date="2016-12-29T11:10:00Z">
          <w:pPr>
            <w:spacing w:after="120"/>
            <w:ind w:firstLine="567"/>
            <w:jc w:val="both"/>
          </w:pPr>
        </w:pPrChange>
      </w:pPr>
      <w:del w:id="1050" w:author="User" w:date="2016-11-06T20:50:00Z">
        <w:r w:rsidRPr="00DC4FEA" w:rsidDel="007107F5">
          <w:rPr>
            <w:rFonts w:ascii="Times New Roman" w:hAnsi="Times New Roman"/>
            <w:color w:val="000000"/>
            <w:lang w:val="ru-RU"/>
            <w:rPrChange w:id="1051" w:author="User" w:date="2016-11-06T20:38:00Z">
              <w:rPr>
                <w:rFonts w:ascii="Times New Roman" w:hAnsi="Times New Roman"/>
                <w:b/>
                <w:color w:val="000000"/>
                <w:lang w:val="ru-RU"/>
              </w:rPr>
            </w:rPrChange>
          </w:rPr>
          <w:lastRenderedPageBreak/>
          <w:delText>3.26</w:delText>
        </w:r>
        <w:r w:rsidRPr="00260F2C" w:rsidDel="007107F5">
          <w:rPr>
            <w:rFonts w:ascii="Times New Roman" w:hAnsi="Times New Roman"/>
            <w:b/>
            <w:color w:val="000000"/>
            <w:lang w:val="ru-RU"/>
          </w:rPr>
          <w:delText xml:space="preserve"> сейсмическое районирование </w:delText>
        </w:r>
      </w:del>
      <w:del w:id="1052" w:author="User" w:date="2016-11-06T20:39:00Z">
        <w:r w:rsidRPr="00260F2C" w:rsidDel="00DC4FEA">
          <w:rPr>
            <w:rFonts w:ascii="Times New Roman" w:hAnsi="Times New Roman"/>
            <w:b/>
            <w:color w:val="000000"/>
            <w:lang w:val="ru-RU"/>
          </w:rPr>
          <w:delText>(</w:delText>
        </w:r>
      </w:del>
      <w:del w:id="1053" w:author="User" w:date="2016-11-06T20:50:00Z">
        <w:r w:rsidRPr="00DC4FEA" w:rsidDel="007107F5">
          <w:rPr>
            <w:rFonts w:ascii="Times New Roman" w:hAnsi="Times New Roman"/>
            <w:color w:val="000000"/>
            <w:lang w:val="ru-RU"/>
            <w:rPrChange w:id="1054" w:author="User" w:date="2016-11-06T20:39:00Z">
              <w:rPr>
                <w:rFonts w:ascii="Times New Roman" w:hAnsi="Times New Roman"/>
                <w:b/>
                <w:color w:val="000000"/>
                <w:lang w:val="ru-RU"/>
              </w:rPr>
            </w:rPrChange>
          </w:rPr>
          <w:delText>СР</w:delText>
        </w:r>
      </w:del>
      <w:del w:id="1055" w:author="User" w:date="2016-11-06T20:39:00Z">
        <w:r w:rsidRPr="00260F2C" w:rsidDel="00DC4FEA">
          <w:rPr>
            <w:rFonts w:ascii="Times New Roman" w:hAnsi="Times New Roman"/>
            <w:b/>
            <w:color w:val="000000"/>
            <w:lang w:val="ru-RU"/>
          </w:rPr>
          <w:delText>)</w:delText>
        </w:r>
      </w:del>
      <w:del w:id="1056" w:author="User" w:date="2016-11-06T20:50:00Z">
        <w:r w:rsidRPr="00260F2C" w:rsidDel="007107F5">
          <w:rPr>
            <w:rFonts w:ascii="Times New Roman" w:hAnsi="Times New Roman"/>
            <w:b/>
            <w:color w:val="000000"/>
            <w:lang w:val="ru-RU"/>
          </w:rPr>
          <w:delText xml:space="preserve">: </w:delText>
        </w:r>
        <w:r w:rsidRPr="00260F2C" w:rsidDel="007107F5">
          <w:rPr>
            <w:rFonts w:ascii="Times New Roman" w:hAnsi="Times New Roman"/>
            <w:color w:val="000000"/>
            <w:lang w:val="ru-RU"/>
          </w:rPr>
          <w:delText>Картирование ожидаемых сейсмических воздействий, основанное на выявлении зон возникновения очагов землетрясений (зон ВОЗ) и определении сейсмического эффекта, создаваемого ими на земной поверхности. Карты СР служат для осуществления сейсмостойкого строительства, обеспечения безопасности населения, охраны окружающей среды и других мероприятий, направленных на снижение ущерба при сильных землетрясениях.</w:delText>
        </w:r>
      </w:del>
    </w:p>
    <w:p w:rsidR="005A32EE" w:rsidRPr="00260F2C" w:rsidDel="007107F5" w:rsidRDefault="005A32EE">
      <w:pPr>
        <w:spacing w:after="120" w:line="360" w:lineRule="auto"/>
        <w:ind w:firstLine="567"/>
        <w:jc w:val="both"/>
        <w:rPr>
          <w:del w:id="1057" w:author="User" w:date="2016-11-06T20:51:00Z"/>
          <w:rFonts w:ascii="Times New Roman" w:hAnsi="Times New Roman"/>
          <w:color w:val="000000"/>
          <w:lang w:val="ru-RU"/>
        </w:rPr>
        <w:pPrChange w:id="1058" w:author="Павел Смирнов" w:date="2016-12-29T11:10:00Z">
          <w:pPr>
            <w:spacing w:after="120"/>
            <w:ind w:firstLine="567"/>
            <w:jc w:val="both"/>
          </w:pPr>
        </w:pPrChange>
      </w:pPr>
      <w:del w:id="1059" w:author="User" w:date="2016-11-06T20:51:00Z">
        <w:r w:rsidRPr="00DC4FEA" w:rsidDel="007107F5">
          <w:rPr>
            <w:rFonts w:ascii="Times New Roman" w:hAnsi="Times New Roman"/>
            <w:color w:val="000000"/>
            <w:lang w:val="ru-RU"/>
            <w:rPrChange w:id="1060" w:author="User" w:date="2016-11-06T20:38:00Z">
              <w:rPr>
                <w:rFonts w:ascii="Times New Roman" w:hAnsi="Times New Roman"/>
                <w:b/>
                <w:color w:val="000000"/>
                <w:lang w:val="ru-RU"/>
              </w:rPr>
            </w:rPrChange>
          </w:rPr>
          <w:delText>3.27</w:delText>
        </w:r>
        <w:r w:rsidRPr="00260F2C" w:rsidDel="007107F5">
          <w:rPr>
            <w:rFonts w:ascii="Times New Roman" w:hAnsi="Times New Roman"/>
            <w:b/>
            <w:color w:val="000000"/>
            <w:lang w:val="ru-RU"/>
          </w:rPr>
          <w:delText xml:space="preserve"> сейсмичность площадки строительства:</w:delText>
        </w:r>
        <w:r w:rsidRPr="00260F2C" w:rsidDel="007107F5">
          <w:rPr>
            <w:rFonts w:ascii="Times New Roman" w:hAnsi="Times New Roman"/>
            <w:color w:val="000000"/>
            <w:lang w:val="ru-RU"/>
          </w:rPr>
          <w:delText xml:space="preserve"> Интенсивность расчетных сейсмических воздействий на площадке строительства с соответствующими периодами повторяемости за нормативный срок.</w:delText>
        </w:r>
      </w:del>
    </w:p>
    <w:p w:rsidR="005A32EE" w:rsidRPr="00260F2C" w:rsidDel="007107F5" w:rsidRDefault="005A32EE">
      <w:pPr>
        <w:spacing w:after="120" w:line="360" w:lineRule="auto"/>
        <w:ind w:firstLine="567"/>
        <w:jc w:val="both"/>
        <w:rPr>
          <w:del w:id="1061" w:author="User" w:date="2016-11-06T20:51:00Z"/>
          <w:rFonts w:ascii="Times New Roman" w:hAnsi="Times New Roman"/>
          <w:color w:val="000000"/>
          <w:sz w:val="20"/>
          <w:szCs w:val="20"/>
          <w:lang w:val="ru-RU"/>
        </w:rPr>
        <w:pPrChange w:id="1062" w:author="Павел Смирнов" w:date="2016-12-29T11:10:00Z">
          <w:pPr>
            <w:spacing w:after="120"/>
            <w:ind w:left="567"/>
            <w:jc w:val="both"/>
          </w:pPr>
        </w:pPrChange>
      </w:pPr>
      <w:del w:id="1063" w:author="User" w:date="2016-11-06T20:51:00Z">
        <w:r w:rsidRPr="00260F2C" w:rsidDel="007107F5">
          <w:rPr>
            <w:rFonts w:ascii="Times New Roman" w:hAnsi="Times New Roman"/>
            <w:spacing w:val="50"/>
            <w:sz w:val="20"/>
            <w:szCs w:val="20"/>
            <w:lang w:val="ru-RU"/>
          </w:rPr>
          <w:delText>Примечание</w:delText>
        </w:r>
        <w:r w:rsidRPr="00260F2C" w:rsidDel="007107F5">
          <w:rPr>
            <w:rFonts w:ascii="Times New Roman" w:hAnsi="Times New Roman"/>
            <w:sz w:val="20"/>
            <w:szCs w:val="20"/>
            <w:lang w:val="ru-RU"/>
          </w:rPr>
          <w:delText xml:space="preserve"> – </w:delText>
        </w:r>
        <w:r w:rsidRPr="00260F2C" w:rsidDel="007107F5">
          <w:rPr>
            <w:rFonts w:ascii="Times New Roman" w:hAnsi="Times New Roman"/>
            <w:color w:val="000000"/>
            <w:sz w:val="20"/>
            <w:szCs w:val="20"/>
            <w:lang w:val="ru-RU"/>
          </w:rPr>
          <w:delText xml:space="preserve">Сейсмичность устанавливается в соответствии с картами сейсмического районирования и сейсмомикрорайонирования площадки строительства и измеряется в баллах по действующей макросейсмической шкале. </w:delText>
        </w:r>
      </w:del>
    </w:p>
    <w:p w:rsidR="005A32EE" w:rsidRPr="00260F2C" w:rsidDel="007107F5" w:rsidRDefault="005A32EE">
      <w:pPr>
        <w:spacing w:after="120" w:line="360" w:lineRule="auto"/>
        <w:ind w:firstLine="567"/>
        <w:jc w:val="both"/>
        <w:rPr>
          <w:del w:id="1064" w:author="User" w:date="2016-11-06T20:51:00Z"/>
          <w:rFonts w:ascii="Times New Roman" w:hAnsi="Times New Roman"/>
          <w:color w:val="000000"/>
          <w:lang w:val="ru-RU"/>
        </w:rPr>
        <w:pPrChange w:id="1065" w:author="Павел Смирнов" w:date="2016-12-29T11:10:00Z">
          <w:pPr>
            <w:spacing w:after="120"/>
            <w:ind w:firstLine="567"/>
            <w:jc w:val="both"/>
          </w:pPr>
        </w:pPrChange>
      </w:pPr>
      <w:del w:id="1066" w:author="User" w:date="2016-11-06T20:51:00Z">
        <w:r w:rsidRPr="00DC4FEA" w:rsidDel="007107F5">
          <w:rPr>
            <w:rFonts w:ascii="Times New Roman" w:hAnsi="Times New Roman"/>
            <w:color w:val="000000"/>
            <w:lang w:val="ru-RU"/>
            <w:rPrChange w:id="1067" w:author="User" w:date="2016-11-06T20:38:00Z">
              <w:rPr>
                <w:rFonts w:ascii="Times New Roman" w:hAnsi="Times New Roman"/>
                <w:b/>
                <w:color w:val="000000"/>
                <w:lang w:val="ru-RU"/>
              </w:rPr>
            </w:rPrChange>
          </w:rPr>
          <w:delText>3.28</w:delText>
        </w:r>
        <w:r w:rsidRPr="00260F2C" w:rsidDel="007107F5">
          <w:rPr>
            <w:rFonts w:ascii="Times New Roman" w:hAnsi="Times New Roman"/>
            <w:b/>
            <w:color w:val="000000"/>
            <w:lang w:val="ru-RU"/>
          </w:rPr>
          <w:delText xml:space="preserve"> сейсмичность территории: </w:delText>
        </w:r>
        <w:r w:rsidRPr="00260F2C" w:rsidDel="007107F5">
          <w:rPr>
            <w:rFonts w:ascii="Times New Roman" w:hAnsi="Times New Roman"/>
            <w:color w:val="000000"/>
            <w:lang w:val="ru-RU"/>
          </w:rPr>
          <w:delText>Максимальная интенсивность сейсмических воздействий в баллах на рассматриваемой территории для принятого периода повторяемости землетрясения.</w:delText>
        </w:r>
      </w:del>
    </w:p>
    <w:p w:rsidR="005A32EE" w:rsidRPr="00260F2C" w:rsidDel="007107F5" w:rsidRDefault="005A32EE">
      <w:pPr>
        <w:spacing w:after="120" w:line="360" w:lineRule="auto"/>
        <w:ind w:firstLine="567"/>
        <w:jc w:val="both"/>
        <w:rPr>
          <w:del w:id="1068" w:author="User" w:date="2016-11-06T20:52:00Z"/>
          <w:rFonts w:ascii="Times New Roman" w:hAnsi="Times New Roman"/>
          <w:color w:val="000000"/>
          <w:lang w:val="ru-RU"/>
        </w:rPr>
        <w:pPrChange w:id="1069" w:author="Павел Смирнов" w:date="2016-12-29T11:10:00Z">
          <w:pPr>
            <w:spacing w:after="120"/>
            <w:ind w:firstLine="567"/>
            <w:jc w:val="both"/>
          </w:pPr>
        </w:pPrChange>
      </w:pPr>
      <w:del w:id="1070" w:author="User" w:date="2016-11-06T20:52:00Z">
        <w:r w:rsidRPr="00DC4FEA" w:rsidDel="007107F5">
          <w:rPr>
            <w:rFonts w:ascii="Times New Roman" w:hAnsi="Times New Roman"/>
            <w:color w:val="000000"/>
            <w:lang w:val="ru-RU"/>
            <w:rPrChange w:id="1071" w:author="User" w:date="2016-11-06T20:38:00Z">
              <w:rPr>
                <w:rFonts w:ascii="Times New Roman" w:hAnsi="Times New Roman"/>
                <w:b/>
                <w:color w:val="000000"/>
                <w:lang w:val="ru-RU"/>
              </w:rPr>
            </w:rPrChange>
          </w:rPr>
          <w:delText>3.29</w:delText>
        </w:r>
        <w:r w:rsidRPr="00260F2C" w:rsidDel="007107F5">
          <w:rPr>
            <w:rFonts w:ascii="Times New Roman" w:hAnsi="Times New Roman"/>
            <w:b/>
            <w:color w:val="000000"/>
            <w:lang w:val="ru-RU"/>
          </w:rPr>
          <w:delText xml:space="preserve"> сейсмогенерирующий разлом: </w:delText>
        </w:r>
        <w:r w:rsidRPr="00260F2C" w:rsidDel="007107F5">
          <w:rPr>
            <w:rFonts w:ascii="Times New Roman" w:hAnsi="Times New Roman"/>
            <w:color w:val="000000"/>
            <w:lang w:val="ru-RU"/>
          </w:rPr>
          <w:delText xml:space="preserve">Тектонический разлом, с которым связаны возможные очаги землетрясений за период не более 10000 лет. </w:delText>
        </w:r>
      </w:del>
    </w:p>
    <w:p w:rsidR="000202F9" w:rsidRPr="000202F9" w:rsidRDefault="000202F9">
      <w:pPr>
        <w:spacing w:after="120" w:line="360" w:lineRule="auto"/>
        <w:ind w:firstLine="567"/>
        <w:jc w:val="both"/>
        <w:rPr>
          <w:ins w:id="1072" w:author="User" w:date="2016-11-07T09:23:00Z"/>
          <w:rFonts w:ascii="Times New Roman" w:hAnsi="Times New Roman"/>
          <w:color w:val="000000"/>
          <w:lang w:val="ru-RU"/>
        </w:rPr>
        <w:pPrChange w:id="1073" w:author="Павел Смирнов" w:date="2016-12-29T11:10:00Z">
          <w:pPr>
            <w:spacing w:after="120"/>
            <w:ind w:firstLine="567"/>
            <w:jc w:val="both"/>
          </w:pPr>
        </w:pPrChange>
      </w:pPr>
      <w:ins w:id="1074" w:author="User" w:date="2016-11-07T09:23:00Z">
        <w:r w:rsidRPr="000202F9">
          <w:rPr>
            <w:rFonts w:ascii="Times New Roman" w:hAnsi="Times New Roman"/>
            <w:color w:val="000000"/>
            <w:lang w:val="ru-RU"/>
          </w:rPr>
          <w:t>3.</w:t>
        </w:r>
      </w:ins>
      <w:ins w:id="1075" w:author="User" w:date="2016-11-07T09:27:00Z">
        <w:r>
          <w:rPr>
            <w:rFonts w:ascii="Times New Roman" w:hAnsi="Times New Roman"/>
            <w:color w:val="000000"/>
            <w:lang w:val="ru-RU"/>
          </w:rPr>
          <w:t>2</w:t>
        </w:r>
      </w:ins>
      <w:ins w:id="1076" w:author="Ксения Кисанова" w:date="2017-01-19T13:28:00Z">
        <w:r w:rsidR="00F60054">
          <w:rPr>
            <w:rFonts w:ascii="Times New Roman" w:hAnsi="Times New Roman"/>
            <w:color w:val="000000"/>
            <w:lang w:val="ru-RU"/>
          </w:rPr>
          <w:t>8</w:t>
        </w:r>
      </w:ins>
      <w:ins w:id="1077" w:author="User" w:date="2016-11-07T09:27:00Z">
        <w:del w:id="1078" w:author="Ксения Кисанова" w:date="2017-01-19T13:28:00Z">
          <w:r w:rsidDel="00F60054">
            <w:rPr>
              <w:rFonts w:ascii="Times New Roman" w:hAnsi="Times New Roman"/>
              <w:color w:val="000000"/>
              <w:lang w:val="ru-RU"/>
            </w:rPr>
            <w:delText>9</w:delText>
          </w:r>
        </w:del>
      </w:ins>
      <w:ins w:id="1079" w:author="User" w:date="2016-11-07T09:23:00Z">
        <w:r w:rsidRPr="000202F9">
          <w:rPr>
            <w:rFonts w:ascii="Times New Roman" w:hAnsi="Times New Roman"/>
            <w:b/>
            <w:color w:val="000000"/>
            <w:lang w:val="ru-RU"/>
          </w:rPr>
          <w:t xml:space="preserve"> синтезированная </w:t>
        </w:r>
        <w:proofErr w:type="spellStart"/>
        <w:r w:rsidRPr="000202F9">
          <w:rPr>
            <w:rFonts w:ascii="Times New Roman" w:hAnsi="Times New Roman"/>
            <w:b/>
            <w:color w:val="000000"/>
            <w:lang w:val="ru-RU"/>
          </w:rPr>
          <w:t>акселерограмма</w:t>
        </w:r>
        <w:proofErr w:type="spellEnd"/>
        <w:r w:rsidRPr="000202F9">
          <w:rPr>
            <w:rFonts w:ascii="Times New Roman" w:hAnsi="Times New Roman"/>
            <w:b/>
            <w:color w:val="000000"/>
            <w:lang w:val="ru-RU"/>
          </w:rPr>
          <w:t xml:space="preserve">: </w:t>
        </w:r>
        <w:proofErr w:type="spellStart"/>
        <w:r w:rsidRPr="000202F9">
          <w:rPr>
            <w:rFonts w:ascii="Times New Roman" w:hAnsi="Times New Roman"/>
            <w:color w:val="000000"/>
            <w:lang w:val="ru-RU"/>
          </w:rPr>
          <w:t>Акселерограмма</w:t>
        </w:r>
        <w:proofErr w:type="spellEnd"/>
        <w:r w:rsidRPr="000202F9">
          <w:rPr>
            <w:rFonts w:ascii="Times New Roman" w:hAnsi="Times New Roman"/>
            <w:color w:val="000000"/>
            <w:lang w:val="ru-RU"/>
          </w:rPr>
          <w:t>, полученная с помощью</w:t>
        </w:r>
        <w:r w:rsidR="003B703F">
          <w:rPr>
            <w:rFonts w:ascii="Times New Roman" w:hAnsi="Times New Roman"/>
            <w:color w:val="000000"/>
            <w:lang w:val="ru-RU"/>
          </w:rPr>
          <w:t xml:space="preserve"> расчетных методов, в том числе</w:t>
        </w:r>
        <w:r w:rsidRPr="000202F9">
          <w:rPr>
            <w:rFonts w:ascii="Times New Roman" w:hAnsi="Times New Roman"/>
            <w:color w:val="000000"/>
            <w:lang w:val="ru-RU"/>
          </w:rPr>
          <w:t xml:space="preserve"> на основе статистической обработки ряда </w:t>
        </w:r>
        <w:proofErr w:type="spellStart"/>
        <w:r w:rsidRPr="000202F9">
          <w:rPr>
            <w:rFonts w:ascii="Times New Roman" w:hAnsi="Times New Roman"/>
            <w:color w:val="000000"/>
            <w:lang w:val="ru-RU"/>
          </w:rPr>
          <w:t>акселерограмм</w:t>
        </w:r>
        <w:proofErr w:type="spellEnd"/>
        <w:r w:rsidRPr="000202F9">
          <w:rPr>
            <w:rFonts w:ascii="Times New Roman" w:hAnsi="Times New Roman"/>
            <w:color w:val="000000"/>
            <w:lang w:val="ru-RU"/>
          </w:rPr>
          <w:t xml:space="preserve"> </w:t>
        </w:r>
        <w:del w:id="1080" w:author="Ксения Кисанова" w:date="2017-01-19T13:28:00Z">
          <w:r w:rsidRPr="000202F9" w:rsidDel="00F60054">
            <w:rPr>
              <w:rFonts w:ascii="Times New Roman" w:hAnsi="Times New Roman"/>
              <w:color w:val="000000"/>
              <w:lang w:val="ru-RU"/>
            </w:rPr>
            <w:delText xml:space="preserve">и/или спектров </w:delText>
          </w:r>
        </w:del>
        <w:r w:rsidRPr="000202F9">
          <w:rPr>
            <w:rFonts w:ascii="Times New Roman" w:hAnsi="Times New Roman"/>
            <w:color w:val="000000"/>
            <w:lang w:val="ru-RU"/>
          </w:rPr>
          <w:t xml:space="preserve">реальных землетрясений с учетом местных сейсмологических условий </w:t>
        </w:r>
      </w:ins>
      <w:ins w:id="1081" w:author="Павел Смирнов" w:date="2016-12-29T13:18:00Z">
        <w:r w:rsidR="00EA18E7">
          <w:rPr>
            <w:rFonts w:ascii="Times New Roman" w:hAnsi="Times New Roman"/>
            <w:spacing w:val="-4"/>
            <w:lang w:val="ru-RU"/>
          </w:rPr>
          <w:t>–</w:t>
        </w:r>
      </w:ins>
      <w:ins w:id="1082" w:author="User" w:date="2016-11-07T09:29:00Z">
        <w:del w:id="1083" w:author="Павел Смирнов" w:date="2016-12-29T13:18:00Z">
          <w:r w:rsidR="003B703F" w:rsidDel="00EA18E7">
            <w:rPr>
              <w:rFonts w:ascii="Times New Roman" w:hAnsi="Times New Roman"/>
              <w:color w:val="000000"/>
              <w:lang w:val="ru-RU"/>
            </w:rPr>
            <w:delText>—</w:delText>
          </w:r>
        </w:del>
      </w:ins>
      <w:ins w:id="1084" w:author="User" w:date="2016-11-07T09:23:00Z">
        <w:r w:rsidRPr="000202F9">
          <w:rPr>
            <w:rFonts w:ascii="Times New Roman" w:hAnsi="Times New Roman"/>
            <w:color w:val="000000"/>
            <w:lang w:val="ru-RU"/>
          </w:rPr>
          <w:t xml:space="preserve"> магнитуды, типа подвижки в очаге, расстояния и результатов </w:t>
        </w:r>
      </w:ins>
      <w:ins w:id="1085" w:author="User" w:date="2016-11-07T10:18:00Z">
        <w:r w:rsidR="001F3722">
          <w:rPr>
            <w:rFonts w:ascii="Times New Roman" w:hAnsi="Times New Roman"/>
            <w:color w:val="000000"/>
            <w:lang w:val="ru-RU"/>
          </w:rPr>
          <w:t>СМР</w:t>
        </w:r>
      </w:ins>
      <w:ins w:id="1086" w:author="User" w:date="2016-11-07T09:23:00Z">
        <w:r w:rsidRPr="000202F9">
          <w:rPr>
            <w:rFonts w:ascii="Times New Roman" w:hAnsi="Times New Roman"/>
            <w:color w:val="000000"/>
            <w:lang w:val="ru-RU"/>
          </w:rPr>
          <w:t>.</w:t>
        </w:r>
      </w:ins>
    </w:p>
    <w:p w:rsidR="005A32EE" w:rsidRPr="00260F2C" w:rsidRDefault="005A32EE">
      <w:pPr>
        <w:spacing w:after="120" w:line="360" w:lineRule="auto"/>
        <w:ind w:firstLine="567"/>
        <w:jc w:val="both"/>
        <w:rPr>
          <w:rFonts w:ascii="Times New Roman" w:hAnsi="Times New Roman"/>
          <w:lang w:val="ru-RU"/>
        </w:rPr>
        <w:pPrChange w:id="1087" w:author="Павел Смирнов" w:date="2016-12-29T11:10:00Z">
          <w:pPr>
            <w:spacing w:after="120"/>
            <w:ind w:firstLine="567"/>
            <w:jc w:val="both"/>
          </w:pPr>
        </w:pPrChange>
      </w:pPr>
      <w:r w:rsidRPr="00DC4FEA">
        <w:rPr>
          <w:rFonts w:ascii="Times New Roman" w:hAnsi="Times New Roman"/>
          <w:color w:val="000000"/>
          <w:lang w:val="ru-RU"/>
          <w:rPrChange w:id="1088" w:author="User" w:date="2016-11-06T20:38:00Z">
            <w:rPr>
              <w:rFonts w:ascii="Times New Roman" w:hAnsi="Times New Roman"/>
              <w:b/>
              <w:color w:val="000000"/>
              <w:lang w:val="ru-RU"/>
            </w:rPr>
          </w:rPrChange>
        </w:rPr>
        <w:t>3.</w:t>
      </w:r>
      <w:ins w:id="1089" w:author="Ксения Кисанова" w:date="2017-01-19T13:29:00Z">
        <w:r w:rsidR="00F60054">
          <w:rPr>
            <w:rFonts w:ascii="Times New Roman" w:hAnsi="Times New Roman"/>
            <w:color w:val="000000"/>
            <w:lang w:val="ru-RU"/>
          </w:rPr>
          <w:t>29</w:t>
        </w:r>
      </w:ins>
      <w:del w:id="1090" w:author="Ксения Кисанова" w:date="2017-01-19T13:29:00Z">
        <w:r w:rsidRPr="00DC4FEA" w:rsidDel="00F60054">
          <w:rPr>
            <w:rFonts w:ascii="Times New Roman" w:hAnsi="Times New Roman"/>
            <w:color w:val="000000"/>
            <w:lang w:val="ru-RU"/>
            <w:rPrChange w:id="1091" w:author="User" w:date="2016-11-06T20:38:00Z">
              <w:rPr>
                <w:rFonts w:ascii="Times New Roman" w:hAnsi="Times New Roman"/>
                <w:b/>
                <w:color w:val="000000"/>
                <w:lang w:val="ru-RU"/>
              </w:rPr>
            </w:rPrChange>
          </w:rPr>
          <w:delText>30</w:delText>
        </w:r>
      </w:del>
      <w:r w:rsidRPr="00260F2C">
        <w:rPr>
          <w:rFonts w:ascii="Times New Roman" w:hAnsi="Times New Roman"/>
          <w:b/>
          <w:color w:val="000000"/>
          <w:lang w:val="ru-RU"/>
        </w:rPr>
        <w:t xml:space="preserve"> с</w:t>
      </w:r>
      <w:r w:rsidRPr="00260F2C">
        <w:rPr>
          <w:rFonts w:ascii="Times New Roman" w:hAnsi="Times New Roman"/>
          <w:b/>
          <w:lang w:val="ru-RU"/>
        </w:rPr>
        <w:t xml:space="preserve">редний период повторения сейсмического эффекта с </w:t>
      </w:r>
      <w:r w:rsidR="00271994" w:rsidRPr="00260F2C">
        <w:rPr>
          <w:rFonts w:ascii="Times New Roman" w:hAnsi="Times New Roman"/>
          <w:b/>
          <w:lang w:val="ru-RU"/>
        </w:rPr>
        <w:t xml:space="preserve">интенсивностью </w:t>
      </w:r>
      <w:r w:rsidRPr="00F60054">
        <w:rPr>
          <w:rFonts w:ascii="Times New Roman" w:hAnsi="Times New Roman"/>
          <w:b/>
          <w:i/>
        </w:rPr>
        <w:t>I</w:t>
      </w:r>
      <w:r w:rsidRPr="007107F5">
        <w:rPr>
          <w:rFonts w:ascii="Times New Roman" w:hAnsi="Times New Roman"/>
          <w:i/>
          <w:lang w:val="ru-RU"/>
          <w:rPrChange w:id="1092" w:author="User" w:date="2016-11-06T20:52:00Z">
            <w:rPr>
              <w:rFonts w:ascii="Times New Roman" w:hAnsi="Times New Roman"/>
              <w:b/>
              <w:i/>
              <w:lang w:val="ru-RU"/>
            </w:rPr>
          </w:rPrChange>
        </w:rPr>
        <w:t xml:space="preserve"> </w:t>
      </w:r>
      <w:del w:id="1093" w:author="Ксения Кисанова" w:date="2017-01-19T13:29:00Z">
        <w:r w:rsidRPr="00F60054" w:rsidDel="00F60054">
          <w:rPr>
            <w:rFonts w:ascii="Times New Roman" w:hAnsi="Times New Roman"/>
            <w:b/>
            <w:i/>
            <w:lang w:val="ru-RU"/>
          </w:rPr>
          <w:delText xml:space="preserve">– </w:delText>
        </w:r>
      </w:del>
      <w:r w:rsidRPr="00F60054">
        <w:rPr>
          <w:rFonts w:ascii="Times New Roman" w:hAnsi="Times New Roman"/>
          <w:b/>
          <w:i/>
        </w:rPr>
        <w:t>T</w:t>
      </w:r>
      <w:r w:rsidRPr="00F60054">
        <w:rPr>
          <w:rFonts w:ascii="Times New Roman" w:hAnsi="Times New Roman"/>
          <w:b/>
          <w:i/>
          <w:vertAlign w:val="subscript"/>
        </w:rPr>
        <w:t>I</w:t>
      </w:r>
      <w:r w:rsidRPr="00F60054">
        <w:rPr>
          <w:rFonts w:ascii="Times New Roman" w:hAnsi="Times New Roman"/>
          <w:b/>
          <w:lang w:val="ru-RU"/>
          <w:rPrChange w:id="1094" w:author="Ксения Кисанова" w:date="2017-01-19T13:29:00Z">
            <w:rPr>
              <w:rFonts w:ascii="Times New Roman" w:hAnsi="Times New Roman"/>
              <w:b/>
              <w:i/>
              <w:lang w:val="ru-RU"/>
            </w:rPr>
          </w:rPrChange>
        </w:rPr>
        <w:t>:</w:t>
      </w:r>
      <w:r w:rsidRPr="00260F2C">
        <w:rPr>
          <w:rFonts w:ascii="Times New Roman" w:hAnsi="Times New Roman"/>
          <w:b/>
          <w:i/>
          <w:lang w:val="ru-RU"/>
        </w:rPr>
        <w:t xml:space="preserve"> </w:t>
      </w:r>
      <w:r w:rsidRPr="00260F2C">
        <w:rPr>
          <w:rFonts w:ascii="Times New Roman" w:hAnsi="Times New Roman"/>
          <w:lang w:val="ru-RU"/>
        </w:rPr>
        <w:t>Величина, обратная сейсмической</w:t>
      </w:r>
      <w:ins w:id="1095" w:author="User" w:date="2016-11-06T20:38:00Z">
        <w:r w:rsidR="00DC4FEA">
          <w:rPr>
            <w:rFonts w:ascii="Times New Roman" w:hAnsi="Times New Roman"/>
            <w:lang w:val="ru-RU"/>
          </w:rPr>
          <w:t xml:space="preserve"> </w:t>
        </w:r>
      </w:ins>
      <w:proofErr w:type="spellStart"/>
      <w:r w:rsidRPr="00260F2C">
        <w:rPr>
          <w:rFonts w:ascii="Times New Roman" w:hAnsi="Times New Roman"/>
          <w:lang w:val="ru-RU"/>
        </w:rPr>
        <w:t>сотрясаемости</w:t>
      </w:r>
      <w:proofErr w:type="spellEnd"/>
      <w:r w:rsidRPr="00260F2C">
        <w:rPr>
          <w:rFonts w:ascii="Times New Roman" w:hAnsi="Times New Roman"/>
          <w:lang w:val="ru-RU"/>
        </w:rPr>
        <w:t>, т.</w:t>
      </w:r>
      <w:ins w:id="1096" w:author="User" w:date="2016-11-06T20:38:00Z">
        <w:r w:rsidR="00DC4FEA">
          <w:rPr>
            <w:rFonts w:ascii="Times New Roman" w:hAnsi="Times New Roman"/>
            <w:lang w:val="ru-RU"/>
          </w:rPr>
          <w:t xml:space="preserve"> </w:t>
        </w:r>
      </w:ins>
      <w:r w:rsidRPr="00260F2C">
        <w:rPr>
          <w:rFonts w:ascii="Times New Roman" w:hAnsi="Times New Roman"/>
          <w:lang w:val="ru-RU"/>
        </w:rPr>
        <w:t>е.</w:t>
      </w:r>
    </w:p>
    <w:p w:rsidR="005A32EE" w:rsidRPr="007107F5" w:rsidRDefault="007A0EEC">
      <w:pPr>
        <w:spacing w:after="120" w:line="360" w:lineRule="auto"/>
        <w:jc w:val="center"/>
        <w:rPr>
          <w:lang w:val="ru-RU"/>
        </w:rPr>
        <w:pPrChange w:id="1097" w:author="Павел Смирнов" w:date="2016-12-29T11:12:00Z">
          <w:pPr>
            <w:spacing w:after="120"/>
            <w:ind w:firstLine="567"/>
            <w:jc w:val="both"/>
          </w:pPr>
        </w:pPrChange>
      </w:pP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lang w:val="ru-RU"/>
            <w:rPrChange w:id="1098" w:author="Павел Смирнов" w:date="2016-12-29T10:31:00Z">
              <w:rPr>
                <w:rFonts w:ascii="Cambria Math" w:hAnsi="Cambria Math"/>
              </w:rPr>
            </w:rPrChange>
          </w:rPr>
          <m:t>=</m:t>
        </m:r>
        <m:f>
          <m:fPr>
            <m:ctrlPr>
              <w:rPr>
                <w:rFonts w:ascii="Cambria Math" w:hAnsi="Cambria Math"/>
                <w:i/>
              </w:rPr>
            </m:ctrlPr>
          </m:fPr>
          <m:num>
            <m:r>
              <w:rPr>
                <w:rFonts w:ascii="Cambria Math" w:hAnsi="Cambria Math"/>
                <w:lang w:val="ru-RU"/>
                <w:rPrChange w:id="1099" w:author="Павел Смирнов" w:date="2016-12-29T10:31:00Z">
                  <w:rPr>
                    <w:rFonts w:ascii="Cambria Math" w:hAnsi="Cambria Math"/>
                  </w:rPr>
                </w:rPrChange>
              </w:rPr>
              <m:t>1</m:t>
            </m:r>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w:ins w:id="1100" w:author="User" w:date="2016-11-06T20:52:00Z">
        <w:r w:rsidR="007107F5">
          <w:rPr>
            <w:lang w:val="ru-RU"/>
          </w:rPr>
          <w:t>.</w:t>
        </w:r>
      </w:ins>
    </w:p>
    <w:p w:rsidR="005A32EE" w:rsidRPr="00260F2C" w:rsidRDefault="005A32EE">
      <w:pPr>
        <w:pStyle w:val="1"/>
        <w:spacing w:line="360" w:lineRule="auto"/>
        <w:ind w:firstLine="567"/>
        <w:rPr>
          <w:rFonts w:ascii="Times New Roman" w:hAnsi="Times New Roman"/>
          <w:sz w:val="24"/>
          <w:szCs w:val="24"/>
          <w:lang w:val="ru-RU"/>
        </w:rPr>
        <w:pPrChange w:id="1101" w:author="Павел Смирнов" w:date="2016-12-29T11:10:00Z">
          <w:pPr>
            <w:pStyle w:val="1"/>
            <w:ind w:firstLine="567"/>
          </w:pPr>
        </w:pPrChange>
      </w:pPr>
      <w:bookmarkStart w:id="1102" w:name="_Toc450219464"/>
      <w:r w:rsidRPr="00260F2C">
        <w:rPr>
          <w:rFonts w:ascii="Times New Roman" w:hAnsi="Times New Roman"/>
          <w:sz w:val="24"/>
          <w:szCs w:val="24"/>
          <w:lang w:val="ru-RU"/>
        </w:rPr>
        <w:t>4</w:t>
      </w:r>
      <w:del w:id="1103" w:author="User" w:date="2016-11-06T20:52:00Z">
        <w:r w:rsidRPr="00260F2C" w:rsidDel="007107F5">
          <w:rPr>
            <w:rFonts w:ascii="Times New Roman" w:hAnsi="Times New Roman"/>
            <w:sz w:val="24"/>
            <w:szCs w:val="24"/>
            <w:lang w:val="ru-RU"/>
          </w:rPr>
          <w:delText>.</w:delText>
        </w:r>
      </w:del>
      <w:r w:rsidRPr="00260F2C">
        <w:rPr>
          <w:rFonts w:ascii="Times New Roman" w:hAnsi="Times New Roman"/>
          <w:sz w:val="24"/>
          <w:szCs w:val="24"/>
          <w:lang w:val="ru-RU"/>
        </w:rPr>
        <w:t xml:space="preserve"> Общие положения</w:t>
      </w:r>
      <w:bookmarkEnd w:id="1102"/>
    </w:p>
    <w:p w:rsidR="005A32EE" w:rsidRPr="00260F2C" w:rsidRDefault="005A32EE">
      <w:pPr>
        <w:spacing w:after="120" w:line="360" w:lineRule="auto"/>
        <w:ind w:firstLine="567"/>
        <w:jc w:val="both"/>
        <w:rPr>
          <w:rFonts w:ascii="Times New Roman" w:hAnsi="Times New Roman"/>
          <w:iCs/>
          <w:lang w:val="ru-RU"/>
        </w:rPr>
        <w:pPrChange w:id="1104" w:author="Павел Смирнов" w:date="2016-12-29T11:10:00Z">
          <w:pPr>
            <w:spacing w:after="120"/>
            <w:ind w:firstLine="567"/>
            <w:jc w:val="both"/>
          </w:pPr>
        </w:pPrChange>
      </w:pPr>
      <w:del w:id="1105" w:author="User" w:date="2016-11-06T20:53:00Z">
        <w:r w:rsidRPr="00260F2C" w:rsidDel="007107F5">
          <w:rPr>
            <w:rFonts w:ascii="Times New Roman" w:hAnsi="Times New Roman"/>
            <w:iCs/>
            <w:lang w:val="ru-RU"/>
          </w:rPr>
          <w:delText>Детальное сейсмическое районирование (</w:delText>
        </w:r>
      </w:del>
      <w:del w:id="1106" w:author="Ксения Кисанова" w:date="2017-01-19T13:30:00Z">
        <w:r w:rsidRPr="00260F2C" w:rsidDel="00F60054">
          <w:rPr>
            <w:rFonts w:ascii="Times New Roman" w:hAnsi="Times New Roman"/>
            <w:iCs/>
            <w:lang w:val="ru-RU"/>
          </w:rPr>
          <w:delText>ДСР</w:delText>
        </w:r>
      </w:del>
      <w:del w:id="1107" w:author="User" w:date="2016-11-06T20:53:00Z">
        <w:r w:rsidRPr="00260F2C" w:rsidDel="007107F5">
          <w:rPr>
            <w:rFonts w:ascii="Times New Roman" w:hAnsi="Times New Roman"/>
            <w:iCs/>
            <w:lang w:val="ru-RU"/>
          </w:rPr>
          <w:delText>)</w:delText>
        </w:r>
      </w:del>
      <w:del w:id="1108" w:author="Ксения Кисанова" w:date="2017-01-19T13:30:00Z">
        <w:r w:rsidRPr="00260F2C" w:rsidDel="00F60054">
          <w:rPr>
            <w:rFonts w:ascii="Times New Roman" w:hAnsi="Times New Roman"/>
            <w:iCs/>
            <w:lang w:val="ru-RU"/>
          </w:rPr>
          <w:delText xml:space="preserve"> </w:delText>
        </w:r>
      </w:del>
      <w:ins w:id="1109" w:author="Ксения Кисанова" w:date="2017-01-19T13:30:00Z">
        <w:r w:rsidR="00F60054">
          <w:rPr>
            <w:rFonts w:ascii="Times New Roman" w:hAnsi="Times New Roman"/>
            <w:iCs/>
            <w:lang w:val="ru-RU"/>
          </w:rPr>
          <w:t>В</w:t>
        </w:r>
      </w:ins>
      <w:del w:id="1110" w:author="Ксения Кисанова" w:date="2017-01-19T13:30:00Z">
        <w:r w:rsidRPr="00260F2C" w:rsidDel="00F60054">
          <w:rPr>
            <w:rFonts w:ascii="Times New Roman" w:hAnsi="Times New Roman"/>
            <w:iCs/>
            <w:lang w:val="ru-RU"/>
          </w:rPr>
          <w:delText>в</w:delText>
        </w:r>
      </w:del>
      <w:r w:rsidRPr="00260F2C">
        <w:rPr>
          <w:rFonts w:ascii="Times New Roman" w:hAnsi="Times New Roman"/>
          <w:iCs/>
          <w:lang w:val="ru-RU"/>
        </w:rPr>
        <w:t xml:space="preserve"> стадийности исследований по оценке сейсмической опасности </w:t>
      </w:r>
      <w:ins w:id="1111" w:author="Ксения Кисанова" w:date="2017-01-19T13:30:00Z">
        <w:r w:rsidR="00F60054" w:rsidRPr="00260F2C">
          <w:rPr>
            <w:rFonts w:ascii="Times New Roman" w:hAnsi="Times New Roman"/>
            <w:iCs/>
            <w:lang w:val="ru-RU"/>
          </w:rPr>
          <w:t xml:space="preserve">ДСР </w:t>
        </w:r>
      </w:ins>
      <w:r w:rsidRPr="00260F2C">
        <w:rPr>
          <w:rFonts w:ascii="Times New Roman" w:hAnsi="Times New Roman"/>
          <w:iCs/>
          <w:lang w:val="ru-RU"/>
        </w:rPr>
        <w:t xml:space="preserve">занимает промежуточное положение между </w:t>
      </w:r>
      <w:del w:id="1112" w:author="User" w:date="2016-11-06T20:53:00Z">
        <w:r w:rsidRPr="00260F2C" w:rsidDel="007107F5">
          <w:rPr>
            <w:rFonts w:ascii="Times New Roman" w:hAnsi="Times New Roman"/>
            <w:iCs/>
            <w:lang w:val="ru-RU"/>
          </w:rPr>
          <w:delText>Общим сейсмическим районированием (</w:delText>
        </w:r>
      </w:del>
      <w:r w:rsidRPr="00260F2C">
        <w:rPr>
          <w:rFonts w:ascii="Times New Roman" w:hAnsi="Times New Roman"/>
          <w:iCs/>
          <w:lang w:val="ru-RU"/>
        </w:rPr>
        <w:t>ОСР</w:t>
      </w:r>
      <w:del w:id="1113" w:author="User" w:date="2016-11-06T20:53:00Z">
        <w:r w:rsidRPr="00260F2C" w:rsidDel="007107F5">
          <w:rPr>
            <w:rFonts w:ascii="Times New Roman" w:hAnsi="Times New Roman"/>
            <w:iCs/>
            <w:lang w:val="ru-RU"/>
          </w:rPr>
          <w:delText>)</w:delText>
        </w:r>
      </w:del>
      <w:r w:rsidRPr="00260F2C">
        <w:rPr>
          <w:rFonts w:ascii="Times New Roman" w:hAnsi="Times New Roman"/>
          <w:iCs/>
          <w:lang w:val="ru-RU"/>
        </w:rPr>
        <w:t xml:space="preserve"> и </w:t>
      </w:r>
      <w:del w:id="1114" w:author="User" w:date="2016-11-06T20:53:00Z">
        <w:r w:rsidRPr="00260F2C" w:rsidDel="007107F5">
          <w:rPr>
            <w:rFonts w:ascii="Times New Roman" w:hAnsi="Times New Roman"/>
            <w:iCs/>
            <w:lang w:val="ru-RU"/>
          </w:rPr>
          <w:delText xml:space="preserve">сейсмическим микрорайонированием </w:delText>
        </w:r>
        <w:r w:rsidRPr="00260F2C" w:rsidDel="007107F5">
          <w:rPr>
            <w:rFonts w:ascii="Times New Roman" w:hAnsi="Times New Roman"/>
            <w:iCs/>
            <w:lang w:val="ru-RU"/>
          </w:rPr>
          <w:lastRenderedPageBreak/>
          <w:delText>(</w:delText>
        </w:r>
      </w:del>
      <w:r w:rsidRPr="00260F2C">
        <w:rPr>
          <w:rFonts w:ascii="Times New Roman" w:hAnsi="Times New Roman"/>
          <w:iCs/>
          <w:lang w:val="ru-RU"/>
        </w:rPr>
        <w:t>СМР</w:t>
      </w:r>
      <w:del w:id="1115" w:author="User" w:date="2016-11-06T20:53:00Z">
        <w:r w:rsidRPr="00260F2C" w:rsidDel="007107F5">
          <w:rPr>
            <w:rFonts w:ascii="Times New Roman" w:hAnsi="Times New Roman"/>
            <w:iCs/>
            <w:lang w:val="ru-RU"/>
          </w:rPr>
          <w:delText>)</w:delText>
        </w:r>
      </w:del>
      <w:r w:rsidRPr="00260F2C">
        <w:rPr>
          <w:rFonts w:ascii="Times New Roman" w:hAnsi="Times New Roman"/>
          <w:iCs/>
          <w:lang w:val="ru-RU"/>
        </w:rPr>
        <w:t xml:space="preserve">. Несмотря на </w:t>
      </w:r>
      <w:del w:id="1116" w:author="Ксения Кисанова" w:date="2017-01-19T13:30:00Z">
        <w:r w:rsidRPr="00260F2C" w:rsidDel="00F60054">
          <w:rPr>
            <w:rFonts w:ascii="Times New Roman" w:hAnsi="Times New Roman"/>
            <w:iCs/>
            <w:lang w:val="ru-RU"/>
          </w:rPr>
          <w:delText>промежуточное положение между ОСР и СМР в общей стадийности исследований,</w:delText>
        </w:r>
      </w:del>
      <w:ins w:id="1117" w:author="Ксения Кисанова" w:date="2017-01-19T13:30:00Z">
        <w:r w:rsidR="00F60054">
          <w:rPr>
            <w:rFonts w:ascii="Times New Roman" w:hAnsi="Times New Roman"/>
            <w:iCs/>
            <w:lang w:val="ru-RU"/>
          </w:rPr>
          <w:t>это</w:t>
        </w:r>
      </w:ins>
      <w:r w:rsidRPr="00260F2C">
        <w:rPr>
          <w:rFonts w:ascii="Times New Roman" w:hAnsi="Times New Roman"/>
          <w:iCs/>
          <w:lang w:val="ru-RU"/>
        </w:rPr>
        <w:t xml:space="preserve"> в научно-методическом отношении ДСР </w:t>
      </w:r>
      <w:del w:id="1118" w:author="Ксения Кисанова" w:date="2017-01-19T13:30:00Z">
        <w:r w:rsidRPr="00260F2C" w:rsidDel="00F60054">
          <w:rPr>
            <w:rFonts w:ascii="Times New Roman" w:hAnsi="Times New Roman"/>
            <w:iCs/>
            <w:lang w:val="ru-RU"/>
          </w:rPr>
          <w:delText xml:space="preserve">не </w:delText>
        </w:r>
      </w:del>
      <w:r w:rsidRPr="00260F2C">
        <w:rPr>
          <w:rFonts w:ascii="Times New Roman" w:hAnsi="Times New Roman"/>
          <w:iCs/>
          <w:lang w:val="ru-RU"/>
        </w:rPr>
        <w:t xml:space="preserve">представляет собой </w:t>
      </w:r>
      <w:ins w:id="1119" w:author="Ксения Кисанова" w:date="2017-01-19T13:30:00Z">
        <w:r w:rsidR="00F60054">
          <w:rPr>
            <w:rFonts w:ascii="Times New Roman" w:hAnsi="Times New Roman"/>
            <w:iCs/>
            <w:lang w:val="ru-RU"/>
          </w:rPr>
          <w:t xml:space="preserve">не </w:t>
        </w:r>
      </w:ins>
      <w:r w:rsidRPr="00260F2C">
        <w:rPr>
          <w:rFonts w:ascii="Times New Roman" w:hAnsi="Times New Roman"/>
          <w:iCs/>
          <w:lang w:val="ru-RU"/>
        </w:rPr>
        <w:t>промежуточн</w:t>
      </w:r>
      <w:ins w:id="1120" w:author="Ксения Кисанова" w:date="2017-01-19T13:33:00Z">
        <w:r w:rsidR="00F60054">
          <w:rPr>
            <w:rFonts w:ascii="Times New Roman" w:hAnsi="Times New Roman"/>
            <w:iCs/>
            <w:lang w:val="ru-RU"/>
          </w:rPr>
          <w:t>ую</w:t>
        </w:r>
      </w:ins>
      <w:del w:id="1121" w:author="Ксения Кисанова" w:date="2017-01-19T13:33:00Z">
        <w:r w:rsidRPr="00260F2C" w:rsidDel="00F60054">
          <w:rPr>
            <w:rFonts w:ascii="Times New Roman" w:hAnsi="Times New Roman"/>
            <w:iCs/>
            <w:lang w:val="ru-RU"/>
          </w:rPr>
          <w:delText>ой</w:delText>
        </w:r>
      </w:del>
      <w:r w:rsidRPr="00260F2C">
        <w:rPr>
          <w:rFonts w:ascii="Times New Roman" w:hAnsi="Times New Roman"/>
          <w:iCs/>
          <w:lang w:val="ru-RU"/>
        </w:rPr>
        <w:t xml:space="preserve"> ступен</w:t>
      </w:r>
      <w:ins w:id="1122" w:author="Ксения Кисанова" w:date="2017-01-19T13:33:00Z">
        <w:r w:rsidR="00F60054">
          <w:rPr>
            <w:rFonts w:ascii="Times New Roman" w:hAnsi="Times New Roman"/>
            <w:iCs/>
            <w:lang w:val="ru-RU"/>
          </w:rPr>
          <w:t>ь</w:t>
        </w:r>
      </w:ins>
      <w:del w:id="1123" w:author="Ксения Кисанова" w:date="2017-01-19T13:33:00Z">
        <w:r w:rsidRPr="00260F2C" w:rsidDel="00F60054">
          <w:rPr>
            <w:rFonts w:ascii="Times New Roman" w:hAnsi="Times New Roman"/>
            <w:iCs/>
            <w:lang w:val="ru-RU"/>
          </w:rPr>
          <w:delText>и</w:delText>
        </w:r>
      </w:del>
      <w:r w:rsidRPr="00260F2C">
        <w:rPr>
          <w:rFonts w:ascii="Times New Roman" w:hAnsi="Times New Roman"/>
          <w:iCs/>
          <w:lang w:val="ru-RU"/>
        </w:rPr>
        <w:t xml:space="preserve">, а </w:t>
      </w:r>
      <w:del w:id="1124" w:author="Ксения Кисанова" w:date="2017-01-19T13:33:00Z">
        <w:r w:rsidRPr="00260F2C" w:rsidDel="00F60054">
          <w:rPr>
            <w:rFonts w:ascii="Times New Roman" w:hAnsi="Times New Roman"/>
            <w:iCs/>
            <w:lang w:val="ru-RU"/>
          </w:rPr>
          <w:delText xml:space="preserve">является </w:delText>
        </w:r>
      </w:del>
      <w:r w:rsidRPr="00260F2C">
        <w:rPr>
          <w:rFonts w:ascii="Times New Roman" w:hAnsi="Times New Roman"/>
          <w:iCs/>
          <w:lang w:val="ru-RU"/>
        </w:rPr>
        <w:t>самостоятельны</w:t>
      </w:r>
      <w:ins w:id="1125" w:author="Ксения Кисанова" w:date="2017-01-19T13:36:00Z">
        <w:r w:rsidR="0099682D">
          <w:rPr>
            <w:rFonts w:ascii="Times New Roman" w:hAnsi="Times New Roman"/>
            <w:iCs/>
            <w:lang w:val="ru-RU"/>
          </w:rPr>
          <w:t>й</w:t>
        </w:r>
      </w:ins>
      <w:del w:id="1126" w:author="Ксения Кисанова" w:date="2017-01-19T13:36:00Z">
        <w:r w:rsidRPr="00260F2C" w:rsidDel="0099682D">
          <w:rPr>
            <w:rFonts w:ascii="Times New Roman" w:hAnsi="Times New Roman"/>
            <w:iCs/>
            <w:lang w:val="ru-RU"/>
          </w:rPr>
          <w:delText>м</w:delText>
        </w:r>
      </w:del>
      <w:r w:rsidRPr="00260F2C">
        <w:rPr>
          <w:rFonts w:ascii="Times New Roman" w:hAnsi="Times New Roman"/>
          <w:iCs/>
          <w:lang w:val="ru-RU"/>
        </w:rPr>
        <w:t xml:space="preserve"> вид</w:t>
      </w:r>
      <w:del w:id="1127" w:author="Ксения Кисанова" w:date="2017-01-19T13:36:00Z">
        <w:r w:rsidRPr="00260F2C" w:rsidDel="0099682D">
          <w:rPr>
            <w:rFonts w:ascii="Times New Roman" w:hAnsi="Times New Roman"/>
            <w:iCs/>
            <w:lang w:val="ru-RU"/>
          </w:rPr>
          <w:delText>ом</w:delText>
        </w:r>
      </w:del>
      <w:r w:rsidRPr="00260F2C">
        <w:rPr>
          <w:rFonts w:ascii="Times New Roman" w:hAnsi="Times New Roman"/>
          <w:iCs/>
          <w:lang w:val="ru-RU"/>
        </w:rPr>
        <w:t xml:space="preserve"> работ.</w:t>
      </w:r>
      <w:del w:id="1128" w:author="User" w:date="2016-11-06T20:53:00Z">
        <w:r w:rsidRPr="00260F2C" w:rsidDel="007107F5">
          <w:rPr>
            <w:rFonts w:ascii="Times New Roman" w:hAnsi="Times New Roman"/>
            <w:iCs/>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129" w:author="Павел Смирнов" w:date="2016-12-29T11:10:00Z">
          <w:pPr>
            <w:spacing w:after="120"/>
            <w:ind w:firstLine="567"/>
            <w:jc w:val="both"/>
          </w:pPr>
        </w:pPrChange>
      </w:pPr>
      <w:r w:rsidRPr="00260F2C">
        <w:rPr>
          <w:rFonts w:ascii="Times New Roman" w:hAnsi="Times New Roman"/>
          <w:iCs/>
          <w:lang w:val="ru-RU"/>
        </w:rPr>
        <w:t xml:space="preserve">При оценке сейсмической опасности для </w:t>
      </w:r>
      <w:del w:id="1130" w:author="Ксения Кисанова" w:date="2017-01-19T13:36:00Z">
        <w:r w:rsidRPr="00260F2C" w:rsidDel="0099682D">
          <w:rPr>
            <w:rFonts w:ascii="Times New Roman" w:hAnsi="Times New Roman"/>
            <w:iCs/>
            <w:lang w:val="ru-RU"/>
          </w:rPr>
          <w:delText>ответственных объектов</w:delText>
        </w:r>
      </w:del>
      <w:ins w:id="1131" w:author="Ксения Кисанова" w:date="2017-01-19T13:36:00Z">
        <w:r w:rsidR="0099682D">
          <w:rPr>
            <w:rFonts w:ascii="Times New Roman" w:hAnsi="Times New Roman"/>
            <w:iCs/>
            <w:lang w:val="ru-RU"/>
          </w:rPr>
          <w:t>строительных объектов повышенной ответственности</w:t>
        </w:r>
      </w:ins>
      <w:r w:rsidRPr="00260F2C">
        <w:rPr>
          <w:rFonts w:ascii="Times New Roman" w:hAnsi="Times New Roman"/>
          <w:iCs/>
          <w:lang w:val="ru-RU"/>
        </w:rPr>
        <w:t xml:space="preserve"> необходимо учитывать все</w:t>
      </w:r>
      <w:ins w:id="1132" w:author="Ксения Кисанова" w:date="2017-01-19T13:37:00Z">
        <w:r w:rsidR="0099682D">
          <w:rPr>
            <w:rFonts w:ascii="Times New Roman" w:hAnsi="Times New Roman"/>
            <w:iCs/>
            <w:lang w:val="ru-RU"/>
          </w:rPr>
          <w:t xml:space="preserve"> зоны возможных очагов землетрясений (далее – зоны ВОЗ)</w:t>
        </w:r>
      </w:ins>
      <w:del w:id="1133" w:author="Ксения Кисанова" w:date="2017-01-19T13:37:00Z">
        <w:r w:rsidRPr="00260F2C" w:rsidDel="0099682D">
          <w:rPr>
            <w:rFonts w:ascii="Times New Roman" w:hAnsi="Times New Roman"/>
            <w:iCs/>
            <w:lang w:val="ru-RU"/>
          </w:rPr>
          <w:delText xml:space="preserve"> зоны ВОЗ</w:delText>
        </w:r>
      </w:del>
      <w:r w:rsidRPr="00260F2C">
        <w:rPr>
          <w:rFonts w:ascii="Times New Roman" w:hAnsi="Times New Roman"/>
          <w:lang w:val="ru-RU"/>
        </w:rPr>
        <w:t>, задающие уровень сейсмических воздействий в районе конкретной</w:t>
      </w:r>
      <w:r w:rsidRPr="00260F2C">
        <w:rPr>
          <w:rFonts w:ascii="Times New Roman" w:hAnsi="Times New Roman"/>
          <w:iCs/>
          <w:lang w:val="ru-RU"/>
        </w:rPr>
        <w:t xml:space="preserve"> площадки</w:t>
      </w:r>
      <w:ins w:id="1134" w:author="Ксения Кисанова" w:date="2017-01-19T13:38:00Z">
        <w:r w:rsidR="0099682D">
          <w:rPr>
            <w:rFonts w:ascii="Times New Roman" w:hAnsi="Times New Roman"/>
            <w:iCs/>
            <w:lang w:val="ru-RU"/>
          </w:rPr>
          <w:t xml:space="preserve"> без ограничения по магнитуде, как при ОСР</w:t>
        </w:r>
      </w:ins>
      <w:r w:rsidRPr="00260F2C">
        <w:rPr>
          <w:rFonts w:ascii="Times New Roman" w:hAnsi="Times New Roman"/>
          <w:iCs/>
          <w:lang w:val="ru-RU"/>
        </w:rPr>
        <w:t xml:space="preserve">. </w:t>
      </w:r>
      <w:proofErr w:type="spellStart"/>
      <w:r w:rsidRPr="00260F2C">
        <w:rPr>
          <w:rFonts w:ascii="Times New Roman" w:hAnsi="Times New Roman"/>
          <w:iCs/>
          <w:lang w:val="ru-RU"/>
        </w:rPr>
        <w:t>Магнитудный</w:t>
      </w:r>
      <w:proofErr w:type="spellEnd"/>
      <w:r w:rsidRPr="00260F2C">
        <w:rPr>
          <w:rFonts w:ascii="Times New Roman" w:hAnsi="Times New Roman"/>
          <w:iCs/>
          <w:lang w:val="ru-RU"/>
        </w:rPr>
        <w:t xml:space="preserve"> уровень выделяемых зон ВОЗ зависит от региональных сейсмотектонических условий. Выделение зон ВОЗ </w:t>
      </w:r>
      <w:del w:id="1135" w:author="Ксения Кисанова" w:date="2017-01-19T13:39:00Z">
        <w:r w:rsidRPr="00260F2C" w:rsidDel="0099682D">
          <w:rPr>
            <w:rFonts w:ascii="Times New Roman" w:hAnsi="Times New Roman"/>
            <w:iCs/>
            <w:lang w:val="ru-RU"/>
          </w:rPr>
          <w:delText xml:space="preserve">представляет </w:delText>
        </w:r>
      </w:del>
      <w:ins w:id="1136" w:author="Ксения Кисанова" w:date="2017-01-19T13:39:00Z">
        <w:r w:rsidR="0099682D">
          <w:rPr>
            <w:rFonts w:ascii="Times New Roman" w:hAnsi="Times New Roman"/>
            <w:iCs/>
            <w:lang w:val="ru-RU"/>
          </w:rPr>
          <w:t>–</w:t>
        </w:r>
        <w:r w:rsidR="0099682D" w:rsidRPr="00260F2C">
          <w:rPr>
            <w:rFonts w:ascii="Times New Roman" w:hAnsi="Times New Roman"/>
            <w:iCs/>
            <w:lang w:val="ru-RU"/>
          </w:rPr>
          <w:t xml:space="preserve"> </w:t>
        </w:r>
      </w:ins>
      <w:r w:rsidRPr="00260F2C">
        <w:rPr>
          <w:rFonts w:ascii="Times New Roman" w:hAnsi="Times New Roman"/>
          <w:iCs/>
          <w:lang w:val="ru-RU"/>
        </w:rPr>
        <w:t>сложн</w:t>
      </w:r>
      <w:ins w:id="1137" w:author="Ксения Кисанова" w:date="2017-01-19T13:39:00Z">
        <w:r w:rsidR="0099682D">
          <w:rPr>
            <w:rFonts w:ascii="Times New Roman" w:hAnsi="Times New Roman"/>
            <w:iCs/>
            <w:lang w:val="ru-RU"/>
          </w:rPr>
          <w:t>ая</w:t>
        </w:r>
      </w:ins>
      <w:del w:id="1138" w:author="Ксения Кисанова" w:date="2017-01-19T13:39:00Z">
        <w:r w:rsidRPr="00260F2C" w:rsidDel="0099682D">
          <w:rPr>
            <w:rFonts w:ascii="Times New Roman" w:hAnsi="Times New Roman"/>
            <w:iCs/>
            <w:lang w:val="ru-RU"/>
          </w:rPr>
          <w:delText>ую</w:delText>
        </w:r>
      </w:del>
      <w:r w:rsidRPr="00260F2C">
        <w:rPr>
          <w:rFonts w:ascii="Times New Roman" w:hAnsi="Times New Roman"/>
          <w:iCs/>
          <w:lang w:val="ru-RU"/>
        </w:rPr>
        <w:t xml:space="preserve"> задач</w:t>
      </w:r>
      <w:ins w:id="1139" w:author="Ксения Кисанова" w:date="2017-01-19T13:39:00Z">
        <w:r w:rsidR="0099682D">
          <w:rPr>
            <w:rFonts w:ascii="Times New Roman" w:hAnsi="Times New Roman"/>
            <w:iCs/>
            <w:lang w:val="ru-RU"/>
          </w:rPr>
          <w:t>а</w:t>
        </w:r>
      </w:ins>
      <w:del w:id="1140" w:author="Ксения Кисанова" w:date="2017-01-19T13:39:00Z">
        <w:r w:rsidRPr="00260F2C" w:rsidDel="0099682D">
          <w:rPr>
            <w:rFonts w:ascii="Times New Roman" w:hAnsi="Times New Roman"/>
            <w:iCs/>
            <w:lang w:val="ru-RU"/>
          </w:rPr>
          <w:delText>у</w:delText>
        </w:r>
      </w:del>
      <w:r w:rsidRPr="00260F2C">
        <w:rPr>
          <w:rFonts w:ascii="Times New Roman" w:hAnsi="Times New Roman"/>
          <w:iCs/>
          <w:lang w:val="ru-RU"/>
        </w:rPr>
        <w:t xml:space="preserve">, решить которую без использования результатов полевых работ невозможно. Такие работы носят название </w:t>
      </w:r>
      <w:del w:id="1141" w:author="User" w:date="2016-11-07T10:29:00Z">
        <w:r w:rsidRPr="00260F2C" w:rsidDel="00B54C69">
          <w:rPr>
            <w:rFonts w:ascii="Times New Roman" w:hAnsi="Times New Roman"/>
            <w:iCs/>
            <w:lang w:val="ru-RU"/>
          </w:rPr>
          <w:delText>детального сейсмического районирования</w:delText>
        </w:r>
      </w:del>
      <w:ins w:id="1142" w:author="User" w:date="2016-11-07T10:29:00Z">
        <w:r w:rsidR="00B54C69">
          <w:rPr>
            <w:rFonts w:ascii="Times New Roman" w:hAnsi="Times New Roman"/>
            <w:iCs/>
            <w:lang w:val="ru-RU"/>
          </w:rPr>
          <w:t>ДСР</w:t>
        </w:r>
      </w:ins>
      <w:r w:rsidRPr="00260F2C">
        <w:rPr>
          <w:rFonts w:ascii="Times New Roman" w:hAnsi="Times New Roman"/>
          <w:iCs/>
          <w:lang w:val="ru-RU"/>
        </w:rPr>
        <w:t>. ДСР провод</w:t>
      </w:r>
      <w:del w:id="1143" w:author="User" w:date="2016-11-07T10:28:00Z">
        <w:r w:rsidRPr="00260F2C" w:rsidDel="00B54C69">
          <w:rPr>
            <w:rFonts w:ascii="Times New Roman" w:hAnsi="Times New Roman"/>
            <w:iCs/>
            <w:lang w:val="ru-RU"/>
          </w:rPr>
          <w:delText>ится</w:delText>
        </w:r>
      </w:del>
      <w:ins w:id="1144" w:author="User" w:date="2016-11-07T10:28:00Z">
        <w:r w:rsidR="00B54C69">
          <w:rPr>
            <w:rFonts w:ascii="Times New Roman" w:hAnsi="Times New Roman"/>
            <w:iCs/>
            <w:lang w:val="ru-RU"/>
          </w:rPr>
          <w:t>ят</w:t>
        </w:r>
      </w:ins>
      <w:r w:rsidRPr="00260F2C">
        <w:rPr>
          <w:rFonts w:ascii="Times New Roman" w:hAnsi="Times New Roman"/>
          <w:iCs/>
          <w:lang w:val="ru-RU"/>
        </w:rPr>
        <w:t xml:space="preserve"> в масштабах отдельных регионов для административных единиц и конкретных строительных объектов повышенной ответственности. </w:t>
      </w:r>
      <w:r w:rsidRPr="00260F2C">
        <w:rPr>
          <w:rFonts w:ascii="Times New Roman" w:hAnsi="Times New Roman"/>
          <w:lang w:val="ru-RU"/>
        </w:rPr>
        <w:t xml:space="preserve">Цель ДСР </w:t>
      </w:r>
      <w:ins w:id="1145" w:author="Павел Смирнов" w:date="2016-12-29T13:18:00Z">
        <w:r w:rsidR="00EA18E7">
          <w:rPr>
            <w:rFonts w:ascii="Times New Roman" w:hAnsi="Times New Roman"/>
            <w:spacing w:val="-4"/>
            <w:lang w:val="ru-RU"/>
          </w:rPr>
          <w:t>–</w:t>
        </w:r>
      </w:ins>
      <w:ins w:id="1146" w:author="User" w:date="2016-11-07T10:52:00Z">
        <w:del w:id="1147" w:author="Павел Смирнов" w:date="2016-12-29T13:18:00Z">
          <w:r w:rsidR="004806E4" w:rsidDel="00EA18E7">
            <w:rPr>
              <w:rFonts w:ascii="Times New Roman" w:hAnsi="Times New Roman"/>
              <w:lang w:val="ru-RU"/>
            </w:rPr>
            <w:delText>—</w:delText>
          </w:r>
        </w:del>
      </w:ins>
      <w:del w:id="1148" w:author="User" w:date="2016-11-07T10:52:00Z">
        <w:r w:rsidRPr="00260F2C" w:rsidDel="004806E4">
          <w:rPr>
            <w:rFonts w:ascii="Times New Roman" w:hAnsi="Times New Roman"/>
            <w:lang w:val="ru-RU"/>
          </w:rPr>
          <w:delText>–</w:delText>
        </w:r>
      </w:del>
      <w:r w:rsidRPr="00260F2C">
        <w:rPr>
          <w:rFonts w:ascii="Times New Roman" w:hAnsi="Times New Roman"/>
          <w:lang w:val="ru-RU"/>
        </w:rPr>
        <w:t xml:space="preserve"> предоставление инженерам и проектировщикам детальных данных о прогнозных сейсмических воздействиях и смещениях по активным разломам, что позволяет решить проблему сейсмического риска.</w:t>
      </w:r>
      <w:del w:id="1149" w:author="User" w:date="2016-11-07T10:52:00Z">
        <w:r w:rsidRPr="00260F2C" w:rsidDel="004806E4">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iCs/>
          <w:lang w:val="ru-RU"/>
        </w:rPr>
        <w:pPrChange w:id="1150" w:author="Павел Смирнов" w:date="2016-12-29T11:10:00Z">
          <w:pPr>
            <w:spacing w:after="120"/>
            <w:ind w:firstLine="567"/>
            <w:jc w:val="both"/>
          </w:pPr>
        </w:pPrChange>
      </w:pPr>
      <w:del w:id="1151" w:author="Ксения Кисанова" w:date="2017-01-19T13:39:00Z">
        <w:r w:rsidRPr="00260F2C" w:rsidDel="0099682D">
          <w:rPr>
            <w:rFonts w:ascii="Times New Roman" w:hAnsi="Times New Roman"/>
            <w:iCs/>
            <w:lang w:val="ru-RU"/>
          </w:rPr>
          <w:delText>До сегодняшнего дня</w:delText>
        </w:r>
      </w:del>
      <w:ins w:id="1152" w:author="User" w:date="2016-11-07T10:32:00Z">
        <w:del w:id="1153" w:author="Ксения Кисанова" w:date="2017-01-19T13:39:00Z">
          <w:r w:rsidR="00B54C69" w:rsidDel="0099682D">
            <w:rPr>
              <w:rFonts w:ascii="Times New Roman" w:hAnsi="Times New Roman"/>
              <w:iCs/>
              <w:lang w:val="ru-RU"/>
            </w:rPr>
            <w:delText>настоящего времени</w:delText>
          </w:r>
        </w:del>
      </w:ins>
      <w:del w:id="1154" w:author="Ксения Кисанова" w:date="2017-01-19T13:39:00Z">
        <w:r w:rsidRPr="00260F2C" w:rsidDel="0099682D">
          <w:rPr>
            <w:rFonts w:ascii="Times New Roman" w:hAnsi="Times New Roman"/>
            <w:iCs/>
            <w:lang w:val="ru-RU"/>
          </w:rPr>
          <w:delText xml:space="preserve"> нет </w:delText>
        </w:r>
      </w:del>
      <w:ins w:id="1155" w:author="User" w:date="2016-11-07T10:32:00Z">
        <w:del w:id="1156" w:author="Ксения Кисанова" w:date="2017-01-19T13:39:00Z">
          <w:r w:rsidR="00B54C69" w:rsidDel="0099682D">
            <w:rPr>
              <w:rFonts w:ascii="Times New Roman" w:hAnsi="Times New Roman"/>
              <w:iCs/>
              <w:lang w:val="ru-RU"/>
            </w:rPr>
            <w:delText>отсутствует</w:delText>
          </w:r>
          <w:r w:rsidR="00B54C69" w:rsidRPr="00260F2C" w:rsidDel="0099682D">
            <w:rPr>
              <w:rFonts w:ascii="Times New Roman" w:hAnsi="Times New Roman"/>
              <w:iCs/>
              <w:lang w:val="ru-RU"/>
            </w:rPr>
            <w:delText xml:space="preserve"> </w:delText>
          </w:r>
        </w:del>
      </w:ins>
      <w:del w:id="1157" w:author="Ксения Кисанова" w:date="2017-01-19T13:39:00Z">
        <w:r w:rsidRPr="00260F2C" w:rsidDel="0099682D">
          <w:rPr>
            <w:rFonts w:ascii="Times New Roman" w:hAnsi="Times New Roman"/>
            <w:iCs/>
            <w:lang w:val="ru-RU"/>
          </w:rPr>
          <w:delText>утвержденного</w:delText>
        </w:r>
      </w:del>
      <w:ins w:id="1158" w:author="User" w:date="2016-11-07T10:32:00Z">
        <w:del w:id="1159" w:author="Ксения Кисанова" w:date="2017-01-19T13:39:00Z">
          <w:r w:rsidR="00B54C69" w:rsidDel="0099682D">
            <w:rPr>
              <w:rFonts w:ascii="Times New Roman" w:hAnsi="Times New Roman"/>
              <w:iCs/>
              <w:lang w:val="ru-RU"/>
            </w:rPr>
            <w:delText>е</w:delText>
          </w:r>
        </w:del>
      </w:ins>
      <w:del w:id="1160" w:author="Ксения Кисанова" w:date="2017-01-19T13:39:00Z">
        <w:r w:rsidRPr="00260F2C" w:rsidDel="0099682D">
          <w:rPr>
            <w:rFonts w:ascii="Times New Roman" w:hAnsi="Times New Roman"/>
            <w:iCs/>
            <w:lang w:val="ru-RU"/>
          </w:rPr>
          <w:delText xml:space="preserve"> базового</w:delText>
        </w:r>
      </w:del>
      <w:ins w:id="1161" w:author="User" w:date="2016-11-07T10:32:00Z">
        <w:del w:id="1162" w:author="Ксения Кисанова" w:date="2017-01-19T13:39:00Z">
          <w:r w:rsidR="00B54C69" w:rsidDel="0099682D">
            <w:rPr>
              <w:rFonts w:ascii="Times New Roman" w:hAnsi="Times New Roman"/>
              <w:iCs/>
              <w:lang w:val="ru-RU"/>
            </w:rPr>
            <w:delText>е</w:delText>
          </w:r>
        </w:del>
      </w:ins>
      <w:del w:id="1163" w:author="Ксения Кисанова" w:date="2017-01-19T13:39:00Z">
        <w:r w:rsidRPr="00260F2C" w:rsidDel="0099682D">
          <w:rPr>
            <w:rFonts w:ascii="Times New Roman" w:hAnsi="Times New Roman"/>
            <w:iCs/>
            <w:lang w:val="ru-RU"/>
          </w:rPr>
          <w:delText xml:space="preserve"> научно-методического</w:delText>
        </w:r>
      </w:del>
      <w:ins w:id="1164" w:author="User" w:date="2016-11-07T10:32:00Z">
        <w:del w:id="1165" w:author="Ксения Кисанова" w:date="2017-01-19T13:39:00Z">
          <w:r w:rsidR="00B54C69" w:rsidDel="0099682D">
            <w:rPr>
              <w:rFonts w:ascii="Times New Roman" w:hAnsi="Times New Roman"/>
              <w:iCs/>
              <w:lang w:val="ru-RU"/>
            </w:rPr>
            <w:delText>е</w:delText>
          </w:r>
        </w:del>
      </w:ins>
      <w:del w:id="1166" w:author="Ксения Кисанова" w:date="2017-01-19T13:39:00Z">
        <w:r w:rsidRPr="00260F2C" w:rsidDel="0099682D">
          <w:rPr>
            <w:rFonts w:ascii="Times New Roman" w:hAnsi="Times New Roman"/>
            <w:iCs/>
            <w:lang w:val="ru-RU"/>
          </w:rPr>
          <w:delText xml:space="preserve"> руководства</w:delText>
        </w:r>
      </w:del>
      <w:ins w:id="1167" w:author="User" w:date="2016-11-07T10:32:00Z">
        <w:del w:id="1168" w:author="Ксения Кисанова" w:date="2017-01-19T13:39:00Z">
          <w:r w:rsidR="00B54C69" w:rsidDel="0099682D">
            <w:rPr>
              <w:rFonts w:ascii="Times New Roman" w:hAnsi="Times New Roman"/>
              <w:iCs/>
              <w:lang w:val="ru-RU"/>
            </w:rPr>
            <w:delText>о</w:delText>
          </w:r>
        </w:del>
      </w:ins>
      <w:del w:id="1169" w:author="Ксения Кисанова" w:date="2017-01-19T13:39:00Z">
        <w:r w:rsidRPr="00260F2C" w:rsidDel="0099682D">
          <w:rPr>
            <w:rFonts w:ascii="Times New Roman" w:hAnsi="Times New Roman"/>
            <w:iCs/>
            <w:lang w:val="ru-RU"/>
          </w:rPr>
          <w:delText xml:space="preserve"> по ДСР.</w:delText>
        </w:r>
      </w:del>
      <w:ins w:id="1170" w:author="User" w:date="2016-11-07T11:31:00Z">
        <w:del w:id="1171" w:author="Ксения Кисанова" w:date="2017-01-19T13:39:00Z">
          <w:r w:rsidR="00C16358" w:rsidDel="0099682D">
            <w:rPr>
              <w:rFonts w:ascii="Times New Roman" w:hAnsi="Times New Roman"/>
              <w:iCs/>
              <w:lang w:val="ru-RU"/>
            </w:rPr>
            <w:delText xml:space="preserve"> </w:delText>
          </w:r>
        </w:del>
      </w:ins>
      <w:r w:rsidRPr="00260F2C">
        <w:rPr>
          <w:rFonts w:ascii="Times New Roman" w:hAnsi="Times New Roman"/>
          <w:iCs/>
          <w:lang w:val="ru-RU"/>
        </w:rPr>
        <w:t>Ранее на основании опыта работ по оценке сейсмической опасности в детальном масштабе</w:t>
      </w:r>
      <w:ins w:id="1172" w:author="User" w:date="2016-11-07T11:31:00Z">
        <w:r w:rsidR="00C16358">
          <w:rPr>
            <w:rFonts w:ascii="Times New Roman" w:hAnsi="Times New Roman"/>
            <w:iCs/>
            <w:lang w:val="ru-RU"/>
          </w:rPr>
          <w:t xml:space="preserve"> </w:t>
        </w:r>
      </w:ins>
      <w:r w:rsidRPr="00260F2C">
        <w:rPr>
          <w:rFonts w:ascii="Times New Roman" w:hAnsi="Times New Roman"/>
          <w:iCs/>
          <w:lang w:val="ru-RU"/>
        </w:rPr>
        <w:t>была</w:t>
      </w:r>
      <w:ins w:id="1173" w:author="User" w:date="2016-11-07T11:31:00Z">
        <w:r w:rsidR="00C16358">
          <w:rPr>
            <w:rFonts w:ascii="Times New Roman" w:hAnsi="Times New Roman"/>
            <w:iCs/>
            <w:lang w:val="ru-RU"/>
          </w:rPr>
          <w:t xml:space="preserve"> </w:t>
        </w:r>
      </w:ins>
      <w:r w:rsidRPr="00260F2C">
        <w:rPr>
          <w:rFonts w:ascii="Times New Roman" w:hAnsi="Times New Roman"/>
          <w:iCs/>
          <w:lang w:val="ru-RU"/>
        </w:rPr>
        <w:t xml:space="preserve">дана формулировка ДСР </w:t>
      </w:r>
      <w:del w:id="1174" w:author="User" w:date="2016-11-07T11:31:00Z">
        <w:r w:rsidRPr="00260F2C" w:rsidDel="00C16358">
          <w:rPr>
            <w:rFonts w:ascii="Times New Roman" w:hAnsi="Times New Roman"/>
            <w:iCs/>
            <w:lang w:val="ru-RU"/>
          </w:rPr>
          <w:delText xml:space="preserve">как </w:delText>
        </w:r>
      </w:del>
      <w:ins w:id="1175" w:author="User" w:date="2016-11-07T11:31:00Z">
        <w:r w:rsidR="00C16358">
          <w:rPr>
            <w:rFonts w:ascii="Times New Roman" w:hAnsi="Times New Roman"/>
            <w:iCs/>
            <w:lang w:val="ru-RU"/>
          </w:rPr>
          <w:t>в качестве</w:t>
        </w:r>
        <w:r w:rsidR="00C16358" w:rsidRPr="00260F2C">
          <w:rPr>
            <w:rFonts w:ascii="Times New Roman" w:hAnsi="Times New Roman"/>
            <w:iCs/>
            <w:lang w:val="ru-RU"/>
          </w:rPr>
          <w:t xml:space="preserve"> </w:t>
        </w:r>
      </w:ins>
      <w:r w:rsidRPr="00260F2C">
        <w:rPr>
          <w:rFonts w:ascii="Times New Roman" w:hAnsi="Times New Roman"/>
          <w:iCs/>
          <w:lang w:val="ru-RU"/>
        </w:rPr>
        <w:t xml:space="preserve">определения совокупности ожидаемых сейсмических воздействий на территории проектирования и строительства важнейших </w:t>
      </w:r>
      <w:del w:id="1176" w:author="Ксения Кисанова" w:date="2017-01-19T13:40:00Z">
        <w:r w:rsidRPr="00260F2C" w:rsidDel="0099682D">
          <w:rPr>
            <w:rFonts w:ascii="Times New Roman" w:hAnsi="Times New Roman"/>
            <w:iCs/>
            <w:lang w:val="ru-RU"/>
          </w:rPr>
          <w:delText xml:space="preserve">народнохозяйственных </w:delText>
        </w:r>
      </w:del>
      <w:ins w:id="1177" w:author="Ксения Кисанова" w:date="2017-01-19T13:40:00Z">
        <w:r w:rsidR="0099682D">
          <w:rPr>
            <w:rFonts w:ascii="Times New Roman" w:hAnsi="Times New Roman"/>
            <w:iCs/>
            <w:lang w:val="ru-RU"/>
          </w:rPr>
          <w:t>строительных</w:t>
        </w:r>
        <w:r w:rsidR="0099682D" w:rsidRPr="00260F2C">
          <w:rPr>
            <w:rFonts w:ascii="Times New Roman" w:hAnsi="Times New Roman"/>
            <w:iCs/>
            <w:lang w:val="ru-RU"/>
          </w:rPr>
          <w:t xml:space="preserve"> </w:t>
        </w:r>
      </w:ins>
      <w:r w:rsidRPr="00260F2C">
        <w:rPr>
          <w:rFonts w:ascii="Times New Roman" w:hAnsi="Times New Roman"/>
          <w:iCs/>
          <w:lang w:val="ru-RU"/>
        </w:rPr>
        <w:t>объектов</w:t>
      </w:r>
      <w:ins w:id="1178" w:author="Ксения Кисанова" w:date="2017-01-19T13:40:00Z">
        <w:r w:rsidR="0099682D">
          <w:rPr>
            <w:rFonts w:ascii="Times New Roman" w:hAnsi="Times New Roman"/>
            <w:iCs/>
            <w:lang w:val="ru-RU"/>
          </w:rPr>
          <w:t xml:space="preserve"> повышенной ответственности</w:t>
        </w:r>
      </w:ins>
      <w:r w:rsidRPr="00260F2C">
        <w:rPr>
          <w:rFonts w:ascii="Times New Roman" w:hAnsi="Times New Roman"/>
          <w:iCs/>
          <w:lang w:val="ru-RU"/>
        </w:rPr>
        <w:t xml:space="preserve">. </w:t>
      </w:r>
      <w:del w:id="1179" w:author="Ксения Кисанова" w:date="2017-01-19T13:40:00Z">
        <w:r w:rsidRPr="00260F2C" w:rsidDel="0099682D">
          <w:rPr>
            <w:rFonts w:ascii="Times New Roman" w:hAnsi="Times New Roman"/>
            <w:iCs/>
            <w:lang w:val="ru-RU"/>
          </w:rPr>
          <w:delText xml:space="preserve">В </w:delText>
        </w:r>
        <w:r w:rsidRPr="00260F2C" w:rsidDel="0099682D">
          <w:rPr>
            <w:rFonts w:ascii="Times New Roman" w:hAnsi="Times New Roman"/>
            <w:bCs/>
            <w:iCs/>
            <w:lang w:val="ru-RU"/>
          </w:rPr>
          <w:delText>нормах</w:delText>
        </w:r>
      </w:del>
      <w:ins w:id="1180" w:author="Ксения Кисанова" w:date="2017-01-19T13:40:00Z">
        <w:r w:rsidR="0099682D">
          <w:rPr>
            <w:rFonts w:ascii="Times New Roman" w:hAnsi="Times New Roman"/>
            <w:iCs/>
            <w:lang w:val="ru-RU"/>
          </w:rPr>
          <w:t>При</w:t>
        </w:r>
      </w:ins>
      <w:r w:rsidRPr="00260F2C">
        <w:rPr>
          <w:rFonts w:ascii="Times New Roman" w:hAnsi="Times New Roman"/>
          <w:bCs/>
          <w:iCs/>
          <w:lang w:val="ru-RU"/>
        </w:rPr>
        <w:t xml:space="preserve"> производств</w:t>
      </w:r>
      <w:ins w:id="1181" w:author="Ксения Кисанова" w:date="2017-01-19T13:40:00Z">
        <w:r w:rsidR="0099682D">
          <w:rPr>
            <w:rFonts w:ascii="Times New Roman" w:hAnsi="Times New Roman"/>
            <w:bCs/>
            <w:iCs/>
            <w:lang w:val="ru-RU"/>
          </w:rPr>
          <w:t>е</w:t>
        </w:r>
      </w:ins>
      <w:del w:id="1182" w:author="Ксения Кисанова" w:date="2017-01-19T13:40:00Z">
        <w:r w:rsidRPr="00260F2C" w:rsidDel="0099682D">
          <w:rPr>
            <w:rFonts w:ascii="Times New Roman" w:hAnsi="Times New Roman"/>
            <w:bCs/>
            <w:iCs/>
            <w:lang w:val="ru-RU"/>
          </w:rPr>
          <w:delText>а</w:delText>
        </w:r>
      </w:del>
      <w:r w:rsidRPr="00260F2C">
        <w:rPr>
          <w:rFonts w:ascii="Times New Roman" w:hAnsi="Times New Roman"/>
          <w:bCs/>
          <w:iCs/>
          <w:lang w:val="ru-RU"/>
        </w:rPr>
        <w:t xml:space="preserve"> работ по СМР</w:t>
      </w:r>
      <w:r w:rsidRPr="00260F2C">
        <w:rPr>
          <w:rFonts w:ascii="Times New Roman" w:hAnsi="Times New Roman"/>
          <w:iCs/>
          <w:lang w:val="ru-RU"/>
        </w:rPr>
        <w:t xml:space="preserve"> </w:t>
      </w:r>
      <w:del w:id="1183" w:author="User" w:date="2016-11-09T14:09:00Z">
        <w:r w:rsidRPr="00D15EBD" w:rsidDel="00D15EBD">
          <w:rPr>
            <w:rFonts w:ascii="Times New Roman" w:hAnsi="Times New Roman"/>
            <w:iCs/>
            <w:lang w:val="ru-RU"/>
          </w:rPr>
          <w:delText>(РСН-60-86)</w:delText>
        </w:r>
      </w:del>
      <w:ins w:id="1184" w:author="User" w:date="2016-11-09T14:09:00Z">
        <w:del w:id="1185" w:author="Ксения Кисанова" w:date="2017-01-19T13:40:00Z">
          <w:r w:rsidR="00D15EBD" w:rsidDel="0099682D">
            <w:rPr>
              <w:rFonts w:ascii="Times New Roman" w:hAnsi="Times New Roman"/>
              <w:iCs/>
              <w:lang w:val="ru-RU"/>
            </w:rPr>
            <w:delText xml:space="preserve">согласно </w:delText>
          </w:r>
        </w:del>
        <w:r w:rsidR="00D15EBD" w:rsidRPr="00D15EBD">
          <w:rPr>
            <w:rFonts w:ascii="Times New Roman" w:hAnsi="Times New Roman"/>
            <w:iCs/>
            <w:lang w:val="ru-RU"/>
            <w:rPrChange w:id="1186" w:author="User" w:date="2016-11-09T14:09:00Z">
              <w:rPr>
                <w:rFonts w:ascii="Times New Roman" w:hAnsi="Times New Roman"/>
                <w:iCs/>
              </w:rPr>
            </w:rPrChange>
          </w:rPr>
          <w:t>[</w:t>
        </w:r>
      </w:ins>
      <w:ins w:id="1187" w:author="Ксения Кисанова" w:date="2017-01-19T13:40:00Z">
        <w:r w:rsidR="0099682D">
          <w:rPr>
            <w:rFonts w:ascii="Times New Roman" w:hAnsi="Times New Roman"/>
            <w:iCs/>
            <w:lang w:val="ru-RU"/>
          </w:rPr>
          <w:t>5</w:t>
        </w:r>
      </w:ins>
      <w:ins w:id="1188" w:author="User" w:date="2016-11-09T14:23:00Z">
        <w:del w:id="1189" w:author="Ксения Кисанова" w:date="2017-01-19T13:40:00Z">
          <w:r w:rsidR="004A4AD8" w:rsidRPr="004A4AD8" w:rsidDel="0099682D">
            <w:rPr>
              <w:rFonts w:ascii="Times New Roman" w:hAnsi="Times New Roman"/>
              <w:iCs/>
              <w:lang w:val="ru-RU"/>
              <w:rPrChange w:id="1190" w:author="User" w:date="2016-11-09T14:24:00Z">
                <w:rPr>
                  <w:rFonts w:ascii="Times New Roman" w:hAnsi="Times New Roman"/>
                  <w:iCs/>
                </w:rPr>
              </w:rPrChange>
            </w:rPr>
            <w:delText>4</w:delText>
          </w:r>
        </w:del>
      </w:ins>
      <w:ins w:id="1191" w:author="User" w:date="2016-11-09T14:09:00Z">
        <w:r w:rsidR="00D15EBD" w:rsidRPr="00D15EBD">
          <w:rPr>
            <w:rFonts w:ascii="Times New Roman" w:hAnsi="Times New Roman"/>
            <w:iCs/>
            <w:lang w:val="ru-RU"/>
            <w:rPrChange w:id="1192" w:author="User" w:date="2016-11-09T14:09:00Z">
              <w:rPr>
                <w:rFonts w:ascii="Times New Roman" w:hAnsi="Times New Roman"/>
                <w:iCs/>
              </w:rPr>
            </w:rPrChange>
          </w:rPr>
          <w:t>]</w:t>
        </w:r>
      </w:ins>
      <w:r w:rsidRPr="00260F2C">
        <w:rPr>
          <w:rFonts w:ascii="Times New Roman" w:hAnsi="Times New Roman"/>
          <w:iCs/>
          <w:lang w:val="ru-RU"/>
        </w:rPr>
        <w:t xml:space="preserve"> интенсивность сейсмического воздействия</w:t>
      </w:r>
      <w:ins w:id="1193" w:author="User" w:date="2016-11-07T11:40:00Z">
        <w:r w:rsidR="00773467">
          <w:rPr>
            <w:rFonts w:ascii="Times New Roman" w:hAnsi="Times New Roman"/>
            <w:iCs/>
            <w:lang w:val="ru-RU"/>
          </w:rPr>
          <w:t>, измеряем</w:t>
        </w:r>
      </w:ins>
      <w:ins w:id="1194" w:author="Ксения Кисанова" w:date="2017-01-19T13:40:00Z">
        <w:r w:rsidR="0099682D">
          <w:rPr>
            <w:rFonts w:ascii="Times New Roman" w:hAnsi="Times New Roman"/>
            <w:iCs/>
            <w:lang w:val="ru-RU"/>
          </w:rPr>
          <w:t>ую</w:t>
        </w:r>
      </w:ins>
      <w:ins w:id="1195" w:author="User" w:date="2016-11-07T11:40:00Z">
        <w:del w:id="1196" w:author="Ксения Кисанова" w:date="2017-01-19T13:40:00Z">
          <w:r w:rsidR="00773467" w:rsidDel="0099682D">
            <w:rPr>
              <w:rFonts w:ascii="Times New Roman" w:hAnsi="Times New Roman"/>
              <w:iCs/>
              <w:lang w:val="ru-RU"/>
            </w:rPr>
            <w:delText>ая</w:delText>
          </w:r>
        </w:del>
      </w:ins>
      <w:r w:rsidRPr="00260F2C">
        <w:rPr>
          <w:rFonts w:ascii="Times New Roman" w:hAnsi="Times New Roman"/>
          <w:iCs/>
          <w:lang w:val="ru-RU"/>
        </w:rPr>
        <w:t xml:space="preserve"> в баллах</w:t>
      </w:r>
      <w:del w:id="1197" w:author="User" w:date="2016-11-07T11:40:00Z">
        <w:r w:rsidRPr="00260F2C" w:rsidDel="00773467">
          <w:rPr>
            <w:rFonts w:ascii="Times New Roman" w:hAnsi="Times New Roman"/>
            <w:iCs/>
            <w:lang w:val="ru-RU"/>
          </w:rPr>
          <w:delText>,</w:delText>
        </w:r>
      </w:del>
      <w:ins w:id="1198" w:author="User" w:date="2016-11-07T11:40:00Z">
        <w:r w:rsidR="00773467">
          <w:rPr>
            <w:rFonts w:ascii="Times New Roman" w:hAnsi="Times New Roman"/>
            <w:iCs/>
            <w:lang w:val="ru-RU"/>
          </w:rPr>
          <w:t xml:space="preserve"> и</w:t>
        </w:r>
      </w:ins>
      <w:r w:rsidRPr="00260F2C">
        <w:rPr>
          <w:rFonts w:ascii="Times New Roman" w:hAnsi="Times New Roman"/>
          <w:iCs/>
          <w:lang w:val="ru-RU"/>
        </w:rPr>
        <w:t xml:space="preserve"> принимаем</w:t>
      </w:r>
      <w:ins w:id="1199" w:author="Ксения Кисанова" w:date="2017-01-19T13:40:00Z">
        <w:r w:rsidR="0099682D">
          <w:rPr>
            <w:rFonts w:ascii="Times New Roman" w:hAnsi="Times New Roman"/>
            <w:iCs/>
            <w:lang w:val="ru-RU"/>
          </w:rPr>
          <w:t>ую</w:t>
        </w:r>
      </w:ins>
      <w:del w:id="1200" w:author="Ксения Кисанова" w:date="2017-01-19T13:40:00Z">
        <w:r w:rsidRPr="00260F2C" w:rsidDel="0099682D">
          <w:rPr>
            <w:rFonts w:ascii="Times New Roman" w:hAnsi="Times New Roman"/>
            <w:iCs/>
            <w:lang w:val="ru-RU"/>
          </w:rPr>
          <w:delText>ая</w:delText>
        </w:r>
      </w:del>
      <w:r w:rsidRPr="00260F2C">
        <w:rPr>
          <w:rFonts w:ascii="Times New Roman" w:hAnsi="Times New Roman"/>
          <w:iCs/>
          <w:lang w:val="ru-RU"/>
        </w:rPr>
        <w:t xml:space="preserve"> за исходную величину при составлении карты </w:t>
      </w:r>
      <w:del w:id="1201" w:author="User" w:date="2016-11-07T11:40:00Z">
        <w:r w:rsidRPr="00260F2C" w:rsidDel="00773467">
          <w:rPr>
            <w:rFonts w:ascii="Times New Roman" w:hAnsi="Times New Roman"/>
            <w:iCs/>
            <w:lang w:val="ru-RU"/>
          </w:rPr>
          <w:delText>сейсмического микрорайонирования</w:delText>
        </w:r>
      </w:del>
      <w:ins w:id="1202" w:author="User" w:date="2016-11-07T11:40:00Z">
        <w:r w:rsidR="00773467">
          <w:rPr>
            <w:rFonts w:ascii="Times New Roman" w:hAnsi="Times New Roman"/>
            <w:iCs/>
            <w:lang w:val="ru-RU"/>
          </w:rPr>
          <w:t>СМР</w:t>
        </w:r>
      </w:ins>
      <w:r w:rsidRPr="00260F2C">
        <w:rPr>
          <w:rFonts w:ascii="Times New Roman" w:hAnsi="Times New Roman"/>
          <w:iCs/>
          <w:lang w:val="ru-RU"/>
        </w:rPr>
        <w:t>, определя</w:t>
      </w:r>
      <w:del w:id="1203" w:author="User" w:date="2016-11-07T11:40:00Z">
        <w:r w:rsidRPr="00260F2C" w:rsidDel="00773467">
          <w:rPr>
            <w:rFonts w:ascii="Times New Roman" w:hAnsi="Times New Roman"/>
            <w:iCs/>
            <w:lang w:val="ru-RU"/>
          </w:rPr>
          <w:delText>ется</w:delText>
        </w:r>
      </w:del>
      <w:ins w:id="1204" w:author="User" w:date="2016-11-07T11:40:00Z">
        <w:r w:rsidR="00773467">
          <w:rPr>
            <w:rFonts w:ascii="Times New Roman" w:hAnsi="Times New Roman"/>
            <w:iCs/>
            <w:lang w:val="ru-RU"/>
          </w:rPr>
          <w:t>ют</w:t>
        </w:r>
      </w:ins>
      <w:r w:rsidRPr="00260F2C">
        <w:rPr>
          <w:rFonts w:ascii="Times New Roman" w:hAnsi="Times New Roman"/>
          <w:iCs/>
          <w:lang w:val="ru-RU"/>
        </w:rPr>
        <w:t xml:space="preserve"> по картам </w:t>
      </w:r>
      <w:del w:id="1205" w:author="User" w:date="2016-11-07T11:41:00Z">
        <w:r w:rsidRPr="00260F2C" w:rsidDel="00773467">
          <w:rPr>
            <w:rFonts w:ascii="Times New Roman" w:hAnsi="Times New Roman"/>
            <w:iCs/>
            <w:lang w:val="ru-RU"/>
          </w:rPr>
          <w:delText>детального сейсмического районирования (</w:delText>
        </w:r>
      </w:del>
      <w:r w:rsidRPr="00260F2C">
        <w:rPr>
          <w:rFonts w:ascii="Times New Roman" w:hAnsi="Times New Roman"/>
          <w:iCs/>
          <w:lang w:val="ru-RU"/>
        </w:rPr>
        <w:t>ДСР</w:t>
      </w:r>
      <w:del w:id="1206" w:author="User" w:date="2016-11-07T11:41:00Z">
        <w:r w:rsidRPr="00260F2C" w:rsidDel="00773467">
          <w:rPr>
            <w:rFonts w:ascii="Times New Roman" w:hAnsi="Times New Roman"/>
            <w:iCs/>
            <w:lang w:val="ru-RU"/>
          </w:rPr>
          <w:delText>)</w:delText>
        </w:r>
      </w:del>
      <w:r w:rsidRPr="00260F2C">
        <w:rPr>
          <w:rFonts w:ascii="Times New Roman" w:hAnsi="Times New Roman"/>
          <w:iCs/>
          <w:lang w:val="ru-RU"/>
        </w:rPr>
        <w:t xml:space="preserve"> масштаба </w:t>
      </w:r>
      <w:r w:rsidR="00655AAF" w:rsidRPr="00260F2C">
        <w:rPr>
          <w:rFonts w:ascii="Times New Roman" w:hAnsi="Times New Roman"/>
          <w:lang w:val="ru-RU"/>
        </w:rPr>
        <w:t>1:500 000</w:t>
      </w:r>
      <w:del w:id="1207" w:author="User" w:date="2016-11-07T11:41:00Z">
        <w:r w:rsidR="00655AAF" w:rsidRPr="00260F2C" w:rsidDel="00773467">
          <w:rPr>
            <w:rFonts w:ascii="Times New Roman" w:hAnsi="Times New Roman"/>
            <w:lang w:val="ru-RU"/>
          </w:rPr>
          <w:delText xml:space="preserve"> </w:delText>
        </w:r>
      </w:del>
      <w:ins w:id="1208" w:author="Ксения Кисанова" w:date="2017-01-19T13:40:00Z">
        <w:r w:rsidR="0099682D">
          <w:rPr>
            <w:rFonts w:ascii="Times New Roman" w:hAnsi="Times New Roman"/>
            <w:lang w:val="ru-RU"/>
          </w:rPr>
          <w:t>–</w:t>
        </w:r>
      </w:ins>
      <w:r w:rsidR="00CA5D05">
        <w:rPr>
          <w:rFonts w:ascii="Times New Roman" w:hAnsi="Times New Roman"/>
          <w:lang w:val="ru-RU"/>
        </w:rPr>
        <w:t>1</w:t>
      </w:r>
      <w:ins w:id="1209" w:author="User" w:date="2016-11-09T14:24:00Z">
        <w:del w:id="1210" w:author="Ксения Кисанова" w:date="2017-01-19T13:40:00Z">
          <w:r w:rsidR="004A4AD8" w:rsidDel="0099682D">
            <w:rPr>
              <w:rFonts w:ascii="Times New Roman" w:hAnsi="Times New Roman"/>
              <w:lang w:val="ru-RU"/>
            </w:rPr>
            <w:delText>÷</w:delText>
          </w:r>
        </w:del>
      </w:ins>
      <w:del w:id="1211" w:author="User" w:date="2016-11-07T11:41:00Z">
        <w:r w:rsidR="00655AAF" w:rsidRPr="00260F2C" w:rsidDel="00773467">
          <w:rPr>
            <w:rFonts w:ascii="Times New Roman" w:hAnsi="Times New Roman"/>
            <w:lang w:val="ru-RU"/>
          </w:rPr>
          <w:delText>-1</w:delText>
        </w:r>
      </w:del>
      <w:r w:rsidR="00655AAF" w:rsidRPr="00260F2C">
        <w:rPr>
          <w:rFonts w:ascii="Times New Roman" w:hAnsi="Times New Roman"/>
          <w:lang w:val="ru-RU"/>
        </w:rPr>
        <w:t>:200 000</w:t>
      </w:r>
      <w:del w:id="1212" w:author="Ксения Кисанова" w:date="2017-01-19T13:41:00Z">
        <w:r w:rsidRPr="00260F2C" w:rsidDel="0099682D">
          <w:rPr>
            <w:rFonts w:ascii="Times New Roman" w:hAnsi="Times New Roman"/>
            <w:iCs/>
            <w:lang w:val="ru-RU"/>
          </w:rPr>
          <w:delText xml:space="preserve">, а в случае их отсутствия </w:delText>
        </w:r>
      </w:del>
      <w:ins w:id="1213" w:author="Павел Смирнов" w:date="2016-12-29T13:18:00Z">
        <w:del w:id="1214" w:author="Ксения Кисанова" w:date="2017-01-19T13:41:00Z">
          <w:r w:rsidR="00EA18E7" w:rsidDel="0099682D">
            <w:rPr>
              <w:rFonts w:ascii="Times New Roman" w:hAnsi="Times New Roman"/>
              <w:spacing w:val="-4"/>
              <w:lang w:val="ru-RU"/>
            </w:rPr>
            <w:delText>–</w:delText>
          </w:r>
        </w:del>
      </w:ins>
      <w:ins w:id="1215" w:author="User" w:date="2016-11-07T11:41:00Z">
        <w:del w:id="1216" w:author="Ксения Кисанова" w:date="2017-01-19T13:41:00Z">
          <w:r w:rsidR="00773467" w:rsidDel="0099682D">
            <w:rPr>
              <w:rFonts w:ascii="Times New Roman" w:hAnsi="Times New Roman"/>
              <w:iCs/>
              <w:lang w:val="ru-RU"/>
            </w:rPr>
            <w:delText>—</w:delText>
          </w:r>
        </w:del>
      </w:ins>
      <w:del w:id="1217" w:author="Ксения Кисанова" w:date="2017-01-19T13:41:00Z">
        <w:r w:rsidRPr="00260F2C" w:rsidDel="0099682D">
          <w:rPr>
            <w:rFonts w:ascii="Times New Roman" w:hAnsi="Times New Roman"/>
            <w:iCs/>
            <w:lang w:val="ru-RU"/>
          </w:rPr>
          <w:delText>– по карте общего сейсмического районирования</w:delText>
        </w:r>
      </w:del>
      <w:ins w:id="1218" w:author="User" w:date="2016-11-07T11:41:00Z">
        <w:del w:id="1219" w:author="Ксения Кисанова" w:date="2017-01-19T13:41:00Z">
          <w:r w:rsidR="00773467" w:rsidDel="0099682D">
            <w:rPr>
              <w:rFonts w:ascii="Times New Roman" w:hAnsi="Times New Roman"/>
              <w:iCs/>
              <w:lang w:val="ru-RU"/>
            </w:rPr>
            <w:delText>ОСР</w:delText>
          </w:r>
        </w:del>
      </w:ins>
      <w:r w:rsidRPr="00260F2C">
        <w:rPr>
          <w:rFonts w:ascii="Times New Roman" w:hAnsi="Times New Roman"/>
          <w:iCs/>
          <w:lang w:val="ru-RU"/>
        </w:rPr>
        <w:t>.</w:t>
      </w:r>
      <w:del w:id="1220" w:author="User" w:date="2016-11-07T11:41:00Z">
        <w:r w:rsidRPr="00260F2C" w:rsidDel="00773467">
          <w:rPr>
            <w:rFonts w:ascii="Times New Roman" w:hAnsi="Times New Roman"/>
            <w:iCs/>
            <w:lang w:val="ru-RU"/>
          </w:rPr>
          <w:delText xml:space="preserve"> </w:delText>
        </w:r>
      </w:del>
    </w:p>
    <w:p w:rsidR="005A32EE" w:rsidRPr="00260F2C" w:rsidRDefault="008954F7">
      <w:pPr>
        <w:spacing w:after="120" w:line="360" w:lineRule="auto"/>
        <w:ind w:firstLine="567"/>
        <w:jc w:val="both"/>
        <w:rPr>
          <w:rFonts w:ascii="Times New Roman" w:hAnsi="Times New Roman"/>
          <w:iCs/>
          <w:lang w:val="ru-RU"/>
        </w:rPr>
        <w:pPrChange w:id="1221" w:author="Павел Смирнов" w:date="2016-12-29T11:10:00Z">
          <w:pPr>
            <w:spacing w:after="120"/>
            <w:ind w:firstLine="567"/>
            <w:jc w:val="both"/>
          </w:pPr>
        </w:pPrChange>
      </w:pPr>
      <w:r>
        <w:rPr>
          <w:rFonts w:ascii="Times New Roman" w:hAnsi="Times New Roman"/>
          <w:iCs/>
        </w:rPr>
        <w:t>C</w:t>
      </w:r>
      <w:proofErr w:type="spellStart"/>
      <w:r w:rsidR="005A32EE" w:rsidRPr="00260F2C">
        <w:rPr>
          <w:rFonts w:ascii="Times New Roman" w:hAnsi="Times New Roman"/>
          <w:iCs/>
          <w:lang w:val="ru-RU"/>
        </w:rPr>
        <w:t>ейсмотектонические</w:t>
      </w:r>
      <w:proofErr w:type="spellEnd"/>
      <w:r w:rsidR="005A32EE" w:rsidRPr="00260F2C">
        <w:rPr>
          <w:rFonts w:ascii="Times New Roman" w:hAnsi="Times New Roman"/>
          <w:iCs/>
          <w:lang w:val="ru-RU"/>
        </w:rPr>
        <w:t xml:space="preserve"> и сейсмологические исследования выделены в отдельный вид работ в составе инженерно-геологических изысканий</w:t>
      </w:r>
      <w:r w:rsidRPr="008954F7">
        <w:rPr>
          <w:rFonts w:ascii="Times New Roman" w:hAnsi="Times New Roman"/>
          <w:iCs/>
          <w:lang w:val="ru-RU"/>
        </w:rPr>
        <w:t xml:space="preserve"> [4]</w:t>
      </w:r>
      <w:r w:rsidR="005A32EE" w:rsidRPr="00260F2C">
        <w:rPr>
          <w:rFonts w:ascii="Times New Roman" w:hAnsi="Times New Roman"/>
          <w:iCs/>
          <w:lang w:val="ru-RU"/>
        </w:rPr>
        <w:t>.</w:t>
      </w:r>
      <w:del w:id="1222" w:author="User" w:date="2016-11-07T11:42:00Z">
        <w:r w:rsidR="005A32EE" w:rsidRPr="00260F2C" w:rsidDel="00773467">
          <w:rPr>
            <w:rFonts w:ascii="Times New Roman" w:hAnsi="Times New Roman"/>
            <w:iCs/>
            <w:lang w:val="ru-RU"/>
          </w:rPr>
          <w:delText xml:space="preserve"> </w:delText>
        </w:r>
      </w:del>
    </w:p>
    <w:p w:rsidR="005A32EE" w:rsidRPr="00260F2C" w:rsidRDefault="005A32EE">
      <w:pPr>
        <w:spacing w:after="120" w:line="360" w:lineRule="auto"/>
        <w:ind w:firstLine="567"/>
        <w:jc w:val="both"/>
        <w:rPr>
          <w:rFonts w:ascii="Times New Roman" w:hAnsi="Times New Roman"/>
          <w:iCs/>
          <w:lang w:val="ru-RU"/>
        </w:rPr>
        <w:pPrChange w:id="1223" w:author="Павел Смирнов" w:date="2016-12-29T11:10:00Z">
          <w:pPr>
            <w:spacing w:after="120"/>
            <w:ind w:firstLine="567"/>
            <w:jc w:val="both"/>
          </w:pPr>
        </w:pPrChange>
      </w:pPr>
      <w:r w:rsidRPr="00260F2C">
        <w:rPr>
          <w:rFonts w:ascii="Times New Roman" w:hAnsi="Times New Roman"/>
          <w:iCs/>
          <w:lang w:val="ru-RU"/>
        </w:rPr>
        <w:lastRenderedPageBreak/>
        <w:t>Согласно СП 14.13330</w:t>
      </w:r>
      <w:del w:id="1224" w:author="User" w:date="2016-11-07T11:42:00Z">
        <w:r w:rsidRPr="00260F2C" w:rsidDel="00773467">
          <w:rPr>
            <w:rFonts w:ascii="Times New Roman" w:hAnsi="Times New Roman"/>
            <w:iCs/>
            <w:lang w:val="ru-RU"/>
          </w:rPr>
          <w:delText>.2014,</w:delText>
        </w:r>
      </w:del>
      <w:r w:rsidRPr="00260F2C">
        <w:rPr>
          <w:rFonts w:ascii="Times New Roman" w:hAnsi="Times New Roman"/>
          <w:iCs/>
          <w:lang w:val="ru-RU"/>
        </w:rPr>
        <w:t xml:space="preserve"> при определении возможных сейсмических воздействий для конкретных существующих и проектируемых сооружений</w:t>
      </w:r>
      <w:del w:id="1225" w:author="User" w:date="2016-11-07T11:42:00Z">
        <w:r w:rsidRPr="00260F2C" w:rsidDel="00773467">
          <w:rPr>
            <w:rFonts w:ascii="Times New Roman" w:hAnsi="Times New Roman"/>
            <w:iCs/>
            <w:lang w:val="ru-RU"/>
          </w:rPr>
          <w:delText>,</w:delText>
        </w:r>
      </w:del>
      <w:r w:rsidRPr="00260F2C">
        <w:rPr>
          <w:rFonts w:ascii="Times New Roman" w:hAnsi="Times New Roman"/>
          <w:iCs/>
          <w:lang w:val="ru-RU"/>
        </w:rPr>
        <w:t xml:space="preserve"> предусмотрено проведение </w:t>
      </w:r>
      <w:del w:id="1226" w:author="User" w:date="2016-11-07T11:43:00Z">
        <w:r w:rsidRPr="00260F2C" w:rsidDel="00773467">
          <w:rPr>
            <w:rFonts w:ascii="Times New Roman" w:hAnsi="Times New Roman"/>
            <w:iCs/>
            <w:lang w:val="ru-RU"/>
          </w:rPr>
          <w:delText>детального сейсмического районирования (</w:delText>
        </w:r>
      </w:del>
      <w:r w:rsidRPr="00260F2C">
        <w:rPr>
          <w:rFonts w:ascii="Times New Roman" w:hAnsi="Times New Roman"/>
          <w:iCs/>
          <w:lang w:val="ru-RU"/>
        </w:rPr>
        <w:t>ДСР</w:t>
      </w:r>
      <w:del w:id="1227" w:author="User" w:date="2016-11-07T11:43:00Z">
        <w:r w:rsidRPr="00260F2C" w:rsidDel="00773467">
          <w:rPr>
            <w:rFonts w:ascii="Times New Roman" w:hAnsi="Times New Roman"/>
            <w:iCs/>
            <w:lang w:val="ru-RU"/>
          </w:rPr>
          <w:delText>)</w:delText>
        </w:r>
      </w:del>
      <w:r w:rsidRPr="00260F2C">
        <w:rPr>
          <w:rFonts w:ascii="Times New Roman" w:hAnsi="Times New Roman"/>
          <w:iCs/>
          <w:lang w:val="ru-RU"/>
        </w:rPr>
        <w:t xml:space="preserve"> в масштабе 1</w:t>
      </w:r>
      <w:del w:id="1228" w:author="User" w:date="2016-11-07T11:43:00Z">
        <w:r w:rsidRPr="00260F2C" w:rsidDel="00773467">
          <w:rPr>
            <w:rFonts w:ascii="Times New Roman" w:hAnsi="Times New Roman"/>
            <w:iCs/>
            <w:lang w:val="ru-RU"/>
          </w:rPr>
          <w:delText xml:space="preserve"> </w:delText>
        </w:r>
      </w:del>
      <w:r w:rsidRPr="00260F2C">
        <w:rPr>
          <w:rFonts w:ascii="Times New Roman" w:hAnsi="Times New Roman"/>
          <w:iCs/>
          <w:lang w:val="ru-RU"/>
        </w:rPr>
        <w:t>:</w:t>
      </w:r>
      <w:del w:id="1229" w:author="User" w:date="2016-11-07T11:43:00Z">
        <w:r w:rsidRPr="00260F2C" w:rsidDel="00773467">
          <w:rPr>
            <w:rFonts w:ascii="Times New Roman" w:hAnsi="Times New Roman"/>
            <w:iCs/>
            <w:lang w:val="ru-RU"/>
          </w:rPr>
          <w:delText xml:space="preserve"> </w:delText>
        </w:r>
      </w:del>
      <w:r w:rsidRPr="00260F2C">
        <w:rPr>
          <w:rFonts w:ascii="Times New Roman" w:hAnsi="Times New Roman"/>
          <w:iCs/>
          <w:lang w:val="ru-RU"/>
        </w:rPr>
        <w:t>500</w:t>
      </w:r>
      <w:r w:rsidRPr="00260F2C">
        <w:rPr>
          <w:rFonts w:ascii="Times New Roman" w:hAnsi="Times New Roman"/>
          <w:iCs/>
        </w:rPr>
        <w:t> </w:t>
      </w:r>
      <w:r w:rsidRPr="00260F2C">
        <w:rPr>
          <w:rFonts w:ascii="Times New Roman" w:hAnsi="Times New Roman"/>
          <w:iCs/>
          <w:lang w:val="ru-RU"/>
        </w:rPr>
        <w:t>000 и крупнее. Для уточнения сейсмичности района строительства объектов повышенной ответственности проводят</w:t>
      </w:r>
      <w:del w:id="1230" w:author="User" w:date="2016-11-07T11:43:00Z">
        <w:r w:rsidRPr="00260F2C" w:rsidDel="00773467">
          <w:rPr>
            <w:rFonts w:ascii="Times New Roman" w:hAnsi="Times New Roman"/>
            <w:iCs/>
            <w:lang w:val="ru-RU"/>
          </w:rPr>
          <w:delText>ся</w:delText>
        </w:r>
      </w:del>
      <w:r w:rsidRPr="00260F2C">
        <w:rPr>
          <w:rFonts w:ascii="Times New Roman" w:hAnsi="Times New Roman"/>
          <w:iCs/>
          <w:lang w:val="ru-RU"/>
        </w:rPr>
        <w:t xml:space="preserve"> </w:t>
      </w:r>
      <w:del w:id="1231" w:author="Ксения Кисанова" w:date="2017-01-19T13:41:00Z">
        <w:r w:rsidRPr="00260F2C" w:rsidDel="0099682D">
          <w:rPr>
            <w:rFonts w:ascii="Times New Roman" w:hAnsi="Times New Roman"/>
            <w:iCs/>
            <w:lang w:val="ru-RU"/>
          </w:rPr>
          <w:delText xml:space="preserve">специализированные </w:delText>
        </w:r>
      </w:del>
      <w:r w:rsidRPr="00260F2C">
        <w:rPr>
          <w:rFonts w:ascii="Times New Roman" w:hAnsi="Times New Roman"/>
          <w:iCs/>
          <w:lang w:val="ru-RU"/>
        </w:rPr>
        <w:t>сейсмотектонические и сейсмологические исследования.</w:t>
      </w:r>
      <w:del w:id="1232" w:author="User" w:date="2016-11-07T11:43:00Z">
        <w:r w:rsidRPr="00260F2C" w:rsidDel="00773467">
          <w:rPr>
            <w:rFonts w:ascii="Times New Roman" w:hAnsi="Times New Roman"/>
            <w:iCs/>
            <w:lang w:val="ru-RU"/>
          </w:rPr>
          <w:delText xml:space="preserve"> </w:delText>
        </w:r>
      </w:del>
    </w:p>
    <w:p w:rsidR="00D30CF1" w:rsidRDefault="0099682D">
      <w:pPr>
        <w:spacing w:after="120" w:line="360" w:lineRule="auto"/>
        <w:ind w:firstLine="567"/>
        <w:jc w:val="both"/>
        <w:rPr>
          <w:rFonts w:ascii="Times New Roman" w:hAnsi="Times New Roman"/>
          <w:iCs/>
          <w:lang w:val="ru-RU"/>
        </w:rPr>
        <w:pPrChange w:id="1233" w:author="Павел Смирнов" w:date="2016-12-29T11:10:00Z">
          <w:pPr>
            <w:spacing w:after="120"/>
            <w:ind w:firstLine="567"/>
            <w:jc w:val="both"/>
          </w:pPr>
        </w:pPrChange>
      </w:pPr>
      <w:ins w:id="1234" w:author="Ксения Кисанова" w:date="2017-01-19T13:42:00Z">
        <w:r>
          <w:rPr>
            <w:rFonts w:ascii="Times New Roman" w:hAnsi="Times New Roman"/>
            <w:iCs/>
            <w:lang w:val="ru-RU"/>
          </w:rPr>
          <w:t xml:space="preserve">СП 47.13330 и </w:t>
        </w:r>
      </w:ins>
      <w:del w:id="1235" w:author="Ксения Кисанова" w:date="2017-01-19T13:42:00Z">
        <w:r w:rsidR="005A32EE" w:rsidRPr="00260F2C" w:rsidDel="0099682D">
          <w:rPr>
            <w:rFonts w:ascii="Times New Roman" w:hAnsi="Times New Roman"/>
            <w:iCs/>
            <w:lang w:val="ru-RU"/>
          </w:rPr>
          <w:delText>С</w:delText>
        </w:r>
      </w:del>
      <w:ins w:id="1236" w:author="Ксения Кисанова" w:date="2017-01-19T13:42:00Z">
        <w:r>
          <w:rPr>
            <w:rFonts w:ascii="Times New Roman" w:hAnsi="Times New Roman"/>
            <w:iCs/>
            <w:lang w:val="ru-RU"/>
          </w:rPr>
          <w:t>с</w:t>
        </w:r>
      </w:ins>
      <w:r w:rsidR="005A32EE" w:rsidRPr="00260F2C">
        <w:rPr>
          <w:rFonts w:ascii="Times New Roman" w:hAnsi="Times New Roman"/>
          <w:iCs/>
          <w:lang w:val="ru-RU"/>
        </w:rPr>
        <w:t>уществующие отраслевые нормативы, в которых затр</w:t>
      </w:r>
      <w:del w:id="1237" w:author="User" w:date="2016-11-09T14:11:00Z">
        <w:r w:rsidR="005A32EE" w:rsidRPr="00260F2C" w:rsidDel="00D15EBD">
          <w:rPr>
            <w:rFonts w:ascii="Times New Roman" w:hAnsi="Times New Roman"/>
            <w:iCs/>
            <w:lang w:val="ru-RU"/>
          </w:rPr>
          <w:delText>агивается</w:delText>
        </w:r>
      </w:del>
      <w:ins w:id="1238" w:author="User" w:date="2016-11-09T14:11:00Z">
        <w:r w:rsidR="00D15EBD">
          <w:rPr>
            <w:rFonts w:ascii="Times New Roman" w:hAnsi="Times New Roman"/>
            <w:iCs/>
            <w:lang w:val="ru-RU"/>
          </w:rPr>
          <w:t>онута</w:t>
        </w:r>
      </w:ins>
      <w:r w:rsidR="005A32EE" w:rsidRPr="00260F2C">
        <w:rPr>
          <w:rFonts w:ascii="Times New Roman" w:hAnsi="Times New Roman"/>
          <w:iCs/>
          <w:lang w:val="ru-RU"/>
        </w:rPr>
        <w:t xml:space="preserve"> тема оценки сейсмической опасности (</w:t>
      </w:r>
      <w:del w:id="1239" w:author="User" w:date="2016-11-09T14:10:00Z">
        <w:r w:rsidR="005A32EE" w:rsidRPr="00260F2C" w:rsidDel="00D15EBD">
          <w:rPr>
            <w:rFonts w:ascii="Times New Roman" w:hAnsi="Times New Roman"/>
            <w:bCs/>
            <w:iCs/>
            <w:lang w:val="ru-RU"/>
          </w:rPr>
          <w:delText>СТО Газпром 2-2.1-249-2008</w:delText>
        </w:r>
      </w:del>
      <w:ins w:id="1240" w:author="User" w:date="2016-11-09T14:10:00Z">
        <w:r w:rsidR="00D15EBD" w:rsidRPr="00D15EBD">
          <w:rPr>
            <w:rFonts w:ascii="Times New Roman" w:hAnsi="Times New Roman"/>
            <w:bCs/>
            <w:iCs/>
            <w:lang w:val="ru-RU"/>
            <w:rPrChange w:id="1241" w:author="User" w:date="2016-11-09T14:11:00Z">
              <w:rPr>
                <w:rFonts w:ascii="Times New Roman" w:hAnsi="Times New Roman"/>
                <w:bCs/>
                <w:iCs/>
              </w:rPr>
            </w:rPrChange>
          </w:rPr>
          <w:t>[</w:t>
        </w:r>
      </w:ins>
      <w:ins w:id="1242" w:author="Ксения Кисанова" w:date="2017-01-19T13:42:00Z">
        <w:r>
          <w:rPr>
            <w:rFonts w:ascii="Times New Roman" w:hAnsi="Times New Roman"/>
            <w:bCs/>
            <w:iCs/>
            <w:lang w:val="ru-RU"/>
          </w:rPr>
          <w:t>7</w:t>
        </w:r>
      </w:ins>
      <w:ins w:id="1243" w:author="User" w:date="2016-11-09T14:24:00Z">
        <w:del w:id="1244" w:author="Ксения Кисанова" w:date="2017-01-19T13:42:00Z">
          <w:r w:rsidR="004A4AD8" w:rsidRPr="004A4AD8" w:rsidDel="0099682D">
            <w:rPr>
              <w:rFonts w:ascii="Times New Roman" w:hAnsi="Times New Roman"/>
              <w:bCs/>
              <w:iCs/>
              <w:lang w:val="ru-RU"/>
              <w:rPrChange w:id="1245" w:author="User" w:date="2016-11-09T14:24:00Z">
                <w:rPr>
                  <w:rFonts w:ascii="Times New Roman" w:hAnsi="Times New Roman"/>
                  <w:bCs/>
                  <w:iCs/>
                </w:rPr>
              </w:rPrChange>
            </w:rPr>
            <w:delText>5</w:delText>
          </w:r>
        </w:del>
      </w:ins>
      <w:ins w:id="1246" w:author="User" w:date="2016-11-09T14:10:00Z">
        <w:r w:rsidR="00D15EBD" w:rsidRPr="00D15EBD">
          <w:rPr>
            <w:rFonts w:ascii="Times New Roman" w:hAnsi="Times New Roman"/>
            <w:bCs/>
            <w:iCs/>
            <w:lang w:val="ru-RU"/>
            <w:rPrChange w:id="1247" w:author="User" w:date="2016-11-09T14:11:00Z">
              <w:rPr>
                <w:rFonts w:ascii="Times New Roman" w:hAnsi="Times New Roman"/>
                <w:bCs/>
                <w:iCs/>
              </w:rPr>
            </w:rPrChange>
          </w:rPr>
          <w:t>]</w:t>
        </w:r>
      </w:ins>
      <w:r w:rsidR="005A32EE" w:rsidRPr="00260F2C">
        <w:rPr>
          <w:rFonts w:ascii="Times New Roman" w:hAnsi="Times New Roman"/>
          <w:bCs/>
          <w:iCs/>
          <w:lang w:val="ru-RU"/>
        </w:rPr>
        <w:t xml:space="preserve">, </w:t>
      </w:r>
      <w:del w:id="1248" w:author="User" w:date="2016-11-09T14:11:00Z">
        <w:r w:rsidR="005A32EE" w:rsidRPr="00260F2C" w:rsidDel="00D15EBD">
          <w:rPr>
            <w:rFonts w:ascii="Times New Roman" w:hAnsi="Times New Roman"/>
            <w:iCs/>
            <w:lang w:val="ru-RU"/>
          </w:rPr>
          <w:delText>РД-91.020.00-КТН-042-12</w:delText>
        </w:r>
      </w:del>
      <w:ins w:id="1249" w:author="User" w:date="2016-11-09T14:11:00Z">
        <w:r w:rsidR="00D15EBD" w:rsidRPr="00D15EBD">
          <w:rPr>
            <w:rFonts w:ascii="Times New Roman" w:hAnsi="Times New Roman"/>
            <w:iCs/>
            <w:lang w:val="ru-RU"/>
            <w:rPrChange w:id="1250" w:author="User" w:date="2016-11-09T14:11:00Z">
              <w:rPr>
                <w:rFonts w:ascii="Times New Roman" w:hAnsi="Times New Roman"/>
                <w:iCs/>
              </w:rPr>
            </w:rPrChange>
          </w:rPr>
          <w:t>[</w:t>
        </w:r>
      </w:ins>
      <w:ins w:id="1251" w:author="User" w:date="2016-11-09T14:24:00Z">
        <w:del w:id="1252" w:author="Ксения Кисанова" w:date="2017-01-19T13:42:00Z">
          <w:r w:rsidR="004A4AD8" w:rsidRPr="004A4AD8" w:rsidDel="0099682D">
            <w:rPr>
              <w:rFonts w:ascii="Times New Roman" w:hAnsi="Times New Roman"/>
              <w:iCs/>
              <w:lang w:val="ru-RU"/>
              <w:rPrChange w:id="1253" w:author="User" w:date="2016-11-09T14:24:00Z">
                <w:rPr>
                  <w:rFonts w:ascii="Times New Roman" w:hAnsi="Times New Roman"/>
                  <w:iCs/>
                </w:rPr>
              </w:rPrChange>
            </w:rPr>
            <w:delText>6</w:delText>
          </w:r>
        </w:del>
      </w:ins>
      <w:ins w:id="1254" w:author="Ксения Кисанова" w:date="2017-01-19T13:42:00Z">
        <w:r>
          <w:rPr>
            <w:rFonts w:ascii="Times New Roman" w:hAnsi="Times New Roman"/>
            <w:iCs/>
            <w:lang w:val="ru-RU"/>
          </w:rPr>
          <w:t>8</w:t>
        </w:r>
      </w:ins>
      <w:ins w:id="1255" w:author="User" w:date="2016-11-09T14:11:00Z">
        <w:r w:rsidR="00D15EBD" w:rsidRPr="00D15EBD">
          <w:rPr>
            <w:rFonts w:ascii="Times New Roman" w:hAnsi="Times New Roman"/>
            <w:iCs/>
            <w:lang w:val="ru-RU"/>
            <w:rPrChange w:id="1256" w:author="User" w:date="2016-11-09T14:11:00Z">
              <w:rPr>
                <w:rFonts w:ascii="Times New Roman" w:hAnsi="Times New Roman"/>
                <w:iCs/>
              </w:rPr>
            </w:rPrChange>
          </w:rPr>
          <w:t>]</w:t>
        </w:r>
      </w:ins>
      <w:del w:id="1257" w:author="Ксения Кисанова" w:date="2017-01-19T13:42:00Z">
        <w:r w:rsidR="005A32EE" w:rsidRPr="00260F2C" w:rsidDel="0099682D">
          <w:rPr>
            <w:rFonts w:ascii="Times New Roman" w:hAnsi="Times New Roman"/>
            <w:iCs/>
            <w:lang w:val="ru-RU"/>
          </w:rPr>
          <w:delText xml:space="preserve">, </w:delText>
        </w:r>
        <w:r w:rsidR="005A32EE" w:rsidRPr="00260F2C" w:rsidDel="0099682D">
          <w:rPr>
            <w:rFonts w:ascii="Times New Roman" w:hAnsi="Times New Roman"/>
            <w:bCs/>
            <w:iCs/>
            <w:lang w:val="ru-RU"/>
          </w:rPr>
          <w:delText>СП 47.13330</w:delText>
        </w:r>
      </w:del>
      <w:del w:id="1258" w:author="User" w:date="2016-11-07T11:43:00Z">
        <w:r w:rsidR="005A32EE" w:rsidRPr="00260F2C" w:rsidDel="00773467">
          <w:rPr>
            <w:rFonts w:ascii="Times New Roman" w:hAnsi="Times New Roman"/>
            <w:bCs/>
            <w:iCs/>
            <w:lang w:val="ru-RU"/>
          </w:rPr>
          <w:delText>.2012</w:delText>
        </w:r>
      </w:del>
      <w:r w:rsidR="005A32EE" w:rsidRPr="00260F2C">
        <w:rPr>
          <w:rFonts w:ascii="Times New Roman" w:hAnsi="Times New Roman"/>
          <w:iCs/>
          <w:lang w:val="ru-RU"/>
        </w:rPr>
        <w:t>), за исключением атомных норм (</w:t>
      </w:r>
      <w:del w:id="1259" w:author="User" w:date="2016-11-09T14:11:00Z">
        <w:r w:rsidR="005A32EE" w:rsidRPr="00260F2C" w:rsidDel="00D15EBD">
          <w:rPr>
            <w:rFonts w:ascii="Times New Roman" w:hAnsi="Times New Roman"/>
            <w:iCs/>
            <w:lang w:val="ru-RU"/>
          </w:rPr>
          <w:delText>РБ-019-01</w:delText>
        </w:r>
      </w:del>
      <w:ins w:id="1260" w:author="User" w:date="2016-11-09T14:11:00Z">
        <w:r w:rsidR="00D15EBD" w:rsidRPr="00D15EBD">
          <w:rPr>
            <w:rFonts w:ascii="Times New Roman" w:hAnsi="Times New Roman"/>
            <w:iCs/>
            <w:lang w:val="ru-RU"/>
            <w:rPrChange w:id="1261" w:author="User" w:date="2016-11-09T14:11:00Z">
              <w:rPr>
                <w:rFonts w:ascii="Times New Roman" w:hAnsi="Times New Roman"/>
                <w:iCs/>
              </w:rPr>
            </w:rPrChange>
          </w:rPr>
          <w:t>[</w:t>
        </w:r>
      </w:ins>
      <w:ins w:id="1262" w:author="Ксения Кисанова" w:date="2017-01-19T13:42:00Z">
        <w:r>
          <w:rPr>
            <w:rFonts w:ascii="Times New Roman" w:hAnsi="Times New Roman"/>
            <w:iCs/>
            <w:lang w:val="ru-RU"/>
          </w:rPr>
          <w:t>9</w:t>
        </w:r>
      </w:ins>
      <w:ins w:id="1263" w:author="User" w:date="2016-11-09T14:24:00Z">
        <w:del w:id="1264" w:author="Ксения Кисанова" w:date="2017-01-19T13:42:00Z">
          <w:r w:rsidR="004A4AD8" w:rsidRPr="004A4AD8" w:rsidDel="0099682D">
            <w:rPr>
              <w:rFonts w:ascii="Times New Roman" w:hAnsi="Times New Roman"/>
              <w:iCs/>
              <w:lang w:val="ru-RU"/>
              <w:rPrChange w:id="1265" w:author="User" w:date="2016-11-09T14:24:00Z">
                <w:rPr>
                  <w:rFonts w:ascii="Times New Roman" w:hAnsi="Times New Roman"/>
                  <w:iCs/>
                </w:rPr>
              </w:rPrChange>
            </w:rPr>
            <w:delText>7</w:delText>
          </w:r>
        </w:del>
      </w:ins>
      <w:ins w:id="1266" w:author="User" w:date="2016-11-09T14:11:00Z">
        <w:r w:rsidR="00D15EBD" w:rsidRPr="00D15EBD">
          <w:rPr>
            <w:rFonts w:ascii="Times New Roman" w:hAnsi="Times New Roman"/>
            <w:iCs/>
            <w:lang w:val="ru-RU"/>
            <w:rPrChange w:id="1267" w:author="User" w:date="2016-11-09T14:11:00Z">
              <w:rPr>
                <w:rFonts w:ascii="Times New Roman" w:hAnsi="Times New Roman"/>
                <w:iCs/>
              </w:rPr>
            </w:rPrChange>
          </w:rPr>
          <w:t>]</w:t>
        </w:r>
      </w:ins>
      <w:r w:rsidR="005A32EE" w:rsidRPr="00260F2C">
        <w:rPr>
          <w:rFonts w:ascii="Times New Roman" w:hAnsi="Times New Roman"/>
          <w:iCs/>
          <w:lang w:val="ru-RU"/>
        </w:rPr>
        <w:t>), содержат в основном перечень итоговых материалов, необходимых для проектирования</w:t>
      </w:r>
      <w:r w:rsidR="00D30CF1">
        <w:rPr>
          <w:rFonts w:ascii="Times New Roman" w:hAnsi="Times New Roman"/>
          <w:iCs/>
          <w:lang w:val="ru-RU"/>
        </w:rPr>
        <w:t>.</w:t>
      </w:r>
    </w:p>
    <w:p w:rsidR="005A32EE" w:rsidRPr="00260F2C" w:rsidRDefault="005A32EE">
      <w:pPr>
        <w:pStyle w:val="1"/>
        <w:spacing w:line="360" w:lineRule="auto"/>
        <w:ind w:firstLine="567"/>
        <w:rPr>
          <w:rFonts w:ascii="Times New Roman" w:hAnsi="Times New Roman"/>
          <w:sz w:val="24"/>
          <w:szCs w:val="24"/>
          <w:lang w:val="ru-RU"/>
        </w:rPr>
        <w:pPrChange w:id="1268" w:author="Павел Смирнов" w:date="2016-12-29T11:10:00Z">
          <w:pPr>
            <w:pStyle w:val="1"/>
            <w:ind w:firstLine="567"/>
          </w:pPr>
        </w:pPrChange>
      </w:pPr>
      <w:bookmarkStart w:id="1269" w:name="_Toc450219465"/>
      <w:r w:rsidRPr="00260F2C">
        <w:rPr>
          <w:rFonts w:ascii="Times New Roman" w:hAnsi="Times New Roman"/>
          <w:sz w:val="24"/>
          <w:szCs w:val="24"/>
          <w:lang w:val="ru-RU"/>
        </w:rPr>
        <w:t>5</w:t>
      </w:r>
      <w:del w:id="1270" w:author="User" w:date="2016-11-07T11:44:00Z">
        <w:r w:rsidRPr="00260F2C" w:rsidDel="00773467">
          <w:rPr>
            <w:rFonts w:ascii="Times New Roman" w:hAnsi="Times New Roman"/>
            <w:sz w:val="24"/>
            <w:szCs w:val="24"/>
            <w:lang w:val="ru-RU"/>
          </w:rPr>
          <w:delText>.</w:delText>
        </w:r>
      </w:del>
      <w:r w:rsidRPr="00260F2C">
        <w:rPr>
          <w:rFonts w:ascii="Times New Roman" w:hAnsi="Times New Roman"/>
          <w:sz w:val="24"/>
          <w:szCs w:val="24"/>
          <w:lang w:val="ru-RU"/>
        </w:rPr>
        <w:t xml:space="preserve"> Состав, стадийность и сроки выполнения работ по ДСР</w:t>
      </w:r>
      <w:bookmarkEnd w:id="1269"/>
    </w:p>
    <w:p w:rsidR="00991499" w:rsidRPr="00260F2C" w:rsidRDefault="00991499">
      <w:pPr>
        <w:spacing w:after="120" w:line="360" w:lineRule="auto"/>
        <w:ind w:firstLine="567"/>
        <w:jc w:val="both"/>
        <w:rPr>
          <w:rFonts w:ascii="Times New Roman" w:hAnsi="Times New Roman"/>
          <w:lang w:val="ru-RU"/>
        </w:rPr>
        <w:pPrChange w:id="1271" w:author="Павел Смирнов" w:date="2016-12-29T11:10:00Z">
          <w:pPr>
            <w:spacing w:after="120"/>
            <w:ind w:firstLine="567"/>
            <w:jc w:val="both"/>
          </w:pPr>
        </w:pPrChange>
      </w:pPr>
      <w:r w:rsidRPr="00260F2C">
        <w:rPr>
          <w:rFonts w:ascii="Times New Roman" w:hAnsi="Times New Roman"/>
          <w:lang w:val="ru-RU"/>
        </w:rPr>
        <w:t>В общем составе планировочных, проектных и инженерно-геологических работ ДСР начина</w:t>
      </w:r>
      <w:del w:id="1272" w:author="User" w:date="2016-11-07T11:45:00Z">
        <w:r w:rsidRPr="00260F2C" w:rsidDel="00773467">
          <w:rPr>
            <w:rFonts w:ascii="Times New Roman" w:hAnsi="Times New Roman"/>
            <w:lang w:val="ru-RU"/>
          </w:rPr>
          <w:delText>ется</w:delText>
        </w:r>
      </w:del>
      <w:ins w:id="1273" w:author="User" w:date="2016-11-07T11:45:00Z">
        <w:r w:rsidR="00773467">
          <w:rPr>
            <w:rFonts w:ascii="Times New Roman" w:hAnsi="Times New Roman"/>
            <w:lang w:val="ru-RU"/>
          </w:rPr>
          <w:t>ют</w:t>
        </w:r>
      </w:ins>
      <w:r w:rsidRPr="00260F2C">
        <w:rPr>
          <w:rFonts w:ascii="Times New Roman" w:hAnsi="Times New Roman"/>
          <w:lang w:val="ru-RU"/>
        </w:rPr>
        <w:t xml:space="preserve"> на первых стадиях, включая инженерные изыскания для подготовки документов территориального планирования и документации по планиров</w:t>
      </w:r>
      <w:del w:id="1274" w:author="User" w:date="2016-11-07T11:44:00Z">
        <w:r w:rsidRPr="00260F2C" w:rsidDel="00773467">
          <w:rPr>
            <w:rFonts w:ascii="Times New Roman" w:hAnsi="Times New Roman"/>
            <w:lang w:val="ru-RU"/>
          </w:rPr>
          <w:delText>ке</w:delText>
        </w:r>
      </w:del>
      <w:ins w:id="1275" w:author="User" w:date="2016-11-07T11:44:00Z">
        <w:r w:rsidR="00773467">
          <w:rPr>
            <w:rFonts w:ascii="Times New Roman" w:hAnsi="Times New Roman"/>
            <w:lang w:val="ru-RU"/>
          </w:rPr>
          <w:t>анию</w:t>
        </w:r>
      </w:ins>
      <w:r w:rsidRPr="00260F2C">
        <w:rPr>
          <w:rFonts w:ascii="Times New Roman" w:hAnsi="Times New Roman"/>
          <w:lang w:val="ru-RU"/>
        </w:rPr>
        <w:t xml:space="preserve"> территории и принятия решений относительно выбора площадки строительства или варианта трассы и инженерно-геологические изыскания для обоснования инвестиций и подготовки проектной документации</w:t>
      </w:r>
      <w:r w:rsidR="00F113DC">
        <w:rPr>
          <w:rFonts w:ascii="Times New Roman" w:hAnsi="Times New Roman"/>
          <w:lang w:val="ru-RU"/>
        </w:rPr>
        <w:t xml:space="preserve"> в соответствии с </w:t>
      </w:r>
      <w:r w:rsidR="00F113DC" w:rsidRPr="00260F2C">
        <w:rPr>
          <w:rFonts w:ascii="Times New Roman" w:hAnsi="Times New Roman"/>
          <w:bCs/>
          <w:iCs/>
          <w:lang w:val="ru-RU"/>
        </w:rPr>
        <w:t>СП 47.13330</w:t>
      </w:r>
      <w:del w:id="1276" w:author="User" w:date="2016-11-07T11:46:00Z">
        <w:r w:rsidR="00F113DC" w:rsidRPr="00260F2C" w:rsidDel="00773467">
          <w:rPr>
            <w:rFonts w:ascii="Times New Roman" w:hAnsi="Times New Roman"/>
            <w:bCs/>
            <w:iCs/>
            <w:lang w:val="ru-RU"/>
          </w:rPr>
          <w:delText>.2012</w:delText>
        </w:r>
      </w:del>
      <w:r w:rsidR="00F113DC">
        <w:rPr>
          <w:rFonts w:ascii="Times New Roman" w:hAnsi="Times New Roman"/>
          <w:lang w:val="ru-RU"/>
        </w:rPr>
        <w:t xml:space="preserve"> и </w:t>
      </w:r>
      <w:ins w:id="1277" w:author="Ксения Кисанова" w:date="2017-01-19T13:43:00Z">
        <w:r w:rsidR="0099682D">
          <w:rPr>
            <w:rFonts w:ascii="Times New Roman" w:hAnsi="Times New Roman"/>
            <w:lang w:val="ru-RU"/>
          </w:rPr>
          <w:t>[3]</w:t>
        </w:r>
      </w:ins>
      <w:del w:id="1278" w:author="Ксения Кисанова" w:date="2017-01-19T13:43:00Z">
        <w:r w:rsidR="00F113DC" w:rsidDel="0099682D">
          <w:rPr>
            <w:rFonts w:ascii="Times New Roman" w:hAnsi="Times New Roman"/>
            <w:lang w:val="ru-RU"/>
          </w:rPr>
          <w:delText>СНиП 11-01-95</w:delText>
        </w:r>
      </w:del>
      <w:r w:rsidRPr="00260F2C">
        <w:rPr>
          <w:rFonts w:ascii="Times New Roman" w:hAnsi="Times New Roman"/>
          <w:lang w:val="ru-RU"/>
        </w:rPr>
        <w:t xml:space="preserve">, но завершается не менее чем через </w:t>
      </w:r>
      <w:ins w:id="1279" w:author="Ксения Кисанова" w:date="2017-01-19T13:43:00Z">
        <w:r w:rsidR="0099682D">
          <w:rPr>
            <w:rFonts w:ascii="Times New Roman" w:hAnsi="Times New Roman"/>
            <w:lang w:val="ru-RU"/>
          </w:rPr>
          <w:t>2</w:t>
        </w:r>
      </w:ins>
      <w:del w:id="1280" w:author="Ксения Кисанова" w:date="2017-01-19T13:43:00Z">
        <w:r w:rsidRPr="00260F2C" w:rsidDel="0099682D">
          <w:rPr>
            <w:rFonts w:ascii="Times New Roman" w:hAnsi="Times New Roman"/>
            <w:lang w:val="ru-RU"/>
          </w:rPr>
          <w:delText>два</w:delText>
        </w:r>
      </w:del>
      <w:r w:rsidRPr="00260F2C">
        <w:rPr>
          <w:rFonts w:ascii="Times New Roman" w:hAnsi="Times New Roman"/>
          <w:lang w:val="ru-RU"/>
        </w:rPr>
        <w:t xml:space="preserve"> </w:t>
      </w:r>
      <w:proofErr w:type="spellStart"/>
      <w:r w:rsidRPr="00260F2C">
        <w:rPr>
          <w:rFonts w:ascii="Times New Roman" w:hAnsi="Times New Roman"/>
          <w:lang w:val="ru-RU"/>
        </w:rPr>
        <w:t>ме</w:t>
      </w:r>
      <w:ins w:id="1281" w:author="Ксения Кисанова" w:date="2017-01-19T13:43:00Z">
        <w:r w:rsidR="0099682D">
          <w:rPr>
            <w:rFonts w:ascii="Times New Roman" w:hAnsi="Times New Roman"/>
            <w:lang w:val="ru-RU"/>
          </w:rPr>
          <w:t>с</w:t>
        </w:r>
      </w:ins>
      <w:proofErr w:type="spellEnd"/>
      <w:del w:id="1282" w:author="Ксения Кисанова" w:date="2017-01-19T13:43:00Z">
        <w:r w:rsidRPr="00260F2C" w:rsidDel="0099682D">
          <w:rPr>
            <w:rFonts w:ascii="Times New Roman" w:hAnsi="Times New Roman"/>
            <w:lang w:val="ru-RU"/>
          </w:rPr>
          <w:delText>сяца</w:delText>
        </w:r>
      </w:del>
      <w:r w:rsidRPr="00260F2C">
        <w:rPr>
          <w:rFonts w:ascii="Times New Roman" w:hAnsi="Times New Roman"/>
          <w:lang w:val="ru-RU"/>
        </w:rPr>
        <w:t xml:space="preserve"> после обработки результатов геодезических, инженерно-геологических, сейсмологических и геофизических изысканий. При оценке сейсмической опасности необходимо использование результатов всех геологических, геофизических и </w:t>
      </w:r>
      <w:r w:rsidR="00FD4C53">
        <w:rPr>
          <w:rFonts w:ascii="Times New Roman" w:hAnsi="Times New Roman"/>
          <w:lang w:val="ru-RU"/>
        </w:rPr>
        <w:t>сейсмолог</w:t>
      </w:r>
      <w:r w:rsidRPr="00FD4C53">
        <w:rPr>
          <w:rFonts w:ascii="Times New Roman" w:hAnsi="Times New Roman"/>
          <w:lang w:val="ru-RU"/>
        </w:rPr>
        <w:t>ических</w:t>
      </w:r>
      <w:r w:rsidRPr="00260F2C">
        <w:rPr>
          <w:rFonts w:ascii="Times New Roman" w:hAnsi="Times New Roman"/>
          <w:lang w:val="ru-RU"/>
        </w:rPr>
        <w:t xml:space="preserve"> работ, проведенных применительно к проектируемому объекту. Сюда входят результаты дистанционного зондирования </w:t>
      </w:r>
      <w:proofErr w:type="gramStart"/>
      <w:ins w:id="1283" w:author="Ксения Кисанова" w:date="2017-01-19T13:43:00Z">
        <w:r w:rsidR="0099682D">
          <w:rPr>
            <w:rFonts w:ascii="Times New Roman" w:hAnsi="Times New Roman"/>
            <w:lang w:val="ru-RU"/>
          </w:rPr>
          <w:t xml:space="preserve">   </w:t>
        </w:r>
      </w:ins>
      <w:r w:rsidRPr="00260F2C">
        <w:rPr>
          <w:rFonts w:ascii="Times New Roman" w:hAnsi="Times New Roman"/>
          <w:lang w:val="ru-RU"/>
        </w:rPr>
        <w:t>(</w:t>
      </w:r>
      <w:proofErr w:type="spellStart"/>
      <w:proofErr w:type="gramEnd"/>
      <w:r w:rsidRPr="00260F2C">
        <w:rPr>
          <w:rFonts w:ascii="Times New Roman" w:hAnsi="Times New Roman"/>
          <w:lang w:val="ru-RU"/>
        </w:rPr>
        <w:t>аэро</w:t>
      </w:r>
      <w:proofErr w:type="spellEnd"/>
      <w:ins w:id="1284" w:author="Ксения Кисанова" w:date="2017-01-19T13:43:00Z">
        <w:r w:rsidR="0099682D">
          <w:rPr>
            <w:rFonts w:ascii="Times New Roman" w:hAnsi="Times New Roman"/>
            <w:lang w:val="ru-RU"/>
          </w:rPr>
          <w:t>-</w:t>
        </w:r>
      </w:ins>
      <w:del w:id="1285" w:author="Ксения Кисанова" w:date="2017-01-19T13:43:00Z">
        <w:r w:rsidRPr="00260F2C" w:rsidDel="0099682D">
          <w:rPr>
            <w:rFonts w:ascii="Times New Roman" w:hAnsi="Times New Roman"/>
            <w:lang w:val="ru-RU"/>
          </w:rPr>
          <w:delText>-</w:delText>
        </w:r>
      </w:del>
      <w:r w:rsidRPr="00260F2C">
        <w:rPr>
          <w:rFonts w:ascii="Times New Roman" w:hAnsi="Times New Roman"/>
          <w:lang w:val="ru-RU"/>
        </w:rPr>
        <w:t xml:space="preserve">, </w:t>
      </w:r>
      <w:proofErr w:type="spellStart"/>
      <w:r w:rsidRPr="00260F2C">
        <w:rPr>
          <w:rFonts w:ascii="Times New Roman" w:hAnsi="Times New Roman"/>
          <w:lang w:val="ru-RU"/>
        </w:rPr>
        <w:t>космосъемки</w:t>
      </w:r>
      <w:proofErr w:type="spellEnd"/>
      <w:r w:rsidRPr="00260F2C">
        <w:rPr>
          <w:rFonts w:ascii="Times New Roman" w:hAnsi="Times New Roman"/>
          <w:lang w:val="ru-RU"/>
        </w:rPr>
        <w:t xml:space="preserve">, лазерного сканирования и др.), геологические и геофизические разрезы, </w:t>
      </w:r>
      <w:del w:id="1286" w:author="User" w:date="2016-11-07T12:17:00Z">
        <w:r w:rsidRPr="00E76945" w:rsidDel="00E76945">
          <w:rPr>
            <w:rFonts w:ascii="Times New Roman" w:hAnsi="Times New Roman"/>
            <w:lang w:val="ru-RU"/>
          </w:rPr>
          <w:delText>несущие</w:delText>
        </w:r>
        <w:r w:rsidRPr="00260F2C" w:rsidDel="00E76945">
          <w:rPr>
            <w:rFonts w:ascii="Times New Roman" w:hAnsi="Times New Roman"/>
            <w:lang w:val="ru-RU"/>
          </w:rPr>
          <w:delText xml:space="preserve"> </w:delText>
        </w:r>
      </w:del>
      <w:ins w:id="1287" w:author="User" w:date="2016-11-07T12:17:00Z">
        <w:r w:rsidR="00E76945">
          <w:rPr>
            <w:rFonts w:ascii="Times New Roman" w:hAnsi="Times New Roman"/>
            <w:lang w:val="ru-RU"/>
          </w:rPr>
          <w:t>содержащие</w:t>
        </w:r>
        <w:r w:rsidR="00E76945" w:rsidRPr="00260F2C">
          <w:rPr>
            <w:rFonts w:ascii="Times New Roman" w:hAnsi="Times New Roman"/>
            <w:lang w:val="ru-RU"/>
          </w:rPr>
          <w:t xml:space="preserve"> </w:t>
        </w:r>
      </w:ins>
      <w:r w:rsidRPr="00260F2C">
        <w:rPr>
          <w:rFonts w:ascii="Times New Roman" w:hAnsi="Times New Roman"/>
          <w:lang w:val="ru-RU"/>
        </w:rPr>
        <w:t>сведения о структурно-тектонических и сейсмогеологических особенностях района</w:t>
      </w:r>
      <w:ins w:id="1288" w:author="Ксения Кисанова" w:date="2017-01-19T13:44:00Z">
        <w:r w:rsidR="0099682D">
          <w:rPr>
            <w:rFonts w:ascii="Times New Roman" w:hAnsi="Times New Roman"/>
            <w:lang w:val="ru-RU"/>
          </w:rPr>
          <w:t>,</w:t>
        </w:r>
      </w:ins>
      <w:del w:id="1289" w:author="User" w:date="2016-11-07T11:47:00Z">
        <w:r w:rsidRPr="00260F2C" w:rsidDel="00773467">
          <w:rPr>
            <w:rFonts w:ascii="Times New Roman" w:hAnsi="Times New Roman"/>
            <w:lang w:val="ru-RU"/>
          </w:rPr>
          <w:delText>,</w:delText>
        </w:r>
      </w:del>
      <w:r w:rsidRPr="00260F2C">
        <w:rPr>
          <w:rFonts w:ascii="Times New Roman" w:hAnsi="Times New Roman"/>
          <w:lang w:val="ru-RU"/>
        </w:rPr>
        <w:t xml:space="preserve"> и т.</w:t>
      </w:r>
      <w:ins w:id="1290" w:author="User" w:date="2016-11-07T11:47:00Z">
        <w:r w:rsidR="00773467">
          <w:rPr>
            <w:rFonts w:ascii="Times New Roman" w:hAnsi="Times New Roman"/>
            <w:lang w:val="ru-RU"/>
          </w:rPr>
          <w:t xml:space="preserve"> </w:t>
        </w:r>
      </w:ins>
      <w:r w:rsidRPr="00260F2C">
        <w:rPr>
          <w:rFonts w:ascii="Times New Roman" w:hAnsi="Times New Roman"/>
          <w:lang w:val="ru-RU"/>
        </w:rPr>
        <w:t>д.</w:t>
      </w:r>
    </w:p>
    <w:p w:rsidR="005A32EE" w:rsidRPr="00260F2C" w:rsidRDefault="005A32EE">
      <w:pPr>
        <w:spacing w:after="120" w:line="360" w:lineRule="auto"/>
        <w:ind w:firstLine="567"/>
        <w:jc w:val="both"/>
        <w:rPr>
          <w:rFonts w:ascii="Times New Roman" w:hAnsi="Times New Roman"/>
          <w:lang w:val="ru-RU"/>
        </w:rPr>
        <w:pPrChange w:id="1291" w:author="Павел Смирнов" w:date="2016-12-29T11:10:00Z">
          <w:pPr>
            <w:spacing w:after="120"/>
            <w:ind w:firstLine="567"/>
            <w:jc w:val="both"/>
          </w:pPr>
        </w:pPrChange>
      </w:pPr>
      <w:r w:rsidRPr="00260F2C">
        <w:rPr>
          <w:rFonts w:ascii="Times New Roman" w:hAnsi="Times New Roman"/>
          <w:lang w:val="ru-RU"/>
        </w:rPr>
        <w:t>ДСР провод</w:t>
      </w:r>
      <w:del w:id="1292" w:author="User" w:date="2016-11-07T11:47:00Z">
        <w:r w:rsidRPr="00260F2C" w:rsidDel="00773467">
          <w:rPr>
            <w:rFonts w:ascii="Times New Roman" w:hAnsi="Times New Roman"/>
            <w:lang w:val="ru-RU"/>
          </w:rPr>
          <w:delText>ится</w:delText>
        </w:r>
      </w:del>
      <w:ins w:id="1293" w:author="User" w:date="2016-11-07T11:47:00Z">
        <w:r w:rsidR="00773467">
          <w:rPr>
            <w:rFonts w:ascii="Times New Roman" w:hAnsi="Times New Roman"/>
            <w:lang w:val="ru-RU"/>
          </w:rPr>
          <w:t>ят</w:t>
        </w:r>
      </w:ins>
      <w:r w:rsidRPr="00260F2C">
        <w:rPr>
          <w:rFonts w:ascii="Times New Roman" w:hAnsi="Times New Roman"/>
          <w:lang w:val="ru-RU"/>
        </w:rPr>
        <w:t xml:space="preserve"> в три этапа: </w:t>
      </w:r>
    </w:p>
    <w:p w:rsidR="005A32EE" w:rsidRPr="00483EFD" w:rsidRDefault="00773467">
      <w:pPr>
        <w:spacing w:after="120" w:line="360" w:lineRule="auto"/>
        <w:ind w:firstLine="567"/>
        <w:jc w:val="both"/>
        <w:rPr>
          <w:rFonts w:ascii="Times New Roman" w:hAnsi="Times New Roman"/>
          <w:lang w:val="ru-RU"/>
        </w:rPr>
        <w:pPrChange w:id="1294" w:author="Павел Смирнов" w:date="2016-12-29T11:10:00Z">
          <w:pPr>
            <w:spacing w:after="120"/>
            <w:ind w:firstLine="567"/>
            <w:jc w:val="both"/>
          </w:pPr>
        </w:pPrChange>
      </w:pPr>
      <w:ins w:id="1295" w:author="User" w:date="2016-11-07T11:47:00Z">
        <w:r>
          <w:rPr>
            <w:rFonts w:ascii="Times New Roman" w:hAnsi="Times New Roman"/>
            <w:lang w:val="ru-RU"/>
          </w:rPr>
          <w:t xml:space="preserve">- </w:t>
        </w:r>
      </w:ins>
      <w:del w:id="1296" w:author="User" w:date="2016-11-07T11:47:00Z">
        <w:r w:rsidR="005A32EE" w:rsidRPr="00260F2C" w:rsidDel="00773467">
          <w:rPr>
            <w:rFonts w:ascii="Times New Roman" w:hAnsi="Times New Roman"/>
            <w:lang w:val="ru-RU"/>
          </w:rPr>
          <w:delText xml:space="preserve">1 </w:delText>
        </w:r>
      </w:del>
      <w:ins w:id="1297" w:author="Ксения Кисанова" w:date="2017-01-19T13:44:00Z">
        <w:r w:rsidR="0099682D">
          <w:rPr>
            <w:rFonts w:ascii="Times New Roman" w:hAnsi="Times New Roman"/>
            <w:lang w:val="ru-RU"/>
          </w:rPr>
          <w:t>1-й</w:t>
        </w:r>
      </w:ins>
      <w:ins w:id="1298" w:author="User" w:date="2016-11-07T11:47:00Z">
        <w:del w:id="1299" w:author="Ксения Кисанова" w:date="2017-01-19T13:44:00Z">
          <w:r w:rsidDel="0099682D">
            <w:rPr>
              <w:rFonts w:ascii="Times New Roman" w:hAnsi="Times New Roman"/>
            </w:rPr>
            <w:delText>I</w:delText>
          </w:r>
        </w:del>
        <w:r w:rsidRPr="00260F2C">
          <w:rPr>
            <w:rFonts w:ascii="Times New Roman" w:hAnsi="Times New Roman"/>
            <w:lang w:val="ru-RU"/>
          </w:rPr>
          <w:t xml:space="preserve"> </w:t>
        </w:r>
      </w:ins>
      <w:r w:rsidR="005A32EE" w:rsidRPr="00260F2C">
        <w:rPr>
          <w:rFonts w:ascii="Times New Roman" w:hAnsi="Times New Roman"/>
          <w:lang w:val="ru-RU"/>
        </w:rPr>
        <w:t xml:space="preserve">этап </w:t>
      </w:r>
      <w:ins w:id="1300" w:author="Павел Смирнов" w:date="2016-12-29T13:19:00Z">
        <w:r w:rsidR="00EA18E7">
          <w:rPr>
            <w:rFonts w:ascii="Times New Roman" w:hAnsi="Times New Roman"/>
            <w:spacing w:val="-4"/>
            <w:lang w:val="ru-RU"/>
          </w:rPr>
          <w:t>–</w:t>
        </w:r>
      </w:ins>
      <w:ins w:id="1301" w:author="User" w:date="2016-11-07T11:48:00Z">
        <w:del w:id="1302" w:author="Павел Смирнов" w:date="2016-12-29T13:19:00Z">
          <w:r w:rsidDel="00EA18E7">
            <w:rPr>
              <w:rFonts w:ascii="Times New Roman" w:hAnsi="Times New Roman"/>
              <w:lang w:val="ru-RU"/>
            </w:rPr>
            <w:delText>—</w:delText>
          </w:r>
        </w:del>
      </w:ins>
      <w:del w:id="1303" w:author="User" w:date="2016-11-07T11:48:00Z">
        <w:r w:rsidR="005A32EE" w:rsidRPr="00260F2C" w:rsidDel="00773467">
          <w:rPr>
            <w:rFonts w:ascii="Times New Roman" w:hAnsi="Times New Roman"/>
            <w:lang w:val="ru-RU"/>
          </w:rPr>
          <w:delText>–</w:delText>
        </w:r>
      </w:del>
      <w:r w:rsidR="005A32EE" w:rsidRPr="00260F2C">
        <w:rPr>
          <w:rFonts w:ascii="Times New Roman" w:hAnsi="Times New Roman"/>
          <w:lang w:val="ru-RU"/>
        </w:rPr>
        <w:t xml:space="preserve"> сбор и обобщение исходного материала;</w:t>
      </w:r>
      <w:del w:id="1304" w:author="User" w:date="2016-11-07T11:48:00Z">
        <w:r w:rsidR="005A32EE" w:rsidRPr="00260F2C" w:rsidDel="00773467">
          <w:rPr>
            <w:rFonts w:ascii="Times New Roman" w:hAnsi="Times New Roman"/>
            <w:lang w:val="ru-RU"/>
          </w:rPr>
          <w:delText xml:space="preserve"> </w:delText>
        </w:r>
      </w:del>
    </w:p>
    <w:p w:rsidR="005A32EE" w:rsidRPr="00260F2C" w:rsidRDefault="00773467">
      <w:pPr>
        <w:spacing w:after="120" w:line="360" w:lineRule="auto"/>
        <w:ind w:firstLine="567"/>
        <w:jc w:val="both"/>
        <w:rPr>
          <w:rFonts w:ascii="Times New Roman" w:hAnsi="Times New Roman"/>
          <w:lang w:val="ru-RU"/>
        </w:rPr>
        <w:pPrChange w:id="1305" w:author="Павел Смирнов" w:date="2016-12-29T11:10:00Z">
          <w:pPr>
            <w:spacing w:after="120"/>
            <w:ind w:firstLine="567"/>
            <w:jc w:val="both"/>
          </w:pPr>
        </w:pPrChange>
      </w:pPr>
      <w:ins w:id="1306" w:author="User" w:date="2016-11-07T11:47:00Z">
        <w:r>
          <w:rPr>
            <w:rFonts w:ascii="Times New Roman" w:hAnsi="Times New Roman"/>
            <w:lang w:val="ru-RU"/>
          </w:rPr>
          <w:t xml:space="preserve">- </w:t>
        </w:r>
      </w:ins>
      <w:del w:id="1307" w:author="User" w:date="2016-11-07T11:48:00Z">
        <w:r w:rsidR="005A32EE" w:rsidRPr="00260F2C" w:rsidDel="00773467">
          <w:rPr>
            <w:rFonts w:ascii="Times New Roman" w:hAnsi="Times New Roman"/>
            <w:lang w:val="ru-RU"/>
          </w:rPr>
          <w:delText xml:space="preserve">2 </w:delText>
        </w:r>
      </w:del>
      <w:ins w:id="1308" w:author="Ксения Кисанова" w:date="2017-01-19T13:44:00Z">
        <w:r w:rsidR="0099682D">
          <w:rPr>
            <w:rFonts w:ascii="Times New Roman" w:hAnsi="Times New Roman"/>
            <w:lang w:val="ru-RU"/>
          </w:rPr>
          <w:t>2-й</w:t>
        </w:r>
      </w:ins>
      <w:ins w:id="1309" w:author="User" w:date="2016-11-07T11:48:00Z">
        <w:del w:id="1310" w:author="Ксения Кисанова" w:date="2017-01-19T13:44:00Z">
          <w:r w:rsidDel="0099682D">
            <w:rPr>
              <w:rFonts w:ascii="Times New Roman" w:hAnsi="Times New Roman"/>
            </w:rPr>
            <w:delText>II</w:delText>
          </w:r>
        </w:del>
        <w:r w:rsidRPr="00260F2C">
          <w:rPr>
            <w:rFonts w:ascii="Times New Roman" w:hAnsi="Times New Roman"/>
            <w:lang w:val="ru-RU"/>
          </w:rPr>
          <w:t xml:space="preserve"> </w:t>
        </w:r>
      </w:ins>
      <w:r w:rsidR="005A32EE" w:rsidRPr="00260F2C">
        <w:rPr>
          <w:rFonts w:ascii="Times New Roman" w:hAnsi="Times New Roman"/>
          <w:lang w:val="ru-RU"/>
        </w:rPr>
        <w:t xml:space="preserve">этап </w:t>
      </w:r>
      <w:ins w:id="1311" w:author="Павел Смирнов" w:date="2016-12-29T13:19:00Z">
        <w:r w:rsidR="00EA18E7">
          <w:rPr>
            <w:rFonts w:ascii="Times New Roman" w:hAnsi="Times New Roman"/>
            <w:spacing w:val="-4"/>
            <w:lang w:val="ru-RU"/>
          </w:rPr>
          <w:t>–</w:t>
        </w:r>
      </w:ins>
      <w:ins w:id="1312" w:author="User" w:date="2016-11-07T11:48:00Z">
        <w:del w:id="1313" w:author="Павел Смирнов" w:date="2016-12-29T13:19:00Z">
          <w:r w:rsidDel="00EA18E7">
            <w:rPr>
              <w:rFonts w:ascii="Times New Roman" w:hAnsi="Times New Roman"/>
              <w:lang w:val="ru-RU"/>
            </w:rPr>
            <w:delText>—</w:delText>
          </w:r>
        </w:del>
      </w:ins>
      <w:del w:id="1314" w:author="User" w:date="2016-11-07T11:48:00Z">
        <w:r w:rsidR="005A32EE" w:rsidRPr="00260F2C" w:rsidDel="00773467">
          <w:rPr>
            <w:rFonts w:ascii="Times New Roman" w:hAnsi="Times New Roman"/>
            <w:lang w:val="ru-RU"/>
          </w:rPr>
          <w:delText>–</w:delText>
        </w:r>
      </w:del>
      <w:r w:rsidR="005A32EE" w:rsidRPr="00260F2C">
        <w:rPr>
          <w:rFonts w:ascii="Times New Roman" w:hAnsi="Times New Roman"/>
          <w:lang w:val="ru-RU"/>
        </w:rPr>
        <w:t xml:space="preserve"> дистанционные и полевые исследования;</w:t>
      </w:r>
    </w:p>
    <w:p w:rsidR="005A32EE" w:rsidRPr="00260F2C" w:rsidRDefault="00773467">
      <w:pPr>
        <w:spacing w:after="120" w:line="360" w:lineRule="auto"/>
        <w:ind w:firstLine="567"/>
        <w:jc w:val="both"/>
        <w:rPr>
          <w:rFonts w:ascii="Times New Roman" w:hAnsi="Times New Roman"/>
          <w:lang w:val="ru-RU"/>
        </w:rPr>
        <w:pPrChange w:id="1315" w:author="Павел Смирнов" w:date="2016-12-29T11:10:00Z">
          <w:pPr>
            <w:spacing w:after="120"/>
            <w:ind w:firstLine="567"/>
            <w:jc w:val="both"/>
          </w:pPr>
        </w:pPrChange>
      </w:pPr>
      <w:ins w:id="1316" w:author="User" w:date="2016-11-07T11:47:00Z">
        <w:r>
          <w:rPr>
            <w:rFonts w:ascii="Times New Roman" w:hAnsi="Times New Roman"/>
            <w:lang w:val="ru-RU"/>
          </w:rPr>
          <w:lastRenderedPageBreak/>
          <w:t xml:space="preserve">- </w:t>
        </w:r>
      </w:ins>
      <w:del w:id="1317" w:author="User" w:date="2016-11-07T11:48:00Z">
        <w:r w:rsidR="005A32EE" w:rsidRPr="00260F2C" w:rsidDel="00773467">
          <w:rPr>
            <w:rFonts w:ascii="Times New Roman" w:hAnsi="Times New Roman"/>
            <w:lang w:val="ru-RU"/>
          </w:rPr>
          <w:delText xml:space="preserve">3 </w:delText>
        </w:r>
      </w:del>
      <w:ins w:id="1318" w:author="Ксения Кисанова" w:date="2017-01-19T13:44:00Z">
        <w:r w:rsidR="0099682D">
          <w:rPr>
            <w:rFonts w:ascii="Times New Roman" w:hAnsi="Times New Roman"/>
            <w:lang w:val="ru-RU"/>
          </w:rPr>
          <w:t>3-й</w:t>
        </w:r>
      </w:ins>
      <w:ins w:id="1319" w:author="User" w:date="2016-11-07T11:48:00Z">
        <w:del w:id="1320" w:author="Ксения Кисанова" w:date="2017-01-19T13:44:00Z">
          <w:r w:rsidDel="0099682D">
            <w:rPr>
              <w:rFonts w:ascii="Times New Roman" w:hAnsi="Times New Roman"/>
            </w:rPr>
            <w:delText>III</w:delText>
          </w:r>
        </w:del>
        <w:r w:rsidRPr="00260F2C">
          <w:rPr>
            <w:rFonts w:ascii="Times New Roman" w:hAnsi="Times New Roman"/>
            <w:lang w:val="ru-RU"/>
          </w:rPr>
          <w:t xml:space="preserve"> </w:t>
        </w:r>
      </w:ins>
      <w:r w:rsidR="005A32EE" w:rsidRPr="00260F2C">
        <w:rPr>
          <w:rFonts w:ascii="Times New Roman" w:hAnsi="Times New Roman"/>
          <w:lang w:val="ru-RU"/>
        </w:rPr>
        <w:t xml:space="preserve">этап </w:t>
      </w:r>
      <w:ins w:id="1321" w:author="Павел Смирнов" w:date="2016-12-29T13:19:00Z">
        <w:r w:rsidR="00EA18E7">
          <w:rPr>
            <w:rFonts w:ascii="Times New Roman" w:hAnsi="Times New Roman"/>
            <w:spacing w:val="-4"/>
            <w:lang w:val="ru-RU"/>
          </w:rPr>
          <w:t>–</w:t>
        </w:r>
      </w:ins>
      <w:ins w:id="1322" w:author="User" w:date="2016-11-07T11:48:00Z">
        <w:del w:id="1323" w:author="Павел Смирнов" w:date="2016-12-29T13:19:00Z">
          <w:r w:rsidDel="00EA18E7">
            <w:rPr>
              <w:rFonts w:ascii="Times New Roman" w:hAnsi="Times New Roman"/>
              <w:lang w:val="ru-RU"/>
            </w:rPr>
            <w:delText>—</w:delText>
          </w:r>
        </w:del>
      </w:ins>
      <w:del w:id="1324" w:author="User" w:date="2016-11-07T11:48:00Z">
        <w:r w:rsidR="005A32EE" w:rsidRPr="00260F2C" w:rsidDel="00773467">
          <w:rPr>
            <w:rFonts w:ascii="Times New Roman" w:hAnsi="Times New Roman"/>
            <w:lang w:val="ru-RU"/>
          </w:rPr>
          <w:delText>–</w:delText>
        </w:r>
      </w:del>
      <w:r w:rsidR="005A32EE" w:rsidRPr="00260F2C">
        <w:rPr>
          <w:rFonts w:ascii="Times New Roman" w:hAnsi="Times New Roman"/>
          <w:lang w:val="ru-RU"/>
        </w:rPr>
        <w:t xml:space="preserve"> обработка материалов, разработка заключения об уровне сейсмической опасности, написание отчета о выполненных работах.</w:t>
      </w:r>
    </w:p>
    <w:p w:rsidR="005A32EE" w:rsidRPr="00260F2C" w:rsidRDefault="005A32EE">
      <w:pPr>
        <w:spacing w:after="120" w:line="360" w:lineRule="auto"/>
        <w:ind w:firstLine="567"/>
        <w:jc w:val="both"/>
        <w:rPr>
          <w:rFonts w:ascii="Times New Roman" w:hAnsi="Times New Roman"/>
          <w:lang w:val="ru-RU"/>
        </w:rPr>
        <w:pPrChange w:id="1325" w:author="Павел Смирнов" w:date="2016-12-29T11:10:00Z">
          <w:pPr>
            <w:spacing w:after="120"/>
            <w:ind w:firstLine="567"/>
            <w:jc w:val="both"/>
          </w:pPr>
        </w:pPrChange>
      </w:pPr>
      <w:r w:rsidRPr="00260F2C">
        <w:rPr>
          <w:rFonts w:ascii="Times New Roman" w:hAnsi="Times New Roman"/>
          <w:lang w:val="ru-RU"/>
        </w:rPr>
        <w:t xml:space="preserve">ДСР включает </w:t>
      </w:r>
      <w:ins w:id="1326" w:author="Ксения Кисанова" w:date="2017-01-19T13:44:00Z">
        <w:r w:rsidR="0099682D">
          <w:rPr>
            <w:rFonts w:ascii="Times New Roman" w:hAnsi="Times New Roman"/>
            <w:lang w:val="ru-RU"/>
          </w:rPr>
          <w:t xml:space="preserve">в себя </w:t>
        </w:r>
      </w:ins>
      <w:r w:rsidRPr="00260F2C">
        <w:rPr>
          <w:rFonts w:ascii="Times New Roman" w:hAnsi="Times New Roman"/>
          <w:lang w:val="ru-RU"/>
        </w:rPr>
        <w:t>три основных вида работ:</w:t>
      </w:r>
    </w:p>
    <w:p w:rsidR="005A32EE" w:rsidRPr="00260F2C" w:rsidRDefault="005A32EE">
      <w:pPr>
        <w:spacing w:after="120" w:line="360" w:lineRule="auto"/>
        <w:ind w:firstLine="567"/>
        <w:jc w:val="both"/>
        <w:rPr>
          <w:rFonts w:ascii="Times New Roman" w:hAnsi="Times New Roman"/>
          <w:lang w:val="ru-RU"/>
        </w:rPr>
        <w:pPrChange w:id="1327" w:author="Павел Смирнов" w:date="2016-12-29T11:10:00Z">
          <w:pPr>
            <w:spacing w:after="120"/>
            <w:ind w:firstLine="567"/>
            <w:jc w:val="both"/>
          </w:pPr>
        </w:pPrChange>
      </w:pPr>
      <w:r w:rsidRPr="00260F2C">
        <w:rPr>
          <w:rFonts w:ascii="Times New Roman" w:hAnsi="Times New Roman"/>
          <w:lang w:val="ru-RU"/>
        </w:rPr>
        <w:t>1) сейсмотектонические исследования;</w:t>
      </w:r>
    </w:p>
    <w:p w:rsidR="005A32EE" w:rsidRPr="00260F2C" w:rsidRDefault="005A32EE">
      <w:pPr>
        <w:spacing w:after="120" w:line="360" w:lineRule="auto"/>
        <w:ind w:firstLine="567"/>
        <w:jc w:val="both"/>
        <w:rPr>
          <w:rFonts w:ascii="Times New Roman" w:hAnsi="Times New Roman"/>
          <w:lang w:val="ru-RU"/>
        </w:rPr>
        <w:pPrChange w:id="1328" w:author="Павел Смирнов" w:date="2016-12-29T11:10:00Z">
          <w:pPr>
            <w:spacing w:after="120"/>
            <w:ind w:firstLine="567"/>
            <w:jc w:val="both"/>
          </w:pPr>
        </w:pPrChange>
      </w:pPr>
      <w:r w:rsidRPr="00260F2C">
        <w:rPr>
          <w:rFonts w:ascii="Times New Roman" w:hAnsi="Times New Roman"/>
          <w:lang w:val="ru-RU"/>
        </w:rPr>
        <w:t>2) сейсмологические исследования;</w:t>
      </w:r>
    </w:p>
    <w:p w:rsidR="005A32EE" w:rsidRPr="00260F2C" w:rsidRDefault="005A32EE">
      <w:pPr>
        <w:spacing w:after="120" w:line="360" w:lineRule="auto"/>
        <w:ind w:firstLine="567"/>
        <w:jc w:val="both"/>
        <w:rPr>
          <w:rFonts w:ascii="Times New Roman" w:hAnsi="Times New Roman"/>
          <w:lang w:val="ru-RU"/>
        </w:rPr>
        <w:pPrChange w:id="1329" w:author="Павел Смирнов" w:date="2016-12-29T11:10:00Z">
          <w:pPr>
            <w:spacing w:after="120"/>
            <w:ind w:firstLine="567"/>
            <w:jc w:val="both"/>
          </w:pPr>
        </w:pPrChange>
      </w:pPr>
      <w:r w:rsidRPr="00260F2C">
        <w:rPr>
          <w:rFonts w:ascii="Times New Roman" w:hAnsi="Times New Roman"/>
          <w:lang w:val="ru-RU"/>
        </w:rPr>
        <w:t>3) расчет сейсмических воздействий.</w:t>
      </w:r>
    </w:p>
    <w:p w:rsidR="005A32EE" w:rsidRPr="00260F2C" w:rsidRDefault="005A32EE">
      <w:pPr>
        <w:spacing w:after="120" w:line="360" w:lineRule="auto"/>
        <w:ind w:firstLine="567"/>
        <w:jc w:val="both"/>
        <w:rPr>
          <w:rFonts w:ascii="Times New Roman" w:hAnsi="Times New Roman"/>
          <w:lang w:val="ru-RU"/>
        </w:rPr>
        <w:pPrChange w:id="1330" w:author="Павел Смирнов" w:date="2016-12-29T11:10:00Z">
          <w:pPr>
            <w:spacing w:after="120"/>
            <w:ind w:firstLine="567"/>
            <w:jc w:val="both"/>
          </w:pPr>
        </w:pPrChange>
      </w:pPr>
      <w:r w:rsidRPr="00260F2C">
        <w:rPr>
          <w:rFonts w:ascii="Times New Roman" w:hAnsi="Times New Roman"/>
          <w:lang w:val="ru-RU"/>
        </w:rPr>
        <w:t>Сейсмотектонические и сейсмологические исследования проводят</w:t>
      </w:r>
      <w:del w:id="1331" w:author="User" w:date="2016-11-07T11:48:00Z">
        <w:r w:rsidRPr="00260F2C" w:rsidDel="00773467">
          <w:rPr>
            <w:rFonts w:ascii="Times New Roman" w:hAnsi="Times New Roman"/>
            <w:lang w:val="ru-RU"/>
          </w:rPr>
          <w:delText>ся</w:delText>
        </w:r>
      </w:del>
      <w:r w:rsidRPr="00260F2C">
        <w:rPr>
          <w:rFonts w:ascii="Times New Roman" w:hAnsi="Times New Roman"/>
          <w:lang w:val="ru-RU"/>
        </w:rPr>
        <w:t xml:space="preserve"> параллельно, взаимно дополняя </w:t>
      </w:r>
      <w:del w:id="1332" w:author="User" w:date="2016-11-07T11:49:00Z">
        <w:r w:rsidRPr="00260F2C" w:rsidDel="00D20E29">
          <w:rPr>
            <w:rFonts w:ascii="Times New Roman" w:hAnsi="Times New Roman"/>
            <w:lang w:val="ru-RU"/>
          </w:rPr>
          <w:delText>друг друга</w:delText>
        </w:r>
      </w:del>
      <w:ins w:id="1333" w:author="User" w:date="2016-11-07T11:49:00Z">
        <w:r w:rsidR="00D20E29">
          <w:rPr>
            <w:rFonts w:ascii="Times New Roman" w:hAnsi="Times New Roman"/>
            <w:lang w:val="ru-RU"/>
          </w:rPr>
          <w:t>данные исследования</w:t>
        </w:r>
      </w:ins>
      <w:r w:rsidRPr="00260F2C">
        <w:rPr>
          <w:rFonts w:ascii="Times New Roman" w:hAnsi="Times New Roman"/>
          <w:lang w:val="ru-RU"/>
        </w:rPr>
        <w:t xml:space="preserve">. По </w:t>
      </w:r>
      <w:ins w:id="1334" w:author="User" w:date="2016-11-07T11:50:00Z">
        <w:r w:rsidR="00D20E29">
          <w:rPr>
            <w:rFonts w:ascii="Times New Roman" w:hAnsi="Times New Roman"/>
            <w:lang w:val="ru-RU"/>
          </w:rPr>
          <w:t xml:space="preserve">их </w:t>
        </w:r>
      </w:ins>
      <w:r w:rsidRPr="00260F2C">
        <w:rPr>
          <w:rFonts w:ascii="Times New Roman" w:hAnsi="Times New Roman"/>
          <w:lang w:val="ru-RU"/>
        </w:rPr>
        <w:t xml:space="preserve">результатам </w:t>
      </w:r>
      <w:del w:id="1335" w:author="User" w:date="2016-11-07T11:50:00Z">
        <w:r w:rsidRPr="00260F2C" w:rsidDel="00D20E29">
          <w:rPr>
            <w:rFonts w:ascii="Times New Roman" w:hAnsi="Times New Roman"/>
            <w:lang w:val="ru-RU"/>
          </w:rPr>
          <w:delText xml:space="preserve">этих исследований </w:delText>
        </w:r>
      </w:del>
      <w:r w:rsidRPr="00260F2C">
        <w:rPr>
          <w:rFonts w:ascii="Times New Roman" w:hAnsi="Times New Roman"/>
          <w:lang w:val="ru-RU"/>
        </w:rPr>
        <w:t>выполняют</w:t>
      </w:r>
      <w:del w:id="1336" w:author="User" w:date="2016-11-07T11:50:00Z">
        <w:r w:rsidRPr="00260F2C" w:rsidDel="00D20E29">
          <w:rPr>
            <w:rFonts w:ascii="Times New Roman" w:hAnsi="Times New Roman"/>
            <w:lang w:val="ru-RU"/>
          </w:rPr>
          <w:delText>ся</w:delText>
        </w:r>
      </w:del>
      <w:r w:rsidRPr="00260F2C">
        <w:rPr>
          <w:rFonts w:ascii="Times New Roman" w:hAnsi="Times New Roman"/>
          <w:lang w:val="ru-RU"/>
        </w:rPr>
        <w:t xml:space="preserve"> расчеты прогнозных сейсмических воздействий.</w:t>
      </w:r>
      <w:del w:id="1337" w:author="User" w:date="2016-11-07T11:50:00Z">
        <w:r w:rsidRPr="00260F2C" w:rsidDel="00D20E29">
          <w:rPr>
            <w:rFonts w:ascii="Times New Roman" w:hAnsi="Times New Roman"/>
            <w:lang w:val="ru-RU"/>
          </w:rPr>
          <w:delText xml:space="preserve"> </w:delText>
        </w:r>
      </w:del>
    </w:p>
    <w:p w:rsidR="00DD3CB6" w:rsidRPr="00260F2C" w:rsidRDefault="00DD3CB6">
      <w:pPr>
        <w:spacing w:after="120" w:line="360" w:lineRule="auto"/>
        <w:ind w:firstLine="567"/>
        <w:jc w:val="both"/>
        <w:rPr>
          <w:rFonts w:ascii="Times New Roman" w:hAnsi="Times New Roman"/>
          <w:lang w:val="ru-RU"/>
        </w:rPr>
        <w:pPrChange w:id="1338" w:author="Павел Смирнов" w:date="2016-12-29T11:10:00Z">
          <w:pPr>
            <w:spacing w:after="120"/>
            <w:ind w:firstLine="567"/>
            <w:jc w:val="both"/>
          </w:pPr>
        </w:pPrChange>
      </w:pPr>
      <w:r w:rsidRPr="00260F2C">
        <w:rPr>
          <w:rFonts w:ascii="Times New Roman" w:hAnsi="Times New Roman"/>
          <w:lang w:val="ru-RU"/>
        </w:rPr>
        <w:t>Сроки выполнения работ определ</w:t>
      </w:r>
      <w:del w:id="1339" w:author="User" w:date="2016-11-07T11:50:00Z">
        <w:r w:rsidRPr="00260F2C" w:rsidDel="00D20E29">
          <w:rPr>
            <w:rFonts w:ascii="Times New Roman" w:hAnsi="Times New Roman"/>
            <w:lang w:val="ru-RU"/>
          </w:rPr>
          <w:delText>яются</w:delText>
        </w:r>
      </w:del>
      <w:ins w:id="1340" w:author="User" w:date="2016-11-07T11:50:00Z">
        <w:r w:rsidR="00D20E29">
          <w:rPr>
            <w:rFonts w:ascii="Times New Roman" w:hAnsi="Times New Roman"/>
            <w:lang w:val="ru-RU"/>
          </w:rPr>
          <w:t>ены</w:t>
        </w:r>
      </w:ins>
      <w:r w:rsidRPr="00260F2C">
        <w:rPr>
          <w:rFonts w:ascii="Times New Roman" w:hAnsi="Times New Roman"/>
          <w:lang w:val="ru-RU"/>
        </w:rPr>
        <w:t xml:space="preserve"> техническим заданием</w:t>
      </w:r>
      <w:ins w:id="1341" w:author="User" w:date="2016-11-07T11:50:00Z">
        <w:r w:rsidR="00D20E29">
          <w:rPr>
            <w:rFonts w:ascii="Times New Roman" w:hAnsi="Times New Roman"/>
            <w:lang w:val="ru-RU"/>
          </w:rPr>
          <w:t>, являющимся приложением</w:t>
        </w:r>
      </w:ins>
      <w:r w:rsidRPr="00260F2C">
        <w:rPr>
          <w:rFonts w:ascii="Times New Roman" w:hAnsi="Times New Roman"/>
          <w:lang w:val="ru-RU"/>
        </w:rPr>
        <w:t xml:space="preserve"> к договору на их выполнение. </w:t>
      </w:r>
      <w:r w:rsidRPr="00260F2C">
        <w:rPr>
          <w:rFonts w:ascii="Times New Roman" w:hAnsi="Times New Roman"/>
          <w:color w:val="000000"/>
          <w:spacing w:val="2"/>
          <w:lang w:val="ru-RU"/>
        </w:rPr>
        <w:t xml:space="preserve">Некоторые виды работ, такие как сейсмотектоническое обследование и </w:t>
      </w:r>
      <w:r w:rsidRPr="00260F2C">
        <w:rPr>
          <w:rFonts w:ascii="Times New Roman" w:hAnsi="Times New Roman"/>
          <w:color w:val="000000"/>
          <w:spacing w:val="3"/>
          <w:lang w:val="ru-RU"/>
        </w:rPr>
        <w:t xml:space="preserve">траншейные исследования, могут </w:t>
      </w:r>
      <w:del w:id="1342" w:author="User" w:date="2016-11-07T11:52:00Z">
        <w:r w:rsidRPr="00260F2C" w:rsidDel="00D20E29">
          <w:rPr>
            <w:rFonts w:ascii="Times New Roman" w:hAnsi="Times New Roman"/>
            <w:color w:val="000000"/>
            <w:spacing w:val="3"/>
            <w:lang w:val="ru-RU"/>
          </w:rPr>
          <w:delText xml:space="preserve">проводиться </w:delText>
        </w:r>
      </w:del>
      <w:ins w:id="1343" w:author="User" w:date="2016-11-07T11:52:00Z">
        <w:r w:rsidR="00D20E29">
          <w:rPr>
            <w:rFonts w:ascii="Times New Roman" w:hAnsi="Times New Roman"/>
            <w:color w:val="000000"/>
            <w:spacing w:val="3"/>
            <w:lang w:val="ru-RU"/>
          </w:rPr>
          <w:t>быть</w:t>
        </w:r>
        <w:r w:rsidR="00D20E29" w:rsidRPr="00260F2C">
          <w:rPr>
            <w:rFonts w:ascii="Times New Roman" w:hAnsi="Times New Roman"/>
            <w:color w:val="000000"/>
            <w:spacing w:val="3"/>
            <w:lang w:val="ru-RU"/>
          </w:rPr>
          <w:t xml:space="preserve"> </w:t>
        </w:r>
      </w:ins>
      <w:r w:rsidRPr="00260F2C">
        <w:rPr>
          <w:rFonts w:ascii="Times New Roman" w:hAnsi="Times New Roman"/>
          <w:color w:val="000000"/>
          <w:spacing w:val="3"/>
          <w:lang w:val="ru-RU"/>
        </w:rPr>
        <w:t xml:space="preserve">только </w:t>
      </w:r>
      <w:del w:id="1344" w:author="User" w:date="2016-11-07T11:52:00Z">
        <w:r w:rsidRPr="00260F2C" w:rsidDel="00D20E29">
          <w:rPr>
            <w:rFonts w:ascii="Times New Roman" w:hAnsi="Times New Roman"/>
            <w:color w:val="000000"/>
            <w:spacing w:val="3"/>
            <w:lang w:val="ru-RU"/>
          </w:rPr>
          <w:delText xml:space="preserve">в определенные </w:delText>
        </w:r>
      </w:del>
      <w:r w:rsidRPr="00260F2C">
        <w:rPr>
          <w:rFonts w:ascii="Times New Roman" w:hAnsi="Times New Roman"/>
          <w:color w:val="000000"/>
          <w:spacing w:val="3"/>
          <w:lang w:val="ru-RU"/>
        </w:rPr>
        <w:t>сезон</w:t>
      </w:r>
      <w:ins w:id="1345" w:author="User" w:date="2016-11-07T11:52:00Z">
        <w:r w:rsidR="00D20E29">
          <w:rPr>
            <w:rFonts w:ascii="Times New Roman" w:hAnsi="Times New Roman"/>
            <w:color w:val="000000"/>
            <w:spacing w:val="3"/>
            <w:lang w:val="ru-RU"/>
          </w:rPr>
          <w:t>н</w:t>
        </w:r>
      </w:ins>
      <w:r w:rsidRPr="00260F2C">
        <w:rPr>
          <w:rFonts w:ascii="Times New Roman" w:hAnsi="Times New Roman"/>
          <w:color w:val="000000"/>
          <w:spacing w:val="3"/>
          <w:lang w:val="ru-RU"/>
        </w:rPr>
        <w:t>ы</w:t>
      </w:r>
      <w:ins w:id="1346" w:author="User" w:date="2016-11-07T11:52:00Z">
        <w:r w:rsidR="00D20E29">
          <w:rPr>
            <w:rFonts w:ascii="Times New Roman" w:hAnsi="Times New Roman"/>
            <w:color w:val="000000"/>
            <w:spacing w:val="3"/>
            <w:lang w:val="ru-RU"/>
          </w:rPr>
          <w:t>ми</w:t>
        </w:r>
      </w:ins>
      <w:r w:rsidRPr="00260F2C">
        <w:rPr>
          <w:rFonts w:ascii="Times New Roman" w:hAnsi="Times New Roman"/>
          <w:color w:val="000000"/>
          <w:spacing w:val="3"/>
          <w:lang w:val="ru-RU"/>
        </w:rPr>
        <w:t xml:space="preserve"> (весна</w:t>
      </w:r>
      <w:ins w:id="1347" w:author="Павел Смирнов" w:date="2016-12-29T13:19:00Z">
        <w:r w:rsidR="00EA18E7">
          <w:rPr>
            <w:rFonts w:ascii="Times New Roman" w:hAnsi="Times New Roman"/>
            <w:color w:val="000000"/>
            <w:spacing w:val="3"/>
            <w:lang w:val="ru-RU"/>
          </w:rPr>
          <w:t xml:space="preserve"> </w:t>
        </w:r>
      </w:ins>
      <w:del w:id="1348" w:author="User" w:date="2016-11-07T11:52:00Z">
        <w:r w:rsidRPr="00260F2C" w:rsidDel="00D20E29">
          <w:rPr>
            <w:rFonts w:ascii="Times New Roman" w:hAnsi="Times New Roman"/>
            <w:color w:val="000000"/>
            <w:spacing w:val="3"/>
            <w:lang w:val="ru-RU"/>
          </w:rPr>
          <w:delText xml:space="preserve"> </w:delText>
        </w:r>
      </w:del>
      <w:ins w:id="1349" w:author="User" w:date="2016-11-07T11:52:00Z">
        <w:r w:rsidR="00D20E29">
          <w:rPr>
            <w:rFonts w:ascii="Times New Roman" w:hAnsi="Times New Roman"/>
            <w:color w:val="000000"/>
            <w:spacing w:val="3"/>
            <w:lang w:val="ru-RU"/>
          </w:rPr>
          <w:t>–</w:t>
        </w:r>
      </w:ins>
      <w:ins w:id="1350" w:author="Павел Смирнов" w:date="2016-12-29T13:19:00Z">
        <w:r w:rsidR="00EA18E7">
          <w:rPr>
            <w:rFonts w:ascii="Times New Roman" w:hAnsi="Times New Roman"/>
            <w:color w:val="000000"/>
            <w:spacing w:val="3"/>
            <w:lang w:val="ru-RU"/>
          </w:rPr>
          <w:t xml:space="preserve"> </w:t>
        </w:r>
      </w:ins>
      <w:del w:id="1351" w:author="User" w:date="2016-11-07T11:52:00Z">
        <w:r w:rsidRPr="00260F2C" w:rsidDel="00D20E29">
          <w:rPr>
            <w:rFonts w:ascii="Times New Roman" w:hAnsi="Times New Roman"/>
            <w:color w:val="000000"/>
            <w:spacing w:val="3"/>
            <w:lang w:val="ru-RU"/>
          </w:rPr>
          <w:delText xml:space="preserve">- </w:delText>
        </w:r>
      </w:del>
      <w:r w:rsidRPr="00260F2C">
        <w:rPr>
          <w:rFonts w:ascii="Times New Roman" w:hAnsi="Times New Roman"/>
          <w:color w:val="000000"/>
          <w:spacing w:val="3"/>
          <w:lang w:val="ru-RU"/>
        </w:rPr>
        <w:t>лето</w:t>
      </w:r>
      <w:ins w:id="1352" w:author="Павел Смирнов" w:date="2016-12-29T13:19:00Z">
        <w:r w:rsidR="00EA18E7">
          <w:rPr>
            <w:rFonts w:ascii="Times New Roman" w:hAnsi="Times New Roman"/>
            <w:color w:val="000000"/>
            <w:spacing w:val="3"/>
            <w:lang w:val="ru-RU"/>
          </w:rPr>
          <w:t xml:space="preserve"> </w:t>
        </w:r>
      </w:ins>
      <w:del w:id="1353" w:author="User" w:date="2016-11-07T11:52:00Z">
        <w:r w:rsidRPr="00260F2C" w:rsidDel="00D20E29">
          <w:rPr>
            <w:rFonts w:ascii="Times New Roman" w:hAnsi="Times New Roman"/>
            <w:color w:val="000000"/>
            <w:spacing w:val="3"/>
            <w:lang w:val="ru-RU"/>
          </w:rPr>
          <w:delText xml:space="preserve"> </w:delText>
        </w:r>
      </w:del>
      <w:ins w:id="1354" w:author="User" w:date="2016-11-07T11:52:00Z">
        <w:r w:rsidR="00D20E29">
          <w:rPr>
            <w:rFonts w:ascii="Times New Roman" w:hAnsi="Times New Roman"/>
            <w:color w:val="000000"/>
            <w:spacing w:val="3"/>
            <w:lang w:val="ru-RU"/>
          </w:rPr>
          <w:t>–</w:t>
        </w:r>
      </w:ins>
      <w:ins w:id="1355" w:author="Павел Смирнов" w:date="2016-12-29T13:19:00Z">
        <w:r w:rsidR="00EA18E7">
          <w:rPr>
            <w:rFonts w:ascii="Times New Roman" w:hAnsi="Times New Roman"/>
            <w:color w:val="000000"/>
            <w:spacing w:val="3"/>
            <w:lang w:val="ru-RU"/>
          </w:rPr>
          <w:t xml:space="preserve"> </w:t>
        </w:r>
      </w:ins>
      <w:del w:id="1356" w:author="User" w:date="2016-11-07T11:52:00Z">
        <w:r w:rsidRPr="00260F2C" w:rsidDel="00D20E29">
          <w:rPr>
            <w:rFonts w:ascii="Times New Roman" w:hAnsi="Times New Roman"/>
            <w:color w:val="000000"/>
            <w:spacing w:val="3"/>
            <w:lang w:val="ru-RU"/>
          </w:rPr>
          <w:delText xml:space="preserve">- </w:delText>
        </w:r>
      </w:del>
      <w:r w:rsidRPr="00260F2C">
        <w:rPr>
          <w:rFonts w:ascii="Times New Roman" w:hAnsi="Times New Roman"/>
          <w:color w:val="000000"/>
          <w:spacing w:val="3"/>
          <w:lang w:val="ru-RU"/>
        </w:rPr>
        <w:t>осень).</w:t>
      </w:r>
    </w:p>
    <w:p w:rsidR="005A32EE" w:rsidRPr="00260F2C" w:rsidRDefault="005A32EE">
      <w:pPr>
        <w:spacing w:after="120" w:line="360" w:lineRule="auto"/>
        <w:ind w:firstLine="567"/>
        <w:jc w:val="both"/>
        <w:rPr>
          <w:rFonts w:ascii="Times New Roman" w:hAnsi="Times New Roman"/>
          <w:spacing w:val="-4"/>
          <w:lang w:val="ru-RU"/>
        </w:rPr>
        <w:pPrChange w:id="1357" w:author="Павел Смирнов" w:date="2016-12-29T11:10:00Z">
          <w:pPr>
            <w:spacing w:after="120"/>
            <w:ind w:firstLine="567"/>
            <w:jc w:val="both"/>
          </w:pPr>
        </w:pPrChange>
      </w:pPr>
      <w:r w:rsidRPr="00260F2C">
        <w:rPr>
          <w:rFonts w:ascii="Times New Roman" w:hAnsi="Times New Roman"/>
          <w:spacing w:val="-4"/>
          <w:lang w:val="ru-RU"/>
        </w:rPr>
        <w:t>Результаты ДСР используют</w:t>
      </w:r>
      <w:del w:id="1358" w:author="User" w:date="2016-11-07T11:52:00Z">
        <w:r w:rsidRPr="00260F2C" w:rsidDel="00D20E29">
          <w:rPr>
            <w:rFonts w:ascii="Times New Roman" w:hAnsi="Times New Roman"/>
            <w:spacing w:val="-4"/>
            <w:lang w:val="ru-RU"/>
          </w:rPr>
          <w:delText>ся</w:delText>
        </w:r>
      </w:del>
      <w:r w:rsidRPr="00260F2C">
        <w:rPr>
          <w:rFonts w:ascii="Times New Roman" w:hAnsi="Times New Roman"/>
          <w:spacing w:val="-4"/>
          <w:lang w:val="ru-RU"/>
        </w:rPr>
        <w:t xml:space="preserve"> в качестве исходных при проведении </w:t>
      </w:r>
      <w:del w:id="1359" w:author="User" w:date="2016-11-07T11:52:00Z">
        <w:r w:rsidRPr="00260F2C" w:rsidDel="00D20E29">
          <w:rPr>
            <w:rFonts w:ascii="Times New Roman" w:hAnsi="Times New Roman"/>
            <w:spacing w:val="-4"/>
            <w:lang w:val="ru-RU"/>
          </w:rPr>
          <w:delText>сейсмического микрорайонирования</w:delText>
        </w:r>
      </w:del>
      <w:ins w:id="1360" w:author="User" w:date="2016-11-07T11:52:00Z">
        <w:r w:rsidR="00D20E29">
          <w:rPr>
            <w:rFonts w:ascii="Times New Roman" w:hAnsi="Times New Roman"/>
            <w:spacing w:val="-4"/>
            <w:lang w:val="ru-RU"/>
          </w:rPr>
          <w:t>СМР</w:t>
        </w:r>
      </w:ins>
      <w:r w:rsidRPr="00260F2C">
        <w:rPr>
          <w:rFonts w:ascii="Times New Roman" w:hAnsi="Times New Roman"/>
          <w:spacing w:val="-4"/>
          <w:lang w:val="ru-RU"/>
        </w:rPr>
        <w:t>, т.</w:t>
      </w:r>
      <w:ins w:id="1361" w:author="User" w:date="2016-11-07T11:52:00Z">
        <w:r w:rsidR="00D20E29">
          <w:rPr>
            <w:rFonts w:ascii="Times New Roman" w:hAnsi="Times New Roman"/>
            <w:spacing w:val="-4"/>
            <w:lang w:val="ru-RU"/>
          </w:rPr>
          <w:t xml:space="preserve"> </w:t>
        </w:r>
      </w:ins>
      <w:r w:rsidRPr="00260F2C">
        <w:rPr>
          <w:rFonts w:ascii="Times New Roman" w:hAnsi="Times New Roman"/>
          <w:spacing w:val="-4"/>
          <w:lang w:val="ru-RU"/>
        </w:rPr>
        <w:t>е. оценки сейсмической опасности с учетом грунтовых условий.</w:t>
      </w:r>
      <w:del w:id="1362" w:author="User" w:date="2016-11-07T11:52:00Z">
        <w:r w:rsidRPr="00260F2C" w:rsidDel="00D20E29">
          <w:rPr>
            <w:rFonts w:ascii="Times New Roman" w:hAnsi="Times New Roman"/>
            <w:spacing w:val="-4"/>
            <w:lang w:val="ru-RU"/>
          </w:rPr>
          <w:delText xml:space="preserve"> </w:delText>
        </w:r>
      </w:del>
    </w:p>
    <w:p w:rsidR="005A32EE" w:rsidRPr="00260F2C" w:rsidRDefault="005A32EE">
      <w:pPr>
        <w:pStyle w:val="1"/>
        <w:spacing w:line="360" w:lineRule="auto"/>
        <w:ind w:firstLine="567"/>
        <w:rPr>
          <w:rFonts w:ascii="Times New Roman" w:hAnsi="Times New Roman"/>
          <w:sz w:val="24"/>
          <w:szCs w:val="24"/>
          <w:lang w:val="ru-RU"/>
        </w:rPr>
        <w:pPrChange w:id="1363" w:author="Павел Смирнов" w:date="2016-12-29T11:10:00Z">
          <w:pPr>
            <w:pStyle w:val="1"/>
            <w:ind w:firstLine="567"/>
          </w:pPr>
        </w:pPrChange>
      </w:pPr>
      <w:bookmarkStart w:id="1364" w:name="_Toc450219466"/>
      <w:r w:rsidRPr="00260F2C">
        <w:rPr>
          <w:rFonts w:ascii="Times New Roman" w:hAnsi="Times New Roman"/>
          <w:sz w:val="24"/>
          <w:szCs w:val="24"/>
          <w:lang w:val="ru-RU"/>
        </w:rPr>
        <w:t>6</w:t>
      </w:r>
      <w:del w:id="1365" w:author="User" w:date="2016-11-07T11:52:00Z">
        <w:r w:rsidRPr="00260F2C" w:rsidDel="00D20E29">
          <w:rPr>
            <w:rFonts w:ascii="Times New Roman" w:hAnsi="Times New Roman"/>
            <w:sz w:val="24"/>
            <w:szCs w:val="24"/>
            <w:lang w:val="ru-RU"/>
          </w:rPr>
          <w:delText>.</w:delText>
        </w:r>
      </w:del>
      <w:r w:rsidRPr="00260F2C">
        <w:rPr>
          <w:rFonts w:ascii="Times New Roman" w:hAnsi="Times New Roman"/>
          <w:sz w:val="24"/>
          <w:szCs w:val="24"/>
          <w:lang w:val="ru-RU"/>
        </w:rPr>
        <w:t xml:space="preserve"> Сейсмотектонические исследования</w:t>
      </w:r>
      <w:bookmarkEnd w:id="1364"/>
    </w:p>
    <w:p w:rsidR="00E52A1C" w:rsidRPr="00E52A1C" w:rsidRDefault="00E52A1C">
      <w:pPr>
        <w:spacing w:after="120" w:line="360" w:lineRule="auto"/>
        <w:ind w:firstLine="567"/>
        <w:jc w:val="both"/>
        <w:rPr>
          <w:ins w:id="1366" w:author="Ксения Кисанова" w:date="2017-01-19T13:45:00Z"/>
          <w:rFonts w:ascii="Times New Roman" w:hAnsi="Times New Roman"/>
          <w:b/>
          <w:spacing w:val="-4"/>
          <w:lang w:val="ru-RU"/>
          <w:rPrChange w:id="1367" w:author="Ксения Кисанова" w:date="2017-01-19T13:46:00Z">
            <w:rPr>
              <w:ins w:id="1368" w:author="Ксения Кисанова" w:date="2017-01-19T13:45:00Z"/>
              <w:rFonts w:ascii="Times New Roman" w:hAnsi="Times New Roman"/>
              <w:spacing w:val="-4"/>
              <w:lang w:val="ru-RU"/>
            </w:rPr>
          </w:rPrChange>
        </w:rPr>
        <w:pPrChange w:id="1369" w:author="Павел Смирнов" w:date="2016-12-29T11:10:00Z">
          <w:pPr>
            <w:spacing w:after="120"/>
            <w:ind w:firstLine="567"/>
            <w:jc w:val="both"/>
          </w:pPr>
        </w:pPrChange>
      </w:pPr>
      <w:ins w:id="1370" w:author="Ксения Кисанова" w:date="2017-01-19T13:45:00Z">
        <w:r w:rsidRPr="00E52A1C">
          <w:rPr>
            <w:rFonts w:ascii="Times New Roman" w:hAnsi="Times New Roman"/>
            <w:b/>
            <w:spacing w:val="-4"/>
            <w:lang w:val="ru-RU"/>
            <w:rPrChange w:id="1371" w:author="Ксения Кисанова" w:date="2017-01-19T13:46:00Z">
              <w:rPr>
                <w:rFonts w:ascii="Times New Roman" w:hAnsi="Times New Roman"/>
                <w:spacing w:val="-4"/>
                <w:lang w:val="ru-RU"/>
              </w:rPr>
            </w:rPrChange>
          </w:rPr>
          <w:t>6.1 Цели, задачи и этапы сейсмотектонических исследований</w:t>
        </w:r>
      </w:ins>
    </w:p>
    <w:p w:rsidR="005A32EE" w:rsidRPr="00260F2C" w:rsidRDefault="005A32EE">
      <w:pPr>
        <w:spacing w:after="120" w:line="360" w:lineRule="auto"/>
        <w:ind w:firstLine="567"/>
        <w:jc w:val="both"/>
        <w:rPr>
          <w:rFonts w:ascii="Times New Roman" w:hAnsi="Times New Roman"/>
          <w:lang w:val="ru-RU"/>
        </w:rPr>
        <w:pPrChange w:id="1372" w:author="Павел Смирнов" w:date="2016-12-29T11:10:00Z">
          <w:pPr>
            <w:spacing w:after="120"/>
            <w:ind w:firstLine="567"/>
            <w:jc w:val="both"/>
          </w:pPr>
        </w:pPrChange>
      </w:pPr>
      <w:r w:rsidRPr="00260F2C">
        <w:rPr>
          <w:rFonts w:ascii="Times New Roman" w:hAnsi="Times New Roman"/>
          <w:spacing w:val="-4"/>
          <w:lang w:val="ru-RU"/>
        </w:rPr>
        <w:t>Цель сейсмотектонических исследований заключается в оценке опасности сейсмических и тектонических явлений для проектируемых объектов повышенной ответственности. К опасным явлениям относятся</w:t>
      </w:r>
      <w:ins w:id="1373" w:author="User" w:date="2016-11-07T12:18:00Z">
        <w:r w:rsidR="00E76945">
          <w:rPr>
            <w:rFonts w:ascii="Times New Roman" w:hAnsi="Times New Roman"/>
            <w:spacing w:val="-4"/>
            <w:lang w:val="ru-RU"/>
          </w:rPr>
          <w:t>:</w:t>
        </w:r>
      </w:ins>
      <w:r w:rsidRPr="00260F2C">
        <w:rPr>
          <w:rFonts w:ascii="Times New Roman" w:hAnsi="Times New Roman"/>
          <w:spacing w:val="-4"/>
          <w:lang w:val="ru-RU"/>
        </w:rPr>
        <w:t xml:space="preserve"> </w:t>
      </w:r>
      <w:proofErr w:type="gramStart"/>
      <w:r w:rsidRPr="00260F2C">
        <w:rPr>
          <w:rFonts w:ascii="Times New Roman" w:hAnsi="Times New Roman"/>
          <w:spacing w:val="-4"/>
          <w:lang w:val="ru-RU"/>
        </w:rPr>
        <w:t>собственно</w:t>
      </w:r>
      <w:proofErr w:type="gramEnd"/>
      <w:r w:rsidRPr="00260F2C">
        <w:rPr>
          <w:rFonts w:ascii="Times New Roman" w:hAnsi="Times New Roman"/>
          <w:spacing w:val="-4"/>
          <w:lang w:val="ru-RU"/>
        </w:rPr>
        <w:t xml:space="preserve"> сейсмические сотрясения</w:t>
      </w:r>
      <w:ins w:id="1374" w:author="User" w:date="2016-11-07T12:18:00Z">
        <w:r w:rsidR="00E76945">
          <w:rPr>
            <w:rFonts w:ascii="Times New Roman" w:hAnsi="Times New Roman"/>
            <w:spacing w:val="-4"/>
            <w:lang w:val="ru-RU"/>
          </w:rPr>
          <w:t>;</w:t>
        </w:r>
      </w:ins>
      <w:del w:id="1375" w:author="User" w:date="2016-11-07T12:18:00Z">
        <w:r w:rsidRPr="00260F2C" w:rsidDel="00E76945">
          <w:rPr>
            <w:rFonts w:ascii="Times New Roman" w:hAnsi="Times New Roman"/>
            <w:spacing w:val="-4"/>
            <w:lang w:val="ru-RU"/>
          </w:rPr>
          <w:delText>,</w:delText>
        </w:r>
      </w:del>
      <w:r w:rsidRPr="00260F2C">
        <w:rPr>
          <w:rFonts w:ascii="Times New Roman" w:hAnsi="Times New Roman"/>
          <w:spacing w:val="-4"/>
          <w:lang w:val="ru-RU"/>
        </w:rPr>
        <w:t xml:space="preserve"> вторичные эффекты (порожденные землетрясением гравитационные и вибрационные трещины, оползни, обвалы, осыпи, каменные лавины, выбросы разжиженных грунтов и проседания земной поверхности)</w:t>
      </w:r>
      <w:ins w:id="1376" w:author="User" w:date="2016-11-07T12:18:00Z">
        <w:r w:rsidR="00E76945">
          <w:rPr>
            <w:rFonts w:ascii="Times New Roman" w:hAnsi="Times New Roman"/>
            <w:spacing w:val="-4"/>
            <w:lang w:val="ru-RU"/>
          </w:rPr>
          <w:t>;</w:t>
        </w:r>
      </w:ins>
      <w:del w:id="1377" w:author="User" w:date="2016-11-07T12:18:00Z">
        <w:r w:rsidRPr="00260F2C" w:rsidDel="00E76945">
          <w:rPr>
            <w:rFonts w:ascii="Times New Roman" w:hAnsi="Times New Roman"/>
            <w:spacing w:val="-4"/>
            <w:lang w:val="ru-RU"/>
          </w:rPr>
          <w:delText>,</w:delText>
        </w:r>
      </w:del>
      <w:r w:rsidRPr="00260F2C">
        <w:rPr>
          <w:rFonts w:ascii="Times New Roman" w:hAnsi="Times New Roman"/>
          <w:spacing w:val="-4"/>
          <w:lang w:val="ru-RU"/>
        </w:rPr>
        <w:t xml:space="preserve"> сейсмотектонические разрывы, возникающие моментально, и медленные смещения по разломам. Сейсмотектонические разрывы и медленные смещения связаны с зонами активных разломов. </w:t>
      </w:r>
      <w:r w:rsidRPr="00260F2C">
        <w:rPr>
          <w:rFonts w:ascii="Times New Roman" w:hAnsi="Times New Roman"/>
          <w:lang w:val="ru-RU"/>
        </w:rPr>
        <w:t>Практически мгновенные разрывные сейсмотектонические смещения связаны с разрывными выходами сейсмических очагов на земную поверхность (</w:t>
      </w:r>
      <w:proofErr w:type="spellStart"/>
      <w:r w:rsidRPr="00260F2C">
        <w:rPr>
          <w:rFonts w:ascii="Times New Roman" w:hAnsi="Times New Roman"/>
          <w:lang w:val="ru-RU"/>
        </w:rPr>
        <w:t>сейсморазрывами</w:t>
      </w:r>
      <w:proofErr w:type="spellEnd"/>
      <w:r w:rsidRPr="00260F2C">
        <w:rPr>
          <w:rFonts w:ascii="Times New Roman" w:hAnsi="Times New Roman"/>
          <w:lang w:val="ru-RU"/>
        </w:rPr>
        <w:t xml:space="preserve">). Смещения земной поверхности по </w:t>
      </w:r>
      <w:proofErr w:type="spellStart"/>
      <w:r w:rsidRPr="00260F2C">
        <w:rPr>
          <w:rFonts w:ascii="Times New Roman" w:hAnsi="Times New Roman"/>
          <w:lang w:val="ru-RU"/>
        </w:rPr>
        <w:t>сейсморазрывам</w:t>
      </w:r>
      <w:proofErr w:type="spellEnd"/>
      <w:r w:rsidRPr="00260F2C">
        <w:rPr>
          <w:rFonts w:ascii="Times New Roman" w:hAnsi="Times New Roman"/>
          <w:lang w:val="ru-RU"/>
        </w:rPr>
        <w:t xml:space="preserve"> могут достигать </w:t>
      </w:r>
      <w:del w:id="1378" w:author="User" w:date="2016-11-07T12:19:00Z">
        <w:r w:rsidRPr="00260F2C" w:rsidDel="00E76945">
          <w:rPr>
            <w:rFonts w:ascii="Times New Roman" w:hAnsi="Times New Roman"/>
            <w:lang w:val="ru-RU"/>
          </w:rPr>
          <w:delText>многих метров</w:delText>
        </w:r>
      </w:del>
      <w:ins w:id="1379" w:author="User" w:date="2016-11-07T12:19:00Z">
        <w:r w:rsidR="00E76945">
          <w:rPr>
            <w:rFonts w:ascii="Times New Roman" w:hAnsi="Times New Roman"/>
            <w:lang w:val="ru-RU"/>
          </w:rPr>
          <w:t>больших размеров</w:t>
        </w:r>
      </w:ins>
      <w:r w:rsidRPr="00260F2C">
        <w:rPr>
          <w:rFonts w:ascii="Times New Roman" w:hAnsi="Times New Roman"/>
          <w:lang w:val="ru-RU"/>
        </w:rPr>
        <w:t xml:space="preserve">, что </w:t>
      </w:r>
      <w:r w:rsidRPr="00260F2C">
        <w:rPr>
          <w:rFonts w:ascii="Times New Roman" w:hAnsi="Times New Roman"/>
          <w:lang w:val="ru-RU"/>
        </w:rPr>
        <w:lastRenderedPageBreak/>
        <w:t xml:space="preserve">представляет очевидную опасность для любых инженерных сооружений. </w:t>
      </w:r>
      <w:r w:rsidR="008A36C4" w:rsidRPr="00260F2C">
        <w:rPr>
          <w:rFonts w:ascii="Times New Roman" w:hAnsi="Times New Roman"/>
          <w:lang w:val="ru-RU"/>
        </w:rPr>
        <w:t xml:space="preserve">Кроме того, к опасным явлениям относятся возникающие при сильных землетрясениях площадные опускания и поднятия обширных участков земной поверхности. Они связаны с подвижками по разломам и изучаются при исследовании активных разломов и </w:t>
      </w:r>
      <w:proofErr w:type="spellStart"/>
      <w:r w:rsidR="008A36C4" w:rsidRPr="00260F2C">
        <w:rPr>
          <w:rFonts w:ascii="Times New Roman" w:hAnsi="Times New Roman"/>
          <w:lang w:val="ru-RU"/>
        </w:rPr>
        <w:t>палеосейсмодислокаций</w:t>
      </w:r>
      <w:proofErr w:type="spellEnd"/>
      <w:r w:rsidR="008A36C4"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spacing w:val="-4"/>
          <w:lang w:val="ru-RU"/>
        </w:rPr>
        <w:pPrChange w:id="1380" w:author="Павел Смирнов" w:date="2016-12-29T11:10:00Z">
          <w:pPr>
            <w:spacing w:after="120"/>
            <w:ind w:firstLine="567"/>
            <w:jc w:val="both"/>
          </w:pPr>
        </w:pPrChange>
      </w:pPr>
      <w:r w:rsidRPr="00260F2C">
        <w:rPr>
          <w:rFonts w:ascii="Times New Roman" w:hAnsi="Times New Roman"/>
          <w:spacing w:val="-4"/>
          <w:lang w:val="ru-RU"/>
        </w:rPr>
        <w:t>В задачи сейсмотектонических исследований вход</w:t>
      </w:r>
      <w:ins w:id="1381" w:author="User" w:date="2016-11-07T12:20:00Z">
        <w:r w:rsidR="00E76945">
          <w:rPr>
            <w:rFonts w:ascii="Times New Roman" w:hAnsi="Times New Roman"/>
            <w:spacing w:val="-4"/>
            <w:lang w:val="ru-RU"/>
          </w:rPr>
          <w:t>я</w:t>
        </w:r>
      </w:ins>
      <w:del w:id="1382" w:author="User" w:date="2016-11-07T12:20:00Z">
        <w:r w:rsidRPr="00260F2C" w:rsidDel="00E76945">
          <w:rPr>
            <w:rFonts w:ascii="Times New Roman" w:hAnsi="Times New Roman"/>
            <w:spacing w:val="-4"/>
            <w:lang w:val="ru-RU"/>
          </w:rPr>
          <w:delText>и</w:delText>
        </w:r>
      </w:del>
      <w:r w:rsidRPr="00260F2C">
        <w:rPr>
          <w:rFonts w:ascii="Times New Roman" w:hAnsi="Times New Roman"/>
          <w:spacing w:val="-4"/>
          <w:lang w:val="ru-RU"/>
        </w:rPr>
        <w:t>т:</w:t>
      </w:r>
    </w:p>
    <w:p w:rsidR="005A32EE" w:rsidRPr="00260F2C" w:rsidRDefault="005A32EE">
      <w:pPr>
        <w:pStyle w:val="aa"/>
        <w:spacing w:line="360" w:lineRule="auto"/>
        <w:ind w:firstLine="567"/>
        <w:rPr>
          <w:rFonts w:ascii="Times New Roman" w:hAnsi="Times New Roman"/>
          <w:sz w:val="24"/>
          <w:szCs w:val="24"/>
        </w:rPr>
        <w:pPrChange w:id="1383" w:author="Павел Смирнов" w:date="2016-12-29T11:10:00Z">
          <w:pPr>
            <w:pStyle w:val="aa"/>
            <w:ind w:firstLine="567"/>
          </w:pPr>
        </w:pPrChange>
      </w:pPr>
      <w:r w:rsidRPr="00260F2C">
        <w:rPr>
          <w:rFonts w:ascii="Times New Roman" w:hAnsi="Times New Roman"/>
          <w:spacing w:val="-4"/>
          <w:sz w:val="24"/>
          <w:szCs w:val="24"/>
        </w:rPr>
        <w:t xml:space="preserve">1) </w:t>
      </w:r>
      <w:r w:rsidRPr="00260F2C">
        <w:rPr>
          <w:rFonts w:ascii="Times New Roman" w:hAnsi="Times New Roman"/>
          <w:sz w:val="24"/>
          <w:szCs w:val="24"/>
        </w:rPr>
        <w:t>выявление активных разломов с оценкой параметров прогнозных смещений;</w:t>
      </w:r>
    </w:p>
    <w:p w:rsidR="005A32EE" w:rsidRPr="00260F2C" w:rsidRDefault="005A32EE">
      <w:pPr>
        <w:spacing w:after="120" w:line="360" w:lineRule="auto"/>
        <w:ind w:firstLine="567"/>
        <w:jc w:val="both"/>
        <w:rPr>
          <w:rFonts w:ascii="Times New Roman" w:hAnsi="Times New Roman"/>
          <w:lang w:val="ru-RU"/>
        </w:rPr>
        <w:pPrChange w:id="1384" w:author="Павел Смирнов" w:date="2016-12-29T11:10:00Z">
          <w:pPr>
            <w:spacing w:after="120"/>
            <w:ind w:firstLine="567"/>
            <w:jc w:val="both"/>
          </w:pPr>
        </w:pPrChange>
      </w:pPr>
      <w:r w:rsidRPr="00260F2C">
        <w:rPr>
          <w:rFonts w:ascii="Times New Roman" w:hAnsi="Times New Roman"/>
          <w:lang w:val="ru-RU"/>
        </w:rPr>
        <w:t xml:space="preserve">2) разработка сейсмотектонической модели и построение карты зон ВОЗ, </w:t>
      </w:r>
      <w:r w:rsidRPr="00260F2C">
        <w:rPr>
          <w:rFonts w:ascii="Times New Roman" w:hAnsi="Times New Roman"/>
          <w:spacing w:val="-4"/>
          <w:lang w:val="ru-RU"/>
        </w:rPr>
        <w:t>опасных для проектируемых объектов.</w:t>
      </w:r>
    </w:p>
    <w:p w:rsidR="00E76945" w:rsidRDefault="005A32EE">
      <w:pPr>
        <w:spacing w:after="120" w:line="360" w:lineRule="auto"/>
        <w:ind w:firstLine="567"/>
        <w:jc w:val="both"/>
        <w:rPr>
          <w:ins w:id="1385" w:author="User" w:date="2016-11-07T12:23:00Z"/>
          <w:rFonts w:ascii="Times New Roman" w:hAnsi="Times New Roman"/>
          <w:lang w:val="ru-RU"/>
        </w:rPr>
        <w:pPrChange w:id="1386" w:author="Павел Смирнов" w:date="2016-12-29T11:10:00Z">
          <w:pPr>
            <w:spacing w:after="120"/>
            <w:ind w:firstLine="567"/>
            <w:jc w:val="both"/>
          </w:pPr>
        </w:pPrChange>
      </w:pPr>
      <w:r w:rsidRPr="00260F2C">
        <w:rPr>
          <w:rFonts w:ascii="Times New Roman" w:hAnsi="Times New Roman"/>
          <w:lang w:val="ru-RU"/>
        </w:rPr>
        <w:t>Указанные задачи определяют два основных направления сейсмотектонических исследований</w:t>
      </w:r>
      <w:del w:id="1387" w:author="User" w:date="2016-11-07T12:23:00Z">
        <w:r w:rsidRPr="00260F2C" w:rsidDel="00E76945">
          <w:rPr>
            <w:rFonts w:ascii="Times New Roman" w:hAnsi="Times New Roman"/>
            <w:lang w:val="ru-RU"/>
          </w:rPr>
          <w:delText>. Это</w:delText>
        </w:r>
      </w:del>
      <w:ins w:id="1388" w:author="User" w:date="2016-11-07T12:23:00Z">
        <w:r w:rsidR="00E76945">
          <w:rPr>
            <w:rFonts w:ascii="Times New Roman" w:hAnsi="Times New Roman"/>
            <w:lang w:val="ru-RU"/>
          </w:rPr>
          <w:t>:</w:t>
        </w:r>
      </w:ins>
    </w:p>
    <w:p w:rsidR="00E76945" w:rsidRDefault="005A32EE">
      <w:pPr>
        <w:numPr>
          <w:ilvl w:val="0"/>
          <w:numId w:val="25"/>
        </w:numPr>
        <w:tabs>
          <w:tab w:val="left" w:pos="851"/>
        </w:tabs>
        <w:spacing w:after="120" w:line="360" w:lineRule="auto"/>
        <w:ind w:left="0" w:firstLine="567"/>
        <w:jc w:val="both"/>
        <w:rPr>
          <w:ins w:id="1389" w:author="User" w:date="2016-11-07T12:24:00Z"/>
          <w:rFonts w:ascii="Times New Roman" w:hAnsi="Times New Roman"/>
          <w:lang w:val="ru-RU"/>
        </w:rPr>
        <w:pPrChange w:id="1390" w:author="Павел Смирнов" w:date="2016-12-29T11:10:00Z">
          <w:pPr>
            <w:spacing w:after="120"/>
            <w:ind w:firstLine="567"/>
            <w:jc w:val="both"/>
          </w:pPr>
        </w:pPrChange>
      </w:pPr>
      <w:del w:id="1391" w:author="User" w:date="2016-11-07T12:24:00Z">
        <w:r w:rsidRPr="00260F2C" w:rsidDel="00E76945">
          <w:rPr>
            <w:rFonts w:ascii="Times New Roman" w:hAnsi="Times New Roman"/>
            <w:lang w:val="ru-RU"/>
          </w:rPr>
          <w:delText xml:space="preserve"> </w:delText>
        </w:r>
      </w:del>
      <w:r w:rsidRPr="00260F2C">
        <w:rPr>
          <w:rFonts w:ascii="Times New Roman" w:hAnsi="Times New Roman"/>
          <w:lang w:val="ru-RU"/>
        </w:rPr>
        <w:t xml:space="preserve">определение параметров прогнозных смещений по активным разломам </w:t>
      </w:r>
      <w:del w:id="1392" w:author="User" w:date="2016-11-07T12:24:00Z">
        <w:r w:rsidRPr="00260F2C" w:rsidDel="00E76945">
          <w:rPr>
            <w:rFonts w:ascii="Times New Roman" w:hAnsi="Times New Roman"/>
            <w:lang w:val="ru-RU"/>
          </w:rPr>
          <w:delText xml:space="preserve">необходимо </w:delText>
        </w:r>
      </w:del>
      <w:r w:rsidRPr="00260F2C">
        <w:rPr>
          <w:rFonts w:ascii="Times New Roman" w:hAnsi="Times New Roman"/>
          <w:lang w:val="ru-RU"/>
        </w:rPr>
        <w:t>для прогнозирования возможных разрушений строительных объектов</w:t>
      </w:r>
      <w:del w:id="1393" w:author="User" w:date="2016-11-07T12:24:00Z">
        <w:r w:rsidRPr="00260F2C" w:rsidDel="00E76945">
          <w:rPr>
            <w:rFonts w:ascii="Times New Roman" w:hAnsi="Times New Roman"/>
            <w:lang w:val="ru-RU"/>
          </w:rPr>
          <w:delText>. А</w:delText>
        </w:r>
      </w:del>
      <w:ins w:id="1394" w:author="User" w:date="2016-11-07T12:24:00Z">
        <w:r w:rsidR="00E76945">
          <w:rPr>
            <w:rFonts w:ascii="Times New Roman" w:hAnsi="Times New Roman"/>
            <w:lang w:val="ru-RU"/>
          </w:rPr>
          <w:t>;</w:t>
        </w:r>
      </w:ins>
    </w:p>
    <w:p w:rsidR="00E76945" w:rsidRDefault="005A32EE">
      <w:pPr>
        <w:numPr>
          <w:ilvl w:val="0"/>
          <w:numId w:val="25"/>
        </w:numPr>
        <w:tabs>
          <w:tab w:val="left" w:pos="851"/>
        </w:tabs>
        <w:spacing w:after="120" w:line="360" w:lineRule="auto"/>
        <w:ind w:left="0" w:firstLine="567"/>
        <w:jc w:val="both"/>
        <w:rPr>
          <w:ins w:id="1395" w:author="User" w:date="2016-11-07T12:25:00Z"/>
          <w:rFonts w:ascii="Times New Roman" w:hAnsi="Times New Roman"/>
          <w:spacing w:val="-4"/>
          <w:lang w:val="ru-RU"/>
        </w:rPr>
        <w:pPrChange w:id="1396" w:author="Павел Смирнов" w:date="2016-12-29T11:10:00Z">
          <w:pPr>
            <w:spacing w:after="120"/>
            <w:ind w:firstLine="567"/>
            <w:jc w:val="both"/>
          </w:pPr>
        </w:pPrChange>
      </w:pPr>
      <w:r w:rsidRPr="00260F2C">
        <w:rPr>
          <w:rFonts w:ascii="Times New Roman" w:hAnsi="Times New Roman"/>
          <w:lang w:val="ru-RU"/>
        </w:rPr>
        <w:t xml:space="preserve"> </w:t>
      </w:r>
      <w:del w:id="1397" w:author="User" w:date="2016-11-07T12:25:00Z">
        <w:r w:rsidRPr="00260F2C" w:rsidDel="00E76945">
          <w:rPr>
            <w:rFonts w:ascii="Times New Roman" w:hAnsi="Times New Roman"/>
            <w:lang w:val="ru-RU"/>
          </w:rPr>
          <w:delText xml:space="preserve">также </w:delText>
        </w:r>
      </w:del>
      <w:r w:rsidRPr="00260F2C">
        <w:rPr>
          <w:rFonts w:ascii="Times New Roman" w:hAnsi="Times New Roman"/>
          <w:lang w:val="ru-RU"/>
        </w:rPr>
        <w:t xml:space="preserve">материалы полевого изучения активных разломов и </w:t>
      </w:r>
      <w:r w:rsidRPr="00260F2C">
        <w:rPr>
          <w:rFonts w:ascii="Times New Roman" w:hAnsi="Times New Roman"/>
          <w:spacing w:val="-4"/>
          <w:lang w:val="ru-RU"/>
        </w:rPr>
        <w:t xml:space="preserve">вторичных </w:t>
      </w:r>
      <w:proofErr w:type="spellStart"/>
      <w:r w:rsidRPr="00260F2C">
        <w:rPr>
          <w:rFonts w:ascii="Times New Roman" w:hAnsi="Times New Roman"/>
          <w:spacing w:val="-4"/>
          <w:lang w:val="ru-RU"/>
        </w:rPr>
        <w:t>палеосейсмодислокаций</w:t>
      </w:r>
      <w:proofErr w:type="spellEnd"/>
      <w:r w:rsidRPr="00260F2C">
        <w:rPr>
          <w:rFonts w:ascii="Times New Roman" w:hAnsi="Times New Roman"/>
          <w:spacing w:val="-4"/>
          <w:lang w:val="ru-RU"/>
        </w:rPr>
        <w:t>.</w:t>
      </w:r>
      <w:ins w:id="1398" w:author="User" w:date="2016-11-07T12:20:00Z">
        <w:r w:rsidR="00E76945">
          <w:rPr>
            <w:rFonts w:ascii="Times New Roman" w:hAnsi="Times New Roman"/>
            <w:spacing w:val="-4"/>
            <w:lang w:val="ru-RU"/>
          </w:rPr>
          <w:t xml:space="preserve"> </w:t>
        </w:r>
      </w:ins>
    </w:p>
    <w:p w:rsidR="005A32EE" w:rsidRPr="00260F2C" w:rsidRDefault="005A32EE">
      <w:pPr>
        <w:tabs>
          <w:tab w:val="left" w:pos="851"/>
        </w:tabs>
        <w:spacing w:after="120" w:line="360" w:lineRule="auto"/>
        <w:ind w:firstLine="567"/>
        <w:jc w:val="both"/>
        <w:rPr>
          <w:rFonts w:ascii="Times New Roman" w:hAnsi="Times New Roman"/>
          <w:spacing w:val="-4"/>
          <w:lang w:val="ru-RU"/>
        </w:rPr>
        <w:pPrChange w:id="1399" w:author="Павел Смирнов" w:date="2016-12-29T11:10:00Z">
          <w:pPr>
            <w:spacing w:after="120"/>
            <w:ind w:firstLine="567"/>
            <w:jc w:val="both"/>
          </w:pPr>
        </w:pPrChange>
      </w:pPr>
      <w:r w:rsidRPr="00260F2C">
        <w:rPr>
          <w:rFonts w:ascii="Times New Roman" w:hAnsi="Times New Roman"/>
          <w:spacing w:val="-4"/>
          <w:lang w:val="ru-RU"/>
        </w:rPr>
        <w:t>Результаты работ по этим направлениям</w:t>
      </w:r>
      <w:del w:id="1400" w:author="User" w:date="2016-11-07T12:25:00Z">
        <w:r w:rsidRPr="00260F2C" w:rsidDel="00E76945">
          <w:rPr>
            <w:rFonts w:ascii="Times New Roman" w:hAnsi="Times New Roman"/>
            <w:spacing w:val="-4"/>
            <w:lang w:val="ru-RU"/>
          </w:rPr>
          <w:delText>,</w:delText>
        </w:r>
      </w:del>
      <w:r w:rsidRPr="00260F2C">
        <w:rPr>
          <w:rFonts w:ascii="Times New Roman" w:hAnsi="Times New Roman"/>
          <w:spacing w:val="-4"/>
          <w:lang w:val="ru-RU"/>
        </w:rPr>
        <w:t xml:space="preserve"> наряду с другими сейсмотектоническими и сейсмологическими данными</w:t>
      </w:r>
      <w:del w:id="1401" w:author="User" w:date="2016-11-07T12:25:00Z">
        <w:r w:rsidRPr="00260F2C" w:rsidDel="00E76945">
          <w:rPr>
            <w:rFonts w:ascii="Times New Roman" w:hAnsi="Times New Roman"/>
            <w:spacing w:val="-4"/>
            <w:lang w:val="ru-RU"/>
          </w:rPr>
          <w:delText>,</w:delText>
        </w:r>
      </w:del>
      <w:r w:rsidRPr="00260F2C">
        <w:rPr>
          <w:rFonts w:ascii="Times New Roman" w:hAnsi="Times New Roman"/>
          <w:spacing w:val="-4"/>
          <w:lang w:val="ru-RU"/>
        </w:rPr>
        <w:t xml:space="preserve"> </w:t>
      </w:r>
      <w:del w:id="1402" w:author="User" w:date="2016-11-07T12:25:00Z">
        <w:r w:rsidRPr="00260F2C" w:rsidDel="00E76945">
          <w:rPr>
            <w:rFonts w:ascii="Times New Roman" w:hAnsi="Times New Roman"/>
            <w:spacing w:val="-4"/>
            <w:lang w:val="ru-RU"/>
          </w:rPr>
          <w:delText>ложатся в</w:delText>
        </w:r>
      </w:del>
      <w:ins w:id="1403" w:author="User" w:date="2016-11-07T12:25:00Z">
        <w:r w:rsidR="00E76945">
          <w:rPr>
            <w:rFonts w:ascii="Times New Roman" w:hAnsi="Times New Roman"/>
            <w:spacing w:val="-4"/>
            <w:lang w:val="ru-RU"/>
          </w:rPr>
          <w:t>становятся</w:t>
        </w:r>
      </w:ins>
      <w:r w:rsidRPr="00260F2C">
        <w:rPr>
          <w:rFonts w:ascii="Times New Roman" w:hAnsi="Times New Roman"/>
          <w:spacing w:val="-4"/>
          <w:lang w:val="ru-RU"/>
        </w:rPr>
        <w:t xml:space="preserve"> основ</w:t>
      </w:r>
      <w:ins w:id="1404" w:author="User" w:date="2016-11-07T12:26:00Z">
        <w:r w:rsidR="00E76945">
          <w:rPr>
            <w:rFonts w:ascii="Times New Roman" w:hAnsi="Times New Roman"/>
            <w:spacing w:val="-4"/>
            <w:lang w:val="ru-RU"/>
          </w:rPr>
          <w:t>ой</w:t>
        </w:r>
      </w:ins>
      <w:del w:id="1405" w:author="User" w:date="2016-11-07T12:26:00Z">
        <w:r w:rsidRPr="00260F2C" w:rsidDel="00E76945">
          <w:rPr>
            <w:rFonts w:ascii="Times New Roman" w:hAnsi="Times New Roman"/>
            <w:spacing w:val="-4"/>
            <w:lang w:val="ru-RU"/>
          </w:rPr>
          <w:delText>у</w:delText>
        </w:r>
      </w:del>
      <w:r w:rsidRPr="00260F2C">
        <w:rPr>
          <w:rFonts w:ascii="Times New Roman" w:hAnsi="Times New Roman"/>
          <w:spacing w:val="-4"/>
          <w:lang w:val="ru-RU"/>
        </w:rPr>
        <w:t xml:space="preserve"> </w:t>
      </w:r>
      <w:r w:rsidRPr="00260F2C">
        <w:rPr>
          <w:rFonts w:ascii="Times New Roman" w:hAnsi="Times New Roman"/>
          <w:lang w:val="ru-RU"/>
        </w:rPr>
        <w:t>карты зон ВОЗ.</w:t>
      </w:r>
    </w:p>
    <w:p w:rsidR="005A32EE" w:rsidRPr="00260F2C" w:rsidRDefault="005A32EE">
      <w:pPr>
        <w:spacing w:after="120" w:line="360" w:lineRule="auto"/>
        <w:ind w:firstLine="567"/>
        <w:jc w:val="both"/>
        <w:rPr>
          <w:rFonts w:ascii="Times New Roman" w:hAnsi="Times New Roman"/>
          <w:lang w:val="ru-RU"/>
        </w:rPr>
        <w:pPrChange w:id="1406" w:author="Павел Смирнов" w:date="2016-12-29T11:10:00Z">
          <w:pPr>
            <w:spacing w:after="120"/>
            <w:ind w:firstLine="567"/>
            <w:jc w:val="both"/>
          </w:pPr>
        </w:pPrChange>
      </w:pPr>
      <w:r w:rsidRPr="00260F2C">
        <w:rPr>
          <w:rFonts w:ascii="Times New Roman" w:hAnsi="Times New Roman"/>
          <w:lang w:val="ru-RU"/>
        </w:rPr>
        <w:t>В качестве первого шага в сейсмотектонических исследованиях принимается сейсмотектоническая основа ОСР. В результате последующих детальных сейсмотектонических исследований карт</w:t>
      </w:r>
      <w:ins w:id="1407" w:author="Ксения Кисанова" w:date="2017-01-19T13:46:00Z">
        <w:r w:rsidR="00E52A1C">
          <w:rPr>
            <w:rFonts w:ascii="Times New Roman" w:hAnsi="Times New Roman"/>
            <w:lang w:val="ru-RU"/>
          </w:rPr>
          <w:t>у</w:t>
        </w:r>
      </w:ins>
      <w:del w:id="1408" w:author="Ксения Кисанова" w:date="2017-01-19T13:46:00Z">
        <w:r w:rsidRPr="00260F2C" w:rsidDel="00E52A1C">
          <w:rPr>
            <w:rFonts w:ascii="Times New Roman" w:hAnsi="Times New Roman"/>
            <w:lang w:val="ru-RU"/>
          </w:rPr>
          <w:delText>а</w:delText>
        </w:r>
      </w:del>
      <w:r w:rsidRPr="00260F2C">
        <w:rPr>
          <w:rFonts w:ascii="Times New Roman" w:hAnsi="Times New Roman"/>
          <w:lang w:val="ru-RU"/>
        </w:rPr>
        <w:t xml:space="preserve"> зон ВОЗ региона уточня</w:t>
      </w:r>
      <w:ins w:id="1409" w:author="User" w:date="2016-11-07T12:26:00Z">
        <w:r w:rsidR="00E76945">
          <w:rPr>
            <w:rFonts w:ascii="Times New Roman" w:hAnsi="Times New Roman"/>
            <w:lang w:val="ru-RU"/>
          </w:rPr>
          <w:t>ют</w:t>
        </w:r>
      </w:ins>
      <w:del w:id="1410" w:author="User" w:date="2016-11-07T12:26:00Z">
        <w:r w:rsidRPr="00260F2C" w:rsidDel="00E76945">
          <w:rPr>
            <w:rFonts w:ascii="Times New Roman" w:hAnsi="Times New Roman"/>
            <w:lang w:val="ru-RU"/>
          </w:rPr>
          <w:delText>ется</w:delText>
        </w:r>
      </w:del>
      <w:r w:rsidRPr="00260F2C">
        <w:rPr>
          <w:rFonts w:ascii="Times New Roman" w:hAnsi="Times New Roman"/>
          <w:lang w:val="ru-RU"/>
        </w:rPr>
        <w:t xml:space="preserve"> и детализиру</w:t>
      </w:r>
      <w:ins w:id="1411" w:author="User" w:date="2016-11-07T12:27:00Z">
        <w:r w:rsidR="00E76945">
          <w:rPr>
            <w:rFonts w:ascii="Times New Roman" w:hAnsi="Times New Roman"/>
            <w:lang w:val="ru-RU"/>
          </w:rPr>
          <w:t>ют</w:t>
        </w:r>
      </w:ins>
      <w:del w:id="1412" w:author="User" w:date="2016-11-07T12:27:00Z">
        <w:r w:rsidRPr="00260F2C" w:rsidDel="00E76945">
          <w:rPr>
            <w:rFonts w:ascii="Times New Roman" w:hAnsi="Times New Roman"/>
            <w:lang w:val="ru-RU"/>
          </w:rPr>
          <w:delText>е</w:delText>
        </w:r>
      </w:del>
      <w:del w:id="1413" w:author="User" w:date="2016-11-07T12:26:00Z">
        <w:r w:rsidRPr="00260F2C" w:rsidDel="00E76945">
          <w:rPr>
            <w:rFonts w:ascii="Times New Roman" w:hAnsi="Times New Roman"/>
            <w:lang w:val="ru-RU"/>
          </w:rPr>
          <w:delText>тся</w:delText>
        </w:r>
      </w:del>
      <w:r w:rsidRPr="00260F2C">
        <w:rPr>
          <w:rFonts w:ascii="Times New Roman" w:hAnsi="Times New Roman"/>
          <w:lang w:val="ru-RU"/>
        </w:rPr>
        <w:t xml:space="preserve"> с учетом конкретных сейсмогеологических условий региона. В итоге модель зон ВОЗ ОСР может быть полностью пересмотрена, с понижением или повышением уровня сейсмической опасности относительно ОСР, что требует соответствующего исчерпывающего обоснования.</w:t>
      </w:r>
    </w:p>
    <w:p w:rsidR="005A32EE" w:rsidRPr="00260F2C" w:rsidRDefault="005A32EE">
      <w:pPr>
        <w:spacing w:after="120" w:line="360" w:lineRule="auto"/>
        <w:ind w:firstLine="567"/>
        <w:jc w:val="both"/>
        <w:rPr>
          <w:rFonts w:ascii="Times New Roman" w:hAnsi="Times New Roman"/>
          <w:lang w:val="ru-RU"/>
        </w:rPr>
        <w:pPrChange w:id="1414" w:author="Павел Смирнов" w:date="2016-12-29T11:10:00Z">
          <w:pPr>
            <w:spacing w:after="120"/>
            <w:ind w:firstLine="567"/>
            <w:jc w:val="both"/>
          </w:pPr>
        </w:pPrChange>
      </w:pPr>
      <w:r w:rsidRPr="00260F2C">
        <w:rPr>
          <w:rFonts w:ascii="Times New Roman" w:hAnsi="Times New Roman"/>
          <w:lang w:val="ru-RU"/>
        </w:rPr>
        <w:t>Сейсмотектонические исследования проводятся в три этапа.</w:t>
      </w:r>
      <w:del w:id="1415" w:author="User" w:date="2016-11-07T12:27:00Z">
        <w:r w:rsidRPr="00260F2C" w:rsidDel="00E76945">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416" w:author="Павел Смирнов" w:date="2016-12-29T11:10:00Z">
          <w:pPr>
            <w:spacing w:after="120"/>
            <w:ind w:firstLine="567"/>
            <w:jc w:val="both"/>
          </w:pPr>
        </w:pPrChange>
      </w:pPr>
      <w:r w:rsidRPr="00260F2C">
        <w:rPr>
          <w:rFonts w:ascii="Times New Roman" w:hAnsi="Times New Roman"/>
          <w:lang w:val="ru-RU"/>
        </w:rPr>
        <w:t xml:space="preserve">На </w:t>
      </w:r>
      <w:del w:id="1417" w:author="User" w:date="2016-11-07T12:27:00Z">
        <w:r w:rsidRPr="00260F2C" w:rsidDel="00E76945">
          <w:rPr>
            <w:rFonts w:ascii="Times New Roman" w:hAnsi="Times New Roman"/>
            <w:lang w:val="ru-RU"/>
          </w:rPr>
          <w:delText xml:space="preserve">первом </w:delText>
        </w:r>
      </w:del>
      <w:ins w:id="1418" w:author="Ксения Кисанова" w:date="2017-01-19T13:46:00Z">
        <w:r w:rsidR="00E52A1C">
          <w:rPr>
            <w:rFonts w:ascii="Times New Roman" w:hAnsi="Times New Roman"/>
            <w:lang w:val="ru-RU"/>
          </w:rPr>
          <w:t>1-м</w:t>
        </w:r>
      </w:ins>
      <w:ins w:id="1419" w:author="User" w:date="2016-11-07T12:27:00Z">
        <w:del w:id="1420" w:author="Ксения Кисанова" w:date="2017-01-19T13:46:00Z">
          <w:r w:rsidR="00E76945" w:rsidDel="00E52A1C">
            <w:rPr>
              <w:rFonts w:ascii="Times New Roman" w:hAnsi="Times New Roman"/>
            </w:rPr>
            <w:delText>I</w:delText>
          </w:r>
        </w:del>
        <w:r w:rsidR="00E76945" w:rsidRPr="00260F2C">
          <w:rPr>
            <w:rFonts w:ascii="Times New Roman" w:hAnsi="Times New Roman"/>
            <w:lang w:val="ru-RU"/>
          </w:rPr>
          <w:t xml:space="preserve"> </w:t>
        </w:r>
      </w:ins>
      <w:r w:rsidRPr="00260F2C">
        <w:rPr>
          <w:rFonts w:ascii="Times New Roman" w:hAnsi="Times New Roman"/>
          <w:lang w:val="ru-RU"/>
        </w:rPr>
        <w:t xml:space="preserve">этапе </w:t>
      </w:r>
      <w:del w:id="1421" w:author="User" w:date="2016-11-07T12:28:00Z">
        <w:r w:rsidRPr="00260F2C" w:rsidDel="00FA3A9C">
          <w:rPr>
            <w:rFonts w:ascii="Times New Roman" w:hAnsi="Times New Roman"/>
            <w:lang w:val="ru-RU"/>
          </w:rPr>
          <w:delText>провод</w:delText>
        </w:r>
      </w:del>
      <w:del w:id="1422" w:author="User" w:date="2016-11-07T12:27:00Z">
        <w:r w:rsidRPr="00260F2C" w:rsidDel="00E76945">
          <w:rPr>
            <w:rFonts w:ascii="Times New Roman" w:hAnsi="Times New Roman"/>
            <w:lang w:val="ru-RU"/>
          </w:rPr>
          <w:delText>ится</w:delText>
        </w:r>
      </w:del>
      <w:ins w:id="1423" w:author="User" w:date="2016-11-07T12:28:00Z">
        <w:r w:rsidR="00FA3A9C">
          <w:rPr>
            <w:rFonts w:ascii="Times New Roman" w:hAnsi="Times New Roman"/>
            <w:lang w:val="ru-RU"/>
          </w:rPr>
          <w:t>осуществляют</w:t>
        </w:r>
      </w:ins>
      <w:r w:rsidRPr="00260F2C">
        <w:rPr>
          <w:rFonts w:ascii="Times New Roman" w:hAnsi="Times New Roman"/>
          <w:lang w:val="ru-RU"/>
        </w:rPr>
        <w:t xml:space="preserve"> сбор исходного материала, совместный анализ всех имеющихся материалов по геологическому строению, сейсмическому режиму, неотектонике, истории развития рельефа, глубинному строению, напряженному состоянию и современным движениям земной коры, а также </w:t>
      </w:r>
      <w:r w:rsidRPr="00260F2C">
        <w:rPr>
          <w:rFonts w:ascii="Times New Roman" w:hAnsi="Times New Roman"/>
          <w:lang w:val="ru-RU"/>
        </w:rPr>
        <w:lastRenderedPageBreak/>
        <w:t>дешифрирование материалов дистанционного зондирования Земли (ДЗЗ)</w:t>
      </w:r>
      <w:ins w:id="1424" w:author="Ксения Кисанова" w:date="2017-01-19T13:47:00Z">
        <w:r w:rsidR="00E52A1C">
          <w:rPr>
            <w:rFonts w:ascii="Times New Roman" w:hAnsi="Times New Roman"/>
            <w:lang w:val="ru-RU"/>
          </w:rPr>
          <w:t>, т.е.</w:t>
        </w:r>
      </w:ins>
      <w:del w:id="1425" w:author="Ксения Кисанова" w:date="2017-01-19T13:47:00Z">
        <w:r w:rsidRPr="00260F2C" w:rsidDel="00E52A1C">
          <w:rPr>
            <w:rFonts w:ascii="Times New Roman" w:hAnsi="Times New Roman"/>
            <w:lang w:val="ru-RU"/>
          </w:rPr>
          <w:delText>. Иными словами,</w:delText>
        </w:r>
      </w:del>
      <w:r w:rsidRPr="00260F2C">
        <w:rPr>
          <w:rFonts w:ascii="Times New Roman" w:hAnsi="Times New Roman"/>
          <w:lang w:val="ru-RU"/>
        </w:rPr>
        <w:t xml:space="preserve"> созда</w:t>
      </w:r>
      <w:del w:id="1426" w:author="User" w:date="2016-11-07T12:29:00Z">
        <w:r w:rsidRPr="00260F2C" w:rsidDel="00FA3A9C">
          <w:rPr>
            <w:rFonts w:ascii="Times New Roman" w:hAnsi="Times New Roman"/>
            <w:lang w:val="ru-RU"/>
          </w:rPr>
          <w:delText>ется</w:delText>
        </w:r>
      </w:del>
      <w:ins w:id="1427" w:author="User" w:date="2016-11-07T12:29:00Z">
        <w:r w:rsidR="00FA3A9C">
          <w:rPr>
            <w:rFonts w:ascii="Times New Roman" w:hAnsi="Times New Roman"/>
            <w:lang w:val="ru-RU"/>
          </w:rPr>
          <w:t>ют</w:t>
        </w:r>
      </w:ins>
      <w:r w:rsidRPr="00260F2C">
        <w:rPr>
          <w:rFonts w:ascii="Times New Roman" w:hAnsi="Times New Roman"/>
          <w:lang w:val="ru-RU"/>
        </w:rPr>
        <w:t xml:space="preserve"> и анализиру</w:t>
      </w:r>
      <w:del w:id="1428" w:author="User" w:date="2016-11-07T12:29:00Z">
        <w:r w:rsidRPr="00260F2C" w:rsidDel="00FA3A9C">
          <w:rPr>
            <w:rFonts w:ascii="Times New Roman" w:hAnsi="Times New Roman"/>
            <w:lang w:val="ru-RU"/>
          </w:rPr>
          <w:delText>ется</w:delText>
        </w:r>
      </w:del>
      <w:ins w:id="1429" w:author="User" w:date="2016-11-07T12:29:00Z">
        <w:r w:rsidR="00FA3A9C">
          <w:rPr>
            <w:rFonts w:ascii="Times New Roman" w:hAnsi="Times New Roman"/>
            <w:lang w:val="ru-RU"/>
          </w:rPr>
          <w:t>ют</w:t>
        </w:r>
      </w:ins>
      <w:r w:rsidRPr="00260F2C">
        <w:rPr>
          <w:rFonts w:ascii="Times New Roman" w:hAnsi="Times New Roman"/>
          <w:lang w:val="ru-RU"/>
        </w:rPr>
        <w:t xml:space="preserve"> региональн</w:t>
      </w:r>
      <w:ins w:id="1430" w:author="User" w:date="2016-11-07T12:29:00Z">
        <w:r w:rsidR="00FA3A9C">
          <w:rPr>
            <w:rFonts w:ascii="Times New Roman" w:hAnsi="Times New Roman"/>
            <w:lang w:val="ru-RU"/>
          </w:rPr>
          <w:t>ую</w:t>
        </w:r>
      </w:ins>
      <w:del w:id="1431" w:author="User" w:date="2016-11-07T12:29:00Z">
        <w:r w:rsidRPr="00260F2C" w:rsidDel="00FA3A9C">
          <w:rPr>
            <w:rFonts w:ascii="Times New Roman" w:hAnsi="Times New Roman"/>
            <w:lang w:val="ru-RU"/>
          </w:rPr>
          <w:delText>ая</w:delText>
        </w:r>
      </w:del>
      <w:r w:rsidRPr="00260F2C">
        <w:rPr>
          <w:rFonts w:ascii="Times New Roman" w:hAnsi="Times New Roman"/>
          <w:lang w:val="ru-RU"/>
        </w:rPr>
        <w:t xml:space="preserve"> сейсмотектоническ</w:t>
      </w:r>
      <w:ins w:id="1432" w:author="User" w:date="2016-11-07T12:29:00Z">
        <w:r w:rsidR="00FA3A9C">
          <w:rPr>
            <w:rFonts w:ascii="Times New Roman" w:hAnsi="Times New Roman"/>
            <w:lang w:val="ru-RU"/>
          </w:rPr>
          <w:t>ую</w:t>
        </w:r>
      </w:ins>
      <w:del w:id="1433" w:author="User" w:date="2016-11-07T12:29:00Z">
        <w:r w:rsidRPr="00260F2C" w:rsidDel="00FA3A9C">
          <w:rPr>
            <w:rFonts w:ascii="Times New Roman" w:hAnsi="Times New Roman"/>
            <w:lang w:val="ru-RU"/>
          </w:rPr>
          <w:delText>ая</w:delText>
        </w:r>
      </w:del>
      <w:r w:rsidRPr="00260F2C">
        <w:rPr>
          <w:rFonts w:ascii="Times New Roman" w:hAnsi="Times New Roman"/>
          <w:lang w:val="ru-RU"/>
        </w:rPr>
        <w:t xml:space="preserve"> баз</w:t>
      </w:r>
      <w:ins w:id="1434" w:author="User" w:date="2016-11-07T12:29:00Z">
        <w:r w:rsidR="00FA3A9C">
          <w:rPr>
            <w:rFonts w:ascii="Times New Roman" w:hAnsi="Times New Roman"/>
            <w:lang w:val="ru-RU"/>
          </w:rPr>
          <w:t>у</w:t>
        </w:r>
      </w:ins>
      <w:del w:id="1435" w:author="User" w:date="2016-11-07T12:29:00Z">
        <w:r w:rsidRPr="00260F2C" w:rsidDel="00FA3A9C">
          <w:rPr>
            <w:rFonts w:ascii="Times New Roman" w:hAnsi="Times New Roman"/>
            <w:lang w:val="ru-RU"/>
          </w:rPr>
          <w:delText>а</w:delText>
        </w:r>
      </w:del>
      <w:r w:rsidRPr="00260F2C">
        <w:rPr>
          <w:rFonts w:ascii="Times New Roman" w:hAnsi="Times New Roman"/>
          <w:lang w:val="ru-RU"/>
        </w:rPr>
        <w:t xml:space="preserve"> данных. Она включает </w:t>
      </w:r>
      <w:ins w:id="1436" w:author="User" w:date="2016-11-07T12:29:00Z">
        <w:r w:rsidR="00FA3A9C">
          <w:rPr>
            <w:rFonts w:ascii="Times New Roman" w:hAnsi="Times New Roman"/>
            <w:lang w:val="ru-RU"/>
          </w:rPr>
          <w:t xml:space="preserve">в себя </w:t>
        </w:r>
      </w:ins>
      <w:r w:rsidRPr="00260F2C">
        <w:rPr>
          <w:rFonts w:ascii="Times New Roman" w:hAnsi="Times New Roman"/>
          <w:lang w:val="ru-RU"/>
        </w:rPr>
        <w:t xml:space="preserve">сведения о геолого-тектоническом и геоморфологическом строении региона, соотношении приповерхностных геологических структур с глубинными, новейшей тектонике в виде серии результирующих карт соответствующего содержания </w:t>
      </w:r>
      <w:r w:rsidRPr="00260F2C">
        <w:rPr>
          <w:rFonts w:ascii="Times New Roman" w:hAnsi="Times New Roman"/>
          <w:iCs/>
          <w:lang w:val="ru-RU"/>
        </w:rPr>
        <w:t>в масштабе 1</w:t>
      </w:r>
      <w:del w:id="1437" w:author="User" w:date="2016-11-07T12:29:00Z">
        <w:r w:rsidRPr="00260F2C" w:rsidDel="00FA3A9C">
          <w:rPr>
            <w:rFonts w:ascii="Times New Roman" w:hAnsi="Times New Roman"/>
            <w:iCs/>
            <w:lang w:val="ru-RU"/>
          </w:rPr>
          <w:delText xml:space="preserve"> </w:delText>
        </w:r>
      </w:del>
      <w:r w:rsidRPr="00260F2C">
        <w:rPr>
          <w:rFonts w:ascii="Times New Roman" w:hAnsi="Times New Roman"/>
          <w:iCs/>
          <w:lang w:val="ru-RU"/>
        </w:rPr>
        <w:t>:</w:t>
      </w:r>
      <w:del w:id="1438" w:author="User" w:date="2016-11-07T12:29:00Z">
        <w:r w:rsidRPr="00260F2C" w:rsidDel="00FA3A9C">
          <w:rPr>
            <w:rFonts w:ascii="Times New Roman" w:hAnsi="Times New Roman"/>
            <w:iCs/>
            <w:lang w:val="ru-RU"/>
          </w:rPr>
          <w:delText xml:space="preserve"> </w:delText>
        </w:r>
      </w:del>
      <w:r w:rsidRPr="00260F2C">
        <w:rPr>
          <w:rFonts w:ascii="Times New Roman" w:hAnsi="Times New Roman"/>
          <w:iCs/>
          <w:lang w:val="ru-RU"/>
        </w:rPr>
        <w:t>500</w:t>
      </w:r>
      <w:r w:rsidRPr="00260F2C">
        <w:rPr>
          <w:rFonts w:ascii="Times New Roman" w:hAnsi="Times New Roman"/>
          <w:iCs/>
        </w:rPr>
        <w:t> </w:t>
      </w:r>
      <w:r w:rsidRPr="00260F2C">
        <w:rPr>
          <w:rFonts w:ascii="Times New Roman" w:hAnsi="Times New Roman"/>
          <w:iCs/>
          <w:lang w:val="ru-RU"/>
        </w:rPr>
        <w:t>000 и крупнее</w:t>
      </w:r>
      <w:r w:rsidRPr="00260F2C">
        <w:rPr>
          <w:rFonts w:ascii="Times New Roman" w:hAnsi="Times New Roman"/>
          <w:lang w:val="ru-RU"/>
        </w:rPr>
        <w:t>.</w:t>
      </w:r>
      <w:del w:id="1439" w:author="User" w:date="2016-11-07T12:30:00Z">
        <w:r w:rsidRPr="00260F2C" w:rsidDel="00FA3A9C">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iCs/>
          <w:lang w:val="ru-RU"/>
        </w:rPr>
        <w:pPrChange w:id="1440" w:author="Павел Смирнов" w:date="2016-12-29T11:10:00Z">
          <w:pPr>
            <w:spacing w:after="120"/>
            <w:ind w:firstLine="567"/>
            <w:jc w:val="both"/>
          </w:pPr>
        </w:pPrChange>
      </w:pPr>
      <w:del w:id="1441" w:author="User" w:date="2016-11-07T12:30:00Z">
        <w:r w:rsidRPr="00260F2C" w:rsidDel="00FA3A9C">
          <w:rPr>
            <w:rFonts w:ascii="Times New Roman" w:hAnsi="Times New Roman"/>
            <w:lang w:val="ru-RU"/>
          </w:rPr>
          <w:delText xml:space="preserve">Второй </w:delText>
        </w:r>
      </w:del>
      <w:ins w:id="1442" w:author="Ксения Кисанова" w:date="2017-01-19T13:47:00Z">
        <w:r w:rsidR="00E52A1C">
          <w:rPr>
            <w:rFonts w:ascii="Times New Roman" w:hAnsi="Times New Roman"/>
            <w:lang w:val="ru-RU"/>
          </w:rPr>
          <w:t>2-й</w:t>
        </w:r>
      </w:ins>
      <w:ins w:id="1443" w:author="User" w:date="2016-11-07T12:30:00Z">
        <w:del w:id="1444" w:author="Ксения Кисанова" w:date="2017-01-19T13:47:00Z">
          <w:r w:rsidR="00FA3A9C" w:rsidDel="00E52A1C">
            <w:rPr>
              <w:rFonts w:ascii="Times New Roman" w:hAnsi="Times New Roman"/>
            </w:rPr>
            <w:delText>II</w:delText>
          </w:r>
        </w:del>
        <w:r w:rsidR="00FA3A9C" w:rsidRPr="00260F2C">
          <w:rPr>
            <w:rFonts w:ascii="Times New Roman" w:hAnsi="Times New Roman"/>
            <w:lang w:val="ru-RU"/>
          </w:rPr>
          <w:t xml:space="preserve"> </w:t>
        </w:r>
      </w:ins>
      <w:r w:rsidRPr="00260F2C">
        <w:rPr>
          <w:rFonts w:ascii="Times New Roman" w:hAnsi="Times New Roman"/>
          <w:lang w:val="ru-RU"/>
        </w:rPr>
        <w:t>этап подразумевает проведение полевых сейсмотектонических исследований.</w:t>
      </w:r>
    </w:p>
    <w:p w:rsidR="005A32EE" w:rsidRPr="00483EFD" w:rsidRDefault="005A32EE">
      <w:pPr>
        <w:spacing w:after="120" w:line="360" w:lineRule="auto"/>
        <w:ind w:firstLine="567"/>
        <w:jc w:val="both"/>
        <w:rPr>
          <w:rFonts w:ascii="Times New Roman" w:hAnsi="Times New Roman"/>
          <w:lang w:val="ru-RU"/>
        </w:rPr>
        <w:pPrChange w:id="1445" w:author="Павел Смирнов" w:date="2016-12-29T11:10:00Z">
          <w:pPr>
            <w:spacing w:after="120"/>
            <w:ind w:firstLine="567"/>
            <w:jc w:val="both"/>
          </w:pPr>
        </w:pPrChange>
      </w:pPr>
      <w:del w:id="1446" w:author="User" w:date="2016-11-07T12:30:00Z">
        <w:r w:rsidRPr="00260F2C" w:rsidDel="00FA3A9C">
          <w:rPr>
            <w:rFonts w:ascii="Times New Roman" w:hAnsi="Times New Roman"/>
            <w:lang w:val="ru-RU"/>
          </w:rPr>
          <w:delText xml:space="preserve">Третий </w:delText>
        </w:r>
      </w:del>
      <w:ins w:id="1447" w:author="Ксения Кисанова" w:date="2017-01-19T13:47:00Z">
        <w:r w:rsidR="00E52A1C">
          <w:rPr>
            <w:rFonts w:ascii="Times New Roman" w:hAnsi="Times New Roman"/>
            <w:lang w:val="ru-RU"/>
          </w:rPr>
          <w:t>3-й</w:t>
        </w:r>
      </w:ins>
      <w:ins w:id="1448" w:author="User" w:date="2016-11-07T12:30:00Z">
        <w:del w:id="1449" w:author="Ксения Кисанова" w:date="2017-01-19T13:47:00Z">
          <w:r w:rsidR="00FA3A9C" w:rsidDel="00E52A1C">
            <w:rPr>
              <w:rFonts w:ascii="Times New Roman" w:hAnsi="Times New Roman"/>
            </w:rPr>
            <w:delText>III</w:delText>
          </w:r>
        </w:del>
        <w:r w:rsidR="00FA3A9C" w:rsidRPr="00260F2C">
          <w:rPr>
            <w:rFonts w:ascii="Times New Roman" w:hAnsi="Times New Roman"/>
            <w:lang w:val="ru-RU"/>
          </w:rPr>
          <w:t xml:space="preserve"> </w:t>
        </w:r>
      </w:ins>
      <w:r w:rsidRPr="00260F2C">
        <w:rPr>
          <w:rFonts w:ascii="Times New Roman" w:hAnsi="Times New Roman"/>
          <w:lang w:val="ru-RU"/>
        </w:rPr>
        <w:t xml:space="preserve">этап включает </w:t>
      </w:r>
      <w:ins w:id="1450" w:author="Ксения Кисанова" w:date="2017-01-19T13:47:00Z">
        <w:r w:rsidR="00E52A1C">
          <w:rPr>
            <w:rFonts w:ascii="Times New Roman" w:hAnsi="Times New Roman"/>
            <w:lang w:val="ru-RU"/>
          </w:rPr>
          <w:t xml:space="preserve">в себя </w:t>
        </w:r>
      </w:ins>
      <w:r w:rsidRPr="00260F2C">
        <w:rPr>
          <w:rFonts w:ascii="Times New Roman" w:hAnsi="Times New Roman"/>
          <w:lang w:val="ru-RU"/>
        </w:rPr>
        <w:t>обобщение всех собранных материалов, разработку сейсмотектонической модели и составление карты зон ВОЗ.</w:t>
      </w:r>
      <w:del w:id="1451" w:author="User" w:date="2016-11-07T12:30:00Z">
        <w:r w:rsidRPr="00260F2C" w:rsidDel="00FA3A9C">
          <w:rPr>
            <w:rFonts w:ascii="Times New Roman" w:hAnsi="Times New Roman"/>
            <w:lang w:val="ru-RU"/>
          </w:rPr>
          <w:delText xml:space="preserve"> </w:delText>
        </w:r>
      </w:del>
    </w:p>
    <w:p w:rsidR="005A32EE" w:rsidRPr="00260F2C" w:rsidRDefault="005A32EE">
      <w:pPr>
        <w:pStyle w:val="1"/>
        <w:spacing w:line="360" w:lineRule="auto"/>
        <w:ind w:firstLine="567"/>
        <w:rPr>
          <w:rStyle w:val="goto"/>
          <w:rFonts w:ascii="Times New Roman" w:hAnsi="Times New Roman"/>
          <w:b w:val="0"/>
          <w:bCs w:val="0"/>
          <w:color w:val="000000"/>
          <w:kern w:val="0"/>
          <w:sz w:val="24"/>
          <w:szCs w:val="24"/>
          <w:lang w:val="ru-RU"/>
        </w:rPr>
        <w:pPrChange w:id="1452" w:author="Павел Смирнов" w:date="2016-12-29T11:10:00Z">
          <w:pPr>
            <w:pStyle w:val="1"/>
            <w:ind w:firstLine="567"/>
          </w:pPr>
        </w:pPrChange>
      </w:pPr>
      <w:bookmarkStart w:id="1453" w:name="_Toc450219467"/>
      <w:r w:rsidRPr="00260F2C">
        <w:rPr>
          <w:rStyle w:val="goto"/>
          <w:rFonts w:ascii="Times New Roman" w:hAnsi="Times New Roman"/>
          <w:color w:val="000000"/>
          <w:sz w:val="24"/>
          <w:szCs w:val="24"/>
          <w:lang w:val="ru-RU"/>
        </w:rPr>
        <w:t>6.</w:t>
      </w:r>
      <w:ins w:id="1454" w:author="Ксения Кисанова" w:date="2017-01-19T13:47:00Z">
        <w:r w:rsidR="00E52A1C">
          <w:rPr>
            <w:rStyle w:val="goto"/>
            <w:rFonts w:ascii="Times New Roman" w:hAnsi="Times New Roman"/>
            <w:color w:val="000000"/>
            <w:sz w:val="24"/>
            <w:szCs w:val="24"/>
            <w:lang w:val="ru-RU"/>
          </w:rPr>
          <w:t>2</w:t>
        </w:r>
      </w:ins>
      <w:del w:id="1455" w:author="Ксения Кисанова" w:date="2017-01-19T13:47:00Z">
        <w:r w:rsidR="008511E7" w:rsidRPr="00260F2C" w:rsidDel="00E52A1C">
          <w:rPr>
            <w:rStyle w:val="goto"/>
            <w:rFonts w:ascii="Times New Roman" w:hAnsi="Times New Roman"/>
            <w:color w:val="000000"/>
            <w:sz w:val="24"/>
            <w:szCs w:val="24"/>
            <w:lang w:val="ru-RU"/>
          </w:rPr>
          <w:delText>1</w:delText>
        </w:r>
      </w:del>
      <w:r w:rsidRPr="00260F2C">
        <w:rPr>
          <w:rStyle w:val="goto"/>
          <w:rFonts w:ascii="Times New Roman" w:hAnsi="Times New Roman"/>
          <w:color w:val="000000"/>
          <w:sz w:val="24"/>
          <w:szCs w:val="24"/>
          <w:lang w:val="ru-RU"/>
        </w:rPr>
        <w:t xml:space="preserve"> </w:t>
      </w:r>
      <w:r w:rsidRPr="00260F2C">
        <w:rPr>
          <w:rFonts w:ascii="Times New Roman" w:hAnsi="Times New Roman"/>
          <w:sz w:val="24"/>
          <w:szCs w:val="24"/>
          <w:lang w:val="ru-RU"/>
        </w:rPr>
        <w:t>Изучение активных разломов и оценка их параметров</w:t>
      </w:r>
      <w:bookmarkEnd w:id="1453"/>
    </w:p>
    <w:p w:rsidR="005A32EE" w:rsidRPr="00260F2C" w:rsidRDefault="005A32EE">
      <w:pPr>
        <w:spacing w:after="120" w:line="360" w:lineRule="auto"/>
        <w:ind w:firstLine="567"/>
        <w:jc w:val="both"/>
        <w:rPr>
          <w:rFonts w:ascii="Times New Roman" w:hAnsi="Times New Roman"/>
          <w:lang w:val="ru-RU"/>
        </w:rPr>
        <w:pPrChange w:id="1456" w:author="Павел Смирнов" w:date="2016-12-29T11:10:00Z">
          <w:pPr>
            <w:spacing w:after="120"/>
            <w:ind w:firstLine="567"/>
            <w:jc w:val="both"/>
          </w:pPr>
        </w:pPrChange>
      </w:pPr>
      <w:r w:rsidRPr="00260F2C">
        <w:rPr>
          <w:rFonts w:ascii="Times New Roman" w:hAnsi="Times New Roman"/>
          <w:lang w:val="ru-RU"/>
        </w:rPr>
        <w:t>Методика выявления и изучения активных разломов основана на комплексе дистанционных и полевых методов, позволяющих по проявлениям в рельефе и молоды</w:t>
      </w:r>
      <w:ins w:id="1457" w:author="User" w:date="2016-11-07T12:31:00Z">
        <w:r w:rsidR="00FA3A9C">
          <w:rPr>
            <w:rFonts w:ascii="Times New Roman" w:hAnsi="Times New Roman"/>
            <w:lang w:val="ru-RU"/>
          </w:rPr>
          <w:t>м</w:t>
        </w:r>
      </w:ins>
      <w:del w:id="1458" w:author="User" w:date="2016-11-07T12:30:00Z">
        <w:r w:rsidRPr="00260F2C" w:rsidDel="00FA3A9C">
          <w:rPr>
            <w:rFonts w:ascii="Times New Roman" w:hAnsi="Times New Roman"/>
            <w:lang w:val="ru-RU"/>
          </w:rPr>
          <w:delText>х</w:delText>
        </w:r>
      </w:del>
      <w:r w:rsidRPr="00260F2C">
        <w:rPr>
          <w:rFonts w:ascii="Times New Roman" w:hAnsi="Times New Roman"/>
          <w:lang w:val="ru-RU"/>
        </w:rPr>
        <w:t xml:space="preserve"> отложения</w:t>
      </w:r>
      <w:ins w:id="1459" w:author="User" w:date="2016-11-07T12:31:00Z">
        <w:r w:rsidR="00FA3A9C">
          <w:rPr>
            <w:rFonts w:ascii="Times New Roman" w:hAnsi="Times New Roman"/>
            <w:lang w:val="ru-RU"/>
          </w:rPr>
          <w:t>м</w:t>
        </w:r>
      </w:ins>
      <w:del w:id="1460" w:author="User" w:date="2016-11-07T12:31:00Z">
        <w:r w:rsidRPr="00260F2C" w:rsidDel="00FA3A9C">
          <w:rPr>
            <w:rFonts w:ascii="Times New Roman" w:hAnsi="Times New Roman"/>
            <w:lang w:val="ru-RU"/>
          </w:rPr>
          <w:delText>х</w:delText>
        </w:r>
      </w:del>
      <w:r w:rsidRPr="00260F2C">
        <w:rPr>
          <w:rFonts w:ascii="Times New Roman" w:hAnsi="Times New Roman"/>
          <w:lang w:val="ru-RU"/>
        </w:rPr>
        <w:t xml:space="preserve"> выявить активный разлом, </w:t>
      </w:r>
      <w:proofErr w:type="spellStart"/>
      <w:r w:rsidRPr="00260F2C">
        <w:rPr>
          <w:rFonts w:ascii="Times New Roman" w:hAnsi="Times New Roman"/>
          <w:lang w:val="ru-RU"/>
        </w:rPr>
        <w:t>закартировать</w:t>
      </w:r>
      <w:proofErr w:type="spellEnd"/>
      <w:r w:rsidRPr="00260F2C">
        <w:rPr>
          <w:rFonts w:ascii="Times New Roman" w:hAnsi="Times New Roman"/>
          <w:lang w:val="ru-RU"/>
        </w:rPr>
        <w:t xml:space="preserve"> зону связанных с ним деформаций и определить тип, амплитуду и среднюю скорость смещений.</w:t>
      </w:r>
      <w:del w:id="1461" w:author="User" w:date="2016-11-07T12:31:00Z">
        <w:r w:rsidRPr="00260F2C" w:rsidDel="00FA3A9C">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462" w:author="Павел Смирнов" w:date="2016-12-29T11:10:00Z">
          <w:pPr>
            <w:spacing w:after="120"/>
            <w:ind w:firstLine="567"/>
            <w:jc w:val="both"/>
          </w:pPr>
        </w:pPrChange>
      </w:pPr>
      <w:r w:rsidRPr="00260F2C">
        <w:rPr>
          <w:rFonts w:ascii="Times New Roman" w:hAnsi="Times New Roman"/>
          <w:lang w:val="ru-RU"/>
        </w:rPr>
        <w:t>Наличие или отсутствие ярко выраженных активных разломов на поверхности далеко не всегда прямо отражает уровень сейсмической опасности</w:t>
      </w:r>
      <w:ins w:id="1463" w:author="User" w:date="2016-11-07T15:01:00Z">
        <w:r w:rsidR="000E0646">
          <w:rPr>
            <w:rFonts w:ascii="Times New Roman" w:hAnsi="Times New Roman"/>
            <w:lang w:val="ru-RU"/>
          </w:rPr>
          <w:t>,</w:t>
        </w:r>
      </w:ins>
      <w:r w:rsidRPr="00260F2C">
        <w:rPr>
          <w:rFonts w:ascii="Times New Roman" w:hAnsi="Times New Roman"/>
          <w:lang w:val="ru-RU"/>
        </w:rPr>
        <w:t xml:space="preserve"> поэтому в задачи сейсмотектонических исследований входит изучение всех следов древних землетрясений и </w:t>
      </w:r>
      <w:proofErr w:type="spellStart"/>
      <w:r w:rsidRPr="00260F2C">
        <w:rPr>
          <w:rFonts w:ascii="Times New Roman" w:hAnsi="Times New Roman"/>
          <w:lang w:val="ru-RU"/>
        </w:rPr>
        <w:t>позднеплейстоцен-голоценовых</w:t>
      </w:r>
      <w:proofErr w:type="spellEnd"/>
      <w:r w:rsidRPr="00260F2C">
        <w:rPr>
          <w:rFonts w:ascii="Times New Roman" w:hAnsi="Times New Roman"/>
          <w:lang w:val="ru-RU"/>
        </w:rPr>
        <w:t xml:space="preserve"> тектонических деформаций.</w:t>
      </w:r>
      <w:del w:id="1464" w:author="User" w:date="2016-11-07T15:01:00Z">
        <w:r w:rsidRPr="00260F2C" w:rsidDel="000E064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465" w:author="Павел Смирнов" w:date="2016-12-29T11:10:00Z">
          <w:pPr>
            <w:spacing w:after="120"/>
            <w:ind w:firstLine="567"/>
            <w:jc w:val="both"/>
          </w:pPr>
        </w:pPrChange>
      </w:pPr>
      <w:r w:rsidRPr="00260F2C">
        <w:rPr>
          <w:rFonts w:ascii="Times New Roman" w:hAnsi="Times New Roman"/>
          <w:lang w:val="ru-RU"/>
        </w:rPr>
        <w:t>Необходимо выполнить дешифрирование</w:t>
      </w:r>
      <w:r w:rsidRPr="00260F2C">
        <w:rPr>
          <w:rFonts w:ascii="Times New Roman" w:hAnsi="Times New Roman"/>
          <w:iCs/>
          <w:lang w:val="ru-RU"/>
        </w:rPr>
        <w:t xml:space="preserve"> материалов ДЗЗ в камеральных условиях. </w:t>
      </w:r>
      <w:r w:rsidRPr="00260F2C">
        <w:rPr>
          <w:rFonts w:ascii="Times New Roman" w:hAnsi="Times New Roman"/>
          <w:lang w:val="ru-RU"/>
        </w:rPr>
        <w:t>Дешифрирование</w:t>
      </w:r>
      <w:del w:id="1466" w:author="User" w:date="2016-11-07T15:02:00Z">
        <w:r w:rsidRPr="00260F2C" w:rsidDel="000E0646">
          <w:rPr>
            <w:rFonts w:ascii="Times New Roman" w:hAnsi="Times New Roman"/>
            <w:lang w:val="ru-RU"/>
          </w:rPr>
          <w:delText>,</w:delText>
        </w:r>
      </w:del>
      <w:r w:rsidRPr="00260F2C">
        <w:rPr>
          <w:rFonts w:ascii="Times New Roman" w:hAnsi="Times New Roman"/>
          <w:lang w:val="ru-RU"/>
        </w:rPr>
        <w:t xml:space="preserve"> помимо непосредственного использования материалов ДЗЗ (космических снимков высокого разрешения, аэрофотоснимков и цифрового рельефа)</w:t>
      </w:r>
      <w:del w:id="1467" w:author="User" w:date="2016-11-07T15:02:00Z">
        <w:r w:rsidRPr="00260F2C" w:rsidDel="000E0646">
          <w:rPr>
            <w:rFonts w:ascii="Times New Roman" w:hAnsi="Times New Roman"/>
            <w:lang w:val="ru-RU"/>
          </w:rPr>
          <w:delText>,</w:delText>
        </w:r>
      </w:del>
      <w:r w:rsidRPr="00260F2C">
        <w:rPr>
          <w:rFonts w:ascii="Times New Roman" w:hAnsi="Times New Roman"/>
          <w:lang w:val="ru-RU"/>
        </w:rPr>
        <w:t xml:space="preserve"> включает в себя сведение всех картографических материалов (разномасштабных топографических, геологических, тектонических, геоморфологических и др</w:t>
      </w:r>
      <w:ins w:id="1468" w:author="User" w:date="2016-11-07T15:02:00Z">
        <w:r w:rsidR="000E0646">
          <w:rPr>
            <w:rFonts w:ascii="Times New Roman" w:hAnsi="Times New Roman"/>
            <w:lang w:val="ru-RU"/>
          </w:rPr>
          <w:t>угих</w:t>
        </w:r>
      </w:ins>
      <w:del w:id="1469" w:author="User" w:date="2016-11-07T15:02:00Z">
        <w:r w:rsidRPr="00260F2C" w:rsidDel="000E0646">
          <w:rPr>
            <w:rFonts w:ascii="Times New Roman" w:hAnsi="Times New Roman"/>
            <w:lang w:val="ru-RU"/>
          </w:rPr>
          <w:delText>.</w:delText>
        </w:r>
      </w:del>
      <w:r w:rsidRPr="00260F2C">
        <w:rPr>
          <w:rFonts w:ascii="Times New Roman" w:hAnsi="Times New Roman"/>
          <w:lang w:val="ru-RU"/>
        </w:rPr>
        <w:t xml:space="preserve"> карт) в единую систему координат, с дальнейшим их всесторонним сопоставительным анализом.</w:t>
      </w:r>
      <w:del w:id="1470" w:author="User" w:date="2016-11-07T15:03:00Z">
        <w:r w:rsidRPr="00260F2C" w:rsidDel="000E064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471" w:author="Павел Смирнов" w:date="2016-12-29T11:10:00Z">
          <w:pPr>
            <w:spacing w:after="120"/>
            <w:ind w:firstLine="567"/>
            <w:jc w:val="both"/>
          </w:pPr>
        </w:pPrChange>
      </w:pPr>
      <w:r w:rsidRPr="00260F2C">
        <w:rPr>
          <w:rFonts w:ascii="Times New Roman" w:hAnsi="Times New Roman"/>
          <w:lang w:val="ru-RU"/>
        </w:rPr>
        <w:t>Предварительное выявление молодых тектонических деформаций про</w:t>
      </w:r>
      <w:del w:id="1472" w:author="Ксения Кисанова" w:date="2017-01-19T13:47:00Z">
        <w:r w:rsidRPr="00260F2C" w:rsidDel="00E52A1C">
          <w:rPr>
            <w:rFonts w:ascii="Times New Roman" w:hAnsi="Times New Roman"/>
            <w:lang w:val="ru-RU"/>
          </w:rPr>
          <w:delText>из</w:delText>
        </w:r>
      </w:del>
      <w:r w:rsidRPr="00260F2C">
        <w:rPr>
          <w:rFonts w:ascii="Times New Roman" w:hAnsi="Times New Roman"/>
          <w:lang w:val="ru-RU"/>
        </w:rPr>
        <w:t>вод</w:t>
      </w:r>
      <w:del w:id="1473" w:author="User" w:date="2016-11-07T15:03:00Z">
        <w:r w:rsidRPr="00260F2C" w:rsidDel="000E0646">
          <w:rPr>
            <w:rFonts w:ascii="Times New Roman" w:hAnsi="Times New Roman"/>
            <w:lang w:val="ru-RU"/>
          </w:rPr>
          <w:delText>ится</w:delText>
        </w:r>
      </w:del>
      <w:ins w:id="1474" w:author="User" w:date="2016-11-07T15:03:00Z">
        <w:r w:rsidR="000E0646">
          <w:rPr>
            <w:rFonts w:ascii="Times New Roman" w:hAnsi="Times New Roman"/>
            <w:lang w:val="ru-RU"/>
          </w:rPr>
          <w:t>ят</w:t>
        </w:r>
      </w:ins>
      <w:r w:rsidRPr="00260F2C">
        <w:rPr>
          <w:rFonts w:ascii="Times New Roman" w:hAnsi="Times New Roman"/>
          <w:lang w:val="ru-RU"/>
        </w:rPr>
        <w:t xml:space="preserve"> при сопоставительном анализе различных данных ДЗЗ между собой и с другими картографическими материалами геолого-геофизического содержания с построением трехмерных геолого-геоморфологических моделей. Наиболее информативными </w:t>
      </w:r>
      <w:ins w:id="1475" w:author="Ксения Кисанова" w:date="2017-01-19T13:47:00Z">
        <w:r w:rsidR="00E52A1C">
          <w:rPr>
            <w:rFonts w:ascii="Times New Roman" w:hAnsi="Times New Roman"/>
            <w:lang w:val="ru-RU"/>
          </w:rPr>
          <w:t>для</w:t>
        </w:r>
      </w:ins>
      <w:del w:id="1476" w:author="Ксения Кисанова" w:date="2017-01-19T13:47:00Z">
        <w:r w:rsidRPr="00260F2C" w:rsidDel="00E52A1C">
          <w:rPr>
            <w:rFonts w:ascii="Times New Roman" w:hAnsi="Times New Roman"/>
            <w:lang w:val="ru-RU"/>
          </w:rPr>
          <w:delText>в</w:delText>
        </w:r>
      </w:del>
      <w:r w:rsidRPr="00260F2C">
        <w:rPr>
          <w:rFonts w:ascii="Times New Roman" w:hAnsi="Times New Roman"/>
          <w:lang w:val="ru-RU"/>
        </w:rPr>
        <w:t xml:space="preserve"> </w:t>
      </w:r>
      <w:r w:rsidRPr="00260F2C">
        <w:rPr>
          <w:rFonts w:ascii="Times New Roman" w:hAnsi="Times New Roman"/>
          <w:lang w:val="ru-RU"/>
        </w:rPr>
        <w:lastRenderedPageBreak/>
        <w:t>этих цел</w:t>
      </w:r>
      <w:ins w:id="1477" w:author="Ксения Кисанова" w:date="2017-01-19T13:48:00Z">
        <w:r w:rsidR="00E52A1C">
          <w:rPr>
            <w:rFonts w:ascii="Times New Roman" w:hAnsi="Times New Roman"/>
            <w:lang w:val="ru-RU"/>
          </w:rPr>
          <w:t>ей</w:t>
        </w:r>
      </w:ins>
      <w:del w:id="1478" w:author="Ксения Кисанова" w:date="2017-01-19T13:47:00Z">
        <w:r w:rsidRPr="00260F2C" w:rsidDel="00E52A1C">
          <w:rPr>
            <w:rFonts w:ascii="Times New Roman" w:hAnsi="Times New Roman"/>
            <w:lang w:val="ru-RU"/>
          </w:rPr>
          <w:delText>ях</w:delText>
        </w:r>
      </w:del>
      <w:r w:rsidRPr="00260F2C">
        <w:rPr>
          <w:rFonts w:ascii="Times New Roman" w:hAnsi="Times New Roman"/>
          <w:lang w:val="ru-RU"/>
        </w:rPr>
        <w:t xml:space="preserve"> являются материалы лазерного сканирования</w:t>
      </w:r>
      <w:r w:rsidRPr="00260F2C">
        <w:rPr>
          <w:rFonts w:ascii="Times New Roman" w:hAnsi="Times New Roman"/>
          <w:iCs/>
          <w:lang w:val="ru-RU"/>
        </w:rPr>
        <w:t xml:space="preserve">. </w:t>
      </w:r>
      <w:r w:rsidRPr="00260F2C">
        <w:rPr>
          <w:rFonts w:ascii="Times New Roman" w:hAnsi="Times New Roman"/>
          <w:lang w:val="ru-RU"/>
        </w:rPr>
        <w:t>Цель работ заключается в выявлении и точной привязке к картам в детальном масштабе (1:10 000</w:t>
      </w:r>
      <w:del w:id="1479" w:author="User" w:date="2016-11-09T14:25:00Z">
        <w:r w:rsidRPr="00260F2C" w:rsidDel="004A4AD8">
          <w:rPr>
            <w:rFonts w:ascii="Times New Roman" w:hAnsi="Times New Roman"/>
            <w:lang w:val="ru-RU"/>
          </w:rPr>
          <w:delText xml:space="preserve"> </w:delText>
        </w:r>
      </w:del>
      <w:ins w:id="1480" w:author="Ксения Кисанова" w:date="2017-01-19T13:48:00Z">
        <w:r w:rsidR="00E52A1C">
          <w:rPr>
            <w:rFonts w:ascii="Times New Roman" w:hAnsi="Times New Roman"/>
            <w:lang w:val="ru-RU"/>
          </w:rPr>
          <w:t>–</w:t>
        </w:r>
      </w:ins>
      <w:del w:id="1481" w:author="Ксения Кисанова" w:date="2017-01-19T13:48:00Z">
        <w:r w:rsidRPr="004A4AD8" w:rsidDel="00E52A1C">
          <w:rPr>
            <w:rFonts w:ascii="Times New Roman" w:hAnsi="Times New Roman"/>
            <w:lang w:val="ru-RU"/>
          </w:rPr>
          <w:delText>÷</w:delText>
        </w:r>
      </w:del>
      <w:del w:id="1482" w:author="User" w:date="2016-11-09T14:25:00Z">
        <w:r w:rsidRPr="00260F2C" w:rsidDel="004A4AD8">
          <w:rPr>
            <w:rFonts w:ascii="Times New Roman" w:hAnsi="Times New Roman"/>
            <w:lang w:val="ru-RU"/>
          </w:rPr>
          <w:delText xml:space="preserve"> </w:delText>
        </w:r>
      </w:del>
      <w:r w:rsidRPr="00260F2C">
        <w:rPr>
          <w:rFonts w:ascii="Times New Roman" w:hAnsi="Times New Roman"/>
          <w:lang w:val="ru-RU"/>
        </w:rPr>
        <w:t>1</w:t>
      </w:r>
      <w:del w:id="1483" w:author="User" w:date="2016-11-07T15:03:00Z">
        <w:r w:rsidRPr="00260F2C" w:rsidDel="00FB4E5F">
          <w:rPr>
            <w:rFonts w:ascii="Times New Roman" w:hAnsi="Times New Roman"/>
            <w:lang w:val="ru-RU"/>
          </w:rPr>
          <w:delText xml:space="preserve"> </w:delText>
        </w:r>
      </w:del>
      <w:r w:rsidRPr="00260F2C">
        <w:rPr>
          <w:rFonts w:ascii="Times New Roman" w:hAnsi="Times New Roman"/>
          <w:lang w:val="ru-RU"/>
        </w:rPr>
        <w:t>:</w:t>
      </w:r>
      <w:del w:id="1484" w:author="User" w:date="2016-11-07T15:03:00Z">
        <w:r w:rsidRPr="00260F2C" w:rsidDel="00FB4E5F">
          <w:rPr>
            <w:rFonts w:ascii="Times New Roman" w:hAnsi="Times New Roman"/>
            <w:lang w:val="ru-RU"/>
          </w:rPr>
          <w:delText xml:space="preserve"> </w:delText>
        </w:r>
      </w:del>
      <w:r w:rsidRPr="00260F2C">
        <w:rPr>
          <w:rFonts w:ascii="Times New Roman" w:hAnsi="Times New Roman"/>
          <w:lang w:val="ru-RU"/>
        </w:rPr>
        <w:t>100</w:t>
      </w:r>
      <w:r w:rsidRPr="00260F2C">
        <w:rPr>
          <w:rFonts w:ascii="Times New Roman" w:hAnsi="Times New Roman"/>
        </w:rPr>
        <w:t> </w:t>
      </w:r>
      <w:r w:rsidRPr="00260F2C">
        <w:rPr>
          <w:rFonts w:ascii="Times New Roman" w:hAnsi="Times New Roman"/>
          <w:lang w:val="ru-RU"/>
        </w:rPr>
        <w:t xml:space="preserve">000) специфических морфоструктурных элементов, прямо или косвенно указывающих на наличие молодых тектонических деформаций и следов сильных землетрясений. В общем случае в качестве активных выделяются нарушения, отчетливо выраженные в рельефе в виде закономерно ориентированных уступов, ложбин и валов разной протяженности, которые пересекают и смещают различные формы рельефа </w:t>
      </w:r>
      <w:proofErr w:type="spellStart"/>
      <w:r w:rsidRPr="00260F2C">
        <w:rPr>
          <w:rFonts w:ascii="Times New Roman" w:hAnsi="Times New Roman"/>
          <w:lang w:val="ru-RU"/>
        </w:rPr>
        <w:t>позднеплейстоцен-голоценового</w:t>
      </w:r>
      <w:proofErr w:type="spellEnd"/>
      <w:r w:rsidRPr="00260F2C">
        <w:rPr>
          <w:rFonts w:ascii="Times New Roman" w:hAnsi="Times New Roman"/>
          <w:lang w:val="ru-RU"/>
        </w:rPr>
        <w:t xml:space="preserve"> возраста (долины водотоков, речные или морские террасы, конусы выноса, поверхности выравнивания и др.), а также синхронные им отложения.</w:t>
      </w:r>
    </w:p>
    <w:p w:rsidR="00301033" w:rsidRPr="00260F2C" w:rsidRDefault="00301033">
      <w:pPr>
        <w:spacing w:line="360" w:lineRule="auto"/>
        <w:ind w:firstLine="540"/>
        <w:jc w:val="both"/>
        <w:rPr>
          <w:rFonts w:ascii="Times New Roman" w:hAnsi="Times New Roman"/>
          <w:lang w:val="ru-RU"/>
        </w:rPr>
        <w:pPrChange w:id="1485" w:author="Павел Смирнов" w:date="2016-12-29T11:10:00Z">
          <w:pPr>
            <w:ind w:firstLine="540"/>
            <w:jc w:val="both"/>
          </w:pPr>
        </w:pPrChange>
      </w:pPr>
      <w:r w:rsidRPr="00260F2C">
        <w:rPr>
          <w:rFonts w:ascii="Times New Roman" w:hAnsi="Times New Roman"/>
          <w:szCs w:val="22"/>
          <w:lang w:val="ru-RU"/>
        </w:rPr>
        <w:t xml:space="preserve">Дистанционные исследования позволяют предварительно наметить положение активных разломов и вторичных </w:t>
      </w:r>
      <w:proofErr w:type="spellStart"/>
      <w:r w:rsidRPr="00260F2C">
        <w:rPr>
          <w:rFonts w:ascii="Times New Roman" w:hAnsi="Times New Roman"/>
          <w:lang w:val="ru-RU"/>
        </w:rPr>
        <w:t>палеосейсмодислокаций</w:t>
      </w:r>
      <w:proofErr w:type="spellEnd"/>
      <w:r w:rsidRPr="00260F2C">
        <w:rPr>
          <w:rFonts w:ascii="Times New Roman" w:hAnsi="Times New Roman"/>
          <w:szCs w:val="22"/>
          <w:lang w:val="ru-RU"/>
        </w:rPr>
        <w:t>. Для детальной характеристики активных разломов, непосредственно затрагивающих проектируемые объекты, дешифрирование провод</w:t>
      </w:r>
      <w:del w:id="1486" w:author="User" w:date="2016-11-07T15:04:00Z">
        <w:r w:rsidRPr="00260F2C" w:rsidDel="00FB4E5F">
          <w:rPr>
            <w:rFonts w:ascii="Times New Roman" w:hAnsi="Times New Roman"/>
            <w:szCs w:val="22"/>
            <w:lang w:val="ru-RU"/>
          </w:rPr>
          <w:delText>ится</w:delText>
        </w:r>
      </w:del>
      <w:ins w:id="1487" w:author="User" w:date="2016-11-07T15:04:00Z">
        <w:r w:rsidR="00FB4E5F">
          <w:rPr>
            <w:rFonts w:ascii="Times New Roman" w:hAnsi="Times New Roman"/>
            <w:szCs w:val="22"/>
            <w:lang w:val="ru-RU"/>
          </w:rPr>
          <w:t>ят</w:t>
        </w:r>
      </w:ins>
      <w:r w:rsidRPr="00260F2C">
        <w:rPr>
          <w:rFonts w:ascii="Times New Roman" w:hAnsi="Times New Roman"/>
          <w:szCs w:val="22"/>
          <w:lang w:val="ru-RU"/>
        </w:rPr>
        <w:t xml:space="preserve"> на площади радиусом не менее </w:t>
      </w:r>
      <w:smartTag w:uri="urn:schemas-microsoft-com:office:smarttags" w:element="metricconverter">
        <w:smartTagPr>
          <w:attr w:name="ProductID" w:val="20 км"/>
        </w:smartTagPr>
        <w:r w:rsidRPr="00260F2C">
          <w:rPr>
            <w:rFonts w:ascii="Times New Roman" w:hAnsi="Times New Roman"/>
            <w:szCs w:val="22"/>
            <w:lang w:val="ru-RU"/>
          </w:rPr>
          <w:t>20 км</w:t>
        </w:r>
      </w:smartTag>
      <w:r w:rsidRPr="00260F2C">
        <w:rPr>
          <w:rFonts w:ascii="Times New Roman" w:hAnsi="Times New Roman"/>
          <w:szCs w:val="22"/>
          <w:lang w:val="ru-RU"/>
        </w:rPr>
        <w:t xml:space="preserve"> в каждую сторону от объекта.</w:t>
      </w:r>
    </w:p>
    <w:p w:rsidR="00301033" w:rsidRPr="00FB4E5F" w:rsidRDefault="00301033">
      <w:pPr>
        <w:spacing w:line="360" w:lineRule="auto"/>
        <w:ind w:firstLine="540"/>
        <w:jc w:val="both"/>
        <w:rPr>
          <w:rFonts w:ascii="Times New Roman" w:hAnsi="Times New Roman"/>
          <w:lang w:val="ru-RU"/>
          <w:rPrChange w:id="1488" w:author="User" w:date="2016-11-07T15:05:00Z">
            <w:rPr>
              <w:rFonts w:ascii="Times New Roman" w:hAnsi="Times New Roman"/>
            </w:rPr>
          </w:rPrChange>
        </w:rPr>
        <w:pPrChange w:id="1489" w:author="Павел Смирнов" w:date="2016-12-29T11:10:00Z">
          <w:pPr>
            <w:ind w:firstLine="540"/>
            <w:jc w:val="both"/>
          </w:pPr>
        </w:pPrChange>
      </w:pPr>
      <w:r w:rsidRPr="00260F2C">
        <w:rPr>
          <w:rFonts w:ascii="Times New Roman" w:hAnsi="Times New Roman"/>
          <w:lang w:val="ru-RU"/>
        </w:rPr>
        <w:t xml:space="preserve">Определить наличие и параметры активных разломов возможно только по результатам полевых исследований. </w:t>
      </w:r>
      <w:r w:rsidRPr="00FB4E5F">
        <w:rPr>
          <w:rFonts w:ascii="Times New Roman" w:hAnsi="Times New Roman"/>
          <w:lang w:val="ru-RU"/>
          <w:rPrChange w:id="1490" w:author="User" w:date="2016-11-07T15:05:00Z">
            <w:rPr>
              <w:rFonts w:ascii="Times New Roman" w:hAnsi="Times New Roman"/>
            </w:rPr>
          </w:rPrChange>
        </w:rPr>
        <w:t>В состав полевых сейсмотектонических исследований вход</w:t>
      </w:r>
      <w:ins w:id="1491" w:author="User" w:date="2016-11-07T15:05:00Z">
        <w:r w:rsidR="00FB4E5F">
          <w:rPr>
            <w:rFonts w:ascii="Times New Roman" w:hAnsi="Times New Roman"/>
            <w:lang w:val="ru-RU"/>
          </w:rPr>
          <w:t>я</w:t>
        </w:r>
      </w:ins>
      <w:del w:id="1492" w:author="User" w:date="2016-11-07T15:05:00Z">
        <w:r w:rsidRPr="00FB4E5F" w:rsidDel="00FB4E5F">
          <w:rPr>
            <w:rFonts w:ascii="Times New Roman" w:hAnsi="Times New Roman"/>
            <w:lang w:val="ru-RU"/>
            <w:rPrChange w:id="1493" w:author="User" w:date="2016-11-07T15:05:00Z">
              <w:rPr>
                <w:rFonts w:ascii="Times New Roman" w:hAnsi="Times New Roman"/>
              </w:rPr>
            </w:rPrChange>
          </w:rPr>
          <w:delText>и</w:delText>
        </w:r>
      </w:del>
      <w:r w:rsidRPr="00FB4E5F">
        <w:rPr>
          <w:rFonts w:ascii="Times New Roman" w:hAnsi="Times New Roman"/>
          <w:lang w:val="ru-RU"/>
          <w:rPrChange w:id="1494" w:author="User" w:date="2016-11-07T15:05:00Z">
            <w:rPr>
              <w:rFonts w:ascii="Times New Roman" w:hAnsi="Times New Roman"/>
            </w:rPr>
          </w:rPrChange>
        </w:rPr>
        <w:t>т:</w:t>
      </w:r>
      <w:del w:id="1495" w:author="User" w:date="2016-11-07T15:05:00Z">
        <w:r w:rsidRPr="00FB4E5F" w:rsidDel="00FB4E5F">
          <w:rPr>
            <w:rFonts w:ascii="Times New Roman" w:hAnsi="Times New Roman"/>
            <w:lang w:val="ru-RU"/>
            <w:rPrChange w:id="1496" w:author="User" w:date="2016-11-07T15:05:00Z">
              <w:rPr>
                <w:rFonts w:ascii="Times New Roman" w:hAnsi="Times New Roman"/>
              </w:rPr>
            </w:rPrChange>
          </w:rPr>
          <w:delText xml:space="preserve"> </w:delText>
        </w:r>
      </w:del>
    </w:p>
    <w:p w:rsidR="00301033" w:rsidRPr="00260F2C" w:rsidRDefault="00FB4E5F">
      <w:pPr>
        <w:spacing w:line="360" w:lineRule="auto"/>
        <w:ind w:firstLine="567"/>
        <w:jc w:val="both"/>
        <w:rPr>
          <w:rFonts w:ascii="Times New Roman" w:hAnsi="Times New Roman"/>
          <w:lang w:val="ru-RU"/>
        </w:rPr>
        <w:pPrChange w:id="1497" w:author="Павел Смирнов" w:date="2016-12-29T11:10:00Z">
          <w:pPr>
            <w:numPr>
              <w:numId w:val="24"/>
            </w:numPr>
            <w:tabs>
              <w:tab w:val="num" w:pos="900"/>
              <w:tab w:val="num" w:pos="1428"/>
            </w:tabs>
            <w:ind w:left="900" w:hanging="360"/>
            <w:jc w:val="both"/>
          </w:pPr>
        </w:pPrChange>
      </w:pPr>
      <w:ins w:id="1498" w:author="User" w:date="2016-11-07T15:05:00Z">
        <w:r>
          <w:rPr>
            <w:rFonts w:ascii="Times New Roman" w:hAnsi="Times New Roman"/>
            <w:lang w:val="ru-RU"/>
          </w:rPr>
          <w:t xml:space="preserve">1) </w:t>
        </w:r>
      </w:ins>
      <w:r w:rsidR="00301033" w:rsidRPr="00260F2C">
        <w:rPr>
          <w:rFonts w:ascii="Times New Roman" w:hAnsi="Times New Roman"/>
          <w:lang w:val="ru-RU"/>
        </w:rPr>
        <w:t xml:space="preserve">рекогносцировка, структурно-геологическое и морфотектоническое (геолого-геоморфологическое) картирование активных разломов, вторичных </w:t>
      </w:r>
      <w:proofErr w:type="spellStart"/>
      <w:r w:rsidR="00301033" w:rsidRPr="00260F2C">
        <w:rPr>
          <w:rFonts w:ascii="Times New Roman" w:hAnsi="Times New Roman"/>
          <w:lang w:val="ru-RU"/>
        </w:rPr>
        <w:t>палеосейсмодислокаций</w:t>
      </w:r>
      <w:proofErr w:type="spellEnd"/>
      <w:r w:rsidR="00301033" w:rsidRPr="00260F2C">
        <w:rPr>
          <w:rFonts w:ascii="Times New Roman" w:hAnsi="Times New Roman"/>
          <w:lang w:val="ru-RU"/>
        </w:rPr>
        <w:t xml:space="preserve"> и других деформаций молодых отложений и форм рельефа;</w:t>
      </w:r>
      <w:del w:id="1499" w:author="User" w:date="2016-11-07T15:05:00Z">
        <w:r w:rsidR="00301033" w:rsidRPr="00260F2C" w:rsidDel="00FB4E5F">
          <w:rPr>
            <w:rFonts w:ascii="Times New Roman" w:hAnsi="Times New Roman"/>
            <w:lang w:val="ru-RU"/>
          </w:rPr>
          <w:delText xml:space="preserve"> </w:delText>
        </w:r>
      </w:del>
    </w:p>
    <w:p w:rsidR="00301033" w:rsidRPr="00260F2C" w:rsidRDefault="00FB4E5F">
      <w:pPr>
        <w:spacing w:line="360" w:lineRule="auto"/>
        <w:ind w:firstLine="567"/>
        <w:jc w:val="both"/>
        <w:rPr>
          <w:rFonts w:ascii="Times New Roman" w:hAnsi="Times New Roman"/>
          <w:lang w:val="ru-RU"/>
        </w:rPr>
        <w:pPrChange w:id="1500" w:author="Павел Смирнов" w:date="2016-12-29T11:10:00Z">
          <w:pPr>
            <w:numPr>
              <w:numId w:val="24"/>
            </w:numPr>
            <w:tabs>
              <w:tab w:val="num" w:pos="900"/>
              <w:tab w:val="num" w:pos="1428"/>
            </w:tabs>
            <w:ind w:left="900" w:hanging="360"/>
            <w:jc w:val="both"/>
          </w:pPr>
        </w:pPrChange>
      </w:pPr>
      <w:ins w:id="1501" w:author="User" w:date="2016-11-07T15:06:00Z">
        <w:r>
          <w:rPr>
            <w:rFonts w:ascii="Times New Roman" w:hAnsi="Times New Roman"/>
            <w:lang w:val="ru-RU"/>
          </w:rPr>
          <w:t xml:space="preserve">2) </w:t>
        </w:r>
      </w:ins>
      <w:r w:rsidR="00301033" w:rsidRPr="00260F2C">
        <w:rPr>
          <w:rFonts w:ascii="Times New Roman" w:hAnsi="Times New Roman"/>
          <w:lang w:val="ru-RU"/>
        </w:rPr>
        <w:t>выбор мест для детального изучения разломов в горных выработках и обнажениях;</w:t>
      </w:r>
      <w:del w:id="1502" w:author="User" w:date="2016-11-07T15:06:00Z">
        <w:r w:rsidR="00301033" w:rsidRPr="00260F2C" w:rsidDel="00FB4E5F">
          <w:rPr>
            <w:rFonts w:ascii="Times New Roman" w:hAnsi="Times New Roman"/>
            <w:lang w:val="ru-RU"/>
          </w:rPr>
          <w:delText xml:space="preserve"> </w:delText>
        </w:r>
      </w:del>
    </w:p>
    <w:p w:rsidR="00301033" w:rsidRPr="00260F2C" w:rsidRDefault="00FB4E5F">
      <w:pPr>
        <w:spacing w:line="360" w:lineRule="auto"/>
        <w:ind w:firstLine="567"/>
        <w:jc w:val="both"/>
        <w:rPr>
          <w:rFonts w:ascii="Times New Roman" w:hAnsi="Times New Roman"/>
          <w:lang w:val="ru-RU"/>
        </w:rPr>
        <w:pPrChange w:id="1503" w:author="Павел Смирнов" w:date="2016-12-29T11:10:00Z">
          <w:pPr>
            <w:numPr>
              <w:numId w:val="24"/>
            </w:numPr>
            <w:tabs>
              <w:tab w:val="num" w:pos="900"/>
              <w:tab w:val="num" w:pos="1428"/>
            </w:tabs>
            <w:ind w:left="900" w:hanging="360"/>
            <w:jc w:val="both"/>
          </w:pPr>
        </w:pPrChange>
      </w:pPr>
      <w:ins w:id="1504" w:author="User" w:date="2016-11-07T15:06:00Z">
        <w:r>
          <w:rPr>
            <w:rFonts w:ascii="Times New Roman" w:hAnsi="Times New Roman"/>
            <w:lang w:val="ru-RU"/>
          </w:rPr>
          <w:t xml:space="preserve">3) </w:t>
        </w:r>
      </w:ins>
      <w:r w:rsidR="00301033" w:rsidRPr="00260F2C">
        <w:rPr>
          <w:rFonts w:ascii="Times New Roman" w:hAnsi="Times New Roman"/>
          <w:lang w:val="ru-RU"/>
        </w:rPr>
        <w:t>исследования зон разломов методами приповерхностной разведочной геофизики и газово-</w:t>
      </w:r>
      <w:proofErr w:type="spellStart"/>
      <w:r w:rsidR="00301033" w:rsidRPr="00260F2C">
        <w:rPr>
          <w:rFonts w:ascii="Times New Roman" w:hAnsi="Times New Roman"/>
          <w:lang w:val="ru-RU"/>
        </w:rPr>
        <w:t>эманационной</w:t>
      </w:r>
      <w:proofErr w:type="spellEnd"/>
      <w:r w:rsidR="00301033" w:rsidRPr="00260F2C">
        <w:rPr>
          <w:rFonts w:ascii="Times New Roman" w:hAnsi="Times New Roman"/>
          <w:lang w:val="ru-RU"/>
        </w:rPr>
        <w:t xml:space="preserve"> съ</w:t>
      </w:r>
      <w:ins w:id="1505" w:author="User" w:date="2016-11-07T15:06:00Z">
        <w:r>
          <w:rPr>
            <w:rFonts w:ascii="Times New Roman" w:hAnsi="Times New Roman"/>
            <w:lang w:val="ru-RU"/>
          </w:rPr>
          <w:t>е</w:t>
        </w:r>
      </w:ins>
      <w:del w:id="1506" w:author="User" w:date="2016-11-07T15:06:00Z">
        <w:r w:rsidR="00301033" w:rsidRPr="00260F2C" w:rsidDel="00FB4E5F">
          <w:rPr>
            <w:rFonts w:ascii="Times New Roman" w:hAnsi="Times New Roman"/>
            <w:lang w:val="ru-RU"/>
          </w:rPr>
          <w:delText>ё</w:delText>
        </w:r>
      </w:del>
      <w:r w:rsidR="00301033" w:rsidRPr="00260F2C">
        <w:rPr>
          <w:rFonts w:ascii="Times New Roman" w:hAnsi="Times New Roman"/>
          <w:lang w:val="ru-RU"/>
        </w:rPr>
        <w:t>мки;</w:t>
      </w:r>
    </w:p>
    <w:p w:rsidR="00301033" w:rsidRPr="00260F2C" w:rsidRDefault="00FB4E5F">
      <w:pPr>
        <w:spacing w:line="360" w:lineRule="auto"/>
        <w:ind w:firstLine="567"/>
        <w:jc w:val="both"/>
        <w:rPr>
          <w:rFonts w:ascii="Times New Roman" w:hAnsi="Times New Roman"/>
          <w:lang w:val="ru-RU"/>
        </w:rPr>
        <w:pPrChange w:id="1507" w:author="Павел Смирнов" w:date="2016-12-29T11:10:00Z">
          <w:pPr>
            <w:numPr>
              <w:numId w:val="24"/>
            </w:numPr>
            <w:tabs>
              <w:tab w:val="num" w:pos="900"/>
              <w:tab w:val="num" w:pos="1428"/>
            </w:tabs>
            <w:ind w:left="900" w:hanging="360"/>
            <w:jc w:val="both"/>
          </w:pPr>
        </w:pPrChange>
      </w:pPr>
      <w:ins w:id="1508" w:author="User" w:date="2016-11-07T15:06:00Z">
        <w:r>
          <w:rPr>
            <w:rFonts w:ascii="Times New Roman" w:hAnsi="Times New Roman"/>
            <w:lang w:val="ru-RU"/>
          </w:rPr>
          <w:t xml:space="preserve">4) </w:t>
        </w:r>
      </w:ins>
      <w:r w:rsidR="00301033" w:rsidRPr="00260F2C">
        <w:rPr>
          <w:rFonts w:ascii="Times New Roman" w:hAnsi="Times New Roman"/>
          <w:lang w:val="ru-RU"/>
        </w:rPr>
        <w:t>проходка и документация горных выработок (</w:t>
      </w:r>
      <w:proofErr w:type="spellStart"/>
      <w:r w:rsidR="00301033" w:rsidRPr="00260F2C">
        <w:rPr>
          <w:rFonts w:ascii="Times New Roman" w:hAnsi="Times New Roman"/>
          <w:lang w:val="ru-RU"/>
        </w:rPr>
        <w:t>тренчинг</w:t>
      </w:r>
      <w:proofErr w:type="spellEnd"/>
      <w:r w:rsidR="00301033" w:rsidRPr="00260F2C">
        <w:rPr>
          <w:rFonts w:ascii="Times New Roman" w:hAnsi="Times New Roman"/>
          <w:lang w:val="ru-RU"/>
        </w:rPr>
        <w:t>);</w:t>
      </w:r>
      <w:del w:id="1509" w:author="User" w:date="2016-11-07T15:06:00Z">
        <w:r w:rsidR="00301033" w:rsidRPr="00260F2C" w:rsidDel="00FB4E5F">
          <w:rPr>
            <w:rFonts w:ascii="Times New Roman" w:hAnsi="Times New Roman"/>
            <w:lang w:val="ru-RU"/>
          </w:rPr>
          <w:delText xml:space="preserve"> </w:delText>
        </w:r>
      </w:del>
    </w:p>
    <w:p w:rsidR="00301033" w:rsidRPr="00FB4E5F" w:rsidRDefault="00FB4E5F">
      <w:pPr>
        <w:spacing w:line="360" w:lineRule="auto"/>
        <w:ind w:firstLine="567"/>
        <w:jc w:val="both"/>
        <w:rPr>
          <w:rFonts w:ascii="Times New Roman" w:hAnsi="Times New Roman"/>
          <w:lang w:val="ru-RU"/>
          <w:rPrChange w:id="1510" w:author="User" w:date="2016-11-07T15:06:00Z">
            <w:rPr>
              <w:rFonts w:ascii="Times New Roman" w:hAnsi="Times New Roman"/>
            </w:rPr>
          </w:rPrChange>
        </w:rPr>
        <w:pPrChange w:id="1511" w:author="Павел Смирнов" w:date="2016-12-29T11:10:00Z">
          <w:pPr>
            <w:numPr>
              <w:numId w:val="24"/>
            </w:numPr>
            <w:tabs>
              <w:tab w:val="num" w:pos="900"/>
              <w:tab w:val="num" w:pos="1428"/>
            </w:tabs>
            <w:ind w:left="900" w:hanging="360"/>
            <w:jc w:val="both"/>
          </w:pPr>
        </w:pPrChange>
      </w:pPr>
      <w:ins w:id="1512" w:author="User" w:date="2016-11-07T15:06:00Z">
        <w:r>
          <w:rPr>
            <w:rFonts w:ascii="Times New Roman" w:hAnsi="Times New Roman"/>
            <w:lang w:val="ru-RU"/>
          </w:rPr>
          <w:t xml:space="preserve">5) </w:t>
        </w:r>
      </w:ins>
      <w:r w:rsidR="00301033" w:rsidRPr="00483EFD">
        <w:rPr>
          <w:rFonts w:ascii="Times New Roman" w:hAnsi="Times New Roman"/>
          <w:lang w:val="ru-RU"/>
          <w:rPrChange w:id="1513" w:author="Павел Смирнов" w:date="2016-12-29T10:39:00Z">
            <w:rPr>
              <w:rFonts w:ascii="Times New Roman" w:hAnsi="Times New Roman"/>
            </w:rPr>
          </w:rPrChange>
        </w:rPr>
        <w:t xml:space="preserve">изучение вторичных </w:t>
      </w:r>
      <w:proofErr w:type="spellStart"/>
      <w:r w:rsidR="00301033" w:rsidRPr="00483EFD">
        <w:rPr>
          <w:rFonts w:ascii="Times New Roman" w:hAnsi="Times New Roman"/>
          <w:lang w:val="ru-RU"/>
          <w:rPrChange w:id="1514" w:author="Павел Смирнов" w:date="2016-12-29T10:39:00Z">
            <w:rPr>
              <w:rFonts w:ascii="Times New Roman" w:hAnsi="Times New Roman"/>
            </w:rPr>
          </w:rPrChange>
        </w:rPr>
        <w:t>палеосейсмодислокаций</w:t>
      </w:r>
      <w:proofErr w:type="spellEnd"/>
      <w:r w:rsidR="00301033" w:rsidRPr="00483EFD">
        <w:rPr>
          <w:rFonts w:ascii="Times New Roman" w:hAnsi="Times New Roman"/>
          <w:lang w:val="ru-RU"/>
          <w:rPrChange w:id="1515" w:author="Павел Смирнов" w:date="2016-12-29T10:39:00Z">
            <w:rPr>
              <w:rFonts w:ascii="Times New Roman" w:hAnsi="Times New Roman"/>
            </w:rPr>
          </w:rPrChange>
        </w:rPr>
        <w:t>;</w:t>
      </w:r>
      <w:del w:id="1516" w:author="User" w:date="2016-11-07T15:06:00Z">
        <w:r w:rsidR="00301033" w:rsidRPr="00483EFD" w:rsidDel="00FB4E5F">
          <w:rPr>
            <w:rFonts w:ascii="Times New Roman" w:hAnsi="Times New Roman"/>
            <w:lang w:val="ru-RU"/>
            <w:rPrChange w:id="1517" w:author="Павел Смирнов" w:date="2016-12-29T10:39:00Z">
              <w:rPr>
                <w:rFonts w:ascii="Times New Roman" w:hAnsi="Times New Roman"/>
              </w:rPr>
            </w:rPrChange>
          </w:rPr>
          <w:delText xml:space="preserve"> </w:delText>
        </w:r>
      </w:del>
    </w:p>
    <w:p w:rsidR="00301033" w:rsidRPr="00260F2C" w:rsidRDefault="00FB4E5F">
      <w:pPr>
        <w:spacing w:line="360" w:lineRule="auto"/>
        <w:ind w:firstLine="567"/>
        <w:jc w:val="both"/>
        <w:rPr>
          <w:rFonts w:ascii="Times New Roman" w:hAnsi="Times New Roman"/>
          <w:lang w:val="ru-RU"/>
        </w:rPr>
        <w:pPrChange w:id="1518" w:author="Павел Смирнов" w:date="2016-12-29T11:10:00Z">
          <w:pPr>
            <w:numPr>
              <w:numId w:val="24"/>
            </w:numPr>
            <w:tabs>
              <w:tab w:val="num" w:pos="900"/>
              <w:tab w:val="num" w:pos="1428"/>
            </w:tabs>
            <w:ind w:left="900" w:hanging="360"/>
            <w:jc w:val="both"/>
          </w:pPr>
        </w:pPrChange>
      </w:pPr>
      <w:ins w:id="1519" w:author="User" w:date="2016-11-07T15:06:00Z">
        <w:r>
          <w:rPr>
            <w:rFonts w:ascii="Times New Roman" w:hAnsi="Times New Roman"/>
            <w:lang w:val="ru-RU"/>
          </w:rPr>
          <w:t xml:space="preserve">6) </w:t>
        </w:r>
      </w:ins>
      <w:r w:rsidR="00301033" w:rsidRPr="00260F2C">
        <w:rPr>
          <w:rFonts w:ascii="Times New Roman" w:hAnsi="Times New Roman"/>
          <w:lang w:val="ru-RU"/>
        </w:rPr>
        <w:t>отбор образцов на абсолютное датирование.</w:t>
      </w:r>
      <w:del w:id="1520" w:author="User" w:date="2016-11-07T15:07:00Z">
        <w:r w:rsidR="00301033" w:rsidRPr="00260F2C" w:rsidDel="00FB4E5F">
          <w:rPr>
            <w:rFonts w:ascii="Times New Roman" w:hAnsi="Times New Roman"/>
            <w:lang w:val="ru-RU"/>
          </w:rPr>
          <w:delText xml:space="preserve"> </w:delText>
        </w:r>
      </w:del>
    </w:p>
    <w:p w:rsidR="005A32EE" w:rsidRPr="00260F2C" w:rsidRDefault="008A36C4">
      <w:pPr>
        <w:spacing w:after="120" w:line="360" w:lineRule="auto"/>
        <w:ind w:firstLine="567"/>
        <w:jc w:val="both"/>
        <w:rPr>
          <w:rFonts w:ascii="Times New Roman" w:hAnsi="Times New Roman"/>
          <w:lang w:val="ru-RU"/>
        </w:rPr>
        <w:pPrChange w:id="1521" w:author="Павел Смирнов" w:date="2016-12-29T11:10:00Z">
          <w:pPr>
            <w:spacing w:after="120"/>
            <w:ind w:firstLine="567"/>
            <w:jc w:val="both"/>
          </w:pPr>
        </w:pPrChange>
      </w:pPr>
      <w:r w:rsidRPr="00260F2C">
        <w:rPr>
          <w:rFonts w:ascii="Times New Roman" w:hAnsi="Times New Roman"/>
          <w:lang w:val="ru-RU"/>
        </w:rPr>
        <w:t xml:space="preserve">Структурно-геологическое и морфотектоническое (геолого-геоморфологическое) </w:t>
      </w:r>
      <w:r w:rsidR="005A32EE" w:rsidRPr="00260F2C">
        <w:rPr>
          <w:rFonts w:ascii="Times New Roman" w:hAnsi="Times New Roman"/>
          <w:lang w:val="ru-RU"/>
        </w:rPr>
        <w:t>картирование выполня</w:t>
      </w:r>
      <w:del w:id="1522" w:author="User" w:date="2016-11-07T15:07:00Z">
        <w:r w:rsidR="005A32EE" w:rsidRPr="00260F2C" w:rsidDel="00FB4E5F">
          <w:rPr>
            <w:rFonts w:ascii="Times New Roman" w:hAnsi="Times New Roman"/>
            <w:lang w:val="ru-RU"/>
          </w:rPr>
          <w:delText>тся</w:delText>
        </w:r>
      </w:del>
      <w:ins w:id="1523" w:author="User" w:date="2016-11-07T15:07:00Z">
        <w:r w:rsidR="00FB4E5F">
          <w:rPr>
            <w:rFonts w:ascii="Times New Roman" w:hAnsi="Times New Roman"/>
            <w:lang w:val="ru-RU"/>
          </w:rPr>
          <w:t>ют</w:t>
        </w:r>
      </w:ins>
      <w:r w:rsidR="005A32EE" w:rsidRPr="00260F2C">
        <w:rPr>
          <w:rFonts w:ascii="Times New Roman" w:hAnsi="Times New Roman"/>
          <w:lang w:val="ru-RU"/>
        </w:rPr>
        <w:t xml:space="preserve"> </w:t>
      </w:r>
      <w:ins w:id="1524" w:author="Ксения Кисанова" w:date="2017-01-19T13:48:00Z">
        <w:r w:rsidR="00E52A1C">
          <w:rPr>
            <w:rFonts w:ascii="Times New Roman" w:hAnsi="Times New Roman"/>
            <w:lang w:val="ru-RU"/>
          </w:rPr>
          <w:t>в</w:t>
        </w:r>
      </w:ins>
      <w:del w:id="1525" w:author="Ксения Кисанова" w:date="2017-01-19T13:48:00Z">
        <w:r w:rsidR="005A32EE" w:rsidRPr="00260F2C" w:rsidDel="00E52A1C">
          <w:rPr>
            <w:rFonts w:ascii="Times New Roman" w:hAnsi="Times New Roman"/>
            <w:lang w:val="ru-RU"/>
          </w:rPr>
          <w:delText>с</w:delText>
        </w:r>
      </w:del>
      <w:r w:rsidR="005A32EE" w:rsidRPr="00260F2C">
        <w:rPr>
          <w:rFonts w:ascii="Times New Roman" w:hAnsi="Times New Roman"/>
          <w:lang w:val="ru-RU"/>
        </w:rPr>
        <w:t xml:space="preserve"> цел</w:t>
      </w:r>
      <w:ins w:id="1526" w:author="Ксения Кисанова" w:date="2017-01-19T13:48:00Z">
        <w:r w:rsidR="00E52A1C">
          <w:rPr>
            <w:rFonts w:ascii="Times New Roman" w:hAnsi="Times New Roman"/>
            <w:lang w:val="ru-RU"/>
          </w:rPr>
          <w:t>ях</w:t>
        </w:r>
      </w:ins>
      <w:del w:id="1527" w:author="Ксения Кисанова" w:date="2017-01-19T13:48:00Z">
        <w:r w:rsidR="005A32EE" w:rsidRPr="00260F2C" w:rsidDel="00E52A1C">
          <w:rPr>
            <w:rFonts w:ascii="Times New Roman" w:hAnsi="Times New Roman"/>
            <w:lang w:val="ru-RU"/>
          </w:rPr>
          <w:delText>ью</w:delText>
        </w:r>
      </w:del>
      <w:r w:rsidR="005A32EE" w:rsidRPr="00260F2C">
        <w:rPr>
          <w:rFonts w:ascii="Times New Roman" w:hAnsi="Times New Roman"/>
          <w:lang w:val="ru-RU"/>
        </w:rPr>
        <w:t xml:space="preserve"> заверки и прослеживания по простиранию молодых тектонических деформаций</w:t>
      </w:r>
      <w:ins w:id="1528" w:author="User" w:date="2016-11-07T15:08:00Z">
        <w:r w:rsidR="00FB4E5F">
          <w:rPr>
            <w:rFonts w:ascii="Times New Roman" w:hAnsi="Times New Roman"/>
            <w:lang w:val="ru-RU"/>
          </w:rPr>
          <w:t>,</w:t>
        </w:r>
      </w:ins>
      <w:r w:rsidR="005A32EE" w:rsidRPr="00260F2C">
        <w:rPr>
          <w:rFonts w:ascii="Times New Roman" w:hAnsi="Times New Roman"/>
          <w:lang w:val="ru-RU"/>
        </w:rPr>
        <w:t xml:space="preserve"> выявленных по дистанционным данным, оценки возраста и </w:t>
      </w:r>
      <w:r w:rsidR="005A32EE" w:rsidRPr="00260F2C">
        <w:rPr>
          <w:rFonts w:ascii="Times New Roman" w:hAnsi="Times New Roman"/>
          <w:bCs/>
          <w:spacing w:val="-4"/>
          <w:lang w:val="ru-RU"/>
        </w:rPr>
        <w:t xml:space="preserve">генетической принадлежности </w:t>
      </w:r>
      <w:r w:rsidR="005A32EE" w:rsidRPr="00260F2C">
        <w:rPr>
          <w:rFonts w:ascii="Times New Roman" w:hAnsi="Times New Roman"/>
          <w:lang w:val="ru-RU"/>
        </w:rPr>
        <w:t xml:space="preserve">смещенных по разлому отложений и форм рельефа, </w:t>
      </w:r>
      <w:ins w:id="1529" w:author="Ксения Кисанова" w:date="2017-01-19T13:48:00Z">
        <w:r w:rsidR="00E52A1C">
          <w:rPr>
            <w:rFonts w:ascii="Times New Roman" w:hAnsi="Times New Roman"/>
            <w:lang w:val="ru-RU"/>
          </w:rPr>
          <w:t>значений</w:t>
        </w:r>
      </w:ins>
      <w:del w:id="1530" w:author="Ксения Кисанова" w:date="2017-01-19T13:48:00Z">
        <w:r w:rsidR="005A32EE" w:rsidRPr="00260F2C" w:rsidDel="00E52A1C">
          <w:rPr>
            <w:rFonts w:ascii="Times New Roman" w:hAnsi="Times New Roman"/>
            <w:lang w:val="ru-RU"/>
          </w:rPr>
          <w:delText>величины</w:delText>
        </w:r>
      </w:del>
      <w:r w:rsidR="005A32EE" w:rsidRPr="00260F2C">
        <w:rPr>
          <w:rFonts w:ascii="Times New Roman" w:hAnsi="Times New Roman"/>
          <w:lang w:val="ru-RU"/>
        </w:rPr>
        <w:t xml:space="preserve"> и направленности этих деформаций, оценки ширины зон </w:t>
      </w:r>
      <w:r w:rsidR="005A32EE" w:rsidRPr="00260F2C">
        <w:rPr>
          <w:rFonts w:ascii="Times New Roman" w:hAnsi="Times New Roman"/>
          <w:lang w:val="ru-RU"/>
        </w:rPr>
        <w:lastRenderedPageBreak/>
        <w:t xml:space="preserve">разломов по геоморфологическим и геологическим данным, а также для выявления других признаков возможной сейсмической активизации </w:t>
      </w:r>
      <w:ins w:id="1531" w:author="Павел Смирнов" w:date="2016-12-29T13:19:00Z">
        <w:r w:rsidR="00EA18E7">
          <w:rPr>
            <w:rFonts w:ascii="Times New Roman" w:hAnsi="Times New Roman"/>
            <w:spacing w:val="-4"/>
            <w:lang w:val="ru-RU"/>
          </w:rPr>
          <w:t>–</w:t>
        </w:r>
      </w:ins>
      <w:ins w:id="1532" w:author="User" w:date="2016-11-09T14:25:00Z">
        <w:del w:id="1533" w:author="Павел Смирнов" w:date="2016-12-29T13:19:00Z">
          <w:r w:rsidR="004A4AD8" w:rsidDel="00EA18E7">
            <w:rPr>
              <w:rFonts w:ascii="Times New Roman" w:hAnsi="Times New Roman"/>
              <w:lang w:val="ru-RU"/>
            </w:rPr>
            <w:delText>—</w:delText>
          </w:r>
        </w:del>
      </w:ins>
      <w:del w:id="1534" w:author="User" w:date="2016-11-09T14:25:00Z">
        <w:r w:rsidR="005A32EE" w:rsidRPr="00260F2C" w:rsidDel="004A4AD8">
          <w:rPr>
            <w:rFonts w:ascii="Times New Roman" w:hAnsi="Times New Roman"/>
            <w:lang w:val="ru-RU"/>
          </w:rPr>
          <w:delText>–</w:delText>
        </w:r>
      </w:del>
      <w:r w:rsidR="005A32EE" w:rsidRPr="00260F2C">
        <w:rPr>
          <w:rFonts w:ascii="Times New Roman" w:hAnsi="Times New Roman"/>
          <w:lang w:val="ru-RU"/>
        </w:rPr>
        <w:t xml:space="preserve"> вторичных </w:t>
      </w:r>
      <w:proofErr w:type="spellStart"/>
      <w:r w:rsidR="005A32EE" w:rsidRPr="00260F2C">
        <w:rPr>
          <w:rFonts w:ascii="Times New Roman" w:hAnsi="Times New Roman"/>
          <w:lang w:val="ru-RU"/>
        </w:rPr>
        <w:t>палеосейсмодислокаций</w:t>
      </w:r>
      <w:proofErr w:type="spellEnd"/>
      <w:r w:rsidR="005A32EE" w:rsidRPr="00260F2C">
        <w:rPr>
          <w:rFonts w:ascii="Times New Roman" w:hAnsi="Times New Roman"/>
          <w:lang w:val="ru-RU"/>
        </w:rPr>
        <w:t>. Данные о строении разреза молодых отложений</w:t>
      </w:r>
      <w:del w:id="1535" w:author="User" w:date="2016-11-07T15:10:00Z">
        <w:r w:rsidR="005A32EE" w:rsidRPr="00260F2C" w:rsidDel="00FB4E5F">
          <w:rPr>
            <w:rFonts w:ascii="Times New Roman" w:hAnsi="Times New Roman"/>
            <w:lang w:val="ru-RU"/>
          </w:rPr>
          <w:delText>,</w:delText>
        </w:r>
      </w:del>
      <w:r w:rsidR="005A32EE" w:rsidRPr="00260F2C">
        <w:rPr>
          <w:rFonts w:ascii="Times New Roman" w:hAnsi="Times New Roman"/>
          <w:lang w:val="ru-RU"/>
        </w:rPr>
        <w:t xml:space="preserve"> в процессе выбора мест для проходки горных выработок</w:t>
      </w:r>
      <w:ins w:id="1536" w:author="Ксения Кисанова" w:date="2017-01-19T13:49:00Z">
        <w:r w:rsidR="00E52A1C">
          <w:rPr>
            <w:rFonts w:ascii="Times New Roman" w:hAnsi="Times New Roman"/>
            <w:lang w:val="ru-RU"/>
          </w:rPr>
          <w:t>,</w:t>
        </w:r>
      </w:ins>
      <w:del w:id="1537" w:author="User" w:date="2016-11-07T15:10:00Z">
        <w:r w:rsidR="005A32EE" w:rsidRPr="00260F2C" w:rsidDel="00FB4E5F">
          <w:rPr>
            <w:rFonts w:ascii="Times New Roman" w:hAnsi="Times New Roman"/>
            <w:lang w:val="ru-RU"/>
          </w:rPr>
          <w:delText>,</w:delText>
        </w:r>
      </w:del>
      <w:r w:rsidR="005A32EE" w:rsidRPr="00260F2C">
        <w:rPr>
          <w:rFonts w:ascii="Times New Roman" w:hAnsi="Times New Roman"/>
          <w:lang w:val="ru-RU"/>
        </w:rPr>
        <w:t xml:space="preserve"> </w:t>
      </w:r>
      <w:del w:id="1538" w:author="Ксения Кисанова" w:date="2017-01-19T13:49:00Z">
        <w:r w:rsidR="005A32EE" w:rsidRPr="00260F2C" w:rsidDel="00E52A1C">
          <w:rPr>
            <w:rFonts w:ascii="Times New Roman" w:hAnsi="Times New Roman"/>
            <w:lang w:val="ru-RU"/>
          </w:rPr>
          <w:delText xml:space="preserve">позволяют </w:delText>
        </w:r>
      </w:del>
      <w:r w:rsidR="005A32EE" w:rsidRPr="00260F2C">
        <w:rPr>
          <w:rFonts w:ascii="Times New Roman" w:hAnsi="Times New Roman"/>
          <w:lang w:val="ru-RU"/>
        </w:rPr>
        <w:t>получ</w:t>
      </w:r>
      <w:ins w:id="1539" w:author="Ксения Кисанова" w:date="2017-01-19T13:49:00Z">
        <w:r w:rsidR="00E52A1C">
          <w:rPr>
            <w:rFonts w:ascii="Times New Roman" w:hAnsi="Times New Roman"/>
            <w:lang w:val="ru-RU"/>
          </w:rPr>
          <w:t>аемые в результате</w:t>
        </w:r>
      </w:ins>
      <w:del w:id="1540" w:author="Ксения Кисанова" w:date="2017-01-19T13:49:00Z">
        <w:r w:rsidR="005A32EE" w:rsidRPr="00260F2C" w:rsidDel="00E52A1C">
          <w:rPr>
            <w:rFonts w:ascii="Times New Roman" w:hAnsi="Times New Roman"/>
            <w:lang w:val="ru-RU"/>
          </w:rPr>
          <w:delText>ить</w:delText>
        </w:r>
      </w:del>
      <w:r w:rsidR="005A32EE" w:rsidRPr="00260F2C">
        <w:rPr>
          <w:rFonts w:ascii="Times New Roman" w:hAnsi="Times New Roman"/>
          <w:lang w:val="ru-RU"/>
        </w:rPr>
        <w:t xml:space="preserve"> геофизически</w:t>
      </w:r>
      <w:ins w:id="1541" w:author="Ксения Кисанова" w:date="2017-01-19T13:49:00Z">
        <w:r w:rsidR="00E52A1C">
          <w:rPr>
            <w:rFonts w:ascii="Times New Roman" w:hAnsi="Times New Roman"/>
            <w:lang w:val="ru-RU"/>
          </w:rPr>
          <w:t>х</w:t>
        </w:r>
      </w:ins>
      <w:del w:id="1542" w:author="Ксения Кисанова" w:date="2017-01-19T13:49:00Z">
        <w:r w:rsidR="005A32EE" w:rsidRPr="00260F2C" w:rsidDel="00E52A1C">
          <w:rPr>
            <w:rFonts w:ascii="Times New Roman" w:hAnsi="Times New Roman"/>
            <w:lang w:val="ru-RU"/>
          </w:rPr>
          <w:delText>е</w:delText>
        </w:r>
      </w:del>
      <w:r w:rsidR="005A32EE" w:rsidRPr="00260F2C">
        <w:rPr>
          <w:rFonts w:ascii="Times New Roman" w:hAnsi="Times New Roman"/>
          <w:lang w:val="ru-RU"/>
        </w:rPr>
        <w:t xml:space="preserve"> исследовани</w:t>
      </w:r>
      <w:ins w:id="1543" w:author="Ксения Кисанова" w:date="2017-01-19T13:49:00Z">
        <w:r w:rsidR="00E52A1C">
          <w:rPr>
            <w:rFonts w:ascii="Times New Roman" w:hAnsi="Times New Roman"/>
            <w:lang w:val="ru-RU"/>
          </w:rPr>
          <w:t>й</w:t>
        </w:r>
      </w:ins>
      <w:del w:id="1544" w:author="Ксения Кисанова" w:date="2017-01-19T13:49:00Z">
        <w:r w:rsidR="005A32EE" w:rsidRPr="00260F2C" w:rsidDel="00E52A1C">
          <w:rPr>
            <w:rFonts w:ascii="Times New Roman" w:hAnsi="Times New Roman"/>
            <w:lang w:val="ru-RU"/>
          </w:rPr>
          <w:delText>я</w:delText>
        </w:r>
      </w:del>
      <w:r w:rsidR="005A32EE" w:rsidRPr="00260F2C">
        <w:rPr>
          <w:rFonts w:ascii="Times New Roman" w:hAnsi="Times New Roman"/>
          <w:lang w:val="ru-RU"/>
        </w:rPr>
        <w:t xml:space="preserve"> (сейсморазведка, электроразведка, </w:t>
      </w:r>
      <w:proofErr w:type="spellStart"/>
      <w:r w:rsidR="005A32EE" w:rsidRPr="00260F2C">
        <w:rPr>
          <w:rFonts w:ascii="Times New Roman" w:hAnsi="Times New Roman"/>
          <w:bCs/>
          <w:lang w:val="ru-RU"/>
        </w:rPr>
        <w:t>георадарное</w:t>
      </w:r>
      <w:proofErr w:type="spellEnd"/>
      <w:r w:rsidR="005A32EE" w:rsidRPr="00260F2C">
        <w:rPr>
          <w:rFonts w:ascii="Times New Roman" w:hAnsi="Times New Roman"/>
          <w:bCs/>
          <w:lang w:val="ru-RU"/>
        </w:rPr>
        <w:t xml:space="preserve"> зондирование</w:t>
      </w:r>
      <w:r w:rsidR="005A32EE" w:rsidRPr="00260F2C">
        <w:rPr>
          <w:rFonts w:ascii="Times New Roman" w:hAnsi="Times New Roman"/>
          <w:lang w:val="ru-RU"/>
        </w:rPr>
        <w:t>)</w:t>
      </w:r>
      <w:del w:id="1545" w:author="User" w:date="2016-11-07T15:10:00Z">
        <w:r w:rsidR="005A32EE" w:rsidRPr="00260F2C" w:rsidDel="00FB4E5F">
          <w:rPr>
            <w:rFonts w:ascii="Times New Roman" w:hAnsi="Times New Roman"/>
            <w:lang w:val="ru-RU"/>
          </w:rPr>
          <w:delText>. Они же</w:delText>
        </w:r>
      </w:del>
      <w:ins w:id="1546" w:author="User" w:date="2016-11-07T15:10:00Z">
        <w:r w:rsidR="00FB4E5F">
          <w:rPr>
            <w:rFonts w:ascii="Times New Roman" w:hAnsi="Times New Roman"/>
            <w:lang w:val="ru-RU"/>
          </w:rPr>
          <w:t xml:space="preserve">, </w:t>
        </w:r>
        <w:del w:id="1547" w:author="Ксения Кисанова" w:date="2017-01-19T13:49:00Z">
          <w:r w:rsidR="00FB4E5F" w:rsidDel="00E52A1C">
            <w:rPr>
              <w:rFonts w:ascii="Times New Roman" w:hAnsi="Times New Roman"/>
              <w:lang w:val="ru-RU"/>
            </w:rPr>
            <w:delText>а также</w:delText>
          </w:r>
        </w:del>
      </w:ins>
      <w:del w:id="1548" w:author="Ксения Кисанова" w:date="2017-01-19T13:49:00Z">
        <w:r w:rsidR="005A32EE" w:rsidRPr="00260F2C" w:rsidDel="00E52A1C">
          <w:rPr>
            <w:rFonts w:ascii="Times New Roman" w:hAnsi="Times New Roman"/>
            <w:lang w:val="ru-RU"/>
          </w:rPr>
          <w:delText xml:space="preserve"> </w:delText>
        </w:r>
      </w:del>
      <w:r w:rsidR="005A32EE" w:rsidRPr="00260F2C">
        <w:rPr>
          <w:rFonts w:ascii="Times New Roman" w:hAnsi="Times New Roman"/>
          <w:lang w:val="ru-RU"/>
        </w:rPr>
        <w:t>дают возможность оценить на глубине структуру и общую ширину зоны разлома.</w:t>
      </w:r>
      <w:del w:id="1549" w:author="User" w:date="2016-11-07T15:10:00Z">
        <w:r w:rsidR="005A32EE" w:rsidRPr="00260F2C" w:rsidDel="00FB4E5F">
          <w:rPr>
            <w:rFonts w:ascii="Times New Roman" w:hAnsi="Times New Roman"/>
            <w:lang w:val="ru-RU"/>
          </w:rPr>
          <w:delText xml:space="preserve"> </w:delText>
        </w:r>
      </w:del>
    </w:p>
    <w:p w:rsidR="00083961" w:rsidRPr="00260F2C" w:rsidRDefault="00083961">
      <w:pPr>
        <w:spacing w:line="360" w:lineRule="auto"/>
        <w:ind w:firstLine="540"/>
        <w:jc w:val="both"/>
        <w:rPr>
          <w:rFonts w:ascii="Times New Roman" w:hAnsi="Times New Roman"/>
          <w:lang w:val="ru-RU"/>
        </w:rPr>
        <w:pPrChange w:id="1550" w:author="Павел Смирнов" w:date="2016-12-29T11:10:00Z">
          <w:pPr>
            <w:ind w:firstLine="540"/>
            <w:jc w:val="both"/>
          </w:pPr>
        </w:pPrChange>
      </w:pPr>
      <w:r w:rsidRPr="00260F2C">
        <w:rPr>
          <w:rFonts w:ascii="Times New Roman" w:hAnsi="Times New Roman"/>
          <w:lang w:val="ru-RU"/>
        </w:rPr>
        <w:t>Горные выработки про</w:t>
      </w:r>
      <w:ins w:id="1551" w:author="User" w:date="2016-11-07T15:11:00Z">
        <w:r w:rsidR="00FB4E5F">
          <w:rPr>
            <w:rFonts w:ascii="Times New Roman" w:hAnsi="Times New Roman"/>
            <w:lang w:val="ru-RU"/>
          </w:rPr>
          <w:t>в</w:t>
        </w:r>
      </w:ins>
      <w:del w:id="1552" w:author="User" w:date="2016-11-07T15:11:00Z">
        <w:r w:rsidRPr="00260F2C" w:rsidDel="00FB4E5F">
          <w:rPr>
            <w:rFonts w:ascii="Times New Roman" w:hAnsi="Times New Roman"/>
            <w:lang w:val="ru-RU"/>
          </w:rPr>
          <w:delText>х</w:delText>
        </w:r>
      </w:del>
      <w:r w:rsidRPr="00260F2C">
        <w:rPr>
          <w:rFonts w:ascii="Times New Roman" w:hAnsi="Times New Roman"/>
          <w:lang w:val="ru-RU"/>
        </w:rPr>
        <w:t>одят</w:t>
      </w:r>
      <w:del w:id="1553" w:author="User" w:date="2016-11-07T15:10:00Z">
        <w:r w:rsidRPr="00260F2C" w:rsidDel="00FB4E5F">
          <w:rPr>
            <w:rFonts w:ascii="Times New Roman" w:hAnsi="Times New Roman"/>
            <w:lang w:val="ru-RU"/>
          </w:rPr>
          <w:delText>ся</w:delText>
        </w:r>
      </w:del>
      <w:r w:rsidRPr="00260F2C">
        <w:rPr>
          <w:rFonts w:ascii="Times New Roman" w:hAnsi="Times New Roman"/>
          <w:lang w:val="ru-RU"/>
        </w:rPr>
        <w:t xml:space="preserve"> </w:t>
      </w:r>
      <w:ins w:id="1554" w:author="Ксения Кисанова" w:date="2017-01-19T13:49:00Z">
        <w:r w:rsidR="00E52A1C">
          <w:rPr>
            <w:rFonts w:ascii="Times New Roman" w:hAnsi="Times New Roman"/>
            <w:lang w:val="ru-RU"/>
          </w:rPr>
          <w:t>в</w:t>
        </w:r>
      </w:ins>
      <w:del w:id="1555" w:author="Ксения Кисанова" w:date="2017-01-19T13:49:00Z">
        <w:r w:rsidRPr="00260F2C" w:rsidDel="00E52A1C">
          <w:rPr>
            <w:rFonts w:ascii="Times New Roman" w:hAnsi="Times New Roman"/>
            <w:lang w:val="ru-RU"/>
          </w:rPr>
          <w:delText>с</w:delText>
        </w:r>
      </w:del>
      <w:r w:rsidRPr="00260F2C">
        <w:rPr>
          <w:rFonts w:ascii="Times New Roman" w:hAnsi="Times New Roman"/>
          <w:lang w:val="ru-RU"/>
        </w:rPr>
        <w:t xml:space="preserve"> цел</w:t>
      </w:r>
      <w:ins w:id="1556" w:author="Ксения Кисанова" w:date="2017-01-19T13:49:00Z">
        <w:r w:rsidR="00E52A1C">
          <w:rPr>
            <w:rFonts w:ascii="Times New Roman" w:hAnsi="Times New Roman"/>
            <w:lang w:val="ru-RU"/>
          </w:rPr>
          <w:t>ях</w:t>
        </w:r>
      </w:ins>
      <w:del w:id="1557" w:author="Ксения Кисанова" w:date="2017-01-19T13:49:00Z">
        <w:r w:rsidRPr="00260F2C" w:rsidDel="00E52A1C">
          <w:rPr>
            <w:rFonts w:ascii="Times New Roman" w:hAnsi="Times New Roman"/>
            <w:lang w:val="ru-RU"/>
          </w:rPr>
          <w:delText>ью</w:delText>
        </w:r>
      </w:del>
      <w:r w:rsidRPr="00260F2C">
        <w:rPr>
          <w:rFonts w:ascii="Times New Roman" w:hAnsi="Times New Roman"/>
          <w:lang w:val="ru-RU"/>
        </w:rPr>
        <w:t xml:space="preserve"> исследования проявлений разломных зон в молодых отложениях. </w:t>
      </w:r>
      <w:ins w:id="1558" w:author="Ксения Кисанова" w:date="2017-01-19T13:49:00Z">
        <w:r w:rsidR="00E52A1C">
          <w:rPr>
            <w:rFonts w:ascii="Times New Roman" w:hAnsi="Times New Roman"/>
            <w:lang w:val="ru-RU"/>
          </w:rPr>
          <w:t>Данный</w:t>
        </w:r>
      </w:ins>
      <w:del w:id="1559" w:author="Ксения Кисанова" w:date="2017-01-19T13:49:00Z">
        <w:r w:rsidRPr="00260F2C" w:rsidDel="00E52A1C">
          <w:rPr>
            <w:rFonts w:ascii="Times New Roman" w:hAnsi="Times New Roman"/>
            <w:lang w:val="ru-RU"/>
          </w:rPr>
          <w:delText>Этот</w:delText>
        </w:r>
      </w:del>
      <w:r w:rsidRPr="00260F2C">
        <w:rPr>
          <w:rFonts w:ascii="Times New Roman" w:hAnsi="Times New Roman"/>
          <w:lang w:val="ru-RU"/>
        </w:rPr>
        <w:t xml:space="preserve"> метод получил название </w:t>
      </w:r>
      <w:proofErr w:type="spellStart"/>
      <w:r w:rsidRPr="00260F2C">
        <w:rPr>
          <w:rFonts w:ascii="Times New Roman" w:hAnsi="Times New Roman"/>
          <w:lang w:val="ru-RU"/>
        </w:rPr>
        <w:t>тренчинга</w:t>
      </w:r>
      <w:proofErr w:type="spellEnd"/>
      <w:r w:rsidRPr="00260F2C">
        <w:rPr>
          <w:rFonts w:ascii="Times New Roman" w:hAnsi="Times New Roman"/>
          <w:lang w:val="ru-RU"/>
        </w:rPr>
        <w:t xml:space="preserve"> и широко используется в связи с изучением структуры активных разломных зон и восстановлением их сейсмической истории. </w:t>
      </w:r>
      <w:r w:rsidRPr="00260F2C">
        <w:rPr>
          <w:rFonts w:ascii="Times New Roman" w:hAnsi="Times New Roman"/>
          <w:szCs w:val="22"/>
          <w:lang w:val="ru-RU"/>
        </w:rPr>
        <w:t>Места для проходки горных выработок выбирают</w:t>
      </w:r>
      <w:del w:id="1560" w:author="User" w:date="2016-11-07T15:11:00Z">
        <w:r w:rsidRPr="00260F2C" w:rsidDel="00FB4E5F">
          <w:rPr>
            <w:rFonts w:ascii="Times New Roman" w:hAnsi="Times New Roman"/>
            <w:szCs w:val="22"/>
            <w:lang w:val="ru-RU"/>
          </w:rPr>
          <w:delText>ся</w:delText>
        </w:r>
      </w:del>
      <w:r w:rsidRPr="00260F2C">
        <w:rPr>
          <w:rFonts w:ascii="Times New Roman" w:hAnsi="Times New Roman"/>
          <w:szCs w:val="22"/>
          <w:lang w:val="ru-RU"/>
        </w:rPr>
        <w:t xml:space="preserve"> преимущественно по структурно-геоморфологическим соображениям. В этом отношении наиболее предпочтительными для заложения канав, шурфов и расчисток являются поверхности аккумуляции рыхлых </w:t>
      </w:r>
      <w:proofErr w:type="spellStart"/>
      <w:r w:rsidRPr="00260F2C">
        <w:rPr>
          <w:rFonts w:ascii="Times New Roman" w:hAnsi="Times New Roman"/>
          <w:szCs w:val="22"/>
          <w:lang w:val="ru-RU"/>
        </w:rPr>
        <w:t>позднеплейстоцен-голоценовых</w:t>
      </w:r>
      <w:proofErr w:type="spellEnd"/>
      <w:r w:rsidRPr="00260F2C">
        <w:rPr>
          <w:rFonts w:ascii="Times New Roman" w:hAnsi="Times New Roman"/>
          <w:szCs w:val="22"/>
          <w:lang w:val="ru-RU"/>
        </w:rPr>
        <w:t xml:space="preserve"> отложений, маркирующих </w:t>
      </w:r>
      <w:del w:id="1561" w:author="Ксения Кисанова" w:date="2017-01-19T13:50:00Z">
        <w:r w:rsidRPr="00260F2C" w:rsidDel="00E52A1C">
          <w:rPr>
            <w:rFonts w:ascii="Times New Roman" w:hAnsi="Times New Roman"/>
            <w:szCs w:val="22"/>
            <w:lang w:val="ru-RU"/>
          </w:rPr>
          <w:delText xml:space="preserve">собой </w:delText>
        </w:r>
      </w:del>
      <w:r w:rsidRPr="00260F2C">
        <w:rPr>
          <w:rFonts w:ascii="Times New Roman" w:hAnsi="Times New Roman"/>
          <w:szCs w:val="22"/>
          <w:lang w:val="ru-RU"/>
        </w:rPr>
        <w:t xml:space="preserve">опорные уровни, используемые для возрастной привязки деформаций. Размеры горных выработок определяются конкретной геолого-геоморфологической ситуацией. </w:t>
      </w:r>
      <w:r w:rsidRPr="00260F2C">
        <w:rPr>
          <w:rFonts w:ascii="Times New Roman" w:hAnsi="Times New Roman"/>
          <w:lang w:val="ru-RU"/>
        </w:rPr>
        <w:t xml:space="preserve">Документация </w:t>
      </w:r>
      <w:ins w:id="1562" w:author="Ксения Кисанова" w:date="2017-01-19T14:35:00Z">
        <w:r w:rsidR="00E96743">
          <w:rPr>
            <w:rFonts w:ascii="Times New Roman" w:hAnsi="Times New Roman"/>
            <w:lang w:val="ru-RU"/>
          </w:rPr>
          <w:t xml:space="preserve">стенок </w:t>
        </w:r>
      </w:ins>
      <w:r w:rsidRPr="00260F2C">
        <w:rPr>
          <w:rFonts w:ascii="Times New Roman" w:hAnsi="Times New Roman"/>
          <w:lang w:val="ru-RU"/>
        </w:rPr>
        <w:t xml:space="preserve">канав выполняется </w:t>
      </w:r>
      <w:ins w:id="1563" w:author="Ксения Кисанова" w:date="2017-01-19T14:35:00Z">
        <w:r w:rsidR="00E96743">
          <w:rPr>
            <w:rFonts w:ascii="Times New Roman" w:hAnsi="Times New Roman"/>
            <w:lang w:val="ru-RU"/>
          </w:rPr>
          <w:t>в</w:t>
        </w:r>
      </w:ins>
      <w:del w:id="1564" w:author="Ксения Кисанова" w:date="2017-01-19T14:35:00Z">
        <w:r w:rsidRPr="00260F2C" w:rsidDel="00E96743">
          <w:rPr>
            <w:rFonts w:ascii="Times New Roman" w:hAnsi="Times New Roman"/>
            <w:lang w:val="ru-RU"/>
          </w:rPr>
          <w:delText>с</w:delText>
        </w:r>
      </w:del>
      <w:r w:rsidRPr="00260F2C">
        <w:rPr>
          <w:rFonts w:ascii="Times New Roman" w:hAnsi="Times New Roman"/>
          <w:lang w:val="ru-RU"/>
        </w:rPr>
        <w:t xml:space="preserve"> цел</w:t>
      </w:r>
      <w:ins w:id="1565" w:author="Ксения Кисанова" w:date="2017-01-19T14:35:00Z">
        <w:r w:rsidR="00E96743">
          <w:rPr>
            <w:rFonts w:ascii="Times New Roman" w:hAnsi="Times New Roman"/>
            <w:lang w:val="ru-RU"/>
          </w:rPr>
          <w:t>ях</w:t>
        </w:r>
      </w:ins>
      <w:del w:id="1566" w:author="Ксения Кисанова" w:date="2017-01-19T14:35:00Z">
        <w:r w:rsidRPr="00260F2C" w:rsidDel="00E96743">
          <w:rPr>
            <w:rFonts w:ascii="Times New Roman" w:hAnsi="Times New Roman"/>
            <w:lang w:val="ru-RU"/>
          </w:rPr>
          <w:delText>ью</w:delText>
        </w:r>
      </w:del>
      <w:r w:rsidRPr="00260F2C">
        <w:rPr>
          <w:rFonts w:ascii="Times New Roman" w:hAnsi="Times New Roman"/>
          <w:lang w:val="ru-RU"/>
        </w:rPr>
        <w:t xml:space="preserve"> выявления следов подвижек по разлому, оценки их кинематики (направления смещения), </w:t>
      </w:r>
      <w:del w:id="1567" w:author="Ксения Кисанова" w:date="2017-01-19T14:35:00Z">
        <w:r w:rsidRPr="00260F2C" w:rsidDel="00E96743">
          <w:rPr>
            <w:rFonts w:ascii="Times New Roman" w:hAnsi="Times New Roman"/>
            <w:lang w:val="ru-RU"/>
          </w:rPr>
          <w:delText xml:space="preserve">величины </w:delText>
        </w:r>
      </w:del>
      <w:ins w:id="1568" w:author="Ксения Кисанова" w:date="2017-01-19T14:35:00Z">
        <w:r w:rsidR="00E96743">
          <w:rPr>
            <w:rFonts w:ascii="Times New Roman" w:hAnsi="Times New Roman"/>
            <w:lang w:val="ru-RU"/>
          </w:rPr>
          <w:t>значений</w:t>
        </w:r>
        <w:r w:rsidR="00E96743" w:rsidRPr="00260F2C">
          <w:rPr>
            <w:rFonts w:ascii="Times New Roman" w:hAnsi="Times New Roman"/>
            <w:lang w:val="ru-RU"/>
          </w:rPr>
          <w:t xml:space="preserve"> </w:t>
        </w:r>
      </w:ins>
      <w:r w:rsidRPr="00260F2C">
        <w:rPr>
          <w:rFonts w:ascii="Times New Roman" w:hAnsi="Times New Roman"/>
          <w:lang w:val="ru-RU"/>
        </w:rPr>
        <w:t>отдельных компонент подвижек, определения пространственных характеристик разлома (азимуты падения и простирания), т.</w:t>
      </w:r>
      <w:ins w:id="1569" w:author="User" w:date="2016-11-07T15:12:00Z">
        <w:r w:rsidR="00FB4E5F">
          <w:rPr>
            <w:rFonts w:ascii="Times New Roman" w:hAnsi="Times New Roman"/>
            <w:lang w:val="ru-RU"/>
          </w:rPr>
          <w:t xml:space="preserve"> </w:t>
        </w:r>
      </w:ins>
      <w:r w:rsidRPr="00260F2C">
        <w:rPr>
          <w:rFonts w:ascii="Times New Roman" w:hAnsi="Times New Roman"/>
          <w:lang w:val="ru-RU"/>
        </w:rPr>
        <w:t>е. данных, необходимы</w:t>
      </w:r>
      <w:ins w:id="1570" w:author="Ксения Кисанова" w:date="2017-01-19T14:35:00Z">
        <w:r w:rsidR="00E96743">
          <w:rPr>
            <w:rFonts w:ascii="Times New Roman" w:hAnsi="Times New Roman"/>
            <w:lang w:val="ru-RU"/>
          </w:rPr>
          <w:t>х</w:t>
        </w:r>
      </w:ins>
      <w:del w:id="1571" w:author="Ксения Кисанова" w:date="2017-01-19T14:35:00Z">
        <w:r w:rsidRPr="00260F2C" w:rsidDel="00E96743">
          <w:rPr>
            <w:rFonts w:ascii="Times New Roman" w:hAnsi="Times New Roman"/>
            <w:lang w:val="ru-RU"/>
          </w:rPr>
          <w:delText>е</w:delText>
        </w:r>
      </w:del>
      <w:r w:rsidRPr="00260F2C">
        <w:rPr>
          <w:rFonts w:ascii="Times New Roman" w:hAnsi="Times New Roman"/>
          <w:lang w:val="ru-RU"/>
        </w:rPr>
        <w:t xml:space="preserve"> для расчетов по принятию мер защиты от возможных подвижек. Исследования подразумевают детальную зарисовку стенок канав, расчленение разреза молодых отложений, прослеживание слоев с выявлением фрагментов земной поверхности прошлого, существовавшей на момент подвижки</w:t>
      </w:r>
      <w:del w:id="1572" w:author="User" w:date="2016-11-07T15:14:00Z">
        <w:r w:rsidRPr="00260F2C" w:rsidDel="00FB4E5F">
          <w:rPr>
            <w:rFonts w:ascii="Times New Roman" w:hAnsi="Times New Roman"/>
            <w:lang w:val="ru-RU"/>
          </w:rPr>
          <w:delText xml:space="preserve"> </w:delText>
        </w:r>
      </w:del>
      <w:r w:rsidRPr="00260F2C">
        <w:rPr>
          <w:rFonts w:ascii="Times New Roman" w:hAnsi="Times New Roman"/>
          <w:lang w:val="ru-RU"/>
        </w:rPr>
        <w:t>(</w:t>
      </w:r>
      <w:proofErr w:type="spellStart"/>
      <w:del w:id="1573" w:author="User" w:date="2016-11-07T15:14:00Z">
        <w:r w:rsidRPr="00260F2C" w:rsidDel="00FB4E5F">
          <w:rPr>
            <w:rFonts w:ascii="Times New Roman" w:hAnsi="Times New Roman"/>
            <w:lang w:val="ru-RU"/>
          </w:rPr>
          <w:delText>подвиж</w:delText>
        </w:r>
      </w:del>
      <w:r w:rsidRPr="00260F2C">
        <w:rPr>
          <w:rFonts w:ascii="Times New Roman" w:hAnsi="Times New Roman"/>
          <w:lang w:val="ru-RU"/>
        </w:rPr>
        <w:t>ек</w:t>
      </w:r>
      <w:proofErr w:type="spellEnd"/>
      <w:r w:rsidRPr="00260F2C">
        <w:rPr>
          <w:rFonts w:ascii="Times New Roman" w:hAnsi="Times New Roman"/>
          <w:lang w:val="ru-RU"/>
        </w:rPr>
        <w:t>), выявление и характеристику деформации этих фрагментов и определение их возраста методами абсолютного датирования.</w:t>
      </w:r>
      <w:del w:id="1574" w:author="User" w:date="2016-11-07T15:14:00Z">
        <w:r w:rsidRPr="00260F2C" w:rsidDel="00FB4E5F">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575" w:author="Павел Смирнов" w:date="2016-12-29T11:10:00Z">
          <w:pPr>
            <w:spacing w:after="120"/>
            <w:ind w:firstLine="567"/>
            <w:jc w:val="both"/>
          </w:pPr>
        </w:pPrChange>
      </w:pPr>
      <w:r w:rsidRPr="00260F2C">
        <w:rPr>
          <w:rFonts w:ascii="Times New Roman" w:hAnsi="Times New Roman"/>
          <w:lang w:val="ru-RU"/>
        </w:rPr>
        <w:t>При наличии активны</w:t>
      </w:r>
      <w:r w:rsidR="00C46DB7">
        <w:rPr>
          <w:rFonts w:ascii="Times New Roman" w:hAnsi="Times New Roman"/>
          <w:lang w:val="ru-RU"/>
        </w:rPr>
        <w:t>х</w:t>
      </w:r>
      <w:r w:rsidRPr="00260F2C">
        <w:rPr>
          <w:rFonts w:ascii="Times New Roman" w:hAnsi="Times New Roman"/>
          <w:lang w:val="ru-RU"/>
        </w:rPr>
        <w:t xml:space="preserve"> разломов</w:t>
      </w:r>
      <w:del w:id="1576" w:author="User" w:date="2016-11-07T15:14:00Z">
        <w:r w:rsidRPr="00260F2C" w:rsidDel="00FB4E5F">
          <w:rPr>
            <w:rFonts w:ascii="Times New Roman" w:hAnsi="Times New Roman"/>
            <w:lang w:val="ru-RU"/>
          </w:rPr>
          <w:delText>,</w:delText>
        </w:r>
      </w:del>
      <w:r w:rsidRPr="00260F2C">
        <w:rPr>
          <w:rFonts w:ascii="Times New Roman" w:hAnsi="Times New Roman"/>
          <w:lang w:val="ru-RU"/>
        </w:rPr>
        <w:t xml:space="preserve"> </w:t>
      </w:r>
      <w:ins w:id="1577" w:author="User" w:date="2016-11-07T15:14:00Z">
        <w:r w:rsidR="00DE3399">
          <w:rPr>
            <w:rFonts w:ascii="Times New Roman" w:hAnsi="Times New Roman"/>
            <w:lang w:val="ru-RU"/>
          </w:rPr>
          <w:t xml:space="preserve">в </w:t>
        </w:r>
      </w:ins>
      <w:r w:rsidRPr="00260F2C">
        <w:rPr>
          <w:rFonts w:ascii="Times New Roman" w:hAnsi="Times New Roman"/>
          <w:lang w:val="ru-RU"/>
        </w:rPr>
        <w:t>результат</w:t>
      </w:r>
      <w:ins w:id="1578" w:author="User" w:date="2016-11-07T15:14:00Z">
        <w:r w:rsidR="00DE3399">
          <w:rPr>
            <w:rFonts w:ascii="Times New Roman" w:hAnsi="Times New Roman"/>
            <w:lang w:val="ru-RU"/>
          </w:rPr>
          <w:t>ах</w:t>
        </w:r>
      </w:ins>
      <w:del w:id="1579" w:author="User" w:date="2016-11-07T15:14:00Z">
        <w:r w:rsidRPr="00260F2C" w:rsidDel="00DE3399">
          <w:rPr>
            <w:rFonts w:ascii="Times New Roman" w:hAnsi="Times New Roman"/>
            <w:lang w:val="ru-RU"/>
          </w:rPr>
          <w:delText>ы</w:delText>
        </w:r>
      </w:del>
      <w:r w:rsidRPr="00260F2C">
        <w:rPr>
          <w:rFonts w:ascii="Times New Roman" w:hAnsi="Times New Roman"/>
          <w:lang w:val="ru-RU"/>
        </w:rPr>
        <w:t xml:space="preserve"> полевых сейсмотектонических исследований </w:t>
      </w:r>
      <w:del w:id="1580" w:author="User" w:date="2016-11-07T15:14:00Z">
        <w:r w:rsidRPr="00260F2C" w:rsidDel="00DE3399">
          <w:rPr>
            <w:rFonts w:ascii="Times New Roman" w:hAnsi="Times New Roman"/>
            <w:lang w:val="ru-RU"/>
          </w:rPr>
          <w:delText>должны дать</w:delText>
        </w:r>
      </w:del>
      <w:ins w:id="1581" w:author="User" w:date="2016-11-07T15:14:00Z">
        <w:r w:rsidR="00DE3399">
          <w:rPr>
            <w:rFonts w:ascii="Times New Roman" w:hAnsi="Times New Roman"/>
            <w:lang w:val="ru-RU"/>
          </w:rPr>
          <w:t>следует отразить</w:t>
        </w:r>
      </w:ins>
      <w:r w:rsidRPr="00260F2C">
        <w:rPr>
          <w:rFonts w:ascii="Times New Roman" w:hAnsi="Times New Roman"/>
          <w:lang w:val="ru-RU"/>
        </w:rPr>
        <w:t xml:space="preserve"> их количественные характеристики:</w:t>
      </w:r>
    </w:p>
    <w:p w:rsidR="005A32EE" w:rsidRPr="00260F2C" w:rsidRDefault="005A32EE">
      <w:pPr>
        <w:spacing w:after="120" w:line="360" w:lineRule="auto"/>
        <w:ind w:firstLine="567"/>
        <w:jc w:val="both"/>
        <w:rPr>
          <w:rFonts w:ascii="Times New Roman" w:hAnsi="Times New Roman"/>
          <w:lang w:val="ru-RU"/>
        </w:rPr>
        <w:pPrChange w:id="1582" w:author="Павел Смирнов" w:date="2016-12-29T11:10:00Z">
          <w:pPr>
            <w:spacing w:after="120"/>
            <w:ind w:firstLine="567"/>
            <w:jc w:val="both"/>
          </w:pPr>
        </w:pPrChange>
      </w:pPr>
      <w:r w:rsidRPr="00260F2C">
        <w:rPr>
          <w:rFonts w:ascii="Times New Roman" w:hAnsi="Times New Roman"/>
          <w:lang w:val="ru-RU"/>
        </w:rPr>
        <w:t>1) местоположение в масштабе 1:2000</w:t>
      </w:r>
      <w:ins w:id="1583" w:author="Павел Смирнов" w:date="2016-12-29T13:19:00Z">
        <w:r w:rsidR="00EA18E7">
          <w:rPr>
            <w:rFonts w:ascii="Times New Roman" w:hAnsi="Times New Roman"/>
            <w:spacing w:val="-4"/>
            <w:lang w:val="ru-RU"/>
          </w:rPr>
          <w:t>–</w:t>
        </w:r>
      </w:ins>
      <w:del w:id="1584" w:author="User" w:date="2016-11-09T14:26:00Z">
        <w:r w:rsidRPr="00260F2C" w:rsidDel="004A4AD8">
          <w:rPr>
            <w:rFonts w:ascii="Times New Roman" w:hAnsi="Times New Roman"/>
            <w:lang w:val="ru-RU"/>
          </w:rPr>
          <w:delText xml:space="preserve"> </w:delText>
        </w:r>
      </w:del>
      <w:ins w:id="1585" w:author="User" w:date="2016-11-09T14:26:00Z">
        <w:del w:id="1586" w:author="Павел Смирнов" w:date="2016-12-29T13:19:00Z">
          <w:r w:rsidR="004A4AD8" w:rsidDel="00EA18E7">
            <w:rPr>
              <w:rFonts w:ascii="Times New Roman" w:hAnsi="Times New Roman"/>
              <w:lang w:val="ru-RU"/>
            </w:rPr>
            <w:delText>÷</w:delText>
          </w:r>
        </w:del>
      </w:ins>
      <w:del w:id="1587" w:author="User" w:date="2016-11-09T14:26:00Z">
        <w:r w:rsidRPr="00260F2C" w:rsidDel="004A4AD8">
          <w:rPr>
            <w:rFonts w:ascii="Times New Roman" w:hAnsi="Times New Roman"/>
            <w:lang w:val="ru-RU"/>
          </w:rPr>
          <w:delText xml:space="preserve">– </w:delText>
        </w:r>
      </w:del>
      <w:ins w:id="1588" w:author="User" w:date="2016-11-07T15:14:00Z">
        <w:r w:rsidR="00DE3399">
          <w:rPr>
            <w:rFonts w:ascii="Times New Roman" w:hAnsi="Times New Roman"/>
            <w:lang w:val="ru-RU"/>
          </w:rPr>
          <w:t>1:</w:t>
        </w:r>
      </w:ins>
      <w:r w:rsidRPr="00260F2C">
        <w:rPr>
          <w:rFonts w:ascii="Times New Roman" w:hAnsi="Times New Roman"/>
          <w:lang w:val="ru-RU"/>
        </w:rPr>
        <w:t>10 000, ширина зоны разлома;</w:t>
      </w:r>
    </w:p>
    <w:p w:rsidR="005A32EE" w:rsidRPr="00260F2C" w:rsidRDefault="005A32EE">
      <w:pPr>
        <w:spacing w:after="120" w:line="360" w:lineRule="auto"/>
        <w:ind w:firstLine="567"/>
        <w:jc w:val="both"/>
        <w:rPr>
          <w:rFonts w:ascii="Times New Roman" w:hAnsi="Times New Roman"/>
          <w:lang w:val="ru-RU"/>
        </w:rPr>
        <w:pPrChange w:id="1589" w:author="Павел Смирнов" w:date="2016-12-29T11:10:00Z">
          <w:pPr>
            <w:spacing w:after="120"/>
            <w:ind w:firstLine="567"/>
            <w:jc w:val="both"/>
          </w:pPr>
        </w:pPrChange>
      </w:pPr>
      <w:r w:rsidRPr="00260F2C">
        <w:rPr>
          <w:rFonts w:ascii="Times New Roman" w:hAnsi="Times New Roman"/>
          <w:lang w:val="ru-RU"/>
        </w:rPr>
        <w:t>2) кинематический тип разлома (направление смещений);</w:t>
      </w:r>
    </w:p>
    <w:p w:rsidR="005A32EE" w:rsidRPr="00260F2C" w:rsidRDefault="005A32EE">
      <w:pPr>
        <w:spacing w:after="120" w:line="360" w:lineRule="auto"/>
        <w:ind w:firstLine="567"/>
        <w:jc w:val="both"/>
        <w:rPr>
          <w:rFonts w:ascii="Times New Roman" w:hAnsi="Times New Roman"/>
          <w:lang w:val="ru-RU"/>
        </w:rPr>
        <w:pPrChange w:id="1590" w:author="Павел Смирнов" w:date="2016-12-29T11:10:00Z">
          <w:pPr>
            <w:spacing w:after="120"/>
            <w:ind w:firstLine="567"/>
            <w:jc w:val="both"/>
          </w:pPr>
        </w:pPrChange>
      </w:pPr>
      <w:r w:rsidRPr="00260F2C">
        <w:rPr>
          <w:rFonts w:ascii="Times New Roman" w:hAnsi="Times New Roman"/>
          <w:lang w:val="ru-RU"/>
        </w:rPr>
        <w:t>3) ориентировка и падение смес</w:t>
      </w:r>
      <w:del w:id="1591" w:author="User" w:date="2016-11-07T15:16:00Z">
        <w:r w:rsidRPr="00260F2C" w:rsidDel="00DE3399">
          <w:rPr>
            <w:rFonts w:ascii="Times New Roman" w:hAnsi="Times New Roman"/>
            <w:lang w:val="ru-RU"/>
          </w:rPr>
          <w:delText>т</w:delText>
        </w:r>
      </w:del>
      <w:r w:rsidRPr="00260F2C">
        <w:rPr>
          <w:rFonts w:ascii="Times New Roman" w:hAnsi="Times New Roman"/>
          <w:lang w:val="ru-RU"/>
        </w:rPr>
        <w:t>ителя;</w:t>
      </w:r>
    </w:p>
    <w:p w:rsidR="005A32EE" w:rsidRPr="00260F2C" w:rsidRDefault="005A32EE">
      <w:pPr>
        <w:spacing w:after="120" w:line="360" w:lineRule="auto"/>
        <w:ind w:firstLine="567"/>
        <w:jc w:val="both"/>
        <w:rPr>
          <w:rFonts w:ascii="Times New Roman" w:hAnsi="Times New Roman"/>
          <w:lang w:val="ru-RU"/>
        </w:rPr>
        <w:pPrChange w:id="1592" w:author="Павел Смирнов" w:date="2016-12-29T11:10:00Z">
          <w:pPr>
            <w:spacing w:after="120"/>
            <w:ind w:firstLine="567"/>
            <w:jc w:val="both"/>
          </w:pPr>
        </w:pPrChange>
      </w:pPr>
      <w:r w:rsidRPr="00260F2C">
        <w:rPr>
          <w:rFonts w:ascii="Times New Roman" w:hAnsi="Times New Roman"/>
          <w:lang w:val="ru-RU"/>
        </w:rPr>
        <w:lastRenderedPageBreak/>
        <w:t>4) скорость смещений по разлому на последнем этапе геологического развития региона;</w:t>
      </w:r>
      <w:del w:id="1593" w:author="User" w:date="2016-11-07T15:16:00Z">
        <w:r w:rsidRPr="00260F2C" w:rsidDel="00DE3399">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594" w:author="Павел Смирнов" w:date="2016-12-29T11:10:00Z">
          <w:pPr>
            <w:spacing w:after="120"/>
            <w:ind w:firstLine="567"/>
            <w:jc w:val="both"/>
          </w:pPr>
        </w:pPrChange>
      </w:pPr>
      <w:r w:rsidRPr="00260F2C">
        <w:rPr>
          <w:rFonts w:ascii="Times New Roman" w:hAnsi="Times New Roman"/>
          <w:lang w:val="ru-RU"/>
        </w:rPr>
        <w:t xml:space="preserve">5) характер смещений (быстрый сейсмотектонический, медленный </w:t>
      </w:r>
      <w:proofErr w:type="spellStart"/>
      <w:r w:rsidRPr="00260F2C">
        <w:rPr>
          <w:rFonts w:ascii="Times New Roman" w:hAnsi="Times New Roman"/>
          <w:lang w:val="ru-RU"/>
        </w:rPr>
        <w:t>криповый</w:t>
      </w:r>
      <w:proofErr w:type="spellEnd"/>
      <w:r w:rsidRPr="00260F2C">
        <w:rPr>
          <w:rFonts w:ascii="Times New Roman" w:hAnsi="Times New Roman"/>
          <w:lang w:val="ru-RU"/>
        </w:rPr>
        <w:t>);</w:t>
      </w:r>
      <w:del w:id="1595" w:author="User" w:date="2016-11-07T15:16:00Z">
        <w:r w:rsidRPr="00260F2C" w:rsidDel="00DE3399">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596" w:author="Павел Смирнов" w:date="2016-12-29T11:10:00Z">
          <w:pPr>
            <w:spacing w:after="120"/>
            <w:ind w:firstLine="567"/>
            <w:jc w:val="both"/>
          </w:pPr>
        </w:pPrChange>
      </w:pPr>
      <w:r w:rsidRPr="00260F2C">
        <w:rPr>
          <w:rFonts w:ascii="Times New Roman" w:hAnsi="Times New Roman"/>
          <w:lang w:val="ru-RU"/>
        </w:rPr>
        <w:t>6) амплитуда прогнозных сейсмотектонических подвижек в вертикальной и горизонтальной плоскостях.</w:t>
      </w:r>
      <w:r w:rsidR="008A36C4" w:rsidRPr="00260F2C">
        <w:rPr>
          <w:rFonts w:ascii="Times New Roman" w:hAnsi="Times New Roman"/>
          <w:lang w:val="ru-RU"/>
        </w:rPr>
        <w:t xml:space="preserve"> Амплитуду прогнозных подвижек желательно указывать в трех направлениях</w:t>
      </w:r>
      <w:del w:id="1597" w:author="User" w:date="2016-11-07T15:16:00Z">
        <w:r w:rsidR="008A36C4" w:rsidRPr="00260F2C" w:rsidDel="00DE3399">
          <w:rPr>
            <w:rFonts w:ascii="Times New Roman" w:hAnsi="Times New Roman"/>
            <w:lang w:val="ru-RU"/>
          </w:rPr>
          <w:delText xml:space="preserve"> –</w:delText>
        </w:r>
      </w:del>
      <w:ins w:id="1598" w:author="User" w:date="2016-11-07T15:16:00Z">
        <w:r w:rsidR="00DE3399">
          <w:rPr>
            <w:rFonts w:ascii="Times New Roman" w:hAnsi="Times New Roman"/>
            <w:lang w:val="ru-RU"/>
          </w:rPr>
          <w:t>:</w:t>
        </w:r>
      </w:ins>
      <w:r w:rsidR="008A36C4" w:rsidRPr="00260F2C">
        <w:rPr>
          <w:rFonts w:ascii="Times New Roman" w:hAnsi="Times New Roman"/>
          <w:lang w:val="ru-RU"/>
        </w:rPr>
        <w:t xml:space="preserve"> вертикальном для сброса или взброса</w:t>
      </w:r>
      <w:ins w:id="1599" w:author="Ксения Кисанова" w:date="2017-01-19T14:35:00Z">
        <w:r w:rsidR="00E96743">
          <w:rPr>
            <w:rFonts w:ascii="Times New Roman" w:hAnsi="Times New Roman"/>
            <w:lang w:val="ru-RU"/>
          </w:rPr>
          <w:t>,</w:t>
        </w:r>
      </w:ins>
      <w:ins w:id="1600" w:author="User" w:date="2016-11-07T15:16:00Z">
        <w:del w:id="1601" w:author="Ксения Кисанова" w:date="2017-01-19T14:35:00Z">
          <w:r w:rsidR="00DE3399" w:rsidDel="00E96743">
            <w:rPr>
              <w:rFonts w:ascii="Times New Roman" w:hAnsi="Times New Roman"/>
              <w:lang w:val="ru-RU"/>
            </w:rPr>
            <w:delText>;</w:delText>
          </w:r>
        </w:del>
      </w:ins>
      <w:del w:id="1602" w:author="User" w:date="2016-11-07T15:16:00Z">
        <w:r w:rsidR="008A36C4" w:rsidRPr="00260F2C" w:rsidDel="00DE3399">
          <w:rPr>
            <w:rFonts w:ascii="Times New Roman" w:hAnsi="Times New Roman"/>
            <w:lang w:val="ru-RU"/>
          </w:rPr>
          <w:delText>,</w:delText>
        </w:r>
      </w:del>
      <w:r w:rsidR="008A36C4" w:rsidRPr="00260F2C">
        <w:rPr>
          <w:rFonts w:ascii="Times New Roman" w:hAnsi="Times New Roman"/>
          <w:lang w:val="ru-RU"/>
        </w:rPr>
        <w:t xml:space="preserve"> горизонтальном для сдвига и горизонтальном для взброса или надвига.</w:t>
      </w:r>
    </w:p>
    <w:p w:rsidR="005C1953" w:rsidRPr="00260F2C" w:rsidRDefault="005A32EE">
      <w:pPr>
        <w:spacing w:line="360" w:lineRule="auto"/>
        <w:ind w:firstLine="540"/>
        <w:jc w:val="both"/>
        <w:rPr>
          <w:lang w:val="ru-RU"/>
        </w:rPr>
        <w:pPrChange w:id="1603" w:author="Павел Смирнов" w:date="2016-12-29T11:10:00Z">
          <w:pPr>
            <w:ind w:firstLine="540"/>
            <w:jc w:val="both"/>
          </w:pPr>
        </w:pPrChange>
      </w:pPr>
      <w:r w:rsidRPr="00260F2C">
        <w:rPr>
          <w:rFonts w:ascii="Times New Roman" w:hAnsi="Times New Roman"/>
          <w:lang w:val="ru-RU"/>
        </w:rPr>
        <w:t xml:space="preserve">Определение параметров прогнозных смещений по активным разломам необходимо для прогноза возможных разрушений строительных объектов в случае их пересечения. Наряду с другими сейсмотектоническими и сейсмологическими данными, материалы полевого изучения активных разломов и вторичных </w:t>
      </w:r>
      <w:proofErr w:type="spellStart"/>
      <w:r w:rsidRPr="00260F2C">
        <w:rPr>
          <w:rFonts w:ascii="Times New Roman" w:hAnsi="Times New Roman"/>
          <w:lang w:val="ru-RU"/>
        </w:rPr>
        <w:t>палеосейсмодислокаций</w:t>
      </w:r>
      <w:proofErr w:type="spellEnd"/>
      <w:r w:rsidRPr="00260F2C">
        <w:rPr>
          <w:rFonts w:ascii="Times New Roman" w:hAnsi="Times New Roman"/>
          <w:lang w:val="ru-RU"/>
        </w:rPr>
        <w:t xml:space="preserve"> ложатся в основу карты зон ВОЗ. </w:t>
      </w:r>
      <w:r w:rsidR="005C1953" w:rsidRPr="00260F2C">
        <w:rPr>
          <w:rFonts w:ascii="Times New Roman" w:hAnsi="Times New Roman"/>
          <w:lang w:val="ru-RU"/>
        </w:rPr>
        <w:t xml:space="preserve">В связи с этим изучение активных разломов и </w:t>
      </w:r>
      <w:proofErr w:type="spellStart"/>
      <w:r w:rsidR="005C1953" w:rsidRPr="00260F2C">
        <w:rPr>
          <w:rFonts w:ascii="Times New Roman" w:hAnsi="Times New Roman"/>
          <w:lang w:val="ru-RU"/>
        </w:rPr>
        <w:t>палеосейсмодислокаций</w:t>
      </w:r>
      <w:proofErr w:type="spellEnd"/>
      <w:r w:rsidR="005C1953" w:rsidRPr="00260F2C">
        <w:rPr>
          <w:rFonts w:ascii="Times New Roman" w:hAnsi="Times New Roman"/>
          <w:lang w:val="ru-RU"/>
        </w:rPr>
        <w:t xml:space="preserve"> провод</w:t>
      </w:r>
      <w:del w:id="1604" w:author="User" w:date="2016-11-07T15:18:00Z">
        <w:r w:rsidR="005C1953" w:rsidRPr="00260F2C" w:rsidDel="00DE3399">
          <w:rPr>
            <w:rFonts w:ascii="Times New Roman" w:hAnsi="Times New Roman"/>
            <w:lang w:val="ru-RU"/>
          </w:rPr>
          <w:delText>ится</w:delText>
        </w:r>
      </w:del>
      <w:ins w:id="1605" w:author="User" w:date="2016-11-07T15:18:00Z">
        <w:r w:rsidR="00DE3399">
          <w:rPr>
            <w:rFonts w:ascii="Times New Roman" w:hAnsi="Times New Roman"/>
            <w:lang w:val="ru-RU"/>
          </w:rPr>
          <w:t>ят</w:t>
        </w:r>
      </w:ins>
      <w:r w:rsidR="005C1953" w:rsidRPr="00260F2C">
        <w:rPr>
          <w:rFonts w:ascii="Times New Roman" w:hAnsi="Times New Roman"/>
          <w:lang w:val="ru-RU"/>
        </w:rPr>
        <w:t xml:space="preserve"> на площади, охватывающей все источники сейсмических воздействий, оказывающие влияние на проектируемые объекты</w:t>
      </w:r>
      <w:r w:rsidR="005C1953" w:rsidRPr="00260F2C">
        <w:rPr>
          <w:lang w:val="ru-RU"/>
        </w:rPr>
        <w:t>.</w:t>
      </w:r>
      <w:del w:id="1606" w:author="User" w:date="2016-11-07T15:18:00Z">
        <w:r w:rsidR="005C1953" w:rsidRPr="00260F2C" w:rsidDel="00DE3399">
          <w:rPr>
            <w:lang w:val="ru-RU"/>
          </w:rPr>
          <w:delText xml:space="preserve"> </w:delText>
        </w:r>
      </w:del>
    </w:p>
    <w:p w:rsidR="005A32EE" w:rsidRPr="00260F2C" w:rsidRDefault="005A32EE">
      <w:pPr>
        <w:pStyle w:val="1"/>
        <w:spacing w:line="360" w:lineRule="auto"/>
        <w:ind w:firstLine="567"/>
        <w:rPr>
          <w:rFonts w:ascii="Times New Roman" w:hAnsi="Times New Roman"/>
          <w:sz w:val="24"/>
          <w:szCs w:val="24"/>
          <w:lang w:val="ru-RU"/>
        </w:rPr>
        <w:pPrChange w:id="1607" w:author="Павел Смирнов" w:date="2016-12-29T11:10:00Z">
          <w:pPr>
            <w:pStyle w:val="1"/>
            <w:ind w:firstLine="567"/>
          </w:pPr>
        </w:pPrChange>
      </w:pPr>
      <w:bookmarkStart w:id="1608" w:name="_Toc450219468"/>
      <w:r w:rsidRPr="00260F2C">
        <w:rPr>
          <w:rStyle w:val="goto"/>
          <w:rFonts w:ascii="Times New Roman" w:hAnsi="Times New Roman"/>
          <w:color w:val="000000"/>
          <w:sz w:val="24"/>
          <w:szCs w:val="24"/>
          <w:lang w:val="ru-RU"/>
        </w:rPr>
        <w:t>6.</w:t>
      </w:r>
      <w:ins w:id="1609" w:author="Ксения Кисанова" w:date="2017-01-19T14:36:00Z">
        <w:r w:rsidR="00E96743">
          <w:rPr>
            <w:rStyle w:val="goto"/>
            <w:rFonts w:ascii="Times New Roman" w:hAnsi="Times New Roman"/>
            <w:color w:val="000000"/>
            <w:sz w:val="24"/>
            <w:szCs w:val="24"/>
            <w:lang w:val="ru-RU"/>
          </w:rPr>
          <w:t>3</w:t>
        </w:r>
      </w:ins>
      <w:del w:id="1610" w:author="Ксения Кисанова" w:date="2017-01-19T14:36:00Z">
        <w:r w:rsidR="008511E7" w:rsidRPr="001F3722" w:rsidDel="00E96743">
          <w:rPr>
            <w:rStyle w:val="goto"/>
            <w:rFonts w:ascii="Times New Roman" w:hAnsi="Times New Roman"/>
            <w:color w:val="000000"/>
            <w:sz w:val="24"/>
            <w:szCs w:val="24"/>
            <w:lang w:val="ru-RU"/>
            <w:rPrChange w:id="1611" w:author="User" w:date="2016-11-07T10:22:00Z">
              <w:rPr>
                <w:rStyle w:val="goto"/>
                <w:rFonts w:ascii="Times New Roman" w:hAnsi="Times New Roman"/>
                <w:color w:val="000000"/>
                <w:sz w:val="24"/>
                <w:szCs w:val="24"/>
              </w:rPr>
            </w:rPrChange>
          </w:rPr>
          <w:delText>2</w:delText>
        </w:r>
      </w:del>
      <w:r w:rsidRPr="00260F2C">
        <w:rPr>
          <w:rStyle w:val="goto"/>
          <w:rFonts w:ascii="Times New Roman" w:hAnsi="Times New Roman"/>
          <w:color w:val="000000"/>
          <w:sz w:val="24"/>
          <w:szCs w:val="24"/>
          <w:lang w:val="ru-RU"/>
        </w:rPr>
        <w:t xml:space="preserve"> Разработка сейсмотектонической модели</w:t>
      </w:r>
      <w:bookmarkEnd w:id="1608"/>
    </w:p>
    <w:p w:rsidR="005A32EE" w:rsidRPr="00260F2C" w:rsidRDefault="005A32EE">
      <w:pPr>
        <w:spacing w:after="120" w:line="360" w:lineRule="auto"/>
        <w:ind w:firstLine="567"/>
        <w:jc w:val="both"/>
        <w:rPr>
          <w:rFonts w:ascii="Times New Roman" w:hAnsi="Times New Roman"/>
          <w:iCs/>
          <w:lang w:val="ru-RU"/>
        </w:rPr>
        <w:pPrChange w:id="1612" w:author="Павел Смирнов" w:date="2016-12-29T11:10:00Z">
          <w:pPr>
            <w:spacing w:after="120"/>
            <w:ind w:firstLine="567"/>
            <w:jc w:val="both"/>
          </w:pPr>
        </w:pPrChange>
      </w:pPr>
      <w:r w:rsidRPr="00260F2C">
        <w:rPr>
          <w:rFonts w:ascii="Times New Roman" w:hAnsi="Times New Roman"/>
          <w:iCs/>
          <w:lang w:val="ru-RU"/>
        </w:rPr>
        <w:t>Результаты полевых исследований используют</w:t>
      </w:r>
      <w:del w:id="1613" w:author="User" w:date="2016-11-07T15:18:00Z">
        <w:r w:rsidRPr="00260F2C" w:rsidDel="00DE3399">
          <w:rPr>
            <w:rFonts w:ascii="Times New Roman" w:hAnsi="Times New Roman"/>
            <w:iCs/>
            <w:lang w:val="ru-RU"/>
          </w:rPr>
          <w:delText>ся</w:delText>
        </w:r>
      </w:del>
      <w:r w:rsidRPr="00260F2C">
        <w:rPr>
          <w:rFonts w:ascii="Times New Roman" w:hAnsi="Times New Roman"/>
          <w:iCs/>
          <w:lang w:val="ru-RU"/>
        </w:rPr>
        <w:t xml:space="preserve"> для установления мест пересечения активных разломов с проектируемыми объектами и </w:t>
      </w:r>
      <w:del w:id="1614" w:author="Ксения Кисанова" w:date="2017-01-19T14:36:00Z">
        <w:r w:rsidRPr="00260F2C" w:rsidDel="00E96743">
          <w:rPr>
            <w:rFonts w:ascii="Times New Roman" w:hAnsi="Times New Roman"/>
            <w:iCs/>
            <w:lang w:val="ru-RU"/>
          </w:rPr>
          <w:delText xml:space="preserve">для </w:delText>
        </w:r>
      </w:del>
      <w:r w:rsidRPr="00260F2C">
        <w:rPr>
          <w:rFonts w:ascii="Times New Roman" w:hAnsi="Times New Roman"/>
          <w:iCs/>
          <w:lang w:val="ru-RU"/>
        </w:rPr>
        <w:t>построения сейсмотектонической модели и карты зон ВОЗ.</w:t>
      </w:r>
      <w:del w:id="1615" w:author="User" w:date="2016-11-07T15:18:00Z">
        <w:r w:rsidRPr="00260F2C" w:rsidDel="00DE3399">
          <w:rPr>
            <w:rFonts w:ascii="Times New Roman" w:hAnsi="Times New Roman"/>
            <w:iCs/>
            <w:lang w:val="ru-RU"/>
          </w:rPr>
          <w:delText xml:space="preserve"> </w:delText>
        </w:r>
      </w:del>
    </w:p>
    <w:p w:rsidR="005A32EE" w:rsidRPr="00260F2C" w:rsidRDefault="005A32EE">
      <w:pPr>
        <w:spacing w:after="120" w:line="360" w:lineRule="auto"/>
        <w:ind w:firstLine="567"/>
        <w:jc w:val="both"/>
        <w:rPr>
          <w:rFonts w:ascii="Times New Roman" w:hAnsi="Times New Roman"/>
          <w:iCs/>
          <w:lang w:val="ru-RU"/>
        </w:rPr>
        <w:pPrChange w:id="1616" w:author="Павел Смирнов" w:date="2016-12-29T11:10:00Z">
          <w:pPr>
            <w:spacing w:after="120"/>
            <w:ind w:firstLine="567"/>
            <w:jc w:val="both"/>
          </w:pPr>
        </w:pPrChange>
      </w:pPr>
      <w:r w:rsidRPr="00260F2C">
        <w:rPr>
          <w:rFonts w:ascii="Times New Roman" w:hAnsi="Times New Roman"/>
          <w:iCs/>
          <w:lang w:val="ru-RU"/>
        </w:rPr>
        <w:t xml:space="preserve">Основными элементами сейсмотектонической модели являются активные геологические структуры: активные разломы, складки, флексуры, блоки и их различные сочетания. </w:t>
      </w:r>
      <w:del w:id="1617" w:author="User" w:date="2016-11-07T15:23:00Z">
        <w:r w:rsidRPr="00260F2C" w:rsidDel="00DE3399">
          <w:rPr>
            <w:rFonts w:ascii="Times New Roman" w:hAnsi="Times New Roman"/>
            <w:iCs/>
            <w:lang w:val="ru-RU"/>
          </w:rPr>
          <w:delText xml:space="preserve">Основное </w:delText>
        </w:r>
      </w:del>
      <w:ins w:id="1618" w:author="User" w:date="2016-11-07T15:23:00Z">
        <w:r w:rsidR="00DE3399">
          <w:rPr>
            <w:rFonts w:ascii="Times New Roman" w:hAnsi="Times New Roman"/>
            <w:iCs/>
            <w:lang w:val="ru-RU"/>
          </w:rPr>
          <w:t>Главное</w:t>
        </w:r>
        <w:r w:rsidR="00DE3399" w:rsidRPr="00260F2C">
          <w:rPr>
            <w:rFonts w:ascii="Times New Roman" w:hAnsi="Times New Roman"/>
            <w:iCs/>
            <w:lang w:val="ru-RU"/>
          </w:rPr>
          <w:t xml:space="preserve"> </w:t>
        </w:r>
      </w:ins>
      <w:r w:rsidRPr="00260F2C">
        <w:rPr>
          <w:rFonts w:ascii="Times New Roman" w:hAnsi="Times New Roman"/>
          <w:iCs/>
          <w:lang w:val="ru-RU"/>
        </w:rPr>
        <w:t xml:space="preserve">назначение сейсмотектонической модели </w:t>
      </w:r>
      <w:ins w:id="1619" w:author="Павел Смирнов" w:date="2016-12-29T13:20:00Z">
        <w:r w:rsidR="00EA18E7">
          <w:rPr>
            <w:rFonts w:ascii="Times New Roman" w:hAnsi="Times New Roman"/>
            <w:spacing w:val="-4"/>
            <w:lang w:val="ru-RU"/>
          </w:rPr>
          <w:t>–</w:t>
        </w:r>
      </w:ins>
      <w:ins w:id="1620" w:author="User" w:date="2016-11-07T15:22:00Z">
        <w:del w:id="1621" w:author="Павел Смирнов" w:date="2016-12-29T13:19:00Z">
          <w:r w:rsidR="00DE3399" w:rsidDel="00EA18E7">
            <w:rPr>
              <w:rFonts w:ascii="Times New Roman" w:hAnsi="Times New Roman"/>
              <w:iCs/>
              <w:lang w:val="ru-RU"/>
            </w:rPr>
            <w:delText>—</w:delText>
          </w:r>
        </w:del>
      </w:ins>
      <w:del w:id="1622" w:author="User" w:date="2016-11-07T15:22:00Z">
        <w:r w:rsidRPr="00260F2C" w:rsidDel="00DE3399">
          <w:rPr>
            <w:rFonts w:ascii="Times New Roman" w:hAnsi="Times New Roman"/>
            <w:iCs/>
            <w:lang w:val="ru-RU"/>
          </w:rPr>
          <w:delText>–</w:delText>
        </w:r>
      </w:del>
      <w:r w:rsidRPr="00260F2C">
        <w:rPr>
          <w:rFonts w:ascii="Times New Roman" w:hAnsi="Times New Roman"/>
          <w:iCs/>
          <w:lang w:val="ru-RU"/>
        </w:rPr>
        <w:t xml:space="preserve"> получение представления о морфологии активных геологических структур от нижней кромки </w:t>
      </w:r>
      <w:proofErr w:type="spellStart"/>
      <w:r w:rsidRPr="00260F2C">
        <w:rPr>
          <w:rFonts w:ascii="Times New Roman" w:hAnsi="Times New Roman"/>
          <w:iCs/>
          <w:lang w:val="ru-RU"/>
        </w:rPr>
        <w:t>сейсмогенерирующего</w:t>
      </w:r>
      <w:proofErr w:type="spellEnd"/>
      <w:r w:rsidRPr="00260F2C">
        <w:rPr>
          <w:rFonts w:ascii="Times New Roman" w:hAnsi="Times New Roman"/>
          <w:iCs/>
          <w:lang w:val="ru-RU"/>
        </w:rPr>
        <w:t xml:space="preserve"> слоя до поверхности и пространственных параметрах зон ВОЗ.</w:t>
      </w:r>
      <w:del w:id="1623" w:author="User" w:date="2016-11-07T15:22:00Z">
        <w:r w:rsidRPr="00260F2C" w:rsidDel="00DE3399">
          <w:rPr>
            <w:rFonts w:ascii="Times New Roman" w:hAnsi="Times New Roman"/>
            <w:iCs/>
            <w:lang w:val="ru-RU"/>
          </w:rPr>
          <w:delText xml:space="preserve"> </w:delText>
        </w:r>
      </w:del>
    </w:p>
    <w:p w:rsidR="005A32EE" w:rsidRPr="00260F2C" w:rsidRDefault="005A32EE">
      <w:pPr>
        <w:spacing w:after="120" w:line="360" w:lineRule="auto"/>
        <w:ind w:firstLine="567"/>
        <w:jc w:val="both"/>
        <w:rPr>
          <w:rFonts w:ascii="Times New Roman" w:hAnsi="Times New Roman"/>
          <w:iCs/>
          <w:lang w:val="ru-RU"/>
        </w:rPr>
        <w:pPrChange w:id="1624" w:author="Павел Смирнов" w:date="2016-12-29T11:10:00Z">
          <w:pPr>
            <w:spacing w:after="120"/>
            <w:ind w:firstLine="567"/>
            <w:jc w:val="both"/>
          </w:pPr>
        </w:pPrChange>
      </w:pPr>
      <w:r w:rsidRPr="00260F2C">
        <w:rPr>
          <w:rFonts w:ascii="Times New Roman" w:hAnsi="Times New Roman"/>
          <w:iCs/>
          <w:lang w:val="ru-RU"/>
        </w:rPr>
        <w:t xml:space="preserve">Основные элементы карты зон ВОЗ </w:t>
      </w:r>
      <w:ins w:id="1625" w:author="Павел Смирнов" w:date="2016-12-29T13:20:00Z">
        <w:r w:rsidR="00EA18E7">
          <w:rPr>
            <w:rFonts w:ascii="Times New Roman" w:hAnsi="Times New Roman"/>
            <w:spacing w:val="-4"/>
            <w:lang w:val="ru-RU"/>
          </w:rPr>
          <w:t>–</w:t>
        </w:r>
      </w:ins>
      <w:ins w:id="1626" w:author="User" w:date="2016-11-07T15:23:00Z">
        <w:del w:id="1627" w:author="Павел Смирнов" w:date="2016-12-29T13:20:00Z">
          <w:r w:rsidR="00DE3399" w:rsidDel="00EA18E7">
            <w:rPr>
              <w:rFonts w:ascii="Times New Roman" w:hAnsi="Times New Roman"/>
              <w:iCs/>
              <w:lang w:val="ru-RU"/>
            </w:rPr>
            <w:delText>—</w:delText>
          </w:r>
        </w:del>
      </w:ins>
      <w:del w:id="1628" w:author="User" w:date="2016-11-07T15:23:00Z">
        <w:r w:rsidRPr="00260F2C" w:rsidDel="00DE3399">
          <w:rPr>
            <w:rFonts w:ascii="Times New Roman" w:hAnsi="Times New Roman"/>
            <w:iCs/>
            <w:lang w:val="ru-RU"/>
          </w:rPr>
          <w:delText>–</w:delText>
        </w:r>
      </w:del>
      <w:r w:rsidRPr="00260F2C">
        <w:rPr>
          <w:rFonts w:ascii="Times New Roman" w:hAnsi="Times New Roman"/>
          <w:iCs/>
          <w:lang w:val="ru-RU"/>
        </w:rPr>
        <w:t xml:space="preserve"> источники сейсмических воздействий </w:t>
      </w:r>
      <w:ins w:id="1629" w:author="Павел Смирнов" w:date="2016-12-29T13:20:00Z">
        <w:r w:rsidR="00EA18E7">
          <w:rPr>
            <w:rFonts w:ascii="Times New Roman" w:hAnsi="Times New Roman"/>
            <w:spacing w:val="-4"/>
            <w:lang w:val="ru-RU"/>
          </w:rPr>
          <w:t>–</w:t>
        </w:r>
      </w:ins>
      <w:ins w:id="1630" w:author="User" w:date="2016-11-07T15:23:00Z">
        <w:del w:id="1631" w:author="Павел Смирнов" w:date="2016-12-29T13:20:00Z">
          <w:r w:rsidR="00DE3399" w:rsidDel="00EA18E7">
            <w:rPr>
              <w:rFonts w:ascii="Times New Roman" w:hAnsi="Times New Roman"/>
              <w:iCs/>
              <w:lang w:val="ru-RU"/>
            </w:rPr>
            <w:delText>—</w:delText>
          </w:r>
        </w:del>
      </w:ins>
      <w:del w:id="1632" w:author="User" w:date="2016-11-07T15:23:00Z">
        <w:r w:rsidRPr="00260F2C" w:rsidDel="00DE3399">
          <w:rPr>
            <w:rFonts w:ascii="Times New Roman" w:hAnsi="Times New Roman"/>
            <w:iCs/>
            <w:lang w:val="ru-RU"/>
          </w:rPr>
          <w:delText>–</w:delText>
        </w:r>
      </w:del>
      <w:r w:rsidRPr="00260F2C">
        <w:rPr>
          <w:rFonts w:ascii="Times New Roman" w:hAnsi="Times New Roman"/>
          <w:iCs/>
          <w:lang w:val="ru-RU"/>
        </w:rPr>
        <w:t xml:space="preserve"> площадные (домены), характеризующие рассеянную (фоновую) сейсмичность</w:t>
      </w:r>
      <w:ins w:id="1633" w:author="User" w:date="2016-11-07T15:23:00Z">
        <w:r w:rsidR="00DE3399">
          <w:rPr>
            <w:rFonts w:ascii="Times New Roman" w:hAnsi="Times New Roman"/>
            <w:iCs/>
            <w:lang w:val="ru-RU"/>
          </w:rPr>
          <w:t>,</w:t>
        </w:r>
      </w:ins>
      <w:r w:rsidRPr="00260F2C">
        <w:rPr>
          <w:rFonts w:ascii="Times New Roman" w:hAnsi="Times New Roman"/>
          <w:iCs/>
          <w:lang w:val="ru-RU"/>
        </w:rPr>
        <w:t xml:space="preserve"> и линейные, отражающие сосредоточенную сейсмичность, т.</w:t>
      </w:r>
      <w:ins w:id="1634" w:author="User" w:date="2016-11-07T15:23:00Z">
        <w:r w:rsidR="00DE3399">
          <w:rPr>
            <w:rFonts w:ascii="Times New Roman" w:hAnsi="Times New Roman"/>
            <w:iCs/>
            <w:lang w:val="ru-RU"/>
          </w:rPr>
          <w:t xml:space="preserve"> </w:t>
        </w:r>
      </w:ins>
      <w:r w:rsidRPr="00260F2C">
        <w:rPr>
          <w:rFonts w:ascii="Times New Roman" w:hAnsi="Times New Roman"/>
          <w:iCs/>
          <w:lang w:val="ru-RU"/>
        </w:rPr>
        <w:t>е. потенциальные очаги сильных землетрясений.</w:t>
      </w:r>
      <w:r w:rsidR="00C46DB7">
        <w:rPr>
          <w:rFonts w:ascii="Times New Roman" w:hAnsi="Times New Roman"/>
          <w:iCs/>
          <w:lang w:val="ru-RU"/>
        </w:rPr>
        <w:t xml:space="preserve"> </w:t>
      </w:r>
      <w:r w:rsidRPr="00260F2C">
        <w:rPr>
          <w:rFonts w:ascii="Times New Roman" w:hAnsi="Times New Roman"/>
          <w:iCs/>
          <w:lang w:val="ru-RU"/>
        </w:rPr>
        <w:t xml:space="preserve">В качестве линейных источников рассматриваются активные разломы. Материалы об активных разломах собираются в </w:t>
      </w:r>
      <w:del w:id="1635" w:author="User" w:date="2016-11-07T15:25:00Z">
        <w:r w:rsidRPr="00260F2C" w:rsidDel="0061269D">
          <w:rPr>
            <w:rFonts w:ascii="Times New Roman" w:hAnsi="Times New Roman"/>
            <w:iCs/>
            <w:lang w:val="ru-RU"/>
          </w:rPr>
          <w:delText xml:space="preserve">результате </w:delText>
        </w:r>
      </w:del>
      <w:ins w:id="1636" w:author="User" w:date="2016-11-07T15:25:00Z">
        <w:r w:rsidR="0061269D">
          <w:rPr>
            <w:rFonts w:ascii="Times New Roman" w:hAnsi="Times New Roman"/>
            <w:iCs/>
            <w:lang w:val="ru-RU"/>
          </w:rPr>
          <w:t>ходе</w:t>
        </w:r>
        <w:r w:rsidR="0061269D" w:rsidRPr="00260F2C">
          <w:rPr>
            <w:rFonts w:ascii="Times New Roman" w:hAnsi="Times New Roman"/>
            <w:iCs/>
            <w:lang w:val="ru-RU"/>
          </w:rPr>
          <w:t xml:space="preserve"> </w:t>
        </w:r>
      </w:ins>
      <w:r w:rsidRPr="00260F2C">
        <w:rPr>
          <w:rFonts w:ascii="Times New Roman" w:hAnsi="Times New Roman"/>
          <w:iCs/>
          <w:lang w:val="ru-RU"/>
        </w:rPr>
        <w:t>специальных полевых исследований</w:t>
      </w:r>
      <w:ins w:id="1637" w:author="User" w:date="2016-11-07T15:24:00Z">
        <w:r w:rsidR="0061269D">
          <w:rPr>
            <w:rFonts w:ascii="Times New Roman" w:hAnsi="Times New Roman"/>
            <w:iCs/>
            <w:lang w:val="ru-RU"/>
          </w:rPr>
          <w:t>,</w:t>
        </w:r>
      </w:ins>
      <w:r w:rsidRPr="00260F2C">
        <w:rPr>
          <w:rFonts w:ascii="Times New Roman" w:hAnsi="Times New Roman"/>
          <w:iCs/>
          <w:lang w:val="ru-RU"/>
        </w:rPr>
        <w:t xml:space="preserve"> а также по фондовым и </w:t>
      </w:r>
      <w:del w:id="1638" w:author="Ксения Кисанова" w:date="2017-01-19T14:36:00Z">
        <w:r w:rsidRPr="00260F2C" w:rsidDel="00E96743">
          <w:rPr>
            <w:rFonts w:ascii="Times New Roman" w:hAnsi="Times New Roman"/>
            <w:iCs/>
            <w:lang w:val="ru-RU"/>
          </w:rPr>
          <w:delText xml:space="preserve">литературным </w:delText>
        </w:r>
      </w:del>
      <w:ins w:id="1639" w:author="Ксения Кисанова" w:date="2017-01-19T14:36:00Z">
        <w:r w:rsidR="00E96743">
          <w:rPr>
            <w:rFonts w:ascii="Times New Roman" w:hAnsi="Times New Roman"/>
            <w:iCs/>
            <w:lang w:val="ru-RU"/>
          </w:rPr>
          <w:t>опубликованн</w:t>
        </w:r>
        <w:r w:rsidR="00E96743" w:rsidRPr="00260F2C">
          <w:rPr>
            <w:rFonts w:ascii="Times New Roman" w:hAnsi="Times New Roman"/>
            <w:iCs/>
            <w:lang w:val="ru-RU"/>
          </w:rPr>
          <w:t xml:space="preserve">ым </w:t>
        </w:r>
      </w:ins>
      <w:r w:rsidRPr="00260F2C">
        <w:rPr>
          <w:rFonts w:ascii="Times New Roman" w:hAnsi="Times New Roman"/>
          <w:iCs/>
          <w:lang w:val="ru-RU"/>
        </w:rPr>
        <w:t>материалам. Детальность и площадь картирования зон ВОЗ при Д</w:t>
      </w:r>
      <w:r w:rsidRPr="00260F2C">
        <w:rPr>
          <w:rFonts w:ascii="Times New Roman" w:hAnsi="Times New Roman"/>
          <w:iCs/>
        </w:rPr>
        <w:t>C</w:t>
      </w:r>
      <w:r w:rsidRPr="00260F2C">
        <w:rPr>
          <w:rFonts w:ascii="Times New Roman" w:hAnsi="Times New Roman"/>
          <w:iCs/>
          <w:lang w:val="ru-RU"/>
        </w:rPr>
        <w:t xml:space="preserve">Р определяются </w:t>
      </w:r>
      <w:r w:rsidRPr="00260F2C">
        <w:rPr>
          <w:rFonts w:ascii="Times New Roman" w:hAnsi="Times New Roman"/>
          <w:iCs/>
          <w:lang w:val="ru-RU"/>
        </w:rPr>
        <w:lastRenderedPageBreak/>
        <w:t xml:space="preserve">охватом наиболее опасных структур в масштабе </w:t>
      </w:r>
      <w:r w:rsidR="00655AAF" w:rsidRPr="00260F2C">
        <w:rPr>
          <w:rFonts w:ascii="Times New Roman" w:hAnsi="Times New Roman"/>
          <w:lang w:val="ru-RU"/>
        </w:rPr>
        <w:t>1:500 000</w:t>
      </w:r>
      <w:del w:id="1640" w:author="User" w:date="2016-11-07T15:25:00Z">
        <w:r w:rsidR="00655AAF" w:rsidRPr="00260F2C" w:rsidDel="0061269D">
          <w:rPr>
            <w:rFonts w:ascii="Times New Roman" w:hAnsi="Times New Roman"/>
            <w:lang w:val="ru-RU"/>
          </w:rPr>
          <w:delText xml:space="preserve"> </w:delText>
        </w:r>
      </w:del>
      <w:ins w:id="1641" w:author="Ксения Кисанова" w:date="2017-01-19T14:36:00Z">
        <w:r w:rsidR="00E96743">
          <w:rPr>
            <w:rFonts w:ascii="Times New Roman" w:hAnsi="Times New Roman"/>
            <w:lang w:val="ru-RU"/>
          </w:rPr>
          <w:t>–</w:t>
        </w:r>
      </w:ins>
      <w:ins w:id="1642" w:author="User" w:date="2016-11-09T14:38:00Z">
        <w:del w:id="1643" w:author="Ксения Кисанова" w:date="2017-01-19T14:36:00Z">
          <w:r w:rsidR="00FF61CC" w:rsidDel="00E96743">
            <w:rPr>
              <w:rFonts w:ascii="Times New Roman" w:hAnsi="Times New Roman"/>
              <w:lang w:val="ru-RU"/>
            </w:rPr>
            <w:delText>÷</w:delText>
          </w:r>
        </w:del>
      </w:ins>
      <w:del w:id="1644" w:author="User" w:date="2016-11-07T15:25:00Z">
        <w:r w:rsidR="00655AAF" w:rsidRPr="00260F2C" w:rsidDel="0061269D">
          <w:rPr>
            <w:rFonts w:ascii="Times New Roman" w:hAnsi="Times New Roman"/>
            <w:lang w:val="ru-RU"/>
          </w:rPr>
          <w:delText>-</w:delText>
        </w:r>
      </w:del>
      <w:r w:rsidR="00655AAF" w:rsidRPr="00260F2C">
        <w:rPr>
          <w:rFonts w:ascii="Times New Roman" w:hAnsi="Times New Roman"/>
          <w:lang w:val="ru-RU"/>
        </w:rPr>
        <w:t>1:200 000</w:t>
      </w:r>
      <w:r w:rsidRPr="00260F2C">
        <w:rPr>
          <w:rFonts w:ascii="Times New Roman" w:hAnsi="Times New Roman"/>
          <w:iCs/>
          <w:lang w:val="ru-RU"/>
        </w:rPr>
        <w:t xml:space="preserve">. Зоны ВОЗ характеризуются параметрами, необходимыми для расчета сейсмических воздействий: максимальной магнитудой ожидаемых землетрясений </w:t>
      </w:r>
      <w:del w:id="1645" w:author="User" w:date="2016-11-07T15:25:00Z">
        <w:r w:rsidRPr="00260F2C" w:rsidDel="0061269D">
          <w:rPr>
            <w:rFonts w:ascii="Times New Roman" w:hAnsi="Times New Roman"/>
            <w:iCs/>
            <w:lang w:val="ru-RU"/>
          </w:rPr>
          <w:delText>(</w:delText>
        </w:r>
      </w:del>
      <w:r w:rsidRPr="0061269D">
        <w:rPr>
          <w:rFonts w:ascii="Times New Roman" w:hAnsi="Times New Roman"/>
          <w:i/>
          <w:iCs/>
          <w:lang w:val="ru-RU"/>
          <w:rPrChange w:id="1646" w:author="User" w:date="2016-11-07T15:26:00Z">
            <w:rPr>
              <w:rFonts w:ascii="Times New Roman" w:hAnsi="Times New Roman"/>
              <w:iCs/>
              <w:lang w:val="ru-RU"/>
            </w:rPr>
          </w:rPrChange>
        </w:rPr>
        <w:t>М</w:t>
      </w:r>
      <w:r w:rsidRPr="00260F2C">
        <w:rPr>
          <w:rFonts w:ascii="Times New Roman" w:hAnsi="Times New Roman"/>
          <w:iCs/>
          <w:vertAlign w:val="subscript"/>
        </w:rPr>
        <w:t>max</w:t>
      </w:r>
      <w:del w:id="1647" w:author="User" w:date="2016-11-07T15:25:00Z">
        <w:r w:rsidRPr="00260F2C" w:rsidDel="0061269D">
          <w:rPr>
            <w:rFonts w:ascii="Times New Roman" w:hAnsi="Times New Roman"/>
            <w:iCs/>
            <w:lang w:val="ru-RU"/>
          </w:rPr>
          <w:delText>)</w:delText>
        </w:r>
      </w:del>
      <w:r w:rsidRPr="00260F2C">
        <w:rPr>
          <w:rFonts w:ascii="Times New Roman" w:hAnsi="Times New Roman"/>
          <w:iCs/>
          <w:lang w:val="ru-RU"/>
        </w:rPr>
        <w:t xml:space="preserve">, глубиной их гипоцентров, кинематикой сейсмотектонических смещений в очаге. </w:t>
      </w:r>
      <w:r w:rsidR="008A36C4" w:rsidRPr="00260F2C">
        <w:rPr>
          <w:rFonts w:ascii="Times New Roman" w:hAnsi="Times New Roman"/>
          <w:iCs/>
          <w:lang w:val="ru-RU"/>
        </w:rPr>
        <w:t xml:space="preserve">Пороговое значение </w:t>
      </w:r>
      <w:r w:rsidR="008A36C4" w:rsidRPr="0061269D">
        <w:rPr>
          <w:rFonts w:ascii="Times New Roman" w:hAnsi="Times New Roman"/>
          <w:i/>
          <w:iCs/>
          <w:lang w:val="ru-RU"/>
          <w:rPrChange w:id="1648" w:author="User" w:date="2016-11-07T15:26:00Z">
            <w:rPr>
              <w:rFonts w:ascii="Times New Roman" w:hAnsi="Times New Roman"/>
              <w:iCs/>
              <w:lang w:val="ru-RU"/>
            </w:rPr>
          </w:rPrChange>
        </w:rPr>
        <w:t>М</w:t>
      </w:r>
      <w:r w:rsidR="008A36C4" w:rsidRPr="00260F2C">
        <w:rPr>
          <w:rFonts w:ascii="Times New Roman" w:hAnsi="Times New Roman"/>
          <w:iCs/>
          <w:vertAlign w:val="subscript"/>
        </w:rPr>
        <w:t>max</w:t>
      </w:r>
      <w:r w:rsidR="008A36C4" w:rsidRPr="00260F2C">
        <w:rPr>
          <w:rFonts w:ascii="Times New Roman" w:hAnsi="Times New Roman"/>
          <w:iCs/>
          <w:vertAlign w:val="subscript"/>
          <w:lang w:val="ru-RU"/>
        </w:rPr>
        <w:t xml:space="preserve"> </w:t>
      </w:r>
      <w:r w:rsidR="008A36C4" w:rsidRPr="00260F2C">
        <w:rPr>
          <w:rFonts w:ascii="Times New Roman" w:hAnsi="Times New Roman"/>
          <w:iCs/>
          <w:lang w:val="ru-RU"/>
        </w:rPr>
        <w:t>при картировании зон ВОЗ определяется в зависимости от региональных сейсмотектонических условий.</w:t>
      </w:r>
    </w:p>
    <w:p w:rsidR="005A32EE" w:rsidRPr="00260F2C" w:rsidRDefault="005A32EE">
      <w:pPr>
        <w:spacing w:after="120" w:line="360" w:lineRule="auto"/>
        <w:ind w:firstLine="567"/>
        <w:jc w:val="both"/>
        <w:rPr>
          <w:rFonts w:ascii="Times New Roman" w:hAnsi="Times New Roman"/>
          <w:iCs/>
          <w:lang w:val="ru-RU"/>
        </w:rPr>
        <w:pPrChange w:id="1649" w:author="Павел Смирнов" w:date="2016-12-29T11:10:00Z">
          <w:pPr>
            <w:spacing w:after="120"/>
            <w:ind w:firstLine="567"/>
            <w:jc w:val="both"/>
          </w:pPr>
        </w:pPrChange>
      </w:pPr>
      <w:r w:rsidRPr="00260F2C">
        <w:rPr>
          <w:rFonts w:ascii="Times New Roman" w:hAnsi="Times New Roman"/>
          <w:iCs/>
          <w:lang w:val="ru-RU"/>
        </w:rPr>
        <w:t xml:space="preserve">Важнейшей составляющей карты зон ВОЗ являются прогнозные магнитуды землетрясений. Оценка максимально возможных магнитуд ожидаемых землетрясений </w:t>
      </w:r>
      <w:del w:id="1650" w:author="User" w:date="2016-11-07T15:27:00Z">
        <w:r w:rsidRPr="00260F2C" w:rsidDel="0061269D">
          <w:rPr>
            <w:rFonts w:ascii="Times New Roman" w:hAnsi="Times New Roman"/>
            <w:iCs/>
            <w:lang w:val="ru-RU"/>
          </w:rPr>
          <w:delText>(</w:delText>
        </w:r>
      </w:del>
      <w:r w:rsidRPr="0061269D">
        <w:rPr>
          <w:rFonts w:ascii="Times New Roman" w:hAnsi="Times New Roman"/>
          <w:i/>
          <w:iCs/>
          <w:lang w:val="ru-RU"/>
          <w:rPrChange w:id="1651" w:author="User" w:date="2016-11-07T15:27:00Z">
            <w:rPr>
              <w:rFonts w:ascii="Times New Roman" w:hAnsi="Times New Roman"/>
              <w:iCs/>
              <w:lang w:val="ru-RU"/>
            </w:rPr>
          </w:rPrChange>
        </w:rPr>
        <w:t>М</w:t>
      </w:r>
      <w:r w:rsidRPr="00260F2C">
        <w:rPr>
          <w:rFonts w:ascii="Times New Roman" w:hAnsi="Times New Roman"/>
          <w:iCs/>
          <w:vertAlign w:val="subscript"/>
        </w:rPr>
        <w:t>max</w:t>
      </w:r>
      <w:del w:id="1652" w:author="User" w:date="2016-11-07T15:27:00Z">
        <w:r w:rsidRPr="00260F2C" w:rsidDel="0061269D">
          <w:rPr>
            <w:rFonts w:ascii="Times New Roman" w:hAnsi="Times New Roman"/>
            <w:iCs/>
            <w:lang w:val="ru-RU"/>
          </w:rPr>
          <w:delText>)</w:delText>
        </w:r>
      </w:del>
      <w:r w:rsidRPr="00260F2C">
        <w:rPr>
          <w:rFonts w:ascii="Times New Roman" w:hAnsi="Times New Roman"/>
          <w:iCs/>
          <w:lang w:val="ru-RU"/>
        </w:rPr>
        <w:t xml:space="preserve"> про</w:t>
      </w:r>
      <w:del w:id="1653" w:author="Ксения Кисанова" w:date="2017-01-19T14:36:00Z">
        <w:r w:rsidRPr="00260F2C" w:rsidDel="00E96743">
          <w:rPr>
            <w:rFonts w:ascii="Times New Roman" w:hAnsi="Times New Roman"/>
            <w:iCs/>
            <w:lang w:val="ru-RU"/>
          </w:rPr>
          <w:delText>из</w:delText>
        </w:r>
      </w:del>
      <w:r w:rsidRPr="00260F2C">
        <w:rPr>
          <w:rFonts w:ascii="Times New Roman" w:hAnsi="Times New Roman"/>
          <w:iCs/>
          <w:lang w:val="ru-RU"/>
        </w:rPr>
        <w:t>водится по комплексу геолого-геофизических, сейсмологических и сейсмотектонических данных. Наиболее надеж</w:t>
      </w:r>
      <w:ins w:id="1654" w:author="Ксения Кисанова" w:date="2017-01-19T14:37:00Z">
        <w:r w:rsidR="00E96743">
          <w:rPr>
            <w:rFonts w:ascii="Times New Roman" w:hAnsi="Times New Roman"/>
            <w:iCs/>
            <w:lang w:val="ru-RU"/>
          </w:rPr>
          <w:t>ен</w:t>
        </w:r>
      </w:ins>
      <w:del w:id="1655" w:author="Ксения Кисанова" w:date="2017-01-19T14:37:00Z">
        <w:r w:rsidRPr="00260F2C" w:rsidDel="00E96743">
          <w:rPr>
            <w:rFonts w:ascii="Times New Roman" w:hAnsi="Times New Roman"/>
            <w:iCs/>
            <w:lang w:val="ru-RU"/>
          </w:rPr>
          <w:delText>н</w:delText>
        </w:r>
      </w:del>
      <w:del w:id="1656" w:author="Ксения Кисанова" w:date="2017-01-19T14:36:00Z">
        <w:r w:rsidRPr="00260F2C" w:rsidDel="00E96743">
          <w:rPr>
            <w:rFonts w:ascii="Times New Roman" w:hAnsi="Times New Roman"/>
            <w:iCs/>
            <w:lang w:val="ru-RU"/>
          </w:rPr>
          <w:delText>ы</w:delText>
        </w:r>
      </w:del>
      <w:ins w:id="1657" w:author="User" w:date="2016-11-07T15:28:00Z">
        <w:del w:id="1658" w:author="Ксения Кисанова" w:date="2017-01-19T14:36:00Z">
          <w:r w:rsidR="0061269D" w:rsidDel="00E96743">
            <w:rPr>
              <w:rFonts w:ascii="Times New Roman" w:hAnsi="Times New Roman"/>
              <w:iCs/>
              <w:lang w:val="ru-RU"/>
            </w:rPr>
            <w:delText>й</w:delText>
          </w:r>
        </w:del>
      </w:ins>
      <w:del w:id="1659" w:author="User" w:date="2016-11-07T15:28:00Z">
        <w:r w:rsidRPr="00260F2C" w:rsidDel="0061269D">
          <w:rPr>
            <w:rFonts w:ascii="Times New Roman" w:hAnsi="Times New Roman"/>
            <w:iCs/>
            <w:lang w:val="ru-RU"/>
          </w:rPr>
          <w:delText>м</w:delText>
        </w:r>
      </w:del>
      <w:r w:rsidRPr="00260F2C">
        <w:rPr>
          <w:rFonts w:ascii="Times New Roman" w:hAnsi="Times New Roman"/>
          <w:iCs/>
          <w:lang w:val="ru-RU"/>
        </w:rPr>
        <w:t xml:space="preserve"> </w:t>
      </w:r>
      <w:ins w:id="1660" w:author="Павел Смирнов" w:date="2016-12-29T13:20:00Z">
        <w:r w:rsidR="00EA18E7">
          <w:rPr>
            <w:rFonts w:ascii="Times New Roman" w:hAnsi="Times New Roman"/>
            <w:spacing w:val="-4"/>
            <w:lang w:val="ru-RU"/>
          </w:rPr>
          <w:t>–</w:t>
        </w:r>
      </w:ins>
      <w:ins w:id="1661" w:author="User" w:date="2016-11-07T15:28:00Z">
        <w:del w:id="1662" w:author="Павел Смирнов" w:date="2016-12-29T13:20:00Z">
          <w:r w:rsidR="0061269D" w:rsidDel="00EA18E7">
            <w:rPr>
              <w:rFonts w:ascii="Times New Roman" w:hAnsi="Times New Roman"/>
              <w:iCs/>
              <w:lang w:val="ru-RU"/>
            </w:rPr>
            <w:delText>—</w:delText>
          </w:r>
        </w:del>
      </w:ins>
      <w:del w:id="1663" w:author="User" w:date="2016-11-07T15:28:00Z">
        <w:r w:rsidRPr="00260F2C" w:rsidDel="0061269D">
          <w:rPr>
            <w:rFonts w:ascii="Times New Roman" w:hAnsi="Times New Roman"/>
            <w:iCs/>
            <w:lang w:val="ru-RU"/>
          </w:rPr>
          <w:delText>является</w:delText>
        </w:r>
      </w:del>
      <w:r w:rsidRPr="00260F2C">
        <w:rPr>
          <w:rFonts w:ascii="Times New Roman" w:hAnsi="Times New Roman"/>
          <w:iCs/>
          <w:lang w:val="ru-RU"/>
        </w:rPr>
        <w:t xml:space="preserve"> комплексный подход</w:t>
      </w:r>
      <w:del w:id="1664" w:author="User" w:date="2016-11-07T15:28:00Z">
        <w:r w:rsidRPr="00260F2C" w:rsidDel="0061269D">
          <w:rPr>
            <w:rFonts w:ascii="Times New Roman" w:hAnsi="Times New Roman"/>
            <w:iCs/>
            <w:lang w:val="ru-RU"/>
          </w:rPr>
          <w:delText>,</w:delText>
        </w:r>
      </w:del>
      <w:r w:rsidRPr="00260F2C">
        <w:rPr>
          <w:rFonts w:ascii="Times New Roman" w:hAnsi="Times New Roman"/>
          <w:iCs/>
          <w:lang w:val="ru-RU"/>
        </w:rPr>
        <w:t xml:space="preserve"> с использованием тр</w:t>
      </w:r>
      <w:ins w:id="1665" w:author="User" w:date="2016-11-07T15:28:00Z">
        <w:r w:rsidR="0061269D">
          <w:rPr>
            <w:rFonts w:ascii="Times New Roman" w:hAnsi="Times New Roman"/>
            <w:iCs/>
            <w:lang w:val="ru-RU"/>
          </w:rPr>
          <w:t>е</w:t>
        </w:r>
      </w:ins>
      <w:del w:id="1666" w:author="User" w:date="2016-11-07T15:28:00Z">
        <w:r w:rsidRPr="00260F2C" w:rsidDel="0061269D">
          <w:rPr>
            <w:rFonts w:ascii="Times New Roman" w:hAnsi="Times New Roman"/>
            <w:iCs/>
            <w:lang w:val="ru-RU"/>
          </w:rPr>
          <w:delText>ё</w:delText>
        </w:r>
      </w:del>
      <w:r w:rsidRPr="00260F2C">
        <w:rPr>
          <w:rFonts w:ascii="Times New Roman" w:hAnsi="Times New Roman"/>
          <w:iCs/>
          <w:lang w:val="ru-RU"/>
        </w:rPr>
        <w:t xml:space="preserve">х взаимно дополняющих методов: традиционного, формализованного и </w:t>
      </w:r>
      <w:proofErr w:type="spellStart"/>
      <w:r w:rsidRPr="00260F2C">
        <w:rPr>
          <w:rFonts w:ascii="Times New Roman" w:hAnsi="Times New Roman"/>
          <w:iCs/>
          <w:lang w:val="ru-RU"/>
        </w:rPr>
        <w:t>палеосейсмологического</w:t>
      </w:r>
      <w:proofErr w:type="spellEnd"/>
      <w:r w:rsidRPr="00260F2C">
        <w:rPr>
          <w:rFonts w:ascii="Times New Roman" w:hAnsi="Times New Roman"/>
          <w:iCs/>
          <w:lang w:val="ru-RU"/>
        </w:rPr>
        <w:t>.</w:t>
      </w:r>
      <w:del w:id="1667" w:author="User" w:date="2016-11-07T15:28:00Z">
        <w:r w:rsidRPr="00260F2C" w:rsidDel="0061269D">
          <w:rPr>
            <w:rFonts w:ascii="Times New Roman" w:hAnsi="Times New Roman"/>
            <w:iCs/>
            <w:lang w:val="ru-RU"/>
          </w:rPr>
          <w:delText xml:space="preserve"> </w:delText>
        </w:r>
      </w:del>
    </w:p>
    <w:p w:rsidR="005A32EE" w:rsidRPr="00260F2C" w:rsidRDefault="0061269D">
      <w:pPr>
        <w:spacing w:after="120" w:line="360" w:lineRule="auto"/>
        <w:ind w:firstLine="567"/>
        <w:jc w:val="both"/>
        <w:rPr>
          <w:rFonts w:ascii="Times New Roman" w:hAnsi="Times New Roman"/>
          <w:iCs/>
          <w:lang w:val="ru-RU"/>
        </w:rPr>
        <w:pPrChange w:id="1668" w:author="Павел Смирнов" w:date="2016-12-29T11:10:00Z">
          <w:pPr>
            <w:spacing w:after="120"/>
            <w:ind w:firstLine="567"/>
            <w:jc w:val="both"/>
          </w:pPr>
        </w:pPrChange>
      </w:pPr>
      <w:ins w:id="1669" w:author="User" w:date="2016-11-07T15:28:00Z">
        <w:r>
          <w:rPr>
            <w:rFonts w:ascii="Times New Roman" w:hAnsi="Times New Roman"/>
            <w:iCs/>
            <w:lang w:val="ru-RU"/>
          </w:rPr>
          <w:t>Первый, т</w:t>
        </w:r>
      </w:ins>
      <w:del w:id="1670" w:author="User" w:date="2016-11-07T15:28:00Z">
        <w:r w:rsidR="005A32EE" w:rsidRPr="00260F2C" w:rsidDel="0061269D">
          <w:rPr>
            <w:rFonts w:ascii="Times New Roman" w:hAnsi="Times New Roman"/>
            <w:iCs/>
            <w:lang w:val="ru-RU"/>
          </w:rPr>
          <w:delText>Т</w:delText>
        </w:r>
      </w:del>
      <w:r w:rsidR="005A32EE" w:rsidRPr="00260F2C">
        <w:rPr>
          <w:rFonts w:ascii="Times New Roman" w:hAnsi="Times New Roman"/>
          <w:iCs/>
          <w:lang w:val="ru-RU"/>
        </w:rPr>
        <w:t>радиционный</w:t>
      </w:r>
      <w:ins w:id="1671" w:author="User" w:date="2016-11-07T15:28:00Z">
        <w:r>
          <w:rPr>
            <w:rFonts w:ascii="Times New Roman" w:hAnsi="Times New Roman"/>
            <w:iCs/>
            <w:lang w:val="ru-RU"/>
          </w:rPr>
          <w:t>,</w:t>
        </w:r>
      </w:ins>
      <w:r w:rsidR="005A32EE" w:rsidRPr="00260F2C">
        <w:rPr>
          <w:rFonts w:ascii="Times New Roman" w:hAnsi="Times New Roman"/>
          <w:iCs/>
          <w:lang w:val="ru-RU"/>
        </w:rPr>
        <w:t xml:space="preserve"> метод основан на суммировании геологических, неотектонических, геофизических и сейсмологических данных в виде карты </w:t>
      </w:r>
      <w:proofErr w:type="spellStart"/>
      <w:r w:rsidR="005A32EE" w:rsidRPr="00260F2C">
        <w:rPr>
          <w:rFonts w:ascii="Times New Roman" w:hAnsi="Times New Roman"/>
          <w:iCs/>
          <w:lang w:val="ru-RU"/>
        </w:rPr>
        <w:t>сейсмогенерирующих</w:t>
      </w:r>
      <w:proofErr w:type="spellEnd"/>
      <w:r w:rsidR="005A32EE" w:rsidRPr="00260F2C">
        <w:rPr>
          <w:rFonts w:ascii="Times New Roman" w:hAnsi="Times New Roman"/>
          <w:iCs/>
          <w:lang w:val="ru-RU"/>
        </w:rPr>
        <w:t xml:space="preserve"> структур.</w:t>
      </w:r>
    </w:p>
    <w:p w:rsidR="005A32EE" w:rsidRPr="00260F2C" w:rsidRDefault="005A32EE">
      <w:pPr>
        <w:spacing w:after="120" w:line="360" w:lineRule="auto"/>
        <w:ind w:firstLine="567"/>
        <w:jc w:val="both"/>
        <w:rPr>
          <w:rFonts w:ascii="Times New Roman" w:hAnsi="Times New Roman"/>
          <w:iCs/>
          <w:lang w:val="ru-RU"/>
        </w:rPr>
        <w:pPrChange w:id="1672" w:author="Павел Смирнов" w:date="2016-12-29T11:10:00Z">
          <w:pPr>
            <w:spacing w:after="120"/>
            <w:ind w:firstLine="567"/>
            <w:jc w:val="both"/>
          </w:pPr>
        </w:pPrChange>
      </w:pPr>
      <w:r w:rsidRPr="00260F2C">
        <w:rPr>
          <w:rFonts w:ascii="Times New Roman" w:hAnsi="Times New Roman"/>
          <w:iCs/>
          <w:lang w:val="ru-RU"/>
        </w:rPr>
        <w:t>Второй</w:t>
      </w:r>
      <w:ins w:id="1673" w:author="User" w:date="2016-11-07T15:29:00Z">
        <w:r w:rsidR="0061269D">
          <w:rPr>
            <w:rFonts w:ascii="Times New Roman" w:hAnsi="Times New Roman"/>
            <w:iCs/>
            <w:lang w:val="ru-RU"/>
          </w:rPr>
          <w:t>, формализованный,</w:t>
        </w:r>
      </w:ins>
      <w:r w:rsidRPr="00260F2C">
        <w:rPr>
          <w:rFonts w:ascii="Times New Roman" w:hAnsi="Times New Roman"/>
          <w:iCs/>
          <w:lang w:val="ru-RU"/>
        </w:rPr>
        <w:t xml:space="preserve"> метод оценки сейсмического потенциала </w:t>
      </w:r>
      <w:del w:id="1674" w:author="User" w:date="2016-11-07T15:29:00Z">
        <w:r w:rsidRPr="00260F2C" w:rsidDel="0061269D">
          <w:rPr>
            <w:rFonts w:ascii="Times New Roman" w:hAnsi="Times New Roman"/>
            <w:iCs/>
            <w:lang w:val="ru-RU"/>
          </w:rPr>
          <w:delText xml:space="preserve">– формализованный, </w:delText>
        </w:r>
      </w:del>
      <w:r w:rsidRPr="00260F2C">
        <w:rPr>
          <w:rFonts w:ascii="Times New Roman" w:hAnsi="Times New Roman"/>
          <w:iCs/>
          <w:lang w:val="ru-RU"/>
        </w:rPr>
        <w:t>основан</w:t>
      </w:r>
      <w:del w:id="1675" w:author="User" w:date="2016-11-07T15:29:00Z">
        <w:r w:rsidRPr="00260F2C" w:rsidDel="0061269D">
          <w:rPr>
            <w:rFonts w:ascii="Times New Roman" w:hAnsi="Times New Roman"/>
            <w:iCs/>
            <w:lang w:val="ru-RU"/>
          </w:rPr>
          <w:delText>ный</w:delText>
        </w:r>
      </w:del>
      <w:r w:rsidRPr="00260F2C">
        <w:rPr>
          <w:rFonts w:ascii="Times New Roman" w:hAnsi="Times New Roman"/>
          <w:iCs/>
          <w:lang w:val="ru-RU"/>
        </w:rPr>
        <w:t xml:space="preserve"> на численном моделировании геолого-геофизических критериев сейсмичности в различных направлениях, с выявлением количественных связей между различными сейсмогеологическими параметрами, отражающими уровень современной активизации той или иной структуры.</w:t>
      </w:r>
      <w:del w:id="1676" w:author="User" w:date="2016-11-07T15:29:00Z">
        <w:r w:rsidRPr="00260F2C" w:rsidDel="0061269D">
          <w:rPr>
            <w:rFonts w:ascii="Times New Roman" w:hAnsi="Times New Roman"/>
            <w:iCs/>
            <w:lang w:val="ru-RU"/>
          </w:rPr>
          <w:delText xml:space="preserve"> </w:delText>
        </w:r>
      </w:del>
    </w:p>
    <w:p w:rsidR="005A32EE" w:rsidRPr="00260F2C" w:rsidRDefault="0061269D">
      <w:pPr>
        <w:spacing w:after="120" w:line="360" w:lineRule="auto"/>
        <w:ind w:firstLine="567"/>
        <w:jc w:val="both"/>
        <w:rPr>
          <w:rFonts w:ascii="Times New Roman" w:hAnsi="Times New Roman"/>
          <w:lang w:val="ru-RU"/>
        </w:rPr>
        <w:pPrChange w:id="1677" w:author="Павел Смирнов" w:date="2016-12-29T11:10:00Z">
          <w:pPr>
            <w:spacing w:after="120"/>
            <w:ind w:firstLine="567"/>
            <w:jc w:val="both"/>
          </w:pPr>
        </w:pPrChange>
      </w:pPr>
      <w:ins w:id="1678" w:author="User" w:date="2016-11-07T15:30:00Z">
        <w:r>
          <w:rPr>
            <w:rFonts w:ascii="Times New Roman" w:hAnsi="Times New Roman"/>
            <w:iCs/>
            <w:lang w:val="ru-RU"/>
          </w:rPr>
          <w:t>Трети</w:t>
        </w:r>
      </w:ins>
      <w:ins w:id="1679" w:author="User" w:date="2016-11-07T15:31:00Z">
        <w:r>
          <w:rPr>
            <w:rFonts w:ascii="Times New Roman" w:hAnsi="Times New Roman"/>
            <w:iCs/>
            <w:lang w:val="ru-RU"/>
          </w:rPr>
          <w:t>й</w:t>
        </w:r>
      </w:ins>
      <w:ins w:id="1680" w:author="User" w:date="2016-11-07T15:30:00Z">
        <w:r>
          <w:rPr>
            <w:rFonts w:ascii="Times New Roman" w:hAnsi="Times New Roman"/>
            <w:iCs/>
            <w:lang w:val="ru-RU"/>
          </w:rPr>
          <w:t xml:space="preserve"> </w:t>
        </w:r>
        <w:del w:id="1681" w:author="Павел Смирнов" w:date="2016-12-29T13:20:00Z">
          <w:r w:rsidDel="00EA18E7">
            <w:rPr>
              <w:rFonts w:ascii="Times New Roman" w:hAnsi="Times New Roman"/>
              <w:iCs/>
              <w:lang w:val="ru-RU"/>
            </w:rPr>
            <w:delText>—</w:delText>
          </w:r>
        </w:del>
      </w:ins>
      <w:ins w:id="1682" w:author="Павел Смирнов" w:date="2016-12-29T13:20:00Z">
        <w:r w:rsidR="00EA18E7">
          <w:rPr>
            <w:rFonts w:ascii="Times New Roman" w:hAnsi="Times New Roman"/>
            <w:spacing w:val="-4"/>
            <w:lang w:val="ru-RU"/>
          </w:rPr>
          <w:t>–</w:t>
        </w:r>
      </w:ins>
      <w:ins w:id="1683" w:author="User" w:date="2016-11-07T15:30:00Z">
        <w:r>
          <w:rPr>
            <w:rFonts w:ascii="Times New Roman" w:hAnsi="Times New Roman"/>
            <w:iCs/>
            <w:lang w:val="ru-RU"/>
          </w:rPr>
          <w:t xml:space="preserve"> </w:t>
        </w:r>
      </w:ins>
      <w:del w:id="1684" w:author="User" w:date="2016-11-07T15:30:00Z">
        <w:r w:rsidR="005A32EE" w:rsidRPr="00260F2C" w:rsidDel="0061269D">
          <w:rPr>
            <w:rFonts w:ascii="Times New Roman" w:hAnsi="Times New Roman"/>
            <w:iCs/>
            <w:lang w:val="ru-RU"/>
          </w:rPr>
          <w:delText>О</w:delText>
        </w:r>
      </w:del>
      <w:ins w:id="1685" w:author="User" w:date="2016-11-07T15:30:00Z">
        <w:r>
          <w:rPr>
            <w:rFonts w:ascii="Times New Roman" w:hAnsi="Times New Roman"/>
            <w:iCs/>
            <w:lang w:val="ru-RU"/>
          </w:rPr>
          <w:t>о</w:t>
        </w:r>
      </w:ins>
      <w:r w:rsidR="005A32EE" w:rsidRPr="00260F2C">
        <w:rPr>
          <w:rFonts w:ascii="Times New Roman" w:hAnsi="Times New Roman"/>
          <w:iCs/>
          <w:lang w:val="ru-RU"/>
        </w:rPr>
        <w:t xml:space="preserve">ценка </w:t>
      </w:r>
      <w:r w:rsidR="005A32EE" w:rsidRPr="0061269D">
        <w:rPr>
          <w:rFonts w:ascii="Times New Roman" w:hAnsi="Times New Roman"/>
          <w:i/>
          <w:iCs/>
          <w:lang w:val="ru-RU"/>
          <w:rPrChange w:id="1686" w:author="User" w:date="2016-11-07T15:30:00Z">
            <w:rPr>
              <w:rFonts w:ascii="Times New Roman" w:hAnsi="Times New Roman"/>
              <w:iCs/>
              <w:lang w:val="ru-RU"/>
            </w:rPr>
          </w:rPrChange>
        </w:rPr>
        <w:t>М</w:t>
      </w:r>
      <w:r w:rsidR="005A32EE" w:rsidRPr="00260F2C">
        <w:rPr>
          <w:rFonts w:ascii="Times New Roman" w:hAnsi="Times New Roman"/>
          <w:iCs/>
          <w:vertAlign w:val="subscript"/>
        </w:rPr>
        <w:t>max</w:t>
      </w:r>
      <w:r w:rsidR="005A32EE" w:rsidRPr="00260F2C">
        <w:rPr>
          <w:rFonts w:ascii="Times New Roman" w:hAnsi="Times New Roman"/>
          <w:lang w:val="ru-RU"/>
        </w:rPr>
        <w:t xml:space="preserve"> по комплексу </w:t>
      </w:r>
      <w:proofErr w:type="spellStart"/>
      <w:r w:rsidR="005A32EE" w:rsidRPr="00260F2C">
        <w:rPr>
          <w:rFonts w:ascii="Times New Roman" w:hAnsi="Times New Roman"/>
          <w:iCs/>
          <w:lang w:val="ru-RU"/>
        </w:rPr>
        <w:t>палеосейсмолог</w:t>
      </w:r>
      <w:r w:rsidR="005A32EE" w:rsidRPr="00260F2C">
        <w:rPr>
          <w:rFonts w:ascii="Times New Roman" w:hAnsi="Times New Roman"/>
          <w:lang w:val="ru-RU"/>
        </w:rPr>
        <w:t>ических</w:t>
      </w:r>
      <w:proofErr w:type="spellEnd"/>
      <w:r w:rsidR="005A32EE" w:rsidRPr="00260F2C">
        <w:rPr>
          <w:rFonts w:ascii="Times New Roman" w:hAnsi="Times New Roman"/>
          <w:lang w:val="ru-RU"/>
        </w:rPr>
        <w:t xml:space="preserve"> данных </w:t>
      </w:r>
      <w:ins w:id="1687" w:author="User" w:date="2016-11-07T15:30:00Z">
        <w:del w:id="1688" w:author="Павел Смирнов" w:date="2016-12-29T13:20:00Z">
          <w:r w:rsidDel="00EA18E7">
            <w:rPr>
              <w:rFonts w:ascii="Times New Roman" w:hAnsi="Times New Roman"/>
              <w:lang w:val="ru-RU"/>
            </w:rPr>
            <w:delText>—</w:delText>
          </w:r>
        </w:del>
      </w:ins>
      <w:ins w:id="1689" w:author="Павел Смирнов" w:date="2016-12-29T13:20:00Z">
        <w:r w:rsidR="00EA18E7">
          <w:rPr>
            <w:rFonts w:ascii="Times New Roman" w:hAnsi="Times New Roman"/>
            <w:spacing w:val="-4"/>
            <w:lang w:val="ru-RU"/>
          </w:rPr>
          <w:t>–</w:t>
        </w:r>
      </w:ins>
      <w:ins w:id="1690" w:author="User" w:date="2016-11-07T15:30:00Z">
        <w:r>
          <w:rPr>
            <w:rFonts w:ascii="Times New Roman" w:hAnsi="Times New Roman"/>
            <w:lang w:val="ru-RU"/>
          </w:rPr>
          <w:t xml:space="preserve"> </w:t>
        </w:r>
      </w:ins>
      <w:r w:rsidR="005A32EE" w:rsidRPr="00260F2C">
        <w:rPr>
          <w:rFonts w:ascii="Times New Roman" w:hAnsi="Times New Roman"/>
          <w:lang w:val="ru-RU"/>
        </w:rPr>
        <w:t>основ</w:t>
      </w:r>
      <w:ins w:id="1691" w:author="User" w:date="2016-11-07T15:30:00Z">
        <w:r>
          <w:rPr>
            <w:rFonts w:ascii="Times New Roman" w:hAnsi="Times New Roman"/>
            <w:lang w:val="ru-RU"/>
          </w:rPr>
          <w:t>ан</w:t>
        </w:r>
      </w:ins>
      <w:del w:id="1692" w:author="User" w:date="2016-11-07T15:30:00Z">
        <w:r w:rsidR="005A32EE" w:rsidRPr="00260F2C" w:rsidDel="0061269D">
          <w:rPr>
            <w:rFonts w:ascii="Times New Roman" w:hAnsi="Times New Roman"/>
            <w:lang w:val="ru-RU"/>
          </w:rPr>
          <w:delText>ывается</w:delText>
        </w:r>
      </w:del>
      <w:r w:rsidR="005A32EE" w:rsidRPr="00260F2C">
        <w:rPr>
          <w:rFonts w:ascii="Times New Roman" w:hAnsi="Times New Roman"/>
          <w:lang w:val="ru-RU"/>
        </w:rPr>
        <w:t xml:space="preserve"> на корреляционных связях между </w:t>
      </w:r>
      <w:r w:rsidR="005A32EE" w:rsidRPr="00260F2C">
        <w:rPr>
          <w:rFonts w:ascii="Times New Roman" w:hAnsi="Times New Roman"/>
          <w:iCs/>
          <w:lang w:val="ru-RU"/>
        </w:rPr>
        <w:t>магнитудой землетрясения</w:t>
      </w:r>
      <w:ins w:id="1693" w:author="Ксения Кисанова" w:date="2017-01-19T14:37:00Z">
        <w:r w:rsidR="00E96743">
          <w:rPr>
            <w:rFonts w:ascii="Times New Roman" w:hAnsi="Times New Roman"/>
            <w:iCs/>
            <w:lang w:val="ru-RU"/>
          </w:rPr>
          <w:t xml:space="preserve"> </w:t>
        </w:r>
        <w:r w:rsidR="00E96743" w:rsidRPr="00E96743">
          <w:rPr>
            <w:rFonts w:ascii="Times New Roman" w:hAnsi="Times New Roman"/>
            <w:i/>
            <w:iCs/>
            <w:lang w:val="ru-RU"/>
            <w:rPrChange w:id="1694" w:author="Ксения Кисанова" w:date="2017-01-19T14:37:00Z">
              <w:rPr>
                <w:rFonts w:ascii="Times New Roman" w:hAnsi="Times New Roman"/>
                <w:iCs/>
                <w:lang w:val="ru-RU"/>
              </w:rPr>
            </w:rPrChange>
          </w:rPr>
          <w:t>М</w:t>
        </w:r>
      </w:ins>
      <w:r w:rsidR="005A32EE" w:rsidRPr="00260F2C">
        <w:rPr>
          <w:rFonts w:ascii="Times New Roman" w:hAnsi="Times New Roman"/>
          <w:iCs/>
          <w:lang w:val="ru-RU"/>
        </w:rPr>
        <w:t xml:space="preserve">, протяженностью разрыва и </w:t>
      </w:r>
      <w:del w:id="1695" w:author="Ксения Кисанова" w:date="2017-01-19T14:37:00Z">
        <w:r w:rsidR="005A32EE" w:rsidRPr="00260F2C" w:rsidDel="00E96743">
          <w:rPr>
            <w:rFonts w:ascii="Times New Roman" w:hAnsi="Times New Roman"/>
            <w:iCs/>
            <w:lang w:val="ru-RU"/>
          </w:rPr>
          <w:delText xml:space="preserve">величиной </w:delText>
        </w:r>
      </w:del>
      <w:ins w:id="1696" w:author="Ксения Кисанова" w:date="2017-01-19T14:37:00Z">
        <w:r w:rsidR="00E96743">
          <w:rPr>
            <w:rFonts w:ascii="Times New Roman" w:hAnsi="Times New Roman"/>
            <w:iCs/>
            <w:lang w:val="ru-RU"/>
          </w:rPr>
          <w:t>значением</w:t>
        </w:r>
        <w:r w:rsidR="00E96743" w:rsidRPr="00260F2C">
          <w:rPr>
            <w:rFonts w:ascii="Times New Roman" w:hAnsi="Times New Roman"/>
            <w:iCs/>
            <w:lang w:val="ru-RU"/>
          </w:rPr>
          <w:t xml:space="preserve"> </w:t>
        </w:r>
      </w:ins>
      <w:r w:rsidR="005A32EE" w:rsidRPr="00260F2C">
        <w:rPr>
          <w:rFonts w:ascii="Times New Roman" w:hAnsi="Times New Roman"/>
          <w:iCs/>
          <w:lang w:val="ru-RU"/>
        </w:rPr>
        <w:t xml:space="preserve">подвижки по нему. </w:t>
      </w:r>
      <w:ins w:id="1697" w:author="User" w:date="2016-11-07T15:31:00Z">
        <w:r>
          <w:rPr>
            <w:rFonts w:ascii="Times New Roman" w:hAnsi="Times New Roman"/>
            <w:iCs/>
            <w:lang w:val="ru-RU"/>
          </w:rPr>
          <w:t xml:space="preserve">Оценку проводят по следующим </w:t>
        </w:r>
      </w:ins>
      <w:del w:id="1698" w:author="User" w:date="2016-11-07T15:31:00Z">
        <w:r w:rsidR="005A32EE" w:rsidRPr="00260F2C" w:rsidDel="0061269D">
          <w:rPr>
            <w:rFonts w:ascii="Times New Roman" w:hAnsi="Times New Roman"/>
            <w:lang w:val="ru-RU"/>
          </w:rPr>
          <w:delText>У</w:delText>
        </w:r>
      </w:del>
      <w:ins w:id="1699" w:author="User" w:date="2016-11-07T15:31:00Z">
        <w:r>
          <w:rPr>
            <w:rFonts w:ascii="Times New Roman" w:hAnsi="Times New Roman"/>
            <w:lang w:val="ru-RU"/>
          </w:rPr>
          <w:t>у</w:t>
        </w:r>
      </w:ins>
      <w:r w:rsidR="005A32EE" w:rsidRPr="00260F2C">
        <w:rPr>
          <w:rFonts w:ascii="Times New Roman" w:hAnsi="Times New Roman"/>
          <w:lang w:val="ru-RU"/>
        </w:rPr>
        <w:t>равнения</w:t>
      </w:r>
      <w:ins w:id="1700" w:author="User" w:date="2016-11-07T15:31:00Z">
        <w:r>
          <w:rPr>
            <w:rFonts w:ascii="Times New Roman" w:hAnsi="Times New Roman"/>
            <w:lang w:val="ru-RU"/>
          </w:rPr>
          <w:t>м</w:t>
        </w:r>
      </w:ins>
      <w:del w:id="1701" w:author="User" w:date="2016-11-07T15:31:00Z">
        <w:r w:rsidR="005A32EE" w:rsidRPr="00260F2C" w:rsidDel="0061269D">
          <w:rPr>
            <w:rFonts w:ascii="Times New Roman" w:hAnsi="Times New Roman"/>
            <w:lang w:val="ru-RU"/>
          </w:rPr>
          <w:delText>, в общем, имеют вид</w:delText>
        </w:r>
      </w:del>
      <w:r w:rsidR="005A32EE" w:rsidRPr="00260F2C">
        <w:rPr>
          <w:rFonts w:ascii="Times New Roman" w:hAnsi="Times New Roman"/>
          <w:lang w:val="ru-RU"/>
        </w:rPr>
        <w:t>:</w:t>
      </w:r>
    </w:p>
    <w:p w:rsidR="00E96743" w:rsidRDefault="00E96743">
      <w:pPr>
        <w:spacing w:after="120" w:line="360" w:lineRule="auto"/>
        <w:ind w:firstLine="567"/>
        <w:jc w:val="center"/>
        <w:rPr>
          <w:ins w:id="1702" w:author="Ксения Кисанова" w:date="2017-01-19T14:37:00Z"/>
          <w:rFonts w:ascii="Times New Roman" w:hAnsi="Times New Roman"/>
          <w:lang w:val="ru-RU"/>
        </w:rPr>
        <w:pPrChange w:id="1703" w:author="Павел Смирнов" w:date="2016-12-29T11:10:00Z">
          <w:pPr>
            <w:spacing w:after="120"/>
            <w:ind w:firstLine="567"/>
            <w:jc w:val="center"/>
          </w:pPr>
        </w:pPrChange>
      </w:pPr>
      <w:ins w:id="1704" w:author="Ксения Кисанова" w:date="2017-01-19T14:37:00Z">
        <w:r>
          <w:rPr>
            <w:rFonts w:ascii="Times New Roman" w:hAnsi="Times New Roman"/>
            <w:lang w:val="ru-RU"/>
          </w:rPr>
          <w:t xml:space="preserve">                                                         </w:t>
        </w:r>
      </w:ins>
      <m:oMath>
        <m:r>
          <w:rPr>
            <w:rFonts w:ascii="Cambria Math" w:hAnsi="Cambria Math"/>
          </w:rPr>
          <m:t>M</m:t>
        </m:r>
        <m:r>
          <w:rPr>
            <w:rFonts w:ascii="Cambria Math" w:hAnsi="Cambria Math"/>
            <w:lang w:val="ru-RU"/>
          </w:rPr>
          <m:t>=</m:t>
        </m:r>
        <m:r>
          <w:rPr>
            <w:rFonts w:ascii="Cambria Math" w:hAnsi="Cambria Math"/>
          </w:rPr>
          <m:t>a</m:t>
        </m:r>
        <m:r>
          <w:rPr>
            <w:rFonts w:ascii="Cambria Math" w:hAnsi="Cambria Math"/>
            <w:lang w:val="ru-RU"/>
          </w:rPr>
          <m:t>+</m:t>
        </m:r>
        <m:r>
          <w:rPr>
            <w:rFonts w:ascii="Cambria Math" w:hAnsi="Cambria Math"/>
          </w:rPr>
          <m:t>b</m:t>
        </m:r>
        <m:r>
          <w:rPr>
            <w:rFonts w:ascii="Cambria Math" w:hAnsi="Cambria Math"/>
            <w:lang w:val="ru-RU"/>
          </w:rPr>
          <m:t>∙</m:t>
        </m:r>
        <m:r>
          <m:rPr>
            <m:sty m:val="p"/>
          </m:rPr>
          <w:rPr>
            <w:rFonts w:ascii="Cambria Math" w:hAnsi="Cambria Math"/>
          </w:rPr>
          <m:t>lg</m:t>
        </m:r>
        <m:r>
          <w:rPr>
            <w:rFonts w:ascii="Cambria Math" w:hAnsi="Cambria Math"/>
          </w:rPr>
          <m:t>L</m:t>
        </m:r>
      </m:oMath>
      <w:r w:rsidR="005A32EE" w:rsidRPr="00260F2C">
        <w:rPr>
          <w:rFonts w:ascii="Times New Roman" w:hAnsi="Times New Roman"/>
          <w:lang w:val="ru-RU"/>
        </w:rPr>
        <w:t xml:space="preserve"> </w:t>
      </w:r>
      <w:ins w:id="1705" w:author="Ксения Кисанова" w:date="2017-01-19T14:37:00Z">
        <w:r>
          <w:rPr>
            <w:rFonts w:ascii="Times New Roman" w:hAnsi="Times New Roman"/>
            <w:lang w:val="ru-RU"/>
          </w:rPr>
          <w:t xml:space="preserve">                                                 (6.1)</w:t>
        </w:r>
      </w:ins>
      <w:del w:id="1706" w:author="Павел Смирнов" w:date="2016-12-29T13:20:00Z">
        <w:r w:rsidR="005A32EE" w:rsidRPr="00260F2C" w:rsidDel="00EA18E7">
          <w:rPr>
            <w:rFonts w:ascii="Times New Roman" w:hAnsi="Times New Roman"/>
            <w:lang w:val="ru-RU"/>
          </w:rPr>
          <w:delText xml:space="preserve">   </w:delText>
        </w:r>
      </w:del>
    </w:p>
    <w:p w:rsidR="00E96743" w:rsidRDefault="00E96743">
      <w:pPr>
        <w:spacing w:after="120" w:line="360" w:lineRule="auto"/>
        <w:rPr>
          <w:ins w:id="1707" w:author="Ксения Кисанова" w:date="2017-01-19T14:38:00Z"/>
          <w:rFonts w:ascii="Times New Roman" w:hAnsi="Times New Roman"/>
          <w:lang w:val="ru-RU"/>
        </w:rPr>
        <w:pPrChange w:id="1708" w:author="Ксения Кисанова" w:date="2017-01-19T14:38:00Z">
          <w:pPr>
            <w:spacing w:after="120"/>
            <w:ind w:firstLine="567"/>
            <w:jc w:val="center"/>
          </w:pPr>
        </w:pPrChange>
      </w:pPr>
      <w:ins w:id="1709" w:author="Ксения Кисанова" w:date="2017-01-19T14:38:00Z">
        <w:r>
          <w:rPr>
            <w:rFonts w:ascii="Times New Roman" w:hAnsi="Times New Roman"/>
            <w:lang w:val="ru-RU"/>
          </w:rPr>
          <w:t xml:space="preserve">и                                                        </w:t>
        </w:r>
      </w:ins>
    </w:p>
    <w:p w:rsidR="0061269D" w:rsidRDefault="00E96743">
      <w:pPr>
        <w:spacing w:after="120" w:line="360" w:lineRule="auto"/>
        <w:ind w:firstLine="567"/>
        <w:jc w:val="center"/>
        <w:rPr>
          <w:ins w:id="1710" w:author="User" w:date="2016-11-07T15:32:00Z"/>
          <w:rFonts w:ascii="Times New Roman" w:hAnsi="Times New Roman"/>
          <w:lang w:val="ru-RU"/>
        </w:rPr>
        <w:pPrChange w:id="1711" w:author="Павел Смирнов" w:date="2016-12-29T11:10:00Z">
          <w:pPr>
            <w:spacing w:after="120"/>
            <w:ind w:firstLine="567"/>
            <w:jc w:val="center"/>
          </w:pPr>
        </w:pPrChange>
      </w:pPr>
      <w:ins w:id="1712" w:author="Ксения Кисанова" w:date="2017-01-19T14:38:00Z">
        <w:r>
          <w:rPr>
            <w:rFonts w:ascii="Times New Roman" w:hAnsi="Times New Roman"/>
            <w:lang w:val="ru-RU"/>
          </w:rPr>
          <w:t xml:space="preserve">                                                        </w:t>
        </w:r>
      </w:ins>
      <w:del w:id="1713" w:author="Ксения Кисанова" w:date="2017-01-19T14:37:00Z">
        <w:r w:rsidR="005A32EE" w:rsidRPr="00260F2C" w:rsidDel="00E96743">
          <w:rPr>
            <w:rFonts w:ascii="Times New Roman" w:hAnsi="Times New Roman"/>
            <w:lang w:val="ru-RU"/>
          </w:rPr>
          <w:delText>и</w:delText>
        </w:r>
      </w:del>
      <w:del w:id="1714" w:author="Павел Смирнов" w:date="2016-12-29T13:20:00Z">
        <w:r w:rsidR="005A32EE" w:rsidRPr="00260F2C" w:rsidDel="00EA18E7">
          <w:rPr>
            <w:rFonts w:ascii="Times New Roman" w:hAnsi="Times New Roman"/>
            <w:lang w:val="ru-RU"/>
          </w:rPr>
          <w:delText xml:space="preserve">   </w:delText>
        </w:r>
      </w:del>
      <w:r w:rsidR="005A32EE" w:rsidRPr="00260F2C">
        <w:rPr>
          <w:rFonts w:ascii="Times New Roman" w:hAnsi="Times New Roman"/>
          <w:lang w:val="ru-RU"/>
        </w:rPr>
        <w:t xml:space="preserve"> </w:t>
      </w:r>
      <m:oMath>
        <m:r>
          <w:rPr>
            <w:rFonts w:ascii="Cambria Math" w:hAnsi="Cambria Math"/>
          </w:rPr>
          <m:t>M</m:t>
        </m:r>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d</m:t>
        </m:r>
        <m:r>
          <w:rPr>
            <w:rFonts w:ascii="Cambria Math" w:hAnsi="Cambria Math"/>
            <w:lang w:val="ru-RU"/>
          </w:rPr>
          <m:t>∙</m:t>
        </m:r>
        <m:r>
          <m:rPr>
            <m:sty m:val="p"/>
          </m:rPr>
          <w:rPr>
            <w:rFonts w:ascii="Cambria Math" w:hAnsi="Cambria Math"/>
          </w:rPr>
          <m:t>lg</m:t>
        </m:r>
        <m:r>
          <w:rPr>
            <w:rFonts w:ascii="Cambria Math" w:hAnsi="Cambria Math"/>
          </w:rPr>
          <m:t>D</m:t>
        </m:r>
      </m:oMath>
      <w:r w:rsidR="005A32EE" w:rsidRPr="00260F2C">
        <w:rPr>
          <w:rFonts w:ascii="Times New Roman" w:hAnsi="Times New Roman"/>
          <w:lang w:val="ru-RU"/>
        </w:rPr>
        <w:t xml:space="preserve">, </w:t>
      </w:r>
      <w:ins w:id="1715" w:author="Ксения Кисанова" w:date="2017-01-19T14:38:00Z">
        <w:r>
          <w:rPr>
            <w:rFonts w:ascii="Times New Roman" w:hAnsi="Times New Roman"/>
            <w:lang w:val="ru-RU"/>
          </w:rPr>
          <w:t xml:space="preserve">                                                (6.2)</w:t>
        </w:r>
      </w:ins>
    </w:p>
    <w:p w:rsidR="005A32EE" w:rsidRPr="00260F2C" w:rsidDel="0061269D" w:rsidRDefault="005A32EE">
      <w:pPr>
        <w:spacing w:after="120" w:line="360" w:lineRule="auto"/>
        <w:jc w:val="center"/>
        <w:rPr>
          <w:del w:id="1716" w:author="User" w:date="2016-11-07T15:32:00Z"/>
          <w:rFonts w:ascii="Times New Roman" w:hAnsi="Times New Roman"/>
          <w:lang w:val="ru-RU"/>
        </w:rPr>
        <w:pPrChange w:id="1717" w:author="Павел Смирнов" w:date="2016-12-29T11:20:00Z">
          <w:pPr>
            <w:spacing w:after="120"/>
            <w:ind w:firstLine="567"/>
            <w:jc w:val="center"/>
          </w:pPr>
        </w:pPrChange>
      </w:pPr>
      <w:r w:rsidRPr="00260F2C">
        <w:rPr>
          <w:rFonts w:ascii="Times New Roman" w:hAnsi="Times New Roman"/>
          <w:lang w:val="ru-RU"/>
        </w:rPr>
        <w:t>где</w:t>
      </w:r>
    </w:p>
    <w:p w:rsidR="0061269D" w:rsidRDefault="0061269D">
      <w:pPr>
        <w:spacing w:after="120" w:line="360" w:lineRule="auto"/>
        <w:jc w:val="both"/>
        <w:rPr>
          <w:ins w:id="1718" w:author="User" w:date="2016-11-07T15:32:00Z"/>
          <w:rFonts w:ascii="Times New Roman" w:hAnsi="Times New Roman"/>
          <w:lang w:val="ru-RU"/>
        </w:rPr>
        <w:pPrChange w:id="1719" w:author="Павел Смирнов" w:date="2016-12-29T11:20:00Z">
          <w:pPr>
            <w:spacing w:after="120"/>
            <w:ind w:firstLine="567"/>
            <w:jc w:val="both"/>
          </w:pPr>
        </w:pPrChange>
      </w:pPr>
      <w:ins w:id="1720" w:author="User" w:date="2016-11-07T15:32:00Z">
        <w:r>
          <w:rPr>
            <w:rFonts w:ascii="Times New Roman" w:hAnsi="Times New Roman"/>
            <w:bCs/>
            <w:i/>
            <w:lang w:val="ru-RU"/>
          </w:rPr>
          <w:lastRenderedPageBreak/>
          <w:t xml:space="preserve"> </w:t>
        </w:r>
      </w:ins>
      <w:r w:rsidR="005A32EE" w:rsidRPr="00260F2C">
        <w:rPr>
          <w:rFonts w:ascii="Times New Roman" w:hAnsi="Times New Roman"/>
          <w:bCs/>
          <w:i/>
        </w:rPr>
        <w:t>L</w:t>
      </w:r>
      <w:ins w:id="1721" w:author="User" w:date="2016-11-07T15:32:00Z">
        <w:r>
          <w:rPr>
            <w:rFonts w:ascii="Times New Roman" w:hAnsi="Times New Roman"/>
            <w:bCs/>
            <w:i/>
            <w:lang w:val="ru-RU"/>
          </w:rPr>
          <w:t xml:space="preserve"> </w:t>
        </w:r>
      </w:ins>
      <w:r w:rsidR="005A32EE" w:rsidRPr="00260F2C">
        <w:rPr>
          <w:rFonts w:ascii="Times New Roman" w:hAnsi="Times New Roman"/>
          <w:lang w:val="ru-RU"/>
        </w:rPr>
        <w:t xml:space="preserve">– длина </w:t>
      </w:r>
      <w:proofErr w:type="spellStart"/>
      <w:r w:rsidR="005A32EE" w:rsidRPr="00260F2C">
        <w:rPr>
          <w:rFonts w:ascii="Times New Roman" w:hAnsi="Times New Roman"/>
          <w:lang w:val="ru-RU"/>
        </w:rPr>
        <w:t>сейсморазрыва</w:t>
      </w:r>
      <w:proofErr w:type="spellEnd"/>
      <w:ins w:id="1722" w:author="User" w:date="2016-11-07T15:32:00Z">
        <w:r>
          <w:rPr>
            <w:rFonts w:ascii="Times New Roman" w:hAnsi="Times New Roman"/>
            <w:lang w:val="ru-RU"/>
          </w:rPr>
          <w:t>, км</w:t>
        </w:r>
      </w:ins>
      <w:del w:id="1723" w:author="Павел Смирнов" w:date="2016-12-29T11:20:00Z">
        <w:r w:rsidR="005A32EE" w:rsidRPr="00260F2C" w:rsidDel="00545E33">
          <w:rPr>
            <w:rFonts w:ascii="Times New Roman" w:hAnsi="Times New Roman"/>
            <w:lang w:val="ru-RU"/>
          </w:rPr>
          <w:delText xml:space="preserve"> </w:delText>
        </w:r>
      </w:del>
      <w:del w:id="1724" w:author="User" w:date="2016-11-07T15:32:00Z">
        <w:r w:rsidR="005A32EE" w:rsidRPr="00260F2C" w:rsidDel="0061269D">
          <w:rPr>
            <w:rFonts w:ascii="Times New Roman" w:hAnsi="Times New Roman"/>
            <w:lang w:val="ru-RU"/>
          </w:rPr>
          <w:delText>(километры),</w:delText>
        </w:r>
      </w:del>
      <w:ins w:id="1725" w:author="User" w:date="2016-11-07T15:32:00Z">
        <w:r>
          <w:rPr>
            <w:rFonts w:ascii="Times New Roman" w:hAnsi="Times New Roman"/>
            <w:lang w:val="ru-RU"/>
          </w:rPr>
          <w:t>;</w:t>
        </w:r>
      </w:ins>
    </w:p>
    <w:p w:rsidR="0061269D" w:rsidRDefault="005A32EE">
      <w:pPr>
        <w:spacing w:after="120" w:line="360" w:lineRule="auto"/>
        <w:ind w:firstLine="567"/>
        <w:jc w:val="both"/>
        <w:rPr>
          <w:ins w:id="1726" w:author="User" w:date="2016-11-07T15:33:00Z"/>
          <w:rFonts w:ascii="Times New Roman" w:hAnsi="Times New Roman"/>
          <w:lang w:val="ru-RU"/>
        </w:rPr>
        <w:pPrChange w:id="1727" w:author="Павел Смирнов" w:date="2016-12-29T11:10:00Z">
          <w:pPr>
            <w:spacing w:after="120"/>
            <w:ind w:firstLine="567"/>
            <w:jc w:val="both"/>
          </w:pPr>
        </w:pPrChange>
      </w:pPr>
      <w:del w:id="1728" w:author="Павел Смирнов" w:date="2016-12-29T11:19:00Z">
        <w:r w:rsidRPr="00260F2C" w:rsidDel="00545E33">
          <w:rPr>
            <w:rFonts w:ascii="Times New Roman" w:hAnsi="Times New Roman"/>
            <w:lang w:val="ru-RU"/>
          </w:rPr>
          <w:delText xml:space="preserve"> </w:delText>
        </w:r>
      </w:del>
      <w:r w:rsidRPr="00260F2C">
        <w:rPr>
          <w:rFonts w:ascii="Times New Roman" w:hAnsi="Times New Roman"/>
          <w:bCs/>
          <w:i/>
        </w:rPr>
        <w:t>D</w:t>
      </w:r>
      <w:ins w:id="1729" w:author="User" w:date="2016-11-07T15:33:00Z">
        <w:r w:rsidR="0061269D">
          <w:rPr>
            <w:rFonts w:ascii="Times New Roman" w:hAnsi="Times New Roman"/>
            <w:bCs/>
            <w:i/>
            <w:lang w:val="ru-RU"/>
          </w:rPr>
          <w:t xml:space="preserve"> </w:t>
        </w:r>
      </w:ins>
      <w:r w:rsidRPr="00260F2C">
        <w:rPr>
          <w:rFonts w:ascii="Times New Roman" w:hAnsi="Times New Roman"/>
          <w:lang w:val="ru-RU"/>
        </w:rPr>
        <w:t xml:space="preserve">– величина </w:t>
      </w:r>
      <w:r w:rsidR="005C1953" w:rsidRPr="00260F2C">
        <w:rPr>
          <w:rFonts w:ascii="Times New Roman" w:hAnsi="Times New Roman"/>
          <w:szCs w:val="22"/>
          <w:lang w:val="ru-RU"/>
        </w:rPr>
        <w:t>одноактного</w:t>
      </w:r>
      <w:r w:rsidRPr="00260F2C">
        <w:rPr>
          <w:rFonts w:ascii="Times New Roman" w:hAnsi="Times New Roman"/>
          <w:lang w:val="ru-RU"/>
        </w:rPr>
        <w:t xml:space="preserve"> смещения</w:t>
      </w:r>
      <w:ins w:id="1730" w:author="User" w:date="2016-11-07T15:33:00Z">
        <w:r w:rsidR="0061269D">
          <w:rPr>
            <w:rFonts w:ascii="Times New Roman" w:hAnsi="Times New Roman"/>
            <w:lang w:val="ru-RU"/>
          </w:rPr>
          <w:t>,</w:t>
        </w:r>
      </w:ins>
      <w:r w:rsidRPr="00260F2C">
        <w:rPr>
          <w:rFonts w:ascii="Times New Roman" w:hAnsi="Times New Roman"/>
          <w:lang w:val="ru-RU"/>
        </w:rPr>
        <w:t xml:space="preserve"> </w:t>
      </w:r>
      <w:del w:id="1731" w:author="User" w:date="2016-11-07T15:33:00Z">
        <w:r w:rsidRPr="00260F2C" w:rsidDel="0061269D">
          <w:rPr>
            <w:rFonts w:ascii="Times New Roman" w:hAnsi="Times New Roman"/>
            <w:lang w:val="ru-RU"/>
          </w:rPr>
          <w:delText>(метры)</w:delText>
        </w:r>
      </w:del>
      <w:ins w:id="1732" w:author="User" w:date="2016-11-07T15:33:00Z">
        <w:r w:rsidR="0061269D">
          <w:rPr>
            <w:rFonts w:ascii="Times New Roman" w:hAnsi="Times New Roman"/>
            <w:lang w:val="ru-RU"/>
          </w:rPr>
          <w:t>м</w:t>
        </w:r>
      </w:ins>
      <w:del w:id="1733" w:author="User" w:date="2016-11-07T15:33:00Z">
        <w:r w:rsidRPr="00260F2C" w:rsidDel="0061269D">
          <w:rPr>
            <w:rFonts w:ascii="Times New Roman" w:hAnsi="Times New Roman"/>
            <w:lang w:val="ru-RU"/>
          </w:rPr>
          <w:delText xml:space="preserve">. </w:delText>
        </w:r>
      </w:del>
      <w:ins w:id="1734" w:author="User" w:date="2016-11-07T15:33:00Z">
        <w:r w:rsidR="0061269D">
          <w:rPr>
            <w:rFonts w:ascii="Times New Roman" w:hAnsi="Times New Roman"/>
            <w:lang w:val="ru-RU"/>
          </w:rPr>
          <w:t>;</w:t>
        </w:r>
        <w:del w:id="1735" w:author="Павел Смирнов" w:date="2016-12-29T11:20:00Z">
          <w:r w:rsidR="0061269D" w:rsidRPr="00260F2C" w:rsidDel="00545E33">
            <w:rPr>
              <w:rFonts w:ascii="Times New Roman" w:hAnsi="Times New Roman"/>
              <w:lang w:val="ru-RU"/>
            </w:rPr>
            <w:delText xml:space="preserve"> </w:delText>
          </w:r>
        </w:del>
      </w:ins>
      <w:del w:id="1736" w:author="User" w:date="2016-11-07T15:33:00Z">
        <w:r w:rsidRPr="00260F2C" w:rsidDel="0061269D">
          <w:rPr>
            <w:rFonts w:ascii="Times New Roman" w:hAnsi="Times New Roman"/>
            <w:lang w:val="ru-RU"/>
          </w:rPr>
          <w:delText xml:space="preserve">Коэффициенты </w:delText>
        </w:r>
      </w:del>
    </w:p>
    <w:p w:rsidR="0061269D" w:rsidRDefault="005A32EE">
      <w:pPr>
        <w:spacing w:after="120" w:line="360" w:lineRule="auto"/>
        <w:ind w:firstLine="567"/>
        <w:jc w:val="both"/>
        <w:rPr>
          <w:ins w:id="1737" w:author="User" w:date="2016-11-07T15:33:00Z"/>
          <w:rFonts w:ascii="Times New Roman" w:hAnsi="Times New Roman"/>
          <w:lang w:val="ru-RU"/>
        </w:rPr>
        <w:pPrChange w:id="1738" w:author="Павел Смирнов" w:date="2016-12-29T11:10:00Z">
          <w:pPr>
            <w:spacing w:after="120"/>
            <w:ind w:firstLine="567"/>
            <w:jc w:val="both"/>
          </w:pPr>
        </w:pPrChange>
      </w:pPr>
      <w:r w:rsidRPr="00545E33">
        <w:rPr>
          <w:rFonts w:ascii="Times New Roman" w:hAnsi="Times New Roman"/>
          <w:bCs/>
          <w:i/>
        </w:rPr>
        <w:t>a</w:t>
      </w:r>
      <w:r w:rsidRPr="0061269D">
        <w:rPr>
          <w:rFonts w:ascii="Times New Roman" w:hAnsi="Times New Roman"/>
          <w:lang w:val="ru-RU"/>
          <w:rPrChange w:id="1739" w:author="User" w:date="2016-11-07T15:33:00Z">
            <w:rPr>
              <w:rFonts w:ascii="Times New Roman" w:hAnsi="Times New Roman"/>
              <w:i/>
              <w:lang w:val="ru-RU"/>
            </w:rPr>
          </w:rPrChange>
        </w:rPr>
        <w:t xml:space="preserve">, </w:t>
      </w:r>
      <w:r w:rsidRPr="00545E33">
        <w:rPr>
          <w:rFonts w:ascii="Times New Roman" w:hAnsi="Times New Roman"/>
          <w:bCs/>
          <w:i/>
        </w:rPr>
        <w:t>b</w:t>
      </w:r>
      <w:r w:rsidRPr="0061269D">
        <w:rPr>
          <w:rFonts w:ascii="Times New Roman" w:hAnsi="Times New Roman"/>
          <w:lang w:val="ru-RU"/>
          <w:rPrChange w:id="1740" w:author="User" w:date="2016-11-07T15:33:00Z">
            <w:rPr>
              <w:rFonts w:ascii="Times New Roman" w:hAnsi="Times New Roman"/>
              <w:i/>
              <w:lang w:val="ru-RU"/>
            </w:rPr>
          </w:rPrChange>
        </w:rPr>
        <w:t xml:space="preserve">, </w:t>
      </w:r>
      <w:r w:rsidRPr="00545E33">
        <w:rPr>
          <w:rFonts w:ascii="Times New Roman" w:hAnsi="Times New Roman"/>
          <w:bCs/>
          <w:i/>
        </w:rPr>
        <w:t>c</w:t>
      </w:r>
      <w:ins w:id="1741" w:author="User" w:date="2016-11-07T15:33:00Z">
        <w:r w:rsidR="0061269D">
          <w:rPr>
            <w:rFonts w:ascii="Times New Roman" w:hAnsi="Times New Roman"/>
            <w:bCs/>
            <w:lang w:val="ru-RU"/>
          </w:rPr>
          <w:t xml:space="preserve"> </w:t>
        </w:r>
      </w:ins>
      <w:r w:rsidRPr="0061269D">
        <w:rPr>
          <w:rFonts w:ascii="Times New Roman" w:hAnsi="Times New Roman"/>
          <w:lang w:val="ru-RU"/>
        </w:rPr>
        <w:t xml:space="preserve">и </w:t>
      </w:r>
      <w:r w:rsidRPr="00545E33">
        <w:rPr>
          <w:rFonts w:ascii="Times New Roman" w:hAnsi="Times New Roman"/>
          <w:bCs/>
          <w:i/>
        </w:rPr>
        <w:t>d</w:t>
      </w:r>
      <w:ins w:id="1742" w:author="User" w:date="2016-11-07T15:33:00Z">
        <w:r w:rsidR="0061269D">
          <w:rPr>
            <w:rFonts w:ascii="Times New Roman" w:hAnsi="Times New Roman"/>
            <w:bCs/>
            <w:lang w:val="ru-RU"/>
          </w:rPr>
          <w:t xml:space="preserve"> </w:t>
        </w:r>
      </w:ins>
      <w:ins w:id="1743" w:author="User" w:date="2016-11-07T15:34:00Z">
        <w:del w:id="1744" w:author="Павел Смирнов" w:date="2016-12-29T13:20:00Z">
          <w:r w:rsidR="0061269D" w:rsidDel="00EA18E7">
            <w:rPr>
              <w:rFonts w:ascii="Times New Roman" w:hAnsi="Times New Roman"/>
              <w:bCs/>
              <w:lang w:val="ru-RU"/>
            </w:rPr>
            <w:delText>—</w:delText>
          </w:r>
        </w:del>
      </w:ins>
      <w:ins w:id="1745" w:author="Павел Смирнов" w:date="2016-12-29T13:20:00Z">
        <w:r w:rsidR="00EA18E7">
          <w:rPr>
            <w:rFonts w:ascii="Times New Roman" w:hAnsi="Times New Roman"/>
            <w:spacing w:val="-4"/>
            <w:lang w:val="ru-RU"/>
          </w:rPr>
          <w:t>–</w:t>
        </w:r>
      </w:ins>
      <w:ins w:id="1746" w:author="User" w:date="2016-11-07T15:34:00Z">
        <w:r w:rsidR="0061269D">
          <w:rPr>
            <w:rFonts w:ascii="Times New Roman" w:hAnsi="Times New Roman"/>
            <w:bCs/>
            <w:lang w:val="ru-RU"/>
          </w:rPr>
          <w:t xml:space="preserve"> </w:t>
        </w:r>
        <w:r w:rsidR="0061269D">
          <w:rPr>
            <w:rFonts w:ascii="Times New Roman" w:hAnsi="Times New Roman"/>
            <w:lang w:val="ru-RU"/>
          </w:rPr>
          <w:t>к</w:t>
        </w:r>
        <w:r w:rsidR="0061269D" w:rsidRPr="00260F2C">
          <w:rPr>
            <w:rFonts w:ascii="Times New Roman" w:hAnsi="Times New Roman"/>
            <w:lang w:val="ru-RU"/>
          </w:rPr>
          <w:t>оэффициенты</w:t>
        </w:r>
        <w:r w:rsidR="0061269D">
          <w:rPr>
            <w:rFonts w:ascii="Times New Roman" w:hAnsi="Times New Roman"/>
            <w:lang w:val="ru-RU"/>
          </w:rPr>
          <w:t>, значения которых</w:t>
        </w:r>
        <w:r w:rsidR="0061269D" w:rsidRPr="00260F2C">
          <w:rPr>
            <w:rFonts w:ascii="Times New Roman" w:hAnsi="Times New Roman"/>
            <w:lang w:val="ru-RU"/>
          </w:rPr>
          <w:t xml:space="preserve"> </w:t>
        </w:r>
      </w:ins>
      <w:r w:rsidRPr="00260F2C">
        <w:rPr>
          <w:rFonts w:ascii="Times New Roman" w:hAnsi="Times New Roman"/>
          <w:lang w:val="ru-RU"/>
        </w:rPr>
        <w:t>существенно варьируют</w:t>
      </w:r>
      <w:ins w:id="1747" w:author="User" w:date="2016-11-07T15:34:00Z">
        <w:r w:rsidR="0061269D">
          <w:rPr>
            <w:rFonts w:ascii="Times New Roman" w:hAnsi="Times New Roman"/>
            <w:lang w:val="ru-RU"/>
          </w:rPr>
          <w:t>ся</w:t>
        </w:r>
      </w:ins>
      <w:r w:rsidRPr="00260F2C">
        <w:rPr>
          <w:rFonts w:ascii="Times New Roman" w:hAnsi="Times New Roman"/>
          <w:lang w:val="ru-RU"/>
        </w:rPr>
        <w:t xml:space="preserve"> в разных регионах и по данным разных авторов.</w:t>
      </w:r>
      <w:del w:id="1748" w:author="User" w:date="2016-11-07T15:34:00Z">
        <w:r w:rsidRPr="00260F2C" w:rsidDel="0061269D">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749" w:author="Павел Смирнов" w:date="2016-12-29T11:10:00Z">
          <w:pPr>
            <w:spacing w:after="120"/>
            <w:ind w:firstLine="567"/>
            <w:jc w:val="both"/>
          </w:pPr>
        </w:pPrChange>
      </w:pPr>
      <w:r w:rsidRPr="00260F2C">
        <w:rPr>
          <w:rFonts w:ascii="Times New Roman" w:hAnsi="Times New Roman"/>
          <w:lang w:val="ru-RU"/>
        </w:rPr>
        <w:t xml:space="preserve">В связи с </w:t>
      </w:r>
      <w:del w:id="1750" w:author="User" w:date="2016-11-07T15:36:00Z">
        <w:r w:rsidRPr="00260F2C" w:rsidDel="00B357B6">
          <w:rPr>
            <w:rFonts w:ascii="Times New Roman" w:hAnsi="Times New Roman"/>
            <w:lang w:val="ru-RU"/>
          </w:rPr>
          <w:delText>эти</w:delText>
        </w:r>
      </w:del>
      <w:ins w:id="1751" w:author="Ксения Кисанова" w:date="2017-01-19T14:38:00Z">
        <w:r w:rsidR="00E96743">
          <w:rPr>
            <w:rFonts w:ascii="Times New Roman" w:hAnsi="Times New Roman"/>
            <w:lang w:val="ru-RU"/>
          </w:rPr>
          <w:t>вышеуказанным</w:t>
        </w:r>
      </w:ins>
      <w:ins w:id="1752" w:author="User" w:date="2016-11-07T15:36:00Z">
        <w:del w:id="1753" w:author="Ксения Кисанова" w:date="2017-01-19T14:38:00Z">
          <w:r w:rsidR="00B357B6" w:rsidDel="00E96743">
            <w:rPr>
              <w:rFonts w:ascii="Times New Roman" w:hAnsi="Times New Roman"/>
              <w:lang w:val="ru-RU"/>
            </w:rPr>
            <w:delText>че</w:delText>
          </w:r>
        </w:del>
      </w:ins>
      <w:del w:id="1754" w:author="Ксения Кисанова" w:date="2017-01-19T14:38:00Z">
        <w:r w:rsidRPr="00260F2C" w:rsidDel="00E96743">
          <w:rPr>
            <w:rFonts w:ascii="Times New Roman" w:hAnsi="Times New Roman"/>
            <w:lang w:val="ru-RU"/>
          </w:rPr>
          <w:delText>м</w:delText>
        </w:r>
      </w:del>
      <w:r w:rsidRPr="00260F2C">
        <w:rPr>
          <w:rFonts w:ascii="Times New Roman" w:hAnsi="Times New Roman"/>
          <w:lang w:val="ru-RU"/>
        </w:rPr>
        <w:t xml:space="preserve"> необходим подбор наиболее представительных региональных коэффициентов. </w:t>
      </w:r>
      <w:r w:rsidRPr="00260F2C">
        <w:rPr>
          <w:rFonts w:ascii="Times New Roman" w:hAnsi="Times New Roman"/>
          <w:iCs/>
          <w:lang w:val="ru-RU"/>
        </w:rPr>
        <w:t xml:space="preserve">Эти соотношения позволяют оценить магнитуду зоны ВОЗ по конкретным деформациям молодых отложений, параметры которых </w:t>
      </w:r>
      <w:del w:id="1755" w:author="User" w:date="2016-11-07T15:37:00Z">
        <w:r w:rsidRPr="00260F2C" w:rsidDel="00B357B6">
          <w:rPr>
            <w:rFonts w:ascii="Times New Roman" w:hAnsi="Times New Roman"/>
            <w:iCs/>
            <w:lang w:val="ru-RU"/>
          </w:rPr>
          <w:delText xml:space="preserve">получаются </w:delText>
        </w:r>
      </w:del>
      <w:ins w:id="1756" w:author="User" w:date="2016-11-07T15:37:00Z">
        <w:r w:rsidR="00B357B6">
          <w:rPr>
            <w:rFonts w:ascii="Times New Roman" w:hAnsi="Times New Roman"/>
            <w:iCs/>
            <w:lang w:val="ru-RU"/>
          </w:rPr>
          <w:t>определяют по</w:t>
        </w:r>
      </w:ins>
      <w:del w:id="1757" w:author="User" w:date="2016-11-07T15:37:00Z">
        <w:r w:rsidRPr="00260F2C" w:rsidDel="00B357B6">
          <w:rPr>
            <w:rFonts w:ascii="Times New Roman" w:hAnsi="Times New Roman"/>
            <w:iCs/>
            <w:lang w:val="ru-RU"/>
          </w:rPr>
          <w:delText>в</w:delText>
        </w:r>
      </w:del>
      <w:r w:rsidRPr="00260F2C">
        <w:rPr>
          <w:rFonts w:ascii="Times New Roman" w:hAnsi="Times New Roman"/>
          <w:iCs/>
          <w:lang w:val="ru-RU"/>
        </w:rPr>
        <w:t xml:space="preserve"> результат</w:t>
      </w:r>
      <w:ins w:id="1758" w:author="User" w:date="2016-11-07T15:37:00Z">
        <w:r w:rsidR="00B357B6">
          <w:rPr>
            <w:rFonts w:ascii="Times New Roman" w:hAnsi="Times New Roman"/>
            <w:iCs/>
            <w:lang w:val="ru-RU"/>
          </w:rPr>
          <w:t>ам</w:t>
        </w:r>
      </w:ins>
      <w:del w:id="1759" w:author="User" w:date="2016-11-07T15:37:00Z">
        <w:r w:rsidRPr="00260F2C" w:rsidDel="00B357B6">
          <w:rPr>
            <w:rFonts w:ascii="Times New Roman" w:hAnsi="Times New Roman"/>
            <w:iCs/>
            <w:lang w:val="ru-RU"/>
          </w:rPr>
          <w:delText>е</w:delText>
        </w:r>
      </w:del>
      <w:r w:rsidRPr="00260F2C">
        <w:rPr>
          <w:rFonts w:ascii="Times New Roman" w:hAnsi="Times New Roman"/>
          <w:iCs/>
          <w:lang w:val="ru-RU"/>
        </w:rPr>
        <w:t xml:space="preserve"> проведения полевых сейсмотектонических исследований. Эти же соотношения, наряду с данными о глубинном строении, используют</w:t>
      </w:r>
      <w:del w:id="1760" w:author="User" w:date="2016-11-07T15:38:00Z">
        <w:r w:rsidRPr="00260F2C" w:rsidDel="00B357B6">
          <w:rPr>
            <w:rFonts w:ascii="Times New Roman" w:hAnsi="Times New Roman"/>
            <w:iCs/>
            <w:lang w:val="ru-RU"/>
          </w:rPr>
          <w:delText>ся</w:delText>
        </w:r>
      </w:del>
      <w:r w:rsidRPr="00260F2C">
        <w:rPr>
          <w:rFonts w:ascii="Times New Roman" w:hAnsi="Times New Roman"/>
          <w:iCs/>
          <w:lang w:val="ru-RU"/>
        </w:rPr>
        <w:t xml:space="preserve"> для оценки ширины зон ВОЗ. </w:t>
      </w:r>
      <w:r w:rsidRPr="00260F2C">
        <w:rPr>
          <w:rFonts w:ascii="Times New Roman" w:hAnsi="Times New Roman"/>
          <w:lang w:val="ru-RU"/>
        </w:rPr>
        <w:t>В случае отсутствия ярко выраженных активных разломов на поверхности</w:t>
      </w:r>
      <w:del w:id="1761" w:author="User" w:date="2016-11-07T15:38:00Z">
        <w:r w:rsidRPr="00260F2C" w:rsidDel="00B357B6">
          <w:rPr>
            <w:rFonts w:ascii="Times New Roman" w:hAnsi="Times New Roman"/>
            <w:lang w:val="ru-RU"/>
          </w:rPr>
          <w:delText>,</w:delText>
        </w:r>
      </w:del>
      <w:r w:rsidRPr="00260F2C">
        <w:rPr>
          <w:rFonts w:ascii="Times New Roman" w:hAnsi="Times New Roman"/>
          <w:lang w:val="ru-RU"/>
        </w:rPr>
        <w:t xml:space="preserve"> силу древних землетрясений можно восстановить по параметрам вторичных </w:t>
      </w:r>
      <w:proofErr w:type="spellStart"/>
      <w:r w:rsidRPr="00260F2C">
        <w:rPr>
          <w:rFonts w:ascii="Times New Roman" w:hAnsi="Times New Roman"/>
          <w:lang w:val="ru-RU"/>
        </w:rPr>
        <w:t>палеосейсмодислокаций</w:t>
      </w:r>
      <w:proofErr w:type="spellEnd"/>
      <w:r w:rsidRPr="00260F2C">
        <w:rPr>
          <w:rFonts w:ascii="Times New Roman" w:hAnsi="Times New Roman"/>
          <w:lang w:val="ru-RU"/>
        </w:rPr>
        <w:t xml:space="preserve">. К </w:t>
      </w:r>
      <w:del w:id="1762" w:author="User" w:date="2016-11-07T15:38:00Z">
        <w:r w:rsidRPr="00260F2C" w:rsidDel="00B357B6">
          <w:rPr>
            <w:rFonts w:ascii="Times New Roman" w:hAnsi="Times New Roman"/>
            <w:lang w:val="ru-RU"/>
          </w:rPr>
          <w:delText>таковым</w:delText>
        </w:r>
      </w:del>
      <w:ins w:id="1763" w:author="User" w:date="2016-11-07T15:38:00Z">
        <w:r w:rsidR="00B357B6">
          <w:rPr>
            <w:rFonts w:ascii="Times New Roman" w:hAnsi="Times New Roman"/>
            <w:lang w:val="ru-RU"/>
          </w:rPr>
          <w:t>ним</w:t>
        </w:r>
      </w:ins>
      <w:r w:rsidRPr="00260F2C">
        <w:rPr>
          <w:rFonts w:ascii="Times New Roman" w:hAnsi="Times New Roman"/>
          <w:lang w:val="ru-RU"/>
        </w:rPr>
        <w:t xml:space="preserve">, в первую очередь, относятся размеры области, охваченной одновозрастными </w:t>
      </w:r>
      <w:proofErr w:type="spellStart"/>
      <w:r w:rsidRPr="00260F2C">
        <w:rPr>
          <w:rFonts w:ascii="Times New Roman" w:hAnsi="Times New Roman"/>
          <w:lang w:val="ru-RU"/>
        </w:rPr>
        <w:t>палеосейсмодислокациями</w:t>
      </w:r>
      <w:proofErr w:type="spellEnd"/>
      <w:r w:rsidRPr="00260F2C">
        <w:rPr>
          <w:rFonts w:ascii="Times New Roman" w:hAnsi="Times New Roman"/>
          <w:lang w:val="ru-RU"/>
        </w:rPr>
        <w:t>.</w:t>
      </w:r>
      <w:del w:id="1764" w:author="User" w:date="2016-11-07T15:38:00Z">
        <w:r w:rsidRPr="00260F2C" w:rsidDel="00B357B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765" w:author="Павел Смирнов" w:date="2016-12-29T11:10:00Z">
          <w:pPr>
            <w:spacing w:after="120"/>
            <w:ind w:firstLine="567"/>
            <w:jc w:val="both"/>
          </w:pPr>
        </w:pPrChange>
      </w:pPr>
      <w:r w:rsidRPr="00260F2C">
        <w:rPr>
          <w:rFonts w:ascii="Times New Roman" w:hAnsi="Times New Roman"/>
          <w:lang w:val="ru-RU"/>
        </w:rPr>
        <w:t>Конечным итогом сейсмотектонических исследований являются:</w:t>
      </w:r>
      <w:del w:id="1766" w:author="User" w:date="2016-11-07T15:38:00Z">
        <w:r w:rsidRPr="00260F2C" w:rsidDel="00B357B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767" w:author="Павел Смирнов" w:date="2016-12-29T11:10:00Z">
          <w:pPr>
            <w:spacing w:after="120"/>
            <w:ind w:firstLine="567"/>
            <w:jc w:val="both"/>
          </w:pPr>
        </w:pPrChange>
      </w:pPr>
      <w:r w:rsidRPr="00260F2C">
        <w:rPr>
          <w:rFonts w:ascii="Times New Roman" w:hAnsi="Times New Roman"/>
          <w:lang w:val="ru-RU"/>
        </w:rPr>
        <w:t>1) разработка сейсмотектонической модели региона;</w:t>
      </w:r>
      <w:del w:id="1768" w:author="User" w:date="2016-11-07T15:39:00Z">
        <w:r w:rsidRPr="00260F2C" w:rsidDel="00B357B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769" w:author="Павел Смирнов" w:date="2016-12-29T11:10:00Z">
          <w:pPr>
            <w:spacing w:after="120"/>
            <w:ind w:firstLine="567"/>
            <w:jc w:val="both"/>
          </w:pPr>
        </w:pPrChange>
      </w:pPr>
      <w:r w:rsidRPr="00260F2C">
        <w:rPr>
          <w:rFonts w:ascii="Times New Roman" w:hAnsi="Times New Roman"/>
          <w:lang w:val="ru-RU"/>
        </w:rPr>
        <w:t>2) построение карты зон ВОЗ масштаба 1:200 000</w:t>
      </w:r>
      <w:ins w:id="1770" w:author="Павел Смирнов" w:date="2016-12-29T11:20:00Z">
        <w:r w:rsidR="00545E33">
          <w:rPr>
            <w:rFonts w:ascii="Times New Roman" w:hAnsi="Times New Roman"/>
            <w:lang w:val="ru-RU"/>
          </w:rPr>
          <w:t>–</w:t>
        </w:r>
      </w:ins>
      <w:del w:id="1771" w:author="User" w:date="2016-11-07T15:39:00Z">
        <w:r w:rsidRPr="00260F2C" w:rsidDel="00B357B6">
          <w:rPr>
            <w:rFonts w:ascii="Times New Roman" w:hAnsi="Times New Roman"/>
            <w:lang w:val="ru-RU"/>
          </w:rPr>
          <w:delText xml:space="preserve"> </w:delText>
        </w:r>
      </w:del>
      <w:del w:id="1772" w:author="Павел Смирнов" w:date="2016-12-29T11:20:00Z">
        <w:r w:rsidRPr="00260F2C" w:rsidDel="00545E33">
          <w:rPr>
            <w:rFonts w:ascii="Times New Roman" w:hAnsi="Times New Roman"/>
            <w:lang w:val="ru-RU"/>
          </w:rPr>
          <w:delText>÷</w:delText>
        </w:r>
      </w:del>
      <w:del w:id="1773"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1</w:t>
      </w:r>
      <w:del w:id="1774"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w:t>
      </w:r>
      <w:del w:id="1775"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500 000;</w:t>
      </w:r>
      <w:del w:id="1776" w:author="User" w:date="2016-11-07T15:39:00Z">
        <w:r w:rsidRPr="00260F2C" w:rsidDel="00B357B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777" w:author="Павел Смирнов" w:date="2016-12-29T11:10:00Z">
          <w:pPr>
            <w:spacing w:after="120"/>
            <w:ind w:firstLine="567"/>
            <w:jc w:val="both"/>
          </w:pPr>
        </w:pPrChange>
      </w:pPr>
      <w:r w:rsidRPr="00260F2C">
        <w:rPr>
          <w:rFonts w:ascii="Times New Roman" w:hAnsi="Times New Roman"/>
          <w:lang w:val="ru-RU"/>
        </w:rPr>
        <w:t>3) выделение активных разломов, оценка их параметров и точная привязка относительно проектируемых объектов в масштабе 1:2000</w:t>
      </w:r>
      <w:ins w:id="1778" w:author="Павел Смирнов" w:date="2016-12-29T11:20:00Z">
        <w:r w:rsidR="00545E33">
          <w:rPr>
            <w:rFonts w:ascii="Times New Roman" w:hAnsi="Times New Roman"/>
            <w:lang w:val="ru-RU"/>
          </w:rPr>
          <w:t>–</w:t>
        </w:r>
      </w:ins>
      <w:del w:id="1779" w:author="User" w:date="2016-11-07T15:39:00Z">
        <w:r w:rsidRPr="00260F2C" w:rsidDel="00B357B6">
          <w:rPr>
            <w:rFonts w:ascii="Times New Roman" w:hAnsi="Times New Roman"/>
            <w:lang w:val="ru-RU"/>
          </w:rPr>
          <w:delText xml:space="preserve"> </w:delText>
        </w:r>
      </w:del>
      <w:del w:id="1780" w:author="Павел Смирнов" w:date="2016-12-29T11:20:00Z">
        <w:r w:rsidRPr="00260F2C" w:rsidDel="00545E33">
          <w:rPr>
            <w:rFonts w:ascii="Times New Roman" w:hAnsi="Times New Roman"/>
            <w:lang w:val="ru-RU"/>
          </w:rPr>
          <w:delText>÷</w:delText>
        </w:r>
      </w:del>
      <w:del w:id="1781"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1</w:t>
      </w:r>
      <w:del w:id="1782"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w:t>
      </w:r>
      <w:del w:id="1783" w:author="User" w:date="2016-11-07T15:39:00Z">
        <w:r w:rsidRPr="00260F2C" w:rsidDel="00B357B6">
          <w:rPr>
            <w:rFonts w:ascii="Times New Roman" w:hAnsi="Times New Roman"/>
            <w:lang w:val="ru-RU"/>
          </w:rPr>
          <w:delText xml:space="preserve"> </w:delText>
        </w:r>
      </w:del>
      <w:r w:rsidRPr="00260F2C">
        <w:rPr>
          <w:rFonts w:ascii="Times New Roman" w:hAnsi="Times New Roman"/>
          <w:lang w:val="ru-RU"/>
        </w:rPr>
        <w:t>10 000.</w:t>
      </w:r>
      <w:del w:id="1784" w:author="User" w:date="2016-11-07T15:39:00Z">
        <w:r w:rsidRPr="00260F2C" w:rsidDel="00B357B6">
          <w:rPr>
            <w:rFonts w:ascii="Times New Roman" w:hAnsi="Times New Roman"/>
            <w:lang w:val="ru-RU"/>
          </w:rPr>
          <w:delText xml:space="preserve"> </w:delText>
        </w:r>
      </w:del>
    </w:p>
    <w:p w:rsidR="005A32EE" w:rsidRPr="00260F2C" w:rsidRDefault="005A32EE">
      <w:pPr>
        <w:pStyle w:val="1"/>
        <w:spacing w:line="360" w:lineRule="auto"/>
        <w:ind w:firstLine="567"/>
        <w:rPr>
          <w:rFonts w:ascii="Times New Roman" w:hAnsi="Times New Roman"/>
          <w:sz w:val="24"/>
          <w:szCs w:val="24"/>
          <w:lang w:val="ru-RU"/>
        </w:rPr>
        <w:pPrChange w:id="1785" w:author="Павел Смирнов" w:date="2016-12-29T11:10:00Z">
          <w:pPr>
            <w:pStyle w:val="1"/>
            <w:ind w:firstLine="567"/>
          </w:pPr>
        </w:pPrChange>
      </w:pPr>
      <w:bookmarkStart w:id="1786" w:name="_Toc450219469"/>
      <w:r w:rsidRPr="00260F2C">
        <w:rPr>
          <w:rFonts w:ascii="Times New Roman" w:hAnsi="Times New Roman"/>
          <w:sz w:val="24"/>
          <w:szCs w:val="24"/>
          <w:lang w:val="ru-RU"/>
        </w:rPr>
        <w:t>7</w:t>
      </w:r>
      <w:del w:id="1787" w:author="User" w:date="2016-11-07T15:39:00Z">
        <w:r w:rsidRPr="00260F2C" w:rsidDel="00B357B6">
          <w:rPr>
            <w:rFonts w:ascii="Times New Roman" w:hAnsi="Times New Roman"/>
            <w:sz w:val="24"/>
            <w:szCs w:val="24"/>
            <w:lang w:val="ru-RU"/>
          </w:rPr>
          <w:delText>.</w:delText>
        </w:r>
      </w:del>
      <w:r w:rsidRPr="00260F2C">
        <w:rPr>
          <w:rFonts w:ascii="Times New Roman" w:hAnsi="Times New Roman"/>
          <w:sz w:val="24"/>
          <w:szCs w:val="24"/>
          <w:lang w:val="ru-RU"/>
        </w:rPr>
        <w:t xml:space="preserve"> Сейсмологические исследования</w:t>
      </w:r>
      <w:bookmarkEnd w:id="1786"/>
    </w:p>
    <w:p w:rsidR="00E96743" w:rsidRPr="00E96743" w:rsidRDefault="00E96743">
      <w:pPr>
        <w:spacing w:after="120" w:line="360" w:lineRule="auto"/>
        <w:ind w:firstLine="567"/>
        <w:jc w:val="both"/>
        <w:rPr>
          <w:ins w:id="1788" w:author="Ксения Кисанова" w:date="2017-01-19T14:39:00Z"/>
          <w:rFonts w:ascii="Times New Roman" w:hAnsi="Times New Roman"/>
          <w:b/>
          <w:spacing w:val="8"/>
          <w:lang w:val="ru-RU"/>
          <w:rPrChange w:id="1789" w:author="Ксения Кисанова" w:date="2017-01-19T14:39:00Z">
            <w:rPr>
              <w:ins w:id="1790" w:author="Ксения Кисанова" w:date="2017-01-19T14:39:00Z"/>
              <w:rFonts w:ascii="Times New Roman" w:hAnsi="Times New Roman"/>
              <w:spacing w:val="8"/>
              <w:lang w:val="ru-RU"/>
            </w:rPr>
          </w:rPrChange>
        </w:rPr>
        <w:pPrChange w:id="1791" w:author="Павел Смирнов" w:date="2016-12-29T11:10:00Z">
          <w:pPr>
            <w:spacing w:after="120"/>
            <w:ind w:firstLine="567"/>
            <w:jc w:val="both"/>
          </w:pPr>
        </w:pPrChange>
      </w:pPr>
      <w:ins w:id="1792" w:author="Ксения Кисанова" w:date="2017-01-19T14:39:00Z">
        <w:r w:rsidRPr="00E96743">
          <w:rPr>
            <w:rFonts w:ascii="Times New Roman" w:hAnsi="Times New Roman"/>
            <w:b/>
            <w:spacing w:val="8"/>
            <w:lang w:val="ru-RU"/>
            <w:rPrChange w:id="1793" w:author="Ксения Кисанова" w:date="2017-01-19T14:39:00Z">
              <w:rPr>
                <w:rFonts w:ascii="Times New Roman" w:hAnsi="Times New Roman"/>
                <w:spacing w:val="8"/>
                <w:lang w:val="ru-RU"/>
              </w:rPr>
            </w:rPrChange>
          </w:rPr>
          <w:t>7.1 Цели сейсмологических исследований</w:t>
        </w:r>
      </w:ins>
    </w:p>
    <w:p w:rsidR="005A32EE" w:rsidRPr="00260F2C" w:rsidRDefault="005A32EE">
      <w:pPr>
        <w:spacing w:after="120" w:line="360" w:lineRule="auto"/>
        <w:ind w:firstLine="567"/>
        <w:jc w:val="both"/>
        <w:rPr>
          <w:rFonts w:ascii="Times New Roman" w:hAnsi="Times New Roman"/>
          <w:lang w:val="ru-RU"/>
        </w:rPr>
        <w:pPrChange w:id="1794" w:author="Павел Смирнов" w:date="2016-12-29T11:10:00Z">
          <w:pPr>
            <w:spacing w:after="120"/>
            <w:ind w:firstLine="567"/>
            <w:jc w:val="both"/>
          </w:pPr>
        </w:pPrChange>
      </w:pPr>
      <w:r w:rsidRPr="00260F2C">
        <w:rPr>
          <w:rFonts w:ascii="Times New Roman" w:hAnsi="Times New Roman"/>
          <w:spacing w:val="8"/>
          <w:lang w:val="ru-RU"/>
        </w:rPr>
        <w:t>Целью с</w:t>
      </w:r>
      <w:r w:rsidRPr="00260F2C">
        <w:rPr>
          <w:rFonts w:ascii="Times New Roman" w:hAnsi="Times New Roman"/>
          <w:lang w:val="ru-RU"/>
        </w:rPr>
        <w:t xml:space="preserve">ейсмологических </w:t>
      </w:r>
      <w:r w:rsidRPr="00260F2C">
        <w:rPr>
          <w:rFonts w:ascii="Times New Roman" w:hAnsi="Times New Roman"/>
          <w:spacing w:val="8"/>
          <w:lang w:val="ru-RU"/>
        </w:rPr>
        <w:t xml:space="preserve">работ </w:t>
      </w:r>
      <w:r w:rsidRPr="00260F2C">
        <w:rPr>
          <w:rFonts w:ascii="Times New Roman" w:hAnsi="Times New Roman"/>
          <w:lang w:val="ru-RU"/>
        </w:rPr>
        <w:t xml:space="preserve">является сбор сведений о сильных землетрясениях обширного «окружающего» района и всех </w:t>
      </w:r>
      <w:r w:rsidRPr="00260F2C">
        <w:rPr>
          <w:rFonts w:ascii="Times New Roman" w:hAnsi="Times New Roman"/>
          <w:spacing w:val="4"/>
          <w:lang w:val="ru-RU"/>
        </w:rPr>
        <w:t xml:space="preserve">имеющихся сведений о слабых и </w:t>
      </w:r>
      <w:proofErr w:type="spellStart"/>
      <w:r w:rsidRPr="00260F2C">
        <w:rPr>
          <w:rFonts w:ascii="Times New Roman" w:hAnsi="Times New Roman"/>
          <w:spacing w:val="4"/>
          <w:lang w:val="ru-RU"/>
        </w:rPr>
        <w:t>микроземлетрясениях</w:t>
      </w:r>
      <w:proofErr w:type="spellEnd"/>
      <w:r w:rsidRPr="00260F2C">
        <w:rPr>
          <w:rFonts w:ascii="Times New Roman" w:hAnsi="Times New Roman"/>
          <w:spacing w:val="4"/>
          <w:lang w:val="ru-RU"/>
        </w:rPr>
        <w:t xml:space="preserve"> «ближнего» района для составления </w:t>
      </w:r>
      <w:r w:rsidRPr="00260F2C">
        <w:rPr>
          <w:rFonts w:ascii="Times New Roman" w:hAnsi="Times New Roman"/>
          <w:lang w:val="ru-RU"/>
        </w:rPr>
        <w:t>базы сейсмологических данных</w:t>
      </w:r>
      <w:r w:rsidRPr="00260F2C">
        <w:rPr>
          <w:rFonts w:ascii="Times New Roman" w:hAnsi="Times New Roman"/>
          <w:spacing w:val="8"/>
          <w:lang w:val="ru-RU"/>
        </w:rPr>
        <w:t>.</w:t>
      </w:r>
    </w:p>
    <w:p w:rsidR="005A32EE" w:rsidRPr="00260F2C" w:rsidRDefault="005A32EE">
      <w:pPr>
        <w:spacing w:after="120" w:line="360" w:lineRule="auto"/>
        <w:ind w:firstLine="567"/>
        <w:jc w:val="both"/>
        <w:rPr>
          <w:rFonts w:ascii="Times New Roman" w:hAnsi="Times New Roman"/>
          <w:lang w:val="ru-RU"/>
        </w:rPr>
        <w:pPrChange w:id="1795" w:author="Павел Смирнов" w:date="2016-12-29T11:10:00Z">
          <w:pPr>
            <w:spacing w:after="120"/>
            <w:ind w:firstLine="567"/>
            <w:jc w:val="both"/>
          </w:pPr>
        </w:pPrChange>
      </w:pPr>
      <w:del w:id="1796" w:author="User" w:date="2016-11-07T15:48:00Z">
        <w:r w:rsidRPr="00260F2C" w:rsidDel="000C1AFB">
          <w:rPr>
            <w:rFonts w:ascii="Times New Roman" w:hAnsi="Times New Roman"/>
            <w:lang w:val="ru-RU"/>
          </w:rPr>
          <w:delText xml:space="preserve">Каталог </w:delText>
        </w:r>
      </w:del>
      <w:ins w:id="1797" w:author="User" w:date="2016-11-07T15:48:00Z">
        <w:r w:rsidR="000C1AFB">
          <w:rPr>
            <w:rFonts w:ascii="Times New Roman" w:hAnsi="Times New Roman"/>
            <w:lang w:val="ru-RU"/>
          </w:rPr>
          <w:t>База</w:t>
        </w:r>
        <w:r w:rsidR="000C1AFB" w:rsidRPr="00260F2C">
          <w:rPr>
            <w:rFonts w:ascii="Times New Roman" w:hAnsi="Times New Roman"/>
            <w:lang w:val="ru-RU"/>
          </w:rPr>
          <w:t xml:space="preserve"> </w:t>
        </w:r>
      </w:ins>
      <w:r w:rsidRPr="00260F2C">
        <w:rPr>
          <w:rFonts w:ascii="Times New Roman" w:hAnsi="Times New Roman"/>
          <w:lang w:val="ru-RU"/>
        </w:rPr>
        <w:t>долж</w:t>
      </w:r>
      <w:ins w:id="1798" w:author="User" w:date="2016-11-07T15:48:00Z">
        <w:r w:rsidR="000C1AFB">
          <w:rPr>
            <w:rFonts w:ascii="Times New Roman" w:hAnsi="Times New Roman"/>
            <w:lang w:val="ru-RU"/>
          </w:rPr>
          <w:t>на</w:t>
        </w:r>
      </w:ins>
      <w:del w:id="1799" w:author="User" w:date="2016-11-07T15:48:00Z">
        <w:r w:rsidRPr="00260F2C" w:rsidDel="000C1AFB">
          <w:rPr>
            <w:rFonts w:ascii="Times New Roman" w:hAnsi="Times New Roman"/>
            <w:lang w:val="ru-RU"/>
          </w:rPr>
          <w:delText>ен</w:delText>
        </w:r>
      </w:del>
      <w:r w:rsidRPr="00260F2C">
        <w:rPr>
          <w:rFonts w:ascii="Times New Roman" w:hAnsi="Times New Roman"/>
          <w:lang w:val="ru-RU"/>
        </w:rPr>
        <w:t xml:space="preserve"> включать в себя данные об исторических землетрясениях, землетрясениях, инструментально зарегистрированных глобальными или региональными сетями, а также данные локальной сети наблюдений. Одним из основных требований </w:t>
      </w:r>
      <w:del w:id="1800" w:author="User" w:date="2016-11-07T15:48:00Z">
        <w:r w:rsidRPr="00260F2C" w:rsidDel="000C1AFB">
          <w:rPr>
            <w:rFonts w:ascii="Times New Roman" w:hAnsi="Times New Roman"/>
            <w:lang w:val="ru-RU"/>
          </w:rPr>
          <w:delText xml:space="preserve">здесь </w:delText>
        </w:r>
      </w:del>
      <w:ins w:id="1801" w:author="User" w:date="2016-11-07T15:48:00Z">
        <w:r w:rsidR="000C1AFB">
          <w:rPr>
            <w:rFonts w:ascii="Times New Roman" w:hAnsi="Times New Roman"/>
            <w:lang w:val="ru-RU"/>
          </w:rPr>
          <w:t>при этом</w:t>
        </w:r>
        <w:r w:rsidR="000C1AFB" w:rsidRPr="00260F2C">
          <w:rPr>
            <w:rFonts w:ascii="Times New Roman" w:hAnsi="Times New Roman"/>
            <w:lang w:val="ru-RU"/>
          </w:rPr>
          <w:t xml:space="preserve"> </w:t>
        </w:r>
      </w:ins>
      <w:r w:rsidRPr="00260F2C">
        <w:rPr>
          <w:rFonts w:ascii="Times New Roman" w:hAnsi="Times New Roman"/>
          <w:lang w:val="ru-RU"/>
        </w:rPr>
        <w:t>явля</w:t>
      </w:r>
      <w:ins w:id="1802" w:author="User" w:date="2016-11-07T15:48:00Z">
        <w:r w:rsidR="000C1AFB">
          <w:rPr>
            <w:rFonts w:ascii="Times New Roman" w:hAnsi="Times New Roman"/>
            <w:lang w:val="ru-RU"/>
          </w:rPr>
          <w:t>ю</w:t>
        </w:r>
      </w:ins>
      <w:del w:id="1803" w:author="User" w:date="2016-11-07T15:48:00Z">
        <w:r w:rsidRPr="00260F2C" w:rsidDel="000C1AFB">
          <w:rPr>
            <w:rFonts w:ascii="Times New Roman" w:hAnsi="Times New Roman"/>
            <w:lang w:val="ru-RU"/>
          </w:rPr>
          <w:delText>е</w:delText>
        </w:r>
      </w:del>
      <w:r w:rsidRPr="00260F2C">
        <w:rPr>
          <w:rFonts w:ascii="Times New Roman" w:hAnsi="Times New Roman"/>
          <w:lang w:val="ru-RU"/>
        </w:rPr>
        <w:t>тся полнота каталога и однородность представления данных.</w:t>
      </w:r>
    </w:p>
    <w:p w:rsidR="005A32EE" w:rsidRPr="00260F2C" w:rsidRDefault="005A32EE">
      <w:pPr>
        <w:spacing w:after="120" w:line="360" w:lineRule="auto"/>
        <w:ind w:firstLine="567"/>
        <w:jc w:val="both"/>
        <w:rPr>
          <w:rFonts w:ascii="Times New Roman" w:hAnsi="Times New Roman"/>
          <w:lang w:val="ru-RU"/>
        </w:rPr>
        <w:pPrChange w:id="1804" w:author="Павел Смирнов" w:date="2016-12-29T11:10:00Z">
          <w:pPr>
            <w:spacing w:after="120"/>
            <w:ind w:firstLine="567"/>
            <w:jc w:val="both"/>
          </w:pPr>
        </w:pPrChange>
      </w:pPr>
      <w:r w:rsidRPr="00260F2C">
        <w:rPr>
          <w:rFonts w:ascii="Times New Roman" w:hAnsi="Times New Roman"/>
          <w:spacing w:val="-4"/>
          <w:lang w:val="ru-RU"/>
        </w:rPr>
        <w:lastRenderedPageBreak/>
        <w:t>Конечн</w:t>
      </w:r>
      <w:ins w:id="1805" w:author="Ксения Кисанова" w:date="2017-01-19T14:39:00Z">
        <w:r w:rsidR="00E96743">
          <w:rPr>
            <w:rFonts w:ascii="Times New Roman" w:hAnsi="Times New Roman"/>
            <w:spacing w:val="-4"/>
            <w:lang w:val="ru-RU"/>
          </w:rPr>
          <w:t>ые</w:t>
        </w:r>
      </w:ins>
      <w:ins w:id="1806" w:author="User" w:date="2016-11-07T15:48:00Z">
        <w:del w:id="1807" w:author="Ксения Кисанова" w:date="2017-01-19T14:39:00Z">
          <w:r w:rsidR="000C1AFB" w:rsidDel="00E96743">
            <w:rPr>
              <w:rFonts w:ascii="Times New Roman" w:hAnsi="Times New Roman"/>
              <w:spacing w:val="-4"/>
              <w:lang w:val="ru-RU"/>
            </w:rPr>
            <w:delText>ая</w:delText>
          </w:r>
        </w:del>
      </w:ins>
      <w:del w:id="1808" w:author="User" w:date="2016-11-07T15:48:00Z">
        <w:r w:rsidRPr="00260F2C" w:rsidDel="000C1AFB">
          <w:rPr>
            <w:rFonts w:ascii="Times New Roman" w:hAnsi="Times New Roman"/>
            <w:spacing w:val="-4"/>
            <w:lang w:val="ru-RU"/>
          </w:rPr>
          <w:delText>ой</w:delText>
        </w:r>
      </w:del>
      <w:r w:rsidRPr="00260F2C">
        <w:rPr>
          <w:rFonts w:ascii="Times New Roman" w:hAnsi="Times New Roman"/>
          <w:spacing w:val="-4"/>
          <w:lang w:val="ru-RU"/>
        </w:rPr>
        <w:t xml:space="preserve"> цел</w:t>
      </w:r>
      <w:ins w:id="1809" w:author="Ксения Кисанова" w:date="2017-01-19T14:39:00Z">
        <w:r w:rsidR="00E96743">
          <w:rPr>
            <w:rFonts w:ascii="Times New Roman" w:hAnsi="Times New Roman"/>
            <w:spacing w:val="-4"/>
            <w:lang w:val="ru-RU"/>
          </w:rPr>
          <w:t>и</w:t>
        </w:r>
      </w:ins>
      <w:del w:id="1810" w:author="Ксения Кисанова" w:date="2017-01-19T14:39:00Z">
        <w:r w:rsidRPr="00260F2C" w:rsidDel="00E96743">
          <w:rPr>
            <w:rFonts w:ascii="Times New Roman" w:hAnsi="Times New Roman"/>
            <w:spacing w:val="-4"/>
            <w:lang w:val="ru-RU"/>
          </w:rPr>
          <w:delText>ь</w:delText>
        </w:r>
      </w:del>
      <w:del w:id="1811" w:author="User" w:date="2016-11-07T15:49:00Z">
        <w:r w:rsidRPr="00260F2C" w:rsidDel="000C1AFB">
          <w:rPr>
            <w:rFonts w:ascii="Times New Roman" w:hAnsi="Times New Roman"/>
            <w:spacing w:val="-4"/>
            <w:lang w:val="ru-RU"/>
          </w:rPr>
          <w:delText>ю</w:delText>
        </w:r>
      </w:del>
      <w:r w:rsidRPr="00260F2C">
        <w:rPr>
          <w:rFonts w:ascii="Times New Roman" w:hAnsi="Times New Roman"/>
          <w:spacing w:val="-4"/>
          <w:lang w:val="ru-RU"/>
        </w:rPr>
        <w:t xml:space="preserve"> сейсмологических исследований при ДСР </w:t>
      </w:r>
      <w:ins w:id="1812" w:author="Павел Смирнов" w:date="2016-12-29T13:20:00Z">
        <w:r w:rsidR="00EA18E7">
          <w:rPr>
            <w:rFonts w:ascii="Times New Roman" w:hAnsi="Times New Roman"/>
            <w:spacing w:val="-4"/>
            <w:lang w:val="ru-RU"/>
          </w:rPr>
          <w:t>–</w:t>
        </w:r>
      </w:ins>
      <w:ins w:id="1813" w:author="User" w:date="2016-11-07T15:49:00Z">
        <w:del w:id="1814" w:author="Павел Смирнов" w:date="2016-12-29T13:20:00Z">
          <w:r w:rsidR="000C1AFB" w:rsidDel="00EA18E7">
            <w:rPr>
              <w:rFonts w:ascii="Times New Roman" w:hAnsi="Times New Roman"/>
              <w:spacing w:val="-4"/>
              <w:lang w:val="ru-RU"/>
            </w:rPr>
            <w:delText>—</w:delText>
          </w:r>
        </w:del>
      </w:ins>
      <w:del w:id="1815" w:author="User" w:date="2016-11-07T15:49:00Z">
        <w:r w:rsidRPr="00260F2C" w:rsidDel="000C1AFB">
          <w:rPr>
            <w:rFonts w:ascii="Times New Roman" w:hAnsi="Times New Roman"/>
            <w:spacing w:val="-4"/>
            <w:lang w:val="ru-RU"/>
          </w:rPr>
          <w:delText>является</w:delText>
        </w:r>
      </w:del>
      <w:r w:rsidRPr="00260F2C">
        <w:rPr>
          <w:rFonts w:ascii="Times New Roman" w:hAnsi="Times New Roman"/>
          <w:spacing w:val="-4"/>
          <w:lang w:val="ru-RU"/>
        </w:rPr>
        <w:t xml:space="preserve"> </w:t>
      </w:r>
      <w:ins w:id="1816" w:author="User" w:date="2016-11-07T15:49:00Z">
        <w:r w:rsidR="000C1AFB">
          <w:rPr>
            <w:rFonts w:ascii="Times New Roman" w:hAnsi="Times New Roman"/>
            <w:spacing w:val="-4"/>
            <w:lang w:val="ru-RU"/>
          </w:rPr>
          <w:t xml:space="preserve">это </w:t>
        </w:r>
      </w:ins>
      <w:r w:rsidRPr="00260F2C">
        <w:rPr>
          <w:rFonts w:ascii="Times New Roman" w:hAnsi="Times New Roman"/>
          <w:spacing w:val="-4"/>
          <w:lang w:val="ru-RU"/>
        </w:rPr>
        <w:t xml:space="preserve">оценка средних периодов повторения землетрясений различных магнитуд вплоть до </w:t>
      </w:r>
      <w:proofErr w:type="spellStart"/>
      <w:r w:rsidRPr="00260F2C">
        <w:rPr>
          <w:rFonts w:ascii="Times New Roman" w:hAnsi="Times New Roman"/>
          <w:i/>
          <w:spacing w:val="-4"/>
        </w:rPr>
        <w:t>M</w:t>
      </w:r>
      <w:r w:rsidRPr="000C1AFB">
        <w:rPr>
          <w:rFonts w:ascii="Times New Roman" w:hAnsi="Times New Roman"/>
          <w:spacing w:val="-4"/>
          <w:vertAlign w:val="subscript"/>
          <w:rPrChange w:id="1817" w:author="User" w:date="2016-11-07T15:49:00Z">
            <w:rPr>
              <w:rFonts w:ascii="Times New Roman" w:hAnsi="Times New Roman"/>
              <w:i/>
              <w:spacing w:val="-4"/>
              <w:vertAlign w:val="subscript"/>
            </w:rPr>
          </w:rPrChange>
        </w:rPr>
        <w:t>max</w:t>
      </w:r>
      <w:proofErr w:type="spellEnd"/>
      <w:r w:rsidRPr="00260F2C">
        <w:rPr>
          <w:rFonts w:ascii="Times New Roman" w:hAnsi="Times New Roman"/>
          <w:spacing w:val="-4"/>
          <w:lang w:val="ru-RU"/>
        </w:rPr>
        <w:t xml:space="preserve"> на территории исследований, а также определение мощности и глубины залегания сейсмоактивного слоя. Решение этих задач осуществляется путем изучения сейсмического режима на территории ДСР. </w:t>
      </w:r>
      <w:r w:rsidR="00124EAA" w:rsidRPr="00260F2C">
        <w:rPr>
          <w:rFonts w:ascii="Times New Roman" w:hAnsi="Times New Roman"/>
          <w:lang w:val="ru-RU"/>
        </w:rPr>
        <w:t xml:space="preserve">Результаты сейсмологических исследований необходимо увязывать с результатами </w:t>
      </w:r>
      <w:proofErr w:type="spellStart"/>
      <w:r w:rsidR="00124EAA" w:rsidRPr="00260F2C">
        <w:rPr>
          <w:rFonts w:ascii="Times New Roman" w:hAnsi="Times New Roman"/>
          <w:lang w:val="ru-RU"/>
        </w:rPr>
        <w:t>палеосейсмологических</w:t>
      </w:r>
      <w:proofErr w:type="spellEnd"/>
      <w:r w:rsidR="00124EAA" w:rsidRPr="00260F2C">
        <w:rPr>
          <w:rFonts w:ascii="Times New Roman" w:hAnsi="Times New Roman"/>
          <w:lang w:val="ru-RU"/>
        </w:rPr>
        <w:t xml:space="preserve"> </w:t>
      </w:r>
      <w:r w:rsidR="00124EAA" w:rsidRPr="00260F2C">
        <w:rPr>
          <w:rFonts w:ascii="Times New Roman" w:eastAsia="TimesNewRomanPSMT" w:hAnsi="Times New Roman"/>
          <w:lang w:val="ru-RU"/>
        </w:rPr>
        <w:t>в случа</w:t>
      </w:r>
      <w:del w:id="1818" w:author="User" w:date="2016-11-07T15:50:00Z">
        <w:r w:rsidR="00124EAA" w:rsidRPr="00260F2C" w:rsidDel="000C1AFB">
          <w:rPr>
            <w:rFonts w:ascii="Times New Roman" w:eastAsia="TimesNewRomanPSMT" w:hAnsi="Times New Roman"/>
            <w:lang w:val="ru-RU"/>
          </w:rPr>
          <w:delText>ях, когда таковые имеются</w:delText>
        </w:r>
      </w:del>
      <w:ins w:id="1819" w:author="User" w:date="2016-11-07T15:50:00Z">
        <w:r w:rsidR="000C1AFB">
          <w:rPr>
            <w:rFonts w:ascii="Times New Roman" w:eastAsia="TimesNewRomanPSMT" w:hAnsi="Times New Roman"/>
            <w:lang w:val="ru-RU"/>
          </w:rPr>
          <w:t>е их наличия</w:t>
        </w:r>
      </w:ins>
      <w:r w:rsidR="00124EAA" w:rsidRPr="00260F2C">
        <w:rPr>
          <w:rFonts w:ascii="Times New Roman" w:eastAsia="TimesNewRomanPSMT" w:hAnsi="Times New Roman"/>
          <w:lang w:val="ru-RU"/>
        </w:rPr>
        <w:t>.</w:t>
      </w:r>
      <w:del w:id="1820" w:author="User" w:date="2016-11-07T15:50:00Z">
        <w:r w:rsidR="00124EAA" w:rsidRPr="00260F2C" w:rsidDel="000C1AFB">
          <w:rPr>
            <w:rFonts w:ascii="Times New Roman" w:eastAsia="TimesNewRomanPSMT"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spacing w:val="-4"/>
          <w:lang w:val="ru-RU"/>
        </w:rPr>
        <w:pPrChange w:id="1821" w:author="Павел Смирнов" w:date="2016-12-29T11:10:00Z">
          <w:pPr>
            <w:spacing w:after="120"/>
            <w:ind w:firstLine="567"/>
            <w:jc w:val="both"/>
          </w:pPr>
        </w:pPrChange>
      </w:pPr>
      <w:r w:rsidRPr="00260F2C">
        <w:rPr>
          <w:rFonts w:ascii="Times New Roman" w:hAnsi="Times New Roman"/>
          <w:spacing w:val="-4"/>
          <w:lang w:val="ru-RU"/>
        </w:rPr>
        <w:t>Область сейсмологических исследований определя</w:t>
      </w:r>
      <w:ins w:id="1822" w:author="User" w:date="2016-11-07T15:50:00Z">
        <w:r w:rsidR="000C1AFB">
          <w:rPr>
            <w:rFonts w:ascii="Times New Roman" w:hAnsi="Times New Roman"/>
            <w:spacing w:val="-4"/>
            <w:lang w:val="ru-RU"/>
          </w:rPr>
          <w:t>ют</w:t>
        </w:r>
      </w:ins>
      <w:del w:id="1823" w:author="User" w:date="2016-11-07T15:50:00Z">
        <w:r w:rsidRPr="00260F2C" w:rsidDel="000C1AFB">
          <w:rPr>
            <w:rFonts w:ascii="Times New Roman" w:hAnsi="Times New Roman"/>
            <w:spacing w:val="-4"/>
            <w:lang w:val="ru-RU"/>
          </w:rPr>
          <w:delText>ется</w:delText>
        </w:r>
      </w:del>
      <w:r w:rsidRPr="00260F2C">
        <w:rPr>
          <w:rFonts w:ascii="Times New Roman" w:hAnsi="Times New Roman"/>
          <w:spacing w:val="-4"/>
          <w:lang w:val="ru-RU"/>
        </w:rPr>
        <w:t xml:space="preserve"> </w:t>
      </w:r>
      <w:ins w:id="1824" w:author="User" w:date="2016-11-07T15:50:00Z">
        <w:r w:rsidR="000C1AFB">
          <w:rPr>
            <w:rFonts w:ascii="Times New Roman" w:hAnsi="Times New Roman"/>
            <w:spacing w:val="-4"/>
            <w:lang w:val="ru-RU"/>
          </w:rPr>
          <w:t xml:space="preserve">исходя </w:t>
        </w:r>
      </w:ins>
      <w:r w:rsidRPr="00260F2C">
        <w:rPr>
          <w:rFonts w:ascii="Times New Roman" w:hAnsi="Times New Roman"/>
          <w:spacing w:val="-4"/>
          <w:lang w:val="ru-RU"/>
        </w:rPr>
        <w:t>из условия, что</w:t>
      </w:r>
      <w:del w:id="1825" w:author="User" w:date="2016-11-07T15:50:00Z">
        <w:r w:rsidRPr="00260F2C" w:rsidDel="000C1AFB">
          <w:rPr>
            <w:rFonts w:ascii="Times New Roman" w:hAnsi="Times New Roman"/>
            <w:spacing w:val="-4"/>
            <w:lang w:val="ru-RU"/>
          </w:rPr>
          <w:delText>бы</w:delText>
        </w:r>
      </w:del>
      <w:r w:rsidRPr="00260F2C">
        <w:rPr>
          <w:rFonts w:ascii="Times New Roman" w:hAnsi="Times New Roman"/>
          <w:spacing w:val="-4"/>
          <w:lang w:val="ru-RU"/>
        </w:rPr>
        <w:t xml:space="preserve"> объект или территория, подлежащие оценке сейсмической опасности, располагались внутри </w:t>
      </w:r>
      <w:del w:id="1826" w:author="User" w:date="2016-11-07T15:50:00Z">
        <w:r w:rsidRPr="00260F2C" w:rsidDel="000C1AFB">
          <w:rPr>
            <w:rFonts w:ascii="Times New Roman" w:hAnsi="Times New Roman"/>
            <w:spacing w:val="-4"/>
            <w:lang w:val="ru-RU"/>
          </w:rPr>
          <w:delText xml:space="preserve">нее </w:delText>
        </w:r>
      </w:del>
      <w:ins w:id="1827" w:author="User" w:date="2016-11-07T15:50:00Z">
        <w:r w:rsidR="000C1AFB">
          <w:rPr>
            <w:rFonts w:ascii="Times New Roman" w:hAnsi="Times New Roman"/>
            <w:spacing w:val="-4"/>
            <w:lang w:val="ru-RU"/>
          </w:rPr>
          <w:t>этой области</w:t>
        </w:r>
        <w:r w:rsidR="000C1AFB" w:rsidRPr="00260F2C">
          <w:rPr>
            <w:rFonts w:ascii="Times New Roman" w:hAnsi="Times New Roman"/>
            <w:spacing w:val="-4"/>
            <w:lang w:val="ru-RU"/>
          </w:rPr>
          <w:t xml:space="preserve"> </w:t>
        </w:r>
      </w:ins>
      <w:r w:rsidRPr="00260F2C">
        <w:rPr>
          <w:rFonts w:ascii="Times New Roman" w:hAnsi="Times New Roman"/>
          <w:spacing w:val="-4"/>
          <w:lang w:val="ru-RU"/>
        </w:rPr>
        <w:t>на расстоянии не менее 200 км от ее границ.</w:t>
      </w:r>
      <w:del w:id="1828" w:author="User" w:date="2016-11-07T15:51:00Z">
        <w:r w:rsidRPr="00260F2C" w:rsidDel="000C1AFB">
          <w:rPr>
            <w:rFonts w:ascii="Times New Roman" w:hAnsi="Times New Roman"/>
            <w:spacing w:val="-4"/>
            <w:lang w:val="ru-RU"/>
          </w:rPr>
          <w:delText xml:space="preserve"> </w:delText>
        </w:r>
      </w:del>
    </w:p>
    <w:p w:rsidR="005A32EE" w:rsidRPr="00260F2C" w:rsidRDefault="005A32EE">
      <w:pPr>
        <w:spacing w:after="120" w:line="360" w:lineRule="auto"/>
        <w:ind w:firstLine="567"/>
        <w:jc w:val="both"/>
        <w:rPr>
          <w:rFonts w:ascii="Times New Roman" w:hAnsi="Times New Roman"/>
          <w:spacing w:val="-4"/>
          <w:lang w:val="ru-RU"/>
        </w:rPr>
        <w:pPrChange w:id="1829" w:author="Павел Смирнов" w:date="2016-12-29T11:10:00Z">
          <w:pPr>
            <w:spacing w:after="120"/>
            <w:ind w:firstLine="567"/>
            <w:jc w:val="both"/>
          </w:pPr>
        </w:pPrChange>
      </w:pPr>
      <w:r w:rsidRPr="00260F2C">
        <w:rPr>
          <w:rFonts w:ascii="Times New Roman" w:hAnsi="Times New Roman"/>
          <w:spacing w:val="-4"/>
          <w:lang w:val="ru-RU"/>
        </w:rPr>
        <w:t>Основным источником для изучения сейсмического режима являются каталоги землетрясений.</w:t>
      </w:r>
    </w:p>
    <w:p w:rsidR="005A32EE" w:rsidRPr="00260F2C" w:rsidRDefault="005A32EE">
      <w:pPr>
        <w:pStyle w:val="1"/>
        <w:spacing w:line="360" w:lineRule="auto"/>
        <w:ind w:firstLine="567"/>
        <w:rPr>
          <w:rStyle w:val="goto"/>
          <w:rFonts w:ascii="Times New Roman" w:hAnsi="Times New Roman"/>
          <w:b w:val="0"/>
          <w:bCs w:val="0"/>
          <w:color w:val="000000"/>
          <w:kern w:val="0"/>
          <w:sz w:val="24"/>
          <w:szCs w:val="24"/>
          <w:lang w:val="ru-RU"/>
        </w:rPr>
        <w:pPrChange w:id="1830" w:author="Павел Смирнов" w:date="2016-12-29T11:10:00Z">
          <w:pPr>
            <w:pStyle w:val="1"/>
            <w:ind w:firstLine="567"/>
          </w:pPr>
        </w:pPrChange>
      </w:pPr>
      <w:bookmarkStart w:id="1831" w:name="_Toc450219470"/>
      <w:r w:rsidRPr="00260F2C">
        <w:rPr>
          <w:rStyle w:val="goto"/>
          <w:rFonts w:ascii="Times New Roman" w:hAnsi="Times New Roman"/>
          <w:color w:val="000000"/>
          <w:sz w:val="24"/>
          <w:szCs w:val="24"/>
          <w:lang w:val="ru-RU"/>
        </w:rPr>
        <w:t>7.</w:t>
      </w:r>
      <w:ins w:id="1832" w:author="Ксения Кисанова" w:date="2017-01-19T14:39:00Z">
        <w:r w:rsidR="00E96743">
          <w:rPr>
            <w:rStyle w:val="goto"/>
            <w:rFonts w:ascii="Times New Roman" w:hAnsi="Times New Roman"/>
            <w:color w:val="000000"/>
            <w:sz w:val="24"/>
            <w:szCs w:val="24"/>
            <w:lang w:val="ru-RU"/>
          </w:rPr>
          <w:t>2</w:t>
        </w:r>
      </w:ins>
      <w:del w:id="1833" w:author="Ксения Кисанова" w:date="2017-01-19T14:39:00Z">
        <w:r w:rsidR="008511E7" w:rsidRPr="001F3722" w:rsidDel="00E96743">
          <w:rPr>
            <w:rStyle w:val="goto"/>
            <w:rFonts w:ascii="Times New Roman" w:hAnsi="Times New Roman"/>
            <w:color w:val="000000"/>
            <w:sz w:val="24"/>
            <w:szCs w:val="24"/>
            <w:lang w:val="ru-RU"/>
            <w:rPrChange w:id="1834" w:author="User" w:date="2016-11-07T10:22:00Z">
              <w:rPr>
                <w:rStyle w:val="goto"/>
                <w:rFonts w:ascii="Times New Roman" w:hAnsi="Times New Roman"/>
                <w:color w:val="000000"/>
                <w:sz w:val="24"/>
                <w:szCs w:val="24"/>
              </w:rPr>
            </w:rPrChange>
          </w:rPr>
          <w:delText>1</w:delText>
        </w:r>
      </w:del>
      <w:r w:rsidRPr="00260F2C">
        <w:rPr>
          <w:rStyle w:val="goto"/>
          <w:rFonts w:ascii="Times New Roman" w:hAnsi="Times New Roman"/>
          <w:color w:val="000000"/>
          <w:sz w:val="24"/>
          <w:szCs w:val="24"/>
          <w:lang w:val="ru-RU"/>
        </w:rPr>
        <w:t xml:space="preserve"> Разработка сводного каталога землетрясений</w:t>
      </w:r>
      <w:bookmarkEnd w:id="1831"/>
    </w:p>
    <w:p w:rsidR="005A32EE" w:rsidRPr="00260F2C" w:rsidRDefault="005A32EE">
      <w:pPr>
        <w:spacing w:after="120" w:line="360" w:lineRule="auto"/>
        <w:ind w:firstLine="567"/>
        <w:jc w:val="both"/>
        <w:rPr>
          <w:rFonts w:ascii="Times New Roman" w:hAnsi="Times New Roman"/>
          <w:lang w:val="ru-RU"/>
        </w:rPr>
        <w:pPrChange w:id="1835" w:author="Павел Смирнов" w:date="2016-12-29T11:10:00Z">
          <w:pPr>
            <w:spacing w:after="120"/>
            <w:ind w:firstLine="567"/>
            <w:jc w:val="both"/>
          </w:pPr>
        </w:pPrChange>
      </w:pPr>
      <w:r w:rsidRPr="00260F2C">
        <w:rPr>
          <w:rFonts w:ascii="Times New Roman" w:hAnsi="Times New Roman"/>
          <w:lang w:val="ru-RU"/>
        </w:rPr>
        <w:t>Сводный каталог составля</w:t>
      </w:r>
      <w:del w:id="1836" w:author="User" w:date="2016-11-07T15:51:00Z">
        <w:r w:rsidRPr="00260F2C" w:rsidDel="000C1AFB">
          <w:rPr>
            <w:rFonts w:ascii="Times New Roman" w:hAnsi="Times New Roman"/>
            <w:lang w:val="ru-RU"/>
          </w:rPr>
          <w:delText>ется</w:delText>
        </w:r>
      </w:del>
      <w:ins w:id="1837" w:author="User" w:date="2016-11-07T15:51:00Z">
        <w:r w:rsidR="000C1AFB">
          <w:rPr>
            <w:rFonts w:ascii="Times New Roman" w:hAnsi="Times New Roman"/>
            <w:lang w:val="ru-RU"/>
          </w:rPr>
          <w:t>ют</w:t>
        </w:r>
      </w:ins>
      <w:r w:rsidRPr="00260F2C">
        <w:rPr>
          <w:rFonts w:ascii="Times New Roman" w:hAnsi="Times New Roman"/>
          <w:lang w:val="ru-RU"/>
        </w:rPr>
        <w:t xml:space="preserve"> в пространственных границах, выбранных в зависимости от степени изученности «окружающего» района и уровня сейсмичности, как правило, в радиусе </w:t>
      </w:r>
      <w:del w:id="1838" w:author="User" w:date="2016-11-07T15:51:00Z">
        <w:r w:rsidRPr="00260F2C" w:rsidDel="000C1AFB">
          <w:rPr>
            <w:rFonts w:ascii="Times New Roman" w:hAnsi="Times New Roman"/>
            <w:lang w:val="ru-RU"/>
          </w:rPr>
          <w:delText xml:space="preserve">до </w:delText>
        </w:r>
      </w:del>
      <w:ins w:id="1839" w:author="User" w:date="2016-11-07T15:51:00Z">
        <w:r w:rsidR="000C1AFB">
          <w:rPr>
            <w:rFonts w:ascii="Times New Roman" w:hAnsi="Times New Roman"/>
            <w:lang w:val="ru-RU"/>
          </w:rPr>
          <w:t>не более</w:t>
        </w:r>
        <w:r w:rsidR="000C1AFB" w:rsidRPr="00260F2C">
          <w:rPr>
            <w:rFonts w:ascii="Times New Roman" w:hAnsi="Times New Roman"/>
            <w:lang w:val="ru-RU"/>
          </w:rPr>
          <w:t xml:space="preserve"> </w:t>
        </w:r>
      </w:ins>
      <w:r w:rsidRPr="00260F2C">
        <w:rPr>
          <w:rFonts w:ascii="Times New Roman" w:hAnsi="Times New Roman"/>
          <w:lang w:val="ru-RU"/>
        </w:rPr>
        <w:t>300 км от объекта. Если объект расположен в сейсмически активном районе, т</w:t>
      </w:r>
      <w:ins w:id="1840" w:author="User" w:date="2016-11-07T15:52:00Z">
        <w:r w:rsidR="000C1AFB">
          <w:rPr>
            <w:rFonts w:ascii="Times New Roman" w:hAnsi="Times New Roman"/>
            <w:lang w:val="ru-RU"/>
          </w:rPr>
          <w:t>.</w:t>
        </w:r>
      </w:ins>
      <w:del w:id="1841" w:author="User" w:date="2016-11-07T15:51:00Z">
        <w:r w:rsidRPr="00260F2C" w:rsidDel="000C1AFB">
          <w:rPr>
            <w:rFonts w:ascii="Times New Roman" w:hAnsi="Times New Roman"/>
            <w:lang w:val="ru-RU"/>
          </w:rPr>
          <w:delText>о</w:delText>
        </w:r>
      </w:del>
      <w:r w:rsidRPr="00260F2C">
        <w:rPr>
          <w:rFonts w:ascii="Times New Roman" w:hAnsi="Times New Roman"/>
          <w:lang w:val="ru-RU"/>
        </w:rPr>
        <w:t xml:space="preserve"> е</w:t>
      </w:r>
      <w:ins w:id="1842" w:author="User" w:date="2016-11-07T15:52:00Z">
        <w:r w:rsidR="000C1AFB">
          <w:rPr>
            <w:rFonts w:ascii="Times New Roman" w:hAnsi="Times New Roman"/>
            <w:lang w:val="ru-RU"/>
          </w:rPr>
          <w:t>.</w:t>
        </w:r>
      </w:ins>
      <w:del w:id="1843" w:author="User" w:date="2016-11-07T15:52:00Z">
        <w:r w:rsidRPr="00260F2C" w:rsidDel="000C1AFB">
          <w:rPr>
            <w:rFonts w:ascii="Times New Roman" w:hAnsi="Times New Roman"/>
            <w:lang w:val="ru-RU"/>
          </w:rPr>
          <w:delText>сть</w:delText>
        </w:r>
      </w:del>
      <w:r w:rsidRPr="00260F2C">
        <w:rPr>
          <w:rFonts w:ascii="Times New Roman" w:hAnsi="Times New Roman"/>
          <w:lang w:val="ru-RU"/>
        </w:rPr>
        <w:t xml:space="preserve"> решающий вклад в сейсмические воздействия на объект вносят относительно близко расположенные зоны ВОЗ, допускается для исследования привлекать меньшую территорию.</w:t>
      </w:r>
      <w:del w:id="1844" w:author="User" w:date="2016-11-07T15:52:00Z">
        <w:r w:rsidRPr="00260F2C" w:rsidDel="000C1AFB">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eastAsia="MS Mincho" w:hAnsi="Times New Roman"/>
          <w:lang w:val="ru-RU"/>
        </w:rPr>
        <w:pPrChange w:id="1845" w:author="Павел Смирнов" w:date="2016-12-29T11:10:00Z">
          <w:pPr>
            <w:spacing w:after="120"/>
            <w:ind w:firstLine="567"/>
            <w:jc w:val="both"/>
          </w:pPr>
        </w:pPrChange>
      </w:pPr>
      <w:r w:rsidRPr="00260F2C">
        <w:rPr>
          <w:rFonts w:ascii="Times New Roman" w:eastAsia="MS Mincho" w:hAnsi="Times New Roman"/>
          <w:lang w:val="ru-RU"/>
        </w:rPr>
        <w:t>Сводный каталог компилируется из всех доступных сейсмологических источников, включающих общие, специализированные и региональные каталоги землетрясений</w:t>
      </w:r>
      <w:ins w:id="1846" w:author="User" w:date="2016-11-07T15:52:00Z">
        <w:r w:rsidR="000C1AFB">
          <w:rPr>
            <w:rFonts w:ascii="Times New Roman" w:eastAsia="MS Mincho" w:hAnsi="Times New Roman"/>
            <w:lang w:val="ru-RU"/>
          </w:rPr>
          <w:t xml:space="preserve">, </w:t>
        </w:r>
      </w:ins>
      <w:r w:rsidRPr="00260F2C">
        <w:rPr>
          <w:rFonts w:ascii="Times New Roman" w:eastAsia="MS Mincho" w:hAnsi="Times New Roman"/>
          <w:lang w:val="ru-RU"/>
        </w:rPr>
        <w:t xml:space="preserve">и, </w:t>
      </w:r>
      <w:ins w:id="1847" w:author="Ксения Кисанова" w:date="2017-01-19T14:40:00Z">
        <w:r w:rsidR="00E96743">
          <w:rPr>
            <w:rFonts w:ascii="Times New Roman" w:eastAsia="MS Mincho" w:hAnsi="Times New Roman"/>
            <w:lang w:val="ru-RU"/>
          </w:rPr>
          <w:t>при</w:t>
        </w:r>
      </w:ins>
      <w:del w:id="1848" w:author="Ксения Кисанова" w:date="2017-01-19T14:40:00Z">
        <w:r w:rsidRPr="00260F2C" w:rsidDel="00E96743">
          <w:rPr>
            <w:rFonts w:ascii="Times New Roman" w:eastAsia="MS Mincho" w:hAnsi="Times New Roman"/>
            <w:lang w:val="ru-RU"/>
          </w:rPr>
          <w:delText>в случае</w:delText>
        </w:r>
      </w:del>
      <w:r w:rsidRPr="00260F2C">
        <w:rPr>
          <w:rFonts w:ascii="Times New Roman" w:eastAsia="MS Mincho" w:hAnsi="Times New Roman"/>
          <w:lang w:val="ru-RU"/>
        </w:rPr>
        <w:t xml:space="preserve"> необходимости,</w:t>
      </w:r>
      <w:del w:id="1849" w:author="Ксения Кисанова" w:date="2017-01-19T14:40:00Z">
        <w:r w:rsidRPr="00260F2C" w:rsidDel="00E96743">
          <w:rPr>
            <w:rFonts w:ascii="Times New Roman" w:eastAsia="MS Mincho" w:hAnsi="Times New Roman"/>
            <w:lang w:val="ru-RU"/>
          </w:rPr>
          <w:delText xml:space="preserve"> </w:delText>
        </w:r>
      </w:del>
      <w:ins w:id="1850" w:author="User" w:date="2016-11-07T15:52:00Z">
        <w:del w:id="1851" w:author="Ксения Кисанова" w:date="2017-01-19T14:40:00Z">
          <w:r w:rsidR="000C1AFB" w:rsidDel="00E96743">
            <w:rPr>
              <w:rFonts w:ascii="Times New Roman" w:eastAsia="MS Mincho" w:hAnsi="Times New Roman"/>
              <w:lang w:val="ru-RU"/>
            </w:rPr>
            <w:delText>он</w:delText>
          </w:r>
        </w:del>
        <w:r w:rsidR="000C1AFB">
          <w:rPr>
            <w:rFonts w:ascii="Times New Roman" w:eastAsia="MS Mincho" w:hAnsi="Times New Roman"/>
            <w:lang w:val="ru-RU"/>
          </w:rPr>
          <w:t xml:space="preserve"> </w:t>
        </w:r>
      </w:ins>
      <w:r w:rsidRPr="00260F2C">
        <w:rPr>
          <w:rFonts w:ascii="Times New Roman" w:eastAsia="MS Mincho" w:hAnsi="Times New Roman"/>
          <w:lang w:val="ru-RU"/>
        </w:rPr>
        <w:t xml:space="preserve">может </w:t>
      </w:r>
      <w:ins w:id="1852" w:author="User" w:date="2016-11-07T15:53:00Z">
        <w:r w:rsidR="000C1AFB">
          <w:rPr>
            <w:rFonts w:ascii="Times New Roman" w:eastAsia="MS Mincho" w:hAnsi="Times New Roman"/>
            <w:lang w:val="ru-RU"/>
          </w:rPr>
          <w:t xml:space="preserve">быть </w:t>
        </w:r>
      </w:ins>
      <w:r w:rsidRPr="00260F2C">
        <w:rPr>
          <w:rFonts w:ascii="Times New Roman" w:eastAsia="MS Mincho" w:hAnsi="Times New Roman"/>
          <w:lang w:val="ru-RU"/>
        </w:rPr>
        <w:t>дополн</w:t>
      </w:r>
      <w:del w:id="1853" w:author="User" w:date="2016-11-07T15:53:00Z">
        <w:r w:rsidRPr="00260F2C" w:rsidDel="000C1AFB">
          <w:rPr>
            <w:rFonts w:ascii="Times New Roman" w:eastAsia="MS Mincho" w:hAnsi="Times New Roman"/>
            <w:lang w:val="ru-RU"/>
          </w:rPr>
          <w:delText>яться</w:delText>
        </w:r>
      </w:del>
      <w:ins w:id="1854" w:author="User" w:date="2016-11-07T15:53:00Z">
        <w:r w:rsidR="000C1AFB">
          <w:rPr>
            <w:rFonts w:ascii="Times New Roman" w:eastAsia="MS Mincho" w:hAnsi="Times New Roman"/>
            <w:lang w:val="ru-RU"/>
          </w:rPr>
          <w:t>ен</w:t>
        </w:r>
      </w:ins>
      <w:r w:rsidRPr="00260F2C">
        <w:rPr>
          <w:rFonts w:ascii="Times New Roman" w:eastAsia="MS Mincho" w:hAnsi="Times New Roman"/>
          <w:lang w:val="ru-RU"/>
        </w:rPr>
        <w:t xml:space="preserve"> результатами специальных сейсмических наблюдений, осуществляемых временной сетью цифровых сейсмических станций</w:t>
      </w:r>
      <w:ins w:id="1855" w:author="User" w:date="2016-11-07T15:53:00Z">
        <w:r w:rsidR="000C1AFB">
          <w:rPr>
            <w:rFonts w:ascii="Times New Roman" w:eastAsia="MS Mincho" w:hAnsi="Times New Roman"/>
            <w:lang w:val="ru-RU"/>
          </w:rPr>
          <w:t>,</w:t>
        </w:r>
      </w:ins>
      <w:r w:rsidRPr="00260F2C">
        <w:rPr>
          <w:rFonts w:ascii="Times New Roman" w:eastAsia="MS Mincho" w:hAnsi="Times New Roman"/>
          <w:lang w:val="ru-RU"/>
        </w:rPr>
        <w:t xml:space="preserve"> специально установленных в рамках выполнения работ по ДСР.</w:t>
      </w:r>
    </w:p>
    <w:p w:rsidR="005A32EE" w:rsidRPr="00260F2C" w:rsidRDefault="005A32EE">
      <w:pPr>
        <w:pStyle w:val="BodyText31"/>
        <w:widowControl/>
        <w:spacing w:after="120" w:line="360" w:lineRule="auto"/>
        <w:ind w:firstLine="567"/>
        <w:rPr>
          <w:szCs w:val="24"/>
          <w:lang w:val="ru-RU"/>
        </w:rPr>
        <w:pPrChange w:id="1856" w:author="Павел Смирнов" w:date="2016-12-29T11:10:00Z">
          <w:pPr>
            <w:pStyle w:val="BodyText31"/>
            <w:widowControl/>
            <w:spacing w:after="120"/>
            <w:ind w:firstLine="567"/>
          </w:pPr>
        </w:pPrChange>
      </w:pPr>
      <w:r w:rsidRPr="00260F2C">
        <w:rPr>
          <w:szCs w:val="24"/>
          <w:lang w:val="ru-RU"/>
        </w:rPr>
        <w:t>Каталог исторических землетрясений должен удовлетворять следующим требованиям:</w:t>
      </w:r>
    </w:p>
    <w:p w:rsidR="005A32EE" w:rsidRPr="00260F2C" w:rsidRDefault="005A32EE">
      <w:pPr>
        <w:pStyle w:val="BodyText31"/>
        <w:widowControl/>
        <w:spacing w:after="120" w:line="360" w:lineRule="auto"/>
        <w:ind w:firstLine="567"/>
        <w:rPr>
          <w:szCs w:val="24"/>
          <w:lang w:val="ru-RU"/>
        </w:rPr>
        <w:pPrChange w:id="1857" w:author="Павел Смирнов" w:date="2016-12-29T11:10:00Z">
          <w:pPr>
            <w:pStyle w:val="BodyText31"/>
            <w:widowControl/>
            <w:spacing w:after="120"/>
            <w:ind w:firstLine="567"/>
          </w:pPr>
        </w:pPrChange>
      </w:pPr>
      <w:r w:rsidRPr="00260F2C">
        <w:rPr>
          <w:szCs w:val="24"/>
          <w:lang w:val="ru-RU"/>
        </w:rPr>
        <w:t>1) однородная параметризация землетрясений по всему каталогу;</w:t>
      </w:r>
    </w:p>
    <w:p w:rsidR="005A32EE" w:rsidRPr="00260F2C" w:rsidRDefault="005A32EE">
      <w:pPr>
        <w:pStyle w:val="BodyText31"/>
        <w:widowControl/>
        <w:spacing w:after="120" w:line="360" w:lineRule="auto"/>
        <w:ind w:firstLine="567"/>
        <w:rPr>
          <w:szCs w:val="24"/>
          <w:lang w:val="ru-RU"/>
        </w:rPr>
        <w:pPrChange w:id="1858" w:author="Павел Смирнов" w:date="2016-12-29T11:10:00Z">
          <w:pPr>
            <w:pStyle w:val="BodyText31"/>
            <w:widowControl/>
            <w:spacing w:after="120"/>
            <w:ind w:firstLine="567"/>
          </w:pPr>
        </w:pPrChange>
      </w:pPr>
      <w:r w:rsidRPr="00260F2C">
        <w:rPr>
          <w:szCs w:val="24"/>
          <w:lang w:val="ru-RU"/>
        </w:rPr>
        <w:lastRenderedPageBreak/>
        <w:t>2) процедура составления каталога на всех этапах работы, начиная от формирования исходной базы данных вплоть до окончательного представления каталога, должна быть абсолютно ясной и прозрачной.</w:t>
      </w:r>
      <w:del w:id="1859" w:author="User" w:date="2016-11-07T15:53:00Z">
        <w:r w:rsidRPr="00260F2C" w:rsidDel="000C1AFB">
          <w:rPr>
            <w:szCs w:val="24"/>
            <w:lang w:val="ru-RU"/>
          </w:rPr>
          <w:delText xml:space="preserve"> </w:delText>
        </w:r>
      </w:del>
    </w:p>
    <w:p w:rsidR="005A32EE" w:rsidRPr="00260F2C" w:rsidRDefault="005A32EE">
      <w:pPr>
        <w:pStyle w:val="BodyText31"/>
        <w:widowControl/>
        <w:spacing w:after="120" w:line="360" w:lineRule="auto"/>
        <w:ind w:firstLine="567"/>
        <w:rPr>
          <w:szCs w:val="24"/>
          <w:lang w:val="ru-RU"/>
        </w:rPr>
        <w:pPrChange w:id="1860" w:author="Павел Смирнов" w:date="2016-12-29T11:10:00Z">
          <w:pPr>
            <w:pStyle w:val="BodyText31"/>
            <w:widowControl/>
            <w:spacing w:after="120"/>
            <w:ind w:firstLine="567"/>
          </w:pPr>
        </w:pPrChange>
      </w:pPr>
      <w:r w:rsidRPr="00260F2C">
        <w:rPr>
          <w:szCs w:val="24"/>
          <w:lang w:val="ru-RU"/>
        </w:rPr>
        <w:t>Исторический каталог должен быть параметризирован. Все оценки координат и магнитуды землетрясений должны быть обоснованы. Случаи исключения и нового включения землетрясений должны быть исчерпывающе проанализированы.</w:t>
      </w:r>
    </w:p>
    <w:p w:rsidR="005A32EE" w:rsidRPr="00260F2C" w:rsidRDefault="005A32EE">
      <w:pPr>
        <w:spacing w:after="120" w:line="360" w:lineRule="auto"/>
        <w:ind w:firstLine="567"/>
        <w:jc w:val="both"/>
        <w:rPr>
          <w:rFonts w:ascii="Times New Roman" w:eastAsia="MS Mincho" w:hAnsi="Times New Roman"/>
          <w:lang w:val="ru-RU"/>
        </w:rPr>
        <w:pPrChange w:id="1861" w:author="Павел Смирнов" w:date="2016-12-29T11:10:00Z">
          <w:pPr>
            <w:spacing w:after="120"/>
            <w:ind w:firstLine="567"/>
            <w:jc w:val="both"/>
          </w:pPr>
        </w:pPrChange>
      </w:pPr>
      <w:r w:rsidRPr="00260F2C">
        <w:rPr>
          <w:rFonts w:ascii="Times New Roman" w:eastAsia="MS Mincho" w:hAnsi="Times New Roman"/>
          <w:lang w:val="ru-RU"/>
        </w:rPr>
        <w:t>Данные, содержащиеся в использованных каталогах, подвергаются взаимной проверке</w:t>
      </w:r>
      <w:ins w:id="1862" w:author="Ксения Кисанова" w:date="2017-01-19T14:40:00Z">
        <w:r w:rsidR="00E96743">
          <w:rPr>
            <w:rFonts w:ascii="Times New Roman" w:eastAsia="MS Mincho" w:hAnsi="Times New Roman"/>
            <w:lang w:val="ru-RU"/>
          </w:rPr>
          <w:t xml:space="preserve"> в целях</w:t>
        </w:r>
      </w:ins>
      <w:del w:id="1863" w:author="Ксения Кисанова" w:date="2017-01-19T14:40:00Z">
        <w:r w:rsidRPr="00260F2C" w:rsidDel="00E96743">
          <w:rPr>
            <w:rFonts w:ascii="Times New Roman" w:eastAsia="MS Mincho" w:hAnsi="Times New Roman"/>
            <w:lang w:val="ru-RU"/>
          </w:rPr>
          <w:delText>, с целью</w:delText>
        </w:r>
      </w:del>
      <w:r w:rsidRPr="00260F2C">
        <w:rPr>
          <w:rFonts w:ascii="Times New Roman" w:eastAsia="MS Mincho" w:hAnsi="Times New Roman"/>
          <w:lang w:val="ru-RU"/>
        </w:rPr>
        <w:t xml:space="preserve"> дополнения источников, уточнения параметров отдельных землетрясений и исключения недостоверной информации.</w:t>
      </w:r>
      <w:del w:id="1864" w:author="User" w:date="2016-11-07T15:54:00Z">
        <w:r w:rsidRPr="00260F2C" w:rsidDel="000C1AFB">
          <w:rPr>
            <w:rFonts w:ascii="Times New Roman" w:eastAsia="MS Mincho"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865" w:author="Павел Смирнов" w:date="2016-12-29T11:10:00Z">
          <w:pPr>
            <w:spacing w:after="120"/>
            <w:ind w:firstLine="567"/>
            <w:jc w:val="both"/>
          </w:pPr>
        </w:pPrChange>
      </w:pPr>
      <w:r w:rsidRPr="00260F2C">
        <w:rPr>
          <w:rFonts w:ascii="Times New Roman" w:hAnsi="Times New Roman"/>
          <w:lang w:val="ru-RU"/>
        </w:rPr>
        <w:t>При составлении каталога по данным различных сейсмологических центров в выбранной для исследований рамке собираются все доступные из разных источников каталоги. Записи</w:t>
      </w:r>
      <w:del w:id="1866" w:author="Ксения Кисанова" w:date="2017-01-19T14:40:00Z">
        <w:r w:rsidRPr="00260F2C" w:rsidDel="00E96743">
          <w:rPr>
            <w:rFonts w:ascii="Times New Roman" w:hAnsi="Times New Roman"/>
            <w:lang w:val="ru-RU"/>
          </w:rPr>
          <w:delText xml:space="preserve"> из</w:delText>
        </w:r>
      </w:del>
      <w:r w:rsidRPr="00260F2C">
        <w:rPr>
          <w:rFonts w:ascii="Times New Roman" w:hAnsi="Times New Roman"/>
          <w:lang w:val="ru-RU"/>
        </w:rPr>
        <w:t xml:space="preserve"> различных агентств, относящиеся к одному и тому же землетрясению, следует сгруппировать. Все разнотипные магнитуды должны быть приведены к единой шкале.</w:t>
      </w:r>
      <w:del w:id="1867" w:author="User" w:date="2016-11-07T15:54:00Z">
        <w:r w:rsidRPr="00260F2C" w:rsidDel="009F113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868" w:author="Павел Смирнов" w:date="2016-12-29T11:10:00Z">
          <w:pPr>
            <w:spacing w:after="120"/>
            <w:ind w:firstLine="567"/>
            <w:jc w:val="both"/>
          </w:pPr>
        </w:pPrChange>
      </w:pPr>
      <w:r w:rsidRPr="00260F2C">
        <w:rPr>
          <w:rFonts w:ascii="Times New Roman" w:hAnsi="Times New Roman"/>
          <w:lang w:val="ru-RU"/>
        </w:rPr>
        <w:t>Для некоторых наиболее сильных землетрясений необходимо проверять исходные данные</w:t>
      </w:r>
      <w:del w:id="1869" w:author="Ксения Кисанова" w:date="2017-01-19T14:40:00Z">
        <w:r w:rsidRPr="00260F2C" w:rsidDel="00E96743">
          <w:rPr>
            <w:rFonts w:ascii="Times New Roman" w:hAnsi="Times New Roman"/>
            <w:lang w:val="ru-RU"/>
          </w:rPr>
          <w:delText>,</w:delText>
        </w:r>
      </w:del>
      <w:r w:rsidRPr="00260F2C">
        <w:rPr>
          <w:rFonts w:ascii="Times New Roman" w:hAnsi="Times New Roman"/>
          <w:lang w:val="ru-RU"/>
        </w:rPr>
        <w:t xml:space="preserve"> и окончательное решение </w:t>
      </w:r>
      <w:del w:id="1870" w:author="User" w:date="2016-11-07T15:55:00Z">
        <w:r w:rsidRPr="00260F2C" w:rsidDel="009F1136">
          <w:rPr>
            <w:rFonts w:ascii="Times New Roman" w:hAnsi="Times New Roman"/>
            <w:lang w:val="ru-RU"/>
          </w:rPr>
          <w:delText xml:space="preserve">выбирать </w:delText>
        </w:r>
      </w:del>
      <w:ins w:id="1871" w:author="User" w:date="2016-11-07T15:55:00Z">
        <w:r w:rsidR="009F1136">
          <w:rPr>
            <w:rFonts w:ascii="Times New Roman" w:hAnsi="Times New Roman"/>
            <w:lang w:val="ru-RU"/>
          </w:rPr>
          <w:t>принимать</w:t>
        </w:r>
        <w:r w:rsidR="009F1136" w:rsidRPr="00260F2C">
          <w:rPr>
            <w:rFonts w:ascii="Times New Roman" w:hAnsi="Times New Roman"/>
            <w:lang w:val="ru-RU"/>
          </w:rPr>
          <w:t xml:space="preserve"> </w:t>
        </w:r>
      </w:ins>
      <w:r w:rsidRPr="00260F2C">
        <w:rPr>
          <w:rFonts w:ascii="Times New Roman" w:hAnsi="Times New Roman"/>
          <w:lang w:val="ru-RU"/>
        </w:rPr>
        <w:t>индивидуально. Для остальных сейсмических событий необходимо выработать систему приоритетов источников информации в зависимости от величины землетрясения. Как правило, для более сильных землетрясений высокий приоритет присваивается международным агентствам, поскольку они используют станции всей мировой сети. Для слабых событий более высокий приоритет у региональных агентств.</w:t>
      </w:r>
    </w:p>
    <w:p w:rsidR="005A32EE" w:rsidRPr="00260F2C" w:rsidRDefault="005A32EE">
      <w:pPr>
        <w:spacing w:after="120" w:line="360" w:lineRule="auto"/>
        <w:ind w:firstLine="567"/>
        <w:jc w:val="both"/>
        <w:rPr>
          <w:rFonts w:ascii="Times New Roman" w:hAnsi="Times New Roman"/>
          <w:lang w:val="ru-RU"/>
        </w:rPr>
        <w:pPrChange w:id="1872" w:author="Павел Смирнов" w:date="2016-12-29T11:10:00Z">
          <w:pPr>
            <w:spacing w:after="120"/>
            <w:ind w:firstLine="567"/>
            <w:jc w:val="both"/>
          </w:pPr>
        </w:pPrChange>
      </w:pPr>
      <w:r w:rsidRPr="00260F2C">
        <w:rPr>
          <w:rFonts w:ascii="Times New Roman" w:hAnsi="Times New Roman"/>
          <w:lang w:val="ru-RU"/>
        </w:rPr>
        <w:t xml:space="preserve">Для сводного каталога требуется выбирать шкалу магнитуд, к которой путем взаимной корреляции приводятся все остальные </w:t>
      </w:r>
      <w:proofErr w:type="spellStart"/>
      <w:r w:rsidRPr="00260F2C">
        <w:rPr>
          <w:rFonts w:ascii="Times New Roman" w:hAnsi="Times New Roman"/>
          <w:lang w:val="ru-RU"/>
        </w:rPr>
        <w:t>магнитудные</w:t>
      </w:r>
      <w:proofErr w:type="spellEnd"/>
      <w:r w:rsidRPr="00260F2C">
        <w:rPr>
          <w:rFonts w:ascii="Times New Roman" w:hAnsi="Times New Roman"/>
          <w:lang w:val="ru-RU"/>
        </w:rPr>
        <w:t xml:space="preserve"> оценки величины землетрясений в различных каталогах.</w:t>
      </w:r>
      <w:del w:id="1873" w:author="User" w:date="2016-11-07T15:59:00Z">
        <w:r w:rsidR="00124EAA" w:rsidRPr="00260F2C" w:rsidDel="009F113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eastAsia="MS Mincho" w:hAnsi="Times New Roman"/>
          <w:lang w:val="ru-RU"/>
        </w:rPr>
        <w:pPrChange w:id="1874" w:author="Павел Смирнов" w:date="2016-12-29T11:10:00Z">
          <w:pPr>
            <w:spacing w:after="120"/>
            <w:ind w:firstLine="567"/>
            <w:jc w:val="both"/>
          </w:pPr>
        </w:pPrChange>
      </w:pPr>
      <w:r w:rsidRPr="00260F2C">
        <w:rPr>
          <w:rFonts w:ascii="Times New Roman" w:eastAsia="MS Mincho" w:hAnsi="Times New Roman"/>
          <w:lang w:val="ru-RU"/>
        </w:rPr>
        <w:t xml:space="preserve">Поскольку при оценке сейсмической опасности базовой является магнитуда по поверхностным волнам </w:t>
      </w:r>
      <w:r w:rsidRPr="009F1136">
        <w:rPr>
          <w:rFonts w:ascii="Times New Roman" w:eastAsia="MS Mincho" w:hAnsi="Times New Roman"/>
          <w:i/>
          <w:rPrChange w:id="1875" w:author="User" w:date="2016-11-07T15:59:00Z">
            <w:rPr>
              <w:rFonts w:ascii="Times New Roman" w:eastAsia="MS Mincho" w:hAnsi="Times New Roman"/>
            </w:rPr>
          </w:rPrChange>
        </w:rPr>
        <w:t>M</w:t>
      </w:r>
      <w:r w:rsidRPr="009F1136">
        <w:rPr>
          <w:rFonts w:ascii="Times New Roman" w:eastAsia="MS Mincho" w:hAnsi="Times New Roman"/>
          <w:i/>
          <w:vertAlign w:val="subscript"/>
          <w:rPrChange w:id="1876" w:author="User" w:date="2016-11-07T15:59:00Z">
            <w:rPr>
              <w:rFonts w:ascii="Times New Roman" w:eastAsia="MS Mincho" w:hAnsi="Times New Roman"/>
              <w:vertAlign w:val="subscript"/>
            </w:rPr>
          </w:rPrChange>
        </w:rPr>
        <w:t>S</w:t>
      </w:r>
      <w:r w:rsidRPr="00260F2C">
        <w:rPr>
          <w:rFonts w:ascii="Times New Roman" w:eastAsia="MS Mincho" w:hAnsi="Times New Roman"/>
          <w:lang w:val="ru-RU"/>
        </w:rPr>
        <w:t>, все события в сводном каталоге унифицир</w:t>
      </w:r>
      <w:del w:id="1877" w:author="User" w:date="2016-11-07T15:59:00Z">
        <w:r w:rsidRPr="00260F2C" w:rsidDel="009F1136">
          <w:rPr>
            <w:rFonts w:ascii="Times New Roman" w:eastAsia="MS Mincho" w:hAnsi="Times New Roman"/>
            <w:lang w:val="ru-RU"/>
          </w:rPr>
          <w:delText>уются</w:delText>
        </w:r>
      </w:del>
      <w:ins w:id="1878" w:author="User" w:date="2016-11-07T15:59:00Z">
        <w:r w:rsidR="009F1136">
          <w:rPr>
            <w:rFonts w:ascii="Times New Roman" w:eastAsia="MS Mincho" w:hAnsi="Times New Roman"/>
            <w:lang w:val="ru-RU"/>
          </w:rPr>
          <w:t>ованы</w:t>
        </w:r>
      </w:ins>
      <w:r w:rsidRPr="00260F2C">
        <w:rPr>
          <w:rFonts w:ascii="Times New Roman" w:eastAsia="MS Mincho" w:hAnsi="Times New Roman"/>
          <w:lang w:val="ru-RU"/>
        </w:rPr>
        <w:t xml:space="preserve"> по этой магнитуде </w:t>
      </w:r>
      <w:del w:id="1879" w:author="User" w:date="2016-11-07T15:59:00Z">
        <w:r w:rsidRPr="00260F2C" w:rsidDel="009F1136">
          <w:rPr>
            <w:rFonts w:ascii="Times New Roman" w:eastAsia="MS Mincho" w:hAnsi="Times New Roman"/>
            <w:lang w:val="ru-RU"/>
          </w:rPr>
          <w:delText>(</w:delText>
        </w:r>
      </w:del>
      <w:r w:rsidRPr="009F1136">
        <w:rPr>
          <w:rFonts w:ascii="Times New Roman" w:eastAsia="MS Mincho" w:hAnsi="Times New Roman"/>
          <w:i/>
          <w:rPrChange w:id="1880" w:author="User" w:date="2016-11-07T15:59:00Z">
            <w:rPr>
              <w:rFonts w:ascii="Times New Roman" w:eastAsia="MS Mincho" w:hAnsi="Times New Roman"/>
            </w:rPr>
          </w:rPrChange>
        </w:rPr>
        <w:t>M</w:t>
      </w:r>
      <w:r w:rsidRPr="009F1136">
        <w:rPr>
          <w:rFonts w:ascii="Times New Roman" w:eastAsia="MS Mincho" w:hAnsi="Times New Roman"/>
          <w:i/>
          <w:vertAlign w:val="subscript"/>
          <w:rPrChange w:id="1881" w:author="User" w:date="2016-11-07T15:59:00Z">
            <w:rPr>
              <w:rFonts w:ascii="Times New Roman" w:eastAsia="MS Mincho" w:hAnsi="Times New Roman"/>
              <w:vertAlign w:val="subscript"/>
            </w:rPr>
          </w:rPrChange>
        </w:rPr>
        <w:t>S</w:t>
      </w:r>
      <w:del w:id="1882" w:author="User" w:date="2016-11-07T15:59:00Z">
        <w:r w:rsidRPr="00260F2C" w:rsidDel="009F1136">
          <w:rPr>
            <w:rFonts w:ascii="Times New Roman" w:eastAsia="MS Mincho" w:hAnsi="Times New Roman"/>
            <w:lang w:val="ru-RU"/>
          </w:rPr>
          <w:delText>)</w:delText>
        </w:r>
      </w:del>
      <w:r w:rsidRPr="00260F2C">
        <w:rPr>
          <w:rFonts w:ascii="Times New Roman" w:eastAsia="MS Mincho" w:hAnsi="Times New Roman"/>
          <w:vertAlign w:val="subscript"/>
          <w:lang w:val="ru-RU"/>
        </w:rPr>
        <w:t>.</w:t>
      </w:r>
      <w:r w:rsidRPr="00260F2C">
        <w:rPr>
          <w:rFonts w:ascii="Times New Roman" w:eastAsia="MS Mincho" w:hAnsi="Times New Roman"/>
          <w:lang w:val="ru-RU"/>
        </w:rPr>
        <w:t xml:space="preserve"> Для унификации сводного каталога по единой магнитуде</w:t>
      </w:r>
      <w:ins w:id="1883" w:author="User" w:date="2016-11-07T16:00:00Z">
        <w:r w:rsidR="009F1136">
          <w:rPr>
            <w:rFonts w:ascii="Times New Roman" w:eastAsia="MS Mincho" w:hAnsi="Times New Roman"/>
            <w:lang w:val="ru-RU"/>
          </w:rPr>
          <w:t xml:space="preserve"> </w:t>
        </w:r>
      </w:ins>
      <w:del w:id="1884" w:author="User" w:date="2016-11-07T16:00:00Z">
        <w:r w:rsidRPr="00260F2C" w:rsidDel="009F1136">
          <w:rPr>
            <w:rFonts w:ascii="Times New Roman" w:eastAsia="MS Mincho" w:hAnsi="Times New Roman"/>
            <w:lang w:val="ru-RU"/>
          </w:rPr>
          <w:delText>(</w:delText>
        </w:r>
      </w:del>
      <w:r w:rsidRPr="009F1136">
        <w:rPr>
          <w:rFonts w:ascii="Times New Roman" w:eastAsia="MS Mincho" w:hAnsi="Times New Roman"/>
          <w:i/>
          <w:rPrChange w:id="1885" w:author="User" w:date="2016-11-07T16:00:00Z">
            <w:rPr>
              <w:rFonts w:ascii="Times New Roman" w:eastAsia="MS Mincho" w:hAnsi="Times New Roman"/>
            </w:rPr>
          </w:rPrChange>
        </w:rPr>
        <w:t>M</w:t>
      </w:r>
      <w:r w:rsidRPr="009F1136">
        <w:rPr>
          <w:rFonts w:ascii="Times New Roman" w:eastAsia="MS Mincho" w:hAnsi="Times New Roman"/>
          <w:i/>
          <w:vertAlign w:val="subscript"/>
          <w:rPrChange w:id="1886" w:author="User" w:date="2016-11-07T16:00:00Z">
            <w:rPr>
              <w:rFonts w:ascii="Times New Roman" w:eastAsia="MS Mincho" w:hAnsi="Times New Roman"/>
              <w:vertAlign w:val="subscript"/>
            </w:rPr>
          </w:rPrChange>
        </w:rPr>
        <w:t>S</w:t>
      </w:r>
      <w:del w:id="1887" w:author="User" w:date="2016-11-07T16:00:00Z">
        <w:r w:rsidRPr="00260F2C" w:rsidDel="009F1136">
          <w:rPr>
            <w:rFonts w:ascii="Times New Roman" w:eastAsia="MS Mincho" w:hAnsi="Times New Roman"/>
            <w:lang w:val="ru-RU"/>
          </w:rPr>
          <w:delText>)</w:delText>
        </w:r>
      </w:del>
      <w:r w:rsidRPr="00260F2C">
        <w:rPr>
          <w:rFonts w:ascii="Times New Roman" w:eastAsia="MS Mincho" w:hAnsi="Times New Roman"/>
          <w:lang w:val="ru-RU"/>
        </w:rPr>
        <w:t xml:space="preserve"> используются уже имеющиеся или специально получаемые региональные корреляционные соотношения между различными типами магнитуд или энергетических </w:t>
      </w:r>
      <w:r w:rsidRPr="00260F2C">
        <w:rPr>
          <w:rFonts w:ascii="Times New Roman" w:eastAsia="MS Mincho" w:hAnsi="Times New Roman"/>
          <w:lang w:val="ru-RU"/>
        </w:rPr>
        <w:lastRenderedPageBreak/>
        <w:t xml:space="preserve">классов и магнитудой </w:t>
      </w:r>
      <w:del w:id="1888" w:author="Павел Смирнов" w:date="2016-12-29T11:21:00Z">
        <w:r w:rsidRPr="009F1136" w:rsidDel="00545E33">
          <w:rPr>
            <w:rFonts w:ascii="Times New Roman" w:eastAsia="MS Mincho" w:hAnsi="Times New Roman"/>
            <w:i/>
            <w:rPrChange w:id="1889" w:author="User" w:date="2016-11-07T16:00:00Z">
              <w:rPr>
                <w:rFonts w:ascii="Times New Roman" w:eastAsia="MS Mincho" w:hAnsi="Times New Roman"/>
              </w:rPr>
            </w:rPrChange>
          </w:rPr>
          <w:delText>M</w:delText>
        </w:r>
        <w:r w:rsidRPr="009F1136" w:rsidDel="00545E33">
          <w:rPr>
            <w:rFonts w:ascii="Times New Roman" w:eastAsia="MS Mincho" w:hAnsi="Times New Roman"/>
            <w:i/>
            <w:vertAlign w:val="subscript"/>
            <w:rPrChange w:id="1890" w:author="User" w:date="2016-11-07T16:00:00Z">
              <w:rPr>
                <w:rFonts w:ascii="Times New Roman" w:eastAsia="MS Mincho" w:hAnsi="Times New Roman"/>
                <w:vertAlign w:val="subscript"/>
              </w:rPr>
            </w:rPrChange>
          </w:rPr>
          <w:delText>S</w:delText>
        </w:r>
      </w:del>
      <w:ins w:id="1891" w:author="Павел Смирнов" w:date="2016-12-29T11:21:00Z">
        <w:r w:rsidR="00545E33" w:rsidRPr="009F1136">
          <w:rPr>
            <w:rFonts w:ascii="Times New Roman" w:eastAsia="MS Mincho" w:hAnsi="Times New Roman"/>
            <w:i/>
            <w:rPrChange w:id="1892" w:author="User" w:date="2016-11-07T16:00:00Z">
              <w:rPr>
                <w:rFonts w:ascii="Times New Roman" w:eastAsia="MS Mincho" w:hAnsi="Times New Roman"/>
              </w:rPr>
            </w:rPrChange>
          </w:rPr>
          <w:t>M</w:t>
        </w:r>
        <w:r w:rsidR="00545E33">
          <w:rPr>
            <w:rFonts w:ascii="Times New Roman" w:eastAsia="MS Mincho" w:hAnsi="Times New Roman"/>
            <w:i/>
            <w:vertAlign w:val="subscript"/>
          </w:rPr>
          <w:t>S</w:t>
        </w:r>
      </w:ins>
      <w:r w:rsidRPr="00260F2C">
        <w:rPr>
          <w:rFonts w:ascii="Times New Roman" w:eastAsia="MS Mincho" w:hAnsi="Times New Roman"/>
          <w:lang w:val="ru-RU"/>
        </w:rPr>
        <w:t>.</w:t>
      </w:r>
      <w:r w:rsidR="00E70F74" w:rsidRPr="00260F2C">
        <w:rPr>
          <w:rFonts w:ascii="Times New Roman" w:eastAsia="MS Mincho" w:hAnsi="Times New Roman"/>
          <w:lang w:val="ru-RU"/>
        </w:rPr>
        <w:t xml:space="preserve"> </w:t>
      </w:r>
      <w:del w:id="1893" w:author="Ксения Кисанова" w:date="2017-01-19T14:40:00Z">
        <w:r w:rsidR="00E70F74" w:rsidRPr="00260F2C" w:rsidDel="00E96743">
          <w:rPr>
            <w:rFonts w:ascii="Times New Roman" w:hAnsi="Times New Roman"/>
            <w:lang w:val="ru-RU"/>
          </w:rPr>
          <w:delText xml:space="preserve">По согласованию с </w:delText>
        </w:r>
      </w:del>
      <w:ins w:id="1894" w:author="User" w:date="2016-11-07T16:00:00Z">
        <w:del w:id="1895" w:author="Ксения Кисанова" w:date="2017-01-19T14:40:00Z">
          <w:r w:rsidR="009F1136" w:rsidDel="00E96743">
            <w:rPr>
              <w:rFonts w:ascii="Times New Roman" w:hAnsi="Times New Roman"/>
              <w:lang w:val="ru-RU"/>
            </w:rPr>
            <w:delText>з</w:delText>
          </w:r>
        </w:del>
      </w:ins>
      <w:del w:id="1896" w:author="Ксения Кисанова" w:date="2017-01-19T14:40:00Z">
        <w:r w:rsidR="00E70F74" w:rsidRPr="00260F2C" w:rsidDel="00E96743">
          <w:rPr>
            <w:rFonts w:ascii="Times New Roman" w:hAnsi="Times New Roman"/>
            <w:lang w:val="ru-RU"/>
          </w:rPr>
          <w:delText>Заказчиком рекомендуется</w:delText>
        </w:r>
        <w:r w:rsidR="00E70F74" w:rsidRPr="00260F2C" w:rsidDel="00E96743">
          <w:rPr>
            <w:rFonts w:ascii="Times New Roman" w:eastAsia="TimesNewRomanPSMT" w:hAnsi="Times New Roman"/>
            <w:lang w:val="ru-RU"/>
          </w:rPr>
          <w:delText xml:space="preserve"> указать, какая магнитуда является предпочтительной в данной конкретной работе.</w:delText>
        </w:r>
      </w:del>
    </w:p>
    <w:p w:rsidR="005A32EE" w:rsidRPr="00260F2C" w:rsidRDefault="005A32EE">
      <w:pPr>
        <w:spacing w:after="120" w:line="360" w:lineRule="auto"/>
        <w:ind w:firstLine="567"/>
        <w:jc w:val="both"/>
        <w:rPr>
          <w:rFonts w:ascii="Times New Roman" w:hAnsi="Times New Roman"/>
          <w:lang w:val="ru-RU"/>
        </w:rPr>
        <w:pPrChange w:id="1897" w:author="Павел Смирнов" w:date="2016-12-29T11:10:00Z">
          <w:pPr>
            <w:spacing w:after="120"/>
            <w:ind w:firstLine="567"/>
            <w:jc w:val="both"/>
          </w:pPr>
        </w:pPrChange>
      </w:pPr>
      <w:r w:rsidRPr="00260F2C">
        <w:rPr>
          <w:rFonts w:ascii="Times New Roman" w:hAnsi="Times New Roman"/>
          <w:lang w:val="ru-RU"/>
        </w:rPr>
        <w:t>Необходимо использовать все доступные сведения о механизмах очагов землетрясений.</w:t>
      </w:r>
    </w:p>
    <w:p w:rsidR="005A32EE" w:rsidRPr="00260F2C" w:rsidRDefault="005A32EE">
      <w:pPr>
        <w:spacing w:after="120" w:line="360" w:lineRule="auto"/>
        <w:ind w:firstLine="567"/>
        <w:jc w:val="both"/>
        <w:rPr>
          <w:rFonts w:ascii="Times New Roman" w:eastAsia="MS Mincho" w:hAnsi="Times New Roman"/>
          <w:lang w:val="ru-RU"/>
        </w:rPr>
        <w:pPrChange w:id="1898" w:author="Павел Смирнов" w:date="2016-12-29T11:10:00Z">
          <w:pPr>
            <w:spacing w:after="120"/>
            <w:ind w:firstLine="567"/>
            <w:jc w:val="both"/>
          </w:pPr>
        </w:pPrChange>
      </w:pPr>
      <w:r w:rsidRPr="00260F2C">
        <w:rPr>
          <w:rFonts w:ascii="Times New Roman" w:eastAsia="MS Mincho" w:hAnsi="Times New Roman"/>
          <w:lang w:val="ru-RU"/>
        </w:rPr>
        <w:t>При необходимости проведения работ по оценке уровня исходной сейсмичности территорий</w:t>
      </w:r>
      <w:del w:id="1899" w:author="Ксения Кисанова" w:date="2017-01-19T14:41:00Z">
        <w:r w:rsidRPr="00260F2C" w:rsidDel="00E96743">
          <w:rPr>
            <w:rFonts w:ascii="Times New Roman" w:eastAsia="MS Mincho" w:hAnsi="Times New Roman"/>
            <w:lang w:val="ru-RU"/>
          </w:rPr>
          <w:delText>,</w:delText>
        </w:r>
      </w:del>
      <w:r w:rsidRPr="00260F2C">
        <w:rPr>
          <w:rFonts w:ascii="Times New Roman" w:eastAsia="MS Mincho" w:hAnsi="Times New Roman"/>
          <w:lang w:val="ru-RU"/>
        </w:rPr>
        <w:t xml:space="preserve"> в условиях их слабой сейсмологической изученности</w:t>
      </w:r>
      <w:del w:id="1900" w:author="Ксения Кисанова" w:date="2017-01-19T14:41:00Z">
        <w:r w:rsidRPr="00260F2C" w:rsidDel="00E96743">
          <w:rPr>
            <w:rFonts w:ascii="Times New Roman" w:eastAsia="MS Mincho" w:hAnsi="Times New Roman"/>
            <w:lang w:val="ru-RU"/>
          </w:rPr>
          <w:delText>,</w:delText>
        </w:r>
      </w:del>
      <w:r w:rsidRPr="00260F2C">
        <w:rPr>
          <w:rFonts w:ascii="Times New Roman" w:eastAsia="MS Mincho" w:hAnsi="Times New Roman"/>
          <w:lang w:val="ru-RU"/>
        </w:rPr>
        <w:t xml:space="preserve"> оценку сейсмической опасности можно выполнять с использованием синтезированных случайных каталогов землетрясений, удовлетворяющих параметрам графика повторяемости для рассматриваемого региона.</w:t>
      </w:r>
    </w:p>
    <w:p w:rsidR="005A32EE" w:rsidRPr="00260F2C" w:rsidRDefault="005A32EE">
      <w:pPr>
        <w:pStyle w:val="1"/>
        <w:spacing w:line="360" w:lineRule="auto"/>
        <w:ind w:firstLine="567"/>
        <w:rPr>
          <w:rFonts w:ascii="Times New Roman" w:hAnsi="Times New Roman"/>
          <w:sz w:val="24"/>
          <w:szCs w:val="24"/>
          <w:lang w:val="ru-RU"/>
        </w:rPr>
        <w:pPrChange w:id="1901" w:author="Павел Смирнов" w:date="2016-12-29T11:10:00Z">
          <w:pPr>
            <w:pStyle w:val="1"/>
            <w:ind w:firstLine="567"/>
          </w:pPr>
        </w:pPrChange>
      </w:pPr>
      <w:bookmarkStart w:id="1902" w:name="_Toc450219471"/>
      <w:r w:rsidRPr="00260F2C">
        <w:rPr>
          <w:rFonts w:ascii="Times New Roman" w:hAnsi="Times New Roman"/>
          <w:sz w:val="24"/>
          <w:szCs w:val="24"/>
          <w:lang w:val="ru-RU"/>
        </w:rPr>
        <w:t>7.</w:t>
      </w:r>
      <w:ins w:id="1903" w:author="Ксения Кисанова" w:date="2017-01-19T14:41:00Z">
        <w:r w:rsidR="00E96743">
          <w:rPr>
            <w:rFonts w:ascii="Times New Roman" w:hAnsi="Times New Roman"/>
            <w:sz w:val="24"/>
            <w:szCs w:val="24"/>
            <w:lang w:val="ru-RU"/>
          </w:rPr>
          <w:t>3</w:t>
        </w:r>
      </w:ins>
      <w:del w:id="1904" w:author="Ксения Кисанова" w:date="2017-01-19T14:41:00Z">
        <w:r w:rsidR="008511E7" w:rsidRPr="001F3722" w:rsidDel="00E96743">
          <w:rPr>
            <w:rFonts w:ascii="Times New Roman" w:hAnsi="Times New Roman"/>
            <w:sz w:val="24"/>
            <w:szCs w:val="24"/>
            <w:lang w:val="ru-RU"/>
            <w:rPrChange w:id="1905" w:author="User" w:date="2016-11-07T10:22:00Z">
              <w:rPr>
                <w:rFonts w:ascii="Times New Roman" w:hAnsi="Times New Roman"/>
                <w:sz w:val="24"/>
                <w:szCs w:val="24"/>
              </w:rPr>
            </w:rPrChange>
          </w:rPr>
          <w:delText>2</w:delText>
        </w:r>
      </w:del>
      <w:r w:rsidRPr="00260F2C">
        <w:rPr>
          <w:rFonts w:ascii="Times New Roman" w:hAnsi="Times New Roman"/>
          <w:sz w:val="24"/>
          <w:szCs w:val="24"/>
          <w:lang w:val="ru-RU"/>
        </w:rPr>
        <w:t xml:space="preserve"> Локальные сейсмологические наблюдения</w:t>
      </w:r>
      <w:bookmarkEnd w:id="1902"/>
    </w:p>
    <w:p w:rsidR="005A32EE" w:rsidRPr="00260F2C" w:rsidRDefault="005A32EE">
      <w:pPr>
        <w:spacing w:line="360" w:lineRule="auto"/>
        <w:ind w:firstLine="567"/>
        <w:jc w:val="both"/>
        <w:rPr>
          <w:rFonts w:ascii="Times New Roman" w:hAnsi="Times New Roman"/>
          <w:lang w:val="ru-RU"/>
        </w:rPr>
        <w:pPrChange w:id="1906" w:author="Павел Смирнов" w:date="2016-12-29T11:10:00Z">
          <w:pPr>
            <w:ind w:firstLine="567"/>
            <w:jc w:val="both"/>
          </w:pPr>
        </w:pPrChange>
      </w:pPr>
      <w:r w:rsidRPr="00260F2C">
        <w:rPr>
          <w:rFonts w:ascii="Times New Roman" w:hAnsi="Times New Roman"/>
          <w:lang w:val="ru-RU"/>
        </w:rPr>
        <w:t>Для обеспечения исходными сейсмологическими данными</w:t>
      </w:r>
      <w:ins w:id="1907" w:author="Ксения Кисанова" w:date="2017-01-19T14:41:00Z">
        <w:r w:rsidR="00E96743">
          <w:rPr>
            <w:rFonts w:ascii="Times New Roman" w:hAnsi="Times New Roman"/>
            <w:lang w:val="ru-RU"/>
          </w:rPr>
          <w:t xml:space="preserve"> должна быть</w:t>
        </w:r>
      </w:ins>
      <w:r w:rsidRPr="00260F2C">
        <w:rPr>
          <w:rFonts w:ascii="Times New Roman" w:hAnsi="Times New Roman"/>
          <w:lang w:val="ru-RU"/>
        </w:rPr>
        <w:t xml:space="preserve"> </w:t>
      </w:r>
      <w:del w:id="1908" w:author="User" w:date="2016-11-07T16:01:00Z">
        <w:r w:rsidRPr="00260F2C" w:rsidDel="009F1136">
          <w:rPr>
            <w:rFonts w:ascii="Times New Roman" w:hAnsi="Times New Roman"/>
            <w:lang w:val="ru-RU"/>
          </w:rPr>
          <w:delText xml:space="preserve">организуется </w:delText>
        </w:r>
      </w:del>
      <w:ins w:id="1909" w:author="User" w:date="2016-11-07T16:01:00Z">
        <w:r w:rsidR="009F1136" w:rsidRPr="00260F2C">
          <w:rPr>
            <w:rFonts w:ascii="Times New Roman" w:hAnsi="Times New Roman"/>
            <w:lang w:val="ru-RU"/>
          </w:rPr>
          <w:t>организ</w:t>
        </w:r>
        <w:r w:rsidR="009F1136">
          <w:rPr>
            <w:rFonts w:ascii="Times New Roman" w:hAnsi="Times New Roman"/>
            <w:lang w:val="ru-RU"/>
          </w:rPr>
          <w:t>ована</w:t>
        </w:r>
        <w:r w:rsidR="009F1136" w:rsidRPr="00260F2C">
          <w:rPr>
            <w:rFonts w:ascii="Times New Roman" w:hAnsi="Times New Roman"/>
            <w:lang w:val="ru-RU"/>
          </w:rPr>
          <w:t xml:space="preserve"> </w:t>
        </w:r>
      </w:ins>
      <w:r w:rsidRPr="00260F2C">
        <w:rPr>
          <w:rFonts w:ascii="Times New Roman" w:hAnsi="Times New Roman"/>
          <w:lang w:val="ru-RU"/>
        </w:rPr>
        <w:t>локальная сеть сейсмических наблюдений.</w:t>
      </w:r>
    </w:p>
    <w:p w:rsidR="005A32EE" w:rsidRPr="00260F2C" w:rsidRDefault="005A32EE">
      <w:pPr>
        <w:spacing w:line="360" w:lineRule="auto"/>
        <w:ind w:firstLine="567"/>
        <w:jc w:val="both"/>
        <w:rPr>
          <w:rFonts w:ascii="Times New Roman" w:hAnsi="Times New Roman"/>
          <w:lang w:val="ru-RU"/>
        </w:rPr>
        <w:pPrChange w:id="1910" w:author="Павел Смирнов" w:date="2016-12-29T11:10:00Z">
          <w:pPr>
            <w:ind w:firstLine="567"/>
            <w:jc w:val="both"/>
          </w:pPr>
        </w:pPrChange>
      </w:pPr>
      <w:r w:rsidRPr="00260F2C">
        <w:rPr>
          <w:rFonts w:ascii="Times New Roman" w:hAnsi="Times New Roman"/>
          <w:lang w:val="ru-RU"/>
        </w:rPr>
        <w:t>Аппаратурное оснащение, призванное обеспечить сейсмологические наблюдения для ДСР</w:t>
      </w:r>
      <w:ins w:id="1911" w:author="User" w:date="2016-11-07T16:01:00Z">
        <w:r w:rsidR="009F1136">
          <w:rPr>
            <w:rFonts w:ascii="Times New Roman" w:hAnsi="Times New Roman"/>
            <w:lang w:val="ru-RU"/>
          </w:rPr>
          <w:t>,</w:t>
        </w:r>
      </w:ins>
      <w:r w:rsidRPr="00260F2C">
        <w:rPr>
          <w:rFonts w:ascii="Times New Roman" w:hAnsi="Times New Roman"/>
          <w:lang w:val="ru-RU"/>
        </w:rPr>
        <w:t xml:space="preserve"> должно удовлетворять следующим требованиям:</w:t>
      </w:r>
    </w:p>
    <w:p w:rsidR="005A32EE" w:rsidRPr="00260F2C" w:rsidRDefault="005A32EE">
      <w:pPr>
        <w:spacing w:line="360" w:lineRule="auto"/>
        <w:ind w:firstLine="567"/>
        <w:jc w:val="both"/>
        <w:rPr>
          <w:rFonts w:ascii="Times New Roman" w:hAnsi="Times New Roman"/>
          <w:lang w:val="ru-RU"/>
        </w:rPr>
        <w:pPrChange w:id="1912" w:author="Павел Смирнов" w:date="2016-12-29T11:10:00Z">
          <w:pPr>
            <w:ind w:firstLine="567"/>
            <w:jc w:val="both"/>
          </w:pPr>
        </w:pPrChange>
      </w:pPr>
      <w:r w:rsidRPr="00260F2C">
        <w:rPr>
          <w:rFonts w:ascii="Times New Roman" w:hAnsi="Times New Roman"/>
          <w:lang w:val="ru-RU"/>
        </w:rPr>
        <w:t>1) аппаратура для регистрации землетрясений должна быть цифровой, обеспечивающей без потери запись всех возникающих землетрясений;</w:t>
      </w:r>
    </w:p>
    <w:p w:rsidR="005A32EE" w:rsidRPr="00260F2C" w:rsidRDefault="005A32EE">
      <w:pPr>
        <w:spacing w:line="360" w:lineRule="auto"/>
        <w:ind w:firstLine="567"/>
        <w:jc w:val="both"/>
        <w:rPr>
          <w:rFonts w:ascii="Times New Roman" w:hAnsi="Times New Roman"/>
          <w:lang w:val="ru-RU"/>
        </w:rPr>
        <w:pPrChange w:id="1913" w:author="Павел Смирнов" w:date="2016-12-29T11:10:00Z">
          <w:pPr>
            <w:ind w:firstLine="567"/>
            <w:jc w:val="both"/>
          </w:pPr>
        </w:pPrChange>
      </w:pPr>
      <w:r w:rsidRPr="00260F2C">
        <w:rPr>
          <w:rFonts w:ascii="Times New Roman" w:hAnsi="Times New Roman"/>
          <w:lang w:val="ru-RU"/>
        </w:rPr>
        <w:t>2) аппаратура должна обесп</w:t>
      </w:r>
      <w:r w:rsidR="003E61AD" w:rsidRPr="00260F2C">
        <w:rPr>
          <w:rFonts w:ascii="Times New Roman" w:hAnsi="Times New Roman"/>
          <w:lang w:val="ru-RU"/>
        </w:rPr>
        <w:t>ечивать непрерывную регистрацию,</w:t>
      </w:r>
      <w:r w:rsidR="003E61AD" w:rsidRPr="00260F2C">
        <w:rPr>
          <w:rFonts w:ascii="Times New Roman" w:eastAsia="TimesNewRomanPSMT" w:hAnsi="Times New Roman"/>
          <w:lang w:val="ru-RU"/>
        </w:rPr>
        <w:t xml:space="preserve"> рекомендуемый минимальный срок наблюдений </w:t>
      </w:r>
      <w:ins w:id="1914" w:author="User" w:date="2016-11-07T16:02:00Z">
        <w:del w:id="1915" w:author="Павел Смирнов" w:date="2016-12-29T13:21:00Z">
          <w:r w:rsidR="009F1136" w:rsidDel="00EA18E7">
            <w:rPr>
              <w:rFonts w:ascii="Times New Roman" w:eastAsia="TimesNewRomanPSMT" w:hAnsi="Times New Roman"/>
              <w:lang w:val="ru-RU"/>
            </w:rPr>
            <w:delText>—</w:delText>
          </w:r>
        </w:del>
      </w:ins>
      <w:ins w:id="1916" w:author="Павел Смирнов" w:date="2016-12-29T13:21:00Z">
        <w:r w:rsidR="00EA18E7">
          <w:rPr>
            <w:rFonts w:ascii="Times New Roman" w:hAnsi="Times New Roman"/>
            <w:spacing w:val="-4"/>
            <w:lang w:val="ru-RU"/>
          </w:rPr>
          <w:t>–</w:t>
        </w:r>
      </w:ins>
      <w:ins w:id="1917" w:author="User" w:date="2016-11-07T16:02:00Z">
        <w:r w:rsidR="009F1136">
          <w:rPr>
            <w:rFonts w:ascii="Times New Roman" w:eastAsia="TimesNewRomanPSMT" w:hAnsi="Times New Roman"/>
            <w:lang w:val="ru-RU"/>
          </w:rPr>
          <w:t xml:space="preserve"> </w:t>
        </w:r>
      </w:ins>
      <w:del w:id="1918" w:author="User" w:date="2016-11-07T16:02:00Z">
        <w:r w:rsidR="003E61AD" w:rsidRPr="00260F2C" w:rsidDel="009F1136">
          <w:rPr>
            <w:rFonts w:ascii="Times New Roman" w:eastAsia="TimesNewRomanPSMT" w:hAnsi="Times New Roman"/>
            <w:lang w:val="ru-RU"/>
          </w:rPr>
          <w:delText xml:space="preserve">1 </w:delText>
        </w:r>
      </w:del>
      <w:ins w:id="1919" w:author="User" w:date="2016-11-07T16:02:00Z">
        <w:r w:rsidR="009F1136">
          <w:rPr>
            <w:rFonts w:ascii="Times New Roman" w:eastAsia="TimesNewRomanPSMT" w:hAnsi="Times New Roman"/>
            <w:lang w:val="ru-RU"/>
          </w:rPr>
          <w:t>один</w:t>
        </w:r>
        <w:r w:rsidR="009F1136" w:rsidRPr="00260F2C">
          <w:rPr>
            <w:rFonts w:ascii="Times New Roman" w:eastAsia="TimesNewRomanPSMT" w:hAnsi="Times New Roman"/>
            <w:lang w:val="ru-RU"/>
          </w:rPr>
          <w:t xml:space="preserve"> </w:t>
        </w:r>
      </w:ins>
      <w:r w:rsidR="003E61AD" w:rsidRPr="00260F2C">
        <w:rPr>
          <w:rFonts w:ascii="Times New Roman" w:eastAsia="TimesNewRomanPSMT" w:hAnsi="Times New Roman"/>
          <w:lang w:val="ru-RU"/>
        </w:rPr>
        <w:t>год;</w:t>
      </w:r>
      <w:del w:id="1920" w:author="User" w:date="2016-11-07T16:02:00Z">
        <w:r w:rsidR="003E61AD" w:rsidRPr="00260F2C" w:rsidDel="009F1136">
          <w:rPr>
            <w:rFonts w:ascii="Times New Roman" w:eastAsia="TimesNewRomanPSMT" w:hAnsi="Times New Roman"/>
            <w:lang w:val="ru-RU"/>
          </w:rPr>
          <w:delText xml:space="preserve"> </w:delText>
        </w:r>
      </w:del>
    </w:p>
    <w:p w:rsidR="005A32EE" w:rsidRPr="00260F2C" w:rsidRDefault="005A32EE">
      <w:pPr>
        <w:spacing w:line="360" w:lineRule="auto"/>
        <w:ind w:firstLine="567"/>
        <w:jc w:val="both"/>
        <w:rPr>
          <w:rFonts w:ascii="Times New Roman" w:hAnsi="Times New Roman"/>
          <w:lang w:val="ru-RU"/>
        </w:rPr>
        <w:pPrChange w:id="1921" w:author="Павел Смирнов" w:date="2016-12-29T11:10:00Z">
          <w:pPr>
            <w:ind w:firstLine="567"/>
            <w:jc w:val="both"/>
          </w:pPr>
        </w:pPrChange>
      </w:pPr>
      <w:r w:rsidRPr="00260F2C">
        <w:rPr>
          <w:rFonts w:ascii="Times New Roman" w:hAnsi="Times New Roman"/>
          <w:lang w:val="ru-RU"/>
        </w:rPr>
        <w:t xml:space="preserve">3) </w:t>
      </w:r>
      <w:proofErr w:type="spellStart"/>
      <w:r w:rsidRPr="00260F2C">
        <w:rPr>
          <w:rFonts w:ascii="Times New Roman" w:hAnsi="Times New Roman"/>
          <w:lang w:val="ru-RU"/>
        </w:rPr>
        <w:t>сейсмодатчики</w:t>
      </w:r>
      <w:proofErr w:type="spellEnd"/>
      <w:r w:rsidRPr="00260F2C">
        <w:rPr>
          <w:rFonts w:ascii="Times New Roman" w:hAnsi="Times New Roman"/>
          <w:lang w:val="ru-RU"/>
        </w:rPr>
        <w:t xml:space="preserve"> должны обеспечивать, в первую очередь, регистрацию близких землетрясений, т</w:t>
      </w:r>
      <w:del w:id="1922" w:author="User" w:date="2016-11-07T16:02:00Z">
        <w:r w:rsidRPr="00260F2C" w:rsidDel="009F1136">
          <w:rPr>
            <w:rFonts w:ascii="Times New Roman" w:hAnsi="Times New Roman"/>
            <w:lang w:val="ru-RU"/>
          </w:rPr>
          <w:delText>о</w:delText>
        </w:r>
      </w:del>
      <w:ins w:id="1923" w:author="User" w:date="2016-11-07T16:02:00Z">
        <w:r w:rsidR="009F1136">
          <w:rPr>
            <w:rFonts w:ascii="Times New Roman" w:hAnsi="Times New Roman"/>
            <w:lang w:val="ru-RU"/>
          </w:rPr>
          <w:t>.</w:t>
        </w:r>
      </w:ins>
      <w:r w:rsidRPr="00260F2C">
        <w:rPr>
          <w:rFonts w:ascii="Times New Roman" w:hAnsi="Times New Roman"/>
          <w:lang w:val="ru-RU"/>
        </w:rPr>
        <w:t xml:space="preserve"> е</w:t>
      </w:r>
      <w:del w:id="1924" w:author="User" w:date="2016-11-07T16:02:00Z">
        <w:r w:rsidRPr="00260F2C" w:rsidDel="009F1136">
          <w:rPr>
            <w:rFonts w:ascii="Times New Roman" w:hAnsi="Times New Roman"/>
            <w:lang w:val="ru-RU"/>
          </w:rPr>
          <w:delText>сть</w:delText>
        </w:r>
      </w:del>
      <w:ins w:id="1925" w:author="User" w:date="2016-11-07T16:02:00Z">
        <w:r w:rsidR="009F1136">
          <w:rPr>
            <w:rFonts w:ascii="Times New Roman" w:hAnsi="Times New Roman"/>
            <w:lang w:val="ru-RU"/>
          </w:rPr>
          <w:t>.</w:t>
        </w:r>
      </w:ins>
      <w:r w:rsidRPr="00260F2C">
        <w:rPr>
          <w:rFonts w:ascii="Times New Roman" w:hAnsi="Times New Roman"/>
          <w:lang w:val="ru-RU"/>
        </w:rPr>
        <w:t xml:space="preserve"> использование </w:t>
      </w:r>
      <w:proofErr w:type="spellStart"/>
      <w:r w:rsidRPr="00260F2C">
        <w:rPr>
          <w:rFonts w:ascii="Times New Roman" w:hAnsi="Times New Roman"/>
          <w:lang w:val="ru-RU"/>
        </w:rPr>
        <w:t>длиннопериодных</w:t>
      </w:r>
      <w:proofErr w:type="spellEnd"/>
      <w:r w:rsidRPr="00260F2C">
        <w:rPr>
          <w:rFonts w:ascii="Times New Roman" w:hAnsi="Times New Roman"/>
          <w:lang w:val="ru-RU"/>
        </w:rPr>
        <w:t xml:space="preserve"> приборов не является обязательным </w:t>
      </w:r>
      <w:del w:id="1926" w:author="Ксения Кисанова" w:date="2017-01-19T14:41:00Z">
        <w:r w:rsidRPr="00260F2C" w:rsidDel="00E96743">
          <w:rPr>
            <w:rFonts w:ascii="Times New Roman" w:hAnsi="Times New Roman"/>
            <w:lang w:val="ru-RU"/>
          </w:rPr>
          <w:delText>(</w:delText>
        </w:r>
      </w:del>
      <w:ins w:id="1927" w:author="Ксения Кисанова" w:date="2017-01-19T14:41:00Z">
        <w:r w:rsidR="00E96743">
          <w:rPr>
            <w:rFonts w:ascii="Times New Roman" w:hAnsi="Times New Roman"/>
            <w:lang w:val="ru-RU"/>
          </w:rPr>
          <w:t xml:space="preserve">и </w:t>
        </w:r>
      </w:ins>
      <w:r w:rsidRPr="00260F2C">
        <w:rPr>
          <w:rFonts w:ascii="Times New Roman" w:hAnsi="Times New Roman"/>
          <w:lang w:val="ru-RU"/>
        </w:rPr>
        <w:t>допускается применение короткопериодных датчиков</w:t>
      </w:r>
      <w:del w:id="1928" w:author="Ксения Кисанова" w:date="2017-01-19T14:41:00Z">
        <w:r w:rsidRPr="00260F2C" w:rsidDel="00E96743">
          <w:rPr>
            <w:rFonts w:ascii="Times New Roman" w:hAnsi="Times New Roman"/>
            <w:lang w:val="ru-RU"/>
          </w:rPr>
          <w:delText>)</w:delText>
        </w:r>
      </w:del>
      <w:ins w:id="1929" w:author="User" w:date="2016-11-07T16:02:00Z">
        <w:r w:rsidR="009F1136">
          <w:rPr>
            <w:rFonts w:ascii="Times New Roman" w:hAnsi="Times New Roman"/>
            <w:lang w:val="ru-RU"/>
          </w:rPr>
          <w:t>;</w:t>
        </w:r>
      </w:ins>
      <w:del w:id="1930" w:author="User" w:date="2016-11-07T16:02:00Z">
        <w:r w:rsidRPr="00260F2C" w:rsidDel="009F1136">
          <w:rPr>
            <w:rFonts w:ascii="Times New Roman" w:hAnsi="Times New Roman"/>
            <w:lang w:val="ru-RU"/>
          </w:rPr>
          <w:delText>.</w:delText>
        </w:r>
      </w:del>
    </w:p>
    <w:p w:rsidR="005A32EE" w:rsidRPr="00260F2C" w:rsidRDefault="005A32EE">
      <w:pPr>
        <w:spacing w:line="360" w:lineRule="auto"/>
        <w:ind w:firstLine="567"/>
        <w:jc w:val="both"/>
        <w:rPr>
          <w:rFonts w:ascii="Times New Roman" w:hAnsi="Times New Roman"/>
          <w:lang w:val="ru-RU"/>
        </w:rPr>
        <w:pPrChange w:id="1931" w:author="Павел Смирнов" w:date="2016-12-29T11:10:00Z">
          <w:pPr>
            <w:ind w:firstLine="567"/>
            <w:jc w:val="both"/>
          </w:pPr>
        </w:pPrChange>
      </w:pPr>
      <w:r w:rsidRPr="00260F2C">
        <w:rPr>
          <w:rFonts w:ascii="Times New Roman" w:hAnsi="Times New Roman"/>
          <w:lang w:val="ru-RU"/>
        </w:rPr>
        <w:t xml:space="preserve">4) </w:t>
      </w:r>
      <w:proofErr w:type="spellStart"/>
      <w:r w:rsidRPr="00260F2C">
        <w:rPr>
          <w:rFonts w:ascii="Times New Roman" w:hAnsi="Times New Roman"/>
          <w:lang w:val="ru-RU"/>
        </w:rPr>
        <w:t>сейсморегистрирующая</w:t>
      </w:r>
      <w:proofErr w:type="spellEnd"/>
      <w:r w:rsidRPr="00260F2C">
        <w:rPr>
          <w:rFonts w:ascii="Times New Roman" w:hAnsi="Times New Roman"/>
          <w:lang w:val="ru-RU"/>
        </w:rPr>
        <w:t xml:space="preserve"> аппаратура должна быть откалибрована,</w:t>
      </w:r>
      <w:del w:id="1932" w:author="User" w:date="2016-11-07T16:03:00Z">
        <w:r w:rsidRPr="00260F2C" w:rsidDel="009F1136">
          <w:rPr>
            <w:rFonts w:ascii="Times New Roman" w:hAnsi="Times New Roman"/>
            <w:lang w:val="ru-RU"/>
          </w:rPr>
          <w:delText xml:space="preserve"> и</w:delText>
        </w:r>
      </w:del>
      <w:r w:rsidRPr="00260F2C">
        <w:rPr>
          <w:rFonts w:ascii="Times New Roman" w:hAnsi="Times New Roman"/>
          <w:lang w:val="ru-RU"/>
        </w:rPr>
        <w:t xml:space="preserve"> частотная характеристика всего измерительного тракта </w:t>
      </w:r>
      <w:ins w:id="1933" w:author="User" w:date="2016-11-07T16:03:00Z">
        <w:del w:id="1934" w:author="Павел Смирнов" w:date="2016-12-29T13:21:00Z">
          <w:r w:rsidR="009F1136" w:rsidDel="00EA18E7">
            <w:rPr>
              <w:rFonts w:ascii="Times New Roman" w:hAnsi="Times New Roman"/>
              <w:lang w:val="ru-RU"/>
            </w:rPr>
            <w:delText>—</w:delText>
          </w:r>
        </w:del>
      </w:ins>
      <w:ins w:id="1935" w:author="Павел Смирнов" w:date="2016-12-29T13:21:00Z">
        <w:r w:rsidR="00EA18E7">
          <w:rPr>
            <w:rFonts w:ascii="Times New Roman" w:hAnsi="Times New Roman"/>
            <w:spacing w:val="-4"/>
            <w:lang w:val="ru-RU"/>
          </w:rPr>
          <w:t>–</w:t>
        </w:r>
      </w:ins>
      <w:ins w:id="1936" w:author="User" w:date="2016-11-07T16:03:00Z">
        <w:r w:rsidR="009F1136">
          <w:rPr>
            <w:rFonts w:ascii="Times New Roman" w:hAnsi="Times New Roman"/>
            <w:lang w:val="ru-RU"/>
          </w:rPr>
          <w:t xml:space="preserve"> </w:t>
        </w:r>
      </w:ins>
      <w:del w:id="1937" w:author="User" w:date="2016-11-07T16:03:00Z">
        <w:r w:rsidRPr="00260F2C" w:rsidDel="009F1136">
          <w:rPr>
            <w:rFonts w:ascii="Times New Roman" w:hAnsi="Times New Roman"/>
            <w:lang w:val="ru-RU"/>
          </w:rPr>
          <w:delText xml:space="preserve">должна быть </w:delText>
        </w:r>
      </w:del>
      <w:r w:rsidRPr="00260F2C">
        <w:rPr>
          <w:rFonts w:ascii="Times New Roman" w:hAnsi="Times New Roman"/>
          <w:lang w:val="ru-RU"/>
        </w:rPr>
        <w:t>представлена в виде полюсов и нулей</w:t>
      </w:r>
      <w:ins w:id="1938" w:author="User" w:date="2016-11-07T16:02:00Z">
        <w:r w:rsidR="009F1136">
          <w:rPr>
            <w:rFonts w:ascii="Times New Roman" w:hAnsi="Times New Roman"/>
            <w:lang w:val="ru-RU"/>
          </w:rPr>
          <w:t>;</w:t>
        </w:r>
      </w:ins>
      <w:del w:id="1939" w:author="User" w:date="2016-11-07T16:02:00Z">
        <w:r w:rsidRPr="00260F2C" w:rsidDel="009F1136">
          <w:rPr>
            <w:rFonts w:ascii="Times New Roman" w:hAnsi="Times New Roman"/>
            <w:lang w:val="ru-RU"/>
          </w:rPr>
          <w:delText>.</w:delText>
        </w:r>
      </w:del>
    </w:p>
    <w:p w:rsidR="003071A2" w:rsidRPr="00260F2C" w:rsidRDefault="003071A2">
      <w:pPr>
        <w:spacing w:line="360" w:lineRule="auto"/>
        <w:ind w:firstLine="709"/>
        <w:jc w:val="both"/>
        <w:rPr>
          <w:rFonts w:ascii="Times New Roman" w:hAnsi="Times New Roman"/>
          <w:lang w:val="ru-RU"/>
        </w:rPr>
        <w:pPrChange w:id="1940" w:author="Павел Смирнов" w:date="2016-12-29T11:10:00Z">
          <w:pPr>
            <w:ind w:firstLine="709"/>
            <w:jc w:val="both"/>
          </w:pPr>
        </w:pPrChange>
      </w:pPr>
      <w:r w:rsidRPr="00260F2C">
        <w:rPr>
          <w:rFonts w:ascii="Times New Roman" w:hAnsi="Times New Roman"/>
          <w:lang w:val="ru-RU"/>
        </w:rPr>
        <w:t xml:space="preserve">5) в месте установки </w:t>
      </w:r>
      <w:ins w:id="1941" w:author="Ксения Кисанова" w:date="2017-01-19T14:41:00Z">
        <w:r w:rsidR="00E96743">
          <w:rPr>
            <w:rFonts w:ascii="Times New Roman" w:hAnsi="Times New Roman"/>
            <w:lang w:val="ru-RU"/>
          </w:rPr>
          <w:t xml:space="preserve">сейсмических </w:t>
        </w:r>
      </w:ins>
      <w:r w:rsidRPr="00260F2C">
        <w:rPr>
          <w:rFonts w:ascii="Times New Roman" w:hAnsi="Times New Roman"/>
          <w:lang w:val="ru-RU"/>
        </w:rPr>
        <w:t xml:space="preserve">станций </w:t>
      </w:r>
      <w:ins w:id="1942" w:author="User" w:date="2016-11-07T16:03:00Z">
        <w:r w:rsidR="009F1136">
          <w:rPr>
            <w:rFonts w:ascii="Times New Roman" w:hAnsi="Times New Roman"/>
            <w:lang w:val="ru-RU"/>
          </w:rPr>
          <w:t xml:space="preserve">должно быть </w:t>
        </w:r>
      </w:ins>
      <w:del w:id="1943" w:author="User" w:date="2016-11-07T16:03:00Z">
        <w:r w:rsidRPr="00260F2C" w:rsidDel="009F1136">
          <w:rPr>
            <w:rFonts w:ascii="Times New Roman" w:hAnsi="Times New Roman"/>
            <w:lang w:val="ru-RU"/>
          </w:rPr>
          <w:delText xml:space="preserve">проводится </w:delText>
        </w:r>
      </w:del>
      <w:ins w:id="1944" w:author="User" w:date="2016-11-07T16:03:00Z">
        <w:r w:rsidR="009F1136" w:rsidRPr="00260F2C">
          <w:rPr>
            <w:rFonts w:ascii="Times New Roman" w:hAnsi="Times New Roman"/>
            <w:lang w:val="ru-RU"/>
          </w:rPr>
          <w:t>пров</w:t>
        </w:r>
        <w:r w:rsidR="009F1136">
          <w:rPr>
            <w:rFonts w:ascii="Times New Roman" w:hAnsi="Times New Roman"/>
            <w:lang w:val="ru-RU"/>
          </w:rPr>
          <w:t>едено</w:t>
        </w:r>
        <w:r w:rsidR="009F1136" w:rsidRPr="00260F2C">
          <w:rPr>
            <w:rFonts w:ascii="Times New Roman" w:hAnsi="Times New Roman"/>
            <w:lang w:val="ru-RU"/>
          </w:rPr>
          <w:t xml:space="preserve"> </w:t>
        </w:r>
      </w:ins>
      <w:r w:rsidRPr="00260F2C">
        <w:rPr>
          <w:rFonts w:ascii="Times New Roman" w:hAnsi="Times New Roman"/>
          <w:lang w:val="ru-RU"/>
        </w:rPr>
        <w:t xml:space="preserve">изучение грунтовых условий </w:t>
      </w:r>
      <w:ins w:id="1945" w:author="User" w:date="2016-11-07T16:04:00Z">
        <w:r w:rsidR="009F1136">
          <w:rPr>
            <w:rFonts w:ascii="Times New Roman" w:hAnsi="Times New Roman"/>
            <w:lang w:val="ru-RU"/>
          </w:rPr>
          <w:t xml:space="preserve">с помощью </w:t>
        </w:r>
      </w:ins>
      <w:r w:rsidRPr="00260F2C">
        <w:rPr>
          <w:rFonts w:ascii="Times New Roman" w:hAnsi="Times New Roman"/>
          <w:lang w:val="ru-RU"/>
        </w:rPr>
        <w:t>инженерно-геологически</w:t>
      </w:r>
      <w:ins w:id="1946" w:author="User" w:date="2016-11-07T16:04:00Z">
        <w:r w:rsidR="009F1136">
          <w:rPr>
            <w:rFonts w:ascii="Times New Roman" w:hAnsi="Times New Roman"/>
            <w:lang w:val="ru-RU"/>
          </w:rPr>
          <w:t>х</w:t>
        </w:r>
      </w:ins>
      <w:del w:id="1947" w:author="User" w:date="2016-11-07T16:04:00Z">
        <w:r w:rsidRPr="00260F2C" w:rsidDel="009F1136">
          <w:rPr>
            <w:rFonts w:ascii="Times New Roman" w:hAnsi="Times New Roman"/>
            <w:lang w:val="ru-RU"/>
          </w:rPr>
          <w:delText>ми</w:delText>
        </w:r>
      </w:del>
      <w:r w:rsidRPr="00260F2C">
        <w:rPr>
          <w:rFonts w:ascii="Times New Roman" w:hAnsi="Times New Roman"/>
          <w:lang w:val="ru-RU"/>
        </w:rPr>
        <w:t xml:space="preserve"> и геофизически</w:t>
      </w:r>
      <w:ins w:id="1948" w:author="User" w:date="2016-11-07T16:04:00Z">
        <w:r w:rsidR="009F1136">
          <w:rPr>
            <w:rFonts w:ascii="Times New Roman" w:hAnsi="Times New Roman"/>
            <w:lang w:val="ru-RU"/>
          </w:rPr>
          <w:t>х</w:t>
        </w:r>
      </w:ins>
      <w:del w:id="1949" w:author="User" w:date="2016-11-07T16:04:00Z">
        <w:r w:rsidRPr="00260F2C" w:rsidDel="009F1136">
          <w:rPr>
            <w:rFonts w:ascii="Times New Roman" w:hAnsi="Times New Roman"/>
            <w:lang w:val="ru-RU"/>
          </w:rPr>
          <w:delText>ми</w:delText>
        </w:r>
      </w:del>
      <w:r w:rsidRPr="00260F2C">
        <w:rPr>
          <w:rFonts w:ascii="Times New Roman" w:hAnsi="Times New Roman"/>
          <w:lang w:val="ru-RU"/>
        </w:rPr>
        <w:t xml:space="preserve"> метод</w:t>
      </w:r>
      <w:ins w:id="1950" w:author="User" w:date="2016-11-07T16:04:00Z">
        <w:r w:rsidR="009F1136">
          <w:rPr>
            <w:rFonts w:ascii="Times New Roman" w:hAnsi="Times New Roman"/>
            <w:lang w:val="ru-RU"/>
          </w:rPr>
          <w:t>ов</w:t>
        </w:r>
      </w:ins>
      <w:del w:id="1951" w:author="User" w:date="2016-11-07T16:04:00Z">
        <w:r w:rsidRPr="00260F2C" w:rsidDel="009F1136">
          <w:rPr>
            <w:rFonts w:ascii="Times New Roman" w:hAnsi="Times New Roman"/>
            <w:lang w:val="ru-RU"/>
          </w:rPr>
          <w:delText>ами</w:delText>
        </w:r>
      </w:del>
      <w:r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lang w:val="ru-RU"/>
        </w:rPr>
        <w:pPrChange w:id="1952" w:author="Павел Смирнов" w:date="2016-12-29T11:10:00Z">
          <w:pPr>
            <w:spacing w:after="120"/>
            <w:ind w:firstLine="567"/>
            <w:jc w:val="both"/>
          </w:pPr>
        </w:pPrChange>
      </w:pPr>
      <w:r w:rsidRPr="00260F2C">
        <w:rPr>
          <w:rFonts w:ascii="Times New Roman" w:hAnsi="Times New Roman"/>
          <w:lang w:val="ru-RU"/>
        </w:rPr>
        <w:t xml:space="preserve">При выполнении ДСР в сейсмически активном районе, </w:t>
      </w:r>
      <w:ins w:id="1953" w:author="Ксения Кисанова" w:date="2017-01-19T14:41:00Z">
        <w:r w:rsidR="00E96743">
          <w:rPr>
            <w:rFonts w:ascii="Times New Roman" w:hAnsi="Times New Roman"/>
            <w:lang w:val="ru-RU"/>
          </w:rPr>
          <w:t>где</w:t>
        </w:r>
      </w:ins>
      <w:del w:id="1954" w:author="Ксения Кисанова" w:date="2017-01-19T14:41:00Z">
        <w:r w:rsidRPr="00260F2C" w:rsidDel="00E96743">
          <w:rPr>
            <w:rFonts w:ascii="Times New Roman" w:hAnsi="Times New Roman"/>
            <w:lang w:val="ru-RU"/>
          </w:rPr>
          <w:delText>когда</w:delText>
        </w:r>
      </w:del>
      <w:r w:rsidRPr="00260F2C">
        <w:rPr>
          <w:rFonts w:ascii="Times New Roman" w:hAnsi="Times New Roman"/>
          <w:lang w:val="ru-RU"/>
        </w:rPr>
        <w:t xml:space="preserve"> </w:t>
      </w:r>
      <w:del w:id="1955" w:author="User" w:date="2016-11-07T16:04:00Z">
        <w:r w:rsidRPr="00260F2C" w:rsidDel="009F1136">
          <w:rPr>
            <w:rFonts w:ascii="Times New Roman" w:hAnsi="Times New Roman"/>
            <w:lang w:val="ru-RU"/>
          </w:rPr>
          <w:delText xml:space="preserve">есть </w:delText>
        </w:r>
      </w:del>
      <w:ins w:id="1956" w:author="User" w:date="2016-11-07T16:04:00Z">
        <w:r w:rsidR="009F1136">
          <w:rPr>
            <w:rFonts w:ascii="Times New Roman" w:hAnsi="Times New Roman"/>
            <w:lang w:val="ru-RU"/>
          </w:rPr>
          <w:t>велика</w:t>
        </w:r>
        <w:r w:rsidR="009F1136" w:rsidRPr="00260F2C">
          <w:rPr>
            <w:rFonts w:ascii="Times New Roman" w:hAnsi="Times New Roman"/>
            <w:lang w:val="ru-RU"/>
          </w:rPr>
          <w:t xml:space="preserve"> </w:t>
        </w:r>
      </w:ins>
      <w:r w:rsidRPr="00260F2C">
        <w:rPr>
          <w:rFonts w:ascii="Times New Roman" w:hAnsi="Times New Roman"/>
          <w:lang w:val="ru-RU"/>
        </w:rPr>
        <w:t>вероятность возникновения ощутимых землетрясений, в состав локальной сети должен дополнительно входить акселерометр.</w:t>
      </w:r>
      <w:del w:id="1957" w:author="User" w:date="2016-11-07T16:05:00Z">
        <w:r w:rsidRPr="00260F2C" w:rsidDel="00F665C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958" w:author="Павел Смирнов" w:date="2016-12-29T11:10:00Z">
          <w:pPr>
            <w:spacing w:after="120"/>
            <w:ind w:firstLine="567"/>
            <w:jc w:val="both"/>
          </w:pPr>
        </w:pPrChange>
      </w:pPr>
      <w:r w:rsidRPr="00260F2C">
        <w:rPr>
          <w:rFonts w:ascii="Times New Roman" w:hAnsi="Times New Roman"/>
          <w:lang w:val="ru-RU"/>
        </w:rPr>
        <w:lastRenderedPageBreak/>
        <w:t>При подготовке аппаратуры к работе должны быть про</w:t>
      </w:r>
      <w:del w:id="1959" w:author="Ксения Кисанова" w:date="2017-01-19T14:42:00Z">
        <w:r w:rsidRPr="00260F2C" w:rsidDel="00E96743">
          <w:rPr>
            <w:rFonts w:ascii="Times New Roman" w:hAnsi="Times New Roman"/>
            <w:lang w:val="ru-RU"/>
          </w:rPr>
          <w:delText>и</w:delText>
        </w:r>
      </w:del>
      <w:del w:id="1960" w:author="Ксения Кисанова" w:date="2017-01-19T14:41:00Z">
        <w:r w:rsidRPr="00260F2C" w:rsidDel="00E96743">
          <w:rPr>
            <w:rFonts w:ascii="Times New Roman" w:hAnsi="Times New Roman"/>
            <w:lang w:val="ru-RU"/>
          </w:rPr>
          <w:delText>з</w:delText>
        </w:r>
      </w:del>
      <w:r w:rsidRPr="00260F2C">
        <w:rPr>
          <w:rFonts w:ascii="Times New Roman" w:hAnsi="Times New Roman"/>
          <w:lang w:val="ru-RU"/>
        </w:rPr>
        <w:t>ведены тесты на идентичность, а именно</w:t>
      </w:r>
      <w:ins w:id="1961" w:author="User" w:date="2016-11-07T16:05:00Z">
        <w:r w:rsidR="00F665C6">
          <w:rPr>
            <w:rFonts w:ascii="Times New Roman" w:hAnsi="Times New Roman"/>
            <w:lang w:val="ru-RU"/>
          </w:rPr>
          <w:t>:</w:t>
        </w:r>
      </w:ins>
      <w:del w:id="1962" w:author="User" w:date="2016-11-07T16:05:00Z">
        <w:r w:rsidRPr="00260F2C" w:rsidDel="00F665C6">
          <w:rPr>
            <w:rFonts w:ascii="Times New Roman" w:hAnsi="Times New Roman"/>
            <w:lang w:val="ru-RU"/>
          </w:rPr>
          <w:delText>,</w:delText>
        </w:r>
      </w:del>
      <w:r w:rsidRPr="00260F2C">
        <w:rPr>
          <w:rFonts w:ascii="Times New Roman" w:hAnsi="Times New Roman"/>
          <w:lang w:val="ru-RU"/>
        </w:rPr>
        <w:t xml:space="preserve"> осуществление регистрации в течение нескольких суток всеми датчиками, установленными на одном постаменте.</w:t>
      </w:r>
    </w:p>
    <w:p w:rsidR="005A32EE" w:rsidRPr="00260F2C" w:rsidRDefault="005A32EE">
      <w:pPr>
        <w:spacing w:after="120" w:line="360" w:lineRule="auto"/>
        <w:ind w:firstLine="567"/>
        <w:jc w:val="both"/>
        <w:rPr>
          <w:rFonts w:ascii="Times New Roman" w:hAnsi="Times New Roman"/>
          <w:lang w:val="ru-RU"/>
        </w:rPr>
        <w:pPrChange w:id="1963" w:author="Павел Смирнов" w:date="2016-12-29T11:10:00Z">
          <w:pPr>
            <w:spacing w:after="120"/>
            <w:ind w:firstLine="567"/>
            <w:jc w:val="both"/>
          </w:pPr>
        </w:pPrChange>
      </w:pPr>
      <w:r w:rsidRPr="00260F2C">
        <w:rPr>
          <w:rFonts w:ascii="Times New Roman" w:hAnsi="Times New Roman"/>
          <w:lang w:val="ru-RU"/>
        </w:rPr>
        <w:t xml:space="preserve">Выбор мест размещения сейсмических станций должен обеспечить </w:t>
      </w:r>
      <w:del w:id="1964" w:author="User" w:date="2016-11-07T16:05:00Z">
        <w:r w:rsidRPr="00260F2C" w:rsidDel="00F665C6">
          <w:rPr>
            <w:rFonts w:ascii="Times New Roman" w:hAnsi="Times New Roman"/>
            <w:lang w:val="ru-RU"/>
          </w:rPr>
          <w:delText xml:space="preserve">хорошее </w:delText>
        </w:r>
      </w:del>
      <w:ins w:id="1965" w:author="User" w:date="2016-11-07T16:05:00Z">
        <w:r w:rsidR="00F665C6">
          <w:rPr>
            <w:rFonts w:ascii="Times New Roman" w:hAnsi="Times New Roman"/>
            <w:lang w:val="ru-RU"/>
          </w:rPr>
          <w:t>надлежащее</w:t>
        </w:r>
        <w:r w:rsidR="00F665C6" w:rsidRPr="00260F2C">
          <w:rPr>
            <w:rFonts w:ascii="Times New Roman" w:hAnsi="Times New Roman"/>
            <w:lang w:val="ru-RU"/>
          </w:rPr>
          <w:t xml:space="preserve"> </w:t>
        </w:r>
      </w:ins>
      <w:r w:rsidRPr="00260F2C">
        <w:rPr>
          <w:rFonts w:ascii="Times New Roman" w:hAnsi="Times New Roman"/>
          <w:lang w:val="ru-RU"/>
        </w:rPr>
        <w:t>окружение объекта станциями.</w:t>
      </w:r>
    </w:p>
    <w:p w:rsidR="005A32EE" w:rsidRPr="00260F2C" w:rsidRDefault="005A32EE">
      <w:pPr>
        <w:spacing w:after="120" w:line="360" w:lineRule="auto"/>
        <w:ind w:firstLine="567"/>
        <w:jc w:val="both"/>
        <w:rPr>
          <w:rFonts w:ascii="Times New Roman" w:hAnsi="Times New Roman"/>
          <w:lang w:val="ru-RU"/>
        </w:rPr>
        <w:pPrChange w:id="1966" w:author="Павел Смирнов" w:date="2016-12-29T11:10:00Z">
          <w:pPr>
            <w:spacing w:after="120"/>
            <w:ind w:firstLine="567"/>
            <w:jc w:val="both"/>
          </w:pPr>
        </w:pPrChange>
      </w:pPr>
      <w:r w:rsidRPr="00260F2C">
        <w:rPr>
          <w:rFonts w:ascii="Times New Roman" w:hAnsi="Times New Roman"/>
          <w:lang w:val="ru-RU"/>
        </w:rPr>
        <w:t>Окончательный выбор мест размещения сейсм</w:t>
      </w:r>
      <w:ins w:id="1967" w:author="Ксения Кисанова" w:date="2017-01-19T14:42:00Z">
        <w:r w:rsidR="00E96743">
          <w:rPr>
            <w:rFonts w:ascii="Times New Roman" w:hAnsi="Times New Roman"/>
            <w:lang w:val="ru-RU"/>
          </w:rPr>
          <w:t xml:space="preserve">ических </w:t>
        </w:r>
      </w:ins>
      <w:del w:id="1968" w:author="Ксения Кисанова" w:date="2017-01-19T14:42:00Z">
        <w:r w:rsidRPr="00260F2C" w:rsidDel="00E96743">
          <w:rPr>
            <w:rFonts w:ascii="Times New Roman" w:hAnsi="Times New Roman"/>
            <w:lang w:val="ru-RU"/>
          </w:rPr>
          <w:delText>о</w:delText>
        </w:r>
      </w:del>
      <w:r w:rsidRPr="00260F2C">
        <w:rPr>
          <w:rFonts w:ascii="Times New Roman" w:hAnsi="Times New Roman"/>
          <w:lang w:val="ru-RU"/>
        </w:rPr>
        <w:t>станций предваряется выполнением измерений сейсмического шума (микросейсм). Поэтому выбира</w:t>
      </w:r>
      <w:del w:id="1969" w:author="User" w:date="2016-11-07T16:06:00Z">
        <w:r w:rsidRPr="00260F2C" w:rsidDel="00F665C6">
          <w:rPr>
            <w:rFonts w:ascii="Times New Roman" w:hAnsi="Times New Roman"/>
            <w:lang w:val="ru-RU"/>
          </w:rPr>
          <w:delText>ется</w:delText>
        </w:r>
      </w:del>
      <w:ins w:id="1970" w:author="User" w:date="2016-11-07T16:06:00Z">
        <w:r w:rsidR="00F665C6">
          <w:rPr>
            <w:rFonts w:ascii="Times New Roman" w:hAnsi="Times New Roman"/>
            <w:lang w:val="ru-RU"/>
          </w:rPr>
          <w:t>ют</w:t>
        </w:r>
      </w:ins>
      <w:r w:rsidRPr="00260F2C">
        <w:rPr>
          <w:rFonts w:ascii="Times New Roman" w:hAnsi="Times New Roman"/>
          <w:lang w:val="ru-RU"/>
        </w:rPr>
        <w:t xml:space="preserve"> больше мест для </w:t>
      </w:r>
      <w:del w:id="1971" w:author="User" w:date="2016-11-07T16:06:00Z">
        <w:r w:rsidRPr="00260F2C" w:rsidDel="00F665C6">
          <w:rPr>
            <w:rFonts w:ascii="Times New Roman" w:hAnsi="Times New Roman"/>
            <w:lang w:val="ru-RU"/>
          </w:rPr>
          <w:delText xml:space="preserve">возможного </w:delText>
        </w:r>
      </w:del>
      <w:ins w:id="1972" w:author="User" w:date="2016-11-07T16:06:00Z">
        <w:r w:rsidR="00F665C6">
          <w:rPr>
            <w:rFonts w:ascii="Times New Roman" w:hAnsi="Times New Roman"/>
            <w:lang w:val="ru-RU"/>
          </w:rPr>
          <w:t>предполагаемого</w:t>
        </w:r>
        <w:r w:rsidR="00F665C6" w:rsidRPr="00260F2C">
          <w:rPr>
            <w:rFonts w:ascii="Times New Roman" w:hAnsi="Times New Roman"/>
            <w:lang w:val="ru-RU"/>
          </w:rPr>
          <w:t xml:space="preserve"> </w:t>
        </w:r>
      </w:ins>
      <w:r w:rsidRPr="00260F2C">
        <w:rPr>
          <w:rFonts w:ascii="Times New Roman" w:hAnsi="Times New Roman"/>
          <w:lang w:val="ru-RU"/>
        </w:rPr>
        <w:t>размещения</w:t>
      </w:r>
      <w:ins w:id="1973" w:author="Ксения Кисанова" w:date="2017-01-19T14:42:00Z">
        <w:r w:rsidR="00E96743">
          <w:rPr>
            <w:rFonts w:ascii="Times New Roman" w:hAnsi="Times New Roman"/>
            <w:lang w:val="ru-RU"/>
          </w:rPr>
          <w:t xml:space="preserve"> сейсмических</w:t>
        </w:r>
      </w:ins>
      <w:r w:rsidRPr="00260F2C">
        <w:rPr>
          <w:rFonts w:ascii="Times New Roman" w:hAnsi="Times New Roman"/>
          <w:lang w:val="ru-RU"/>
        </w:rPr>
        <w:t xml:space="preserve"> станций, чем реально их будет установлено. Для каждого потенциального места провод</w:t>
      </w:r>
      <w:del w:id="1974" w:author="User" w:date="2016-11-07T16:06:00Z">
        <w:r w:rsidRPr="00260F2C" w:rsidDel="00F665C6">
          <w:rPr>
            <w:rFonts w:ascii="Times New Roman" w:hAnsi="Times New Roman"/>
            <w:lang w:val="ru-RU"/>
          </w:rPr>
          <w:delText>ится</w:delText>
        </w:r>
      </w:del>
      <w:ins w:id="1975" w:author="User" w:date="2016-11-07T16:06:00Z">
        <w:r w:rsidR="00F665C6">
          <w:rPr>
            <w:rFonts w:ascii="Times New Roman" w:hAnsi="Times New Roman"/>
            <w:lang w:val="ru-RU"/>
          </w:rPr>
          <w:t>ят</w:t>
        </w:r>
      </w:ins>
      <w:r w:rsidRPr="00260F2C">
        <w:rPr>
          <w:rFonts w:ascii="Times New Roman" w:hAnsi="Times New Roman"/>
          <w:lang w:val="ru-RU"/>
        </w:rPr>
        <w:t xml:space="preserve"> регистраци</w:t>
      </w:r>
      <w:ins w:id="1976" w:author="User" w:date="2016-11-07T16:07:00Z">
        <w:r w:rsidR="00F665C6">
          <w:rPr>
            <w:rFonts w:ascii="Times New Roman" w:hAnsi="Times New Roman"/>
            <w:lang w:val="ru-RU"/>
          </w:rPr>
          <w:t>ю</w:t>
        </w:r>
      </w:ins>
      <w:del w:id="1977" w:author="User" w:date="2016-11-07T16:07:00Z">
        <w:r w:rsidRPr="00260F2C" w:rsidDel="00F665C6">
          <w:rPr>
            <w:rFonts w:ascii="Times New Roman" w:hAnsi="Times New Roman"/>
            <w:lang w:val="ru-RU"/>
          </w:rPr>
          <w:delText>я</w:delText>
        </w:r>
      </w:del>
      <w:r w:rsidRPr="00260F2C">
        <w:rPr>
          <w:rFonts w:ascii="Times New Roman" w:hAnsi="Times New Roman"/>
          <w:lang w:val="ru-RU"/>
        </w:rPr>
        <w:t xml:space="preserve"> в течение 1</w:t>
      </w:r>
      <w:del w:id="1978" w:author="User" w:date="2016-11-07T16:07:00Z">
        <w:r w:rsidRPr="00260F2C" w:rsidDel="00F665C6">
          <w:rPr>
            <w:rFonts w:ascii="Times New Roman" w:hAnsi="Times New Roman"/>
            <w:lang w:val="ru-RU"/>
          </w:rPr>
          <w:delText xml:space="preserve"> </w:delText>
        </w:r>
      </w:del>
      <w:del w:id="1979" w:author="Ксения Кисанова" w:date="2017-01-19T14:42:00Z">
        <w:r w:rsidRPr="00260F2C" w:rsidDel="00E96743">
          <w:rPr>
            <w:rFonts w:ascii="Times New Roman" w:hAnsi="Times New Roman"/>
            <w:lang w:val="ru-RU"/>
          </w:rPr>
          <w:delText xml:space="preserve">- </w:delText>
        </w:r>
      </w:del>
      <w:del w:id="1980" w:author="User" w:date="2016-11-07T16:07:00Z">
        <w:r w:rsidRPr="00260F2C" w:rsidDel="00F665C6">
          <w:rPr>
            <w:rFonts w:ascii="Times New Roman" w:hAnsi="Times New Roman"/>
            <w:lang w:val="ru-RU"/>
          </w:rPr>
          <w:delText>3</w:delText>
        </w:r>
      </w:del>
      <w:r w:rsidRPr="00260F2C">
        <w:rPr>
          <w:rFonts w:ascii="Times New Roman" w:hAnsi="Times New Roman"/>
          <w:lang w:val="ru-RU"/>
        </w:rPr>
        <w:t xml:space="preserve"> </w:t>
      </w:r>
      <w:proofErr w:type="spellStart"/>
      <w:r w:rsidRPr="00260F2C">
        <w:rPr>
          <w:rFonts w:ascii="Times New Roman" w:hAnsi="Times New Roman"/>
          <w:lang w:val="ru-RU"/>
        </w:rPr>
        <w:t>сут</w:t>
      </w:r>
      <w:proofErr w:type="spellEnd"/>
      <w:del w:id="1981" w:author="User" w:date="2016-11-07T16:07:00Z">
        <w:r w:rsidRPr="00260F2C" w:rsidDel="00F665C6">
          <w:rPr>
            <w:rFonts w:ascii="Times New Roman" w:hAnsi="Times New Roman"/>
            <w:lang w:val="ru-RU"/>
          </w:rPr>
          <w:delText>ок</w:delText>
        </w:r>
      </w:del>
      <w:r w:rsidRPr="00260F2C">
        <w:rPr>
          <w:rFonts w:ascii="Times New Roman" w:hAnsi="Times New Roman"/>
          <w:lang w:val="ru-RU"/>
        </w:rPr>
        <w:t xml:space="preserve"> и рассчитыва</w:t>
      </w:r>
      <w:del w:id="1982" w:author="User" w:date="2016-11-07T16:07:00Z">
        <w:r w:rsidRPr="00260F2C" w:rsidDel="00F665C6">
          <w:rPr>
            <w:rFonts w:ascii="Times New Roman" w:hAnsi="Times New Roman"/>
            <w:lang w:val="ru-RU"/>
          </w:rPr>
          <w:delText>ется</w:delText>
        </w:r>
      </w:del>
      <w:ins w:id="1983" w:author="User" w:date="2016-11-07T16:07:00Z">
        <w:r w:rsidR="00F665C6">
          <w:rPr>
            <w:rFonts w:ascii="Times New Roman" w:hAnsi="Times New Roman"/>
            <w:lang w:val="ru-RU"/>
          </w:rPr>
          <w:t>ют</w:t>
        </w:r>
      </w:ins>
      <w:r w:rsidRPr="00260F2C">
        <w:rPr>
          <w:rFonts w:ascii="Times New Roman" w:hAnsi="Times New Roman"/>
          <w:lang w:val="ru-RU"/>
        </w:rPr>
        <w:t xml:space="preserve"> плотность спектральной мощности сейсмического шума.</w:t>
      </w:r>
      <w:del w:id="1984" w:author="User" w:date="2016-11-07T16:07:00Z">
        <w:r w:rsidRPr="00260F2C" w:rsidDel="00F665C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1985" w:author="Павел Смирнов" w:date="2016-12-29T11:10:00Z">
          <w:pPr>
            <w:spacing w:after="120"/>
            <w:ind w:firstLine="567"/>
            <w:jc w:val="both"/>
          </w:pPr>
        </w:pPrChange>
      </w:pPr>
      <w:r w:rsidRPr="00260F2C">
        <w:rPr>
          <w:rFonts w:ascii="Times New Roman" w:hAnsi="Times New Roman"/>
          <w:lang w:val="ru-RU"/>
        </w:rPr>
        <w:t>Все данные регулярно переносят</w:t>
      </w:r>
      <w:del w:id="1986" w:author="User" w:date="2016-11-07T16:07:00Z">
        <w:r w:rsidRPr="00260F2C" w:rsidDel="00F665C6">
          <w:rPr>
            <w:rFonts w:ascii="Times New Roman" w:hAnsi="Times New Roman"/>
            <w:lang w:val="ru-RU"/>
          </w:rPr>
          <w:delText>ся</w:delText>
        </w:r>
      </w:del>
      <w:r w:rsidRPr="00260F2C">
        <w:rPr>
          <w:rFonts w:ascii="Times New Roman" w:hAnsi="Times New Roman"/>
          <w:lang w:val="ru-RU"/>
        </w:rPr>
        <w:t xml:space="preserve"> с регистраторов сейсмических станций в центр обработки и анализа. В рамках производства наблюдений</w:t>
      </w:r>
      <w:del w:id="1987" w:author="Ксения Кисанова" w:date="2017-01-19T14:42:00Z">
        <w:r w:rsidRPr="00260F2C" w:rsidDel="00E96743">
          <w:rPr>
            <w:rFonts w:ascii="Times New Roman" w:hAnsi="Times New Roman"/>
            <w:lang w:val="ru-RU"/>
          </w:rPr>
          <w:delText>,</w:delText>
        </w:r>
      </w:del>
      <w:r w:rsidRPr="00260F2C">
        <w:rPr>
          <w:rFonts w:ascii="Times New Roman" w:hAnsi="Times New Roman"/>
          <w:lang w:val="ru-RU"/>
        </w:rPr>
        <w:t xml:space="preserve"> сразу после снятия информации с регистраторов</w:t>
      </w:r>
      <w:del w:id="1988" w:author="Ксения Кисанова" w:date="2017-01-19T14:42:00Z">
        <w:r w:rsidRPr="00260F2C" w:rsidDel="00E96743">
          <w:rPr>
            <w:rFonts w:ascii="Times New Roman" w:hAnsi="Times New Roman"/>
            <w:lang w:val="ru-RU"/>
          </w:rPr>
          <w:delText>,</w:delText>
        </w:r>
      </w:del>
      <w:r w:rsidRPr="00260F2C">
        <w:rPr>
          <w:rFonts w:ascii="Times New Roman" w:hAnsi="Times New Roman"/>
          <w:lang w:val="ru-RU"/>
        </w:rPr>
        <w:t xml:space="preserve"> следует выполнять беглый просмотр записей для выявления аппаратурных неисправностей и сбоев </w:t>
      </w:r>
      <w:ins w:id="1989" w:author="Ксения Кисанова" w:date="2017-01-19T14:42:00Z">
        <w:r w:rsidR="00E96743">
          <w:rPr>
            <w:rFonts w:ascii="Times New Roman" w:hAnsi="Times New Roman"/>
            <w:lang w:val="ru-RU"/>
          </w:rPr>
          <w:t>в</w:t>
        </w:r>
      </w:ins>
      <w:del w:id="1990" w:author="Ксения Кисанова" w:date="2017-01-19T14:42:00Z">
        <w:r w:rsidRPr="00260F2C" w:rsidDel="00E96743">
          <w:rPr>
            <w:rFonts w:ascii="Times New Roman" w:hAnsi="Times New Roman"/>
            <w:lang w:val="ru-RU"/>
          </w:rPr>
          <w:delText>с</w:delText>
        </w:r>
      </w:del>
      <w:r w:rsidRPr="00260F2C">
        <w:rPr>
          <w:rFonts w:ascii="Times New Roman" w:hAnsi="Times New Roman"/>
          <w:lang w:val="ru-RU"/>
        </w:rPr>
        <w:t xml:space="preserve"> цел</w:t>
      </w:r>
      <w:ins w:id="1991" w:author="Ксения Кисанова" w:date="2017-01-19T14:42:00Z">
        <w:r w:rsidR="00E96743">
          <w:rPr>
            <w:rFonts w:ascii="Times New Roman" w:hAnsi="Times New Roman"/>
            <w:lang w:val="ru-RU"/>
          </w:rPr>
          <w:t>ях</w:t>
        </w:r>
      </w:ins>
      <w:del w:id="1992" w:author="Ксения Кисанова" w:date="2017-01-19T14:42:00Z">
        <w:r w:rsidRPr="00260F2C" w:rsidDel="00E96743">
          <w:rPr>
            <w:rFonts w:ascii="Times New Roman" w:hAnsi="Times New Roman"/>
            <w:lang w:val="ru-RU"/>
          </w:rPr>
          <w:delText>ью</w:delText>
        </w:r>
      </w:del>
      <w:r w:rsidRPr="00260F2C">
        <w:rPr>
          <w:rFonts w:ascii="Times New Roman" w:hAnsi="Times New Roman"/>
          <w:lang w:val="ru-RU"/>
        </w:rPr>
        <w:t xml:space="preserve"> их скорейшего устранения.</w:t>
      </w:r>
    </w:p>
    <w:p w:rsidR="005A32EE" w:rsidRPr="00260F2C" w:rsidRDefault="005A32EE">
      <w:pPr>
        <w:spacing w:after="120" w:line="360" w:lineRule="auto"/>
        <w:ind w:firstLine="567"/>
        <w:jc w:val="both"/>
        <w:rPr>
          <w:rFonts w:ascii="Times New Roman" w:hAnsi="Times New Roman"/>
          <w:lang w:val="ru-RU"/>
        </w:rPr>
        <w:pPrChange w:id="1993" w:author="Павел Смирнов" w:date="2016-12-29T11:10:00Z">
          <w:pPr>
            <w:spacing w:after="120"/>
            <w:ind w:firstLine="567"/>
            <w:jc w:val="both"/>
          </w:pPr>
        </w:pPrChange>
      </w:pPr>
      <w:r w:rsidRPr="00260F2C">
        <w:rPr>
          <w:rFonts w:ascii="Times New Roman" w:hAnsi="Times New Roman"/>
          <w:lang w:val="ru-RU"/>
        </w:rPr>
        <w:t>В центре обработки и анализа выполня</w:t>
      </w:r>
      <w:del w:id="1994" w:author="User" w:date="2016-11-07T16:07:00Z">
        <w:r w:rsidRPr="00260F2C" w:rsidDel="00F665C6">
          <w:rPr>
            <w:rFonts w:ascii="Times New Roman" w:hAnsi="Times New Roman"/>
            <w:lang w:val="ru-RU"/>
          </w:rPr>
          <w:delText>ется</w:delText>
        </w:r>
      </w:del>
      <w:ins w:id="1995" w:author="User" w:date="2016-11-07T16:07:00Z">
        <w:r w:rsidR="00F665C6">
          <w:rPr>
            <w:rFonts w:ascii="Times New Roman" w:hAnsi="Times New Roman"/>
            <w:lang w:val="ru-RU"/>
          </w:rPr>
          <w:t>ют</w:t>
        </w:r>
      </w:ins>
      <w:r w:rsidRPr="00260F2C">
        <w:rPr>
          <w:rFonts w:ascii="Times New Roman" w:hAnsi="Times New Roman"/>
          <w:lang w:val="ru-RU"/>
        </w:rPr>
        <w:t xml:space="preserve"> обработк</w:t>
      </w:r>
      <w:ins w:id="1996" w:author="User" w:date="2016-11-07T16:07:00Z">
        <w:r w:rsidR="00F665C6">
          <w:rPr>
            <w:rFonts w:ascii="Times New Roman" w:hAnsi="Times New Roman"/>
            <w:lang w:val="ru-RU"/>
          </w:rPr>
          <w:t>у</w:t>
        </w:r>
      </w:ins>
      <w:del w:id="1997" w:author="User" w:date="2016-11-07T16:07:00Z">
        <w:r w:rsidRPr="00260F2C" w:rsidDel="00F665C6">
          <w:rPr>
            <w:rFonts w:ascii="Times New Roman" w:hAnsi="Times New Roman"/>
            <w:lang w:val="ru-RU"/>
          </w:rPr>
          <w:delText>а</w:delText>
        </w:r>
      </w:del>
      <w:r w:rsidRPr="00260F2C">
        <w:rPr>
          <w:rFonts w:ascii="Times New Roman" w:hAnsi="Times New Roman"/>
          <w:lang w:val="ru-RU"/>
        </w:rPr>
        <w:t xml:space="preserve"> поступающей с отдельных </w:t>
      </w:r>
      <w:ins w:id="1998" w:author="Ксения Кисанова" w:date="2017-01-19T14:43:00Z">
        <w:r w:rsidR="00E96743">
          <w:rPr>
            <w:rFonts w:ascii="Times New Roman" w:hAnsi="Times New Roman"/>
            <w:lang w:val="ru-RU"/>
          </w:rPr>
          <w:t xml:space="preserve">сейсмических </w:t>
        </w:r>
      </w:ins>
      <w:r w:rsidRPr="00260F2C">
        <w:rPr>
          <w:rFonts w:ascii="Times New Roman" w:hAnsi="Times New Roman"/>
          <w:lang w:val="ru-RU"/>
        </w:rPr>
        <w:t xml:space="preserve">станций информации. Рекомендуется </w:t>
      </w:r>
      <w:del w:id="1999" w:author="User" w:date="2016-11-07T16:08:00Z">
        <w:r w:rsidRPr="00260F2C" w:rsidDel="00F665C6">
          <w:rPr>
            <w:rFonts w:ascii="Times New Roman" w:hAnsi="Times New Roman"/>
            <w:lang w:val="ru-RU"/>
          </w:rPr>
          <w:delText xml:space="preserve">выполнять </w:delText>
        </w:r>
      </w:del>
      <w:ins w:id="2000" w:author="User" w:date="2016-11-07T16:08:00Z">
        <w:r w:rsidR="00F665C6">
          <w:rPr>
            <w:rFonts w:ascii="Times New Roman" w:hAnsi="Times New Roman"/>
            <w:lang w:val="ru-RU"/>
          </w:rPr>
          <w:t>осуществлять</w:t>
        </w:r>
        <w:r w:rsidR="00F665C6" w:rsidRPr="00260F2C">
          <w:rPr>
            <w:rFonts w:ascii="Times New Roman" w:hAnsi="Times New Roman"/>
            <w:lang w:val="ru-RU"/>
          </w:rPr>
          <w:t xml:space="preserve"> </w:t>
        </w:r>
      </w:ins>
      <w:r w:rsidRPr="00260F2C">
        <w:rPr>
          <w:rFonts w:ascii="Times New Roman" w:hAnsi="Times New Roman"/>
          <w:lang w:val="ru-RU"/>
        </w:rPr>
        <w:t>сводную обработку данных, т</w:t>
      </w:r>
      <w:ins w:id="2001" w:author="Ксения Кисанова" w:date="2017-01-19T14:43:00Z">
        <w:r w:rsidR="00E96743">
          <w:rPr>
            <w:rFonts w:ascii="Times New Roman" w:hAnsi="Times New Roman"/>
            <w:lang w:val="ru-RU"/>
          </w:rPr>
          <w:t xml:space="preserve">. </w:t>
        </w:r>
      </w:ins>
      <w:del w:id="2002" w:author="Ксения Кисанова" w:date="2017-01-19T14:43:00Z">
        <w:r w:rsidRPr="00260F2C" w:rsidDel="00E96743">
          <w:rPr>
            <w:rFonts w:ascii="Times New Roman" w:hAnsi="Times New Roman"/>
            <w:lang w:val="ru-RU"/>
          </w:rPr>
          <w:delText xml:space="preserve">о </w:delText>
        </w:r>
      </w:del>
      <w:r w:rsidRPr="00260F2C">
        <w:rPr>
          <w:rFonts w:ascii="Times New Roman" w:hAnsi="Times New Roman"/>
          <w:lang w:val="ru-RU"/>
        </w:rPr>
        <w:t>е</w:t>
      </w:r>
      <w:del w:id="2003" w:author="Ксения Кисанова" w:date="2017-01-19T14:43:00Z">
        <w:r w:rsidRPr="00260F2C" w:rsidDel="00E96743">
          <w:rPr>
            <w:rFonts w:ascii="Times New Roman" w:hAnsi="Times New Roman"/>
            <w:lang w:val="ru-RU"/>
          </w:rPr>
          <w:delText>сть</w:delText>
        </w:r>
      </w:del>
      <w:ins w:id="2004" w:author="Ксения Кисанова" w:date="2017-01-19T14:43:00Z">
        <w:r w:rsidR="00E96743">
          <w:rPr>
            <w:rFonts w:ascii="Times New Roman" w:hAnsi="Times New Roman"/>
            <w:lang w:val="ru-RU"/>
          </w:rPr>
          <w:t>.</w:t>
        </w:r>
      </w:ins>
      <w:r w:rsidRPr="00260F2C">
        <w:rPr>
          <w:rFonts w:ascii="Times New Roman" w:hAnsi="Times New Roman"/>
          <w:lang w:val="ru-RU"/>
        </w:rPr>
        <w:t xml:space="preserve"> одновременно для всех </w:t>
      </w:r>
      <w:ins w:id="2005" w:author="Ксения Кисанова" w:date="2017-01-19T14:43:00Z">
        <w:r w:rsidR="00E96743">
          <w:rPr>
            <w:rFonts w:ascii="Times New Roman" w:hAnsi="Times New Roman"/>
            <w:lang w:val="ru-RU"/>
          </w:rPr>
          <w:t xml:space="preserve">сейсмических </w:t>
        </w:r>
      </w:ins>
      <w:r w:rsidRPr="00260F2C">
        <w:rPr>
          <w:rFonts w:ascii="Times New Roman" w:hAnsi="Times New Roman"/>
          <w:lang w:val="ru-RU"/>
        </w:rPr>
        <w:t>станций сети.</w:t>
      </w:r>
    </w:p>
    <w:p w:rsidR="005A32EE" w:rsidRPr="00260F2C" w:rsidRDefault="005A32EE">
      <w:pPr>
        <w:spacing w:after="120" w:line="360" w:lineRule="auto"/>
        <w:ind w:firstLine="567"/>
        <w:jc w:val="both"/>
        <w:rPr>
          <w:rFonts w:ascii="Times New Roman" w:hAnsi="Times New Roman"/>
          <w:lang w:val="ru-RU"/>
        </w:rPr>
        <w:pPrChange w:id="2006" w:author="Павел Смирнов" w:date="2016-12-29T11:10:00Z">
          <w:pPr>
            <w:spacing w:after="120"/>
            <w:ind w:firstLine="567"/>
            <w:jc w:val="both"/>
          </w:pPr>
        </w:pPrChange>
      </w:pPr>
      <w:r w:rsidRPr="00260F2C">
        <w:rPr>
          <w:rFonts w:ascii="Times New Roman" w:hAnsi="Times New Roman"/>
          <w:lang w:val="ru-RU"/>
        </w:rPr>
        <w:t>Для идентификации взрывов необходимо тщательно проверять все сомнительные случаи, вплоть до выезда на место предполагаемого события.</w:t>
      </w:r>
    </w:p>
    <w:p w:rsidR="005A32EE" w:rsidRPr="00260F2C" w:rsidRDefault="005A32EE">
      <w:pPr>
        <w:spacing w:after="120" w:line="360" w:lineRule="auto"/>
        <w:ind w:firstLine="567"/>
        <w:jc w:val="both"/>
        <w:rPr>
          <w:rFonts w:ascii="Times New Roman" w:hAnsi="Times New Roman"/>
          <w:lang w:val="ru-RU"/>
        </w:rPr>
        <w:pPrChange w:id="2007" w:author="Павел Смирнов" w:date="2016-12-29T11:10:00Z">
          <w:pPr>
            <w:spacing w:after="120"/>
            <w:ind w:firstLine="567"/>
            <w:jc w:val="both"/>
          </w:pPr>
        </w:pPrChange>
      </w:pPr>
      <w:r w:rsidRPr="00260F2C">
        <w:rPr>
          <w:rFonts w:ascii="Times New Roman" w:hAnsi="Times New Roman"/>
          <w:lang w:val="ru-RU"/>
        </w:rPr>
        <w:t xml:space="preserve">Основными измеряемыми параметрами при обработке цифровых сейсмограмм </w:t>
      </w:r>
      <w:ins w:id="2008" w:author="Ксения Кисанова" w:date="2017-01-19T14:43:00Z">
        <w:r w:rsidR="00E96743">
          <w:rPr>
            <w:rFonts w:ascii="Times New Roman" w:hAnsi="Times New Roman"/>
            <w:lang w:val="ru-RU"/>
          </w:rPr>
          <w:t>в</w:t>
        </w:r>
      </w:ins>
      <w:del w:id="2009" w:author="Ксения Кисанова" w:date="2017-01-19T14:43:00Z">
        <w:r w:rsidRPr="00260F2C" w:rsidDel="00E96743">
          <w:rPr>
            <w:rFonts w:ascii="Times New Roman" w:hAnsi="Times New Roman"/>
            <w:lang w:val="ru-RU"/>
          </w:rPr>
          <w:delText>с</w:delText>
        </w:r>
      </w:del>
      <w:r w:rsidRPr="00260F2C">
        <w:rPr>
          <w:rFonts w:ascii="Times New Roman" w:hAnsi="Times New Roman"/>
          <w:lang w:val="ru-RU"/>
        </w:rPr>
        <w:t xml:space="preserve"> цел</w:t>
      </w:r>
      <w:ins w:id="2010" w:author="Ксения Кисанова" w:date="2017-01-19T14:43:00Z">
        <w:r w:rsidR="00E96743">
          <w:rPr>
            <w:rFonts w:ascii="Times New Roman" w:hAnsi="Times New Roman"/>
            <w:lang w:val="ru-RU"/>
          </w:rPr>
          <w:t>ях</w:t>
        </w:r>
      </w:ins>
      <w:del w:id="2011" w:author="Ксения Кисанова" w:date="2017-01-19T14:43:00Z">
        <w:r w:rsidRPr="00260F2C" w:rsidDel="00E96743">
          <w:rPr>
            <w:rFonts w:ascii="Times New Roman" w:hAnsi="Times New Roman"/>
            <w:lang w:val="ru-RU"/>
          </w:rPr>
          <w:delText>ью</w:delText>
        </w:r>
      </w:del>
      <w:r w:rsidRPr="00260F2C">
        <w:rPr>
          <w:rFonts w:ascii="Times New Roman" w:hAnsi="Times New Roman"/>
          <w:lang w:val="ru-RU"/>
        </w:rPr>
        <w:t xml:space="preserve"> получения каталога землетрясений являются времена вступления фаз </w:t>
      </w:r>
      <w:r w:rsidRPr="00E96743">
        <w:rPr>
          <w:rFonts w:ascii="Times New Roman" w:hAnsi="Times New Roman"/>
        </w:rPr>
        <w:t>P</w:t>
      </w:r>
      <w:r w:rsidRPr="00260F2C">
        <w:rPr>
          <w:rFonts w:ascii="Times New Roman" w:hAnsi="Times New Roman"/>
          <w:lang w:val="ru-RU"/>
        </w:rPr>
        <w:t xml:space="preserve">- и </w:t>
      </w:r>
      <w:r w:rsidRPr="00E96743">
        <w:rPr>
          <w:rFonts w:ascii="Times New Roman" w:hAnsi="Times New Roman"/>
        </w:rPr>
        <w:t>S</w:t>
      </w:r>
      <w:r w:rsidRPr="00260F2C">
        <w:rPr>
          <w:rFonts w:ascii="Times New Roman" w:hAnsi="Times New Roman"/>
          <w:lang w:val="ru-RU"/>
        </w:rPr>
        <w:t>-волн, общая продолжительность записи и максимальные амплитуды в группах этих волн. Следует уделять особое внимание точности и достоверности оценки глубин зарегистрированных сейсмических событий.</w:t>
      </w:r>
    </w:p>
    <w:p w:rsidR="005A32EE" w:rsidRPr="00260F2C" w:rsidRDefault="005A32EE">
      <w:pPr>
        <w:spacing w:after="120" w:line="360" w:lineRule="auto"/>
        <w:ind w:firstLine="567"/>
        <w:jc w:val="both"/>
        <w:rPr>
          <w:rFonts w:ascii="Times New Roman" w:hAnsi="Times New Roman"/>
          <w:lang w:val="ru-RU"/>
        </w:rPr>
        <w:pPrChange w:id="2012" w:author="Павел Смирнов" w:date="2016-12-29T11:10:00Z">
          <w:pPr>
            <w:spacing w:after="120"/>
            <w:ind w:firstLine="567"/>
            <w:jc w:val="both"/>
          </w:pPr>
        </w:pPrChange>
      </w:pPr>
      <w:r w:rsidRPr="00260F2C">
        <w:rPr>
          <w:rFonts w:ascii="Times New Roman" w:hAnsi="Times New Roman"/>
          <w:lang w:val="ru-RU"/>
        </w:rPr>
        <w:t xml:space="preserve">Для контроля качества работы сети </w:t>
      </w:r>
      <w:ins w:id="2013" w:author="Ксения Кисанова" w:date="2017-01-19T14:50:00Z">
        <w:r w:rsidR="00C50350">
          <w:rPr>
            <w:rFonts w:ascii="Times New Roman" w:hAnsi="Times New Roman"/>
            <w:lang w:val="ru-RU"/>
          </w:rPr>
          <w:t xml:space="preserve">сейсмических </w:t>
        </w:r>
      </w:ins>
      <w:r w:rsidRPr="00260F2C">
        <w:rPr>
          <w:rFonts w:ascii="Times New Roman" w:hAnsi="Times New Roman"/>
          <w:lang w:val="ru-RU"/>
        </w:rPr>
        <w:t xml:space="preserve">станций и системы обработки, особенно в ситуациях с малой сейсмической активностью в районе исследований, следует </w:t>
      </w:r>
      <w:ins w:id="2014" w:author="Ксения Кисанова" w:date="2017-01-19T14:50:00Z">
        <w:r w:rsidR="00C50350">
          <w:rPr>
            <w:rFonts w:ascii="Times New Roman" w:hAnsi="Times New Roman"/>
            <w:lang w:val="ru-RU"/>
          </w:rPr>
          <w:t xml:space="preserve">также </w:t>
        </w:r>
      </w:ins>
      <w:r w:rsidRPr="00260F2C">
        <w:rPr>
          <w:rFonts w:ascii="Times New Roman" w:hAnsi="Times New Roman"/>
          <w:lang w:val="ru-RU"/>
        </w:rPr>
        <w:t xml:space="preserve">обрабатывать </w:t>
      </w:r>
      <w:del w:id="2015" w:author="Ксения Кисанова" w:date="2017-01-19T15:07:00Z">
        <w:r w:rsidRPr="00260F2C" w:rsidDel="005812AE">
          <w:rPr>
            <w:rFonts w:ascii="Times New Roman" w:hAnsi="Times New Roman"/>
            <w:lang w:val="ru-RU"/>
          </w:rPr>
          <w:delText xml:space="preserve">и </w:delText>
        </w:r>
      </w:del>
      <w:r w:rsidRPr="00260F2C">
        <w:rPr>
          <w:rFonts w:ascii="Times New Roman" w:hAnsi="Times New Roman"/>
          <w:lang w:val="ru-RU"/>
        </w:rPr>
        <w:t xml:space="preserve">достаточно сильные удаленные землетрясения, которые </w:t>
      </w:r>
      <w:del w:id="2016" w:author="Ксения Кисанова" w:date="2017-01-19T15:07:00Z">
        <w:r w:rsidRPr="00260F2C" w:rsidDel="005812AE">
          <w:rPr>
            <w:rFonts w:ascii="Times New Roman" w:hAnsi="Times New Roman"/>
            <w:lang w:val="ru-RU"/>
          </w:rPr>
          <w:delText xml:space="preserve">также </w:delText>
        </w:r>
      </w:del>
      <w:r w:rsidRPr="00260F2C">
        <w:rPr>
          <w:rFonts w:ascii="Times New Roman" w:hAnsi="Times New Roman"/>
          <w:lang w:val="ru-RU"/>
        </w:rPr>
        <w:t>регистрировались и определялись национальной или мировой системами наблюдений.</w:t>
      </w:r>
    </w:p>
    <w:p w:rsidR="005A32EE" w:rsidRPr="00260F2C" w:rsidRDefault="005A32EE">
      <w:pPr>
        <w:spacing w:after="120" w:line="360" w:lineRule="auto"/>
        <w:ind w:firstLine="567"/>
        <w:jc w:val="both"/>
        <w:rPr>
          <w:rFonts w:ascii="Times New Roman" w:hAnsi="Times New Roman"/>
          <w:lang w:val="ru-RU"/>
        </w:rPr>
        <w:pPrChange w:id="2017" w:author="Павел Смирнов" w:date="2016-12-29T11:10:00Z">
          <w:pPr>
            <w:spacing w:after="120"/>
            <w:ind w:firstLine="567"/>
            <w:jc w:val="both"/>
          </w:pPr>
        </w:pPrChange>
      </w:pPr>
      <w:r w:rsidRPr="00260F2C">
        <w:rPr>
          <w:rFonts w:ascii="Times New Roman" w:hAnsi="Times New Roman"/>
          <w:lang w:val="ru-RU"/>
        </w:rPr>
        <w:lastRenderedPageBreak/>
        <w:t xml:space="preserve">Составленный каталог зарегистрированных событий должен </w:t>
      </w:r>
      <w:del w:id="2018" w:author="User" w:date="2016-11-07T16:13:00Z">
        <w:r w:rsidRPr="00260F2C" w:rsidDel="00F665C6">
          <w:rPr>
            <w:rFonts w:ascii="Times New Roman" w:hAnsi="Times New Roman"/>
            <w:lang w:val="ru-RU"/>
          </w:rPr>
          <w:delText xml:space="preserve">сопровождаться </w:delText>
        </w:r>
      </w:del>
      <w:ins w:id="2019" w:author="User" w:date="2016-11-07T16:13:00Z">
        <w:r w:rsidR="00F665C6">
          <w:rPr>
            <w:rFonts w:ascii="Times New Roman" w:hAnsi="Times New Roman"/>
            <w:lang w:val="ru-RU"/>
          </w:rPr>
          <w:t>включать</w:t>
        </w:r>
        <w:r w:rsidR="00F665C6" w:rsidRPr="00260F2C">
          <w:rPr>
            <w:rFonts w:ascii="Times New Roman" w:hAnsi="Times New Roman"/>
            <w:lang w:val="ru-RU"/>
          </w:rPr>
          <w:t xml:space="preserve"> </w:t>
        </w:r>
      </w:ins>
      <w:ins w:id="2020" w:author="Ксения Кисанова" w:date="2017-01-19T15:07:00Z">
        <w:r w:rsidR="005812AE">
          <w:rPr>
            <w:rFonts w:ascii="Times New Roman" w:hAnsi="Times New Roman"/>
            <w:lang w:val="ru-RU"/>
          </w:rPr>
          <w:t xml:space="preserve">в себя </w:t>
        </w:r>
      </w:ins>
      <w:r w:rsidRPr="00260F2C">
        <w:rPr>
          <w:rFonts w:ascii="Times New Roman" w:hAnsi="Times New Roman"/>
          <w:lang w:val="ru-RU"/>
        </w:rPr>
        <w:t>основны</w:t>
      </w:r>
      <w:ins w:id="2021" w:author="User" w:date="2016-11-07T16:13:00Z">
        <w:r w:rsidR="00F665C6">
          <w:rPr>
            <w:rFonts w:ascii="Times New Roman" w:hAnsi="Times New Roman"/>
            <w:lang w:val="ru-RU"/>
          </w:rPr>
          <w:t>е</w:t>
        </w:r>
      </w:ins>
      <w:del w:id="2022" w:author="User" w:date="2016-11-07T16:13:00Z">
        <w:r w:rsidRPr="00260F2C" w:rsidDel="00F665C6">
          <w:rPr>
            <w:rFonts w:ascii="Times New Roman" w:hAnsi="Times New Roman"/>
            <w:lang w:val="ru-RU"/>
          </w:rPr>
          <w:delText>ми</w:delText>
        </w:r>
      </w:del>
      <w:r w:rsidRPr="00260F2C">
        <w:rPr>
          <w:rFonts w:ascii="Times New Roman" w:hAnsi="Times New Roman"/>
          <w:lang w:val="ru-RU"/>
        </w:rPr>
        <w:t xml:space="preserve"> параметр</w:t>
      </w:r>
      <w:ins w:id="2023" w:author="User" w:date="2016-11-07T16:13:00Z">
        <w:r w:rsidR="00F665C6">
          <w:rPr>
            <w:rFonts w:ascii="Times New Roman" w:hAnsi="Times New Roman"/>
            <w:lang w:val="ru-RU"/>
          </w:rPr>
          <w:t>ы</w:t>
        </w:r>
      </w:ins>
      <w:del w:id="2024" w:author="User" w:date="2016-11-07T16:13:00Z">
        <w:r w:rsidRPr="00260F2C" w:rsidDel="00F665C6">
          <w:rPr>
            <w:rFonts w:ascii="Times New Roman" w:hAnsi="Times New Roman"/>
            <w:lang w:val="ru-RU"/>
          </w:rPr>
          <w:delText>ами</w:delText>
        </w:r>
      </w:del>
      <w:r w:rsidRPr="00260F2C">
        <w:rPr>
          <w:rFonts w:ascii="Times New Roman" w:hAnsi="Times New Roman"/>
          <w:lang w:val="ru-RU"/>
        </w:rPr>
        <w:t>, характеризующи</w:t>
      </w:r>
      <w:ins w:id="2025" w:author="User" w:date="2016-11-07T16:13:00Z">
        <w:r w:rsidR="00F665C6">
          <w:rPr>
            <w:rFonts w:ascii="Times New Roman" w:hAnsi="Times New Roman"/>
            <w:lang w:val="ru-RU"/>
          </w:rPr>
          <w:t>е</w:t>
        </w:r>
      </w:ins>
      <w:del w:id="2026" w:author="User" w:date="2016-11-07T16:13:00Z">
        <w:r w:rsidRPr="00260F2C" w:rsidDel="00F665C6">
          <w:rPr>
            <w:rFonts w:ascii="Times New Roman" w:hAnsi="Times New Roman"/>
            <w:lang w:val="ru-RU"/>
          </w:rPr>
          <w:delText>ми</w:delText>
        </w:r>
      </w:del>
      <w:r w:rsidRPr="00260F2C">
        <w:rPr>
          <w:rFonts w:ascii="Times New Roman" w:hAnsi="Times New Roman"/>
          <w:lang w:val="ru-RU"/>
        </w:rPr>
        <w:t xml:space="preserve"> его точность (как отдельных землетрясений, так и каталога в целом): стандартная ошибка по координатам (эллипс ошибок)</w:t>
      </w:r>
      <w:ins w:id="2027" w:author="User" w:date="2016-11-07T16:13:00Z">
        <w:r w:rsidR="00F665C6">
          <w:rPr>
            <w:rFonts w:ascii="Times New Roman" w:hAnsi="Times New Roman"/>
            <w:lang w:val="ru-RU"/>
          </w:rPr>
          <w:t>;</w:t>
        </w:r>
      </w:ins>
      <w:del w:id="2028" w:author="User" w:date="2016-11-07T16:13:00Z">
        <w:r w:rsidRPr="00260F2C" w:rsidDel="00F665C6">
          <w:rPr>
            <w:rFonts w:ascii="Times New Roman" w:hAnsi="Times New Roman"/>
            <w:lang w:val="ru-RU"/>
          </w:rPr>
          <w:delText>,</w:delText>
        </w:r>
      </w:del>
      <w:r w:rsidRPr="00260F2C">
        <w:rPr>
          <w:rFonts w:ascii="Times New Roman" w:hAnsi="Times New Roman"/>
          <w:lang w:val="ru-RU"/>
        </w:rPr>
        <w:t xml:space="preserve"> стандартная ошибка по глубине</w:t>
      </w:r>
      <w:ins w:id="2029" w:author="User" w:date="2016-11-07T16:13:00Z">
        <w:r w:rsidR="00F665C6">
          <w:rPr>
            <w:rFonts w:ascii="Times New Roman" w:hAnsi="Times New Roman"/>
            <w:lang w:val="ru-RU"/>
          </w:rPr>
          <w:t>;</w:t>
        </w:r>
      </w:ins>
      <w:del w:id="2030" w:author="User" w:date="2016-11-07T16:13:00Z">
        <w:r w:rsidRPr="00260F2C" w:rsidDel="00F665C6">
          <w:rPr>
            <w:rFonts w:ascii="Times New Roman" w:hAnsi="Times New Roman"/>
            <w:lang w:val="ru-RU"/>
          </w:rPr>
          <w:delText>,</w:delText>
        </w:r>
      </w:del>
      <w:r w:rsidRPr="00260F2C">
        <w:rPr>
          <w:rFonts w:ascii="Times New Roman" w:hAnsi="Times New Roman"/>
          <w:lang w:val="ru-RU"/>
        </w:rPr>
        <w:t xml:space="preserve"> </w:t>
      </w:r>
      <w:r w:rsidRPr="005812AE">
        <w:rPr>
          <w:rFonts w:ascii="Times New Roman" w:hAnsi="Times New Roman"/>
          <w:rPrChange w:id="2031" w:author="Ксения Кисанова" w:date="2017-01-19T15:07:00Z">
            <w:rPr>
              <w:rFonts w:ascii="Times New Roman" w:hAnsi="Times New Roman"/>
              <w:i/>
            </w:rPr>
          </w:rPrChange>
        </w:rPr>
        <w:t>RMS</w:t>
      </w:r>
      <w:r w:rsidRPr="00260F2C">
        <w:rPr>
          <w:rFonts w:ascii="Times New Roman" w:hAnsi="Times New Roman"/>
          <w:lang w:val="ru-RU"/>
        </w:rPr>
        <w:t xml:space="preserve"> (невязка)</w:t>
      </w:r>
      <w:ins w:id="2032" w:author="User" w:date="2016-11-07T16:14:00Z">
        <w:r w:rsidR="00F665C6">
          <w:rPr>
            <w:rFonts w:ascii="Times New Roman" w:hAnsi="Times New Roman"/>
            <w:lang w:val="ru-RU"/>
          </w:rPr>
          <w:t>;</w:t>
        </w:r>
      </w:ins>
      <w:del w:id="2033" w:author="User" w:date="2016-11-07T16:14:00Z">
        <w:r w:rsidRPr="00260F2C" w:rsidDel="00F665C6">
          <w:rPr>
            <w:rFonts w:ascii="Times New Roman" w:hAnsi="Times New Roman"/>
            <w:lang w:val="ru-RU"/>
          </w:rPr>
          <w:delText>,</w:delText>
        </w:r>
      </w:del>
      <w:r w:rsidRPr="00260F2C">
        <w:rPr>
          <w:rFonts w:ascii="Times New Roman" w:hAnsi="Times New Roman"/>
          <w:lang w:val="ru-RU"/>
        </w:rPr>
        <w:t xml:space="preserve"> число используемых при локации фаз.</w:t>
      </w:r>
    </w:p>
    <w:p w:rsidR="005A32EE" w:rsidRPr="00260F2C" w:rsidRDefault="005A32EE">
      <w:pPr>
        <w:spacing w:after="120" w:line="360" w:lineRule="auto"/>
        <w:ind w:firstLine="567"/>
        <w:jc w:val="both"/>
        <w:rPr>
          <w:rFonts w:ascii="Times New Roman" w:hAnsi="Times New Roman"/>
          <w:lang w:val="ru-RU"/>
        </w:rPr>
        <w:pPrChange w:id="2034" w:author="Павел Смирнов" w:date="2016-12-29T11:10:00Z">
          <w:pPr>
            <w:spacing w:after="120"/>
            <w:ind w:firstLine="567"/>
            <w:jc w:val="both"/>
          </w:pPr>
        </w:pPrChange>
      </w:pPr>
      <w:r w:rsidRPr="00260F2C">
        <w:rPr>
          <w:rFonts w:ascii="Times New Roman" w:hAnsi="Times New Roman"/>
          <w:lang w:val="ru-RU"/>
        </w:rPr>
        <w:t>При достаточно большой системе наблюдений для землетрясений следует определять механизм очага.</w:t>
      </w:r>
      <w:del w:id="2035" w:author="User" w:date="2016-11-07T16:14:00Z">
        <w:r w:rsidRPr="00260F2C" w:rsidDel="00F665C6">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2036" w:author="Павел Смирнов" w:date="2016-12-29T11:10:00Z">
          <w:pPr>
            <w:spacing w:after="120"/>
            <w:ind w:firstLine="567"/>
            <w:jc w:val="both"/>
          </w:pPr>
        </w:pPrChange>
      </w:pPr>
      <w:r w:rsidRPr="00260F2C">
        <w:rPr>
          <w:rFonts w:ascii="Times New Roman" w:hAnsi="Times New Roman"/>
          <w:lang w:val="ru-RU"/>
        </w:rPr>
        <w:t xml:space="preserve">Специальные сейсмологические наблюдения при ДСР </w:t>
      </w:r>
      <w:ins w:id="2037" w:author="Ксения Кисанова" w:date="2017-01-19T15:08:00Z">
        <w:r w:rsidR="005812AE">
          <w:rPr>
            <w:rFonts w:ascii="Times New Roman" w:hAnsi="Times New Roman"/>
            <w:lang w:val="ru-RU"/>
          </w:rPr>
          <w:t>допускается</w:t>
        </w:r>
      </w:ins>
      <w:del w:id="2038" w:author="Ксения Кисанова" w:date="2017-01-19T15:08:00Z">
        <w:r w:rsidRPr="00260F2C" w:rsidDel="005812AE">
          <w:rPr>
            <w:rFonts w:ascii="Times New Roman" w:hAnsi="Times New Roman"/>
            <w:lang w:val="ru-RU"/>
          </w:rPr>
          <w:delText>могут</w:delText>
        </w:r>
      </w:del>
      <w:r w:rsidRPr="00260F2C">
        <w:rPr>
          <w:rFonts w:ascii="Times New Roman" w:hAnsi="Times New Roman"/>
          <w:lang w:val="ru-RU"/>
        </w:rPr>
        <w:t xml:space="preserve"> не проводить</w:t>
      </w:r>
      <w:del w:id="2039" w:author="User" w:date="2016-11-07T16:14:00Z">
        <w:r w:rsidRPr="00260F2C" w:rsidDel="00F665C6">
          <w:rPr>
            <w:rFonts w:ascii="Times New Roman" w:hAnsi="Times New Roman"/>
            <w:lang w:val="ru-RU"/>
          </w:rPr>
          <w:delText>ся</w:delText>
        </w:r>
      </w:del>
      <w:r w:rsidRPr="00260F2C">
        <w:rPr>
          <w:rFonts w:ascii="Times New Roman" w:hAnsi="Times New Roman"/>
          <w:lang w:val="ru-RU"/>
        </w:rPr>
        <w:t xml:space="preserve"> в тех случаях, когда в окрестностях ответственного объекта уже имеется сеть сейсмических станций, удовлетворяющая следующим требованиям:</w:t>
      </w:r>
    </w:p>
    <w:p w:rsidR="005A32EE" w:rsidRPr="00260F2C" w:rsidRDefault="005A32EE">
      <w:pPr>
        <w:spacing w:after="120" w:line="360" w:lineRule="auto"/>
        <w:ind w:firstLine="567"/>
        <w:jc w:val="both"/>
        <w:rPr>
          <w:rFonts w:ascii="Times New Roman" w:hAnsi="Times New Roman"/>
          <w:lang w:val="ru-RU"/>
        </w:rPr>
        <w:pPrChange w:id="2040" w:author="Павел Смирнов" w:date="2016-12-29T11:10:00Z">
          <w:pPr>
            <w:spacing w:after="120"/>
            <w:ind w:firstLine="567"/>
            <w:jc w:val="both"/>
          </w:pPr>
        </w:pPrChange>
      </w:pPr>
      <w:r w:rsidRPr="00260F2C">
        <w:rPr>
          <w:rFonts w:ascii="Times New Roman" w:hAnsi="Times New Roman"/>
          <w:lang w:val="ru-RU"/>
        </w:rPr>
        <w:t>а) число</w:t>
      </w:r>
      <w:ins w:id="2041" w:author="Ксения Кисанова" w:date="2017-01-19T15:08:00Z">
        <w:r w:rsidR="005812AE">
          <w:rPr>
            <w:rFonts w:ascii="Times New Roman" w:hAnsi="Times New Roman"/>
            <w:lang w:val="ru-RU"/>
          </w:rPr>
          <w:t xml:space="preserve"> сейсмических</w:t>
        </w:r>
      </w:ins>
      <w:r w:rsidRPr="00260F2C">
        <w:rPr>
          <w:rFonts w:ascii="Times New Roman" w:hAnsi="Times New Roman"/>
          <w:lang w:val="ru-RU"/>
        </w:rPr>
        <w:t xml:space="preserve"> станций в сети должно быть не менее </w:t>
      </w:r>
      <w:del w:id="2042" w:author="User" w:date="2016-11-07T16:14:00Z">
        <w:r w:rsidRPr="00260F2C" w:rsidDel="00F665C6">
          <w:rPr>
            <w:rFonts w:ascii="Times New Roman" w:hAnsi="Times New Roman"/>
            <w:lang w:val="ru-RU"/>
          </w:rPr>
          <w:delText xml:space="preserve">5 </w:delText>
        </w:r>
      </w:del>
      <w:ins w:id="2043" w:author="User" w:date="2016-11-07T16:14:00Z">
        <w:r w:rsidR="00F665C6">
          <w:rPr>
            <w:rFonts w:ascii="Times New Roman" w:hAnsi="Times New Roman"/>
            <w:lang w:val="ru-RU"/>
          </w:rPr>
          <w:t>пяти</w:t>
        </w:r>
      </w:ins>
      <w:r w:rsidRPr="00260F2C">
        <w:rPr>
          <w:rFonts w:ascii="Times New Roman" w:hAnsi="Times New Roman"/>
          <w:lang w:val="ru-RU"/>
        </w:rPr>
        <w:t>–</w:t>
      </w:r>
      <w:del w:id="2044" w:author="User" w:date="2016-11-07T16:15:00Z">
        <w:r w:rsidRPr="00260F2C" w:rsidDel="00F665C6">
          <w:rPr>
            <w:rFonts w:ascii="Times New Roman" w:hAnsi="Times New Roman"/>
            <w:lang w:val="ru-RU"/>
          </w:rPr>
          <w:delText xml:space="preserve"> 7</w:delText>
        </w:r>
      </w:del>
      <w:ins w:id="2045" w:author="User" w:date="2016-11-07T16:15:00Z">
        <w:r w:rsidR="00F665C6">
          <w:rPr>
            <w:rFonts w:ascii="Times New Roman" w:hAnsi="Times New Roman"/>
            <w:lang w:val="ru-RU"/>
          </w:rPr>
          <w:t>семи,</w:t>
        </w:r>
      </w:ins>
      <w:r w:rsidRPr="00260F2C">
        <w:rPr>
          <w:rFonts w:ascii="Times New Roman" w:hAnsi="Times New Roman"/>
          <w:lang w:val="ru-RU"/>
        </w:rPr>
        <w:t xml:space="preserve"> и они должны быть распределены таким образом, чтобы обеспечивать уверенную регистрацию сейсмических событий с </w:t>
      </w:r>
      <w:proofErr w:type="gramStart"/>
      <w:r w:rsidRPr="00260F2C">
        <w:rPr>
          <w:rFonts w:ascii="Times New Roman" w:hAnsi="Times New Roman"/>
          <w:i/>
          <w:lang w:val="ru-RU"/>
        </w:rPr>
        <w:t>М</w:t>
      </w:r>
      <w:r w:rsidRPr="00260F2C">
        <w:rPr>
          <w:rFonts w:ascii="Times New Roman" w:hAnsi="Times New Roman"/>
          <w:lang w:val="ru-RU"/>
        </w:rPr>
        <w:t xml:space="preserve"> </w:t>
      </w:r>
      <w:r w:rsidRPr="00260F2C">
        <w:rPr>
          <w:rFonts w:ascii="Times New Roman" w:hAnsi="Times New Roman"/>
          <w:u w:val="single"/>
          <w:lang w:val="ru-RU"/>
        </w:rPr>
        <w:t>&gt;</w:t>
      </w:r>
      <w:proofErr w:type="gramEnd"/>
      <w:r w:rsidRPr="00260F2C">
        <w:rPr>
          <w:rFonts w:ascii="Times New Roman" w:hAnsi="Times New Roman"/>
          <w:lang w:val="ru-RU"/>
        </w:rPr>
        <w:t xml:space="preserve"> 2</w:t>
      </w:r>
      <w:ins w:id="2046" w:author="User" w:date="2016-11-07T16:15:00Z">
        <w:r w:rsidR="00F665C6">
          <w:rPr>
            <w:rFonts w:ascii="Times New Roman" w:hAnsi="Times New Roman"/>
            <w:lang w:val="ru-RU"/>
          </w:rPr>
          <w:t>,</w:t>
        </w:r>
      </w:ins>
      <w:del w:id="2047" w:author="User" w:date="2016-11-07T16:15:00Z">
        <w:r w:rsidRPr="00260F2C" w:rsidDel="00F665C6">
          <w:rPr>
            <w:rFonts w:ascii="Times New Roman" w:hAnsi="Times New Roman"/>
            <w:lang w:val="ru-RU"/>
          </w:rPr>
          <w:delText>.</w:delText>
        </w:r>
      </w:del>
      <w:r w:rsidRPr="00260F2C">
        <w:rPr>
          <w:rFonts w:ascii="Times New Roman" w:hAnsi="Times New Roman"/>
          <w:lang w:val="ru-RU"/>
        </w:rPr>
        <w:t>0;</w:t>
      </w:r>
    </w:p>
    <w:p w:rsidR="005A32EE" w:rsidRPr="00260F2C" w:rsidRDefault="005A32EE">
      <w:pPr>
        <w:spacing w:after="120" w:line="360" w:lineRule="auto"/>
        <w:ind w:firstLine="567"/>
        <w:jc w:val="both"/>
        <w:rPr>
          <w:rFonts w:ascii="Times New Roman" w:hAnsi="Times New Roman"/>
          <w:lang w:val="ru-RU"/>
        </w:rPr>
        <w:pPrChange w:id="2048" w:author="Павел Смирнов" w:date="2016-12-29T11:10:00Z">
          <w:pPr>
            <w:spacing w:after="120"/>
            <w:ind w:firstLine="567"/>
            <w:jc w:val="both"/>
          </w:pPr>
        </w:pPrChange>
      </w:pPr>
      <w:r w:rsidRPr="00260F2C">
        <w:rPr>
          <w:rFonts w:ascii="Times New Roman" w:hAnsi="Times New Roman"/>
          <w:lang w:val="ru-RU"/>
        </w:rPr>
        <w:t xml:space="preserve">б) сеть должна функционировать не менее </w:t>
      </w:r>
      <w:del w:id="2049" w:author="User" w:date="2016-11-07T16:15:00Z">
        <w:r w:rsidRPr="00260F2C" w:rsidDel="00F665C6">
          <w:rPr>
            <w:rFonts w:ascii="Times New Roman" w:hAnsi="Times New Roman"/>
            <w:lang w:val="ru-RU"/>
          </w:rPr>
          <w:delText>2-3</w:delText>
        </w:r>
      </w:del>
      <w:ins w:id="2050" w:author="User" w:date="2016-11-07T16:15:00Z">
        <w:r w:rsidR="00F665C6">
          <w:rPr>
            <w:rFonts w:ascii="Times New Roman" w:hAnsi="Times New Roman"/>
            <w:lang w:val="ru-RU"/>
          </w:rPr>
          <w:t>двух-трех</w:t>
        </w:r>
      </w:ins>
      <w:r w:rsidRPr="00260F2C">
        <w:rPr>
          <w:rFonts w:ascii="Times New Roman" w:hAnsi="Times New Roman"/>
          <w:lang w:val="ru-RU"/>
        </w:rPr>
        <w:t xml:space="preserve"> лет, и ее данные должны быть доступны для </w:t>
      </w:r>
      <w:r w:rsidR="000E4A12">
        <w:rPr>
          <w:rFonts w:ascii="Times New Roman" w:hAnsi="Times New Roman"/>
          <w:lang w:val="ru-RU"/>
        </w:rPr>
        <w:t xml:space="preserve">исполнителей </w:t>
      </w:r>
      <w:r w:rsidRPr="00260F2C">
        <w:rPr>
          <w:rFonts w:ascii="Times New Roman" w:hAnsi="Times New Roman"/>
          <w:lang w:val="ru-RU"/>
        </w:rPr>
        <w:t>ДСР.</w:t>
      </w:r>
    </w:p>
    <w:p w:rsidR="005A32EE" w:rsidRPr="00260F2C" w:rsidRDefault="005A32EE">
      <w:pPr>
        <w:pStyle w:val="1"/>
        <w:spacing w:line="360" w:lineRule="auto"/>
        <w:ind w:firstLine="567"/>
        <w:rPr>
          <w:rStyle w:val="goto"/>
          <w:rFonts w:ascii="Times New Roman" w:hAnsi="Times New Roman"/>
          <w:b w:val="0"/>
          <w:bCs w:val="0"/>
          <w:color w:val="000000"/>
          <w:kern w:val="0"/>
          <w:sz w:val="24"/>
          <w:szCs w:val="24"/>
          <w:lang w:val="ru-RU"/>
        </w:rPr>
        <w:pPrChange w:id="2051" w:author="Павел Смирнов" w:date="2016-12-29T11:10:00Z">
          <w:pPr>
            <w:pStyle w:val="1"/>
            <w:ind w:firstLine="567"/>
          </w:pPr>
        </w:pPrChange>
      </w:pPr>
      <w:bookmarkStart w:id="2052" w:name="_Toc450219472"/>
      <w:r w:rsidRPr="00260F2C">
        <w:rPr>
          <w:rStyle w:val="goto"/>
          <w:rFonts w:ascii="Times New Roman" w:hAnsi="Times New Roman"/>
          <w:color w:val="000000"/>
          <w:sz w:val="24"/>
          <w:szCs w:val="24"/>
          <w:lang w:val="ru-RU"/>
        </w:rPr>
        <w:t>7.</w:t>
      </w:r>
      <w:ins w:id="2053" w:author="Ксения Кисанова" w:date="2017-01-19T15:08:00Z">
        <w:r w:rsidR="005812AE">
          <w:rPr>
            <w:rStyle w:val="goto"/>
            <w:rFonts w:ascii="Times New Roman" w:hAnsi="Times New Roman"/>
            <w:color w:val="000000"/>
            <w:sz w:val="24"/>
            <w:szCs w:val="24"/>
            <w:lang w:val="ru-RU"/>
          </w:rPr>
          <w:t>4</w:t>
        </w:r>
      </w:ins>
      <w:del w:id="2054" w:author="Ксения Кисанова" w:date="2017-01-19T15:08:00Z">
        <w:r w:rsidR="008511E7" w:rsidRPr="001F3722" w:rsidDel="005812AE">
          <w:rPr>
            <w:rStyle w:val="goto"/>
            <w:rFonts w:ascii="Times New Roman" w:hAnsi="Times New Roman"/>
            <w:color w:val="000000"/>
            <w:sz w:val="24"/>
            <w:szCs w:val="24"/>
            <w:lang w:val="ru-RU"/>
            <w:rPrChange w:id="2055" w:author="User" w:date="2016-11-07T10:22:00Z">
              <w:rPr>
                <w:rStyle w:val="goto"/>
                <w:rFonts w:ascii="Times New Roman" w:hAnsi="Times New Roman"/>
                <w:color w:val="000000"/>
                <w:sz w:val="24"/>
                <w:szCs w:val="24"/>
              </w:rPr>
            </w:rPrChange>
          </w:rPr>
          <w:delText>3</w:delText>
        </w:r>
      </w:del>
      <w:r w:rsidRPr="00260F2C">
        <w:rPr>
          <w:rStyle w:val="goto"/>
          <w:rFonts w:ascii="Times New Roman" w:hAnsi="Times New Roman"/>
          <w:color w:val="000000"/>
          <w:sz w:val="24"/>
          <w:szCs w:val="24"/>
          <w:lang w:val="ru-RU"/>
        </w:rPr>
        <w:t xml:space="preserve"> Оценка параметров сейсмического режима</w:t>
      </w:r>
      <w:bookmarkEnd w:id="2052"/>
    </w:p>
    <w:p w:rsidR="005A32EE" w:rsidRPr="00260F2C" w:rsidRDefault="005A32EE">
      <w:pPr>
        <w:spacing w:after="120" w:line="360" w:lineRule="auto"/>
        <w:ind w:firstLine="567"/>
        <w:jc w:val="both"/>
        <w:rPr>
          <w:rFonts w:ascii="Times New Roman" w:hAnsi="Times New Roman"/>
          <w:lang w:val="ru-RU"/>
        </w:rPr>
        <w:pPrChange w:id="2056" w:author="Павел Смирнов" w:date="2016-12-29T11:10:00Z">
          <w:pPr>
            <w:spacing w:after="120"/>
            <w:ind w:firstLine="567"/>
            <w:jc w:val="both"/>
          </w:pPr>
        </w:pPrChange>
      </w:pPr>
      <w:r w:rsidRPr="00260F2C">
        <w:rPr>
          <w:rFonts w:ascii="Times New Roman" w:hAnsi="Times New Roman"/>
          <w:lang w:val="ru-RU"/>
        </w:rPr>
        <w:t>В результате сейсмологических исследований модель зон ВОЗ, разработанная по сейсмотектоническим данным, уточняется. Возможно также построение альтернативной модели.</w:t>
      </w:r>
      <w:del w:id="2057" w:author="User" w:date="2016-11-07T16:15:00Z">
        <w:r w:rsidRPr="00260F2C" w:rsidDel="009E06D0">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2058" w:author="Павел Смирнов" w:date="2016-12-29T11:10:00Z">
          <w:pPr>
            <w:spacing w:after="120"/>
            <w:ind w:firstLine="567"/>
            <w:jc w:val="both"/>
          </w:pPr>
        </w:pPrChange>
      </w:pPr>
      <w:r w:rsidRPr="00260F2C">
        <w:rPr>
          <w:rFonts w:ascii="Times New Roman" w:hAnsi="Times New Roman"/>
          <w:lang w:val="ru-RU"/>
        </w:rPr>
        <w:t>В каждой зоне ВОЗ должны быть охарактеризованы основные параметры сейсмического режима: параметры графика повторяемости, максимальная возможная магнитуда. Неопределенность параметров графика повторяемости должна определяться распределениями вероятности с учетом корреляции параметров.</w:t>
      </w:r>
    </w:p>
    <w:p w:rsidR="005A32EE" w:rsidRPr="00260F2C" w:rsidRDefault="005A32EE">
      <w:pPr>
        <w:spacing w:after="120" w:line="360" w:lineRule="auto"/>
        <w:ind w:firstLine="567"/>
        <w:jc w:val="both"/>
        <w:rPr>
          <w:rFonts w:ascii="Times New Roman" w:hAnsi="Times New Roman"/>
          <w:lang w:val="ru-RU"/>
        </w:rPr>
        <w:pPrChange w:id="2059" w:author="Павел Смирнов" w:date="2016-12-29T11:10:00Z">
          <w:pPr>
            <w:spacing w:after="120"/>
            <w:ind w:firstLine="567"/>
            <w:jc w:val="both"/>
          </w:pPr>
        </w:pPrChange>
      </w:pPr>
      <w:r w:rsidRPr="00260F2C">
        <w:rPr>
          <w:rFonts w:ascii="Times New Roman" w:hAnsi="Times New Roman"/>
          <w:lang w:val="ru-RU"/>
        </w:rPr>
        <w:t>Для каждой зоны ВОЗ должн</w:t>
      </w:r>
      <w:ins w:id="2060" w:author="Ксения Кисанова" w:date="2017-01-19T15:08:00Z">
        <w:r w:rsidR="005812AE">
          <w:rPr>
            <w:rFonts w:ascii="Times New Roman" w:hAnsi="Times New Roman"/>
            <w:lang w:val="ru-RU"/>
          </w:rPr>
          <w:t>ы</w:t>
        </w:r>
      </w:ins>
      <w:del w:id="2061" w:author="Ксения Кисанова" w:date="2017-01-19T15:08:00Z">
        <w:r w:rsidRPr="00260F2C" w:rsidDel="005812AE">
          <w:rPr>
            <w:rFonts w:ascii="Times New Roman" w:hAnsi="Times New Roman"/>
            <w:lang w:val="ru-RU"/>
          </w:rPr>
          <w:delText>а</w:delText>
        </w:r>
      </w:del>
      <w:r w:rsidRPr="00260F2C">
        <w:rPr>
          <w:rFonts w:ascii="Times New Roman" w:hAnsi="Times New Roman"/>
          <w:lang w:val="ru-RU"/>
        </w:rPr>
        <w:t xml:space="preserve"> быть определен</w:t>
      </w:r>
      <w:ins w:id="2062" w:author="Ксения Кисанова" w:date="2017-01-19T15:08:00Z">
        <w:r w:rsidR="005812AE">
          <w:rPr>
            <w:rFonts w:ascii="Times New Roman" w:hAnsi="Times New Roman"/>
            <w:lang w:val="ru-RU"/>
          </w:rPr>
          <w:t>ы</w:t>
        </w:r>
      </w:ins>
      <w:del w:id="2063" w:author="Ксения Кисанова" w:date="2017-01-19T15:08:00Z">
        <w:r w:rsidRPr="00260F2C" w:rsidDel="005812AE">
          <w:rPr>
            <w:rFonts w:ascii="Times New Roman" w:hAnsi="Times New Roman"/>
            <w:lang w:val="ru-RU"/>
          </w:rPr>
          <w:delText>а</w:delText>
        </w:r>
      </w:del>
      <w:r w:rsidRPr="00260F2C">
        <w:rPr>
          <w:rFonts w:ascii="Times New Roman" w:hAnsi="Times New Roman"/>
          <w:lang w:val="ru-RU"/>
        </w:rPr>
        <w:t xml:space="preserve"> максимальная возможная магнитуда </w:t>
      </w:r>
      <w:r w:rsidRPr="00260F2C">
        <w:rPr>
          <w:rFonts w:ascii="Times New Roman" w:hAnsi="Times New Roman"/>
          <w:i/>
          <w:lang w:val="ru-RU"/>
        </w:rPr>
        <w:t>М</w:t>
      </w:r>
      <w:r w:rsidRPr="009E06D0">
        <w:rPr>
          <w:rFonts w:ascii="Times New Roman" w:hAnsi="Times New Roman"/>
          <w:vertAlign w:val="subscript"/>
          <w:rPrChange w:id="2064" w:author="User" w:date="2016-11-07T16:16:00Z">
            <w:rPr>
              <w:rFonts w:ascii="Times New Roman" w:hAnsi="Times New Roman"/>
              <w:i/>
              <w:vertAlign w:val="subscript"/>
            </w:rPr>
          </w:rPrChange>
        </w:rPr>
        <w:t>max</w:t>
      </w:r>
      <w:r w:rsidRPr="00260F2C">
        <w:rPr>
          <w:rFonts w:ascii="Times New Roman" w:hAnsi="Times New Roman"/>
          <w:lang w:val="ru-RU"/>
        </w:rPr>
        <w:t xml:space="preserve"> и ошибка ее определения.</w:t>
      </w:r>
      <w:del w:id="2065" w:author="User" w:date="2016-11-07T16:16:00Z">
        <w:r w:rsidRPr="00260F2C" w:rsidDel="009E06D0">
          <w:rPr>
            <w:rFonts w:ascii="Times New Roman" w:hAnsi="Times New Roman"/>
            <w:lang w:val="ru-RU"/>
          </w:rPr>
          <w:delText xml:space="preserve"> </w:delText>
        </w:r>
      </w:del>
    </w:p>
    <w:p w:rsidR="005A32EE" w:rsidRPr="00260F2C" w:rsidRDefault="005A32EE">
      <w:pPr>
        <w:spacing w:after="120" w:line="360" w:lineRule="auto"/>
        <w:ind w:firstLine="567"/>
        <w:jc w:val="both"/>
        <w:rPr>
          <w:rFonts w:ascii="Times New Roman" w:eastAsia="MS Mincho" w:hAnsi="Times New Roman"/>
          <w:lang w:val="ru-RU"/>
        </w:rPr>
        <w:pPrChange w:id="2066" w:author="Павел Смирнов" w:date="2016-12-29T11:10:00Z">
          <w:pPr>
            <w:spacing w:after="120"/>
            <w:ind w:firstLine="567"/>
            <w:jc w:val="both"/>
          </w:pPr>
        </w:pPrChange>
      </w:pPr>
      <w:r w:rsidRPr="00260F2C">
        <w:rPr>
          <w:rFonts w:ascii="Times New Roman" w:eastAsia="MS Mincho" w:hAnsi="Times New Roman"/>
          <w:lang w:val="ru-RU"/>
        </w:rPr>
        <w:t xml:space="preserve">На </w:t>
      </w:r>
      <w:del w:id="2067" w:author="User" w:date="2016-11-07T16:16:00Z">
        <w:r w:rsidRPr="00260F2C" w:rsidDel="009E06D0">
          <w:rPr>
            <w:rFonts w:ascii="Times New Roman" w:eastAsia="MS Mincho" w:hAnsi="Times New Roman"/>
            <w:lang w:val="ru-RU"/>
          </w:rPr>
          <w:delText xml:space="preserve">первом </w:delText>
        </w:r>
      </w:del>
      <w:ins w:id="2068" w:author="Ксения Кисанова" w:date="2017-01-19T15:14:00Z">
        <w:r w:rsidR="005812AE">
          <w:rPr>
            <w:rFonts w:ascii="Times New Roman" w:eastAsia="MS Mincho" w:hAnsi="Times New Roman"/>
            <w:lang w:val="ru-RU"/>
          </w:rPr>
          <w:t>1-м</w:t>
        </w:r>
      </w:ins>
      <w:ins w:id="2069" w:author="User" w:date="2016-11-07T16:16:00Z">
        <w:del w:id="2070" w:author="Ксения Кисанова" w:date="2017-01-19T15:14:00Z">
          <w:r w:rsidR="009E06D0" w:rsidDel="005812AE">
            <w:rPr>
              <w:rFonts w:ascii="Times New Roman" w:eastAsia="MS Mincho" w:hAnsi="Times New Roman"/>
            </w:rPr>
            <w:delText>I</w:delText>
          </w:r>
        </w:del>
        <w:r w:rsidR="009E06D0" w:rsidRPr="00260F2C">
          <w:rPr>
            <w:rFonts w:ascii="Times New Roman" w:eastAsia="MS Mincho" w:hAnsi="Times New Roman"/>
            <w:lang w:val="ru-RU"/>
          </w:rPr>
          <w:t xml:space="preserve"> </w:t>
        </w:r>
      </w:ins>
      <w:r w:rsidRPr="00260F2C">
        <w:rPr>
          <w:rFonts w:ascii="Times New Roman" w:eastAsia="MS Mincho" w:hAnsi="Times New Roman"/>
          <w:lang w:val="ru-RU"/>
        </w:rPr>
        <w:t>этапе изучения сейсмического режима строятся карты эпицентров сильных и умеренных (</w:t>
      </w:r>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4</w:t>
      </w:r>
      <w:ins w:id="2071" w:author="User" w:date="2016-11-07T16:16:00Z">
        <w:r w:rsidR="009E06D0">
          <w:rPr>
            <w:rFonts w:ascii="Times New Roman" w:eastAsia="MS Mincho" w:hAnsi="Times New Roman"/>
            <w:lang w:val="ru-RU"/>
          </w:rPr>
          <w:t>,</w:t>
        </w:r>
      </w:ins>
      <w:del w:id="2072" w:author="User" w:date="2016-11-07T16:16: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3</w:t>
      </w:r>
      <w:del w:id="2073" w:author="Ксения Кисанова" w:date="2017-01-19T15:14:00Z">
        <w:r w:rsidRPr="00260F2C" w:rsidDel="005812AE">
          <w:rPr>
            <w:rFonts w:ascii="Times New Roman" w:eastAsia="MS Mincho" w:hAnsi="Times New Roman"/>
            <w:lang w:val="ru-RU"/>
          </w:rPr>
          <w:delText>)</w:delText>
        </w:r>
      </w:del>
      <w:r w:rsidRPr="00260F2C">
        <w:rPr>
          <w:rFonts w:ascii="Times New Roman" w:eastAsia="MS Mincho" w:hAnsi="Times New Roman"/>
          <w:lang w:val="ru-RU"/>
        </w:rPr>
        <w:t xml:space="preserve"> или </w:t>
      </w:r>
      <w:del w:id="2074" w:author="Ксения Кисанова" w:date="2017-01-19T15:14:00Z">
        <w:r w:rsidRPr="00260F2C" w:rsidDel="005812AE">
          <w:rPr>
            <w:rFonts w:ascii="Times New Roman" w:eastAsia="MS Mincho" w:hAnsi="Times New Roman"/>
            <w:lang w:val="ru-RU"/>
          </w:rPr>
          <w:delText>(</w:delText>
        </w:r>
      </w:del>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3</w:t>
      </w:r>
      <w:ins w:id="2075" w:author="User" w:date="2016-11-07T16:16:00Z">
        <w:r w:rsidR="009E06D0">
          <w:rPr>
            <w:rFonts w:ascii="Times New Roman" w:eastAsia="MS Mincho" w:hAnsi="Times New Roman"/>
            <w:lang w:val="ru-RU"/>
          </w:rPr>
          <w:t>,</w:t>
        </w:r>
      </w:ins>
      <w:del w:id="2076" w:author="User" w:date="2016-11-07T16:16: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8) и слабых (</w:t>
      </w:r>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4</w:t>
      </w:r>
      <w:ins w:id="2077" w:author="User" w:date="2016-11-07T16:17:00Z">
        <w:r w:rsidR="009E06D0">
          <w:rPr>
            <w:rFonts w:ascii="Times New Roman" w:eastAsia="MS Mincho" w:hAnsi="Times New Roman"/>
            <w:lang w:val="ru-RU"/>
          </w:rPr>
          <w:t>,</w:t>
        </w:r>
      </w:ins>
      <w:del w:id="2078" w:author="User" w:date="2016-11-07T16:17: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2</w:t>
      </w:r>
      <w:del w:id="2079" w:author="Ксения Кисанова" w:date="2017-01-19T15:14:00Z">
        <w:r w:rsidRPr="00260F2C" w:rsidDel="005812AE">
          <w:rPr>
            <w:rFonts w:ascii="Times New Roman" w:eastAsia="MS Mincho" w:hAnsi="Times New Roman"/>
            <w:lang w:val="ru-RU"/>
          </w:rPr>
          <w:delText>)</w:delText>
        </w:r>
      </w:del>
      <w:r w:rsidRPr="00260F2C">
        <w:rPr>
          <w:rFonts w:ascii="Times New Roman" w:eastAsia="MS Mincho" w:hAnsi="Times New Roman"/>
          <w:lang w:val="ru-RU"/>
        </w:rPr>
        <w:t xml:space="preserve"> или </w:t>
      </w:r>
      <w:del w:id="2080" w:author="Ксения Кисанова" w:date="2017-01-19T15:14:00Z">
        <w:r w:rsidRPr="00260F2C" w:rsidDel="005812AE">
          <w:rPr>
            <w:rFonts w:ascii="Times New Roman" w:eastAsia="MS Mincho" w:hAnsi="Times New Roman"/>
            <w:lang w:val="ru-RU"/>
          </w:rPr>
          <w:delText>(</w:delText>
        </w:r>
      </w:del>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3</w:t>
      </w:r>
      <w:ins w:id="2081" w:author="User" w:date="2016-11-07T16:17:00Z">
        <w:r w:rsidR="009E06D0">
          <w:rPr>
            <w:rFonts w:ascii="Times New Roman" w:eastAsia="MS Mincho" w:hAnsi="Times New Roman"/>
            <w:lang w:val="ru-RU"/>
          </w:rPr>
          <w:t>,</w:t>
        </w:r>
      </w:ins>
      <w:del w:id="2082" w:author="User" w:date="2016-11-07T16:17: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 xml:space="preserve">7) землетрясений. Граница между сильными и умеренными и слабыми землетрясениями </w:t>
      </w:r>
      <w:ins w:id="2083" w:author="User" w:date="2016-11-07T16:17:00Z">
        <w:r w:rsidR="009E06D0">
          <w:rPr>
            <w:rFonts w:ascii="Times New Roman" w:eastAsia="MS Mincho" w:hAnsi="Times New Roman"/>
            <w:lang w:val="ru-RU"/>
          </w:rPr>
          <w:lastRenderedPageBreak/>
          <w:t>(</w:t>
        </w:r>
      </w:ins>
      <w:ins w:id="2084" w:author="User" w:date="2016-11-07T16:18:00Z">
        <w:r w:rsidR="009E06D0">
          <w:rPr>
            <w:rFonts w:ascii="Times New Roman" w:eastAsia="MS Mincho" w:hAnsi="Times New Roman"/>
            <w:lang w:val="ru-RU"/>
          </w:rPr>
          <w:t xml:space="preserve">магнитудой </w:t>
        </w:r>
      </w:ins>
      <w:r w:rsidRPr="00260F2C">
        <w:rPr>
          <w:rFonts w:ascii="Times New Roman" w:eastAsia="MS Mincho" w:hAnsi="Times New Roman"/>
          <w:lang w:val="ru-RU"/>
        </w:rPr>
        <w:t>4</w:t>
      </w:r>
      <w:ins w:id="2085" w:author="User" w:date="2016-11-07T16:17:00Z">
        <w:r w:rsidR="009E06D0">
          <w:rPr>
            <w:rFonts w:ascii="Times New Roman" w:eastAsia="MS Mincho" w:hAnsi="Times New Roman"/>
            <w:lang w:val="ru-RU"/>
          </w:rPr>
          <w:t>,</w:t>
        </w:r>
      </w:ins>
      <w:del w:id="2086" w:author="User" w:date="2016-11-07T16:17: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3 или 3</w:t>
      </w:r>
      <w:ins w:id="2087" w:author="User" w:date="2016-11-07T16:17:00Z">
        <w:r w:rsidR="009E06D0">
          <w:rPr>
            <w:rFonts w:ascii="Times New Roman" w:eastAsia="MS Mincho" w:hAnsi="Times New Roman"/>
            <w:lang w:val="ru-RU"/>
          </w:rPr>
          <w:t>,</w:t>
        </w:r>
      </w:ins>
      <w:del w:id="2088" w:author="User" w:date="2016-11-07T16:17: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8</w:t>
      </w:r>
      <w:ins w:id="2089" w:author="User" w:date="2016-11-07T16:17:00Z">
        <w:r w:rsidR="009E06D0">
          <w:rPr>
            <w:rFonts w:ascii="Times New Roman" w:eastAsia="MS Mincho" w:hAnsi="Times New Roman"/>
            <w:lang w:val="ru-RU"/>
          </w:rPr>
          <w:t>)</w:t>
        </w:r>
      </w:ins>
      <w:r w:rsidRPr="00260F2C">
        <w:rPr>
          <w:rFonts w:ascii="Times New Roman" w:eastAsia="MS Mincho" w:hAnsi="Times New Roman"/>
          <w:lang w:val="ru-RU"/>
        </w:rPr>
        <w:t xml:space="preserve"> определяется соотношением между </w:t>
      </w:r>
      <w:del w:id="2090" w:author="Ксения Кисанова" w:date="2017-01-19T15:14:00Z">
        <w:r w:rsidRPr="00260F2C" w:rsidDel="005812AE">
          <w:rPr>
            <w:rFonts w:ascii="Times New Roman" w:eastAsia="MS Mincho" w:hAnsi="Times New Roman"/>
            <w:lang w:val="ru-RU"/>
          </w:rPr>
          <w:delText>первыми и последними</w:delText>
        </w:r>
      </w:del>
      <w:ins w:id="2091" w:author="Ксения Кисанова" w:date="2017-01-19T15:14:00Z">
        <w:r w:rsidR="005812AE">
          <w:rPr>
            <w:rFonts w:ascii="Times New Roman" w:eastAsia="MS Mincho" w:hAnsi="Times New Roman"/>
            <w:lang w:val="ru-RU"/>
          </w:rPr>
          <w:t>ними</w:t>
        </w:r>
      </w:ins>
      <w:r w:rsidRPr="00260F2C">
        <w:rPr>
          <w:rFonts w:ascii="Times New Roman" w:eastAsia="MS Mincho" w:hAnsi="Times New Roman"/>
          <w:lang w:val="ru-RU"/>
        </w:rPr>
        <w:t xml:space="preserve"> на территории исследований.</w:t>
      </w:r>
      <w:del w:id="2092" w:author="User" w:date="2016-11-07T16:17:00Z">
        <w:r w:rsidRPr="00260F2C" w:rsidDel="009E06D0">
          <w:rPr>
            <w:rFonts w:ascii="Times New Roman" w:eastAsia="MS Mincho" w:hAnsi="Times New Roman"/>
            <w:lang w:val="ru-RU"/>
          </w:rPr>
          <w:delText xml:space="preserve"> </w:delText>
        </w:r>
      </w:del>
    </w:p>
    <w:p w:rsidR="005A32EE" w:rsidRPr="00260F2C" w:rsidRDefault="005A32EE">
      <w:pPr>
        <w:spacing w:after="120" w:line="360" w:lineRule="auto"/>
        <w:ind w:firstLine="567"/>
        <w:jc w:val="both"/>
        <w:rPr>
          <w:rFonts w:ascii="Times New Roman" w:hAnsi="Times New Roman"/>
          <w:lang w:val="ru-RU"/>
        </w:rPr>
        <w:pPrChange w:id="2093" w:author="Павел Смирнов" w:date="2016-12-29T11:10:00Z">
          <w:pPr>
            <w:spacing w:after="120"/>
            <w:ind w:firstLine="567"/>
            <w:jc w:val="both"/>
          </w:pPr>
        </w:pPrChange>
      </w:pPr>
      <w:r w:rsidRPr="00260F2C">
        <w:rPr>
          <w:rFonts w:ascii="Times New Roman" w:eastAsia="MS Mincho" w:hAnsi="Times New Roman"/>
          <w:lang w:val="ru-RU"/>
        </w:rPr>
        <w:t>Количественн</w:t>
      </w:r>
      <w:del w:id="2094" w:author="User" w:date="2016-11-07T16:18:00Z">
        <w:r w:rsidRPr="00260F2C" w:rsidDel="009E06D0">
          <w:rPr>
            <w:rFonts w:ascii="Times New Roman" w:eastAsia="MS Mincho" w:hAnsi="Times New Roman"/>
            <w:lang w:val="ru-RU"/>
          </w:rPr>
          <w:delText>ая</w:delText>
        </w:r>
      </w:del>
      <w:ins w:id="2095" w:author="User" w:date="2016-11-07T16:18:00Z">
        <w:r w:rsidR="009E06D0">
          <w:rPr>
            <w:rFonts w:ascii="Times New Roman" w:eastAsia="MS Mincho" w:hAnsi="Times New Roman"/>
            <w:lang w:val="ru-RU"/>
          </w:rPr>
          <w:t>ую</w:t>
        </w:r>
      </w:ins>
      <w:r w:rsidRPr="00260F2C">
        <w:rPr>
          <w:rFonts w:ascii="Times New Roman" w:eastAsia="MS Mincho" w:hAnsi="Times New Roman"/>
          <w:lang w:val="ru-RU"/>
        </w:rPr>
        <w:t xml:space="preserve"> оценк</w:t>
      </w:r>
      <w:del w:id="2096" w:author="User" w:date="2016-11-07T16:18:00Z">
        <w:r w:rsidRPr="00260F2C" w:rsidDel="009E06D0">
          <w:rPr>
            <w:rFonts w:ascii="Times New Roman" w:eastAsia="MS Mincho" w:hAnsi="Times New Roman"/>
            <w:lang w:val="ru-RU"/>
          </w:rPr>
          <w:delText>а</w:delText>
        </w:r>
      </w:del>
      <w:ins w:id="2097" w:author="User" w:date="2016-11-07T16:18:00Z">
        <w:r w:rsidR="009E06D0">
          <w:rPr>
            <w:rFonts w:ascii="Times New Roman" w:eastAsia="MS Mincho" w:hAnsi="Times New Roman"/>
            <w:lang w:val="ru-RU"/>
          </w:rPr>
          <w:t>у</w:t>
        </w:r>
      </w:ins>
      <w:r w:rsidRPr="00260F2C">
        <w:rPr>
          <w:rFonts w:ascii="Times New Roman" w:eastAsia="MS Mincho" w:hAnsi="Times New Roman"/>
          <w:lang w:val="ru-RU"/>
        </w:rPr>
        <w:t xml:space="preserve"> параметров сейсмического режима предваря</w:t>
      </w:r>
      <w:ins w:id="2098" w:author="User" w:date="2016-11-07T16:18:00Z">
        <w:r w:rsidR="009E06D0">
          <w:rPr>
            <w:rFonts w:ascii="Times New Roman" w:eastAsia="MS Mincho" w:hAnsi="Times New Roman"/>
            <w:lang w:val="ru-RU"/>
          </w:rPr>
          <w:t>ют</w:t>
        </w:r>
      </w:ins>
      <w:del w:id="2099" w:author="User" w:date="2016-11-07T16:18:00Z">
        <w:r w:rsidRPr="00260F2C" w:rsidDel="009E06D0">
          <w:rPr>
            <w:rFonts w:ascii="Times New Roman" w:eastAsia="MS Mincho" w:hAnsi="Times New Roman"/>
            <w:lang w:val="ru-RU"/>
          </w:rPr>
          <w:delText>ется</w:delText>
        </w:r>
      </w:del>
      <w:r w:rsidRPr="00260F2C">
        <w:rPr>
          <w:rFonts w:ascii="Times New Roman" w:eastAsia="MS Mincho" w:hAnsi="Times New Roman"/>
          <w:lang w:val="ru-RU"/>
        </w:rPr>
        <w:t xml:space="preserve"> анализом </w:t>
      </w:r>
      <w:ins w:id="2100" w:author="User" w:date="2016-11-07T16:18:00Z">
        <w:r w:rsidR="009E06D0">
          <w:rPr>
            <w:rFonts w:ascii="Times New Roman" w:eastAsia="MS Mincho" w:hAnsi="Times New Roman"/>
            <w:lang w:val="ru-RU"/>
          </w:rPr>
          <w:t>с</w:t>
        </w:r>
      </w:ins>
      <w:del w:id="2101" w:author="User" w:date="2016-11-07T16:18:00Z">
        <w:r w:rsidRPr="00260F2C" w:rsidDel="009E06D0">
          <w:rPr>
            <w:rFonts w:ascii="Times New Roman" w:eastAsia="MS Mincho" w:hAnsi="Times New Roman"/>
            <w:lang w:val="ru-RU"/>
          </w:rPr>
          <w:delText>С</w:delText>
        </w:r>
      </w:del>
      <w:r w:rsidRPr="00260F2C">
        <w:rPr>
          <w:rFonts w:ascii="Times New Roman" w:eastAsia="MS Mincho" w:hAnsi="Times New Roman"/>
          <w:lang w:val="ru-RU"/>
        </w:rPr>
        <w:t>водного унифицированного каталога на его пространственно-временную однородность и установлением периодов представительной фиксации землетрясений во всех интервалах магнитуд. После уточнения периодов представительной фиксации землетрясений различных магнитуд формиру</w:t>
      </w:r>
      <w:ins w:id="2102" w:author="User" w:date="2016-11-07T16:19:00Z">
        <w:r w:rsidR="009E06D0">
          <w:rPr>
            <w:rFonts w:ascii="Times New Roman" w:eastAsia="MS Mincho" w:hAnsi="Times New Roman"/>
            <w:lang w:val="ru-RU"/>
          </w:rPr>
          <w:t>ют</w:t>
        </w:r>
      </w:ins>
      <w:del w:id="2103" w:author="User" w:date="2016-11-07T16:19:00Z">
        <w:r w:rsidRPr="00260F2C" w:rsidDel="009E06D0">
          <w:rPr>
            <w:rFonts w:ascii="Times New Roman" w:eastAsia="MS Mincho" w:hAnsi="Times New Roman"/>
            <w:lang w:val="ru-RU"/>
          </w:rPr>
          <w:delText>ется</w:delText>
        </w:r>
      </w:del>
      <w:r w:rsidRPr="00260F2C">
        <w:rPr>
          <w:rFonts w:ascii="Times New Roman" w:eastAsia="MS Mincho" w:hAnsi="Times New Roman"/>
          <w:lang w:val="ru-RU"/>
        </w:rPr>
        <w:t xml:space="preserve"> </w:t>
      </w:r>
      <w:ins w:id="2104" w:author="User" w:date="2016-11-07T16:19:00Z">
        <w:r w:rsidR="009E06D0">
          <w:rPr>
            <w:rFonts w:ascii="Times New Roman" w:eastAsia="MS Mincho" w:hAnsi="Times New Roman"/>
            <w:lang w:val="ru-RU"/>
          </w:rPr>
          <w:t>п</w:t>
        </w:r>
      </w:ins>
      <w:del w:id="2105" w:author="User" w:date="2016-11-07T16:19:00Z">
        <w:r w:rsidRPr="00260F2C" w:rsidDel="009E06D0">
          <w:rPr>
            <w:rFonts w:ascii="Times New Roman" w:eastAsia="MS Mincho" w:hAnsi="Times New Roman"/>
            <w:lang w:val="ru-RU"/>
          </w:rPr>
          <w:delText>П</w:delText>
        </w:r>
      </w:del>
      <w:r w:rsidRPr="00260F2C">
        <w:rPr>
          <w:rFonts w:ascii="Times New Roman" w:eastAsia="MS Mincho" w:hAnsi="Times New Roman"/>
          <w:lang w:val="ru-RU"/>
        </w:rPr>
        <w:t xml:space="preserve">редставительный каталог землетрясений, включающий </w:t>
      </w:r>
      <w:ins w:id="2106" w:author="Ксения Кисанова" w:date="2017-01-19T15:14:00Z">
        <w:r w:rsidR="005812AE">
          <w:rPr>
            <w:rFonts w:ascii="Times New Roman" w:eastAsia="MS Mincho" w:hAnsi="Times New Roman"/>
            <w:lang w:val="ru-RU"/>
          </w:rPr>
          <w:t xml:space="preserve">в себя </w:t>
        </w:r>
      </w:ins>
      <w:r w:rsidRPr="00260F2C">
        <w:rPr>
          <w:rFonts w:ascii="Times New Roman" w:eastAsia="MS Mincho" w:hAnsi="Times New Roman"/>
          <w:lang w:val="ru-RU"/>
        </w:rPr>
        <w:t>только представительные сейсмические события. Представительный каталог землетрясений</w:t>
      </w:r>
      <w:r w:rsidRPr="00260F2C">
        <w:rPr>
          <w:rFonts w:ascii="Times New Roman" w:hAnsi="Times New Roman"/>
          <w:lang w:val="ru-RU"/>
        </w:rPr>
        <w:t xml:space="preserve"> использу</w:t>
      </w:r>
      <w:del w:id="2107" w:author="User" w:date="2016-11-07T16:19:00Z">
        <w:r w:rsidRPr="00260F2C" w:rsidDel="009E06D0">
          <w:rPr>
            <w:rFonts w:ascii="Times New Roman" w:hAnsi="Times New Roman"/>
            <w:lang w:val="ru-RU"/>
          </w:rPr>
          <w:delText>ется</w:delText>
        </w:r>
      </w:del>
      <w:ins w:id="2108" w:author="User" w:date="2016-11-07T16:19:00Z">
        <w:r w:rsidR="009E06D0">
          <w:rPr>
            <w:rFonts w:ascii="Times New Roman" w:hAnsi="Times New Roman"/>
            <w:lang w:val="ru-RU"/>
          </w:rPr>
          <w:t>ют</w:t>
        </w:r>
      </w:ins>
      <w:r w:rsidRPr="00260F2C">
        <w:rPr>
          <w:rFonts w:ascii="Times New Roman" w:hAnsi="Times New Roman"/>
          <w:lang w:val="ru-RU"/>
        </w:rPr>
        <w:t xml:space="preserve"> при построении графика повторяемости и матрицы сейсмической активности.</w:t>
      </w:r>
    </w:p>
    <w:p w:rsidR="005A32EE" w:rsidRPr="00260F2C" w:rsidRDefault="005A32EE">
      <w:pPr>
        <w:spacing w:after="120" w:line="360" w:lineRule="auto"/>
        <w:ind w:firstLine="567"/>
        <w:jc w:val="both"/>
        <w:rPr>
          <w:rFonts w:ascii="Times New Roman" w:hAnsi="Times New Roman"/>
          <w:spacing w:val="-4"/>
          <w:lang w:val="ru-RU"/>
        </w:rPr>
        <w:pPrChange w:id="2109" w:author="Павел Смирнов" w:date="2016-12-29T11:10:00Z">
          <w:pPr>
            <w:spacing w:after="120"/>
            <w:ind w:firstLine="567"/>
            <w:jc w:val="both"/>
          </w:pPr>
        </w:pPrChange>
      </w:pPr>
      <w:r w:rsidRPr="00260F2C">
        <w:rPr>
          <w:rFonts w:ascii="Times New Roman" w:hAnsi="Times New Roman"/>
          <w:spacing w:val="-4"/>
          <w:lang w:val="ru-RU"/>
        </w:rPr>
        <w:t>Для детального знания повторяемости землетрясений различных магнитуд на рассматриваемой территории стро</w:t>
      </w:r>
      <w:del w:id="2110" w:author="User" w:date="2016-11-07T16:19:00Z">
        <w:r w:rsidRPr="00260F2C" w:rsidDel="009E06D0">
          <w:rPr>
            <w:rFonts w:ascii="Times New Roman" w:hAnsi="Times New Roman"/>
            <w:spacing w:val="-4"/>
            <w:lang w:val="ru-RU"/>
          </w:rPr>
          <w:delText>ится</w:delText>
        </w:r>
      </w:del>
      <w:ins w:id="2111" w:author="User" w:date="2016-11-07T16:19:00Z">
        <w:r w:rsidR="009E06D0">
          <w:rPr>
            <w:rFonts w:ascii="Times New Roman" w:hAnsi="Times New Roman"/>
            <w:spacing w:val="-4"/>
            <w:lang w:val="ru-RU"/>
          </w:rPr>
          <w:t>ят</w:t>
        </w:r>
      </w:ins>
      <w:r w:rsidRPr="00260F2C">
        <w:rPr>
          <w:rFonts w:ascii="Times New Roman" w:hAnsi="Times New Roman"/>
          <w:spacing w:val="-4"/>
          <w:lang w:val="ru-RU"/>
        </w:rPr>
        <w:t xml:space="preserve"> матриц</w:t>
      </w:r>
      <w:ins w:id="2112" w:author="User" w:date="2016-11-07T16:20:00Z">
        <w:r w:rsidR="009E06D0">
          <w:rPr>
            <w:rFonts w:ascii="Times New Roman" w:hAnsi="Times New Roman"/>
            <w:spacing w:val="-4"/>
            <w:lang w:val="ru-RU"/>
          </w:rPr>
          <w:t>у</w:t>
        </w:r>
      </w:ins>
      <w:del w:id="2113" w:author="User" w:date="2016-11-07T16:20:00Z">
        <w:r w:rsidRPr="00260F2C" w:rsidDel="009E06D0">
          <w:rPr>
            <w:rFonts w:ascii="Times New Roman" w:hAnsi="Times New Roman"/>
            <w:spacing w:val="-4"/>
            <w:lang w:val="ru-RU"/>
          </w:rPr>
          <w:delText>а</w:delText>
        </w:r>
      </w:del>
      <w:r w:rsidRPr="00260F2C">
        <w:rPr>
          <w:rFonts w:ascii="Times New Roman" w:hAnsi="Times New Roman"/>
          <w:spacing w:val="-4"/>
          <w:lang w:val="ru-RU"/>
        </w:rPr>
        <w:t xml:space="preserve"> сейсмической активности </w:t>
      </w:r>
      <w:r w:rsidRPr="005812AE">
        <w:rPr>
          <w:rFonts w:ascii="Times New Roman" w:hAnsi="Times New Roman"/>
          <w:i/>
          <w:spacing w:val="-4"/>
        </w:rPr>
        <w:t>A</w:t>
      </w:r>
      <w:r w:rsidRPr="009E06D0">
        <w:rPr>
          <w:rFonts w:ascii="Times New Roman" w:hAnsi="Times New Roman"/>
          <w:spacing w:val="-4"/>
          <w:vertAlign w:val="subscript"/>
          <w:lang w:val="ru-RU"/>
          <w:rPrChange w:id="2114" w:author="User" w:date="2016-11-07T16:20:00Z">
            <w:rPr>
              <w:rFonts w:ascii="Times New Roman" w:hAnsi="Times New Roman"/>
              <w:i/>
              <w:spacing w:val="-4"/>
              <w:vertAlign w:val="subscript"/>
              <w:lang w:val="ru-RU"/>
            </w:rPr>
          </w:rPrChange>
        </w:rPr>
        <w:t>3.3</w:t>
      </w:r>
      <w:r w:rsidRPr="00260F2C">
        <w:rPr>
          <w:rFonts w:ascii="Times New Roman" w:hAnsi="Times New Roman"/>
          <w:spacing w:val="-4"/>
          <w:lang w:val="ru-RU"/>
        </w:rPr>
        <w:t>. Расчеты ведут</w:t>
      </w:r>
      <w:del w:id="2115" w:author="User" w:date="2016-11-07T16:20:00Z">
        <w:r w:rsidRPr="00260F2C" w:rsidDel="009E06D0">
          <w:rPr>
            <w:rFonts w:ascii="Times New Roman" w:hAnsi="Times New Roman"/>
            <w:spacing w:val="-4"/>
            <w:lang w:val="ru-RU"/>
          </w:rPr>
          <w:delText>ся</w:delText>
        </w:r>
      </w:del>
      <w:r w:rsidRPr="00260F2C">
        <w:rPr>
          <w:rFonts w:ascii="Times New Roman" w:hAnsi="Times New Roman"/>
          <w:spacing w:val="-4"/>
          <w:lang w:val="ru-RU"/>
        </w:rPr>
        <w:t xml:space="preserve"> для ячеек размером 10' (0</w:t>
      </w:r>
      <w:ins w:id="2116" w:author="Ксения Кисанова" w:date="2017-01-19T15:15:00Z">
        <w:r w:rsidR="005812AE">
          <w:rPr>
            <w:rFonts w:ascii="Times New Roman" w:hAnsi="Times New Roman"/>
            <w:spacing w:val="-4"/>
            <w:lang w:val="ru-RU"/>
          </w:rPr>
          <w:t>,</w:t>
        </w:r>
      </w:ins>
      <w:del w:id="2117" w:author="Ксения Кисанова" w:date="2017-01-19T15:15:00Z">
        <w:r w:rsidRPr="00260F2C" w:rsidDel="005812AE">
          <w:rPr>
            <w:rFonts w:ascii="Times New Roman" w:hAnsi="Times New Roman"/>
            <w:spacing w:val="-4"/>
            <w:lang w:val="ru-RU"/>
          </w:rPr>
          <w:delText>.</w:delText>
        </w:r>
      </w:del>
      <w:r w:rsidRPr="00260F2C">
        <w:rPr>
          <w:rFonts w:ascii="Times New Roman" w:hAnsi="Times New Roman"/>
          <w:spacing w:val="-4"/>
          <w:lang w:val="ru-RU"/>
        </w:rPr>
        <w:t>167</w:t>
      </w:r>
      <w:r w:rsidRPr="00260F2C">
        <w:rPr>
          <w:rFonts w:ascii="Times New Roman" w:hAnsi="Times New Roman"/>
          <w:spacing w:val="-4"/>
        </w:rPr>
        <w:sym w:font="Symbol" w:char="F0B0"/>
      </w:r>
      <w:r w:rsidRPr="00260F2C">
        <w:rPr>
          <w:rFonts w:ascii="Times New Roman" w:hAnsi="Times New Roman"/>
          <w:spacing w:val="-4"/>
          <w:lang w:val="ru-RU"/>
        </w:rPr>
        <w:t>) по широте и 15' (0</w:t>
      </w:r>
      <w:del w:id="2118" w:author="Ксения Кисанова" w:date="2017-01-19T15:15:00Z">
        <w:r w:rsidRPr="00260F2C" w:rsidDel="005812AE">
          <w:rPr>
            <w:rFonts w:ascii="Times New Roman" w:hAnsi="Times New Roman"/>
            <w:spacing w:val="-4"/>
            <w:lang w:val="ru-RU"/>
          </w:rPr>
          <w:delText>.</w:delText>
        </w:r>
      </w:del>
      <w:ins w:id="2119" w:author="Ксения Кисанова" w:date="2017-01-19T15:15:00Z">
        <w:r w:rsidR="005812AE">
          <w:rPr>
            <w:rFonts w:ascii="Times New Roman" w:hAnsi="Times New Roman"/>
            <w:spacing w:val="-4"/>
            <w:lang w:val="ru-RU"/>
          </w:rPr>
          <w:t>,</w:t>
        </w:r>
      </w:ins>
      <w:r w:rsidRPr="00260F2C">
        <w:rPr>
          <w:rFonts w:ascii="Times New Roman" w:hAnsi="Times New Roman"/>
          <w:spacing w:val="-4"/>
          <w:lang w:val="ru-RU"/>
        </w:rPr>
        <w:t>25</w:t>
      </w:r>
      <w:r w:rsidRPr="00260F2C">
        <w:rPr>
          <w:rFonts w:ascii="Times New Roman" w:hAnsi="Times New Roman"/>
          <w:spacing w:val="-4"/>
        </w:rPr>
        <w:sym w:font="Symbol" w:char="F0B0"/>
      </w:r>
      <w:r w:rsidRPr="00260F2C">
        <w:rPr>
          <w:rFonts w:ascii="Times New Roman" w:hAnsi="Times New Roman"/>
          <w:spacing w:val="-4"/>
          <w:lang w:val="ru-RU"/>
        </w:rPr>
        <w:t xml:space="preserve">) по долготе. </w:t>
      </w:r>
      <w:r w:rsidRPr="00260F2C">
        <w:rPr>
          <w:rFonts w:ascii="Times New Roman" w:hAnsi="Times New Roman"/>
          <w:spacing w:val="-4"/>
        </w:rPr>
        <w:t>C</w:t>
      </w:r>
      <w:proofErr w:type="spellStart"/>
      <w:r w:rsidRPr="00260F2C">
        <w:rPr>
          <w:rFonts w:ascii="Times New Roman" w:hAnsi="Times New Roman"/>
          <w:spacing w:val="-4"/>
          <w:lang w:val="ru-RU"/>
        </w:rPr>
        <w:t>ейсмическ</w:t>
      </w:r>
      <w:ins w:id="2120" w:author="Ксения Кисанова" w:date="2017-01-19T15:15:00Z">
        <w:r w:rsidR="005812AE">
          <w:rPr>
            <w:rFonts w:ascii="Times New Roman" w:hAnsi="Times New Roman"/>
            <w:spacing w:val="-4"/>
            <w:lang w:val="ru-RU"/>
          </w:rPr>
          <w:t>ую</w:t>
        </w:r>
      </w:ins>
      <w:proofErr w:type="spellEnd"/>
      <w:del w:id="2121" w:author="Ксения Кисанова" w:date="2017-01-19T15:15:00Z">
        <w:r w:rsidRPr="00260F2C" w:rsidDel="005812AE">
          <w:rPr>
            <w:rFonts w:ascii="Times New Roman" w:hAnsi="Times New Roman"/>
            <w:spacing w:val="-4"/>
            <w:lang w:val="ru-RU"/>
          </w:rPr>
          <w:delText>ая</w:delText>
        </w:r>
      </w:del>
      <w:r w:rsidRPr="00260F2C">
        <w:rPr>
          <w:rFonts w:ascii="Times New Roman" w:hAnsi="Times New Roman"/>
          <w:spacing w:val="-4"/>
          <w:lang w:val="ru-RU"/>
        </w:rPr>
        <w:t xml:space="preserve"> активность </w:t>
      </w:r>
      <w:del w:id="2122" w:author="User" w:date="2016-11-07T16:20:00Z">
        <w:r w:rsidRPr="00260F2C" w:rsidDel="009E06D0">
          <w:rPr>
            <w:rFonts w:ascii="Times New Roman" w:hAnsi="Times New Roman"/>
            <w:spacing w:val="-4"/>
            <w:lang w:val="ru-RU"/>
          </w:rPr>
          <w:delText xml:space="preserve">определяется </w:delText>
        </w:r>
      </w:del>
      <w:ins w:id="2123" w:author="User" w:date="2016-11-07T16:20:00Z">
        <w:r w:rsidR="009E06D0">
          <w:rPr>
            <w:rFonts w:ascii="Times New Roman" w:hAnsi="Times New Roman"/>
            <w:spacing w:val="-4"/>
            <w:lang w:val="ru-RU"/>
          </w:rPr>
          <w:t>рассчитывают</w:t>
        </w:r>
        <w:r w:rsidR="009E06D0" w:rsidRPr="00260F2C">
          <w:rPr>
            <w:rFonts w:ascii="Times New Roman" w:hAnsi="Times New Roman"/>
            <w:spacing w:val="-4"/>
            <w:lang w:val="ru-RU"/>
          </w:rPr>
          <w:t xml:space="preserve"> </w:t>
        </w:r>
      </w:ins>
      <w:r w:rsidRPr="00260F2C">
        <w:rPr>
          <w:rFonts w:ascii="Times New Roman" w:hAnsi="Times New Roman"/>
          <w:spacing w:val="-4"/>
          <w:lang w:val="ru-RU"/>
        </w:rPr>
        <w:t>по формуле</w:t>
      </w:r>
      <w:del w:id="2124" w:author="User" w:date="2016-11-07T16:20:00Z">
        <w:r w:rsidRPr="00260F2C" w:rsidDel="009E06D0">
          <w:rPr>
            <w:rFonts w:ascii="Times New Roman" w:hAnsi="Times New Roman"/>
            <w:spacing w:val="-4"/>
            <w:lang w:val="ru-RU"/>
          </w:rPr>
          <w:delText xml:space="preserve">: </w:delText>
        </w:r>
      </w:del>
    </w:p>
    <w:p w:rsidR="005A32EE" w:rsidRPr="00260F2C" w:rsidRDefault="005812AE">
      <w:pPr>
        <w:spacing w:after="120" w:line="360" w:lineRule="auto"/>
        <w:ind w:firstLine="567"/>
        <w:jc w:val="center"/>
        <w:rPr>
          <w:rFonts w:ascii="Times New Roman" w:hAnsi="Times New Roman"/>
          <w:lang w:val="ru-RU"/>
        </w:rPr>
        <w:pPrChange w:id="2125" w:author="Павел Смирнов" w:date="2016-12-29T11:10:00Z">
          <w:pPr>
            <w:spacing w:after="120"/>
            <w:ind w:firstLine="567"/>
            <w:jc w:val="center"/>
          </w:pPr>
        </w:pPrChange>
      </w:pPr>
      <w:ins w:id="2126" w:author="Ксения Кисанова" w:date="2017-01-19T15:16:00Z">
        <w:r>
          <w:rPr>
            <w:rFonts w:ascii="Times New Roman" w:hAnsi="Times New Roman"/>
            <w:lang w:val="ru-RU"/>
          </w:rPr>
          <w:t xml:space="preserve">                                              </w:t>
        </w:r>
      </w:ins>
      <m:oMath>
        <m:sSub>
          <m:sSubPr>
            <m:ctrlPr>
              <w:rPr>
                <w:rFonts w:ascii="Cambria Math" w:hAnsi="Cambria Math"/>
                <w:i/>
              </w:rPr>
            </m:ctrlPr>
          </m:sSubPr>
          <m:e>
            <m:r>
              <w:rPr>
                <w:rFonts w:ascii="Cambria Math" w:hAnsi="Cambria Math"/>
              </w:rPr>
              <m:t>A</m:t>
            </m:r>
          </m:e>
          <m:sub>
            <m:r>
              <w:rPr>
                <w:rFonts w:ascii="Cambria Math" w:hAnsi="Cambria Math"/>
                <w:lang w:val="ru-RU"/>
              </w:rPr>
              <m:t>0</m:t>
            </m:r>
          </m:sub>
        </m:sSub>
        <m:r>
          <w:rPr>
            <w:rFonts w:ascii="Cambria Math" w:hAnsi="Cambria Math"/>
            <w:lang w:val="ru-RU"/>
          </w:rPr>
          <m:t>=</m:t>
        </m:r>
        <m:f>
          <m:fPr>
            <m:ctrlPr>
              <w:rPr>
                <w:rFonts w:ascii="Cambria Math" w:hAnsi="Cambria Math"/>
                <w:i/>
              </w:rPr>
            </m:ctrlPr>
          </m:fPr>
          <m:num>
            <m:r>
              <w:rPr>
                <w:rFonts w:ascii="Cambria Math" w:hAnsi="Cambria Math"/>
                <w:lang w:val="ru-RU"/>
              </w:rPr>
              <m:t>(1-</m:t>
            </m:r>
            <m:sSup>
              <m:sSupPr>
                <m:ctrlPr>
                  <w:rPr>
                    <w:rFonts w:ascii="Cambria Math" w:hAnsi="Cambria Math"/>
                    <w:i/>
                  </w:rPr>
                </m:ctrlPr>
              </m:sSupPr>
              <m:e>
                <m:r>
                  <w:rPr>
                    <w:rFonts w:ascii="Cambria Math" w:hAnsi="Cambria Math"/>
                    <w:lang w:val="ru-RU"/>
                  </w:rPr>
                  <m:t>10</m:t>
                </m:r>
              </m:e>
              <m:sup>
                <m:r>
                  <w:rPr>
                    <w:rFonts w:ascii="Cambria Math" w:hAnsi="Cambria Math"/>
                    <w:lang w:val="ru-RU"/>
                  </w:rPr>
                  <m:t>-</m:t>
                </m:r>
                <m:r>
                  <w:rPr>
                    <w:rFonts w:ascii="Cambria Math" w:hAnsi="Cambria Math"/>
                  </w:rPr>
                  <m:t>b</m:t>
                </m:r>
              </m:sup>
            </m:sSup>
            <m:r>
              <w:rPr>
                <w:rFonts w:ascii="Cambria Math" w:hAnsi="Cambria Math"/>
                <w:lang w:val="ru-RU"/>
              </w:rPr>
              <m:t>)</m:t>
            </m:r>
          </m:num>
          <m:den>
            <m:sSup>
              <m:sSupPr>
                <m:ctrlPr>
                  <w:rPr>
                    <w:rFonts w:ascii="Cambria Math" w:hAnsi="Cambria Math"/>
                    <w:i/>
                  </w:rPr>
                </m:ctrlPr>
              </m:sSupPr>
              <m:e>
                <m:r>
                  <w:rPr>
                    <w:rFonts w:ascii="Cambria Math" w:hAnsi="Cambria Math"/>
                    <w:lang w:val="ru-RU"/>
                  </w:rPr>
                  <m:t>10</m:t>
                </m:r>
              </m:e>
              <m:sup>
                <m:r>
                  <w:rPr>
                    <w:rFonts w:ascii="Cambria Math" w:hAnsi="Cambria Math"/>
                    <w:lang w:val="ru-RU"/>
                  </w:rPr>
                  <m:t>-</m:t>
                </m:r>
                <m:r>
                  <w:rPr>
                    <w:rFonts w:ascii="Cambria Math" w:hAnsi="Cambria Math"/>
                  </w:rPr>
                  <m:t>b</m:t>
                </m:r>
                <m:r>
                  <w:rPr>
                    <w:rFonts w:ascii="Cambria Math" w:hAnsi="Cambria Math"/>
                    <w:lang w:val="ru-RU"/>
                  </w:rPr>
                  <m:t>(</m:t>
                </m:r>
                <m:sSub>
                  <m:sSubPr>
                    <m:ctrlPr>
                      <w:rPr>
                        <w:rFonts w:ascii="Cambria Math" w:hAnsi="Cambria Math"/>
                        <w:i/>
                      </w:rPr>
                    </m:ctrlPr>
                  </m:sSubPr>
                  <m:e>
                    <m:r>
                      <w:rPr>
                        <w:rFonts w:ascii="Cambria Math" w:hAnsi="Cambria Math"/>
                      </w:rPr>
                      <m:t>M</m:t>
                    </m:r>
                  </m:e>
                  <m:sub>
                    <m:r>
                      <m:rPr>
                        <m:sty m:val="p"/>
                      </m:rPr>
                      <w:rPr>
                        <w:rFonts w:ascii="Cambria Math" w:hAnsi="Cambria Math"/>
                      </w:rPr>
                      <m:t>min</m:t>
                    </m:r>
                  </m:sub>
                </m:sSub>
                <m:r>
                  <w:rPr>
                    <w:rFonts w:ascii="Cambria Math" w:hAnsi="Cambria Math"/>
                    <w:lang w:val="ru-RU"/>
                  </w:rPr>
                  <m:t>-</m:t>
                </m:r>
                <m:sSub>
                  <m:sSubPr>
                    <m:ctrlPr>
                      <w:rPr>
                        <w:rFonts w:ascii="Cambria Math" w:hAnsi="Cambria Math"/>
                        <w:i/>
                      </w:rPr>
                    </m:ctrlPr>
                  </m:sSubPr>
                  <m:e>
                    <m:r>
                      <w:rPr>
                        <w:rFonts w:ascii="Cambria Math" w:hAnsi="Cambria Math"/>
                      </w:rPr>
                      <m:t>M</m:t>
                    </m:r>
                  </m:e>
                  <m:sub>
                    <m:r>
                      <w:rPr>
                        <w:rFonts w:ascii="Cambria Math" w:hAnsi="Cambria Math"/>
                        <w:lang w:val="ru-RU"/>
                      </w:rPr>
                      <m:t>0</m:t>
                    </m:r>
                  </m:sub>
                </m:sSub>
                <m:r>
                  <w:rPr>
                    <w:rFonts w:ascii="Cambria Math" w:hAnsi="Cambria Math"/>
                    <w:lang w:val="ru-RU"/>
                  </w:rPr>
                  <m:t>)</m:t>
                </m:r>
              </m:sup>
            </m:sSup>
          </m:den>
        </m:f>
        <m:r>
          <w:ins w:id="2127" w:author="Ксения Кисанова" w:date="2017-01-19T15:15:00Z">
            <w:rPr>
              <w:rFonts w:ascii="Cambria Math" w:hAnsi="Cambria Math"/>
              <w:lang w:val="ru-RU"/>
            </w:rPr>
            <m:t>∙</m:t>
          </w:ins>
        </m:r>
        <m:r>
          <w:del w:id="2128" w:author="Ксения Кисанова" w:date="2017-01-19T15:15:00Z">
            <w:rPr>
              <w:rFonts w:ascii="Cambria Math" w:hAnsi="Cambria Math"/>
              <w:lang w:val="ru-RU"/>
            </w:rPr>
            <m:t>×</m:t>
          </w:del>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lang w:val="ru-RU"/>
                  </w:rPr>
                  <m:t>0</m:t>
                </m:r>
              </m:sub>
            </m:sSub>
            <m:sSub>
              <m:sSubPr>
                <m:ctrlPr>
                  <w:rPr>
                    <w:rFonts w:ascii="Cambria Math" w:hAnsi="Cambria Math"/>
                    <w:i/>
                  </w:rPr>
                </m:ctrlPr>
              </m:sSubPr>
              <m:e>
                <m:r>
                  <w:rPr>
                    <w:rFonts w:ascii="Cambria Math" w:hAnsi="Cambria Math"/>
                  </w:rPr>
                  <m:t>S</m:t>
                </m:r>
              </m:e>
              <m:sub>
                <m:r>
                  <w:rPr>
                    <w:rFonts w:ascii="Cambria Math" w:hAnsi="Cambria Math"/>
                    <w:lang w:val="ru-RU"/>
                  </w:rPr>
                  <m:t>0</m:t>
                </m:r>
              </m:sub>
            </m:sSub>
          </m:num>
          <m:den>
            <m:r>
              <w:rPr>
                <w:rFonts w:ascii="Cambria Math" w:hAnsi="Cambria Math"/>
              </w:rPr>
              <m:t>TS</m:t>
            </m:r>
          </m:den>
        </m:f>
        <m:sSub>
          <m:sSubPr>
            <m:ctrlPr>
              <w:rPr>
                <w:rFonts w:ascii="Cambria Math" w:hAnsi="Cambria Math"/>
                <w:i/>
              </w:rPr>
            </m:ctrlPr>
          </m:sSubPr>
          <m:e>
            <m:r>
              <w:ins w:id="2129" w:author="Ксения Кисанова" w:date="2017-01-19T15:15:00Z">
                <w:rPr>
                  <w:rFonts w:ascii="Cambria Math" w:hAnsi="Cambria Math"/>
                  <w:lang w:val="ru-RU"/>
                </w:rPr>
                <m:t>∙</m:t>
              </w:ins>
            </m:r>
            <m:r>
              <w:del w:id="2130" w:author="Ксения Кисанова" w:date="2017-01-19T15:15:00Z">
                <w:rPr>
                  <w:rFonts w:ascii="Cambria Math" w:hAnsi="Cambria Math"/>
                  <w:lang w:val="ru-RU"/>
                </w:rPr>
                <m:t>×</m:t>
              </w:del>
            </m:r>
            <m:r>
              <w:rPr>
                <w:rFonts w:ascii="Cambria Math" w:hAnsi="Cambria Math"/>
              </w:rPr>
              <m:t>N</m:t>
            </m:r>
          </m:e>
          <m:sub>
            <m:r>
              <w:rPr>
                <w:rFonts w:ascii="Cambria Math" w:hAnsi="Cambria Math"/>
              </w:rPr>
              <m:t>s</m:t>
            </m:r>
          </m:sub>
        </m:sSub>
      </m:oMath>
      <w:ins w:id="2131" w:author="Ксения Кисанова" w:date="2017-01-19T15:16:00Z">
        <w:r>
          <w:rPr>
            <w:rFonts w:ascii="Times New Roman" w:hAnsi="Times New Roman"/>
            <w:lang w:val="ru-RU"/>
          </w:rPr>
          <w:t>,                                        (7.1)</w:t>
        </w:r>
      </w:ins>
      <w:del w:id="2132" w:author="Ксения Кисанова" w:date="2017-01-19T15:16:00Z">
        <w:r w:rsidR="005A32EE" w:rsidRPr="00260F2C" w:rsidDel="005812AE">
          <w:rPr>
            <w:rFonts w:ascii="Times New Roman" w:hAnsi="Times New Roman"/>
            <w:lang w:val="ru-RU"/>
          </w:rPr>
          <w:delText xml:space="preserve"> ,</w:delText>
        </w:r>
      </w:del>
      <w:del w:id="2133" w:author="User" w:date="2016-11-07T16:20:00Z">
        <w:r w:rsidR="005A32EE" w:rsidRPr="00260F2C" w:rsidDel="009E06D0">
          <w:rPr>
            <w:rFonts w:ascii="Times New Roman" w:hAnsi="Times New Roman"/>
            <w:lang w:val="ru-RU"/>
          </w:rPr>
          <w:delText xml:space="preserve">   где</w:delText>
        </w:r>
      </w:del>
    </w:p>
    <w:p w:rsidR="009E06D0" w:rsidRDefault="005A32EE">
      <w:pPr>
        <w:spacing w:after="120" w:line="360" w:lineRule="auto"/>
        <w:jc w:val="both"/>
        <w:rPr>
          <w:ins w:id="2134" w:author="User" w:date="2016-11-07T16:20:00Z"/>
          <w:rFonts w:ascii="Times New Roman" w:hAnsi="Times New Roman"/>
          <w:lang w:val="ru-RU"/>
        </w:rPr>
        <w:pPrChange w:id="2135" w:author="Павел Смирнов" w:date="2016-12-29T11:21:00Z">
          <w:pPr>
            <w:spacing w:after="120"/>
            <w:ind w:firstLine="567"/>
            <w:jc w:val="both"/>
          </w:pPr>
        </w:pPrChange>
      </w:pPr>
      <w:r w:rsidRPr="00260F2C">
        <w:rPr>
          <w:rFonts w:ascii="Times New Roman" w:hAnsi="Times New Roman"/>
          <w:lang w:val="ru-RU"/>
        </w:rPr>
        <w:t xml:space="preserve">где </w:t>
      </w:r>
      <w:r w:rsidRPr="00260F2C">
        <w:rPr>
          <w:rFonts w:ascii="Times New Roman" w:hAnsi="Times New Roman"/>
          <w:i/>
        </w:rPr>
        <w:t>b</w:t>
      </w:r>
      <w:r w:rsidRPr="00260F2C">
        <w:rPr>
          <w:rFonts w:ascii="Times New Roman" w:hAnsi="Times New Roman"/>
          <w:i/>
          <w:lang w:val="ru-RU"/>
        </w:rPr>
        <w:t xml:space="preserve"> </w:t>
      </w:r>
      <w:r w:rsidRPr="00260F2C">
        <w:rPr>
          <w:rFonts w:ascii="Times New Roman" w:hAnsi="Times New Roman"/>
          <w:lang w:val="ru-RU"/>
        </w:rPr>
        <w:t xml:space="preserve">– наклон графика повторяемости; </w:t>
      </w:r>
    </w:p>
    <w:p w:rsidR="009E06D0" w:rsidRDefault="005A32EE">
      <w:pPr>
        <w:spacing w:after="120" w:line="360" w:lineRule="auto"/>
        <w:ind w:firstLine="567"/>
        <w:jc w:val="both"/>
        <w:rPr>
          <w:ins w:id="2136" w:author="User" w:date="2016-11-07T16:21:00Z"/>
          <w:rFonts w:ascii="Times New Roman" w:hAnsi="Times New Roman"/>
          <w:lang w:val="ru-RU"/>
        </w:rPr>
        <w:pPrChange w:id="2137" w:author="Павел Смирнов" w:date="2016-12-29T11:10:00Z">
          <w:pPr>
            <w:spacing w:after="120"/>
            <w:ind w:firstLine="567"/>
            <w:jc w:val="both"/>
          </w:pPr>
        </w:pPrChange>
      </w:pPr>
      <w:proofErr w:type="spellStart"/>
      <w:r w:rsidRPr="00260F2C">
        <w:rPr>
          <w:rFonts w:ascii="Times New Roman" w:hAnsi="Times New Roman"/>
          <w:i/>
        </w:rPr>
        <w:t>M</w:t>
      </w:r>
      <w:r w:rsidRPr="009E06D0">
        <w:rPr>
          <w:rFonts w:ascii="Times New Roman" w:hAnsi="Times New Roman"/>
          <w:vertAlign w:val="subscript"/>
          <w:rPrChange w:id="2138" w:author="User" w:date="2016-11-07T16:21:00Z">
            <w:rPr>
              <w:rFonts w:ascii="Times New Roman" w:hAnsi="Times New Roman"/>
              <w:i/>
              <w:vertAlign w:val="subscript"/>
            </w:rPr>
          </w:rPrChange>
        </w:rPr>
        <w:t>min</w:t>
      </w:r>
      <w:proofErr w:type="spellEnd"/>
      <w:r w:rsidRPr="00260F2C">
        <w:rPr>
          <w:rFonts w:ascii="Times New Roman" w:hAnsi="Times New Roman"/>
          <w:i/>
          <w:vertAlign w:val="subscript"/>
          <w:lang w:val="ru-RU"/>
        </w:rPr>
        <w:t xml:space="preserve"> </w:t>
      </w:r>
      <w:r w:rsidRPr="00260F2C">
        <w:rPr>
          <w:rFonts w:ascii="Times New Roman" w:hAnsi="Times New Roman"/>
          <w:lang w:val="ru-RU"/>
        </w:rPr>
        <w:t>– наименьшая представительная магнитуда (уровень представительности);</w:t>
      </w:r>
    </w:p>
    <w:p w:rsidR="009E06D0" w:rsidRDefault="005A32EE">
      <w:pPr>
        <w:spacing w:after="120" w:line="360" w:lineRule="auto"/>
        <w:ind w:firstLine="567"/>
        <w:jc w:val="both"/>
        <w:rPr>
          <w:ins w:id="2139" w:author="User" w:date="2016-11-07T16:21:00Z"/>
          <w:rFonts w:ascii="Times New Roman" w:hAnsi="Times New Roman"/>
          <w:lang w:val="ru-RU"/>
        </w:rPr>
        <w:pPrChange w:id="2140" w:author="Павел Смирнов" w:date="2016-12-29T11:10:00Z">
          <w:pPr>
            <w:spacing w:after="120"/>
            <w:ind w:firstLine="567"/>
            <w:jc w:val="both"/>
          </w:pPr>
        </w:pPrChange>
      </w:pPr>
      <w:r w:rsidRPr="00260F2C">
        <w:rPr>
          <w:rFonts w:ascii="Times New Roman" w:hAnsi="Times New Roman"/>
          <w:i/>
        </w:rPr>
        <w:t>M</w:t>
      </w:r>
      <w:r w:rsidRPr="009E06D0">
        <w:rPr>
          <w:rFonts w:ascii="Times New Roman" w:hAnsi="Times New Roman"/>
          <w:vertAlign w:val="subscript"/>
          <w:lang w:val="ru-RU"/>
          <w:rPrChange w:id="2141" w:author="User" w:date="2016-11-07T16:21:00Z">
            <w:rPr>
              <w:rFonts w:ascii="Times New Roman" w:hAnsi="Times New Roman"/>
              <w:i/>
              <w:vertAlign w:val="subscript"/>
              <w:lang w:val="ru-RU"/>
            </w:rPr>
          </w:rPrChange>
        </w:rPr>
        <w:t>0</w:t>
      </w:r>
      <w:r w:rsidRPr="00260F2C">
        <w:rPr>
          <w:rFonts w:ascii="Times New Roman" w:hAnsi="Times New Roman"/>
          <w:lang w:val="ru-RU"/>
        </w:rPr>
        <w:t xml:space="preserve"> = 3</w:t>
      </w:r>
      <w:del w:id="2142" w:author="User" w:date="2016-11-07T16:21:00Z">
        <w:r w:rsidRPr="00260F2C" w:rsidDel="009E06D0">
          <w:rPr>
            <w:rFonts w:ascii="Times New Roman" w:hAnsi="Times New Roman"/>
            <w:lang w:val="ru-RU"/>
          </w:rPr>
          <w:delText>.</w:delText>
        </w:r>
      </w:del>
      <w:ins w:id="2143" w:author="User" w:date="2016-11-07T16:21:00Z">
        <w:r w:rsidR="009E06D0">
          <w:rPr>
            <w:rFonts w:ascii="Times New Roman" w:hAnsi="Times New Roman"/>
            <w:lang w:val="ru-RU"/>
          </w:rPr>
          <w:t>,</w:t>
        </w:r>
      </w:ins>
      <w:r w:rsidRPr="00260F2C">
        <w:rPr>
          <w:rFonts w:ascii="Times New Roman" w:hAnsi="Times New Roman"/>
          <w:lang w:val="ru-RU"/>
        </w:rPr>
        <w:t xml:space="preserve">33 – магнитуда землетрясений, которой соответствует рассчитываемая активность </w:t>
      </w:r>
      <w:r w:rsidRPr="00260F2C">
        <w:rPr>
          <w:rFonts w:ascii="Times New Roman" w:hAnsi="Times New Roman"/>
          <w:i/>
        </w:rPr>
        <w:t>A</w:t>
      </w:r>
      <w:r w:rsidRPr="009E06D0">
        <w:rPr>
          <w:rFonts w:ascii="Times New Roman" w:hAnsi="Times New Roman"/>
          <w:vertAlign w:val="subscript"/>
          <w:lang w:val="ru-RU"/>
          <w:rPrChange w:id="2144" w:author="User" w:date="2016-11-07T16:21:00Z">
            <w:rPr>
              <w:rFonts w:ascii="Times New Roman" w:hAnsi="Times New Roman"/>
              <w:i/>
              <w:vertAlign w:val="subscript"/>
              <w:lang w:val="ru-RU"/>
            </w:rPr>
          </w:rPrChange>
        </w:rPr>
        <w:t>0</w:t>
      </w:r>
      <w:r w:rsidRPr="00260F2C">
        <w:rPr>
          <w:rFonts w:ascii="Times New Roman" w:hAnsi="Times New Roman"/>
          <w:lang w:val="ru-RU"/>
        </w:rPr>
        <w:t xml:space="preserve">; </w:t>
      </w:r>
    </w:p>
    <w:p w:rsidR="005812AE" w:rsidRDefault="005812AE" w:rsidP="005812AE">
      <w:pPr>
        <w:spacing w:after="120" w:line="360" w:lineRule="auto"/>
        <w:ind w:firstLine="567"/>
        <w:jc w:val="both"/>
        <w:rPr>
          <w:ins w:id="2145" w:author="Ксения Кисанова" w:date="2017-01-19T15:16:00Z"/>
          <w:rFonts w:ascii="Times New Roman" w:hAnsi="Times New Roman"/>
          <w:lang w:val="ru-RU"/>
        </w:rPr>
      </w:pPr>
      <w:ins w:id="2146" w:author="Ксения Кисанова" w:date="2017-01-19T15:16:00Z">
        <w:r w:rsidRPr="00260F2C">
          <w:rPr>
            <w:rFonts w:ascii="Times New Roman" w:hAnsi="Times New Roman"/>
            <w:i/>
          </w:rPr>
          <w:t>S</w:t>
        </w:r>
        <w:r w:rsidRPr="00F74FBD">
          <w:rPr>
            <w:rFonts w:ascii="Times New Roman" w:hAnsi="Times New Roman"/>
            <w:vertAlign w:val="subscript"/>
            <w:lang w:val="ru-RU"/>
          </w:rPr>
          <w:t>0</w:t>
        </w:r>
        <w:r w:rsidRPr="00260F2C">
          <w:rPr>
            <w:rFonts w:ascii="Times New Roman" w:hAnsi="Times New Roman"/>
            <w:i/>
            <w:vertAlign w:val="subscript"/>
            <w:lang w:val="ru-RU"/>
          </w:rPr>
          <w:t xml:space="preserve"> </w:t>
        </w:r>
        <w:r w:rsidRPr="00260F2C">
          <w:rPr>
            <w:rFonts w:ascii="Times New Roman" w:hAnsi="Times New Roman"/>
            <w:lang w:val="ru-RU"/>
          </w:rPr>
          <w:t xml:space="preserve">– принятая в соответствии с </w:t>
        </w:r>
        <w:r w:rsidRPr="00260F2C">
          <w:rPr>
            <w:rFonts w:ascii="Times New Roman" w:hAnsi="Times New Roman"/>
            <w:i/>
          </w:rPr>
          <w:t>A</w:t>
        </w:r>
        <w:r w:rsidRPr="00F74FBD">
          <w:rPr>
            <w:rFonts w:ascii="Times New Roman" w:hAnsi="Times New Roman"/>
            <w:vertAlign w:val="subscript"/>
            <w:lang w:val="ru-RU"/>
          </w:rPr>
          <w:t>0</w:t>
        </w:r>
        <w:r w:rsidRPr="00260F2C">
          <w:rPr>
            <w:rFonts w:ascii="Times New Roman" w:hAnsi="Times New Roman"/>
            <w:i/>
            <w:vertAlign w:val="subscript"/>
            <w:lang w:val="ru-RU"/>
          </w:rPr>
          <w:t xml:space="preserve"> </w:t>
        </w:r>
        <w:r w:rsidRPr="00260F2C">
          <w:rPr>
            <w:rFonts w:ascii="Times New Roman" w:hAnsi="Times New Roman"/>
            <w:lang w:val="ru-RU"/>
          </w:rPr>
          <w:t xml:space="preserve">единица нормирования по площади (в данном случае </w:t>
        </w:r>
        <w:r w:rsidRPr="00260F2C">
          <w:rPr>
            <w:rFonts w:ascii="Times New Roman" w:hAnsi="Times New Roman"/>
            <w:i/>
          </w:rPr>
          <w:t>S</w:t>
        </w:r>
        <w:r w:rsidRPr="00F74FBD">
          <w:rPr>
            <w:rFonts w:ascii="Times New Roman" w:hAnsi="Times New Roman"/>
            <w:vertAlign w:val="subscript"/>
            <w:lang w:val="ru-RU"/>
          </w:rPr>
          <w:t>0</w:t>
        </w:r>
        <w:r w:rsidRPr="00260F2C">
          <w:rPr>
            <w:rFonts w:ascii="Times New Roman" w:hAnsi="Times New Roman"/>
            <w:lang w:val="ru-RU"/>
          </w:rPr>
          <w:t xml:space="preserve"> = 1000 км</w:t>
        </w:r>
        <w:r w:rsidRPr="00260F2C">
          <w:rPr>
            <w:rFonts w:ascii="Times New Roman" w:hAnsi="Times New Roman"/>
            <w:vertAlign w:val="superscript"/>
            <w:lang w:val="ru-RU"/>
          </w:rPr>
          <w:t>2</w:t>
        </w:r>
        <w:r>
          <w:rPr>
            <w:rFonts w:ascii="Times New Roman" w:hAnsi="Times New Roman"/>
            <w:lang w:val="ru-RU"/>
          </w:rPr>
          <w:t>);</w:t>
        </w:r>
      </w:ins>
    </w:p>
    <w:p w:rsidR="005812AE" w:rsidRDefault="005812AE" w:rsidP="005812AE">
      <w:pPr>
        <w:spacing w:after="120" w:line="360" w:lineRule="auto"/>
        <w:ind w:firstLine="567"/>
        <w:jc w:val="both"/>
        <w:rPr>
          <w:ins w:id="2147" w:author="Ксения Кисанова" w:date="2017-01-19T15:16:00Z"/>
          <w:rFonts w:ascii="Times New Roman" w:hAnsi="Times New Roman"/>
          <w:lang w:val="ru-RU"/>
        </w:rPr>
      </w:pPr>
      <w:ins w:id="2148" w:author="Ксения Кисанова" w:date="2017-01-19T15:16:00Z">
        <w:r w:rsidRPr="00260F2C">
          <w:rPr>
            <w:rFonts w:ascii="Times New Roman" w:hAnsi="Times New Roman"/>
            <w:i/>
            <w:lang w:val="ru-RU"/>
          </w:rPr>
          <w:t>Т</w:t>
        </w:r>
        <w:r w:rsidRPr="00F74FBD">
          <w:rPr>
            <w:rFonts w:ascii="Times New Roman" w:hAnsi="Times New Roman"/>
            <w:vertAlign w:val="subscript"/>
            <w:lang w:val="ru-RU"/>
          </w:rPr>
          <w:t>0</w:t>
        </w:r>
        <w:r w:rsidRPr="00260F2C">
          <w:rPr>
            <w:rFonts w:ascii="Times New Roman" w:hAnsi="Times New Roman"/>
            <w:i/>
            <w:vertAlign w:val="subscript"/>
            <w:lang w:val="ru-RU"/>
          </w:rPr>
          <w:t xml:space="preserve"> </w:t>
        </w:r>
        <w:r w:rsidRPr="00260F2C">
          <w:rPr>
            <w:rFonts w:ascii="Times New Roman" w:hAnsi="Times New Roman"/>
            <w:lang w:val="ru-RU"/>
          </w:rPr>
          <w:t>– единица времени (</w:t>
        </w:r>
        <w:r>
          <w:rPr>
            <w:rFonts w:ascii="Times New Roman" w:hAnsi="Times New Roman"/>
            <w:lang w:val="ru-RU"/>
          </w:rPr>
          <w:t>один</w:t>
        </w:r>
        <w:r w:rsidRPr="00260F2C">
          <w:rPr>
            <w:rFonts w:ascii="Times New Roman" w:hAnsi="Times New Roman"/>
            <w:lang w:val="ru-RU"/>
          </w:rPr>
          <w:t xml:space="preserve"> год); </w:t>
        </w:r>
      </w:ins>
    </w:p>
    <w:p w:rsidR="009E06D0" w:rsidRDefault="005A32EE">
      <w:pPr>
        <w:spacing w:after="120" w:line="360" w:lineRule="auto"/>
        <w:ind w:firstLine="567"/>
        <w:jc w:val="both"/>
        <w:rPr>
          <w:ins w:id="2149" w:author="User" w:date="2016-11-07T16:21:00Z"/>
          <w:rFonts w:ascii="Times New Roman" w:hAnsi="Times New Roman"/>
          <w:lang w:val="ru-RU"/>
        </w:rPr>
        <w:pPrChange w:id="2150" w:author="Павел Смирнов" w:date="2016-12-29T11:10:00Z">
          <w:pPr>
            <w:spacing w:after="120"/>
            <w:ind w:firstLine="567"/>
            <w:jc w:val="both"/>
          </w:pPr>
        </w:pPrChange>
      </w:pPr>
      <w:r w:rsidRPr="00260F2C">
        <w:rPr>
          <w:rFonts w:ascii="Times New Roman" w:hAnsi="Times New Roman"/>
          <w:i/>
        </w:rPr>
        <w:t>S</w:t>
      </w:r>
      <w:r w:rsidRPr="00260F2C">
        <w:rPr>
          <w:rFonts w:ascii="Times New Roman" w:hAnsi="Times New Roman"/>
          <w:i/>
          <w:lang w:val="ru-RU"/>
        </w:rPr>
        <w:t xml:space="preserve"> </w:t>
      </w:r>
      <w:r w:rsidRPr="00260F2C">
        <w:rPr>
          <w:rFonts w:ascii="Times New Roman" w:hAnsi="Times New Roman"/>
          <w:lang w:val="ru-RU"/>
        </w:rPr>
        <w:t xml:space="preserve">– </w:t>
      </w:r>
      <w:proofErr w:type="gramStart"/>
      <w:r w:rsidRPr="00260F2C">
        <w:rPr>
          <w:rFonts w:ascii="Times New Roman" w:hAnsi="Times New Roman"/>
          <w:lang w:val="ru-RU"/>
        </w:rPr>
        <w:t>площадь</w:t>
      </w:r>
      <w:proofErr w:type="gramEnd"/>
      <w:r w:rsidRPr="00260F2C">
        <w:rPr>
          <w:rFonts w:ascii="Times New Roman" w:hAnsi="Times New Roman"/>
          <w:lang w:val="ru-RU"/>
        </w:rPr>
        <w:t xml:space="preserve"> площадки осреднения; </w:t>
      </w:r>
    </w:p>
    <w:p w:rsidR="009E06D0" w:rsidRDefault="005A32EE">
      <w:pPr>
        <w:spacing w:after="120" w:line="360" w:lineRule="auto"/>
        <w:ind w:firstLine="567"/>
        <w:jc w:val="both"/>
        <w:rPr>
          <w:ins w:id="2151" w:author="User" w:date="2016-11-07T16:21:00Z"/>
          <w:rFonts w:ascii="Times New Roman" w:hAnsi="Times New Roman"/>
          <w:lang w:val="ru-RU"/>
        </w:rPr>
        <w:pPrChange w:id="2152" w:author="Павел Смирнов" w:date="2016-12-29T11:10:00Z">
          <w:pPr>
            <w:spacing w:after="120"/>
            <w:ind w:firstLine="567"/>
            <w:jc w:val="both"/>
          </w:pPr>
        </w:pPrChange>
      </w:pPr>
      <w:r w:rsidRPr="00260F2C">
        <w:rPr>
          <w:rFonts w:ascii="Times New Roman" w:hAnsi="Times New Roman"/>
          <w:i/>
          <w:lang w:val="ru-RU"/>
        </w:rPr>
        <w:t xml:space="preserve">Т </w:t>
      </w:r>
      <w:r w:rsidRPr="00260F2C">
        <w:rPr>
          <w:rFonts w:ascii="Times New Roman" w:hAnsi="Times New Roman"/>
          <w:lang w:val="ru-RU"/>
        </w:rPr>
        <w:t xml:space="preserve">– период представительного наблюдения землетрясений; </w:t>
      </w:r>
    </w:p>
    <w:p w:rsidR="009E06D0" w:rsidDel="005812AE" w:rsidRDefault="005A32EE">
      <w:pPr>
        <w:spacing w:after="120" w:line="360" w:lineRule="auto"/>
        <w:ind w:firstLine="567"/>
        <w:jc w:val="both"/>
        <w:rPr>
          <w:ins w:id="2153" w:author="User" w:date="2016-11-07T16:21:00Z"/>
          <w:del w:id="2154" w:author="Ксения Кисанова" w:date="2017-01-19T15:16:00Z"/>
          <w:rFonts w:ascii="Times New Roman" w:hAnsi="Times New Roman"/>
          <w:lang w:val="ru-RU"/>
        </w:rPr>
        <w:pPrChange w:id="2155" w:author="Павел Смирнов" w:date="2016-12-29T11:10:00Z">
          <w:pPr>
            <w:spacing w:after="120"/>
            <w:ind w:firstLine="567"/>
            <w:jc w:val="both"/>
          </w:pPr>
        </w:pPrChange>
      </w:pPr>
      <w:del w:id="2156" w:author="Ксения Кисанова" w:date="2017-01-19T15:16:00Z">
        <w:r w:rsidRPr="00260F2C" w:rsidDel="005812AE">
          <w:rPr>
            <w:rFonts w:ascii="Times New Roman" w:hAnsi="Times New Roman"/>
            <w:i/>
          </w:rPr>
          <w:delText>S</w:delText>
        </w:r>
        <w:r w:rsidRPr="009E06D0" w:rsidDel="005812AE">
          <w:rPr>
            <w:rFonts w:ascii="Times New Roman" w:hAnsi="Times New Roman"/>
            <w:vertAlign w:val="subscript"/>
            <w:lang w:val="ru-RU"/>
            <w:rPrChange w:id="2157" w:author="User" w:date="2016-11-07T16:21:00Z">
              <w:rPr>
                <w:rFonts w:ascii="Times New Roman" w:hAnsi="Times New Roman"/>
                <w:i/>
                <w:vertAlign w:val="subscript"/>
                <w:lang w:val="ru-RU"/>
              </w:rPr>
            </w:rPrChange>
          </w:rPr>
          <w:delText>0</w:delText>
        </w:r>
        <w:r w:rsidRPr="00260F2C" w:rsidDel="005812AE">
          <w:rPr>
            <w:rFonts w:ascii="Times New Roman" w:hAnsi="Times New Roman"/>
            <w:i/>
            <w:vertAlign w:val="subscript"/>
            <w:lang w:val="ru-RU"/>
          </w:rPr>
          <w:delText xml:space="preserve"> </w:delText>
        </w:r>
        <w:r w:rsidRPr="00260F2C" w:rsidDel="005812AE">
          <w:rPr>
            <w:rFonts w:ascii="Times New Roman" w:hAnsi="Times New Roman"/>
            <w:lang w:val="ru-RU"/>
          </w:rPr>
          <w:delText xml:space="preserve">– принятая в соответствии с </w:delText>
        </w:r>
        <w:r w:rsidRPr="00260F2C" w:rsidDel="005812AE">
          <w:rPr>
            <w:rFonts w:ascii="Times New Roman" w:hAnsi="Times New Roman"/>
            <w:i/>
          </w:rPr>
          <w:delText>A</w:delText>
        </w:r>
        <w:r w:rsidRPr="009E06D0" w:rsidDel="005812AE">
          <w:rPr>
            <w:rFonts w:ascii="Times New Roman" w:hAnsi="Times New Roman"/>
            <w:vertAlign w:val="subscript"/>
            <w:lang w:val="ru-RU"/>
            <w:rPrChange w:id="2158" w:author="User" w:date="2016-11-07T16:21:00Z">
              <w:rPr>
                <w:rFonts w:ascii="Times New Roman" w:hAnsi="Times New Roman"/>
                <w:i/>
                <w:vertAlign w:val="subscript"/>
                <w:lang w:val="ru-RU"/>
              </w:rPr>
            </w:rPrChange>
          </w:rPr>
          <w:delText>0</w:delText>
        </w:r>
        <w:r w:rsidRPr="00260F2C" w:rsidDel="005812AE">
          <w:rPr>
            <w:rFonts w:ascii="Times New Roman" w:hAnsi="Times New Roman"/>
            <w:i/>
            <w:vertAlign w:val="subscript"/>
            <w:lang w:val="ru-RU"/>
          </w:rPr>
          <w:delText xml:space="preserve"> </w:delText>
        </w:r>
        <w:r w:rsidRPr="00260F2C" w:rsidDel="005812AE">
          <w:rPr>
            <w:rFonts w:ascii="Times New Roman" w:hAnsi="Times New Roman"/>
            <w:lang w:val="ru-RU"/>
          </w:rPr>
          <w:delText xml:space="preserve">единица нормирования по площади (в данном случае </w:delText>
        </w:r>
        <w:r w:rsidRPr="00260F2C" w:rsidDel="005812AE">
          <w:rPr>
            <w:rFonts w:ascii="Times New Roman" w:hAnsi="Times New Roman"/>
            <w:i/>
          </w:rPr>
          <w:delText>S</w:delText>
        </w:r>
        <w:r w:rsidRPr="009E06D0" w:rsidDel="005812AE">
          <w:rPr>
            <w:rFonts w:ascii="Times New Roman" w:hAnsi="Times New Roman"/>
            <w:vertAlign w:val="subscript"/>
            <w:lang w:val="ru-RU"/>
            <w:rPrChange w:id="2159" w:author="User" w:date="2016-11-07T16:21:00Z">
              <w:rPr>
                <w:rFonts w:ascii="Times New Roman" w:hAnsi="Times New Roman"/>
                <w:i/>
                <w:vertAlign w:val="subscript"/>
                <w:lang w:val="ru-RU"/>
              </w:rPr>
            </w:rPrChange>
          </w:rPr>
          <w:delText>0</w:delText>
        </w:r>
        <w:r w:rsidRPr="00260F2C" w:rsidDel="005812AE">
          <w:rPr>
            <w:rFonts w:ascii="Times New Roman" w:hAnsi="Times New Roman"/>
            <w:lang w:val="ru-RU"/>
          </w:rPr>
          <w:delText xml:space="preserve"> = 1000 км</w:delText>
        </w:r>
        <w:r w:rsidRPr="00260F2C" w:rsidDel="005812AE">
          <w:rPr>
            <w:rFonts w:ascii="Times New Roman" w:hAnsi="Times New Roman"/>
            <w:vertAlign w:val="superscript"/>
            <w:lang w:val="ru-RU"/>
          </w:rPr>
          <w:delText>2</w:delText>
        </w:r>
        <w:r w:rsidRPr="00260F2C" w:rsidDel="005812AE">
          <w:rPr>
            <w:rFonts w:ascii="Times New Roman" w:hAnsi="Times New Roman"/>
            <w:lang w:val="ru-RU"/>
          </w:rPr>
          <w:delText xml:space="preserve">), </w:delText>
        </w:r>
      </w:del>
    </w:p>
    <w:p w:rsidR="009E06D0" w:rsidDel="005812AE" w:rsidRDefault="005A32EE">
      <w:pPr>
        <w:spacing w:after="120" w:line="360" w:lineRule="auto"/>
        <w:ind w:firstLine="567"/>
        <w:jc w:val="both"/>
        <w:rPr>
          <w:ins w:id="2160" w:author="User" w:date="2016-11-07T16:22:00Z"/>
          <w:del w:id="2161" w:author="Ксения Кисанова" w:date="2017-01-19T15:16:00Z"/>
          <w:rFonts w:ascii="Times New Roman" w:hAnsi="Times New Roman"/>
          <w:lang w:val="ru-RU"/>
        </w:rPr>
        <w:pPrChange w:id="2162" w:author="Павел Смирнов" w:date="2016-12-29T11:10:00Z">
          <w:pPr>
            <w:spacing w:after="120"/>
            <w:ind w:firstLine="567"/>
            <w:jc w:val="both"/>
          </w:pPr>
        </w:pPrChange>
      </w:pPr>
      <w:del w:id="2163" w:author="Ксения Кисанова" w:date="2017-01-19T15:16:00Z">
        <w:r w:rsidRPr="00260F2C" w:rsidDel="005812AE">
          <w:rPr>
            <w:rFonts w:ascii="Times New Roman" w:hAnsi="Times New Roman"/>
            <w:i/>
            <w:lang w:val="ru-RU"/>
          </w:rPr>
          <w:delText>Т</w:delText>
        </w:r>
        <w:r w:rsidRPr="009E06D0" w:rsidDel="005812AE">
          <w:rPr>
            <w:rFonts w:ascii="Times New Roman" w:hAnsi="Times New Roman"/>
            <w:vertAlign w:val="subscript"/>
            <w:lang w:val="ru-RU"/>
            <w:rPrChange w:id="2164" w:author="User" w:date="2016-11-07T16:22:00Z">
              <w:rPr>
                <w:rFonts w:ascii="Times New Roman" w:hAnsi="Times New Roman"/>
                <w:i/>
                <w:vertAlign w:val="subscript"/>
                <w:lang w:val="ru-RU"/>
              </w:rPr>
            </w:rPrChange>
          </w:rPr>
          <w:delText>0</w:delText>
        </w:r>
        <w:r w:rsidRPr="00260F2C" w:rsidDel="005812AE">
          <w:rPr>
            <w:rFonts w:ascii="Times New Roman" w:hAnsi="Times New Roman"/>
            <w:i/>
            <w:vertAlign w:val="subscript"/>
            <w:lang w:val="ru-RU"/>
          </w:rPr>
          <w:delText xml:space="preserve"> </w:delText>
        </w:r>
        <w:r w:rsidRPr="00260F2C" w:rsidDel="005812AE">
          <w:rPr>
            <w:rFonts w:ascii="Times New Roman" w:hAnsi="Times New Roman"/>
            <w:lang w:val="ru-RU"/>
          </w:rPr>
          <w:delText xml:space="preserve">– единица времени (1 </w:delText>
        </w:r>
      </w:del>
      <w:ins w:id="2165" w:author="User" w:date="2016-11-07T16:22:00Z">
        <w:del w:id="2166" w:author="Ксения Кисанова" w:date="2017-01-19T15:16:00Z">
          <w:r w:rsidR="009E06D0" w:rsidDel="005812AE">
            <w:rPr>
              <w:rFonts w:ascii="Times New Roman" w:hAnsi="Times New Roman"/>
              <w:lang w:val="ru-RU"/>
            </w:rPr>
            <w:delText>один</w:delText>
          </w:r>
          <w:r w:rsidR="009E06D0" w:rsidRPr="00260F2C" w:rsidDel="005812AE">
            <w:rPr>
              <w:rFonts w:ascii="Times New Roman" w:hAnsi="Times New Roman"/>
              <w:lang w:val="ru-RU"/>
            </w:rPr>
            <w:delText xml:space="preserve"> </w:delText>
          </w:r>
        </w:del>
      </w:ins>
      <w:del w:id="2167" w:author="Ксения Кисанова" w:date="2017-01-19T15:16:00Z">
        <w:r w:rsidRPr="00260F2C" w:rsidDel="005812AE">
          <w:rPr>
            <w:rFonts w:ascii="Times New Roman" w:hAnsi="Times New Roman"/>
            <w:lang w:val="ru-RU"/>
          </w:rPr>
          <w:delText xml:space="preserve">год); </w:delText>
        </w:r>
      </w:del>
    </w:p>
    <w:p w:rsidR="005A32EE" w:rsidRPr="00260F2C" w:rsidRDefault="005A32EE">
      <w:pPr>
        <w:spacing w:after="120" w:line="360" w:lineRule="auto"/>
        <w:ind w:firstLine="567"/>
        <w:jc w:val="both"/>
        <w:rPr>
          <w:rFonts w:ascii="Times New Roman" w:hAnsi="Times New Roman"/>
          <w:lang w:val="ru-RU"/>
        </w:rPr>
        <w:pPrChange w:id="2168" w:author="Павел Смирнов" w:date="2016-12-29T11:10:00Z">
          <w:pPr>
            <w:spacing w:after="120"/>
            <w:ind w:firstLine="567"/>
            <w:jc w:val="both"/>
          </w:pPr>
        </w:pPrChange>
      </w:pPr>
      <w:r w:rsidRPr="00260F2C">
        <w:rPr>
          <w:rFonts w:ascii="Times New Roman" w:hAnsi="Times New Roman"/>
          <w:i/>
        </w:rPr>
        <w:lastRenderedPageBreak/>
        <w:t>N</w:t>
      </w:r>
      <w:r w:rsidRPr="00260F2C">
        <w:rPr>
          <w:rFonts w:ascii="Times New Roman" w:hAnsi="Times New Roman"/>
          <w:i/>
          <w:vertAlign w:val="subscript"/>
        </w:rPr>
        <w:t>s</w:t>
      </w:r>
      <w:r w:rsidRPr="00260F2C">
        <w:rPr>
          <w:rFonts w:ascii="Times New Roman" w:hAnsi="Times New Roman"/>
          <w:i/>
          <w:vertAlign w:val="subscript"/>
          <w:lang w:val="ru-RU"/>
        </w:rPr>
        <w:t xml:space="preserve"> </w:t>
      </w:r>
      <w:r w:rsidRPr="00260F2C">
        <w:rPr>
          <w:rFonts w:ascii="Times New Roman" w:hAnsi="Times New Roman"/>
          <w:lang w:val="ru-RU"/>
        </w:rPr>
        <w:t>–</w:t>
      </w:r>
      <w:ins w:id="2169" w:author="User" w:date="2016-11-07T16:22:00Z">
        <w:r w:rsidR="009E06D0">
          <w:rPr>
            <w:rFonts w:ascii="Times New Roman" w:hAnsi="Times New Roman"/>
            <w:lang w:val="ru-RU"/>
          </w:rPr>
          <w:t xml:space="preserve"> </w:t>
        </w:r>
      </w:ins>
      <w:proofErr w:type="gramStart"/>
      <w:r w:rsidRPr="00260F2C">
        <w:rPr>
          <w:rFonts w:ascii="Times New Roman" w:hAnsi="Times New Roman"/>
          <w:lang w:val="ru-RU"/>
        </w:rPr>
        <w:t>общее</w:t>
      </w:r>
      <w:proofErr w:type="gramEnd"/>
      <w:r w:rsidRPr="00260F2C">
        <w:rPr>
          <w:rFonts w:ascii="Times New Roman" w:hAnsi="Times New Roman"/>
          <w:lang w:val="ru-RU"/>
        </w:rPr>
        <w:t xml:space="preserve"> число землетрясений различных магнитуд </w:t>
      </w:r>
      <w:r w:rsidRPr="00260F2C">
        <w:rPr>
          <w:rFonts w:ascii="Times New Roman" w:hAnsi="Times New Roman"/>
          <w:lang w:val="ru-RU"/>
        </w:rPr>
        <w:br/>
      </w:r>
      <w:r w:rsidRPr="00260F2C">
        <w:rPr>
          <w:rFonts w:ascii="Times New Roman" w:hAnsi="Times New Roman"/>
          <w:i/>
        </w:rPr>
        <w:t>M</w:t>
      </w:r>
      <w:r w:rsidRPr="00260F2C">
        <w:rPr>
          <w:rFonts w:ascii="Times New Roman" w:hAnsi="Times New Roman"/>
          <w:i/>
          <w:lang w:val="ru-RU"/>
        </w:rPr>
        <w:t xml:space="preserve"> </w:t>
      </w:r>
      <w:ins w:id="2170" w:author="Ксения Кисанова" w:date="2017-01-19T15:17:00Z">
        <w:r w:rsidR="005812AE" w:rsidRPr="005812AE">
          <w:rPr>
            <w:rFonts w:ascii="Times New Roman" w:hAnsi="Times New Roman"/>
            <w:i/>
            <w:lang w:val="ru-RU"/>
            <w:rPrChange w:id="2171" w:author="Ксения Кисанова" w:date="2017-01-19T15:17:00Z">
              <w:rPr>
                <w:rFonts w:ascii="Times New Roman" w:hAnsi="Times New Roman"/>
                <w:i/>
              </w:rPr>
            </w:rPrChange>
          </w:rPr>
          <w:t>≥</w:t>
        </w:r>
      </w:ins>
      <w:del w:id="2172" w:author="Ксения Кисанова" w:date="2017-01-19T15:16:00Z">
        <w:r w:rsidRPr="005812AE" w:rsidDel="005812AE">
          <w:rPr>
            <w:rFonts w:ascii="Times New Roman" w:hAnsi="Times New Roman"/>
            <w:lang w:val="ru-RU"/>
            <w:rPrChange w:id="2173" w:author="Ксения Кисанова" w:date="2017-01-19T15:16:00Z">
              <w:rPr>
                <w:rFonts w:ascii="Times New Roman" w:hAnsi="Times New Roman"/>
                <w:u w:val="single"/>
                <w:lang w:val="ru-RU"/>
              </w:rPr>
            </w:rPrChange>
          </w:rPr>
          <w:delText>&gt;</w:delText>
        </w:r>
      </w:del>
      <w:r w:rsidRPr="005812AE">
        <w:rPr>
          <w:rFonts w:ascii="Times New Roman" w:hAnsi="Times New Roman"/>
          <w:i/>
          <w:lang w:val="ru-RU"/>
          <w:rPrChange w:id="2174" w:author="Ксения Кисанова" w:date="2017-01-19T15:17:00Z">
            <w:rPr>
              <w:rFonts w:ascii="Times New Roman" w:hAnsi="Times New Roman"/>
              <w:u w:val="single"/>
              <w:lang w:val="ru-RU"/>
            </w:rPr>
          </w:rPrChange>
        </w:rPr>
        <w:t xml:space="preserve"> </w:t>
      </w:r>
      <w:proofErr w:type="spellStart"/>
      <w:r w:rsidRPr="00260F2C">
        <w:rPr>
          <w:rFonts w:ascii="Times New Roman" w:hAnsi="Times New Roman"/>
          <w:i/>
        </w:rPr>
        <w:t>M</w:t>
      </w:r>
      <w:r w:rsidRPr="009E06D0">
        <w:rPr>
          <w:rFonts w:ascii="Times New Roman" w:hAnsi="Times New Roman"/>
          <w:vertAlign w:val="subscript"/>
          <w:rPrChange w:id="2175" w:author="User" w:date="2016-11-07T16:22:00Z">
            <w:rPr>
              <w:rFonts w:ascii="Times New Roman" w:hAnsi="Times New Roman"/>
              <w:i/>
              <w:vertAlign w:val="subscript"/>
            </w:rPr>
          </w:rPrChange>
        </w:rPr>
        <w:t>min</w:t>
      </w:r>
      <w:proofErr w:type="spellEnd"/>
      <w:r w:rsidRPr="00260F2C">
        <w:rPr>
          <w:rFonts w:ascii="Times New Roman" w:hAnsi="Times New Roman"/>
          <w:lang w:val="ru-RU"/>
        </w:rPr>
        <w:t xml:space="preserve">, наблюденных за время </w:t>
      </w:r>
      <w:r w:rsidRPr="00260F2C">
        <w:rPr>
          <w:rFonts w:ascii="Times New Roman" w:hAnsi="Times New Roman"/>
          <w:i/>
        </w:rPr>
        <w:t>T</w:t>
      </w:r>
      <w:r w:rsidRPr="00260F2C">
        <w:rPr>
          <w:rFonts w:ascii="Times New Roman" w:hAnsi="Times New Roman"/>
          <w:lang w:val="ru-RU"/>
        </w:rPr>
        <w:t xml:space="preserve"> на площади </w:t>
      </w:r>
      <w:r w:rsidRPr="00260F2C">
        <w:rPr>
          <w:rFonts w:ascii="Times New Roman" w:hAnsi="Times New Roman"/>
          <w:i/>
        </w:rPr>
        <w:t>S</w:t>
      </w:r>
      <w:r w:rsidRPr="00260F2C">
        <w:rPr>
          <w:rFonts w:ascii="Times New Roman" w:hAnsi="Times New Roman"/>
          <w:lang w:val="ru-RU"/>
        </w:rPr>
        <w:t>.</w:t>
      </w:r>
    </w:p>
    <w:p w:rsidR="005A32EE" w:rsidRPr="00260F2C" w:rsidRDefault="005A32EE">
      <w:pPr>
        <w:spacing w:after="120" w:line="360" w:lineRule="auto"/>
        <w:ind w:firstLine="567"/>
        <w:jc w:val="both"/>
        <w:rPr>
          <w:rFonts w:ascii="Times New Roman" w:hAnsi="Times New Roman"/>
          <w:lang w:val="ru-RU"/>
        </w:rPr>
        <w:pPrChange w:id="2176" w:author="Павел Смирнов" w:date="2016-12-29T11:10:00Z">
          <w:pPr>
            <w:spacing w:after="120"/>
            <w:ind w:firstLine="567"/>
            <w:jc w:val="both"/>
          </w:pPr>
        </w:pPrChange>
      </w:pPr>
      <w:r w:rsidRPr="00260F2C">
        <w:rPr>
          <w:rFonts w:ascii="Times New Roman" w:hAnsi="Times New Roman"/>
          <w:lang w:val="ru-RU"/>
        </w:rPr>
        <w:t xml:space="preserve">Распределение гипоцентров землетрясений по глубинам строятся раздельно для сильных и умеренных </w:t>
      </w:r>
      <w:ins w:id="2177" w:author="User" w:date="2016-11-07T16:23:00Z">
        <w:r w:rsidR="009E06D0" w:rsidRPr="009E06D0">
          <w:rPr>
            <w:rFonts w:ascii="Times New Roman" w:eastAsia="MS Mincho" w:hAnsi="Times New Roman"/>
            <w:lang w:val="ru-RU"/>
            <w:rPrChange w:id="2178" w:author="User" w:date="2016-11-07T16:23:00Z">
              <w:rPr>
                <w:rFonts w:ascii="Times New Roman" w:eastAsia="MS Mincho" w:hAnsi="Times New Roman"/>
              </w:rPr>
            </w:rPrChange>
          </w:rPr>
          <w:t>[</w:t>
        </w:r>
      </w:ins>
      <w:del w:id="2179" w:author="User" w:date="2016-11-07T16:23:00Z">
        <w:r w:rsidRPr="00260F2C" w:rsidDel="009E06D0">
          <w:rPr>
            <w:rFonts w:ascii="Times New Roman" w:eastAsia="MS Mincho" w:hAnsi="Times New Roman"/>
            <w:lang w:val="ru-RU"/>
          </w:rPr>
          <w:delText>(</w:delText>
        </w:r>
      </w:del>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4</w:t>
      </w:r>
      <w:del w:id="2180" w:author="User" w:date="2016-11-07T16:23:00Z">
        <w:r w:rsidRPr="00260F2C" w:rsidDel="009E06D0">
          <w:rPr>
            <w:rFonts w:ascii="Times New Roman" w:eastAsia="MS Mincho" w:hAnsi="Times New Roman"/>
            <w:lang w:val="ru-RU"/>
          </w:rPr>
          <w:delText>.</w:delText>
        </w:r>
      </w:del>
      <w:ins w:id="2181" w:author="User" w:date="2016-11-07T16:23:00Z">
        <w:r w:rsidR="009E06D0">
          <w:rPr>
            <w:rFonts w:ascii="Times New Roman" w:eastAsia="MS Mincho" w:hAnsi="Times New Roman"/>
            <w:lang w:val="ru-RU"/>
          </w:rPr>
          <w:t>,</w:t>
        </w:r>
      </w:ins>
      <w:r w:rsidRPr="00260F2C">
        <w:rPr>
          <w:rFonts w:ascii="Times New Roman" w:eastAsia="MS Mincho" w:hAnsi="Times New Roman"/>
          <w:lang w:val="ru-RU"/>
        </w:rPr>
        <w:t>3 (3</w:t>
      </w:r>
      <w:del w:id="2182" w:author="User" w:date="2016-11-07T16:23:00Z">
        <w:r w:rsidRPr="00260F2C" w:rsidDel="009E06D0">
          <w:rPr>
            <w:rFonts w:ascii="Times New Roman" w:eastAsia="MS Mincho" w:hAnsi="Times New Roman"/>
            <w:lang w:val="ru-RU"/>
          </w:rPr>
          <w:delText>.</w:delText>
        </w:r>
      </w:del>
      <w:ins w:id="2183" w:author="User" w:date="2016-11-07T16:23:00Z">
        <w:r w:rsidR="009E06D0">
          <w:rPr>
            <w:rFonts w:ascii="Times New Roman" w:eastAsia="MS Mincho" w:hAnsi="Times New Roman"/>
            <w:lang w:val="ru-RU"/>
          </w:rPr>
          <w:t>,</w:t>
        </w:r>
      </w:ins>
      <w:r w:rsidRPr="00260F2C">
        <w:rPr>
          <w:rFonts w:ascii="Times New Roman" w:eastAsia="MS Mincho" w:hAnsi="Times New Roman"/>
          <w:lang w:val="ru-RU"/>
        </w:rPr>
        <w:t>8)</w:t>
      </w:r>
      <w:ins w:id="2184" w:author="User" w:date="2016-11-07T16:23:00Z">
        <w:r w:rsidR="009E06D0" w:rsidRPr="009E06D0">
          <w:rPr>
            <w:rFonts w:ascii="Times New Roman" w:eastAsia="MS Mincho" w:hAnsi="Times New Roman"/>
            <w:lang w:val="ru-RU"/>
            <w:rPrChange w:id="2185" w:author="User" w:date="2016-11-07T16:23:00Z">
              <w:rPr>
                <w:rFonts w:ascii="Times New Roman" w:eastAsia="MS Mincho" w:hAnsi="Times New Roman"/>
              </w:rPr>
            </w:rPrChange>
          </w:rPr>
          <w:t>]</w:t>
        </w:r>
      </w:ins>
      <w:del w:id="2186" w:author="User" w:date="2016-11-07T16:23: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 xml:space="preserve"> и слабых </w:t>
      </w:r>
      <w:ins w:id="2187" w:author="User" w:date="2016-11-07T16:23:00Z">
        <w:r w:rsidR="009E06D0" w:rsidRPr="009E06D0">
          <w:rPr>
            <w:rFonts w:ascii="Times New Roman" w:eastAsia="MS Mincho" w:hAnsi="Times New Roman"/>
            <w:lang w:val="ru-RU"/>
            <w:rPrChange w:id="2188" w:author="User" w:date="2016-11-07T16:23:00Z">
              <w:rPr>
                <w:rFonts w:ascii="Times New Roman" w:eastAsia="MS Mincho" w:hAnsi="Times New Roman"/>
              </w:rPr>
            </w:rPrChange>
          </w:rPr>
          <w:t>[</w:t>
        </w:r>
      </w:ins>
      <w:del w:id="2189" w:author="User" w:date="2016-11-07T16:23:00Z">
        <w:r w:rsidRPr="00260F2C" w:rsidDel="009E06D0">
          <w:rPr>
            <w:rFonts w:ascii="Times New Roman" w:eastAsia="MS Mincho" w:hAnsi="Times New Roman"/>
            <w:lang w:val="ru-RU"/>
          </w:rPr>
          <w:delText>(</w:delText>
        </w:r>
      </w:del>
      <w:r w:rsidRPr="00260F2C">
        <w:rPr>
          <w:rFonts w:ascii="Times New Roman" w:eastAsia="MS Mincho" w:hAnsi="Times New Roman"/>
          <w:i/>
        </w:rPr>
        <w:t>M</w:t>
      </w:r>
      <w:r w:rsidRPr="00260F2C">
        <w:rPr>
          <w:rFonts w:ascii="Times New Roman" w:eastAsia="MS Mincho" w:hAnsi="Times New Roman"/>
          <w:i/>
          <w:vertAlign w:val="subscript"/>
        </w:rPr>
        <w:t>S</w:t>
      </w:r>
      <w:r w:rsidRPr="00260F2C">
        <w:rPr>
          <w:rFonts w:ascii="Times New Roman" w:eastAsia="MS Mincho" w:hAnsi="Times New Roman"/>
          <w:i/>
          <w:vertAlign w:val="subscript"/>
          <w:lang w:val="ru-RU"/>
        </w:rPr>
        <w:t xml:space="preserve"> </w:t>
      </w:r>
      <w:r w:rsidRPr="00260F2C">
        <w:rPr>
          <w:rFonts w:ascii="Times New Roman" w:eastAsia="MS Mincho" w:hAnsi="Times New Roman"/>
          <w:lang w:val="ru-RU"/>
        </w:rPr>
        <w:t>≤ 4</w:t>
      </w:r>
      <w:del w:id="2190" w:author="User" w:date="2016-11-07T16:23:00Z">
        <w:r w:rsidRPr="00260F2C" w:rsidDel="009E06D0">
          <w:rPr>
            <w:rFonts w:ascii="Times New Roman" w:eastAsia="MS Mincho" w:hAnsi="Times New Roman"/>
            <w:lang w:val="ru-RU"/>
          </w:rPr>
          <w:delText>.</w:delText>
        </w:r>
      </w:del>
      <w:ins w:id="2191" w:author="User" w:date="2016-11-07T16:23:00Z">
        <w:r w:rsidR="009E06D0">
          <w:rPr>
            <w:rFonts w:ascii="Times New Roman" w:eastAsia="MS Mincho" w:hAnsi="Times New Roman"/>
            <w:lang w:val="ru-RU"/>
          </w:rPr>
          <w:t>,</w:t>
        </w:r>
      </w:ins>
      <w:r w:rsidRPr="00260F2C">
        <w:rPr>
          <w:rFonts w:ascii="Times New Roman" w:eastAsia="MS Mincho" w:hAnsi="Times New Roman"/>
          <w:lang w:val="ru-RU"/>
        </w:rPr>
        <w:t>2 (3</w:t>
      </w:r>
      <w:del w:id="2192" w:author="User" w:date="2016-11-07T16:23:00Z">
        <w:r w:rsidRPr="00260F2C" w:rsidDel="009E06D0">
          <w:rPr>
            <w:rFonts w:ascii="Times New Roman" w:eastAsia="MS Mincho" w:hAnsi="Times New Roman"/>
            <w:lang w:val="ru-RU"/>
          </w:rPr>
          <w:delText>.</w:delText>
        </w:r>
      </w:del>
      <w:ins w:id="2193" w:author="User" w:date="2016-11-07T16:23:00Z">
        <w:r w:rsidR="009E06D0">
          <w:rPr>
            <w:rFonts w:ascii="Times New Roman" w:eastAsia="MS Mincho" w:hAnsi="Times New Roman"/>
            <w:lang w:val="ru-RU"/>
          </w:rPr>
          <w:t>,</w:t>
        </w:r>
      </w:ins>
      <w:r w:rsidRPr="00260F2C">
        <w:rPr>
          <w:rFonts w:ascii="Times New Roman" w:eastAsia="MS Mincho" w:hAnsi="Times New Roman"/>
          <w:lang w:val="ru-RU"/>
        </w:rPr>
        <w:t>7)</w:t>
      </w:r>
      <w:ins w:id="2194" w:author="User" w:date="2016-11-07T16:23:00Z">
        <w:r w:rsidR="009E06D0" w:rsidRPr="009E06D0">
          <w:rPr>
            <w:rFonts w:ascii="Times New Roman" w:eastAsia="MS Mincho" w:hAnsi="Times New Roman"/>
            <w:lang w:val="ru-RU"/>
            <w:rPrChange w:id="2195" w:author="User" w:date="2016-11-07T16:23:00Z">
              <w:rPr>
                <w:rFonts w:ascii="Times New Roman" w:eastAsia="MS Mincho" w:hAnsi="Times New Roman"/>
              </w:rPr>
            </w:rPrChange>
          </w:rPr>
          <w:t>]</w:t>
        </w:r>
      </w:ins>
      <w:del w:id="2196" w:author="User" w:date="2016-11-07T16:23:00Z">
        <w:r w:rsidRPr="00260F2C" w:rsidDel="009E06D0">
          <w:rPr>
            <w:rFonts w:ascii="Times New Roman" w:eastAsia="MS Mincho" w:hAnsi="Times New Roman"/>
            <w:lang w:val="ru-RU"/>
          </w:rPr>
          <w:delText>)</w:delText>
        </w:r>
      </w:del>
      <w:r w:rsidRPr="00260F2C">
        <w:rPr>
          <w:rFonts w:ascii="Times New Roman" w:eastAsia="MS Mincho" w:hAnsi="Times New Roman"/>
          <w:lang w:val="ru-RU"/>
        </w:rPr>
        <w:t xml:space="preserve">. Рекомендуемый шаг распределения по глубине </w:t>
      </w:r>
      <w:proofErr w:type="spellStart"/>
      <w:r w:rsidRPr="00260F2C">
        <w:rPr>
          <w:rFonts w:ascii="Times New Roman" w:eastAsia="MS Mincho" w:hAnsi="Times New Roman"/>
        </w:rPr>
        <w:t>Δ</w:t>
      </w:r>
      <w:r w:rsidRPr="00260F2C">
        <w:rPr>
          <w:rFonts w:ascii="Times New Roman" w:eastAsia="MS Mincho" w:hAnsi="Times New Roman"/>
          <w:i/>
        </w:rPr>
        <w:t>h</w:t>
      </w:r>
      <w:proofErr w:type="spellEnd"/>
      <w:r w:rsidRPr="00260F2C">
        <w:rPr>
          <w:rFonts w:ascii="Times New Roman" w:eastAsia="MS Mincho" w:hAnsi="Times New Roman"/>
          <w:i/>
          <w:lang w:val="ru-RU"/>
        </w:rPr>
        <w:t xml:space="preserve"> </w:t>
      </w:r>
      <w:del w:id="2197" w:author="User" w:date="2016-11-07T16:23:00Z">
        <w:r w:rsidRPr="00260F2C" w:rsidDel="009E06D0">
          <w:rPr>
            <w:rFonts w:ascii="Times New Roman" w:eastAsia="MS Mincho" w:hAnsi="Times New Roman"/>
            <w:lang w:val="ru-RU"/>
          </w:rPr>
          <w:delText xml:space="preserve">= </w:delText>
        </w:r>
      </w:del>
      <w:ins w:id="2198" w:author="User" w:date="2016-11-07T16:23:00Z">
        <w:r w:rsidR="009E06D0">
          <w:rPr>
            <w:rFonts w:ascii="Times New Roman" w:eastAsia="MS Mincho" w:hAnsi="Times New Roman"/>
            <w:lang w:val="ru-RU"/>
          </w:rPr>
          <w:t xml:space="preserve"> равен</w:t>
        </w:r>
        <w:r w:rsidR="009E06D0" w:rsidRPr="00260F2C">
          <w:rPr>
            <w:rFonts w:ascii="Times New Roman" w:eastAsia="MS Mincho" w:hAnsi="Times New Roman"/>
            <w:lang w:val="ru-RU"/>
          </w:rPr>
          <w:t xml:space="preserve"> </w:t>
        </w:r>
      </w:ins>
      <w:r w:rsidRPr="00260F2C">
        <w:rPr>
          <w:rFonts w:ascii="Times New Roman" w:eastAsia="MS Mincho" w:hAnsi="Times New Roman"/>
          <w:lang w:val="ru-RU"/>
        </w:rPr>
        <w:t>5 км.</w:t>
      </w:r>
    </w:p>
    <w:p w:rsidR="005A32EE" w:rsidRPr="00260F2C" w:rsidRDefault="005A32EE">
      <w:pPr>
        <w:pStyle w:val="1"/>
        <w:spacing w:line="360" w:lineRule="auto"/>
        <w:ind w:firstLine="567"/>
        <w:rPr>
          <w:rFonts w:ascii="Times New Roman" w:hAnsi="Times New Roman"/>
          <w:sz w:val="24"/>
          <w:szCs w:val="24"/>
          <w:lang w:val="ru-RU"/>
        </w:rPr>
        <w:pPrChange w:id="2199" w:author="Павел Смирнов" w:date="2016-12-29T11:10:00Z">
          <w:pPr>
            <w:pStyle w:val="1"/>
            <w:ind w:firstLine="567"/>
          </w:pPr>
        </w:pPrChange>
      </w:pPr>
      <w:bookmarkStart w:id="2200" w:name="_Toc450219473"/>
      <w:r w:rsidRPr="00260F2C">
        <w:rPr>
          <w:rFonts w:ascii="Times New Roman" w:hAnsi="Times New Roman"/>
          <w:sz w:val="24"/>
          <w:szCs w:val="24"/>
          <w:lang w:val="ru-RU"/>
        </w:rPr>
        <w:t>8</w:t>
      </w:r>
      <w:del w:id="2201" w:author="Ксения Кисанова" w:date="2017-01-19T15:17:00Z">
        <w:r w:rsidRPr="00260F2C" w:rsidDel="005812AE">
          <w:rPr>
            <w:rFonts w:ascii="Times New Roman" w:hAnsi="Times New Roman"/>
            <w:sz w:val="24"/>
            <w:szCs w:val="24"/>
            <w:lang w:val="ru-RU"/>
          </w:rPr>
          <w:delText>.</w:delText>
        </w:r>
      </w:del>
      <w:r w:rsidRPr="00260F2C">
        <w:rPr>
          <w:rFonts w:ascii="Times New Roman" w:hAnsi="Times New Roman"/>
          <w:sz w:val="24"/>
          <w:szCs w:val="24"/>
          <w:lang w:val="ru-RU"/>
        </w:rPr>
        <w:t xml:space="preserve"> Расчет прогнозных сейсмических воздействий</w:t>
      </w:r>
      <w:bookmarkEnd w:id="2200"/>
    </w:p>
    <w:p w:rsidR="005812AE" w:rsidRPr="005E4992" w:rsidRDefault="005E4992">
      <w:pPr>
        <w:pStyle w:val="aa"/>
        <w:spacing w:line="360" w:lineRule="auto"/>
        <w:ind w:firstLine="567"/>
        <w:jc w:val="both"/>
        <w:rPr>
          <w:ins w:id="2202" w:author="Ксения Кисанова" w:date="2017-01-19T15:17:00Z"/>
          <w:rFonts w:ascii="Times New Roman" w:hAnsi="Times New Roman"/>
          <w:b/>
          <w:sz w:val="24"/>
          <w:szCs w:val="24"/>
          <w:rPrChange w:id="2203" w:author="Ксения Кисанова" w:date="2017-01-19T15:18:00Z">
            <w:rPr>
              <w:ins w:id="2204" w:author="Ксения Кисанова" w:date="2017-01-19T15:17:00Z"/>
              <w:rFonts w:ascii="Times New Roman" w:hAnsi="Times New Roman"/>
              <w:sz w:val="24"/>
              <w:szCs w:val="24"/>
            </w:rPr>
          </w:rPrChange>
        </w:rPr>
        <w:pPrChange w:id="2205" w:author="Павел Смирнов" w:date="2016-12-29T11:10:00Z">
          <w:pPr>
            <w:pStyle w:val="aa"/>
            <w:ind w:firstLine="567"/>
            <w:jc w:val="both"/>
          </w:pPr>
        </w:pPrChange>
      </w:pPr>
      <w:ins w:id="2206" w:author="Ксения Кисанова" w:date="2017-01-19T15:17:00Z">
        <w:r w:rsidRPr="005E4992">
          <w:rPr>
            <w:rFonts w:ascii="Times New Roman" w:hAnsi="Times New Roman"/>
            <w:b/>
            <w:sz w:val="24"/>
            <w:szCs w:val="24"/>
            <w:rPrChange w:id="2207" w:author="Ксения Кисанова" w:date="2017-01-19T15:18:00Z">
              <w:rPr>
                <w:rFonts w:ascii="Times New Roman" w:hAnsi="Times New Roman"/>
                <w:sz w:val="24"/>
                <w:szCs w:val="24"/>
              </w:rPr>
            </w:rPrChange>
          </w:rPr>
          <w:t>8.1 Общие положения расчета прогнозных сейсмических воздействий</w:t>
        </w:r>
      </w:ins>
    </w:p>
    <w:p w:rsidR="005A32EE" w:rsidRPr="00260F2C" w:rsidRDefault="005A32EE">
      <w:pPr>
        <w:pStyle w:val="aa"/>
        <w:spacing w:line="360" w:lineRule="auto"/>
        <w:ind w:firstLine="567"/>
        <w:jc w:val="both"/>
        <w:rPr>
          <w:rFonts w:ascii="Times New Roman" w:hAnsi="Times New Roman"/>
          <w:sz w:val="24"/>
          <w:szCs w:val="24"/>
        </w:rPr>
        <w:pPrChange w:id="2208" w:author="Павел Смирнов" w:date="2016-12-29T11:10:00Z">
          <w:pPr>
            <w:pStyle w:val="aa"/>
            <w:ind w:firstLine="567"/>
            <w:jc w:val="both"/>
          </w:pPr>
        </w:pPrChange>
      </w:pPr>
      <w:r w:rsidRPr="00260F2C">
        <w:rPr>
          <w:rFonts w:ascii="Times New Roman" w:hAnsi="Times New Roman"/>
          <w:sz w:val="24"/>
          <w:szCs w:val="24"/>
        </w:rPr>
        <w:t>Сейсмотектоническими и сейсмологическими наблюдениями при ДСР определяются:</w:t>
      </w:r>
    </w:p>
    <w:p w:rsidR="005A32EE" w:rsidRPr="00260F2C" w:rsidRDefault="005A32EE">
      <w:pPr>
        <w:pStyle w:val="aa"/>
        <w:spacing w:line="360" w:lineRule="auto"/>
        <w:ind w:firstLine="567"/>
        <w:jc w:val="both"/>
        <w:rPr>
          <w:rFonts w:ascii="Times New Roman" w:hAnsi="Times New Roman"/>
          <w:sz w:val="24"/>
          <w:szCs w:val="24"/>
        </w:rPr>
        <w:pPrChange w:id="2209" w:author="Павел Смирнов" w:date="2016-12-29T11:10:00Z">
          <w:pPr>
            <w:pStyle w:val="aa"/>
            <w:ind w:firstLine="567"/>
            <w:jc w:val="both"/>
          </w:pPr>
        </w:pPrChange>
      </w:pPr>
      <w:r w:rsidRPr="00260F2C">
        <w:rPr>
          <w:rFonts w:ascii="Times New Roman" w:hAnsi="Times New Roman"/>
          <w:sz w:val="24"/>
          <w:szCs w:val="24"/>
        </w:rPr>
        <w:t>а) ожидаемая магнитуда землетрясения, соответствующая категории объекта;</w:t>
      </w:r>
    </w:p>
    <w:p w:rsidR="005A32EE" w:rsidRPr="00260F2C" w:rsidRDefault="005A32EE">
      <w:pPr>
        <w:pStyle w:val="aa"/>
        <w:spacing w:line="360" w:lineRule="auto"/>
        <w:ind w:firstLine="567"/>
        <w:jc w:val="both"/>
        <w:rPr>
          <w:rFonts w:ascii="Times New Roman" w:hAnsi="Times New Roman"/>
          <w:sz w:val="24"/>
          <w:szCs w:val="24"/>
        </w:rPr>
        <w:pPrChange w:id="2210" w:author="Павел Смирнов" w:date="2016-12-29T11:10:00Z">
          <w:pPr>
            <w:pStyle w:val="aa"/>
            <w:ind w:firstLine="567"/>
            <w:jc w:val="both"/>
          </w:pPr>
        </w:pPrChange>
      </w:pPr>
      <w:r w:rsidRPr="00260F2C">
        <w:rPr>
          <w:rFonts w:ascii="Times New Roman" w:hAnsi="Times New Roman"/>
          <w:sz w:val="24"/>
          <w:szCs w:val="24"/>
        </w:rPr>
        <w:t>б) глубина очага;</w:t>
      </w:r>
      <w:del w:id="2211" w:author="User" w:date="2016-11-07T16:24:00Z">
        <w:r w:rsidRPr="00260F2C" w:rsidDel="009E06D0">
          <w:rPr>
            <w:rFonts w:ascii="Times New Roman" w:hAnsi="Times New Roman"/>
            <w:sz w:val="24"/>
            <w:szCs w:val="24"/>
          </w:rPr>
          <w:delText xml:space="preserve"> </w:delText>
        </w:r>
      </w:del>
    </w:p>
    <w:p w:rsidR="005A32EE" w:rsidRPr="00260F2C" w:rsidRDefault="005A32EE">
      <w:pPr>
        <w:pStyle w:val="aa"/>
        <w:spacing w:line="360" w:lineRule="auto"/>
        <w:ind w:firstLine="567"/>
        <w:jc w:val="both"/>
        <w:rPr>
          <w:rFonts w:ascii="Times New Roman" w:hAnsi="Times New Roman"/>
          <w:sz w:val="24"/>
          <w:szCs w:val="24"/>
        </w:rPr>
        <w:pPrChange w:id="2212" w:author="Павел Смирнов" w:date="2016-12-29T11:10:00Z">
          <w:pPr>
            <w:pStyle w:val="aa"/>
            <w:ind w:firstLine="567"/>
            <w:jc w:val="both"/>
          </w:pPr>
        </w:pPrChange>
      </w:pPr>
      <w:r w:rsidRPr="00260F2C">
        <w:rPr>
          <w:rFonts w:ascii="Times New Roman" w:hAnsi="Times New Roman"/>
          <w:sz w:val="24"/>
          <w:szCs w:val="24"/>
        </w:rPr>
        <w:t>в) тип подвижки в очаге (взброс, сдвиг, сброс</w:t>
      </w:r>
      <w:r w:rsidR="00943EC2" w:rsidRPr="00260F2C">
        <w:rPr>
          <w:rFonts w:ascii="Times New Roman" w:hAnsi="Times New Roman"/>
          <w:sz w:val="24"/>
          <w:szCs w:val="24"/>
        </w:rPr>
        <w:t xml:space="preserve">, </w:t>
      </w:r>
      <w:proofErr w:type="spellStart"/>
      <w:r w:rsidR="00943EC2" w:rsidRPr="00260F2C">
        <w:rPr>
          <w:rFonts w:ascii="Times New Roman" w:hAnsi="Times New Roman"/>
          <w:color w:val="000000"/>
          <w:w w:val="102"/>
          <w:sz w:val="24"/>
          <w:szCs w:val="24"/>
        </w:rPr>
        <w:t>поддвиги</w:t>
      </w:r>
      <w:proofErr w:type="spellEnd"/>
      <w:r w:rsidR="00943EC2" w:rsidRPr="00260F2C">
        <w:rPr>
          <w:rFonts w:ascii="Times New Roman" w:hAnsi="Times New Roman"/>
          <w:color w:val="000000"/>
          <w:w w:val="102"/>
          <w:sz w:val="24"/>
          <w:szCs w:val="24"/>
        </w:rPr>
        <w:t>, надвиги</w:t>
      </w:r>
      <w:r w:rsidR="00943EC2" w:rsidRPr="00260F2C">
        <w:rPr>
          <w:rFonts w:ascii="Times New Roman" w:hAnsi="Times New Roman"/>
          <w:sz w:val="24"/>
          <w:szCs w:val="24"/>
        </w:rPr>
        <w:t xml:space="preserve"> </w:t>
      </w:r>
      <w:r w:rsidRPr="00260F2C">
        <w:rPr>
          <w:rFonts w:ascii="Times New Roman" w:hAnsi="Times New Roman"/>
          <w:sz w:val="24"/>
          <w:szCs w:val="24"/>
        </w:rPr>
        <w:t>и их комбинации);</w:t>
      </w:r>
    </w:p>
    <w:p w:rsidR="005A32EE" w:rsidRPr="00260F2C" w:rsidRDefault="005A32EE">
      <w:pPr>
        <w:pStyle w:val="aa"/>
        <w:spacing w:line="360" w:lineRule="auto"/>
        <w:ind w:firstLine="567"/>
        <w:jc w:val="both"/>
        <w:rPr>
          <w:rFonts w:ascii="Times New Roman" w:hAnsi="Times New Roman"/>
          <w:sz w:val="24"/>
          <w:szCs w:val="24"/>
        </w:rPr>
        <w:pPrChange w:id="2213" w:author="Павел Смирнов" w:date="2016-12-29T11:10:00Z">
          <w:pPr>
            <w:pStyle w:val="aa"/>
            <w:ind w:firstLine="567"/>
            <w:jc w:val="both"/>
          </w:pPr>
        </w:pPrChange>
      </w:pPr>
      <w:r w:rsidRPr="00260F2C">
        <w:rPr>
          <w:rFonts w:ascii="Times New Roman" w:hAnsi="Times New Roman"/>
          <w:sz w:val="24"/>
          <w:szCs w:val="24"/>
        </w:rPr>
        <w:t>г) кратчайшее расстояние до поверхности разлома.</w:t>
      </w:r>
      <w:del w:id="2214" w:author="User" w:date="2016-11-07T16:25:00Z">
        <w:r w:rsidR="006F3D67" w:rsidRPr="00260F2C" w:rsidDel="009E06D0">
          <w:rPr>
            <w:rFonts w:ascii="Times New Roman" w:hAnsi="Times New Roman"/>
            <w:sz w:val="24"/>
            <w:szCs w:val="24"/>
          </w:rPr>
          <w:delText xml:space="preserve"> </w:delText>
        </w:r>
      </w:del>
    </w:p>
    <w:p w:rsidR="005A32EE" w:rsidRPr="00260F2C" w:rsidRDefault="005A32EE">
      <w:pPr>
        <w:pStyle w:val="aa"/>
        <w:spacing w:line="360" w:lineRule="auto"/>
        <w:ind w:firstLine="567"/>
        <w:jc w:val="both"/>
        <w:rPr>
          <w:rFonts w:ascii="Times New Roman" w:hAnsi="Times New Roman"/>
          <w:sz w:val="24"/>
          <w:szCs w:val="24"/>
        </w:rPr>
        <w:pPrChange w:id="2215" w:author="Павел Смирнов" w:date="2016-12-29T11:10:00Z">
          <w:pPr>
            <w:pStyle w:val="aa"/>
            <w:ind w:firstLine="567"/>
            <w:jc w:val="both"/>
          </w:pPr>
        </w:pPrChange>
      </w:pPr>
      <w:r w:rsidRPr="00260F2C">
        <w:rPr>
          <w:rFonts w:ascii="Times New Roman" w:hAnsi="Times New Roman"/>
          <w:sz w:val="24"/>
          <w:szCs w:val="24"/>
        </w:rPr>
        <w:t>Категори</w:t>
      </w:r>
      <w:ins w:id="2216" w:author="Ксения Кисанова" w:date="2017-01-19T15:18:00Z">
        <w:r w:rsidR="005E4992">
          <w:rPr>
            <w:rFonts w:ascii="Times New Roman" w:hAnsi="Times New Roman"/>
            <w:sz w:val="24"/>
            <w:szCs w:val="24"/>
          </w:rPr>
          <w:t>ю</w:t>
        </w:r>
      </w:ins>
      <w:del w:id="2217" w:author="Ксения Кисанова" w:date="2017-01-19T15:18:00Z">
        <w:r w:rsidRPr="00260F2C" w:rsidDel="005E4992">
          <w:rPr>
            <w:rFonts w:ascii="Times New Roman" w:hAnsi="Times New Roman"/>
            <w:sz w:val="24"/>
            <w:szCs w:val="24"/>
          </w:rPr>
          <w:delText>я</w:delText>
        </w:r>
      </w:del>
      <w:r w:rsidRPr="00260F2C">
        <w:rPr>
          <w:rFonts w:ascii="Times New Roman" w:hAnsi="Times New Roman"/>
          <w:sz w:val="24"/>
          <w:szCs w:val="24"/>
        </w:rPr>
        <w:t xml:space="preserve"> грунта и его резонансные свойства </w:t>
      </w:r>
      <w:r w:rsidR="00C107A0" w:rsidRPr="00260F2C">
        <w:rPr>
          <w:rFonts w:ascii="Times New Roman" w:hAnsi="Times New Roman"/>
          <w:sz w:val="24"/>
          <w:szCs w:val="24"/>
        </w:rPr>
        <w:t xml:space="preserve">могут </w:t>
      </w:r>
      <w:r w:rsidRPr="00260F2C">
        <w:rPr>
          <w:rFonts w:ascii="Times New Roman" w:hAnsi="Times New Roman"/>
          <w:sz w:val="24"/>
          <w:szCs w:val="24"/>
        </w:rPr>
        <w:t>определят</w:t>
      </w:r>
      <w:r w:rsidR="00C107A0" w:rsidRPr="00260F2C">
        <w:rPr>
          <w:rFonts w:ascii="Times New Roman" w:hAnsi="Times New Roman"/>
          <w:sz w:val="24"/>
          <w:szCs w:val="24"/>
        </w:rPr>
        <w:t>ь</w:t>
      </w:r>
      <w:del w:id="2218" w:author="User" w:date="2016-11-07T16:25:00Z">
        <w:r w:rsidRPr="00260F2C" w:rsidDel="009E06D0">
          <w:rPr>
            <w:rFonts w:ascii="Times New Roman" w:hAnsi="Times New Roman"/>
            <w:sz w:val="24"/>
            <w:szCs w:val="24"/>
          </w:rPr>
          <w:delText>ся</w:delText>
        </w:r>
      </w:del>
      <w:r w:rsidRPr="00260F2C">
        <w:rPr>
          <w:rFonts w:ascii="Times New Roman" w:hAnsi="Times New Roman"/>
          <w:sz w:val="24"/>
          <w:szCs w:val="24"/>
        </w:rPr>
        <w:t xml:space="preserve"> </w:t>
      </w:r>
      <w:r w:rsidR="00377082" w:rsidRPr="00260F2C">
        <w:rPr>
          <w:rFonts w:ascii="Times New Roman" w:hAnsi="Times New Roman"/>
          <w:sz w:val="24"/>
          <w:szCs w:val="24"/>
        </w:rPr>
        <w:t xml:space="preserve">как </w:t>
      </w:r>
      <w:r w:rsidR="006F3D67" w:rsidRPr="00260F2C">
        <w:rPr>
          <w:rFonts w:ascii="Times New Roman" w:hAnsi="Times New Roman"/>
          <w:sz w:val="24"/>
          <w:szCs w:val="24"/>
        </w:rPr>
        <w:t xml:space="preserve">в ходе </w:t>
      </w:r>
      <w:r w:rsidR="006F3D67" w:rsidRPr="009E06D0">
        <w:rPr>
          <w:rFonts w:ascii="Times New Roman" w:hAnsi="Times New Roman"/>
          <w:sz w:val="24"/>
          <w:szCs w:val="24"/>
          <w:rPrChange w:id="2219" w:author="User" w:date="2016-11-07T16:25:00Z">
            <w:rPr>
              <w:rFonts w:ascii="Times New Roman" w:hAnsi="Times New Roman"/>
            </w:rPr>
          </w:rPrChange>
        </w:rPr>
        <w:t xml:space="preserve">изучения грунтовых условий </w:t>
      </w:r>
      <w:ins w:id="2220" w:author="User" w:date="2016-11-07T16:25:00Z">
        <w:r w:rsidR="009E06D0">
          <w:rPr>
            <w:rFonts w:ascii="Times New Roman" w:hAnsi="Times New Roman"/>
            <w:sz w:val="24"/>
            <w:szCs w:val="24"/>
          </w:rPr>
          <w:t xml:space="preserve">посредством </w:t>
        </w:r>
      </w:ins>
      <w:r w:rsidR="006F3D67" w:rsidRPr="009E06D0">
        <w:rPr>
          <w:rFonts w:ascii="Times New Roman" w:hAnsi="Times New Roman"/>
          <w:sz w:val="24"/>
          <w:szCs w:val="24"/>
          <w:rPrChange w:id="2221" w:author="User" w:date="2016-11-07T16:25:00Z">
            <w:rPr>
              <w:rFonts w:ascii="Times New Roman" w:hAnsi="Times New Roman"/>
            </w:rPr>
          </w:rPrChange>
        </w:rPr>
        <w:t>инженерно-геологически</w:t>
      </w:r>
      <w:ins w:id="2222" w:author="User" w:date="2016-11-07T16:25:00Z">
        <w:r w:rsidR="009E06D0">
          <w:rPr>
            <w:rFonts w:ascii="Times New Roman" w:hAnsi="Times New Roman"/>
            <w:sz w:val="24"/>
            <w:szCs w:val="24"/>
          </w:rPr>
          <w:t>х</w:t>
        </w:r>
      </w:ins>
      <w:del w:id="2223" w:author="User" w:date="2016-11-07T16:25:00Z">
        <w:r w:rsidR="006F3D67" w:rsidRPr="009E06D0" w:rsidDel="009E06D0">
          <w:rPr>
            <w:rFonts w:ascii="Times New Roman" w:hAnsi="Times New Roman"/>
            <w:sz w:val="24"/>
            <w:szCs w:val="24"/>
            <w:rPrChange w:id="2224" w:author="User" w:date="2016-11-07T16:25:00Z">
              <w:rPr>
                <w:rFonts w:ascii="Times New Roman" w:hAnsi="Times New Roman"/>
              </w:rPr>
            </w:rPrChange>
          </w:rPr>
          <w:delText>ми</w:delText>
        </w:r>
      </w:del>
      <w:r w:rsidR="006F3D67" w:rsidRPr="009E06D0">
        <w:rPr>
          <w:rFonts w:ascii="Times New Roman" w:hAnsi="Times New Roman"/>
          <w:sz w:val="24"/>
          <w:szCs w:val="24"/>
          <w:rPrChange w:id="2225" w:author="User" w:date="2016-11-07T16:25:00Z">
            <w:rPr>
              <w:rFonts w:ascii="Times New Roman" w:hAnsi="Times New Roman"/>
            </w:rPr>
          </w:rPrChange>
        </w:rPr>
        <w:t xml:space="preserve"> и геофизически</w:t>
      </w:r>
      <w:ins w:id="2226" w:author="User" w:date="2016-11-07T16:25:00Z">
        <w:r w:rsidR="009E06D0">
          <w:rPr>
            <w:rFonts w:ascii="Times New Roman" w:hAnsi="Times New Roman"/>
            <w:sz w:val="24"/>
            <w:szCs w:val="24"/>
          </w:rPr>
          <w:t>х</w:t>
        </w:r>
      </w:ins>
      <w:del w:id="2227" w:author="User" w:date="2016-11-07T16:25:00Z">
        <w:r w:rsidR="006F3D67" w:rsidRPr="009E06D0" w:rsidDel="009E06D0">
          <w:rPr>
            <w:rFonts w:ascii="Times New Roman" w:hAnsi="Times New Roman"/>
            <w:sz w:val="24"/>
            <w:szCs w:val="24"/>
            <w:rPrChange w:id="2228" w:author="User" w:date="2016-11-07T16:25:00Z">
              <w:rPr>
                <w:rFonts w:ascii="Times New Roman" w:hAnsi="Times New Roman"/>
              </w:rPr>
            </w:rPrChange>
          </w:rPr>
          <w:delText>ми</w:delText>
        </w:r>
      </w:del>
      <w:r w:rsidR="006F3D67" w:rsidRPr="009E06D0">
        <w:rPr>
          <w:rFonts w:ascii="Times New Roman" w:hAnsi="Times New Roman"/>
          <w:sz w:val="24"/>
          <w:szCs w:val="24"/>
          <w:rPrChange w:id="2229" w:author="User" w:date="2016-11-07T16:25:00Z">
            <w:rPr>
              <w:rFonts w:ascii="Times New Roman" w:hAnsi="Times New Roman"/>
            </w:rPr>
          </w:rPrChange>
        </w:rPr>
        <w:t xml:space="preserve"> метод</w:t>
      </w:r>
      <w:ins w:id="2230" w:author="User" w:date="2016-11-07T16:26:00Z">
        <w:r w:rsidR="009E06D0">
          <w:rPr>
            <w:rFonts w:ascii="Times New Roman" w:hAnsi="Times New Roman"/>
            <w:sz w:val="24"/>
            <w:szCs w:val="24"/>
          </w:rPr>
          <w:t>ов</w:t>
        </w:r>
      </w:ins>
      <w:del w:id="2231" w:author="User" w:date="2016-11-07T16:26:00Z">
        <w:r w:rsidR="006F3D67" w:rsidRPr="009E06D0" w:rsidDel="009E06D0">
          <w:rPr>
            <w:rFonts w:ascii="Times New Roman" w:hAnsi="Times New Roman"/>
            <w:sz w:val="24"/>
            <w:szCs w:val="24"/>
            <w:rPrChange w:id="2232" w:author="User" w:date="2016-11-07T16:25:00Z">
              <w:rPr>
                <w:rFonts w:ascii="Times New Roman" w:hAnsi="Times New Roman"/>
              </w:rPr>
            </w:rPrChange>
          </w:rPr>
          <w:delText>а</w:delText>
        </w:r>
      </w:del>
      <w:del w:id="2233" w:author="User" w:date="2016-11-07T16:25:00Z">
        <w:r w:rsidR="006F3D67" w:rsidRPr="009E06D0" w:rsidDel="009E06D0">
          <w:rPr>
            <w:rFonts w:ascii="Times New Roman" w:hAnsi="Times New Roman"/>
            <w:sz w:val="24"/>
            <w:szCs w:val="24"/>
            <w:rPrChange w:id="2234" w:author="User" w:date="2016-11-07T16:25:00Z">
              <w:rPr>
                <w:rFonts w:ascii="Times New Roman" w:hAnsi="Times New Roman"/>
              </w:rPr>
            </w:rPrChange>
          </w:rPr>
          <w:delText>ми</w:delText>
        </w:r>
      </w:del>
      <w:r w:rsidR="006F3D67" w:rsidRPr="009E06D0">
        <w:rPr>
          <w:rFonts w:ascii="Times New Roman" w:hAnsi="Times New Roman"/>
          <w:sz w:val="24"/>
          <w:szCs w:val="24"/>
          <w:rPrChange w:id="2235" w:author="User" w:date="2016-11-07T16:25:00Z">
            <w:rPr>
              <w:rFonts w:ascii="Times New Roman" w:hAnsi="Times New Roman"/>
            </w:rPr>
          </w:rPrChange>
        </w:rPr>
        <w:t xml:space="preserve">, </w:t>
      </w:r>
      <w:r w:rsidR="00377082" w:rsidRPr="009E06D0">
        <w:rPr>
          <w:rFonts w:ascii="Times New Roman" w:hAnsi="Times New Roman"/>
          <w:sz w:val="24"/>
          <w:szCs w:val="24"/>
          <w:rPrChange w:id="2236" w:author="User" w:date="2016-11-07T16:25:00Z">
            <w:rPr>
              <w:rFonts w:ascii="Times New Roman" w:hAnsi="Times New Roman"/>
            </w:rPr>
          </w:rPrChange>
        </w:rPr>
        <w:t>так и</w:t>
      </w:r>
      <w:r w:rsidR="00377082" w:rsidRPr="00260F2C">
        <w:rPr>
          <w:rFonts w:ascii="Times New Roman" w:hAnsi="Times New Roman"/>
        </w:rPr>
        <w:t xml:space="preserve"> </w:t>
      </w:r>
      <w:r w:rsidRPr="00260F2C">
        <w:rPr>
          <w:rFonts w:ascii="Times New Roman" w:hAnsi="Times New Roman"/>
          <w:sz w:val="24"/>
          <w:szCs w:val="24"/>
        </w:rPr>
        <w:t>по результатам СМР</w:t>
      </w:r>
      <w:r w:rsidR="002B7D87" w:rsidRPr="002B7D87">
        <w:rPr>
          <w:rFonts w:ascii="Times New Roman" w:hAnsi="Times New Roman"/>
          <w:sz w:val="24"/>
          <w:szCs w:val="24"/>
        </w:rPr>
        <w:t xml:space="preserve"> </w:t>
      </w:r>
      <w:ins w:id="2237" w:author="Ксения Кисанова" w:date="2017-01-19T15:19:00Z">
        <w:r w:rsidR="002B7D87">
          <w:rPr>
            <w:rFonts w:ascii="Times New Roman" w:hAnsi="Times New Roman"/>
            <w:sz w:val="24"/>
            <w:szCs w:val="24"/>
          </w:rPr>
          <w:t>(</w:t>
        </w:r>
      </w:ins>
      <w:del w:id="2238" w:author="User" w:date="2016-11-09T14:13:00Z">
        <w:r w:rsidR="002B7D87" w:rsidRPr="004A4AD8" w:rsidDel="00D15EBD">
          <w:rPr>
            <w:rFonts w:ascii="Times New Roman" w:hAnsi="Times New Roman"/>
            <w:sz w:val="24"/>
            <w:szCs w:val="24"/>
          </w:rPr>
          <w:delText>РСН 60-86</w:delText>
        </w:r>
      </w:del>
      <w:ins w:id="2239" w:author="User" w:date="2016-11-09T14:13:00Z">
        <w:r w:rsidR="002B7D87" w:rsidRPr="004A4AD8">
          <w:rPr>
            <w:rFonts w:ascii="Times New Roman" w:hAnsi="Times New Roman"/>
            <w:sz w:val="24"/>
            <w:szCs w:val="24"/>
            <w:rPrChange w:id="2240" w:author="User" w:date="2016-11-09T14:27:00Z">
              <w:rPr>
                <w:rFonts w:ascii="Times New Roman" w:hAnsi="Times New Roman"/>
                <w:sz w:val="24"/>
                <w:szCs w:val="24"/>
                <w:highlight w:val="yellow"/>
                <w:lang w:val="en-US"/>
              </w:rPr>
            </w:rPrChange>
          </w:rPr>
          <w:t>[</w:t>
        </w:r>
      </w:ins>
      <w:ins w:id="2241" w:author="Ксения Кисанова" w:date="2017-01-19T15:18:00Z">
        <w:r w:rsidR="002B7D87">
          <w:rPr>
            <w:rFonts w:ascii="Times New Roman" w:hAnsi="Times New Roman"/>
            <w:sz w:val="24"/>
            <w:szCs w:val="24"/>
          </w:rPr>
          <w:t>5</w:t>
        </w:r>
      </w:ins>
      <w:ins w:id="2242" w:author="User" w:date="2016-11-09T14:27:00Z">
        <w:del w:id="2243" w:author="Ксения Кисанова" w:date="2017-01-19T15:18:00Z">
          <w:r w:rsidR="002B7D87" w:rsidRPr="004A4AD8" w:rsidDel="005E4992">
            <w:rPr>
              <w:rFonts w:ascii="Times New Roman" w:hAnsi="Times New Roman"/>
              <w:sz w:val="24"/>
              <w:szCs w:val="24"/>
              <w:rPrChange w:id="2244" w:author="User" w:date="2016-11-09T14:27:00Z">
                <w:rPr>
                  <w:rFonts w:ascii="Times New Roman" w:hAnsi="Times New Roman"/>
                  <w:sz w:val="24"/>
                  <w:szCs w:val="24"/>
                  <w:lang w:val="en-US"/>
                </w:rPr>
              </w:rPrChange>
            </w:rPr>
            <w:delText>4</w:delText>
          </w:r>
        </w:del>
      </w:ins>
      <w:ins w:id="2245" w:author="User" w:date="2016-11-09T14:13:00Z">
        <w:r w:rsidR="002B7D87" w:rsidRPr="004A4AD8">
          <w:rPr>
            <w:rFonts w:ascii="Times New Roman" w:hAnsi="Times New Roman"/>
            <w:sz w:val="24"/>
            <w:szCs w:val="24"/>
            <w:rPrChange w:id="2246" w:author="User" w:date="2016-11-09T14:27:00Z">
              <w:rPr>
                <w:rFonts w:ascii="Times New Roman" w:hAnsi="Times New Roman"/>
                <w:sz w:val="24"/>
                <w:szCs w:val="24"/>
                <w:highlight w:val="yellow"/>
                <w:lang w:val="en-US"/>
              </w:rPr>
            </w:rPrChange>
          </w:rPr>
          <w:t>]</w:t>
        </w:r>
      </w:ins>
      <w:r w:rsidR="002B7D87" w:rsidRPr="004A4AD8">
        <w:rPr>
          <w:rFonts w:ascii="Times New Roman" w:hAnsi="Times New Roman"/>
          <w:sz w:val="24"/>
          <w:szCs w:val="24"/>
        </w:rPr>
        <w:t xml:space="preserve">, </w:t>
      </w:r>
      <w:del w:id="2247" w:author="User" w:date="2016-11-09T14:14:00Z">
        <w:r w:rsidR="002B7D87" w:rsidRPr="004A4AD8" w:rsidDel="00D15EBD">
          <w:rPr>
            <w:rFonts w:ascii="Times New Roman" w:hAnsi="Times New Roman"/>
            <w:sz w:val="24"/>
            <w:szCs w:val="24"/>
          </w:rPr>
          <w:delText>РСН 65-87</w:delText>
        </w:r>
      </w:del>
      <w:ins w:id="2248" w:author="User" w:date="2016-11-09T14:14:00Z">
        <w:r w:rsidR="002B7D87" w:rsidRPr="00D15EBD">
          <w:rPr>
            <w:rFonts w:ascii="Times New Roman" w:hAnsi="Times New Roman"/>
            <w:sz w:val="24"/>
            <w:szCs w:val="24"/>
            <w:rPrChange w:id="2249" w:author="User" w:date="2016-11-09T14:14:00Z">
              <w:rPr>
                <w:rFonts w:ascii="Times New Roman" w:hAnsi="Times New Roman"/>
                <w:sz w:val="24"/>
                <w:szCs w:val="24"/>
                <w:lang w:val="en-US"/>
              </w:rPr>
            </w:rPrChange>
          </w:rPr>
          <w:t>[</w:t>
        </w:r>
      </w:ins>
      <w:ins w:id="2250" w:author="User" w:date="2016-11-09T14:27:00Z">
        <w:del w:id="2251" w:author="Ксения Кисанова" w:date="2017-01-19T15:18:00Z">
          <w:r w:rsidR="002B7D87" w:rsidRPr="004A4AD8" w:rsidDel="005E4992">
            <w:rPr>
              <w:rFonts w:ascii="Times New Roman" w:hAnsi="Times New Roman"/>
              <w:sz w:val="24"/>
              <w:szCs w:val="24"/>
              <w:rPrChange w:id="2252" w:author="User" w:date="2016-11-09T14:27:00Z">
                <w:rPr>
                  <w:rFonts w:ascii="Times New Roman" w:hAnsi="Times New Roman"/>
                  <w:sz w:val="24"/>
                  <w:szCs w:val="24"/>
                  <w:lang w:val="en-US"/>
                </w:rPr>
              </w:rPrChange>
            </w:rPr>
            <w:delText>8</w:delText>
          </w:r>
        </w:del>
      </w:ins>
      <w:ins w:id="2253" w:author="Ксения Кисанова" w:date="2017-01-19T15:18:00Z">
        <w:r w:rsidR="002B7D87">
          <w:rPr>
            <w:rFonts w:ascii="Times New Roman" w:hAnsi="Times New Roman"/>
            <w:sz w:val="24"/>
            <w:szCs w:val="24"/>
          </w:rPr>
          <w:t>6</w:t>
        </w:r>
      </w:ins>
      <w:ins w:id="2254" w:author="User" w:date="2016-11-09T14:14:00Z">
        <w:r w:rsidR="002B7D87" w:rsidRPr="00D15EBD">
          <w:rPr>
            <w:rFonts w:ascii="Times New Roman" w:hAnsi="Times New Roman"/>
            <w:sz w:val="24"/>
            <w:szCs w:val="24"/>
            <w:rPrChange w:id="2255" w:author="User" w:date="2016-11-09T14:14:00Z">
              <w:rPr>
                <w:rFonts w:ascii="Times New Roman" w:hAnsi="Times New Roman"/>
                <w:sz w:val="24"/>
                <w:szCs w:val="24"/>
                <w:lang w:val="en-US"/>
              </w:rPr>
            </w:rPrChange>
          </w:rPr>
          <w:t>]</w:t>
        </w:r>
      </w:ins>
      <w:ins w:id="2256" w:author="Ксения Кисанова" w:date="2017-01-19T15:19:00Z">
        <w:r w:rsidR="002B7D87">
          <w:rPr>
            <w:rFonts w:ascii="Times New Roman" w:hAnsi="Times New Roman"/>
            <w:sz w:val="24"/>
            <w:szCs w:val="24"/>
          </w:rPr>
          <w:t>)</w:t>
        </w:r>
      </w:ins>
      <w:r w:rsidR="006F3D67" w:rsidRPr="00260F2C">
        <w:rPr>
          <w:rFonts w:ascii="Times New Roman" w:hAnsi="Times New Roman"/>
          <w:sz w:val="24"/>
          <w:szCs w:val="24"/>
        </w:rPr>
        <w:t>,</w:t>
      </w:r>
      <w:r w:rsidR="006D4560" w:rsidRPr="00260F2C">
        <w:rPr>
          <w:rFonts w:ascii="Times New Roman" w:hAnsi="Times New Roman"/>
          <w:sz w:val="24"/>
          <w:szCs w:val="24"/>
        </w:rPr>
        <w:t xml:space="preserve"> </w:t>
      </w:r>
      <w:r w:rsidR="006F3D67" w:rsidRPr="00260F2C">
        <w:rPr>
          <w:rFonts w:ascii="Times New Roman" w:hAnsi="Times New Roman"/>
          <w:sz w:val="24"/>
          <w:szCs w:val="24"/>
        </w:rPr>
        <w:t>проводимого на исследуемой территории</w:t>
      </w:r>
      <w:del w:id="2257" w:author="Ксения Кисанова" w:date="2017-01-19T15:18:00Z">
        <w:r w:rsidR="00C107A0" w:rsidRPr="00260F2C" w:rsidDel="005E4992">
          <w:rPr>
            <w:rFonts w:ascii="Times New Roman" w:hAnsi="Times New Roman"/>
            <w:sz w:val="24"/>
            <w:szCs w:val="24"/>
          </w:rPr>
          <w:delText xml:space="preserve"> согласно действующим нормативам</w:delText>
        </w:r>
        <w:r w:rsidR="007F5574" w:rsidRPr="00260F2C" w:rsidDel="005E4992">
          <w:rPr>
            <w:rFonts w:ascii="Times New Roman" w:hAnsi="Times New Roman"/>
            <w:sz w:val="24"/>
            <w:szCs w:val="24"/>
          </w:rPr>
          <w:delText>, например</w:delText>
        </w:r>
      </w:del>
      <w:del w:id="2258" w:author="User" w:date="2016-11-07T16:26:00Z">
        <w:r w:rsidR="007F5574" w:rsidRPr="00260F2C" w:rsidDel="009F38ED">
          <w:rPr>
            <w:rFonts w:ascii="Times New Roman" w:hAnsi="Times New Roman"/>
            <w:sz w:val="24"/>
            <w:szCs w:val="24"/>
          </w:rPr>
          <w:delText>,</w:delText>
        </w:r>
      </w:del>
      <w:r w:rsidRPr="00260F2C">
        <w:rPr>
          <w:rFonts w:ascii="Times New Roman" w:hAnsi="Times New Roman"/>
          <w:sz w:val="24"/>
          <w:szCs w:val="24"/>
        </w:rPr>
        <w:t>.</w:t>
      </w:r>
      <w:del w:id="2259" w:author="User" w:date="2016-11-07T16:26:00Z">
        <w:r w:rsidRPr="00260F2C" w:rsidDel="009F38ED">
          <w:rPr>
            <w:rFonts w:ascii="Times New Roman" w:hAnsi="Times New Roman"/>
            <w:sz w:val="24"/>
            <w:szCs w:val="24"/>
          </w:rPr>
          <w:delText xml:space="preserve"> </w:delText>
        </w:r>
      </w:del>
    </w:p>
    <w:p w:rsidR="005A32EE" w:rsidRPr="00260F2C" w:rsidRDefault="005A32EE">
      <w:pPr>
        <w:pStyle w:val="a9"/>
        <w:shd w:val="clear" w:color="auto" w:fill="FFFFFF"/>
        <w:spacing w:before="0" w:beforeAutospacing="0" w:after="120" w:afterAutospacing="0" w:line="360" w:lineRule="auto"/>
        <w:ind w:firstLine="567"/>
        <w:jc w:val="both"/>
        <w:rPr>
          <w:rStyle w:val="goto"/>
          <w:rFonts w:ascii="Calibri" w:hAnsi="Calibri"/>
          <w:color w:val="000000"/>
          <w:sz w:val="22"/>
          <w:szCs w:val="22"/>
          <w:lang w:val="ru-RU" w:eastAsia="ru-RU"/>
        </w:rPr>
        <w:pPrChange w:id="2260" w:author="Павел Смирнов" w:date="2016-12-29T11:10:00Z">
          <w:pPr>
            <w:pStyle w:val="a9"/>
            <w:shd w:val="clear" w:color="auto" w:fill="FFFFFF"/>
            <w:spacing w:before="0" w:beforeAutospacing="0" w:after="120" w:afterAutospacing="0"/>
            <w:ind w:firstLine="567"/>
            <w:jc w:val="both"/>
          </w:pPr>
        </w:pPrChange>
      </w:pPr>
      <w:r w:rsidRPr="00260F2C">
        <w:rPr>
          <w:rStyle w:val="goto"/>
          <w:color w:val="000000"/>
          <w:lang w:val="ru-RU"/>
        </w:rPr>
        <w:t>Расчет сейсмических воздействий основ</w:t>
      </w:r>
      <w:del w:id="2261" w:author="User" w:date="2016-11-07T16:26:00Z">
        <w:r w:rsidRPr="00260F2C" w:rsidDel="009F38ED">
          <w:rPr>
            <w:rStyle w:val="goto"/>
            <w:color w:val="000000"/>
            <w:lang w:val="ru-RU"/>
          </w:rPr>
          <w:delText>ывается</w:delText>
        </w:r>
      </w:del>
      <w:ins w:id="2262" w:author="User" w:date="2016-11-07T16:26:00Z">
        <w:r w:rsidR="009F38ED">
          <w:rPr>
            <w:rStyle w:val="goto"/>
            <w:color w:val="000000"/>
            <w:lang w:val="ru-RU"/>
          </w:rPr>
          <w:t>ан</w:t>
        </w:r>
      </w:ins>
      <w:r w:rsidRPr="00260F2C">
        <w:rPr>
          <w:rStyle w:val="goto"/>
          <w:color w:val="000000"/>
          <w:lang w:val="ru-RU"/>
        </w:rPr>
        <w:t xml:space="preserve"> на окончательной модели зон ВОЗ, в которой соглас</w:t>
      </w:r>
      <w:del w:id="2263" w:author="User" w:date="2016-11-07T16:26:00Z">
        <w:r w:rsidRPr="00260F2C" w:rsidDel="009F38ED">
          <w:rPr>
            <w:rStyle w:val="goto"/>
            <w:color w:val="000000"/>
            <w:lang w:val="ru-RU"/>
          </w:rPr>
          <w:delText>уют</w:delText>
        </w:r>
      </w:del>
      <w:del w:id="2264" w:author="User" w:date="2016-11-07T16:27:00Z">
        <w:r w:rsidRPr="00260F2C" w:rsidDel="009F38ED">
          <w:rPr>
            <w:rStyle w:val="goto"/>
            <w:color w:val="000000"/>
            <w:lang w:val="ru-RU"/>
          </w:rPr>
          <w:delText>ся</w:delText>
        </w:r>
      </w:del>
      <w:ins w:id="2265" w:author="User" w:date="2016-11-07T16:27:00Z">
        <w:r w:rsidR="009F38ED">
          <w:rPr>
            <w:rStyle w:val="goto"/>
            <w:color w:val="000000"/>
            <w:lang w:val="ru-RU"/>
          </w:rPr>
          <w:t>ованы</w:t>
        </w:r>
      </w:ins>
      <w:r w:rsidRPr="00260F2C">
        <w:rPr>
          <w:rStyle w:val="goto"/>
          <w:color w:val="000000"/>
          <w:lang w:val="ru-RU"/>
        </w:rPr>
        <w:t xml:space="preserve"> сейсмотектонические и сейсмологические данные. Если для объяснения всей совокупности существующих данных могут быть предложены различные модели, среди которых нельзя однозначно выделить единственную достоверную, то в расчеты </w:t>
      </w:r>
      <w:del w:id="2266" w:author="User" w:date="2016-11-07T16:27:00Z">
        <w:r w:rsidRPr="00260F2C" w:rsidDel="009F38ED">
          <w:rPr>
            <w:rStyle w:val="goto"/>
            <w:color w:val="000000"/>
            <w:lang w:val="ru-RU"/>
          </w:rPr>
          <w:delText xml:space="preserve">должны </w:delText>
        </w:r>
      </w:del>
      <w:ins w:id="2267" w:author="User" w:date="2016-11-07T16:27:00Z">
        <w:r w:rsidR="009F38ED">
          <w:rPr>
            <w:rStyle w:val="goto"/>
            <w:color w:val="000000"/>
            <w:lang w:val="ru-RU"/>
          </w:rPr>
          <w:t>следует</w:t>
        </w:r>
        <w:r w:rsidR="009F38ED" w:rsidRPr="00260F2C">
          <w:rPr>
            <w:rStyle w:val="goto"/>
            <w:color w:val="000000"/>
            <w:lang w:val="ru-RU"/>
          </w:rPr>
          <w:t xml:space="preserve"> </w:t>
        </w:r>
      </w:ins>
      <w:r w:rsidRPr="00260F2C">
        <w:rPr>
          <w:rStyle w:val="goto"/>
          <w:color w:val="000000"/>
          <w:lang w:val="ru-RU"/>
        </w:rPr>
        <w:t>включать</w:t>
      </w:r>
      <w:del w:id="2268" w:author="User" w:date="2016-11-07T16:27:00Z">
        <w:r w:rsidRPr="00260F2C" w:rsidDel="009F38ED">
          <w:rPr>
            <w:rStyle w:val="goto"/>
            <w:color w:val="000000"/>
            <w:lang w:val="ru-RU"/>
          </w:rPr>
          <w:delText>ся</w:delText>
        </w:r>
      </w:del>
      <w:r w:rsidRPr="00260F2C">
        <w:rPr>
          <w:rStyle w:val="goto"/>
          <w:color w:val="000000"/>
          <w:lang w:val="ru-RU"/>
        </w:rPr>
        <w:t xml:space="preserve"> все альтернативные модели.</w:t>
      </w:r>
      <w:del w:id="2269" w:author="User" w:date="2016-11-07T16:27:00Z">
        <w:r w:rsidRPr="00260F2C" w:rsidDel="009F38ED">
          <w:rPr>
            <w:rStyle w:val="goto"/>
            <w:color w:val="000000"/>
            <w:lang w:val="ru-RU"/>
          </w:rPr>
          <w:delText xml:space="preserve"> </w:delText>
        </w:r>
      </w:del>
    </w:p>
    <w:p w:rsidR="005A32EE" w:rsidRPr="00260F2C" w:rsidRDefault="005A32EE">
      <w:pPr>
        <w:pStyle w:val="a9"/>
        <w:shd w:val="clear" w:color="auto" w:fill="FFFFFF"/>
        <w:spacing w:before="0" w:beforeAutospacing="0" w:after="120" w:afterAutospacing="0" w:line="360" w:lineRule="auto"/>
        <w:ind w:firstLine="567"/>
        <w:jc w:val="both"/>
        <w:rPr>
          <w:spacing w:val="-6"/>
          <w:lang w:val="ru-RU"/>
        </w:rPr>
        <w:pPrChange w:id="2270" w:author="Павел Смирнов" w:date="2016-12-29T11:10:00Z">
          <w:pPr>
            <w:pStyle w:val="a9"/>
            <w:shd w:val="clear" w:color="auto" w:fill="FFFFFF"/>
            <w:spacing w:before="0" w:beforeAutospacing="0" w:after="120" w:afterAutospacing="0"/>
            <w:ind w:firstLine="567"/>
            <w:jc w:val="both"/>
          </w:pPr>
        </w:pPrChange>
      </w:pPr>
      <w:r w:rsidRPr="00260F2C">
        <w:rPr>
          <w:rStyle w:val="goto"/>
          <w:color w:val="000000"/>
          <w:spacing w:val="-6"/>
          <w:lang w:val="ru-RU"/>
        </w:rPr>
        <w:t xml:space="preserve">Предпочтительным является проведение расчетов сейсмических воздействий как </w:t>
      </w:r>
      <w:r w:rsidRPr="00260F2C">
        <w:rPr>
          <w:rStyle w:val="hps"/>
          <w:spacing w:val="-6"/>
          <w:lang w:val="ru-RU"/>
        </w:rPr>
        <w:t>вероятностным, так и детерминистским метод</w:t>
      </w:r>
      <w:ins w:id="2271" w:author="Ксения Кисанова" w:date="2017-01-19T15:19:00Z">
        <w:r w:rsidR="005E4992">
          <w:rPr>
            <w:rStyle w:val="hps"/>
            <w:spacing w:val="-6"/>
            <w:lang w:val="ru-RU"/>
          </w:rPr>
          <w:t>ом</w:t>
        </w:r>
      </w:ins>
      <w:del w:id="2272" w:author="Ксения Кисанова" w:date="2017-01-19T15:19:00Z">
        <w:r w:rsidRPr="00260F2C" w:rsidDel="005E4992">
          <w:rPr>
            <w:rStyle w:val="hps"/>
            <w:spacing w:val="-6"/>
            <w:lang w:val="ru-RU"/>
          </w:rPr>
          <w:delText>ами</w:delText>
        </w:r>
      </w:del>
      <w:r w:rsidRPr="00260F2C">
        <w:rPr>
          <w:rStyle w:val="hps"/>
          <w:spacing w:val="-6"/>
          <w:lang w:val="ru-RU"/>
        </w:rPr>
        <w:t xml:space="preserve"> анализа</w:t>
      </w:r>
      <w:r w:rsidRPr="00260F2C">
        <w:rPr>
          <w:spacing w:val="-6"/>
          <w:lang w:val="ru-RU"/>
        </w:rPr>
        <w:t>.</w:t>
      </w:r>
    </w:p>
    <w:p w:rsidR="007C25C5" w:rsidRPr="00260F2C" w:rsidRDefault="007C25C5">
      <w:pPr>
        <w:pStyle w:val="a9"/>
        <w:shd w:val="clear" w:color="auto" w:fill="FFFFFF"/>
        <w:spacing w:before="0" w:beforeAutospacing="0" w:after="120" w:afterAutospacing="0" w:line="360" w:lineRule="auto"/>
        <w:ind w:firstLine="567"/>
        <w:jc w:val="both"/>
        <w:rPr>
          <w:spacing w:val="-6"/>
          <w:lang w:val="ru-RU"/>
        </w:rPr>
        <w:pPrChange w:id="2273" w:author="Павел Смирнов" w:date="2016-12-29T11:10:00Z">
          <w:pPr>
            <w:pStyle w:val="a9"/>
            <w:shd w:val="clear" w:color="auto" w:fill="FFFFFF"/>
            <w:spacing w:before="0" w:beforeAutospacing="0" w:after="120" w:afterAutospacing="0"/>
            <w:ind w:firstLine="567"/>
            <w:jc w:val="both"/>
          </w:pPr>
        </w:pPrChange>
      </w:pPr>
      <w:r w:rsidRPr="00260F2C">
        <w:rPr>
          <w:color w:val="000000"/>
          <w:w w:val="102"/>
          <w:lang w:val="ru-RU"/>
        </w:rPr>
        <w:lastRenderedPageBreak/>
        <w:t xml:space="preserve">Для вероятностной оценки сейсмической опасности предлагается использовать </w:t>
      </w:r>
      <w:del w:id="2274" w:author="Ксения Кисанова" w:date="2017-01-19T15:19:00Z">
        <w:r w:rsidRPr="00260F2C" w:rsidDel="005E4992">
          <w:rPr>
            <w:color w:val="000000"/>
            <w:w w:val="102"/>
            <w:lang w:val="ru-RU"/>
          </w:rPr>
          <w:delText xml:space="preserve">технологию </w:delText>
        </w:r>
      </w:del>
      <w:ins w:id="2275" w:author="Ксения Кисанова" w:date="2017-01-19T15:19:00Z">
        <w:r w:rsidR="005E4992">
          <w:rPr>
            <w:color w:val="000000"/>
            <w:w w:val="102"/>
            <w:lang w:val="ru-RU"/>
          </w:rPr>
          <w:t>метод</w:t>
        </w:r>
        <w:r w:rsidR="005E4992" w:rsidRPr="00260F2C">
          <w:rPr>
            <w:color w:val="000000"/>
            <w:w w:val="102"/>
            <w:lang w:val="ru-RU"/>
          </w:rPr>
          <w:t xml:space="preserve"> </w:t>
        </w:r>
      </w:ins>
      <w:ins w:id="2276" w:author="User" w:date="2016-11-07T16:27:00Z">
        <w:r w:rsidR="009F38ED">
          <w:rPr>
            <w:color w:val="000000"/>
            <w:w w:val="102"/>
            <w:lang w:val="ru-RU"/>
          </w:rPr>
          <w:t>«</w:t>
        </w:r>
      </w:ins>
      <w:del w:id="2277" w:author="User" w:date="2016-11-07T16:27:00Z">
        <w:r w:rsidRPr="00260F2C" w:rsidDel="009F38ED">
          <w:rPr>
            <w:color w:val="000000"/>
            <w:w w:val="102"/>
            <w:lang w:val="ru-RU"/>
          </w:rPr>
          <w:delText>"</w:delText>
        </w:r>
      </w:del>
      <w:r w:rsidRPr="00260F2C">
        <w:rPr>
          <w:color w:val="000000"/>
          <w:w w:val="102"/>
          <w:lang w:val="ru-RU"/>
        </w:rPr>
        <w:t>логического дерева</w:t>
      </w:r>
      <w:ins w:id="2278" w:author="User" w:date="2016-11-07T16:27:00Z">
        <w:r w:rsidR="009F38ED">
          <w:rPr>
            <w:color w:val="000000"/>
            <w:w w:val="102"/>
            <w:lang w:val="ru-RU"/>
          </w:rPr>
          <w:t>»</w:t>
        </w:r>
      </w:ins>
      <w:del w:id="2279" w:author="User" w:date="2016-11-07T16:27:00Z">
        <w:r w:rsidRPr="00260F2C" w:rsidDel="009F38ED">
          <w:rPr>
            <w:color w:val="000000"/>
            <w:w w:val="102"/>
            <w:lang w:val="ru-RU"/>
          </w:rPr>
          <w:delText>"</w:delText>
        </w:r>
      </w:del>
      <w:r w:rsidRPr="00260F2C">
        <w:rPr>
          <w:color w:val="000000"/>
          <w:w w:val="102"/>
          <w:lang w:val="ru-RU"/>
        </w:rPr>
        <w:t>, учитывающ</w:t>
      </w:r>
      <w:ins w:id="2280" w:author="Ксения Кисанова" w:date="2017-01-19T15:19:00Z">
        <w:r w:rsidR="005E4992">
          <w:rPr>
            <w:color w:val="000000"/>
            <w:w w:val="102"/>
            <w:lang w:val="ru-RU"/>
          </w:rPr>
          <w:t>ий</w:t>
        </w:r>
      </w:ins>
      <w:del w:id="2281" w:author="Ксения Кисанова" w:date="2017-01-19T15:19:00Z">
        <w:r w:rsidRPr="00260F2C" w:rsidDel="005E4992">
          <w:rPr>
            <w:color w:val="000000"/>
            <w:w w:val="102"/>
            <w:lang w:val="ru-RU"/>
          </w:rPr>
          <w:delText>ую</w:delText>
        </w:r>
      </w:del>
      <w:r w:rsidRPr="00260F2C">
        <w:rPr>
          <w:color w:val="000000"/>
          <w:w w:val="102"/>
          <w:lang w:val="ru-RU"/>
        </w:rPr>
        <w:t xml:space="preserve"> альтернативные соотношения между параметрами очага и параметрами воздействий.</w:t>
      </w:r>
    </w:p>
    <w:p w:rsidR="00340F60" w:rsidRPr="00260F2C" w:rsidRDefault="005A32EE">
      <w:pPr>
        <w:pStyle w:val="a9"/>
        <w:shd w:val="clear" w:color="auto" w:fill="FFFFFF"/>
        <w:spacing w:before="0" w:beforeAutospacing="0" w:after="120" w:afterAutospacing="0" w:line="360" w:lineRule="auto"/>
        <w:ind w:firstLine="567"/>
        <w:jc w:val="both"/>
        <w:rPr>
          <w:rStyle w:val="hps"/>
          <w:rFonts w:ascii="Calibri" w:hAnsi="Calibri"/>
          <w:sz w:val="22"/>
          <w:szCs w:val="22"/>
          <w:lang w:val="ru-RU" w:eastAsia="ru-RU"/>
        </w:rPr>
        <w:pPrChange w:id="2282" w:author="Павел Смирнов" w:date="2016-12-29T11:10:00Z">
          <w:pPr>
            <w:pStyle w:val="a9"/>
            <w:shd w:val="clear" w:color="auto" w:fill="FFFFFF"/>
            <w:spacing w:before="0" w:beforeAutospacing="0" w:after="120" w:afterAutospacing="0"/>
            <w:ind w:firstLine="567"/>
            <w:jc w:val="both"/>
          </w:pPr>
        </w:pPrChange>
      </w:pPr>
      <w:r w:rsidRPr="00260F2C">
        <w:rPr>
          <w:rStyle w:val="hps"/>
          <w:lang w:val="ru-RU"/>
        </w:rPr>
        <w:t xml:space="preserve">Сейсмические воздействия </w:t>
      </w:r>
      <w:r w:rsidR="00B003DB" w:rsidRPr="00260F2C">
        <w:rPr>
          <w:rStyle w:val="hps"/>
          <w:lang w:val="ru-RU"/>
        </w:rPr>
        <w:t xml:space="preserve">могут оцениваться </w:t>
      </w:r>
      <w:r w:rsidRPr="00260F2C">
        <w:rPr>
          <w:rStyle w:val="hps"/>
          <w:lang w:val="ru-RU"/>
        </w:rPr>
        <w:t xml:space="preserve">как </w:t>
      </w:r>
      <w:del w:id="2283" w:author="Ксения Кисанова" w:date="2017-01-19T15:20:00Z">
        <w:r w:rsidRPr="00260F2C" w:rsidDel="005E4992">
          <w:rPr>
            <w:rStyle w:val="hps"/>
            <w:lang w:val="ru-RU"/>
          </w:rPr>
          <w:delText xml:space="preserve">в терминах интенсивности сотрясений </w:delText>
        </w:r>
      </w:del>
      <w:r w:rsidRPr="00260F2C">
        <w:rPr>
          <w:rStyle w:val="hps"/>
          <w:lang w:val="ru-RU"/>
        </w:rPr>
        <w:t xml:space="preserve">в баллах макросейсмической шкалы, так и в количественных параметрах сейсмических воздействий. </w:t>
      </w:r>
    </w:p>
    <w:p w:rsidR="005A32EE" w:rsidRPr="00260F2C" w:rsidRDefault="00340F60">
      <w:pPr>
        <w:pStyle w:val="a9"/>
        <w:shd w:val="clear" w:color="auto" w:fill="FFFFFF"/>
        <w:spacing w:before="0" w:beforeAutospacing="0" w:after="120" w:afterAutospacing="0" w:line="360" w:lineRule="auto"/>
        <w:ind w:firstLine="567"/>
        <w:jc w:val="both"/>
        <w:rPr>
          <w:rStyle w:val="hps"/>
          <w:rFonts w:ascii="Calibri" w:hAnsi="Calibri"/>
          <w:sz w:val="22"/>
          <w:szCs w:val="22"/>
          <w:lang w:val="ru-RU" w:eastAsia="ru-RU"/>
        </w:rPr>
        <w:pPrChange w:id="2284" w:author="Павел Смирнов" w:date="2016-12-29T11:10:00Z">
          <w:pPr>
            <w:pStyle w:val="a9"/>
            <w:shd w:val="clear" w:color="auto" w:fill="FFFFFF"/>
            <w:spacing w:before="0" w:beforeAutospacing="0" w:after="120" w:afterAutospacing="0"/>
            <w:ind w:firstLine="567"/>
            <w:jc w:val="both"/>
          </w:pPr>
        </w:pPrChange>
      </w:pPr>
      <w:r w:rsidRPr="00260F2C">
        <w:rPr>
          <w:rStyle w:val="hps"/>
          <w:lang w:val="ru-RU"/>
        </w:rPr>
        <w:t>О</w:t>
      </w:r>
      <w:r w:rsidR="00B003DB" w:rsidRPr="00260F2C">
        <w:rPr>
          <w:rStyle w:val="hps"/>
          <w:lang w:val="ru-RU"/>
        </w:rPr>
        <w:t>ценк</w:t>
      </w:r>
      <w:ins w:id="2285" w:author="Ксения Кисанова" w:date="2017-01-19T15:20:00Z">
        <w:r w:rsidR="005E4992">
          <w:rPr>
            <w:rStyle w:val="hps"/>
            <w:lang w:val="ru-RU"/>
          </w:rPr>
          <w:t>а</w:t>
        </w:r>
      </w:ins>
      <w:ins w:id="2286" w:author="User" w:date="2016-11-07T16:29:00Z">
        <w:del w:id="2287" w:author="Ксения Кисанова" w:date="2017-01-19T15:20:00Z">
          <w:r w:rsidR="009F38ED" w:rsidDel="005E4992">
            <w:rPr>
              <w:rStyle w:val="hps"/>
              <w:lang w:val="ru-RU"/>
            </w:rPr>
            <w:delText>у</w:delText>
          </w:r>
        </w:del>
      </w:ins>
      <w:del w:id="2288" w:author="User" w:date="2016-11-07T16:29:00Z">
        <w:r w:rsidRPr="00260F2C" w:rsidDel="009F38ED">
          <w:rPr>
            <w:rStyle w:val="hps"/>
            <w:lang w:val="ru-RU"/>
          </w:rPr>
          <w:delText>а</w:delText>
        </w:r>
      </w:del>
      <w:r w:rsidR="00B003DB" w:rsidRPr="00260F2C">
        <w:rPr>
          <w:rStyle w:val="hps"/>
          <w:lang w:val="ru-RU"/>
        </w:rPr>
        <w:t xml:space="preserve"> сейсмических воздействий в </w:t>
      </w:r>
      <w:del w:id="2289" w:author="Ксения Кисанова" w:date="2017-01-19T15:20:00Z">
        <w:r w:rsidRPr="00260F2C" w:rsidDel="005E4992">
          <w:rPr>
            <w:rStyle w:val="hps"/>
            <w:lang w:val="ru-RU"/>
          </w:rPr>
          <w:delText>терминах интенсивности</w:delText>
        </w:r>
      </w:del>
      <w:ins w:id="2290" w:author="Ксения Кисанова" w:date="2017-01-19T15:20:00Z">
        <w:r w:rsidR="005E4992">
          <w:rPr>
            <w:rStyle w:val="hps"/>
            <w:lang w:val="ru-RU"/>
          </w:rPr>
          <w:t>баллах макросейсмической шкалы</w:t>
        </w:r>
      </w:ins>
      <w:r w:rsidRPr="00260F2C">
        <w:rPr>
          <w:rStyle w:val="hps"/>
          <w:lang w:val="ru-RU"/>
        </w:rPr>
        <w:t xml:space="preserve"> может </w:t>
      </w:r>
      <w:ins w:id="2291" w:author="Ксения Кисанова" w:date="2017-01-19T15:20:00Z">
        <w:r w:rsidR="005E4992">
          <w:rPr>
            <w:rStyle w:val="hps"/>
            <w:lang w:val="ru-RU"/>
          </w:rPr>
          <w:t xml:space="preserve">быть </w:t>
        </w:r>
      </w:ins>
      <w:r w:rsidRPr="00260F2C">
        <w:rPr>
          <w:rStyle w:val="hps"/>
          <w:lang w:val="ru-RU"/>
        </w:rPr>
        <w:t>про</w:t>
      </w:r>
      <w:del w:id="2292" w:author="User" w:date="2016-11-07T16:30:00Z">
        <w:r w:rsidRPr="00260F2C" w:rsidDel="009F38ED">
          <w:rPr>
            <w:rStyle w:val="hps"/>
            <w:lang w:val="ru-RU"/>
          </w:rPr>
          <w:delText>из</w:delText>
        </w:r>
      </w:del>
      <w:r w:rsidRPr="00260F2C">
        <w:rPr>
          <w:rStyle w:val="hps"/>
          <w:lang w:val="ru-RU"/>
        </w:rPr>
        <w:t>в</w:t>
      </w:r>
      <w:ins w:id="2293" w:author="Ксения Кисанова" w:date="2017-01-19T15:21:00Z">
        <w:r w:rsidR="005E4992">
          <w:rPr>
            <w:rStyle w:val="hps"/>
            <w:lang w:val="ru-RU"/>
          </w:rPr>
          <w:t>едена</w:t>
        </w:r>
      </w:ins>
      <w:del w:id="2294" w:author="Ксения Кисанова" w:date="2017-01-19T15:21:00Z">
        <w:r w:rsidRPr="00260F2C" w:rsidDel="005E4992">
          <w:rPr>
            <w:rStyle w:val="hps"/>
            <w:lang w:val="ru-RU"/>
          </w:rPr>
          <w:delText>одить</w:delText>
        </w:r>
      </w:del>
      <w:del w:id="2295" w:author="User" w:date="2016-11-07T16:30:00Z">
        <w:r w:rsidRPr="00260F2C" w:rsidDel="009F38ED">
          <w:rPr>
            <w:rStyle w:val="hps"/>
            <w:lang w:val="ru-RU"/>
          </w:rPr>
          <w:delText>ся</w:delText>
        </w:r>
      </w:del>
      <w:r w:rsidRPr="00260F2C">
        <w:rPr>
          <w:rStyle w:val="hps"/>
          <w:lang w:val="ru-RU"/>
        </w:rPr>
        <w:t xml:space="preserve"> как методом расчета сейсмической </w:t>
      </w:r>
      <w:proofErr w:type="spellStart"/>
      <w:r w:rsidRPr="00260F2C">
        <w:rPr>
          <w:rStyle w:val="hps"/>
          <w:lang w:val="ru-RU"/>
        </w:rPr>
        <w:t>сотрясаемости</w:t>
      </w:r>
      <w:proofErr w:type="spellEnd"/>
      <w:r w:rsidRPr="00260F2C">
        <w:rPr>
          <w:rStyle w:val="hps"/>
          <w:lang w:val="ru-RU"/>
        </w:rPr>
        <w:t xml:space="preserve"> (см. </w:t>
      </w:r>
      <w:del w:id="2296" w:author="User" w:date="2016-11-07T16:28:00Z">
        <w:r w:rsidRPr="00260F2C" w:rsidDel="009F38ED">
          <w:rPr>
            <w:rStyle w:val="hps"/>
            <w:lang w:val="ru-RU"/>
          </w:rPr>
          <w:delText>п.</w:delText>
        </w:r>
      </w:del>
      <w:r w:rsidRPr="00260F2C">
        <w:rPr>
          <w:rStyle w:val="hps"/>
          <w:lang w:val="ru-RU"/>
        </w:rPr>
        <w:t>8.</w:t>
      </w:r>
      <w:ins w:id="2297" w:author="Ксения Кисанова" w:date="2017-01-19T15:21:00Z">
        <w:r w:rsidR="005E4992">
          <w:rPr>
            <w:rStyle w:val="hps"/>
            <w:lang w:val="ru-RU"/>
          </w:rPr>
          <w:t>2</w:t>
        </w:r>
      </w:ins>
      <w:del w:id="2298" w:author="Ксения Кисанова" w:date="2017-01-19T15:21:00Z">
        <w:r w:rsidR="00D37273" w:rsidRPr="00260F2C" w:rsidDel="005E4992">
          <w:rPr>
            <w:rStyle w:val="hps"/>
            <w:lang w:val="ru-RU"/>
          </w:rPr>
          <w:delText>1</w:delText>
        </w:r>
      </w:del>
      <w:r w:rsidRPr="00260F2C">
        <w:rPr>
          <w:rStyle w:val="hps"/>
          <w:lang w:val="ru-RU"/>
        </w:rPr>
        <w:t xml:space="preserve">), так и с использованием прогнозируемых количественных параметров сейсмических воздействий (см. </w:t>
      </w:r>
      <w:del w:id="2299" w:author="User" w:date="2016-11-07T16:28:00Z">
        <w:r w:rsidRPr="00260F2C" w:rsidDel="009F38ED">
          <w:rPr>
            <w:rStyle w:val="hps"/>
            <w:lang w:val="ru-RU"/>
          </w:rPr>
          <w:delText>п.</w:delText>
        </w:r>
      </w:del>
      <w:r w:rsidRPr="00260F2C">
        <w:rPr>
          <w:rStyle w:val="hps"/>
          <w:lang w:val="ru-RU"/>
        </w:rPr>
        <w:t>8.</w:t>
      </w:r>
      <w:ins w:id="2300" w:author="Ксения Кисанова" w:date="2017-01-19T15:21:00Z">
        <w:r w:rsidR="005E4992">
          <w:rPr>
            <w:rStyle w:val="hps"/>
            <w:lang w:val="ru-RU"/>
          </w:rPr>
          <w:t>5</w:t>
        </w:r>
      </w:ins>
      <w:del w:id="2301" w:author="Ксения Кисанова" w:date="2017-01-19T15:21:00Z">
        <w:r w:rsidR="00D37273" w:rsidRPr="00260F2C" w:rsidDel="005E4992">
          <w:rPr>
            <w:rStyle w:val="hps"/>
            <w:lang w:val="ru-RU"/>
          </w:rPr>
          <w:delText>4</w:delText>
        </w:r>
      </w:del>
      <w:r w:rsidRPr="00260F2C">
        <w:rPr>
          <w:rStyle w:val="hps"/>
          <w:lang w:val="ru-RU"/>
        </w:rPr>
        <w:t>). Оценка интенсивности, получаемая последним способом, обладает большей точностью</w:t>
      </w:r>
      <w:r w:rsidR="001A1F2C" w:rsidRPr="00260F2C">
        <w:rPr>
          <w:rStyle w:val="hps"/>
          <w:lang w:val="ru-RU"/>
        </w:rPr>
        <w:t>.</w:t>
      </w:r>
      <w:del w:id="2302" w:author="User" w:date="2016-11-07T16:28:00Z">
        <w:r w:rsidR="001A1F2C" w:rsidRPr="00260F2C" w:rsidDel="009F38ED">
          <w:rPr>
            <w:rStyle w:val="hps"/>
            <w:lang w:val="ru-RU"/>
          </w:rPr>
          <w:delText xml:space="preserve"> </w:delText>
        </w:r>
      </w:del>
    </w:p>
    <w:p w:rsidR="008D6897" w:rsidRPr="00260F2C" w:rsidRDefault="008D6897">
      <w:pPr>
        <w:pStyle w:val="a9"/>
        <w:shd w:val="clear" w:color="auto" w:fill="FFFFFF"/>
        <w:spacing w:before="0" w:beforeAutospacing="0" w:after="120" w:afterAutospacing="0" w:line="360" w:lineRule="auto"/>
        <w:ind w:firstLine="567"/>
        <w:jc w:val="both"/>
        <w:rPr>
          <w:rStyle w:val="hps"/>
          <w:rFonts w:ascii="Calibri" w:hAnsi="Calibri"/>
          <w:sz w:val="22"/>
          <w:szCs w:val="22"/>
          <w:lang w:val="ru-RU" w:eastAsia="ru-RU"/>
        </w:rPr>
        <w:pPrChange w:id="2303" w:author="Павел Смирнов" w:date="2016-12-29T11:10:00Z">
          <w:pPr>
            <w:pStyle w:val="a9"/>
            <w:shd w:val="clear" w:color="auto" w:fill="FFFFFF"/>
            <w:spacing w:before="0" w:beforeAutospacing="0" w:after="120" w:afterAutospacing="0"/>
            <w:ind w:firstLine="567"/>
            <w:jc w:val="both"/>
          </w:pPr>
        </w:pPrChange>
      </w:pPr>
      <w:r w:rsidRPr="00260F2C">
        <w:rPr>
          <w:rStyle w:val="hps"/>
          <w:lang w:val="ru-RU"/>
        </w:rPr>
        <w:t xml:space="preserve">Расчет сейсмических воздействий в количественных характеристиках </w:t>
      </w:r>
      <w:del w:id="2304" w:author="User" w:date="2016-11-07T16:29:00Z">
        <w:r w:rsidRPr="00260F2C" w:rsidDel="009F38ED">
          <w:rPr>
            <w:rStyle w:val="hps"/>
            <w:lang w:val="ru-RU"/>
          </w:rPr>
          <w:delText xml:space="preserve">может </w:delText>
        </w:r>
      </w:del>
      <w:ins w:id="2305" w:author="User" w:date="2016-11-07T16:29:00Z">
        <w:r w:rsidR="009F38ED" w:rsidRPr="00260F2C">
          <w:rPr>
            <w:rStyle w:val="hps"/>
            <w:lang w:val="ru-RU"/>
          </w:rPr>
          <w:t>мо</w:t>
        </w:r>
        <w:r w:rsidR="009F38ED">
          <w:rPr>
            <w:rStyle w:val="hps"/>
            <w:lang w:val="ru-RU"/>
          </w:rPr>
          <w:t>гут</w:t>
        </w:r>
        <w:r w:rsidR="009F38ED" w:rsidRPr="00260F2C">
          <w:rPr>
            <w:rStyle w:val="hps"/>
            <w:lang w:val="ru-RU"/>
          </w:rPr>
          <w:t xml:space="preserve"> </w:t>
        </w:r>
      </w:ins>
      <w:del w:id="2306" w:author="User" w:date="2016-11-07T16:29:00Z">
        <w:r w:rsidRPr="00260F2C" w:rsidDel="009F38ED">
          <w:rPr>
            <w:rStyle w:val="hps"/>
            <w:lang w:val="ru-RU"/>
          </w:rPr>
          <w:delText xml:space="preserve">использоваться </w:delText>
        </w:r>
      </w:del>
      <w:ins w:id="2307" w:author="User" w:date="2016-11-07T16:29:00Z">
        <w:r w:rsidR="009F38ED">
          <w:rPr>
            <w:rStyle w:val="hps"/>
            <w:lang w:val="ru-RU"/>
          </w:rPr>
          <w:t>про</w:t>
        </w:r>
        <w:del w:id="2308" w:author="Ксения Кисанова" w:date="2017-01-19T15:21:00Z">
          <w:r w:rsidR="009F38ED" w:rsidDel="005E4992">
            <w:rPr>
              <w:rStyle w:val="hps"/>
              <w:lang w:val="ru-RU"/>
            </w:rPr>
            <w:delText>из</w:delText>
          </w:r>
        </w:del>
        <w:r w:rsidR="009F38ED">
          <w:rPr>
            <w:rStyle w:val="hps"/>
            <w:lang w:val="ru-RU"/>
          </w:rPr>
          <w:t>водить</w:t>
        </w:r>
        <w:r w:rsidR="009F38ED" w:rsidRPr="00260F2C">
          <w:rPr>
            <w:rStyle w:val="hps"/>
            <w:lang w:val="ru-RU"/>
          </w:rPr>
          <w:t xml:space="preserve"> </w:t>
        </w:r>
      </w:ins>
      <w:r w:rsidRPr="00260F2C">
        <w:rPr>
          <w:rStyle w:val="hps"/>
          <w:lang w:val="ru-RU"/>
        </w:rPr>
        <w:t xml:space="preserve">как на статистической обработке записей, полученных в ходе сейсмологических наблюдений на территории проведения ДСР, так и с использованием среднемировых закономерностей (см. </w:t>
      </w:r>
      <w:del w:id="2309" w:author="User" w:date="2016-11-07T16:30:00Z">
        <w:r w:rsidRPr="00260F2C" w:rsidDel="009F38ED">
          <w:rPr>
            <w:rStyle w:val="hps"/>
            <w:lang w:val="ru-RU"/>
          </w:rPr>
          <w:delText xml:space="preserve">п. </w:delText>
        </w:r>
      </w:del>
      <w:r w:rsidRPr="00260F2C">
        <w:rPr>
          <w:rStyle w:val="hps"/>
          <w:lang w:val="ru-RU"/>
        </w:rPr>
        <w:t>8.</w:t>
      </w:r>
      <w:ins w:id="2310" w:author="Ксения Кисанова" w:date="2017-01-19T15:21:00Z">
        <w:r w:rsidR="005E4992">
          <w:rPr>
            <w:rStyle w:val="hps"/>
            <w:lang w:val="ru-RU"/>
          </w:rPr>
          <w:t>3</w:t>
        </w:r>
      </w:ins>
      <w:del w:id="2311" w:author="Ксения Кисанова" w:date="2017-01-19T15:21:00Z">
        <w:r w:rsidR="00D37273" w:rsidRPr="00260F2C" w:rsidDel="005E4992">
          <w:rPr>
            <w:rStyle w:val="hps"/>
            <w:lang w:val="ru-RU"/>
          </w:rPr>
          <w:delText>2</w:delText>
        </w:r>
      </w:del>
      <w:del w:id="2312" w:author="User" w:date="2016-11-07T16:30:00Z">
        <w:r w:rsidRPr="00260F2C" w:rsidDel="009F38ED">
          <w:rPr>
            <w:rStyle w:val="hps"/>
            <w:lang w:val="ru-RU"/>
          </w:rPr>
          <w:delText xml:space="preserve"> </w:delText>
        </w:r>
      </w:del>
      <w:r w:rsidRPr="00260F2C">
        <w:rPr>
          <w:rStyle w:val="hps"/>
          <w:lang w:val="ru-RU"/>
        </w:rPr>
        <w:t>–</w:t>
      </w:r>
      <w:del w:id="2313" w:author="User" w:date="2016-11-07T16:30:00Z">
        <w:r w:rsidRPr="00260F2C" w:rsidDel="009F38ED">
          <w:rPr>
            <w:rStyle w:val="hps"/>
            <w:lang w:val="ru-RU"/>
          </w:rPr>
          <w:delText xml:space="preserve"> </w:delText>
        </w:r>
      </w:del>
      <w:r w:rsidRPr="00260F2C">
        <w:rPr>
          <w:rStyle w:val="hps"/>
          <w:lang w:val="ru-RU"/>
        </w:rPr>
        <w:t>8.</w:t>
      </w:r>
      <w:del w:id="2314" w:author="Ксения Кисанова" w:date="2017-01-19T15:21:00Z">
        <w:r w:rsidR="00D37273" w:rsidRPr="00260F2C" w:rsidDel="005E4992">
          <w:rPr>
            <w:rStyle w:val="hps"/>
            <w:lang w:val="ru-RU"/>
          </w:rPr>
          <w:delText>4</w:delText>
        </w:r>
      </w:del>
      <w:ins w:id="2315" w:author="Ксения Кисанова" w:date="2017-01-19T15:21:00Z">
        <w:r w:rsidR="005E4992">
          <w:rPr>
            <w:rStyle w:val="hps"/>
            <w:lang w:val="ru-RU"/>
          </w:rPr>
          <w:t>5</w:t>
        </w:r>
      </w:ins>
      <w:r w:rsidRPr="00260F2C">
        <w:rPr>
          <w:rStyle w:val="hps"/>
          <w:lang w:val="ru-RU"/>
        </w:rPr>
        <w:t>).</w:t>
      </w:r>
      <w:del w:id="2316" w:author="User" w:date="2016-11-07T16:30:00Z">
        <w:r w:rsidRPr="00260F2C" w:rsidDel="009F38ED">
          <w:rPr>
            <w:rStyle w:val="hps"/>
            <w:lang w:val="ru-RU"/>
          </w:rPr>
          <w:delText xml:space="preserve"> </w:delText>
        </w:r>
      </w:del>
    </w:p>
    <w:p w:rsidR="003071A2" w:rsidRPr="00260F2C" w:rsidRDefault="00B003DB">
      <w:pPr>
        <w:tabs>
          <w:tab w:val="left" w:pos="6490"/>
        </w:tabs>
        <w:spacing w:line="360" w:lineRule="auto"/>
        <w:ind w:firstLine="567"/>
        <w:jc w:val="both"/>
        <w:rPr>
          <w:rFonts w:ascii="Times New Roman" w:hAnsi="Times New Roman"/>
          <w:lang w:val="ru-RU"/>
        </w:rPr>
        <w:pPrChange w:id="2317" w:author="Павел Смирнов" w:date="2016-12-29T11:10:00Z">
          <w:pPr>
            <w:tabs>
              <w:tab w:val="left" w:pos="6490"/>
            </w:tabs>
            <w:ind w:firstLine="567"/>
            <w:jc w:val="both"/>
          </w:pPr>
        </w:pPrChange>
      </w:pPr>
      <w:r w:rsidRPr="00260F2C">
        <w:rPr>
          <w:rStyle w:val="hps"/>
          <w:rFonts w:ascii="Times New Roman" w:hAnsi="Times New Roman"/>
          <w:lang w:val="ru-RU"/>
        </w:rPr>
        <w:t>П</w:t>
      </w:r>
      <w:r w:rsidR="005A32EE" w:rsidRPr="00260F2C">
        <w:rPr>
          <w:rStyle w:val="hps"/>
          <w:rFonts w:ascii="Times New Roman" w:hAnsi="Times New Roman"/>
          <w:lang w:val="ru-RU"/>
        </w:rPr>
        <w:t xml:space="preserve">ри расчетах сейсмических воздействий </w:t>
      </w:r>
      <w:r w:rsidRPr="00260F2C">
        <w:rPr>
          <w:rStyle w:val="hps"/>
          <w:rFonts w:ascii="Times New Roman" w:hAnsi="Times New Roman"/>
          <w:lang w:val="ru-RU"/>
        </w:rPr>
        <w:t>в</w:t>
      </w:r>
      <w:r w:rsidR="00D01853" w:rsidRPr="00260F2C">
        <w:rPr>
          <w:rStyle w:val="hps"/>
          <w:rFonts w:ascii="Times New Roman" w:hAnsi="Times New Roman"/>
          <w:lang w:val="ru-RU"/>
        </w:rPr>
        <w:t xml:space="preserve"> </w:t>
      </w:r>
      <w:r w:rsidRPr="00260F2C">
        <w:rPr>
          <w:rStyle w:val="hps"/>
          <w:rFonts w:ascii="Times New Roman" w:hAnsi="Times New Roman"/>
          <w:lang w:val="ru-RU"/>
        </w:rPr>
        <w:t>количественных параметрах определяют</w:t>
      </w:r>
      <w:del w:id="2318" w:author="User" w:date="2016-11-07T16:31:00Z">
        <w:r w:rsidRPr="00260F2C" w:rsidDel="009F38ED">
          <w:rPr>
            <w:rStyle w:val="hps"/>
            <w:rFonts w:ascii="Times New Roman" w:hAnsi="Times New Roman"/>
            <w:lang w:val="ru-RU"/>
          </w:rPr>
          <w:delText>ся</w:delText>
        </w:r>
      </w:del>
      <w:r w:rsidRPr="00260F2C">
        <w:rPr>
          <w:rStyle w:val="hps"/>
          <w:rFonts w:ascii="Times New Roman" w:hAnsi="Times New Roman"/>
          <w:lang w:val="ru-RU"/>
        </w:rPr>
        <w:t xml:space="preserve"> </w:t>
      </w:r>
      <w:r w:rsidR="005A32EE" w:rsidRPr="00260F2C">
        <w:rPr>
          <w:rStyle w:val="hps"/>
          <w:rFonts w:ascii="Times New Roman" w:hAnsi="Times New Roman"/>
          <w:lang w:val="ru-RU"/>
        </w:rPr>
        <w:t xml:space="preserve">пиковые ускорения, преобладающий период колебаний, продолжительность колебаний, локальный спектр реакции и соответствующие </w:t>
      </w:r>
      <w:proofErr w:type="spellStart"/>
      <w:r w:rsidR="005A32EE" w:rsidRPr="00260F2C">
        <w:rPr>
          <w:rStyle w:val="hps"/>
          <w:rFonts w:ascii="Times New Roman" w:hAnsi="Times New Roman"/>
          <w:lang w:val="ru-RU"/>
        </w:rPr>
        <w:t>акселерограммы</w:t>
      </w:r>
      <w:proofErr w:type="spellEnd"/>
      <w:r w:rsidR="001A1F2C" w:rsidRPr="00260F2C">
        <w:rPr>
          <w:rStyle w:val="hps"/>
          <w:rFonts w:ascii="Times New Roman" w:hAnsi="Times New Roman"/>
          <w:lang w:val="ru-RU"/>
        </w:rPr>
        <w:t>, а также оценива</w:t>
      </w:r>
      <w:ins w:id="2319" w:author="User" w:date="2016-11-07T16:31:00Z">
        <w:r w:rsidR="009F38ED">
          <w:rPr>
            <w:rStyle w:val="hps"/>
            <w:rFonts w:ascii="Times New Roman" w:hAnsi="Times New Roman"/>
            <w:lang w:val="ru-RU"/>
          </w:rPr>
          <w:t>ют</w:t>
        </w:r>
      </w:ins>
      <w:del w:id="2320" w:author="User" w:date="2016-11-07T16:31:00Z">
        <w:r w:rsidR="001A1F2C" w:rsidRPr="00260F2C" w:rsidDel="009F38ED">
          <w:rPr>
            <w:rStyle w:val="hps"/>
            <w:rFonts w:ascii="Times New Roman" w:hAnsi="Times New Roman"/>
            <w:lang w:val="ru-RU"/>
          </w:rPr>
          <w:delText>ется</w:delText>
        </w:r>
      </w:del>
      <w:r w:rsidR="001A1F2C" w:rsidRPr="00260F2C">
        <w:rPr>
          <w:rStyle w:val="hps"/>
          <w:rFonts w:ascii="Times New Roman" w:hAnsi="Times New Roman"/>
          <w:lang w:val="ru-RU"/>
        </w:rPr>
        <w:t xml:space="preserve"> интенсивность сейсмических воздействий</w:t>
      </w:r>
      <w:r w:rsidR="005A32EE" w:rsidRPr="00260F2C">
        <w:rPr>
          <w:rStyle w:val="hps"/>
          <w:rFonts w:ascii="Times New Roman" w:hAnsi="Times New Roman"/>
          <w:lang w:val="ru-RU"/>
        </w:rPr>
        <w:t>.</w:t>
      </w:r>
      <w:del w:id="2321" w:author="User" w:date="2016-11-07T16:31:00Z">
        <w:r w:rsidR="005A32EE" w:rsidRPr="00260F2C" w:rsidDel="009F38ED">
          <w:rPr>
            <w:rStyle w:val="hps"/>
            <w:rFonts w:ascii="Times New Roman" w:hAnsi="Times New Roman"/>
            <w:lang w:val="ru-RU"/>
          </w:rPr>
          <w:delText xml:space="preserve"> </w:delText>
        </w:r>
      </w:del>
    </w:p>
    <w:p w:rsidR="005A32EE" w:rsidRPr="00260F2C" w:rsidRDefault="00B003DB">
      <w:pPr>
        <w:pStyle w:val="a9"/>
        <w:shd w:val="clear" w:color="auto" w:fill="FFFFFF"/>
        <w:spacing w:before="0" w:beforeAutospacing="0" w:after="120" w:afterAutospacing="0" w:line="360" w:lineRule="auto"/>
        <w:ind w:firstLine="567"/>
        <w:jc w:val="both"/>
        <w:rPr>
          <w:rStyle w:val="hps"/>
          <w:rFonts w:ascii="Calibri" w:hAnsi="Calibri"/>
          <w:sz w:val="22"/>
          <w:szCs w:val="22"/>
          <w:lang w:val="ru-RU" w:eastAsia="ru-RU"/>
        </w:rPr>
        <w:pPrChange w:id="2322" w:author="Павел Смирнов" w:date="2016-12-29T11:10:00Z">
          <w:pPr>
            <w:pStyle w:val="a9"/>
            <w:shd w:val="clear" w:color="auto" w:fill="FFFFFF"/>
            <w:spacing w:before="0" w:beforeAutospacing="0" w:after="120" w:afterAutospacing="0"/>
            <w:ind w:firstLine="567"/>
            <w:jc w:val="both"/>
          </w:pPr>
        </w:pPrChange>
      </w:pPr>
      <w:r w:rsidRPr="00260F2C">
        <w:rPr>
          <w:rStyle w:val="hps"/>
          <w:lang w:val="ru-RU"/>
        </w:rPr>
        <w:t>При необходимости определяют</w:t>
      </w:r>
      <w:del w:id="2323" w:author="User" w:date="2016-11-07T16:31:00Z">
        <w:r w:rsidRPr="00260F2C" w:rsidDel="009F38ED">
          <w:rPr>
            <w:rStyle w:val="hps"/>
            <w:lang w:val="ru-RU"/>
          </w:rPr>
          <w:delText>ся</w:delText>
        </w:r>
      </w:del>
      <w:r w:rsidRPr="00260F2C">
        <w:rPr>
          <w:rStyle w:val="hps"/>
          <w:lang w:val="ru-RU"/>
        </w:rPr>
        <w:t xml:space="preserve"> </w:t>
      </w:r>
      <w:del w:id="2324" w:author="Ксения Кисанова" w:date="2017-01-19T15:21:00Z">
        <w:r w:rsidRPr="00260F2C" w:rsidDel="005E4992">
          <w:rPr>
            <w:rStyle w:val="hps"/>
            <w:lang w:val="ru-RU"/>
          </w:rPr>
          <w:delText xml:space="preserve">и </w:delText>
        </w:r>
      </w:del>
      <w:r w:rsidRPr="00260F2C">
        <w:rPr>
          <w:rStyle w:val="hps"/>
          <w:lang w:val="ru-RU"/>
        </w:rPr>
        <w:t>дополнительные параметры воздействий</w:t>
      </w:r>
      <w:del w:id="2325" w:author="User" w:date="2016-11-07T16:31:00Z">
        <w:r w:rsidRPr="00260F2C" w:rsidDel="009F38ED">
          <w:rPr>
            <w:rStyle w:val="hps"/>
            <w:lang w:val="ru-RU"/>
          </w:rPr>
          <w:delText xml:space="preserve"> –</w:delText>
        </w:r>
      </w:del>
      <w:ins w:id="2326" w:author="User" w:date="2016-11-07T16:31:00Z">
        <w:r w:rsidR="009F38ED">
          <w:rPr>
            <w:rStyle w:val="hps"/>
            <w:lang w:val="ru-RU"/>
          </w:rPr>
          <w:t>:</w:t>
        </w:r>
      </w:ins>
      <w:r w:rsidRPr="00260F2C">
        <w:rPr>
          <w:rStyle w:val="hps"/>
          <w:lang w:val="ru-RU"/>
        </w:rPr>
        <w:t xml:space="preserve"> пиков</w:t>
      </w:r>
      <w:del w:id="2327" w:author="User" w:date="2016-11-07T16:31:00Z">
        <w:r w:rsidRPr="00260F2C" w:rsidDel="009F38ED">
          <w:rPr>
            <w:rStyle w:val="hps"/>
            <w:lang w:val="ru-RU"/>
          </w:rPr>
          <w:delText>а</w:delText>
        </w:r>
      </w:del>
      <w:ins w:id="2328" w:author="User" w:date="2016-11-07T16:31:00Z">
        <w:r w:rsidR="009F38ED">
          <w:rPr>
            <w:rStyle w:val="hps"/>
            <w:lang w:val="ru-RU"/>
          </w:rPr>
          <w:t>ую</w:t>
        </w:r>
      </w:ins>
      <w:del w:id="2329" w:author="User" w:date="2016-11-07T16:31:00Z">
        <w:r w:rsidRPr="00260F2C" w:rsidDel="009F38ED">
          <w:rPr>
            <w:rStyle w:val="hps"/>
            <w:lang w:val="ru-RU"/>
          </w:rPr>
          <w:delText>я</w:delText>
        </w:r>
      </w:del>
      <w:r w:rsidRPr="00260F2C">
        <w:rPr>
          <w:rStyle w:val="hps"/>
          <w:lang w:val="ru-RU"/>
        </w:rPr>
        <w:t xml:space="preserve"> скорость</w:t>
      </w:r>
      <w:del w:id="2330" w:author="User" w:date="2016-11-07T16:31:00Z">
        <w:r w:rsidRPr="00260F2C" w:rsidDel="009F38ED">
          <w:rPr>
            <w:rStyle w:val="hps"/>
            <w:lang w:val="ru-RU"/>
          </w:rPr>
          <w:delText>,</w:delText>
        </w:r>
      </w:del>
      <w:ins w:id="2331" w:author="User" w:date="2016-11-07T16:31:00Z">
        <w:r w:rsidR="009F38ED">
          <w:rPr>
            <w:rStyle w:val="hps"/>
            <w:lang w:val="ru-RU"/>
          </w:rPr>
          <w:t>;</w:t>
        </w:r>
      </w:ins>
      <w:r w:rsidRPr="00260F2C">
        <w:rPr>
          <w:rStyle w:val="hps"/>
          <w:lang w:val="ru-RU"/>
        </w:rPr>
        <w:t xml:space="preserve"> преобладающий период скорости</w:t>
      </w:r>
      <w:ins w:id="2332" w:author="User" w:date="2016-11-07T16:31:00Z">
        <w:r w:rsidR="009F38ED">
          <w:rPr>
            <w:rStyle w:val="hps"/>
            <w:lang w:val="ru-RU"/>
          </w:rPr>
          <w:t>;</w:t>
        </w:r>
      </w:ins>
      <w:del w:id="2333" w:author="User" w:date="2016-11-07T16:31:00Z">
        <w:r w:rsidRPr="00260F2C" w:rsidDel="009F38ED">
          <w:rPr>
            <w:rStyle w:val="hps"/>
            <w:lang w:val="ru-RU"/>
          </w:rPr>
          <w:delText>,</w:delText>
        </w:r>
      </w:del>
      <w:r w:rsidRPr="00260F2C">
        <w:rPr>
          <w:rStyle w:val="hps"/>
          <w:lang w:val="ru-RU"/>
        </w:rPr>
        <w:t xml:space="preserve"> продолжительность колебаний в скоростях</w:t>
      </w:r>
      <w:ins w:id="2334" w:author="User" w:date="2016-11-07T16:32:00Z">
        <w:r w:rsidR="009F38ED">
          <w:rPr>
            <w:rStyle w:val="hps"/>
            <w:lang w:val="ru-RU"/>
          </w:rPr>
          <w:t>;</w:t>
        </w:r>
      </w:ins>
      <w:del w:id="2335" w:author="User" w:date="2016-11-07T16:32:00Z">
        <w:r w:rsidRPr="00260F2C" w:rsidDel="009F38ED">
          <w:rPr>
            <w:rStyle w:val="hps"/>
            <w:lang w:val="ru-RU"/>
          </w:rPr>
          <w:delText>,</w:delText>
        </w:r>
      </w:del>
      <w:r w:rsidRPr="00260F2C">
        <w:rPr>
          <w:rStyle w:val="hps"/>
          <w:lang w:val="ru-RU"/>
        </w:rPr>
        <w:t xml:space="preserve"> пиковое смещение</w:t>
      </w:r>
      <w:ins w:id="2336" w:author="User" w:date="2016-11-07T16:32:00Z">
        <w:r w:rsidR="009F38ED">
          <w:rPr>
            <w:rStyle w:val="hps"/>
            <w:lang w:val="ru-RU"/>
          </w:rPr>
          <w:t>;</w:t>
        </w:r>
      </w:ins>
      <w:del w:id="2337" w:author="User" w:date="2016-11-07T16:32:00Z">
        <w:r w:rsidRPr="00260F2C" w:rsidDel="009F38ED">
          <w:rPr>
            <w:rStyle w:val="hps"/>
            <w:lang w:val="ru-RU"/>
          </w:rPr>
          <w:delText>,</w:delText>
        </w:r>
      </w:del>
      <w:r w:rsidRPr="00260F2C">
        <w:rPr>
          <w:rStyle w:val="hps"/>
          <w:lang w:val="ru-RU"/>
        </w:rPr>
        <w:t xml:space="preserve"> преобладающий период смещения</w:t>
      </w:r>
      <w:ins w:id="2338" w:author="User" w:date="2016-11-07T16:32:00Z">
        <w:r w:rsidR="009F38ED">
          <w:rPr>
            <w:rStyle w:val="hps"/>
            <w:lang w:val="ru-RU"/>
          </w:rPr>
          <w:t>;</w:t>
        </w:r>
      </w:ins>
      <w:del w:id="2339" w:author="User" w:date="2016-11-07T16:32:00Z">
        <w:r w:rsidRPr="00260F2C" w:rsidDel="009F38ED">
          <w:rPr>
            <w:rStyle w:val="hps"/>
            <w:lang w:val="ru-RU"/>
          </w:rPr>
          <w:delText>,</w:delText>
        </w:r>
      </w:del>
      <w:r w:rsidRPr="00260F2C">
        <w:rPr>
          <w:rStyle w:val="hps"/>
          <w:lang w:val="ru-RU"/>
        </w:rPr>
        <w:t xml:space="preserve"> продолжительность колебаний в смещениях</w:t>
      </w:r>
      <w:ins w:id="2340" w:author="User" w:date="2016-11-07T16:32:00Z">
        <w:r w:rsidR="009F38ED">
          <w:rPr>
            <w:rStyle w:val="hps"/>
            <w:lang w:val="ru-RU"/>
          </w:rPr>
          <w:t>;</w:t>
        </w:r>
      </w:ins>
      <w:del w:id="2341" w:author="User" w:date="2016-11-07T16:32:00Z">
        <w:r w:rsidRPr="00260F2C" w:rsidDel="009F38ED">
          <w:rPr>
            <w:rStyle w:val="hps"/>
            <w:lang w:val="ru-RU"/>
          </w:rPr>
          <w:delText>,</w:delText>
        </w:r>
      </w:del>
      <w:r w:rsidRPr="00260F2C">
        <w:rPr>
          <w:rStyle w:val="hps"/>
          <w:lang w:val="ru-RU"/>
        </w:rPr>
        <w:t xml:space="preserve"> остаточные смещения.</w:t>
      </w:r>
      <w:del w:id="2342" w:author="User" w:date="2016-11-07T16:32:00Z">
        <w:r w:rsidRPr="00260F2C" w:rsidDel="009F38ED">
          <w:rPr>
            <w:rStyle w:val="hps"/>
            <w:lang w:val="ru-RU"/>
          </w:rPr>
          <w:delText xml:space="preserve"> </w:delText>
        </w:r>
      </w:del>
    </w:p>
    <w:p w:rsidR="009254A6" w:rsidRPr="00260F2C" w:rsidRDefault="009254A6">
      <w:pPr>
        <w:pStyle w:val="a9"/>
        <w:shd w:val="clear" w:color="auto" w:fill="FFFFFF"/>
        <w:spacing w:before="0" w:beforeAutospacing="0" w:after="120" w:afterAutospacing="0" w:line="360" w:lineRule="auto"/>
        <w:ind w:firstLine="567"/>
        <w:jc w:val="both"/>
        <w:rPr>
          <w:rStyle w:val="hps"/>
          <w:rFonts w:ascii="Calibri" w:hAnsi="Calibri"/>
          <w:sz w:val="22"/>
          <w:szCs w:val="22"/>
          <w:lang w:val="ru-RU" w:eastAsia="ru-RU"/>
        </w:rPr>
        <w:pPrChange w:id="2343" w:author="Павел Смирнов" w:date="2016-12-29T11:10:00Z">
          <w:pPr>
            <w:pStyle w:val="a9"/>
            <w:shd w:val="clear" w:color="auto" w:fill="FFFFFF"/>
            <w:spacing w:before="0" w:beforeAutospacing="0" w:after="120" w:afterAutospacing="0"/>
            <w:ind w:firstLine="567"/>
            <w:jc w:val="both"/>
          </w:pPr>
        </w:pPrChange>
      </w:pPr>
      <w:r w:rsidRPr="00260F2C">
        <w:rPr>
          <w:rStyle w:val="hps"/>
          <w:lang w:val="ru-RU"/>
        </w:rPr>
        <w:t xml:space="preserve">Перечень </w:t>
      </w:r>
      <w:r w:rsidRPr="00260F2C">
        <w:rPr>
          <w:bCs/>
          <w:iCs/>
          <w:color w:val="000000"/>
          <w:spacing w:val="-1"/>
          <w:w w:val="102"/>
          <w:lang w:val="ru-RU"/>
        </w:rPr>
        <w:t>определяемых параметров сейсмиче</w:t>
      </w:r>
      <w:r w:rsidRPr="00260F2C">
        <w:rPr>
          <w:bCs/>
          <w:iCs/>
          <w:color w:val="000000"/>
          <w:w w:val="102"/>
          <w:lang w:val="ru-RU"/>
        </w:rPr>
        <w:t xml:space="preserve">ских воздействий </w:t>
      </w:r>
      <w:r w:rsidRPr="00260F2C">
        <w:rPr>
          <w:bCs/>
          <w:iCs/>
          <w:color w:val="000000"/>
          <w:spacing w:val="1"/>
          <w:w w:val="102"/>
          <w:lang w:val="ru-RU"/>
        </w:rPr>
        <w:t>привод</w:t>
      </w:r>
      <w:del w:id="2344" w:author="User" w:date="2016-11-07T16:32:00Z">
        <w:r w:rsidRPr="00260F2C" w:rsidDel="009F38ED">
          <w:rPr>
            <w:bCs/>
            <w:iCs/>
            <w:color w:val="000000"/>
            <w:spacing w:val="1"/>
            <w:w w:val="102"/>
            <w:lang w:val="ru-RU"/>
          </w:rPr>
          <w:delText>ится</w:delText>
        </w:r>
      </w:del>
      <w:ins w:id="2345" w:author="User" w:date="2016-11-07T16:32:00Z">
        <w:r w:rsidR="009F38ED">
          <w:rPr>
            <w:bCs/>
            <w:iCs/>
            <w:color w:val="000000"/>
            <w:spacing w:val="1"/>
            <w:w w:val="102"/>
            <w:lang w:val="ru-RU"/>
          </w:rPr>
          <w:t>ят</w:t>
        </w:r>
      </w:ins>
      <w:r w:rsidRPr="00260F2C">
        <w:rPr>
          <w:bCs/>
          <w:iCs/>
          <w:color w:val="000000"/>
          <w:spacing w:val="1"/>
          <w:w w:val="102"/>
          <w:lang w:val="ru-RU"/>
        </w:rPr>
        <w:t xml:space="preserve"> в </w:t>
      </w:r>
      <w:ins w:id="2346" w:author="Ксения Кисанова" w:date="2017-01-19T15:21:00Z">
        <w:r w:rsidR="005E4992">
          <w:rPr>
            <w:bCs/>
            <w:iCs/>
            <w:color w:val="000000"/>
            <w:spacing w:val="1"/>
            <w:w w:val="102"/>
            <w:lang w:val="ru-RU"/>
          </w:rPr>
          <w:t xml:space="preserve">техническом </w:t>
        </w:r>
      </w:ins>
      <w:r w:rsidRPr="00260F2C">
        <w:rPr>
          <w:bCs/>
          <w:iCs/>
          <w:color w:val="000000"/>
          <w:spacing w:val="1"/>
          <w:w w:val="102"/>
          <w:lang w:val="ru-RU"/>
        </w:rPr>
        <w:t xml:space="preserve">задании на </w:t>
      </w:r>
      <w:del w:id="2347" w:author="Ксения Кисанова" w:date="2017-01-19T15:21:00Z">
        <w:r w:rsidRPr="00260F2C" w:rsidDel="005E4992">
          <w:rPr>
            <w:bCs/>
            <w:iCs/>
            <w:color w:val="000000"/>
            <w:spacing w:val="1"/>
            <w:w w:val="102"/>
            <w:lang w:val="ru-RU"/>
          </w:rPr>
          <w:delText xml:space="preserve">проведение </w:delText>
        </w:r>
      </w:del>
      <w:ins w:id="2348" w:author="Ксения Кисанова" w:date="2017-01-19T15:21:00Z">
        <w:r w:rsidR="005E4992">
          <w:rPr>
            <w:bCs/>
            <w:iCs/>
            <w:color w:val="000000"/>
            <w:spacing w:val="1"/>
            <w:w w:val="102"/>
            <w:lang w:val="ru-RU"/>
          </w:rPr>
          <w:t>выполнение</w:t>
        </w:r>
        <w:r w:rsidR="005E4992" w:rsidRPr="00260F2C">
          <w:rPr>
            <w:bCs/>
            <w:iCs/>
            <w:color w:val="000000"/>
            <w:spacing w:val="1"/>
            <w:w w:val="102"/>
            <w:lang w:val="ru-RU"/>
          </w:rPr>
          <w:t xml:space="preserve"> </w:t>
        </w:r>
      </w:ins>
      <w:r w:rsidRPr="00260F2C">
        <w:rPr>
          <w:bCs/>
          <w:iCs/>
          <w:color w:val="000000"/>
          <w:spacing w:val="1"/>
          <w:w w:val="102"/>
          <w:lang w:val="ru-RU"/>
        </w:rPr>
        <w:t>изысканий.</w:t>
      </w:r>
    </w:p>
    <w:p w:rsidR="005A32EE" w:rsidRPr="00260F2C" w:rsidRDefault="005A32EE">
      <w:pPr>
        <w:pStyle w:val="1"/>
        <w:spacing w:line="360" w:lineRule="auto"/>
        <w:ind w:firstLine="567"/>
        <w:jc w:val="both"/>
        <w:rPr>
          <w:rStyle w:val="goto"/>
          <w:rFonts w:ascii="Times New Roman" w:hAnsi="Times New Roman"/>
          <w:b w:val="0"/>
          <w:bCs w:val="0"/>
          <w:color w:val="000000"/>
          <w:kern w:val="0"/>
          <w:sz w:val="24"/>
          <w:szCs w:val="24"/>
          <w:lang w:val="ru-RU" w:eastAsia="ru-RU"/>
        </w:rPr>
        <w:pPrChange w:id="2349" w:author="Павел Смирнов" w:date="2016-12-29T11:10:00Z">
          <w:pPr>
            <w:pStyle w:val="1"/>
            <w:ind w:firstLine="567"/>
          </w:pPr>
        </w:pPrChange>
      </w:pPr>
      <w:bookmarkStart w:id="2350" w:name="_Toc450219474"/>
      <w:r w:rsidRPr="00260F2C">
        <w:rPr>
          <w:rStyle w:val="goto"/>
          <w:rFonts w:ascii="Times New Roman" w:hAnsi="Times New Roman"/>
          <w:color w:val="000000"/>
          <w:sz w:val="24"/>
          <w:szCs w:val="24"/>
          <w:lang w:val="ru-RU"/>
        </w:rPr>
        <w:t>8.</w:t>
      </w:r>
      <w:ins w:id="2351" w:author="Ксения Кисанова" w:date="2017-01-19T15:21:00Z">
        <w:r w:rsidR="005E4992">
          <w:rPr>
            <w:rStyle w:val="goto"/>
            <w:rFonts w:ascii="Times New Roman" w:hAnsi="Times New Roman"/>
            <w:color w:val="000000"/>
            <w:sz w:val="24"/>
            <w:szCs w:val="24"/>
            <w:lang w:val="ru-RU"/>
          </w:rPr>
          <w:t>2</w:t>
        </w:r>
      </w:ins>
      <w:del w:id="2352" w:author="Ксения Кисанова" w:date="2017-01-19T15:21:00Z">
        <w:r w:rsidR="008511E7" w:rsidRPr="00260F2C" w:rsidDel="005E4992">
          <w:rPr>
            <w:rStyle w:val="goto"/>
            <w:rFonts w:ascii="Times New Roman" w:hAnsi="Times New Roman"/>
            <w:color w:val="000000"/>
            <w:sz w:val="24"/>
            <w:szCs w:val="24"/>
            <w:lang w:val="ru-RU"/>
          </w:rPr>
          <w:delText>1</w:delText>
        </w:r>
      </w:del>
      <w:r w:rsidRPr="00260F2C">
        <w:rPr>
          <w:rStyle w:val="goto"/>
          <w:rFonts w:ascii="Times New Roman" w:hAnsi="Times New Roman"/>
          <w:color w:val="000000"/>
          <w:sz w:val="24"/>
          <w:szCs w:val="24"/>
          <w:lang w:val="ru-RU"/>
        </w:rPr>
        <w:t xml:space="preserve"> Расчет параметров исходных сейсмических воздействий в баллах макросейсмической шкалы (методом расчета сейсмической </w:t>
      </w:r>
      <w:proofErr w:type="spellStart"/>
      <w:r w:rsidRPr="00260F2C">
        <w:rPr>
          <w:rStyle w:val="goto"/>
          <w:rFonts w:ascii="Times New Roman" w:hAnsi="Times New Roman"/>
          <w:color w:val="000000"/>
          <w:sz w:val="24"/>
          <w:szCs w:val="24"/>
          <w:lang w:val="ru-RU"/>
        </w:rPr>
        <w:t>сотрясаемости</w:t>
      </w:r>
      <w:proofErr w:type="spellEnd"/>
      <w:r w:rsidRPr="00260F2C">
        <w:rPr>
          <w:rStyle w:val="goto"/>
          <w:rFonts w:ascii="Times New Roman" w:hAnsi="Times New Roman"/>
          <w:color w:val="000000"/>
          <w:sz w:val="24"/>
          <w:szCs w:val="24"/>
          <w:lang w:val="ru-RU"/>
        </w:rPr>
        <w:t>)</w:t>
      </w:r>
      <w:bookmarkEnd w:id="2350"/>
    </w:p>
    <w:p w:rsidR="005A32EE" w:rsidRPr="00260F2C" w:rsidRDefault="005A32EE">
      <w:pPr>
        <w:spacing w:after="120" w:line="360" w:lineRule="auto"/>
        <w:ind w:firstLine="567"/>
        <w:jc w:val="both"/>
        <w:rPr>
          <w:rFonts w:ascii="Times New Roman" w:eastAsia="MS Mincho" w:hAnsi="Times New Roman"/>
          <w:lang w:val="ru-RU"/>
        </w:rPr>
        <w:pPrChange w:id="2353" w:author="Павел Смирнов" w:date="2016-12-29T11:10:00Z">
          <w:pPr>
            <w:spacing w:after="120"/>
            <w:ind w:firstLine="567"/>
            <w:jc w:val="both"/>
          </w:pPr>
        </w:pPrChange>
      </w:pPr>
      <w:r w:rsidRPr="00260F2C">
        <w:rPr>
          <w:rFonts w:ascii="Times New Roman" w:eastAsia="MS Mincho" w:hAnsi="Times New Roman"/>
          <w:lang w:val="ru-RU"/>
        </w:rPr>
        <w:t xml:space="preserve">Расчет сейсмической </w:t>
      </w:r>
      <w:proofErr w:type="spellStart"/>
      <w:r w:rsidRPr="00260F2C">
        <w:rPr>
          <w:rFonts w:ascii="Times New Roman" w:eastAsia="MS Mincho" w:hAnsi="Times New Roman"/>
          <w:lang w:val="ru-RU"/>
        </w:rPr>
        <w:t>сотрясаемости</w:t>
      </w:r>
      <w:proofErr w:type="spellEnd"/>
      <w:r w:rsidRPr="00260F2C">
        <w:rPr>
          <w:rFonts w:ascii="Times New Roman" w:eastAsia="MS Mincho" w:hAnsi="Times New Roman"/>
          <w:lang w:val="ru-RU"/>
        </w:rPr>
        <w:t xml:space="preserve"> в данной точке (ячейке матрицы </w:t>
      </w:r>
      <w:proofErr w:type="spellStart"/>
      <w:r w:rsidRPr="00260F2C">
        <w:rPr>
          <w:rFonts w:ascii="Times New Roman" w:eastAsia="MS Mincho" w:hAnsi="Times New Roman"/>
          <w:lang w:val="ru-RU"/>
        </w:rPr>
        <w:t>сотрясаемости</w:t>
      </w:r>
      <w:proofErr w:type="spellEnd"/>
      <w:r w:rsidRPr="00260F2C">
        <w:rPr>
          <w:rFonts w:ascii="Times New Roman" w:eastAsia="MS Mincho" w:hAnsi="Times New Roman"/>
          <w:lang w:val="ru-RU"/>
        </w:rPr>
        <w:t xml:space="preserve">) позволяет получать вероятностные оценки исходной </w:t>
      </w:r>
      <w:proofErr w:type="spellStart"/>
      <w:r w:rsidRPr="00260F2C">
        <w:rPr>
          <w:rFonts w:ascii="Times New Roman" w:eastAsia="MS Mincho" w:hAnsi="Times New Roman"/>
          <w:lang w:val="ru-RU"/>
        </w:rPr>
        <w:t>балльности</w:t>
      </w:r>
      <w:proofErr w:type="spellEnd"/>
      <w:r w:rsidRPr="00260F2C">
        <w:rPr>
          <w:rFonts w:ascii="Times New Roman" w:eastAsia="MS Mincho" w:hAnsi="Times New Roman"/>
          <w:lang w:val="ru-RU"/>
        </w:rPr>
        <w:t xml:space="preserve"> в этой точке.</w:t>
      </w:r>
    </w:p>
    <w:p w:rsidR="005A32EE" w:rsidRPr="00260F2C" w:rsidRDefault="005A32EE">
      <w:pPr>
        <w:spacing w:after="120" w:line="360" w:lineRule="auto"/>
        <w:ind w:firstLine="567"/>
        <w:jc w:val="both"/>
        <w:rPr>
          <w:rFonts w:ascii="Times New Roman" w:hAnsi="Times New Roman"/>
          <w:lang w:val="ru-RU"/>
        </w:rPr>
        <w:pPrChange w:id="2354" w:author="Павел Смирнов" w:date="2016-12-29T11:10:00Z">
          <w:pPr>
            <w:spacing w:after="120"/>
            <w:ind w:firstLine="567"/>
            <w:jc w:val="both"/>
          </w:pPr>
        </w:pPrChange>
      </w:pPr>
      <w:r w:rsidRPr="00260F2C">
        <w:rPr>
          <w:rFonts w:ascii="Times New Roman" w:hAnsi="Times New Roman"/>
          <w:lang w:val="ru-RU"/>
        </w:rPr>
        <w:lastRenderedPageBreak/>
        <w:t xml:space="preserve">Первичными материалами для оценки сейсмической </w:t>
      </w:r>
      <w:proofErr w:type="spellStart"/>
      <w:r w:rsidRPr="00260F2C">
        <w:rPr>
          <w:rFonts w:ascii="Times New Roman" w:hAnsi="Times New Roman"/>
          <w:lang w:val="ru-RU"/>
        </w:rPr>
        <w:t>сотрясаемости</w:t>
      </w:r>
      <w:proofErr w:type="spellEnd"/>
      <w:r w:rsidRPr="00260F2C">
        <w:rPr>
          <w:rFonts w:ascii="Times New Roman" w:hAnsi="Times New Roman"/>
          <w:lang w:val="ru-RU"/>
        </w:rPr>
        <w:t>, т</w:t>
      </w:r>
      <w:ins w:id="2355" w:author="User" w:date="2016-11-07T16:33:00Z">
        <w:r w:rsidR="009F38ED">
          <w:rPr>
            <w:rFonts w:ascii="Times New Roman" w:hAnsi="Times New Roman"/>
            <w:lang w:val="ru-RU"/>
          </w:rPr>
          <w:t>.</w:t>
        </w:r>
      </w:ins>
      <w:del w:id="2356" w:author="User" w:date="2016-11-07T16:33:00Z">
        <w:r w:rsidRPr="00260F2C" w:rsidDel="009F38ED">
          <w:rPr>
            <w:rFonts w:ascii="Times New Roman" w:hAnsi="Times New Roman"/>
            <w:lang w:val="ru-RU"/>
          </w:rPr>
          <w:delText>о</w:delText>
        </w:r>
      </w:del>
      <w:r w:rsidRPr="00260F2C">
        <w:rPr>
          <w:rFonts w:ascii="Times New Roman" w:hAnsi="Times New Roman"/>
          <w:lang w:val="ru-RU"/>
        </w:rPr>
        <w:t xml:space="preserve"> е</w:t>
      </w:r>
      <w:ins w:id="2357" w:author="User" w:date="2016-11-07T16:33:00Z">
        <w:r w:rsidR="009F38ED">
          <w:rPr>
            <w:rFonts w:ascii="Times New Roman" w:hAnsi="Times New Roman"/>
            <w:lang w:val="ru-RU"/>
          </w:rPr>
          <w:t>.</w:t>
        </w:r>
      </w:ins>
      <w:del w:id="2358" w:author="User" w:date="2016-11-07T16:33:00Z">
        <w:r w:rsidRPr="00260F2C" w:rsidDel="009F38ED">
          <w:rPr>
            <w:rFonts w:ascii="Times New Roman" w:hAnsi="Times New Roman"/>
            <w:lang w:val="ru-RU"/>
          </w:rPr>
          <w:delText>сть</w:delText>
        </w:r>
      </w:del>
      <w:r w:rsidRPr="00260F2C">
        <w:rPr>
          <w:rFonts w:ascii="Times New Roman" w:hAnsi="Times New Roman"/>
          <w:lang w:val="ru-RU"/>
        </w:rPr>
        <w:t xml:space="preserve"> исходной </w:t>
      </w:r>
      <w:r w:rsidR="004279BA" w:rsidRPr="00260F2C">
        <w:rPr>
          <w:rFonts w:ascii="Times New Roman" w:hAnsi="Times New Roman"/>
          <w:lang w:val="ru-RU"/>
        </w:rPr>
        <w:t>интенсивности</w:t>
      </w:r>
      <w:r w:rsidRPr="00260F2C">
        <w:rPr>
          <w:rFonts w:ascii="Times New Roman" w:hAnsi="Times New Roman"/>
          <w:lang w:val="ru-RU"/>
        </w:rPr>
        <w:t xml:space="preserve"> и ее повторяемости, служат:</w:t>
      </w:r>
    </w:p>
    <w:p w:rsidR="005A32EE" w:rsidRPr="00260F2C" w:rsidRDefault="005A32EE">
      <w:pPr>
        <w:widowControl w:val="0"/>
        <w:autoSpaceDE w:val="0"/>
        <w:autoSpaceDN w:val="0"/>
        <w:adjustRightInd w:val="0"/>
        <w:spacing w:after="120" w:line="360" w:lineRule="auto"/>
        <w:ind w:firstLine="567"/>
        <w:contextualSpacing/>
        <w:jc w:val="both"/>
        <w:rPr>
          <w:rFonts w:ascii="Times New Roman" w:eastAsia="MS Mincho" w:hAnsi="Times New Roman"/>
          <w:lang w:val="ru-RU"/>
        </w:rPr>
        <w:pPrChange w:id="2359" w:author="Павел Смирнов" w:date="2016-12-29T11:10:00Z">
          <w:pPr>
            <w:widowControl w:val="0"/>
            <w:autoSpaceDE w:val="0"/>
            <w:autoSpaceDN w:val="0"/>
            <w:adjustRightInd w:val="0"/>
            <w:spacing w:after="120"/>
            <w:ind w:firstLine="567"/>
            <w:contextualSpacing/>
            <w:jc w:val="both"/>
          </w:pPr>
        </w:pPrChange>
      </w:pPr>
      <w:r w:rsidRPr="00260F2C">
        <w:rPr>
          <w:rFonts w:ascii="Times New Roman" w:hAnsi="Times New Roman"/>
          <w:lang w:val="ru-RU"/>
        </w:rPr>
        <w:t xml:space="preserve">1) матрица </w:t>
      </w:r>
      <w:proofErr w:type="spellStart"/>
      <w:r w:rsidRPr="00260F2C">
        <w:rPr>
          <w:rFonts w:ascii="Times New Roman" w:hAnsi="Times New Roman"/>
          <w:i/>
        </w:rPr>
        <w:t>M</w:t>
      </w:r>
      <w:r w:rsidRPr="009F38ED">
        <w:rPr>
          <w:rFonts w:ascii="Times New Roman" w:hAnsi="Times New Roman"/>
          <w:vertAlign w:val="subscript"/>
          <w:rPrChange w:id="2360" w:author="User" w:date="2016-11-07T16:33:00Z">
            <w:rPr>
              <w:rFonts w:ascii="Times New Roman" w:hAnsi="Times New Roman"/>
              <w:i/>
              <w:vertAlign w:val="subscript"/>
            </w:rPr>
          </w:rPrChange>
        </w:rPr>
        <w:t>max</w:t>
      </w:r>
      <w:proofErr w:type="spellEnd"/>
      <w:r w:rsidRPr="00260F2C">
        <w:rPr>
          <w:rFonts w:ascii="Times New Roman" w:hAnsi="Times New Roman"/>
          <w:lang w:val="ru-RU"/>
        </w:rPr>
        <w:t>, являющаяся формализованным цифровым аналогом схемы зон ВОЗ;</w:t>
      </w:r>
    </w:p>
    <w:p w:rsidR="005A32EE" w:rsidRPr="00260F2C" w:rsidRDefault="005A32EE">
      <w:pPr>
        <w:widowControl w:val="0"/>
        <w:autoSpaceDE w:val="0"/>
        <w:autoSpaceDN w:val="0"/>
        <w:adjustRightInd w:val="0"/>
        <w:spacing w:after="120" w:line="360" w:lineRule="auto"/>
        <w:ind w:firstLine="567"/>
        <w:contextualSpacing/>
        <w:jc w:val="both"/>
        <w:rPr>
          <w:rFonts w:ascii="Times New Roman" w:hAnsi="Times New Roman"/>
          <w:lang w:val="ru-RU"/>
        </w:rPr>
        <w:pPrChange w:id="2361" w:author="Павел Смирнов" w:date="2016-12-29T11:10:00Z">
          <w:pPr>
            <w:widowControl w:val="0"/>
            <w:autoSpaceDE w:val="0"/>
            <w:autoSpaceDN w:val="0"/>
            <w:adjustRightInd w:val="0"/>
            <w:spacing w:after="120"/>
            <w:ind w:firstLine="567"/>
            <w:contextualSpacing/>
            <w:jc w:val="both"/>
          </w:pPr>
        </w:pPrChange>
      </w:pPr>
      <w:r w:rsidRPr="00260F2C">
        <w:rPr>
          <w:rFonts w:ascii="Times New Roman" w:hAnsi="Times New Roman"/>
          <w:lang w:val="ru-RU"/>
        </w:rPr>
        <w:t xml:space="preserve">2) матрица сейсмической активности </w:t>
      </w:r>
      <w:r w:rsidRPr="004A4AD8">
        <w:rPr>
          <w:rFonts w:ascii="Times New Roman" w:hAnsi="Times New Roman"/>
          <w:i/>
        </w:rPr>
        <w:t>A</w:t>
      </w:r>
      <w:r w:rsidRPr="004A4AD8">
        <w:rPr>
          <w:rFonts w:ascii="Times New Roman" w:hAnsi="Times New Roman"/>
          <w:vertAlign w:val="subscript"/>
          <w:lang w:val="ru-RU"/>
          <w:rPrChange w:id="2362" w:author="User" w:date="2016-11-09T14:28:00Z">
            <w:rPr>
              <w:rFonts w:ascii="Times New Roman" w:hAnsi="Times New Roman"/>
              <w:i/>
              <w:vertAlign w:val="subscript"/>
              <w:lang w:val="ru-RU"/>
            </w:rPr>
          </w:rPrChange>
        </w:rPr>
        <w:t>3.3</w:t>
      </w:r>
      <w:del w:id="2363" w:author="User" w:date="2016-11-07T16:33:00Z">
        <w:r w:rsidRPr="004A4AD8" w:rsidDel="009F38ED">
          <w:rPr>
            <w:rFonts w:ascii="Times New Roman" w:hAnsi="Times New Roman"/>
            <w:vertAlign w:val="subscript"/>
            <w:lang w:val="ru-RU"/>
          </w:rPr>
          <w:delText xml:space="preserve"> </w:delText>
        </w:r>
      </w:del>
      <w:r w:rsidRPr="00260F2C">
        <w:rPr>
          <w:rFonts w:ascii="Times New Roman" w:hAnsi="Times New Roman"/>
          <w:lang w:val="ru-RU"/>
        </w:rPr>
        <w:t xml:space="preserve">, которая позволяет для каждой зоны ВОЗ определить присущую ей повторяемость землетрясений различных магнитуд </w:t>
      </w:r>
      <w:r w:rsidRPr="00260F2C">
        <w:rPr>
          <w:rFonts w:ascii="Times New Roman" w:hAnsi="Times New Roman"/>
          <w:lang w:val="ru-RU"/>
        </w:rPr>
        <w:br/>
      </w:r>
      <w:r w:rsidRPr="00260F2C">
        <w:rPr>
          <w:rFonts w:ascii="Times New Roman" w:hAnsi="Times New Roman"/>
          <w:i/>
        </w:rPr>
        <w:t>M</w:t>
      </w:r>
      <w:r w:rsidRPr="00260F2C">
        <w:rPr>
          <w:rFonts w:ascii="Times New Roman" w:hAnsi="Times New Roman"/>
          <w:i/>
          <w:lang w:val="ru-RU"/>
        </w:rPr>
        <w:t xml:space="preserve"> </w:t>
      </w:r>
      <w:r w:rsidRPr="00260F2C">
        <w:rPr>
          <w:rFonts w:ascii="Times New Roman" w:hAnsi="Times New Roman"/>
          <w:u w:val="single"/>
          <w:lang w:val="ru-RU"/>
        </w:rPr>
        <w:t xml:space="preserve">&lt; </w:t>
      </w:r>
      <w:proofErr w:type="spellStart"/>
      <w:r w:rsidRPr="00260F2C">
        <w:rPr>
          <w:rFonts w:ascii="Times New Roman" w:hAnsi="Times New Roman"/>
          <w:i/>
        </w:rPr>
        <w:t>M</w:t>
      </w:r>
      <w:r w:rsidRPr="009F38ED">
        <w:rPr>
          <w:rFonts w:ascii="Times New Roman" w:hAnsi="Times New Roman"/>
          <w:vertAlign w:val="subscript"/>
          <w:rPrChange w:id="2364" w:author="User" w:date="2016-11-07T16:33:00Z">
            <w:rPr>
              <w:rFonts w:ascii="Times New Roman" w:hAnsi="Times New Roman"/>
              <w:i/>
              <w:vertAlign w:val="subscript"/>
            </w:rPr>
          </w:rPrChange>
        </w:rPr>
        <w:t>max</w:t>
      </w:r>
      <w:proofErr w:type="spellEnd"/>
      <w:r w:rsidRPr="00260F2C">
        <w:rPr>
          <w:rFonts w:ascii="Times New Roman" w:hAnsi="Times New Roman"/>
          <w:lang w:val="ru-RU"/>
        </w:rPr>
        <w:t>;</w:t>
      </w:r>
      <w:del w:id="2365" w:author="User" w:date="2016-11-07T16:33:00Z">
        <w:r w:rsidRPr="00260F2C" w:rsidDel="009F38ED">
          <w:rPr>
            <w:rFonts w:ascii="Times New Roman" w:hAnsi="Times New Roman"/>
            <w:lang w:val="ru-RU"/>
          </w:rPr>
          <w:delText xml:space="preserve"> </w:delText>
        </w:r>
      </w:del>
    </w:p>
    <w:p w:rsidR="005A32EE" w:rsidRPr="00260F2C" w:rsidRDefault="005A32EE">
      <w:pPr>
        <w:widowControl w:val="0"/>
        <w:autoSpaceDE w:val="0"/>
        <w:autoSpaceDN w:val="0"/>
        <w:adjustRightInd w:val="0"/>
        <w:spacing w:after="120" w:line="360" w:lineRule="auto"/>
        <w:ind w:firstLine="567"/>
        <w:contextualSpacing/>
        <w:jc w:val="both"/>
        <w:rPr>
          <w:rFonts w:ascii="Times New Roman" w:hAnsi="Times New Roman"/>
          <w:lang w:val="ru-RU"/>
        </w:rPr>
        <w:pPrChange w:id="2366" w:author="Павел Смирнов" w:date="2016-12-29T11:10:00Z">
          <w:pPr>
            <w:widowControl w:val="0"/>
            <w:autoSpaceDE w:val="0"/>
            <w:autoSpaceDN w:val="0"/>
            <w:adjustRightInd w:val="0"/>
            <w:spacing w:after="120"/>
            <w:ind w:firstLine="567"/>
            <w:contextualSpacing/>
            <w:jc w:val="both"/>
          </w:pPr>
        </w:pPrChange>
      </w:pPr>
      <w:r w:rsidRPr="00260F2C">
        <w:rPr>
          <w:rFonts w:ascii="Times New Roman" w:hAnsi="Times New Roman"/>
          <w:lang w:val="ru-RU"/>
        </w:rPr>
        <w:t xml:space="preserve">3) наклон графика повторяемости </w:t>
      </w:r>
      <w:r w:rsidRPr="00260F2C">
        <w:rPr>
          <w:rFonts w:ascii="Times New Roman" w:hAnsi="Times New Roman"/>
          <w:i/>
        </w:rPr>
        <w:t>b</w:t>
      </w:r>
      <w:r w:rsidRPr="00260F2C">
        <w:rPr>
          <w:rFonts w:ascii="Times New Roman" w:hAnsi="Times New Roman"/>
          <w:lang w:val="ru-RU"/>
        </w:rPr>
        <w:t xml:space="preserve">, определяющий вместе с сейсмической активностью </w:t>
      </w:r>
      <w:r w:rsidR="004279BA" w:rsidRPr="00260F2C">
        <w:rPr>
          <w:rFonts w:ascii="Times New Roman" w:hAnsi="Times New Roman"/>
          <w:lang w:val="ru-RU"/>
        </w:rPr>
        <w:t xml:space="preserve">и </w:t>
      </w:r>
      <w:r w:rsidRPr="00260F2C">
        <w:rPr>
          <w:rFonts w:ascii="Times New Roman" w:hAnsi="Times New Roman"/>
          <w:lang w:val="ru-RU"/>
        </w:rPr>
        <w:t>повторяемость землетрясений различных магнитуд;</w:t>
      </w:r>
    </w:p>
    <w:p w:rsidR="005A32EE" w:rsidRPr="00260F2C" w:rsidRDefault="005A32EE">
      <w:pPr>
        <w:widowControl w:val="0"/>
        <w:autoSpaceDE w:val="0"/>
        <w:autoSpaceDN w:val="0"/>
        <w:adjustRightInd w:val="0"/>
        <w:spacing w:after="120" w:line="360" w:lineRule="auto"/>
        <w:ind w:firstLine="567"/>
        <w:contextualSpacing/>
        <w:jc w:val="both"/>
        <w:rPr>
          <w:rFonts w:ascii="Times New Roman" w:hAnsi="Times New Roman"/>
          <w:lang w:val="ru-RU"/>
        </w:rPr>
        <w:pPrChange w:id="2367" w:author="Павел Смирнов" w:date="2016-12-29T11:10:00Z">
          <w:pPr>
            <w:widowControl w:val="0"/>
            <w:autoSpaceDE w:val="0"/>
            <w:autoSpaceDN w:val="0"/>
            <w:adjustRightInd w:val="0"/>
            <w:spacing w:after="120"/>
            <w:ind w:firstLine="567"/>
            <w:contextualSpacing/>
            <w:jc w:val="both"/>
          </w:pPr>
        </w:pPrChange>
      </w:pPr>
      <w:r w:rsidRPr="00260F2C">
        <w:rPr>
          <w:rFonts w:ascii="Times New Roman" w:hAnsi="Times New Roman"/>
          <w:lang w:val="ru-RU"/>
        </w:rPr>
        <w:t>4) данные о средних глубинах очагов землетрясений, источником которых служат распределения по глубине гипоцентров сильных и умеренных землетрясений;</w:t>
      </w:r>
    </w:p>
    <w:p w:rsidR="005A32EE" w:rsidRPr="00260F2C" w:rsidRDefault="005A32EE">
      <w:pPr>
        <w:widowControl w:val="0"/>
        <w:autoSpaceDE w:val="0"/>
        <w:autoSpaceDN w:val="0"/>
        <w:adjustRightInd w:val="0"/>
        <w:spacing w:after="120" w:line="360" w:lineRule="auto"/>
        <w:ind w:firstLine="567"/>
        <w:contextualSpacing/>
        <w:jc w:val="both"/>
        <w:rPr>
          <w:rFonts w:ascii="Times New Roman" w:hAnsi="Times New Roman"/>
          <w:lang w:val="ru-RU"/>
        </w:rPr>
        <w:pPrChange w:id="2368" w:author="Павел Смирнов" w:date="2016-12-29T11:10:00Z">
          <w:pPr>
            <w:widowControl w:val="0"/>
            <w:autoSpaceDE w:val="0"/>
            <w:autoSpaceDN w:val="0"/>
            <w:adjustRightInd w:val="0"/>
            <w:spacing w:after="120"/>
            <w:ind w:firstLine="567"/>
            <w:contextualSpacing/>
            <w:jc w:val="both"/>
          </w:pPr>
        </w:pPrChange>
      </w:pPr>
      <w:r w:rsidRPr="00260F2C">
        <w:rPr>
          <w:rFonts w:ascii="Times New Roman" w:hAnsi="Times New Roman"/>
          <w:lang w:val="ru-RU"/>
        </w:rPr>
        <w:t xml:space="preserve">5) уравнение макросейсмического поля, дающее эмпирическую корреляционную связь между наблюдаемой макросейсмической </w:t>
      </w:r>
      <w:r w:rsidR="004279BA" w:rsidRPr="00260F2C">
        <w:rPr>
          <w:rFonts w:ascii="Times New Roman" w:hAnsi="Times New Roman"/>
          <w:lang w:val="ru-RU"/>
        </w:rPr>
        <w:t>интенсивностью</w:t>
      </w:r>
      <w:r w:rsidRPr="00260F2C">
        <w:rPr>
          <w:rFonts w:ascii="Times New Roman" w:hAnsi="Times New Roman"/>
          <w:lang w:val="ru-RU"/>
        </w:rPr>
        <w:t>, магнитудой землетрясения, эпицентральным расстоянием и глубиной очага.</w:t>
      </w:r>
    </w:p>
    <w:p w:rsidR="005A32EE" w:rsidRPr="00260F2C" w:rsidRDefault="005A32EE">
      <w:pPr>
        <w:spacing w:after="120" w:line="360" w:lineRule="auto"/>
        <w:ind w:firstLine="567"/>
        <w:jc w:val="both"/>
        <w:rPr>
          <w:rFonts w:ascii="Times New Roman" w:hAnsi="Times New Roman"/>
          <w:lang w:val="ru-RU"/>
        </w:rPr>
        <w:pPrChange w:id="2369" w:author="Павел Смирнов" w:date="2016-12-29T11:10:00Z">
          <w:pPr>
            <w:spacing w:after="120"/>
            <w:ind w:firstLine="567"/>
            <w:jc w:val="both"/>
          </w:pPr>
        </w:pPrChange>
      </w:pPr>
      <w:del w:id="2370" w:author="User" w:date="2016-11-07T16:35:00Z">
        <w:r w:rsidRPr="00260F2C" w:rsidDel="009F38ED">
          <w:rPr>
            <w:rFonts w:ascii="Times New Roman" w:hAnsi="Times New Roman"/>
            <w:lang w:val="ru-RU"/>
          </w:rPr>
          <w:delText xml:space="preserve">При расчетах </w:delText>
        </w:r>
      </w:del>
      <w:ins w:id="2371" w:author="User" w:date="2016-11-07T16:35:00Z">
        <w:r w:rsidR="009F38ED">
          <w:rPr>
            <w:rFonts w:ascii="Times New Roman" w:hAnsi="Times New Roman"/>
            <w:lang w:val="ru-RU"/>
          </w:rPr>
          <w:t>С</w:t>
        </w:r>
      </w:ins>
      <w:del w:id="2372" w:author="User" w:date="2016-11-07T16:35:00Z">
        <w:r w:rsidRPr="00260F2C" w:rsidDel="009F38ED">
          <w:rPr>
            <w:rFonts w:ascii="Times New Roman" w:hAnsi="Times New Roman"/>
            <w:lang w:val="ru-RU"/>
          </w:rPr>
          <w:delText>с</w:delText>
        </w:r>
      </w:del>
      <w:r w:rsidRPr="00260F2C">
        <w:rPr>
          <w:rFonts w:ascii="Times New Roman" w:hAnsi="Times New Roman"/>
          <w:lang w:val="ru-RU"/>
        </w:rPr>
        <w:t>ейсмическ</w:t>
      </w:r>
      <w:ins w:id="2373" w:author="Ксения Кисанова" w:date="2017-01-19T15:22:00Z">
        <w:r w:rsidR="005E4992">
          <w:rPr>
            <w:rFonts w:ascii="Times New Roman" w:hAnsi="Times New Roman"/>
            <w:lang w:val="ru-RU"/>
          </w:rPr>
          <w:t>ую</w:t>
        </w:r>
      </w:ins>
      <w:ins w:id="2374" w:author="User" w:date="2016-11-07T16:35:00Z">
        <w:del w:id="2375" w:author="Ксения Кисанова" w:date="2017-01-19T15:22:00Z">
          <w:r w:rsidR="009F38ED" w:rsidDel="005E4992">
            <w:rPr>
              <w:rFonts w:ascii="Times New Roman" w:hAnsi="Times New Roman"/>
              <w:lang w:val="ru-RU"/>
            </w:rPr>
            <w:delText>ая</w:delText>
          </w:r>
        </w:del>
      </w:ins>
      <w:del w:id="2376" w:author="User" w:date="2016-11-07T16:35:00Z">
        <w:r w:rsidRPr="00260F2C" w:rsidDel="009F38ED">
          <w:rPr>
            <w:rFonts w:ascii="Times New Roman" w:hAnsi="Times New Roman"/>
            <w:lang w:val="ru-RU"/>
          </w:rPr>
          <w:delText>ой</w:delText>
        </w:r>
      </w:del>
      <w:r w:rsidRPr="00260F2C">
        <w:rPr>
          <w:rFonts w:ascii="Times New Roman" w:hAnsi="Times New Roman"/>
          <w:lang w:val="ru-RU"/>
        </w:rPr>
        <w:t xml:space="preserve"> </w:t>
      </w:r>
      <w:proofErr w:type="spellStart"/>
      <w:r w:rsidRPr="00260F2C">
        <w:rPr>
          <w:rFonts w:ascii="Times New Roman" w:hAnsi="Times New Roman"/>
          <w:lang w:val="ru-RU"/>
        </w:rPr>
        <w:t>сотрясаемост</w:t>
      </w:r>
      <w:ins w:id="2377" w:author="User" w:date="2016-11-07T16:35:00Z">
        <w:r w:rsidR="009F38ED">
          <w:rPr>
            <w:rFonts w:ascii="Times New Roman" w:hAnsi="Times New Roman"/>
            <w:lang w:val="ru-RU"/>
          </w:rPr>
          <w:t>ь</w:t>
        </w:r>
      </w:ins>
      <w:proofErr w:type="spellEnd"/>
      <w:del w:id="2378" w:author="User" w:date="2016-11-07T16:35:00Z">
        <w:r w:rsidRPr="00260F2C" w:rsidDel="009F38ED">
          <w:rPr>
            <w:rFonts w:ascii="Times New Roman" w:hAnsi="Times New Roman"/>
            <w:lang w:val="ru-RU"/>
          </w:rPr>
          <w:delText>и</w:delText>
        </w:r>
      </w:del>
      <w:r w:rsidRPr="00260F2C">
        <w:rPr>
          <w:rFonts w:ascii="Times New Roman" w:hAnsi="Times New Roman"/>
          <w:lang w:val="ru-RU"/>
        </w:rPr>
        <w:t xml:space="preserve"> </w:t>
      </w:r>
      <w:del w:id="2379" w:author="User" w:date="2016-11-07T16:35:00Z">
        <w:r w:rsidRPr="00260F2C" w:rsidDel="009F38ED">
          <w:rPr>
            <w:rFonts w:ascii="Times New Roman" w:hAnsi="Times New Roman"/>
            <w:lang w:val="ru-RU"/>
          </w:rPr>
          <w:delText xml:space="preserve">используется </w:delText>
        </w:r>
      </w:del>
      <w:ins w:id="2380" w:author="User" w:date="2016-11-07T16:35:00Z">
        <w:r w:rsidR="009F38ED">
          <w:rPr>
            <w:rFonts w:ascii="Times New Roman" w:hAnsi="Times New Roman"/>
            <w:lang w:val="ru-RU"/>
          </w:rPr>
          <w:t xml:space="preserve">рассчитывают </w:t>
        </w:r>
        <w:proofErr w:type="gramStart"/>
        <w:r w:rsidR="009F38ED">
          <w:rPr>
            <w:rFonts w:ascii="Times New Roman" w:hAnsi="Times New Roman"/>
            <w:lang w:val="ru-RU"/>
          </w:rPr>
          <w:t xml:space="preserve">по </w:t>
        </w:r>
        <w:r w:rsidR="009F38ED" w:rsidRPr="00260F2C">
          <w:rPr>
            <w:rFonts w:ascii="Times New Roman" w:hAnsi="Times New Roman"/>
            <w:lang w:val="ru-RU"/>
          </w:rPr>
          <w:t xml:space="preserve"> </w:t>
        </w:r>
      </w:ins>
      <w:r w:rsidRPr="00260F2C">
        <w:rPr>
          <w:rFonts w:ascii="Times New Roman" w:hAnsi="Times New Roman"/>
          <w:lang w:val="ru-RU"/>
        </w:rPr>
        <w:t>уравнени</w:t>
      </w:r>
      <w:ins w:id="2381" w:author="User" w:date="2016-11-07T16:36:00Z">
        <w:r w:rsidR="00B40449">
          <w:rPr>
            <w:rFonts w:ascii="Times New Roman" w:hAnsi="Times New Roman"/>
            <w:lang w:val="ru-RU"/>
          </w:rPr>
          <w:t>ю</w:t>
        </w:r>
      </w:ins>
      <w:proofErr w:type="gramEnd"/>
      <w:del w:id="2382" w:author="User" w:date="2016-11-07T16:36:00Z">
        <w:r w:rsidRPr="00260F2C" w:rsidDel="00B40449">
          <w:rPr>
            <w:rFonts w:ascii="Times New Roman" w:hAnsi="Times New Roman"/>
            <w:lang w:val="ru-RU"/>
          </w:rPr>
          <w:delText>е</w:delText>
        </w:r>
      </w:del>
      <w:r w:rsidRPr="00260F2C">
        <w:rPr>
          <w:rFonts w:ascii="Times New Roman" w:hAnsi="Times New Roman"/>
          <w:lang w:val="ru-RU"/>
        </w:rPr>
        <w:t xml:space="preserve"> макросейсмического поля в форме Блейка</w:t>
      </w:r>
      <w:ins w:id="2383" w:author="Ксения Кисанова" w:date="2017-01-19T15:22:00Z">
        <w:r w:rsidR="005E4992">
          <w:rPr>
            <w:rFonts w:ascii="Times New Roman" w:hAnsi="Times New Roman"/>
            <w:lang w:val="ru-RU"/>
          </w:rPr>
          <w:t>–</w:t>
        </w:r>
      </w:ins>
      <w:del w:id="2384" w:author="Ксения Кисанова" w:date="2017-01-19T15:22:00Z">
        <w:r w:rsidRPr="00260F2C" w:rsidDel="005E4992">
          <w:rPr>
            <w:rFonts w:ascii="Times New Roman" w:hAnsi="Times New Roman"/>
            <w:lang w:val="ru-RU"/>
          </w:rPr>
          <w:delText>-</w:delText>
        </w:r>
      </w:del>
      <w:r w:rsidRPr="00260F2C">
        <w:rPr>
          <w:rFonts w:ascii="Times New Roman" w:hAnsi="Times New Roman"/>
          <w:lang w:val="ru-RU"/>
        </w:rPr>
        <w:t>Шебалина:</w:t>
      </w:r>
    </w:p>
    <w:p w:rsidR="005A32EE" w:rsidRPr="00260F2C" w:rsidRDefault="002712BD">
      <w:pPr>
        <w:spacing w:after="120" w:line="360" w:lineRule="auto"/>
        <w:jc w:val="center"/>
        <w:rPr>
          <w:rFonts w:ascii="Times New Roman" w:hAnsi="Times New Roman"/>
          <w:lang w:val="ru-RU"/>
        </w:rPr>
        <w:pPrChange w:id="2385" w:author="Павел Смирнов" w:date="2016-12-29T11:22:00Z">
          <w:pPr>
            <w:spacing w:after="120"/>
            <w:jc w:val="center"/>
          </w:pPr>
        </w:pPrChange>
      </w:pPr>
      <m:oMath>
        <m:r>
          <w:rPr>
            <w:rFonts w:ascii="Cambria Math" w:hAnsi="Cambria Math"/>
          </w:rPr>
          <m:t>I</m:t>
        </m:r>
        <m:r>
          <w:rPr>
            <w:rFonts w:ascii="Cambria Math" w:hAnsi="Cambria Math"/>
            <w:lang w:val="ru-RU"/>
          </w:rPr>
          <m:t>=</m:t>
        </m:r>
        <m:r>
          <w:rPr>
            <w:rFonts w:ascii="Cambria Math" w:hAnsi="Cambria Math"/>
          </w:rPr>
          <m:t>a</m:t>
        </m:r>
        <m:r>
          <w:rPr>
            <w:rFonts w:ascii="Cambria Math" w:hAnsi="Cambria Math"/>
            <w:lang w:val="ru-RU"/>
          </w:rPr>
          <m:t>∙</m:t>
        </m:r>
        <m:sSub>
          <m:sSubPr>
            <m:ctrlPr>
              <w:rPr>
                <w:rFonts w:ascii="Cambria Math" w:hAnsi="Cambria Math"/>
                <w:i/>
              </w:rPr>
            </m:ctrlPr>
          </m:sSubPr>
          <m:e>
            <m:r>
              <w:rPr>
                <w:rFonts w:ascii="Cambria Math" w:hAnsi="Cambria Math"/>
              </w:rPr>
              <m:t>M</m:t>
            </m:r>
          </m:e>
          <m:sub>
            <m:r>
              <w:rPr>
                <w:rFonts w:ascii="Cambria Math" w:hAnsi="Cambria Math"/>
              </w:rPr>
              <m:t>S</m:t>
            </m:r>
          </m:sub>
        </m:sSub>
        <m:r>
          <w:rPr>
            <w:rFonts w:ascii="Cambria Math" w:hAnsi="Cambria Math"/>
            <w:lang w:val="ru-RU"/>
          </w:rPr>
          <m:t>-</m:t>
        </m:r>
        <m:r>
          <w:rPr>
            <w:rFonts w:ascii="Cambria Math" w:hAnsi="Cambria Math"/>
          </w:rPr>
          <m:t>v</m:t>
        </m:r>
        <m:r>
          <w:rPr>
            <w:rFonts w:ascii="Cambria Math" w:hAnsi="Cambria Math"/>
            <w:lang w:val="ru-RU"/>
          </w:rPr>
          <m:t>∙</m:t>
        </m:r>
        <m:r>
          <m:rPr>
            <m:sty m:val="p"/>
          </m:rPr>
          <w:rPr>
            <w:rFonts w:ascii="Cambria Math" w:hAnsi="Cambria Math"/>
          </w:rPr>
          <m:t>lg</m:t>
        </m:r>
        <m:r>
          <w:rPr>
            <w:rFonts w:ascii="Cambria Math" w:hAnsi="Cambria Math"/>
          </w:rPr>
          <m:t>R</m:t>
        </m:r>
        <m:r>
          <w:rPr>
            <w:rFonts w:ascii="Cambria Math" w:hAnsi="Cambria Math"/>
            <w:lang w:val="ru-RU"/>
          </w:rPr>
          <m:t>+</m:t>
        </m:r>
        <m:r>
          <w:rPr>
            <w:rFonts w:ascii="Cambria Math" w:hAnsi="Cambria Math"/>
          </w:rPr>
          <m:t>c</m:t>
        </m:r>
      </m:oMath>
      <w:r w:rsidR="005A32EE" w:rsidRPr="00260F2C">
        <w:rPr>
          <w:rFonts w:ascii="Times New Roman" w:hAnsi="Times New Roman"/>
          <w:lang w:val="ru-RU"/>
        </w:rPr>
        <w:t xml:space="preserve">, </w:t>
      </w:r>
    </w:p>
    <w:p w:rsidR="005E4992" w:rsidRPr="005E4992" w:rsidRDefault="005A32EE">
      <w:pPr>
        <w:spacing w:after="120" w:line="360" w:lineRule="auto"/>
        <w:jc w:val="both"/>
        <w:rPr>
          <w:ins w:id="2386" w:author="Ксения Кисанова" w:date="2017-01-19T15:22:00Z"/>
          <w:rFonts w:ascii="Times New Roman" w:hAnsi="Times New Roman"/>
          <w:lang w:val="ru-RU"/>
        </w:rPr>
        <w:pPrChange w:id="2387" w:author="Павел Смирнов" w:date="2016-12-29T11:10:00Z">
          <w:pPr>
            <w:spacing w:after="120"/>
            <w:jc w:val="both"/>
          </w:pPr>
        </w:pPrChange>
      </w:pPr>
      <w:r w:rsidRPr="00260F2C">
        <w:rPr>
          <w:rFonts w:ascii="Times New Roman" w:hAnsi="Times New Roman"/>
          <w:lang w:val="ru-RU"/>
        </w:rPr>
        <w:t xml:space="preserve">где </w:t>
      </w:r>
      <w:ins w:id="2388" w:author="Ксения Кисанова" w:date="2017-01-19T15:23:00Z">
        <w:r w:rsidR="005E4992" w:rsidRPr="005E4992">
          <w:rPr>
            <w:rFonts w:ascii="Times New Roman" w:hAnsi="Times New Roman"/>
            <w:i/>
            <w:rPrChange w:id="2389" w:author="Ксения Кисанова" w:date="2017-01-19T15:24:00Z">
              <w:rPr>
                <w:rFonts w:ascii="Times New Roman" w:hAnsi="Times New Roman"/>
              </w:rPr>
            </w:rPrChange>
          </w:rPr>
          <w:t>a</w:t>
        </w:r>
        <w:r w:rsidR="005E4992">
          <w:rPr>
            <w:rFonts w:ascii="Times New Roman" w:hAnsi="Times New Roman"/>
            <w:lang w:val="ru-RU"/>
          </w:rPr>
          <w:t xml:space="preserve">, </w:t>
        </w:r>
        <w:r w:rsidR="005E4992" w:rsidRPr="005E4992">
          <w:rPr>
            <w:rFonts w:ascii="Times New Roman" w:hAnsi="Times New Roman"/>
            <w:i/>
            <w:rPrChange w:id="2390" w:author="Ксения Кисанова" w:date="2017-01-19T15:24:00Z">
              <w:rPr>
                <w:rFonts w:ascii="Times New Roman" w:hAnsi="Times New Roman"/>
              </w:rPr>
            </w:rPrChange>
          </w:rPr>
          <w:t>v</w:t>
        </w:r>
        <w:r w:rsidR="005E4992">
          <w:rPr>
            <w:rFonts w:ascii="Times New Roman" w:hAnsi="Times New Roman"/>
            <w:lang w:val="ru-RU"/>
          </w:rPr>
          <w:t xml:space="preserve">, </w:t>
        </w:r>
        <w:r w:rsidR="005E4992" w:rsidRPr="005E4992">
          <w:rPr>
            <w:rFonts w:ascii="Times New Roman" w:hAnsi="Times New Roman"/>
            <w:i/>
            <w:rPrChange w:id="2391" w:author="Ксения Кисанова" w:date="2017-01-19T15:24:00Z">
              <w:rPr>
                <w:rFonts w:ascii="Times New Roman" w:hAnsi="Times New Roman"/>
              </w:rPr>
            </w:rPrChange>
          </w:rPr>
          <w:t>c</w:t>
        </w:r>
        <w:r w:rsidR="005E4992">
          <w:rPr>
            <w:rFonts w:ascii="Times New Roman" w:hAnsi="Times New Roman"/>
            <w:lang w:val="ru-RU"/>
          </w:rPr>
          <w:t xml:space="preserve"> – коэффициенты. Для регионов, в которых отсутствуют оценки значений этих коэффициентов, используют средние значения </w:t>
        </w:r>
      </w:ins>
      <w:ins w:id="2392" w:author="Ксения Кисанова" w:date="2017-01-19T15:24:00Z">
        <w:r w:rsidR="005E4992" w:rsidRPr="005E4992">
          <w:rPr>
            <w:rFonts w:ascii="Times New Roman" w:hAnsi="Times New Roman"/>
            <w:i/>
            <w:rPrChange w:id="2393" w:author="Ксения Кисанова" w:date="2017-01-19T15:24:00Z">
              <w:rPr>
                <w:rFonts w:ascii="Times New Roman" w:hAnsi="Times New Roman"/>
              </w:rPr>
            </w:rPrChange>
          </w:rPr>
          <w:t>a</w:t>
        </w:r>
        <w:r w:rsidR="005E4992">
          <w:rPr>
            <w:rFonts w:ascii="Times New Roman" w:hAnsi="Times New Roman"/>
            <w:lang w:val="ru-RU"/>
          </w:rPr>
          <w:t xml:space="preserve"> = 1,5; </w:t>
        </w:r>
        <w:r w:rsidR="005E4992" w:rsidRPr="005E4992">
          <w:rPr>
            <w:rFonts w:ascii="Times New Roman" w:hAnsi="Times New Roman"/>
            <w:i/>
            <w:rPrChange w:id="2394" w:author="Ксения Кисанова" w:date="2017-01-19T15:24:00Z">
              <w:rPr>
                <w:rFonts w:ascii="Times New Roman" w:hAnsi="Times New Roman"/>
              </w:rPr>
            </w:rPrChange>
          </w:rPr>
          <w:t>v</w:t>
        </w:r>
        <w:r w:rsidR="005E4992">
          <w:rPr>
            <w:rFonts w:ascii="Times New Roman" w:hAnsi="Times New Roman"/>
            <w:lang w:val="ru-RU"/>
          </w:rPr>
          <w:t xml:space="preserve"> = 3,5; </w:t>
        </w:r>
        <w:r w:rsidR="005E4992" w:rsidRPr="005E4992">
          <w:rPr>
            <w:rFonts w:ascii="Times New Roman" w:hAnsi="Times New Roman"/>
            <w:i/>
            <w:rPrChange w:id="2395" w:author="Ксения Кисанова" w:date="2017-01-19T15:24:00Z">
              <w:rPr>
                <w:rFonts w:ascii="Times New Roman" w:hAnsi="Times New Roman"/>
              </w:rPr>
            </w:rPrChange>
          </w:rPr>
          <w:t>c</w:t>
        </w:r>
        <w:r w:rsidR="005E4992">
          <w:rPr>
            <w:rFonts w:ascii="Times New Roman" w:hAnsi="Times New Roman"/>
            <w:lang w:val="ru-RU"/>
          </w:rPr>
          <w:t xml:space="preserve"> = 3,0;</w:t>
        </w:r>
      </w:ins>
    </w:p>
    <w:p w:rsidR="005E4992" w:rsidRDefault="005A32EE">
      <w:pPr>
        <w:spacing w:after="120" w:line="360" w:lineRule="auto"/>
        <w:ind w:firstLine="426"/>
        <w:rPr>
          <w:ins w:id="2396" w:author="Ксения Кисанова" w:date="2017-01-19T15:25:00Z"/>
          <w:rFonts w:ascii="Times New Roman" w:hAnsi="Times New Roman"/>
          <w:lang w:val="ru-RU"/>
        </w:rPr>
        <w:pPrChange w:id="2397" w:author="Ксения Кисанова" w:date="2017-01-19T15:25:00Z">
          <w:pPr>
            <w:spacing w:after="120"/>
            <w:jc w:val="both"/>
          </w:pPr>
        </w:pPrChange>
      </w:pPr>
      <w:r w:rsidRPr="00260F2C">
        <w:rPr>
          <w:rFonts w:ascii="Times New Roman" w:hAnsi="Times New Roman"/>
          <w:i/>
        </w:rPr>
        <w:t>R</w:t>
      </w:r>
      <w:r w:rsidRPr="00260F2C">
        <w:rPr>
          <w:rFonts w:ascii="Times New Roman" w:hAnsi="Times New Roman"/>
          <w:lang w:val="ru-RU"/>
        </w:rPr>
        <w:t xml:space="preserve"> – </w:t>
      </w:r>
      <w:proofErr w:type="gramStart"/>
      <w:r w:rsidRPr="00260F2C">
        <w:rPr>
          <w:rFonts w:ascii="Times New Roman" w:hAnsi="Times New Roman"/>
          <w:lang w:val="ru-RU"/>
        </w:rPr>
        <w:t>расстояние</w:t>
      </w:r>
      <w:proofErr w:type="gramEnd"/>
      <w:r w:rsidRPr="00260F2C">
        <w:rPr>
          <w:rFonts w:ascii="Times New Roman" w:hAnsi="Times New Roman"/>
          <w:lang w:val="ru-RU"/>
        </w:rPr>
        <w:t xml:space="preserve"> между гипоцентром землетрясения и точкой наблюдения, т</w:t>
      </w:r>
      <w:ins w:id="2398" w:author="User" w:date="2016-11-07T16:37:00Z">
        <w:r w:rsidR="00B40449">
          <w:rPr>
            <w:rFonts w:ascii="Times New Roman" w:hAnsi="Times New Roman"/>
            <w:lang w:val="ru-RU"/>
          </w:rPr>
          <w:t>.</w:t>
        </w:r>
      </w:ins>
      <w:del w:id="2399" w:author="User" w:date="2016-11-07T16:37:00Z">
        <w:r w:rsidRPr="00260F2C" w:rsidDel="00B40449">
          <w:rPr>
            <w:rFonts w:ascii="Times New Roman" w:hAnsi="Times New Roman"/>
            <w:lang w:val="ru-RU"/>
          </w:rPr>
          <w:delText>о</w:delText>
        </w:r>
      </w:del>
      <w:r w:rsidRPr="00260F2C">
        <w:rPr>
          <w:rFonts w:ascii="Times New Roman" w:hAnsi="Times New Roman"/>
          <w:lang w:val="ru-RU"/>
        </w:rPr>
        <w:t xml:space="preserve"> е</w:t>
      </w:r>
      <w:ins w:id="2400" w:author="User" w:date="2016-11-07T16:37:00Z">
        <w:r w:rsidR="00B40449">
          <w:rPr>
            <w:rFonts w:ascii="Times New Roman" w:hAnsi="Times New Roman"/>
            <w:lang w:val="ru-RU"/>
          </w:rPr>
          <w:t>.</w:t>
        </w:r>
      </w:ins>
      <w:del w:id="2401" w:author="User" w:date="2016-11-07T16:37:00Z">
        <w:r w:rsidRPr="00260F2C" w:rsidDel="00B40449">
          <w:rPr>
            <w:rFonts w:ascii="Times New Roman" w:hAnsi="Times New Roman"/>
            <w:lang w:val="ru-RU"/>
          </w:rPr>
          <w:delText>сть</w:delText>
        </w:r>
      </w:del>
      <w:r w:rsidRPr="00260F2C">
        <w:rPr>
          <w:rFonts w:ascii="Times New Roman" w:hAnsi="Times New Roman"/>
          <w:lang w:val="ru-RU"/>
        </w:rPr>
        <w:t xml:space="preserve"> </w:t>
      </w:r>
    </w:p>
    <w:p w:rsidR="00B40449" w:rsidRDefault="005A32EE">
      <w:pPr>
        <w:spacing w:after="120" w:line="360" w:lineRule="auto"/>
        <w:ind w:firstLine="426"/>
        <w:jc w:val="center"/>
        <w:rPr>
          <w:ins w:id="2402" w:author="User" w:date="2016-11-07T16:37:00Z"/>
          <w:rFonts w:ascii="Times New Roman" w:hAnsi="Times New Roman"/>
          <w:lang w:val="ru-RU"/>
        </w:rPr>
        <w:pPrChange w:id="2403" w:author="Ксения Кисанова" w:date="2017-01-19T15:25:00Z">
          <w:pPr>
            <w:spacing w:after="120"/>
            <w:jc w:val="both"/>
          </w:pPr>
        </w:pPrChange>
      </w:pPr>
      <w:r w:rsidRPr="00260F2C">
        <w:rPr>
          <w:rFonts w:ascii="Times New Roman" w:hAnsi="Times New Roman"/>
          <w:position w:val="-12"/>
        </w:rPr>
        <w:object w:dxaOrig="1500" w:dyaOrig="440">
          <v:shape id="_x0000_i1026" type="#_x0000_t75" style="width:74.25pt;height:19.5pt" o:ole="">
            <v:imagedata r:id="rId15" o:title=""/>
          </v:shape>
          <o:OLEObject Type="Embed" ProgID="Equation.3" ShapeID="_x0000_i1026" DrawAspect="Content" ObjectID="_1555322164" r:id="rId16"/>
        </w:object>
      </w:r>
      <w:del w:id="2404" w:author="User" w:date="2016-11-07T16:37:00Z">
        <w:r w:rsidRPr="00260F2C" w:rsidDel="00B40449">
          <w:rPr>
            <w:rFonts w:ascii="Times New Roman" w:hAnsi="Times New Roman"/>
            <w:lang w:val="ru-RU"/>
          </w:rPr>
          <w:delText>. Здесь</w:delText>
        </w:r>
      </w:del>
      <w:ins w:id="2405" w:author="User" w:date="2016-11-07T16:37:00Z">
        <w:r w:rsidR="00B40449">
          <w:rPr>
            <w:rFonts w:ascii="Times New Roman" w:hAnsi="Times New Roman"/>
            <w:lang w:val="ru-RU"/>
          </w:rPr>
          <w:t>,</w:t>
        </w:r>
      </w:ins>
    </w:p>
    <w:p w:rsidR="005A32EE" w:rsidRPr="00260F2C" w:rsidRDefault="005E4992">
      <w:pPr>
        <w:spacing w:after="120" w:line="360" w:lineRule="auto"/>
        <w:jc w:val="both"/>
        <w:rPr>
          <w:rFonts w:ascii="Times New Roman" w:hAnsi="Times New Roman"/>
          <w:lang w:val="ru-RU"/>
        </w:rPr>
        <w:pPrChange w:id="2406" w:author="Павел Смирнов" w:date="2016-12-29T11:10:00Z">
          <w:pPr>
            <w:spacing w:after="120"/>
            <w:jc w:val="both"/>
          </w:pPr>
        </w:pPrChange>
      </w:pPr>
      <w:proofErr w:type="gramStart"/>
      <w:ins w:id="2407" w:author="Ксения Кисанова" w:date="2017-01-19T15:25:00Z">
        <w:r>
          <w:rPr>
            <w:rFonts w:ascii="Times New Roman" w:hAnsi="Times New Roman"/>
            <w:lang w:val="ru-RU"/>
          </w:rPr>
          <w:t>здесь</w:t>
        </w:r>
      </w:ins>
      <w:ins w:id="2408" w:author="User" w:date="2016-11-07T16:37:00Z">
        <w:del w:id="2409" w:author="Ксения Кисанова" w:date="2017-01-19T15:25:00Z">
          <w:r w:rsidR="00B40449" w:rsidDel="005E4992">
            <w:rPr>
              <w:rFonts w:ascii="Times New Roman" w:hAnsi="Times New Roman"/>
              <w:lang w:val="ru-RU"/>
            </w:rPr>
            <w:delText>где</w:delText>
          </w:r>
        </w:del>
      </w:ins>
      <w:r w:rsidR="005A32EE" w:rsidRPr="00260F2C">
        <w:rPr>
          <w:rFonts w:ascii="Times New Roman" w:hAnsi="Times New Roman"/>
          <w:lang w:val="ru-RU"/>
        </w:rPr>
        <w:t xml:space="preserve"> </w:t>
      </w:r>
      <w:r w:rsidR="005A32EE" w:rsidRPr="00B40449">
        <w:rPr>
          <w:rFonts w:ascii="Times New Roman" w:hAnsi="Times New Roman"/>
          <w:rPrChange w:id="2410" w:author="User" w:date="2016-11-07T16:37:00Z">
            <w:rPr>
              <w:rFonts w:ascii="Times New Roman" w:hAnsi="Times New Roman"/>
              <w:i/>
            </w:rPr>
          </w:rPrChange>
        </w:rPr>
        <w:sym w:font="Symbol" w:char="F044"/>
      </w:r>
      <w:r w:rsidR="005A32EE" w:rsidRPr="00260F2C">
        <w:rPr>
          <w:rFonts w:ascii="Times New Roman" w:hAnsi="Times New Roman"/>
          <w:lang w:val="ru-RU"/>
        </w:rPr>
        <w:t xml:space="preserve"> и</w:t>
      </w:r>
      <w:proofErr w:type="gramEnd"/>
      <w:r w:rsidR="005A32EE" w:rsidRPr="00260F2C">
        <w:rPr>
          <w:rFonts w:ascii="Times New Roman" w:hAnsi="Times New Roman"/>
          <w:lang w:val="ru-RU"/>
        </w:rPr>
        <w:t xml:space="preserve"> </w:t>
      </w:r>
      <w:r w:rsidR="005A32EE" w:rsidRPr="00260F2C">
        <w:rPr>
          <w:rFonts w:ascii="Times New Roman" w:hAnsi="Times New Roman"/>
          <w:i/>
        </w:rPr>
        <w:t>h</w:t>
      </w:r>
      <w:ins w:id="2411" w:author="User" w:date="2016-11-07T16:37:00Z">
        <w:r w:rsidR="00B40449">
          <w:rPr>
            <w:rFonts w:ascii="Times New Roman" w:hAnsi="Times New Roman"/>
            <w:i/>
            <w:lang w:val="ru-RU"/>
          </w:rPr>
          <w:t xml:space="preserve"> </w:t>
        </w:r>
      </w:ins>
      <w:r w:rsidR="005A32EE" w:rsidRPr="00260F2C">
        <w:rPr>
          <w:rFonts w:ascii="Times New Roman" w:hAnsi="Times New Roman"/>
          <w:lang w:val="ru-RU"/>
        </w:rPr>
        <w:t>–</w:t>
      </w:r>
      <w:ins w:id="2412" w:author="Ксения Кисанова" w:date="2017-01-19T15:25:00Z">
        <w:r>
          <w:rPr>
            <w:rFonts w:ascii="Times New Roman" w:hAnsi="Times New Roman"/>
            <w:lang w:val="ru-RU"/>
          </w:rPr>
          <w:t xml:space="preserve"> </w:t>
        </w:r>
      </w:ins>
      <w:del w:id="2413" w:author="Павел Смирнов" w:date="2016-12-29T11:23:00Z">
        <w:r w:rsidR="005A32EE" w:rsidRPr="00260F2C" w:rsidDel="00545E33">
          <w:rPr>
            <w:rFonts w:ascii="Times New Roman" w:hAnsi="Times New Roman"/>
            <w:lang w:val="ru-RU"/>
          </w:rPr>
          <w:delText xml:space="preserve"> соответственно </w:delText>
        </w:r>
      </w:del>
      <w:r w:rsidR="005A32EE" w:rsidRPr="00260F2C">
        <w:rPr>
          <w:rFonts w:ascii="Times New Roman" w:hAnsi="Times New Roman"/>
          <w:lang w:val="ru-RU"/>
        </w:rPr>
        <w:t>эпицентральное расстояние и глубина очага</w:t>
      </w:r>
      <w:ins w:id="2414" w:author="Павел Смирнов" w:date="2016-12-29T11:23:00Z">
        <w:r w:rsidR="00545E33" w:rsidRPr="00545E33">
          <w:rPr>
            <w:rFonts w:ascii="Times New Roman" w:hAnsi="Times New Roman"/>
            <w:lang w:val="ru-RU"/>
          </w:rPr>
          <w:t xml:space="preserve"> </w:t>
        </w:r>
        <w:r w:rsidR="00545E33" w:rsidRPr="00260F2C">
          <w:rPr>
            <w:rFonts w:ascii="Times New Roman" w:hAnsi="Times New Roman"/>
            <w:lang w:val="ru-RU"/>
          </w:rPr>
          <w:t>соответственно</w:t>
        </w:r>
      </w:ins>
      <w:ins w:id="2415" w:author="User" w:date="2016-11-07T16:37:00Z">
        <w:r w:rsidR="00B40449">
          <w:rPr>
            <w:rFonts w:ascii="Times New Roman" w:hAnsi="Times New Roman"/>
            <w:lang w:val="ru-RU"/>
          </w:rPr>
          <w:t>,</w:t>
        </w:r>
      </w:ins>
      <w:r w:rsidR="005A32EE" w:rsidRPr="00260F2C">
        <w:rPr>
          <w:rFonts w:ascii="Times New Roman" w:hAnsi="Times New Roman"/>
          <w:lang w:val="ru-RU"/>
        </w:rPr>
        <w:t xml:space="preserve"> </w:t>
      </w:r>
      <w:del w:id="2416" w:author="User" w:date="2016-11-07T16:37:00Z">
        <w:r w:rsidR="005A32EE" w:rsidRPr="00260F2C" w:rsidDel="00B40449">
          <w:rPr>
            <w:rFonts w:ascii="Times New Roman" w:hAnsi="Times New Roman"/>
            <w:lang w:val="ru-RU"/>
          </w:rPr>
          <w:delText>в километрах</w:delText>
        </w:r>
      </w:del>
      <w:ins w:id="2417" w:author="User" w:date="2016-11-07T16:37:00Z">
        <w:r w:rsidR="00B40449">
          <w:rPr>
            <w:rFonts w:ascii="Times New Roman" w:hAnsi="Times New Roman"/>
            <w:lang w:val="ru-RU"/>
          </w:rPr>
          <w:t>км</w:t>
        </w:r>
      </w:ins>
      <w:r w:rsidR="005A32EE" w:rsidRPr="00260F2C">
        <w:rPr>
          <w:rFonts w:ascii="Times New Roman" w:hAnsi="Times New Roman"/>
          <w:lang w:val="ru-RU"/>
        </w:rPr>
        <w:t>.</w:t>
      </w:r>
    </w:p>
    <w:p w:rsidR="005A32EE" w:rsidRPr="00260F2C" w:rsidRDefault="005A32EE">
      <w:pPr>
        <w:spacing w:after="120" w:line="360" w:lineRule="auto"/>
        <w:ind w:firstLine="567"/>
        <w:jc w:val="both"/>
        <w:rPr>
          <w:rFonts w:ascii="Times New Roman" w:eastAsia="MS Mincho" w:hAnsi="Times New Roman"/>
          <w:lang w:val="ru-RU"/>
        </w:rPr>
        <w:pPrChange w:id="2418" w:author="Павел Смирнов" w:date="2016-12-29T11:10:00Z">
          <w:pPr>
            <w:spacing w:after="120"/>
            <w:ind w:firstLine="567"/>
            <w:jc w:val="both"/>
          </w:pPr>
        </w:pPrChange>
      </w:pPr>
      <w:r w:rsidRPr="00260F2C">
        <w:rPr>
          <w:rFonts w:ascii="Times New Roman" w:eastAsia="MS Mincho" w:hAnsi="Times New Roman"/>
          <w:lang w:val="ru-RU"/>
        </w:rPr>
        <w:t xml:space="preserve">Расчет сейсмической </w:t>
      </w:r>
      <w:proofErr w:type="spellStart"/>
      <w:r w:rsidRPr="00260F2C">
        <w:rPr>
          <w:rFonts w:ascii="Times New Roman" w:eastAsia="MS Mincho" w:hAnsi="Times New Roman"/>
          <w:lang w:val="ru-RU"/>
        </w:rPr>
        <w:t>сотрясаемости</w:t>
      </w:r>
      <w:proofErr w:type="spellEnd"/>
      <w:r w:rsidRPr="00260F2C">
        <w:rPr>
          <w:rFonts w:ascii="Times New Roman" w:eastAsia="MS Mincho" w:hAnsi="Times New Roman"/>
          <w:lang w:val="ru-RU"/>
        </w:rPr>
        <w:t xml:space="preserve"> в данной точке (ячейке матрицы </w:t>
      </w:r>
      <w:proofErr w:type="spellStart"/>
      <w:r w:rsidRPr="00260F2C">
        <w:rPr>
          <w:rFonts w:ascii="Times New Roman" w:eastAsia="MS Mincho" w:hAnsi="Times New Roman"/>
          <w:lang w:val="ru-RU"/>
        </w:rPr>
        <w:t>сотрясаемости</w:t>
      </w:r>
      <w:proofErr w:type="spellEnd"/>
      <w:r w:rsidRPr="00260F2C">
        <w:rPr>
          <w:rFonts w:ascii="Times New Roman" w:eastAsia="MS Mincho" w:hAnsi="Times New Roman"/>
          <w:lang w:val="ru-RU"/>
        </w:rPr>
        <w:t>) осуществля</w:t>
      </w:r>
      <w:del w:id="2419" w:author="User" w:date="2016-11-07T16:38:00Z">
        <w:r w:rsidRPr="00260F2C" w:rsidDel="00B40449">
          <w:rPr>
            <w:rFonts w:ascii="Times New Roman" w:eastAsia="MS Mincho" w:hAnsi="Times New Roman"/>
            <w:lang w:val="ru-RU"/>
          </w:rPr>
          <w:delText>ется</w:delText>
        </w:r>
      </w:del>
      <w:ins w:id="2420" w:author="User" w:date="2016-11-07T16:38:00Z">
        <w:r w:rsidR="00B40449">
          <w:rPr>
            <w:rFonts w:ascii="Times New Roman" w:eastAsia="MS Mincho" w:hAnsi="Times New Roman"/>
            <w:lang w:val="ru-RU"/>
          </w:rPr>
          <w:t>ют</w:t>
        </w:r>
      </w:ins>
      <w:r w:rsidRPr="00260F2C">
        <w:rPr>
          <w:rFonts w:ascii="Times New Roman" w:eastAsia="MS Mincho" w:hAnsi="Times New Roman"/>
          <w:lang w:val="ru-RU"/>
        </w:rPr>
        <w:t xml:space="preserve"> путем численного интегрирования сейсмических воздействий в этой точке от всех сейсмических источников (ячейки матрицы </w:t>
      </w:r>
      <w:proofErr w:type="spellStart"/>
      <w:r w:rsidRPr="00260F2C">
        <w:rPr>
          <w:rFonts w:ascii="Times New Roman" w:eastAsia="MS Mincho" w:hAnsi="Times New Roman"/>
          <w:i/>
        </w:rPr>
        <w:t>M</w:t>
      </w:r>
      <w:r w:rsidRPr="00B40449">
        <w:rPr>
          <w:rFonts w:ascii="Times New Roman" w:eastAsia="MS Mincho" w:hAnsi="Times New Roman"/>
          <w:vertAlign w:val="subscript"/>
          <w:rPrChange w:id="2421" w:author="User" w:date="2016-11-07T16:38:00Z">
            <w:rPr>
              <w:rFonts w:ascii="Times New Roman" w:eastAsia="MS Mincho" w:hAnsi="Times New Roman"/>
              <w:i/>
              <w:vertAlign w:val="subscript"/>
            </w:rPr>
          </w:rPrChange>
        </w:rPr>
        <w:t>max</w:t>
      </w:r>
      <w:proofErr w:type="spellEnd"/>
      <w:r w:rsidRPr="00260F2C">
        <w:rPr>
          <w:rFonts w:ascii="Times New Roman" w:eastAsia="MS Mincho" w:hAnsi="Times New Roman"/>
          <w:lang w:val="ru-RU"/>
        </w:rPr>
        <w:t xml:space="preserve">) на рассматриваемой территории с учетом средней частоты повторения в них землетрясений различных магнитуд (ячейки матрицы сейсмической активности) от низшей представительной вплоть до </w:t>
      </w:r>
      <w:proofErr w:type="spellStart"/>
      <w:r w:rsidRPr="00260F2C">
        <w:rPr>
          <w:rFonts w:ascii="Times New Roman" w:eastAsia="MS Mincho" w:hAnsi="Times New Roman"/>
          <w:i/>
        </w:rPr>
        <w:t>M</w:t>
      </w:r>
      <w:r w:rsidRPr="00B40449">
        <w:rPr>
          <w:rFonts w:ascii="Times New Roman" w:eastAsia="MS Mincho" w:hAnsi="Times New Roman"/>
          <w:vertAlign w:val="subscript"/>
          <w:rPrChange w:id="2422" w:author="User" w:date="2016-11-07T16:38:00Z">
            <w:rPr>
              <w:rFonts w:ascii="Times New Roman" w:eastAsia="MS Mincho" w:hAnsi="Times New Roman"/>
              <w:i/>
              <w:vertAlign w:val="subscript"/>
            </w:rPr>
          </w:rPrChange>
        </w:rPr>
        <w:t>max</w:t>
      </w:r>
      <w:proofErr w:type="spellEnd"/>
      <w:r w:rsidRPr="00260F2C">
        <w:rPr>
          <w:rFonts w:ascii="Times New Roman" w:eastAsia="MS Mincho" w:hAnsi="Times New Roman"/>
          <w:lang w:val="ru-RU"/>
        </w:rPr>
        <w:t xml:space="preserve">. При этом средняя частота повторения землетрясений с магнитудами </w:t>
      </w:r>
      <w:r w:rsidRPr="00260F2C">
        <w:rPr>
          <w:rFonts w:ascii="Times New Roman" w:eastAsia="MS Mincho" w:hAnsi="Times New Roman"/>
          <w:i/>
        </w:rPr>
        <w:t>M</w:t>
      </w:r>
      <w:r w:rsidRPr="00260F2C">
        <w:rPr>
          <w:rFonts w:ascii="Times New Roman" w:eastAsia="MS Mincho" w:hAnsi="Times New Roman"/>
          <w:lang w:val="ru-RU"/>
        </w:rPr>
        <w:t xml:space="preserve"> ≤ </w:t>
      </w:r>
      <w:proofErr w:type="spellStart"/>
      <w:r w:rsidRPr="00260F2C">
        <w:rPr>
          <w:rFonts w:ascii="Times New Roman" w:eastAsia="MS Mincho" w:hAnsi="Times New Roman"/>
          <w:i/>
        </w:rPr>
        <w:t>M</w:t>
      </w:r>
      <w:r w:rsidRPr="00B40449">
        <w:rPr>
          <w:rFonts w:ascii="Times New Roman" w:eastAsia="MS Mincho" w:hAnsi="Times New Roman"/>
          <w:vertAlign w:val="subscript"/>
          <w:rPrChange w:id="2423" w:author="User" w:date="2016-11-07T16:38:00Z">
            <w:rPr>
              <w:rFonts w:ascii="Times New Roman" w:eastAsia="MS Mincho" w:hAnsi="Times New Roman"/>
              <w:i/>
              <w:vertAlign w:val="subscript"/>
            </w:rPr>
          </w:rPrChange>
        </w:rPr>
        <w:t>max</w:t>
      </w:r>
      <w:proofErr w:type="spellEnd"/>
      <w:r w:rsidRPr="00260F2C">
        <w:rPr>
          <w:rFonts w:ascii="Times New Roman" w:eastAsia="MS Mincho" w:hAnsi="Times New Roman"/>
          <w:lang w:val="ru-RU"/>
        </w:rPr>
        <w:t xml:space="preserve"> </w:t>
      </w:r>
      <w:del w:id="2424" w:author="User" w:date="2016-11-07T16:38:00Z">
        <w:r w:rsidRPr="00260F2C" w:rsidDel="00B40449">
          <w:rPr>
            <w:rFonts w:ascii="Times New Roman" w:eastAsia="MS Mincho" w:hAnsi="Times New Roman"/>
            <w:lang w:val="ru-RU"/>
          </w:rPr>
          <w:delText xml:space="preserve">определяется </w:delText>
        </w:r>
      </w:del>
      <w:ins w:id="2425" w:author="User" w:date="2016-11-07T16:38:00Z">
        <w:r w:rsidR="00B40449" w:rsidRPr="00260F2C">
          <w:rPr>
            <w:rFonts w:ascii="Times New Roman" w:eastAsia="MS Mincho" w:hAnsi="Times New Roman"/>
            <w:lang w:val="ru-RU"/>
          </w:rPr>
          <w:t>определ</w:t>
        </w:r>
        <w:r w:rsidR="00B40449">
          <w:rPr>
            <w:rFonts w:ascii="Times New Roman" w:eastAsia="MS Mincho" w:hAnsi="Times New Roman"/>
            <w:lang w:val="ru-RU"/>
          </w:rPr>
          <w:t>ена</w:t>
        </w:r>
        <w:r w:rsidR="00B40449" w:rsidRPr="00260F2C">
          <w:rPr>
            <w:rFonts w:ascii="Times New Roman" w:eastAsia="MS Mincho" w:hAnsi="Times New Roman"/>
            <w:lang w:val="ru-RU"/>
          </w:rPr>
          <w:t xml:space="preserve"> </w:t>
        </w:r>
      </w:ins>
      <w:r w:rsidRPr="00260F2C">
        <w:rPr>
          <w:rFonts w:ascii="Times New Roman" w:eastAsia="MS Mincho" w:hAnsi="Times New Roman"/>
          <w:lang w:val="ru-RU"/>
        </w:rPr>
        <w:t xml:space="preserve">в каждой ячейке матрицы </w:t>
      </w:r>
      <w:proofErr w:type="spellStart"/>
      <w:r w:rsidRPr="00260F2C">
        <w:rPr>
          <w:rFonts w:ascii="Times New Roman" w:eastAsia="MS Mincho" w:hAnsi="Times New Roman"/>
          <w:i/>
        </w:rPr>
        <w:t>M</w:t>
      </w:r>
      <w:r w:rsidRPr="00B40449">
        <w:rPr>
          <w:rFonts w:ascii="Times New Roman" w:eastAsia="MS Mincho" w:hAnsi="Times New Roman"/>
          <w:vertAlign w:val="subscript"/>
          <w:rPrChange w:id="2426" w:author="User" w:date="2016-11-07T16:38:00Z">
            <w:rPr>
              <w:rFonts w:ascii="Times New Roman" w:eastAsia="MS Mincho" w:hAnsi="Times New Roman"/>
              <w:i/>
              <w:vertAlign w:val="subscript"/>
            </w:rPr>
          </w:rPrChange>
        </w:rPr>
        <w:t>max</w:t>
      </w:r>
      <w:proofErr w:type="spellEnd"/>
      <w:r w:rsidRPr="00260F2C">
        <w:rPr>
          <w:rFonts w:ascii="Times New Roman" w:eastAsia="MS Mincho" w:hAnsi="Times New Roman"/>
          <w:lang w:val="ru-RU"/>
        </w:rPr>
        <w:t xml:space="preserve"> по </w:t>
      </w:r>
      <w:ins w:id="2427" w:author="Ксения Кисанова" w:date="2017-01-19T15:25:00Z">
        <w:r w:rsidR="005E4992">
          <w:rPr>
            <w:rFonts w:ascii="Times New Roman" w:eastAsia="MS Mincho" w:hAnsi="Times New Roman"/>
            <w:lang w:val="ru-RU"/>
          </w:rPr>
          <w:lastRenderedPageBreak/>
          <w:t>значению</w:t>
        </w:r>
      </w:ins>
      <w:del w:id="2428" w:author="Ксения Кисанова" w:date="2017-01-19T15:25:00Z">
        <w:r w:rsidRPr="00260F2C" w:rsidDel="005E4992">
          <w:rPr>
            <w:rFonts w:ascii="Times New Roman" w:eastAsia="MS Mincho" w:hAnsi="Times New Roman"/>
            <w:lang w:val="ru-RU"/>
          </w:rPr>
          <w:delText>величине</w:delText>
        </w:r>
      </w:del>
      <w:r w:rsidRPr="00260F2C">
        <w:rPr>
          <w:rFonts w:ascii="Times New Roman" w:eastAsia="MS Mincho" w:hAnsi="Times New Roman"/>
          <w:lang w:val="ru-RU"/>
        </w:rPr>
        <w:t xml:space="preserve"> сейсмической активности </w:t>
      </w:r>
      <w:r w:rsidRPr="00260F2C">
        <w:rPr>
          <w:rFonts w:ascii="Times New Roman" w:eastAsia="MS Mincho" w:hAnsi="Times New Roman"/>
          <w:i/>
        </w:rPr>
        <w:t>A</w:t>
      </w:r>
      <w:r w:rsidRPr="00B40449">
        <w:rPr>
          <w:rFonts w:ascii="Times New Roman" w:eastAsia="MS Mincho" w:hAnsi="Times New Roman"/>
          <w:vertAlign w:val="subscript"/>
          <w:lang w:val="ru-RU"/>
          <w:rPrChange w:id="2429" w:author="User" w:date="2016-11-07T16:38:00Z">
            <w:rPr>
              <w:rFonts w:ascii="Times New Roman" w:eastAsia="MS Mincho" w:hAnsi="Times New Roman"/>
              <w:i/>
              <w:vertAlign w:val="subscript"/>
              <w:lang w:val="ru-RU"/>
            </w:rPr>
          </w:rPrChange>
        </w:rPr>
        <w:t>3.3</w:t>
      </w:r>
      <w:r w:rsidR="004279BA" w:rsidRPr="00260F2C">
        <w:rPr>
          <w:rFonts w:ascii="Times New Roman" w:eastAsia="MS Mincho" w:hAnsi="Times New Roman"/>
          <w:lang w:val="ru-RU"/>
        </w:rPr>
        <w:t xml:space="preserve"> </w:t>
      </w:r>
      <w:r w:rsidRPr="00260F2C">
        <w:rPr>
          <w:rFonts w:ascii="Times New Roman" w:eastAsia="MS Mincho" w:hAnsi="Times New Roman"/>
          <w:lang w:val="ru-RU"/>
        </w:rPr>
        <w:t xml:space="preserve">в этой ячейке и наклону графика повторяемости. </w:t>
      </w:r>
    </w:p>
    <w:p w:rsidR="005A32EE" w:rsidRPr="00260F2C" w:rsidRDefault="005A32EE">
      <w:pPr>
        <w:pStyle w:val="1"/>
        <w:spacing w:line="360" w:lineRule="auto"/>
        <w:ind w:firstLine="567"/>
        <w:rPr>
          <w:rFonts w:ascii="Times New Roman" w:hAnsi="Times New Roman"/>
          <w:sz w:val="24"/>
          <w:szCs w:val="24"/>
          <w:lang w:val="ru-RU"/>
        </w:rPr>
        <w:pPrChange w:id="2430" w:author="Павел Смирнов" w:date="2016-12-29T11:10:00Z">
          <w:pPr>
            <w:pStyle w:val="1"/>
            <w:ind w:firstLine="567"/>
          </w:pPr>
        </w:pPrChange>
      </w:pPr>
      <w:bookmarkStart w:id="2431" w:name="_Toc450219475"/>
      <w:r w:rsidRPr="00260F2C">
        <w:rPr>
          <w:rFonts w:ascii="Times New Roman" w:hAnsi="Times New Roman"/>
          <w:sz w:val="24"/>
          <w:szCs w:val="24"/>
          <w:lang w:val="ru-RU"/>
        </w:rPr>
        <w:t>8.</w:t>
      </w:r>
      <w:ins w:id="2432" w:author="Ксения Кисанова" w:date="2017-01-19T15:25:00Z">
        <w:r w:rsidR="005E4992">
          <w:rPr>
            <w:rFonts w:ascii="Times New Roman" w:hAnsi="Times New Roman"/>
            <w:sz w:val="24"/>
            <w:szCs w:val="24"/>
            <w:lang w:val="ru-RU"/>
          </w:rPr>
          <w:t>3</w:t>
        </w:r>
      </w:ins>
      <w:del w:id="2433" w:author="Ксения Кисанова" w:date="2017-01-19T15:25:00Z">
        <w:r w:rsidR="008511E7" w:rsidRPr="001F3722" w:rsidDel="005E4992">
          <w:rPr>
            <w:rFonts w:ascii="Times New Roman" w:hAnsi="Times New Roman"/>
            <w:sz w:val="24"/>
            <w:szCs w:val="24"/>
            <w:lang w:val="ru-RU"/>
            <w:rPrChange w:id="2434" w:author="User" w:date="2016-11-07T10:22:00Z">
              <w:rPr>
                <w:rFonts w:ascii="Times New Roman" w:hAnsi="Times New Roman"/>
                <w:sz w:val="24"/>
                <w:szCs w:val="24"/>
              </w:rPr>
            </w:rPrChange>
          </w:rPr>
          <w:delText>2</w:delText>
        </w:r>
      </w:del>
      <w:r w:rsidRPr="00260F2C">
        <w:rPr>
          <w:rFonts w:ascii="Times New Roman" w:hAnsi="Times New Roman"/>
          <w:sz w:val="24"/>
          <w:szCs w:val="24"/>
          <w:lang w:val="ru-RU"/>
        </w:rPr>
        <w:t xml:space="preserve"> Уровень ускорений грунта</w:t>
      </w:r>
      <w:bookmarkEnd w:id="2431"/>
    </w:p>
    <w:p w:rsidR="005A32EE" w:rsidRPr="00260F2C" w:rsidRDefault="005A32EE">
      <w:pPr>
        <w:pStyle w:val="aa"/>
        <w:spacing w:line="360" w:lineRule="auto"/>
        <w:ind w:firstLine="567"/>
        <w:jc w:val="both"/>
        <w:rPr>
          <w:rFonts w:ascii="Times New Roman" w:hAnsi="Times New Roman"/>
          <w:sz w:val="24"/>
          <w:szCs w:val="24"/>
        </w:rPr>
        <w:pPrChange w:id="2435" w:author="Павел Смирнов" w:date="2016-12-29T11:10:00Z">
          <w:pPr>
            <w:pStyle w:val="aa"/>
            <w:ind w:firstLine="567"/>
            <w:jc w:val="both"/>
          </w:pPr>
        </w:pPrChange>
      </w:pPr>
      <w:r w:rsidRPr="00260F2C">
        <w:rPr>
          <w:rFonts w:ascii="Times New Roman" w:hAnsi="Times New Roman"/>
          <w:sz w:val="24"/>
          <w:szCs w:val="24"/>
        </w:rPr>
        <w:t xml:space="preserve">Пиковое ускорение грунта </w:t>
      </w:r>
      <w:del w:id="2436" w:author="User" w:date="2016-11-07T16:39:00Z">
        <w:r w:rsidRPr="00260F2C" w:rsidDel="00B40449">
          <w:rPr>
            <w:rFonts w:ascii="Times New Roman" w:hAnsi="Times New Roman"/>
            <w:sz w:val="24"/>
            <w:szCs w:val="24"/>
          </w:rPr>
          <w:delText>(</w:delText>
        </w:r>
      </w:del>
      <w:r w:rsidRPr="00260F2C">
        <w:rPr>
          <w:rFonts w:ascii="Times New Roman" w:hAnsi="Times New Roman"/>
          <w:i/>
          <w:sz w:val="24"/>
          <w:szCs w:val="24"/>
          <w:lang w:val="en-US"/>
        </w:rPr>
        <w:t>PGA</w:t>
      </w:r>
      <w:del w:id="2437" w:author="User" w:date="2016-11-07T16:39:00Z">
        <w:r w:rsidRPr="00260F2C" w:rsidDel="00B40449">
          <w:rPr>
            <w:rFonts w:ascii="Times New Roman" w:hAnsi="Times New Roman"/>
            <w:sz w:val="24"/>
            <w:szCs w:val="24"/>
          </w:rPr>
          <w:delText>)</w:delText>
        </w:r>
      </w:del>
      <w:r w:rsidRPr="00260F2C">
        <w:rPr>
          <w:rFonts w:ascii="Times New Roman" w:hAnsi="Times New Roman"/>
          <w:sz w:val="24"/>
          <w:szCs w:val="24"/>
        </w:rPr>
        <w:t xml:space="preserve"> зависит от </w:t>
      </w:r>
      <w:r w:rsidR="00F6303E" w:rsidRPr="00B40449">
        <w:rPr>
          <w:rFonts w:ascii="Times New Roman" w:hAnsi="Times New Roman"/>
          <w:sz w:val="24"/>
          <w:szCs w:val="24"/>
          <w:rPrChange w:id="2438" w:author="User" w:date="2016-11-07T16:39:00Z">
            <w:rPr>
              <w:rFonts w:ascii="Times New Roman" w:hAnsi="Times New Roman"/>
            </w:rPr>
          </w:rPrChange>
        </w:rPr>
        <w:t>магнитуды, типа подвижки по разлому</w:t>
      </w:r>
      <w:r w:rsidR="00F6303E" w:rsidRPr="00260F2C">
        <w:rPr>
          <w:rFonts w:ascii="Times New Roman" w:hAnsi="Times New Roman"/>
        </w:rPr>
        <w:t>,</w:t>
      </w:r>
      <w:r w:rsidR="00F6303E" w:rsidRPr="00260F2C">
        <w:rPr>
          <w:rFonts w:ascii="Times New Roman" w:hAnsi="Times New Roman"/>
          <w:sz w:val="24"/>
          <w:szCs w:val="24"/>
        </w:rPr>
        <w:t xml:space="preserve"> </w:t>
      </w:r>
      <w:r w:rsidRPr="00260F2C">
        <w:rPr>
          <w:rFonts w:ascii="Times New Roman" w:hAnsi="Times New Roman"/>
          <w:sz w:val="24"/>
          <w:szCs w:val="24"/>
        </w:rPr>
        <w:t xml:space="preserve">расстояния между </w:t>
      </w:r>
      <w:r w:rsidR="00F6303E" w:rsidRPr="00B40449">
        <w:rPr>
          <w:rFonts w:ascii="Times New Roman" w:hAnsi="Times New Roman"/>
          <w:sz w:val="24"/>
          <w:szCs w:val="24"/>
          <w:rPrChange w:id="2439" w:author="User" w:date="2016-11-07T16:39:00Z">
            <w:rPr>
              <w:rFonts w:ascii="Times New Roman" w:hAnsi="Times New Roman"/>
            </w:rPr>
          </w:rPrChange>
        </w:rPr>
        <w:t>поверхностью разрыва</w:t>
      </w:r>
      <w:r w:rsidR="00F6303E" w:rsidRPr="00260F2C">
        <w:rPr>
          <w:rFonts w:ascii="Times New Roman" w:hAnsi="Times New Roman"/>
        </w:rPr>
        <w:t xml:space="preserve"> </w:t>
      </w:r>
      <w:r w:rsidRPr="00260F2C">
        <w:rPr>
          <w:rFonts w:ascii="Times New Roman" w:hAnsi="Times New Roman"/>
          <w:sz w:val="24"/>
          <w:szCs w:val="24"/>
        </w:rPr>
        <w:t>и точкой наблюдения. Выделяют</w:t>
      </w:r>
      <w:del w:id="2440" w:author="User" w:date="2016-11-07T16:39:00Z">
        <w:r w:rsidRPr="00260F2C" w:rsidDel="00B40449">
          <w:rPr>
            <w:rFonts w:ascii="Times New Roman" w:hAnsi="Times New Roman"/>
            <w:sz w:val="24"/>
            <w:szCs w:val="24"/>
          </w:rPr>
          <w:delText>ся</w:delText>
        </w:r>
      </w:del>
      <w:r w:rsidRPr="00260F2C">
        <w:rPr>
          <w:rFonts w:ascii="Times New Roman" w:hAnsi="Times New Roman"/>
          <w:sz w:val="24"/>
          <w:szCs w:val="24"/>
        </w:rPr>
        <w:t xml:space="preserve"> три зоны с различным затуханием: очаговая, ближняя и дальняя.</w:t>
      </w:r>
      <w:del w:id="2441" w:author="User" w:date="2016-11-07T16:39:00Z">
        <w:r w:rsidRPr="00260F2C" w:rsidDel="00B40449">
          <w:rPr>
            <w:rFonts w:ascii="Times New Roman" w:hAnsi="Times New Roman"/>
            <w:sz w:val="24"/>
            <w:szCs w:val="24"/>
          </w:rPr>
          <w:delText xml:space="preserve"> </w:delText>
        </w:r>
      </w:del>
    </w:p>
    <w:p w:rsidR="005A32EE" w:rsidRPr="00260F2C" w:rsidRDefault="005A32EE">
      <w:pPr>
        <w:pStyle w:val="aa"/>
        <w:spacing w:line="360" w:lineRule="auto"/>
        <w:ind w:firstLine="567"/>
        <w:jc w:val="both"/>
        <w:rPr>
          <w:rFonts w:ascii="Times New Roman" w:hAnsi="Times New Roman"/>
          <w:sz w:val="24"/>
          <w:szCs w:val="24"/>
        </w:rPr>
        <w:pPrChange w:id="2442" w:author="Павел Смирнов" w:date="2016-12-29T11:10:00Z">
          <w:pPr>
            <w:pStyle w:val="aa"/>
            <w:ind w:firstLine="567"/>
            <w:jc w:val="both"/>
          </w:pPr>
        </w:pPrChange>
      </w:pPr>
      <w:r w:rsidRPr="00260F2C">
        <w:rPr>
          <w:rFonts w:ascii="Times New Roman" w:hAnsi="Times New Roman"/>
          <w:sz w:val="24"/>
          <w:szCs w:val="24"/>
        </w:rPr>
        <w:t>Граница между очаговой и ближней зонами находится на расстоянии</w:t>
      </w:r>
    </w:p>
    <w:p w:rsidR="005A32EE" w:rsidRPr="00260F2C" w:rsidRDefault="005E4992">
      <w:pPr>
        <w:pStyle w:val="aa"/>
        <w:spacing w:line="360" w:lineRule="auto"/>
        <w:jc w:val="center"/>
        <w:rPr>
          <w:rFonts w:ascii="Times New Roman" w:hAnsi="Times New Roman"/>
          <w:sz w:val="24"/>
          <w:szCs w:val="24"/>
        </w:rPr>
        <w:pPrChange w:id="2443" w:author="Павел Смирнов" w:date="2016-12-29T11:10:00Z">
          <w:pPr>
            <w:pStyle w:val="aa"/>
            <w:jc w:val="center"/>
          </w:pPr>
        </w:pPrChange>
      </w:pPr>
      <w:ins w:id="2444" w:author="Ксения Кисанова" w:date="2017-01-19T15:26:00Z">
        <w:r>
          <w:rPr>
            <w:rFonts w:ascii="Times New Roman" w:hAnsi="Times New Roman"/>
            <w:sz w:val="24"/>
            <w:szCs w:val="24"/>
          </w:rPr>
          <w:t xml:space="preserve">                                                       </w:t>
        </w:r>
      </w:ins>
      <w:proofErr w:type="spellStart"/>
      <w:r w:rsidR="005A32EE" w:rsidRPr="00260F2C">
        <w:rPr>
          <w:rFonts w:ascii="Times New Roman" w:hAnsi="Times New Roman"/>
          <w:sz w:val="24"/>
          <w:szCs w:val="24"/>
        </w:rPr>
        <w:t>lg</w:t>
      </w:r>
      <w:r w:rsidR="005A32EE" w:rsidRPr="00260F2C">
        <w:rPr>
          <w:rFonts w:ascii="Times New Roman" w:hAnsi="Times New Roman"/>
          <w:i/>
          <w:sz w:val="24"/>
          <w:szCs w:val="24"/>
        </w:rPr>
        <w:t>R</w:t>
      </w:r>
      <w:r w:rsidR="005A32EE" w:rsidRPr="00260F2C">
        <w:rPr>
          <w:rFonts w:ascii="Times New Roman" w:hAnsi="Times New Roman"/>
          <w:sz w:val="24"/>
          <w:szCs w:val="24"/>
          <w:vertAlign w:val="subscript"/>
        </w:rPr>
        <w:t>о</w:t>
      </w:r>
      <w:proofErr w:type="spellEnd"/>
      <w:ins w:id="2445" w:author="User" w:date="2016-11-09T14:37:00Z">
        <w:r w:rsidR="00FF61CC">
          <w:rPr>
            <w:rFonts w:ascii="Times New Roman" w:hAnsi="Times New Roman"/>
            <w:sz w:val="24"/>
            <w:szCs w:val="24"/>
            <w:vertAlign w:val="subscript"/>
          </w:rPr>
          <w:t>.</w:t>
        </w:r>
      </w:ins>
      <w:r w:rsidR="005A32EE" w:rsidRPr="00260F2C">
        <w:rPr>
          <w:rFonts w:ascii="Times New Roman" w:hAnsi="Times New Roman"/>
          <w:sz w:val="24"/>
          <w:szCs w:val="24"/>
          <w:vertAlign w:val="subscript"/>
        </w:rPr>
        <w:t>-б</w:t>
      </w:r>
      <w:ins w:id="2446" w:author="User" w:date="2016-11-09T14:37:00Z">
        <w:del w:id="2447" w:author="Ксения Кисанова" w:date="2017-01-19T15:25:00Z">
          <w:r w:rsidR="00FF61CC" w:rsidDel="005E4992">
            <w:rPr>
              <w:rFonts w:ascii="Times New Roman" w:hAnsi="Times New Roman"/>
              <w:sz w:val="24"/>
              <w:szCs w:val="24"/>
              <w:vertAlign w:val="subscript"/>
            </w:rPr>
            <w:delText>.</w:delText>
          </w:r>
        </w:del>
      </w:ins>
      <w:ins w:id="2448" w:author="User" w:date="2016-11-07T16:40:00Z">
        <w:r w:rsidR="00B40449">
          <w:rPr>
            <w:rFonts w:ascii="Times New Roman" w:hAnsi="Times New Roman"/>
            <w:sz w:val="24"/>
            <w:szCs w:val="24"/>
            <w:vertAlign w:val="subscript"/>
          </w:rPr>
          <w:t xml:space="preserve"> </w:t>
        </w:r>
      </w:ins>
      <w:r w:rsidR="005A32EE" w:rsidRPr="00260F2C">
        <w:rPr>
          <w:rFonts w:ascii="Times New Roman" w:hAnsi="Times New Roman"/>
          <w:sz w:val="24"/>
          <w:szCs w:val="24"/>
        </w:rPr>
        <w:t>= 0</w:t>
      </w:r>
      <w:ins w:id="2449" w:author="User" w:date="2016-11-07T16:40:00Z">
        <w:r w:rsidR="00B40449">
          <w:rPr>
            <w:rFonts w:ascii="Times New Roman" w:hAnsi="Times New Roman"/>
            <w:sz w:val="24"/>
            <w:szCs w:val="24"/>
          </w:rPr>
          <w:t>,</w:t>
        </w:r>
      </w:ins>
      <w:del w:id="2450" w:author="User" w:date="2016-11-07T16:39:00Z">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33</w:t>
      </w:r>
      <w:r w:rsidR="005A32EE" w:rsidRPr="00260F2C">
        <w:rPr>
          <w:rFonts w:ascii="Times New Roman" w:hAnsi="Times New Roman"/>
          <w:i/>
          <w:sz w:val="24"/>
          <w:szCs w:val="24"/>
        </w:rPr>
        <w:t>М</w:t>
      </w:r>
      <w:r w:rsidR="005A32EE" w:rsidRPr="00260F2C">
        <w:rPr>
          <w:rFonts w:ascii="Times New Roman" w:hAnsi="Times New Roman"/>
          <w:i/>
          <w:sz w:val="24"/>
          <w:szCs w:val="24"/>
          <w:vertAlign w:val="subscript"/>
        </w:rPr>
        <w:t>S</w:t>
      </w:r>
      <w:r w:rsidR="005A32EE" w:rsidRPr="00260F2C">
        <w:rPr>
          <w:rFonts w:ascii="Times New Roman" w:hAnsi="Times New Roman"/>
          <w:sz w:val="24"/>
          <w:szCs w:val="24"/>
        </w:rPr>
        <w:t xml:space="preserve"> – 1</w:t>
      </w:r>
      <w:ins w:id="2451" w:author="User" w:date="2016-11-07T16:40:00Z">
        <w:r w:rsidR="00B40449">
          <w:rPr>
            <w:rFonts w:ascii="Times New Roman" w:hAnsi="Times New Roman"/>
            <w:sz w:val="24"/>
            <w:szCs w:val="24"/>
          </w:rPr>
          <w:t>,</w:t>
        </w:r>
      </w:ins>
      <w:del w:id="2452" w:author="User" w:date="2016-11-07T16:40:00Z">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51.</w:t>
      </w:r>
      <w:ins w:id="2453" w:author="Ксения Кисанова" w:date="2017-01-19T15:26:00Z">
        <w:r>
          <w:rPr>
            <w:rFonts w:ascii="Times New Roman" w:hAnsi="Times New Roman"/>
            <w:sz w:val="24"/>
            <w:szCs w:val="24"/>
          </w:rPr>
          <w:t xml:space="preserve">                                                  (8.2)</w:t>
        </w:r>
      </w:ins>
    </w:p>
    <w:p w:rsidR="005A32EE" w:rsidRPr="00260F2C" w:rsidRDefault="005A32EE">
      <w:pPr>
        <w:pStyle w:val="aa"/>
        <w:spacing w:line="360" w:lineRule="auto"/>
        <w:ind w:firstLine="567"/>
        <w:jc w:val="both"/>
        <w:rPr>
          <w:rFonts w:ascii="Times New Roman" w:hAnsi="Times New Roman"/>
          <w:sz w:val="24"/>
          <w:szCs w:val="24"/>
        </w:rPr>
        <w:pPrChange w:id="2454" w:author="Павел Смирнов" w:date="2016-12-29T11:10:00Z">
          <w:pPr>
            <w:pStyle w:val="aa"/>
            <w:ind w:firstLine="567"/>
            <w:jc w:val="both"/>
          </w:pPr>
        </w:pPrChange>
      </w:pPr>
      <w:r w:rsidRPr="00260F2C">
        <w:rPr>
          <w:rFonts w:ascii="Times New Roman" w:hAnsi="Times New Roman"/>
          <w:sz w:val="24"/>
          <w:szCs w:val="24"/>
        </w:rPr>
        <w:t xml:space="preserve">Для целей ДСР допускается считать значения ускорений в очаговой зоне </w:t>
      </w:r>
      <w:del w:id="2455" w:author="User" w:date="2016-11-07T16:40:00Z">
        <w:r w:rsidRPr="00260F2C" w:rsidDel="00B40449">
          <w:rPr>
            <w:rFonts w:ascii="Times New Roman" w:hAnsi="Times New Roman"/>
            <w:sz w:val="24"/>
            <w:szCs w:val="24"/>
          </w:rPr>
          <w:delText>(</w:delText>
        </w:r>
      </w:del>
      <w:r w:rsidRPr="00260F2C">
        <w:rPr>
          <w:rFonts w:ascii="Times New Roman" w:hAnsi="Times New Roman"/>
          <w:i/>
          <w:sz w:val="24"/>
          <w:szCs w:val="24"/>
        </w:rPr>
        <w:t>PGA</w:t>
      </w:r>
      <w:r w:rsidRPr="00B40449">
        <w:rPr>
          <w:rFonts w:ascii="Times New Roman" w:hAnsi="Times New Roman"/>
          <w:sz w:val="24"/>
          <w:szCs w:val="24"/>
          <w:vertAlign w:val="subscript"/>
          <w:rPrChange w:id="2456" w:author="User" w:date="2016-11-07T16:40:00Z">
            <w:rPr>
              <w:rFonts w:ascii="Times New Roman" w:hAnsi="Times New Roman"/>
              <w:i/>
              <w:sz w:val="24"/>
              <w:szCs w:val="24"/>
              <w:vertAlign w:val="subscript"/>
            </w:rPr>
          </w:rPrChange>
        </w:rPr>
        <w:t>0</w:t>
      </w:r>
      <w:del w:id="2457" w:author="User" w:date="2016-11-07T16:40:00Z">
        <w:r w:rsidRPr="00260F2C" w:rsidDel="00B40449">
          <w:rPr>
            <w:rFonts w:ascii="Times New Roman" w:hAnsi="Times New Roman"/>
            <w:sz w:val="24"/>
            <w:szCs w:val="24"/>
          </w:rPr>
          <w:delText>)</w:delText>
        </w:r>
      </w:del>
      <w:r w:rsidRPr="00260F2C">
        <w:rPr>
          <w:rFonts w:ascii="Times New Roman" w:hAnsi="Times New Roman"/>
          <w:sz w:val="24"/>
          <w:szCs w:val="24"/>
        </w:rPr>
        <w:t xml:space="preserve"> не зависящими от расстояния, но зависящими от типа подвижки в очаге: </w:t>
      </w:r>
      <w:r w:rsidRPr="00260F2C">
        <w:rPr>
          <w:rFonts w:ascii="Times New Roman" w:hAnsi="Times New Roman"/>
          <w:i/>
          <w:sz w:val="24"/>
          <w:szCs w:val="24"/>
        </w:rPr>
        <w:t>PGA</w:t>
      </w:r>
      <w:r w:rsidRPr="00B40449">
        <w:rPr>
          <w:rFonts w:ascii="Times New Roman" w:hAnsi="Times New Roman"/>
          <w:sz w:val="24"/>
          <w:szCs w:val="24"/>
          <w:vertAlign w:val="subscript"/>
          <w:rPrChange w:id="2458" w:author="User" w:date="2016-11-07T16:40:00Z">
            <w:rPr>
              <w:rFonts w:ascii="Times New Roman" w:hAnsi="Times New Roman"/>
              <w:i/>
              <w:sz w:val="24"/>
              <w:szCs w:val="24"/>
              <w:vertAlign w:val="subscript"/>
            </w:rPr>
          </w:rPrChange>
        </w:rPr>
        <w:t>0</w:t>
      </w:r>
      <w:r w:rsidRPr="00260F2C">
        <w:rPr>
          <w:rFonts w:ascii="Times New Roman" w:hAnsi="Times New Roman"/>
          <w:sz w:val="24"/>
          <w:szCs w:val="24"/>
          <w:vertAlign w:val="subscript"/>
        </w:rPr>
        <w:t xml:space="preserve"> </w:t>
      </w:r>
      <w:r w:rsidRPr="00260F2C">
        <w:rPr>
          <w:rFonts w:ascii="Times New Roman" w:hAnsi="Times New Roman"/>
          <w:sz w:val="24"/>
          <w:szCs w:val="24"/>
        </w:rPr>
        <w:t>= 10 м/с</w:t>
      </w:r>
      <w:r w:rsidRPr="00260F2C">
        <w:rPr>
          <w:rFonts w:ascii="Times New Roman" w:hAnsi="Times New Roman"/>
          <w:sz w:val="24"/>
          <w:szCs w:val="24"/>
          <w:vertAlign w:val="superscript"/>
        </w:rPr>
        <w:t>2</w:t>
      </w:r>
      <w:r w:rsidRPr="00260F2C">
        <w:rPr>
          <w:rFonts w:ascii="Times New Roman" w:hAnsi="Times New Roman"/>
          <w:sz w:val="24"/>
          <w:szCs w:val="24"/>
        </w:rPr>
        <w:t xml:space="preserve"> для </w:t>
      </w:r>
      <w:proofErr w:type="spellStart"/>
      <w:r w:rsidRPr="00260F2C">
        <w:rPr>
          <w:rFonts w:ascii="Times New Roman" w:hAnsi="Times New Roman"/>
          <w:sz w:val="24"/>
          <w:szCs w:val="24"/>
        </w:rPr>
        <w:t>поддвигов</w:t>
      </w:r>
      <w:proofErr w:type="spellEnd"/>
      <w:r w:rsidRPr="00260F2C">
        <w:rPr>
          <w:rFonts w:ascii="Times New Roman" w:hAnsi="Times New Roman"/>
          <w:sz w:val="24"/>
          <w:szCs w:val="24"/>
        </w:rPr>
        <w:t>; 8</w:t>
      </w:r>
      <w:ins w:id="2459" w:author="User" w:date="2016-11-07T16:40:00Z">
        <w:r w:rsidR="00B40449">
          <w:rPr>
            <w:rFonts w:ascii="Times New Roman" w:hAnsi="Times New Roman"/>
            <w:sz w:val="24"/>
            <w:szCs w:val="24"/>
          </w:rPr>
          <w:t>,</w:t>
        </w:r>
      </w:ins>
      <w:del w:id="2460" w:author="User" w:date="2016-11-07T16:40:00Z">
        <w:r w:rsidRPr="00260F2C" w:rsidDel="00B40449">
          <w:rPr>
            <w:rFonts w:ascii="Times New Roman" w:hAnsi="Times New Roman"/>
            <w:sz w:val="24"/>
            <w:szCs w:val="24"/>
          </w:rPr>
          <w:delText>.</w:delText>
        </w:r>
      </w:del>
      <w:r w:rsidRPr="00260F2C">
        <w:rPr>
          <w:rFonts w:ascii="Times New Roman" w:hAnsi="Times New Roman"/>
          <w:sz w:val="24"/>
          <w:szCs w:val="24"/>
        </w:rPr>
        <w:t>7 м/с</w:t>
      </w:r>
      <w:r w:rsidRPr="00260F2C">
        <w:rPr>
          <w:rFonts w:ascii="Times New Roman" w:hAnsi="Times New Roman"/>
          <w:sz w:val="24"/>
          <w:szCs w:val="24"/>
          <w:vertAlign w:val="superscript"/>
        </w:rPr>
        <w:t>2</w:t>
      </w:r>
      <w:r w:rsidRPr="00260F2C">
        <w:rPr>
          <w:rFonts w:ascii="Times New Roman" w:hAnsi="Times New Roman"/>
          <w:sz w:val="24"/>
          <w:szCs w:val="24"/>
        </w:rPr>
        <w:t xml:space="preserve"> </w:t>
      </w:r>
      <w:ins w:id="2461" w:author="User" w:date="2016-11-07T16:40:00Z">
        <w:del w:id="2462" w:author="Павел Смирнов" w:date="2016-12-29T13:21:00Z">
          <w:r w:rsidR="00B40449" w:rsidDel="00EA18E7">
            <w:rPr>
              <w:rFonts w:ascii="Times New Roman" w:hAnsi="Times New Roman"/>
              <w:sz w:val="24"/>
              <w:szCs w:val="24"/>
            </w:rPr>
            <w:delText>—</w:delText>
          </w:r>
        </w:del>
      </w:ins>
      <w:ins w:id="2463" w:author="Павел Смирнов" w:date="2016-12-29T13:21:00Z">
        <w:r w:rsidR="00EA18E7">
          <w:rPr>
            <w:rFonts w:ascii="Times New Roman" w:hAnsi="Times New Roman"/>
            <w:spacing w:val="-4"/>
          </w:rPr>
          <w:t>–</w:t>
        </w:r>
      </w:ins>
      <w:ins w:id="2464" w:author="User" w:date="2016-11-07T16:40:00Z">
        <w:r w:rsidR="00B40449">
          <w:rPr>
            <w:rFonts w:ascii="Times New Roman" w:hAnsi="Times New Roman"/>
            <w:sz w:val="24"/>
            <w:szCs w:val="24"/>
          </w:rPr>
          <w:t xml:space="preserve"> </w:t>
        </w:r>
      </w:ins>
      <w:r w:rsidRPr="00260F2C">
        <w:rPr>
          <w:rFonts w:ascii="Times New Roman" w:hAnsi="Times New Roman"/>
          <w:sz w:val="24"/>
          <w:szCs w:val="24"/>
        </w:rPr>
        <w:t>для взбросов (надвигов); 7</w:t>
      </w:r>
      <w:ins w:id="2465" w:author="User" w:date="2016-11-07T16:40:00Z">
        <w:r w:rsidR="00B40449">
          <w:rPr>
            <w:rFonts w:ascii="Times New Roman" w:hAnsi="Times New Roman"/>
            <w:sz w:val="24"/>
            <w:szCs w:val="24"/>
          </w:rPr>
          <w:t>,</w:t>
        </w:r>
      </w:ins>
      <w:del w:id="2466" w:author="User" w:date="2016-11-07T16:40:00Z">
        <w:r w:rsidRPr="00260F2C" w:rsidDel="00B40449">
          <w:rPr>
            <w:rFonts w:ascii="Times New Roman" w:hAnsi="Times New Roman"/>
            <w:sz w:val="24"/>
            <w:szCs w:val="24"/>
          </w:rPr>
          <w:delText>.</w:delText>
        </w:r>
      </w:del>
      <w:r w:rsidRPr="00260F2C">
        <w:rPr>
          <w:rFonts w:ascii="Times New Roman" w:hAnsi="Times New Roman"/>
          <w:sz w:val="24"/>
          <w:szCs w:val="24"/>
        </w:rPr>
        <w:t>6 м/с</w:t>
      </w:r>
      <w:r w:rsidRPr="00260F2C">
        <w:rPr>
          <w:rFonts w:ascii="Times New Roman" w:hAnsi="Times New Roman"/>
          <w:sz w:val="24"/>
          <w:szCs w:val="24"/>
          <w:vertAlign w:val="superscript"/>
        </w:rPr>
        <w:t>2</w:t>
      </w:r>
      <w:r w:rsidRPr="00260F2C">
        <w:rPr>
          <w:rFonts w:ascii="Times New Roman" w:hAnsi="Times New Roman"/>
          <w:sz w:val="24"/>
          <w:szCs w:val="24"/>
        </w:rPr>
        <w:t xml:space="preserve"> </w:t>
      </w:r>
      <w:ins w:id="2467" w:author="User" w:date="2016-11-07T16:41:00Z">
        <w:del w:id="2468" w:author="Павел Смирнов" w:date="2016-12-29T13:21:00Z">
          <w:r w:rsidR="00B40449" w:rsidDel="00EA18E7">
            <w:rPr>
              <w:rFonts w:ascii="Times New Roman" w:hAnsi="Times New Roman"/>
              <w:sz w:val="24"/>
              <w:szCs w:val="24"/>
            </w:rPr>
            <w:delText>—</w:delText>
          </w:r>
        </w:del>
      </w:ins>
      <w:ins w:id="2469" w:author="Павел Смирнов" w:date="2016-12-29T13:21:00Z">
        <w:r w:rsidR="00EA18E7">
          <w:rPr>
            <w:rFonts w:ascii="Times New Roman" w:hAnsi="Times New Roman"/>
            <w:spacing w:val="-4"/>
          </w:rPr>
          <w:t>–</w:t>
        </w:r>
      </w:ins>
      <w:ins w:id="2470" w:author="User" w:date="2016-11-07T16:41:00Z">
        <w:r w:rsidR="00B40449">
          <w:rPr>
            <w:rFonts w:ascii="Times New Roman" w:hAnsi="Times New Roman"/>
            <w:sz w:val="24"/>
            <w:szCs w:val="24"/>
          </w:rPr>
          <w:t xml:space="preserve"> </w:t>
        </w:r>
      </w:ins>
      <w:r w:rsidRPr="00260F2C">
        <w:rPr>
          <w:rFonts w:ascii="Times New Roman" w:hAnsi="Times New Roman"/>
          <w:sz w:val="24"/>
          <w:szCs w:val="24"/>
        </w:rPr>
        <w:t xml:space="preserve">для </w:t>
      </w:r>
      <w:proofErr w:type="spellStart"/>
      <w:r w:rsidRPr="00260F2C">
        <w:rPr>
          <w:rFonts w:ascii="Times New Roman" w:hAnsi="Times New Roman"/>
          <w:sz w:val="24"/>
          <w:szCs w:val="24"/>
        </w:rPr>
        <w:t>взбросо</w:t>
      </w:r>
      <w:proofErr w:type="spellEnd"/>
      <w:r w:rsidRPr="00260F2C">
        <w:rPr>
          <w:rFonts w:ascii="Times New Roman" w:hAnsi="Times New Roman"/>
          <w:sz w:val="24"/>
          <w:szCs w:val="24"/>
        </w:rPr>
        <w:t>-сдвигов; 6</w:t>
      </w:r>
      <w:ins w:id="2471" w:author="User" w:date="2016-11-07T16:41:00Z">
        <w:r w:rsidR="00B40449">
          <w:rPr>
            <w:rFonts w:ascii="Times New Roman" w:hAnsi="Times New Roman"/>
            <w:sz w:val="24"/>
            <w:szCs w:val="24"/>
          </w:rPr>
          <w:t>,</w:t>
        </w:r>
      </w:ins>
      <w:del w:id="2472" w:author="User" w:date="2016-11-07T16:41:00Z">
        <w:r w:rsidRPr="00260F2C" w:rsidDel="00B40449">
          <w:rPr>
            <w:rFonts w:ascii="Times New Roman" w:hAnsi="Times New Roman"/>
            <w:sz w:val="24"/>
            <w:szCs w:val="24"/>
          </w:rPr>
          <w:delText>.</w:delText>
        </w:r>
      </w:del>
      <w:r w:rsidRPr="00260F2C">
        <w:rPr>
          <w:rFonts w:ascii="Times New Roman" w:hAnsi="Times New Roman"/>
          <w:sz w:val="24"/>
          <w:szCs w:val="24"/>
        </w:rPr>
        <w:t>6 м/с</w:t>
      </w:r>
      <w:r w:rsidRPr="00260F2C">
        <w:rPr>
          <w:rFonts w:ascii="Times New Roman" w:hAnsi="Times New Roman"/>
          <w:sz w:val="24"/>
          <w:szCs w:val="24"/>
          <w:vertAlign w:val="superscript"/>
        </w:rPr>
        <w:t>2</w:t>
      </w:r>
      <w:r w:rsidRPr="00260F2C">
        <w:rPr>
          <w:rFonts w:ascii="Times New Roman" w:hAnsi="Times New Roman"/>
          <w:sz w:val="24"/>
          <w:szCs w:val="24"/>
        </w:rPr>
        <w:t xml:space="preserve"> </w:t>
      </w:r>
      <w:ins w:id="2473" w:author="User" w:date="2016-11-07T16:41:00Z">
        <w:del w:id="2474" w:author="Павел Смирнов" w:date="2016-12-29T13:21:00Z">
          <w:r w:rsidR="00B40449" w:rsidDel="00EA18E7">
            <w:rPr>
              <w:rFonts w:ascii="Times New Roman" w:hAnsi="Times New Roman"/>
              <w:sz w:val="24"/>
              <w:szCs w:val="24"/>
            </w:rPr>
            <w:delText>—</w:delText>
          </w:r>
        </w:del>
      </w:ins>
      <w:ins w:id="2475" w:author="Павел Смирнов" w:date="2016-12-29T13:21:00Z">
        <w:r w:rsidR="00EA18E7">
          <w:rPr>
            <w:rFonts w:ascii="Times New Roman" w:hAnsi="Times New Roman"/>
            <w:spacing w:val="-4"/>
          </w:rPr>
          <w:t>–</w:t>
        </w:r>
      </w:ins>
      <w:ins w:id="2476" w:author="User" w:date="2016-11-07T16:41:00Z">
        <w:r w:rsidR="00B40449">
          <w:rPr>
            <w:rFonts w:ascii="Times New Roman" w:hAnsi="Times New Roman"/>
            <w:sz w:val="24"/>
            <w:szCs w:val="24"/>
          </w:rPr>
          <w:t xml:space="preserve"> </w:t>
        </w:r>
      </w:ins>
      <w:r w:rsidRPr="00260F2C">
        <w:rPr>
          <w:rFonts w:ascii="Times New Roman" w:hAnsi="Times New Roman"/>
          <w:sz w:val="24"/>
          <w:szCs w:val="24"/>
        </w:rPr>
        <w:t>для сдвигов; 5</w:t>
      </w:r>
      <w:ins w:id="2477" w:author="User" w:date="2016-11-07T16:41:00Z">
        <w:r w:rsidR="00B40449">
          <w:rPr>
            <w:rFonts w:ascii="Times New Roman" w:hAnsi="Times New Roman"/>
            <w:sz w:val="24"/>
            <w:szCs w:val="24"/>
          </w:rPr>
          <w:t>,</w:t>
        </w:r>
      </w:ins>
      <w:del w:id="2478" w:author="User" w:date="2016-11-07T16:41:00Z">
        <w:r w:rsidRPr="00260F2C" w:rsidDel="00B40449">
          <w:rPr>
            <w:rFonts w:ascii="Times New Roman" w:hAnsi="Times New Roman"/>
            <w:sz w:val="24"/>
            <w:szCs w:val="24"/>
          </w:rPr>
          <w:delText>.</w:delText>
        </w:r>
      </w:del>
      <w:r w:rsidRPr="00260F2C">
        <w:rPr>
          <w:rFonts w:ascii="Times New Roman" w:hAnsi="Times New Roman"/>
          <w:sz w:val="24"/>
          <w:szCs w:val="24"/>
        </w:rPr>
        <w:t>8 м/с</w:t>
      </w:r>
      <w:r w:rsidRPr="00260F2C">
        <w:rPr>
          <w:rFonts w:ascii="Times New Roman" w:hAnsi="Times New Roman"/>
          <w:sz w:val="24"/>
          <w:szCs w:val="24"/>
          <w:vertAlign w:val="superscript"/>
        </w:rPr>
        <w:t>2</w:t>
      </w:r>
      <w:r w:rsidRPr="00260F2C">
        <w:rPr>
          <w:rFonts w:ascii="Times New Roman" w:hAnsi="Times New Roman"/>
          <w:sz w:val="24"/>
          <w:szCs w:val="24"/>
        </w:rPr>
        <w:t xml:space="preserve"> </w:t>
      </w:r>
      <w:ins w:id="2479" w:author="User" w:date="2016-11-07T16:41:00Z">
        <w:del w:id="2480" w:author="Павел Смирнов" w:date="2016-12-29T13:21:00Z">
          <w:r w:rsidR="00B40449" w:rsidDel="00EA18E7">
            <w:rPr>
              <w:rFonts w:ascii="Times New Roman" w:hAnsi="Times New Roman"/>
              <w:sz w:val="24"/>
              <w:szCs w:val="24"/>
            </w:rPr>
            <w:delText>—</w:delText>
          </w:r>
        </w:del>
      </w:ins>
      <w:ins w:id="2481" w:author="Павел Смирнов" w:date="2016-12-29T13:21:00Z">
        <w:r w:rsidR="00EA18E7">
          <w:rPr>
            <w:rFonts w:ascii="Times New Roman" w:hAnsi="Times New Roman"/>
            <w:spacing w:val="-4"/>
          </w:rPr>
          <w:t>–</w:t>
        </w:r>
      </w:ins>
      <w:ins w:id="2482" w:author="User" w:date="2016-11-07T16:41:00Z">
        <w:r w:rsidR="00B40449">
          <w:rPr>
            <w:rFonts w:ascii="Times New Roman" w:hAnsi="Times New Roman"/>
            <w:sz w:val="24"/>
            <w:szCs w:val="24"/>
          </w:rPr>
          <w:t xml:space="preserve"> </w:t>
        </w:r>
      </w:ins>
      <w:r w:rsidRPr="00260F2C">
        <w:rPr>
          <w:rFonts w:ascii="Times New Roman" w:hAnsi="Times New Roman"/>
          <w:sz w:val="24"/>
          <w:szCs w:val="24"/>
        </w:rPr>
        <w:t xml:space="preserve">для </w:t>
      </w:r>
      <w:proofErr w:type="spellStart"/>
      <w:r w:rsidRPr="00260F2C">
        <w:rPr>
          <w:rFonts w:ascii="Times New Roman" w:hAnsi="Times New Roman"/>
          <w:sz w:val="24"/>
          <w:szCs w:val="24"/>
        </w:rPr>
        <w:t>сбросо</w:t>
      </w:r>
      <w:proofErr w:type="spellEnd"/>
      <w:r w:rsidRPr="00260F2C">
        <w:rPr>
          <w:rFonts w:ascii="Times New Roman" w:hAnsi="Times New Roman"/>
          <w:sz w:val="24"/>
          <w:szCs w:val="24"/>
        </w:rPr>
        <w:t>-сдвигов и 5 м/с</w:t>
      </w:r>
      <w:r w:rsidRPr="00260F2C">
        <w:rPr>
          <w:rFonts w:ascii="Times New Roman" w:hAnsi="Times New Roman"/>
          <w:sz w:val="24"/>
          <w:szCs w:val="24"/>
          <w:vertAlign w:val="superscript"/>
        </w:rPr>
        <w:t>2</w:t>
      </w:r>
      <w:r w:rsidRPr="00260F2C">
        <w:rPr>
          <w:rFonts w:ascii="Times New Roman" w:hAnsi="Times New Roman"/>
          <w:sz w:val="24"/>
          <w:szCs w:val="24"/>
        </w:rPr>
        <w:t xml:space="preserve"> </w:t>
      </w:r>
      <w:ins w:id="2483" w:author="User" w:date="2016-11-07T16:41:00Z">
        <w:del w:id="2484" w:author="Павел Смирнов" w:date="2016-12-29T13:21:00Z">
          <w:r w:rsidR="00B40449" w:rsidDel="00EA18E7">
            <w:rPr>
              <w:rFonts w:ascii="Times New Roman" w:hAnsi="Times New Roman"/>
              <w:sz w:val="24"/>
              <w:szCs w:val="24"/>
            </w:rPr>
            <w:delText>—</w:delText>
          </w:r>
        </w:del>
      </w:ins>
      <w:ins w:id="2485" w:author="Павел Смирнов" w:date="2016-12-29T13:21:00Z">
        <w:r w:rsidR="00EA18E7">
          <w:rPr>
            <w:rFonts w:ascii="Times New Roman" w:hAnsi="Times New Roman"/>
            <w:spacing w:val="-4"/>
          </w:rPr>
          <w:t>–</w:t>
        </w:r>
      </w:ins>
      <w:ins w:id="2486" w:author="User" w:date="2016-11-07T16:41:00Z">
        <w:r w:rsidR="00B40449">
          <w:rPr>
            <w:rFonts w:ascii="Times New Roman" w:hAnsi="Times New Roman"/>
            <w:sz w:val="24"/>
            <w:szCs w:val="24"/>
          </w:rPr>
          <w:t xml:space="preserve"> </w:t>
        </w:r>
      </w:ins>
      <w:r w:rsidRPr="00260F2C">
        <w:rPr>
          <w:rFonts w:ascii="Times New Roman" w:hAnsi="Times New Roman"/>
          <w:sz w:val="24"/>
          <w:szCs w:val="24"/>
        </w:rPr>
        <w:t>для сбросов.</w:t>
      </w:r>
      <w:r w:rsidR="00F6303E" w:rsidRPr="00260F2C">
        <w:rPr>
          <w:rFonts w:ascii="Times New Roman" w:hAnsi="Times New Roman"/>
          <w:sz w:val="24"/>
          <w:szCs w:val="24"/>
        </w:rPr>
        <w:t xml:space="preserve"> </w:t>
      </w:r>
      <w:r w:rsidRPr="00260F2C">
        <w:rPr>
          <w:rFonts w:ascii="Times New Roman" w:hAnsi="Times New Roman"/>
          <w:sz w:val="24"/>
          <w:szCs w:val="24"/>
        </w:rPr>
        <w:t>В этой зоне амплитуды не зависят от категории грунта.</w:t>
      </w:r>
    </w:p>
    <w:p w:rsidR="005A32EE" w:rsidRPr="00260F2C" w:rsidRDefault="005A32EE">
      <w:pPr>
        <w:pStyle w:val="aa"/>
        <w:spacing w:line="360" w:lineRule="auto"/>
        <w:ind w:firstLine="567"/>
        <w:jc w:val="both"/>
        <w:rPr>
          <w:rFonts w:ascii="Times New Roman" w:hAnsi="Times New Roman"/>
          <w:sz w:val="24"/>
          <w:szCs w:val="24"/>
        </w:rPr>
        <w:pPrChange w:id="2487" w:author="Павел Смирнов" w:date="2016-12-29T11:10:00Z">
          <w:pPr>
            <w:pStyle w:val="aa"/>
            <w:ind w:firstLine="567"/>
            <w:jc w:val="both"/>
          </w:pPr>
        </w:pPrChange>
      </w:pPr>
      <w:r w:rsidRPr="00260F2C">
        <w:rPr>
          <w:rFonts w:ascii="Times New Roman" w:hAnsi="Times New Roman"/>
          <w:sz w:val="24"/>
          <w:szCs w:val="24"/>
        </w:rPr>
        <w:t>В ближней зоне величин</w:t>
      </w:r>
      <w:del w:id="2488" w:author="User" w:date="2016-11-07T16:41:00Z">
        <w:r w:rsidRPr="00260F2C" w:rsidDel="00B40449">
          <w:rPr>
            <w:rFonts w:ascii="Times New Roman" w:hAnsi="Times New Roman"/>
            <w:sz w:val="24"/>
            <w:szCs w:val="24"/>
          </w:rPr>
          <w:delText>а</w:delText>
        </w:r>
      </w:del>
      <w:ins w:id="2489" w:author="User" w:date="2016-11-07T16:41:00Z">
        <w:r w:rsidR="00B40449">
          <w:rPr>
            <w:rFonts w:ascii="Times New Roman" w:hAnsi="Times New Roman"/>
            <w:sz w:val="24"/>
            <w:szCs w:val="24"/>
          </w:rPr>
          <w:t>у</w:t>
        </w:r>
      </w:ins>
      <w:r w:rsidRPr="00260F2C">
        <w:rPr>
          <w:rFonts w:ascii="Times New Roman" w:hAnsi="Times New Roman"/>
          <w:sz w:val="24"/>
          <w:szCs w:val="24"/>
        </w:rPr>
        <w:t xml:space="preserve"> </w:t>
      </w:r>
      <w:r w:rsidRPr="00260F2C">
        <w:rPr>
          <w:rFonts w:ascii="Times New Roman" w:hAnsi="Times New Roman"/>
          <w:i/>
          <w:sz w:val="24"/>
          <w:szCs w:val="24"/>
        </w:rPr>
        <w:t>PGA</w:t>
      </w:r>
      <w:ins w:id="2490" w:author="User" w:date="2016-11-07T16:41:00Z">
        <w:r w:rsidR="00B40449" w:rsidRPr="00B40449">
          <w:rPr>
            <w:rFonts w:ascii="Times New Roman" w:hAnsi="Times New Roman"/>
            <w:sz w:val="24"/>
            <w:szCs w:val="24"/>
            <w:rPrChange w:id="2491" w:author="User" w:date="2016-11-07T16:42:00Z">
              <w:rPr>
                <w:rFonts w:ascii="Times New Roman" w:hAnsi="Times New Roman"/>
                <w:i/>
                <w:sz w:val="24"/>
                <w:szCs w:val="24"/>
              </w:rPr>
            </w:rPrChange>
          </w:rPr>
          <w:t>,</w:t>
        </w:r>
      </w:ins>
      <w:r w:rsidRPr="00260F2C">
        <w:rPr>
          <w:rFonts w:ascii="Times New Roman" w:hAnsi="Times New Roman"/>
          <w:sz w:val="24"/>
          <w:szCs w:val="24"/>
        </w:rPr>
        <w:t xml:space="preserve"> </w:t>
      </w:r>
      <w:ins w:id="2492" w:author="User" w:date="2016-11-07T16:42:00Z">
        <w:r w:rsidR="00B40449" w:rsidRPr="00260F2C">
          <w:rPr>
            <w:rFonts w:ascii="Times New Roman" w:hAnsi="Times New Roman"/>
            <w:sz w:val="24"/>
            <w:szCs w:val="24"/>
          </w:rPr>
          <w:t>м/с</w:t>
        </w:r>
        <w:r w:rsidR="00B40449" w:rsidRPr="00260F2C">
          <w:rPr>
            <w:rFonts w:ascii="Times New Roman" w:hAnsi="Times New Roman"/>
            <w:sz w:val="24"/>
            <w:szCs w:val="24"/>
            <w:vertAlign w:val="superscript"/>
          </w:rPr>
          <w:t>2</w:t>
        </w:r>
        <w:r w:rsidR="00B40449" w:rsidRPr="00B40449">
          <w:rPr>
            <w:rFonts w:ascii="Times New Roman" w:hAnsi="Times New Roman"/>
            <w:sz w:val="24"/>
            <w:szCs w:val="24"/>
            <w:rPrChange w:id="2493" w:author="User" w:date="2016-11-07T16:42:00Z">
              <w:rPr>
                <w:rFonts w:ascii="Times New Roman" w:hAnsi="Times New Roman"/>
                <w:sz w:val="24"/>
                <w:szCs w:val="24"/>
                <w:vertAlign w:val="superscript"/>
              </w:rPr>
            </w:rPrChange>
          </w:rPr>
          <w:t>,</w:t>
        </w:r>
        <w:r w:rsidR="00B40449">
          <w:rPr>
            <w:rFonts w:ascii="Times New Roman" w:hAnsi="Times New Roman"/>
            <w:sz w:val="24"/>
            <w:szCs w:val="24"/>
            <w:vertAlign w:val="superscript"/>
          </w:rPr>
          <w:t xml:space="preserve"> </w:t>
        </w:r>
      </w:ins>
      <w:r w:rsidRPr="00260F2C">
        <w:rPr>
          <w:rFonts w:ascii="Times New Roman" w:hAnsi="Times New Roman"/>
          <w:sz w:val="24"/>
          <w:szCs w:val="24"/>
        </w:rPr>
        <w:t>вычисля</w:t>
      </w:r>
      <w:del w:id="2494" w:author="User" w:date="2016-11-07T16:41:00Z">
        <w:r w:rsidRPr="00260F2C" w:rsidDel="00B40449">
          <w:rPr>
            <w:rFonts w:ascii="Times New Roman" w:hAnsi="Times New Roman"/>
            <w:sz w:val="24"/>
            <w:szCs w:val="24"/>
          </w:rPr>
          <w:delText>ется</w:delText>
        </w:r>
      </w:del>
      <w:ins w:id="2495" w:author="User" w:date="2016-11-07T16:41:00Z">
        <w:r w:rsidR="00B40449">
          <w:rPr>
            <w:rFonts w:ascii="Times New Roman" w:hAnsi="Times New Roman"/>
            <w:sz w:val="24"/>
            <w:szCs w:val="24"/>
          </w:rPr>
          <w:t>ют</w:t>
        </w:r>
      </w:ins>
      <w:r w:rsidRPr="00260F2C">
        <w:rPr>
          <w:rFonts w:ascii="Times New Roman" w:hAnsi="Times New Roman"/>
          <w:sz w:val="24"/>
          <w:szCs w:val="24"/>
        </w:rPr>
        <w:t xml:space="preserve"> по уравнению</w:t>
      </w:r>
      <w:del w:id="2496" w:author="User" w:date="2016-11-07T16:41:00Z">
        <w:r w:rsidRPr="00260F2C" w:rsidDel="00B40449">
          <w:rPr>
            <w:rFonts w:ascii="Times New Roman" w:hAnsi="Times New Roman"/>
            <w:sz w:val="24"/>
            <w:szCs w:val="24"/>
          </w:rPr>
          <w:delText>:</w:delText>
        </w:r>
      </w:del>
    </w:p>
    <w:p w:rsidR="005A32EE" w:rsidRPr="00260F2C" w:rsidRDefault="005E4992">
      <w:pPr>
        <w:pStyle w:val="aa"/>
        <w:spacing w:line="360" w:lineRule="auto"/>
        <w:jc w:val="center"/>
        <w:rPr>
          <w:rFonts w:ascii="Times New Roman" w:hAnsi="Times New Roman"/>
          <w:sz w:val="24"/>
          <w:szCs w:val="24"/>
        </w:rPr>
        <w:pPrChange w:id="2497" w:author="Павел Смирнов" w:date="2016-12-29T11:10:00Z">
          <w:pPr>
            <w:pStyle w:val="aa"/>
            <w:jc w:val="center"/>
          </w:pPr>
        </w:pPrChange>
      </w:pPr>
      <w:ins w:id="2498" w:author="Ксения Кисанова" w:date="2017-01-19T15:26:00Z">
        <w:r>
          <w:rPr>
            <w:rFonts w:ascii="Times New Roman" w:hAnsi="Times New Roman"/>
            <w:sz w:val="24"/>
            <w:szCs w:val="24"/>
          </w:rPr>
          <w:t xml:space="preserve">                                            </w:t>
        </w:r>
      </w:ins>
      <w:proofErr w:type="spellStart"/>
      <w:r w:rsidR="00B40449" w:rsidRPr="00260F2C">
        <w:rPr>
          <w:rFonts w:ascii="Times New Roman" w:hAnsi="Times New Roman"/>
          <w:sz w:val="24"/>
          <w:szCs w:val="24"/>
        </w:rPr>
        <w:t>l</w:t>
      </w:r>
      <w:r w:rsidR="005A32EE" w:rsidRPr="00260F2C">
        <w:rPr>
          <w:rFonts w:ascii="Times New Roman" w:hAnsi="Times New Roman"/>
          <w:sz w:val="24"/>
          <w:szCs w:val="24"/>
        </w:rPr>
        <w:t>g</w:t>
      </w:r>
      <w:ins w:id="2499" w:author="User" w:date="2016-11-07T16:43:00Z">
        <w:del w:id="2500" w:author="Ксения Кисанова" w:date="2017-01-19T15:26:00Z">
          <w:r w:rsidR="00B40449" w:rsidDel="005E4992">
            <w:rPr>
              <w:rFonts w:ascii="Times New Roman" w:hAnsi="Times New Roman"/>
              <w:sz w:val="24"/>
              <w:szCs w:val="24"/>
            </w:rPr>
            <w:delText xml:space="preserve"> </w:delText>
          </w:r>
        </w:del>
      </w:ins>
      <w:ins w:id="2501" w:author="User" w:date="2016-11-07T16:44:00Z">
        <w:del w:id="2502" w:author="Ксения Кисанова" w:date="2017-01-19T15:26:00Z">
          <w:r w:rsidR="00B40449" w:rsidDel="005E4992">
            <w:rPr>
              <w:rFonts w:ascii="Times New Roman" w:hAnsi="Times New Roman"/>
              <w:sz w:val="24"/>
              <w:szCs w:val="24"/>
            </w:rPr>
            <w:sym w:font="Symbol" w:char="F0D7"/>
          </w:r>
          <w:r w:rsidR="00B40449" w:rsidDel="005E4992">
            <w:rPr>
              <w:rFonts w:ascii="Times New Roman" w:hAnsi="Times New Roman"/>
              <w:sz w:val="24"/>
              <w:szCs w:val="24"/>
            </w:rPr>
            <w:delText xml:space="preserve"> </w:delText>
          </w:r>
        </w:del>
      </w:ins>
      <w:r w:rsidR="005A32EE" w:rsidRPr="00260F2C">
        <w:rPr>
          <w:rFonts w:ascii="Times New Roman" w:hAnsi="Times New Roman"/>
          <w:i/>
          <w:sz w:val="24"/>
          <w:szCs w:val="24"/>
        </w:rPr>
        <w:t>PGA</w:t>
      </w:r>
      <w:proofErr w:type="spellEnd"/>
      <w:del w:id="2503" w:author="User" w:date="2016-11-07T16:42:00Z">
        <w:r w:rsidR="005A32EE" w:rsidRPr="00260F2C" w:rsidDel="00B40449">
          <w:rPr>
            <w:rFonts w:ascii="Times New Roman" w:hAnsi="Times New Roman"/>
            <w:sz w:val="24"/>
            <w:szCs w:val="24"/>
          </w:rPr>
          <w:delText>(м/с</w:delText>
        </w:r>
        <w:r w:rsidR="005A32EE" w:rsidRPr="00260F2C" w:rsidDel="00B40449">
          <w:rPr>
            <w:rFonts w:ascii="Times New Roman" w:hAnsi="Times New Roman"/>
            <w:sz w:val="24"/>
            <w:szCs w:val="24"/>
            <w:vertAlign w:val="superscript"/>
          </w:rPr>
          <w:delText>2</w:delText>
        </w:r>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 xml:space="preserve"> = 0</w:t>
      </w:r>
      <w:ins w:id="2504" w:author="User" w:date="2016-11-07T16:41:00Z">
        <w:r w:rsidR="00B40449">
          <w:rPr>
            <w:rFonts w:ascii="Times New Roman" w:hAnsi="Times New Roman"/>
            <w:sz w:val="24"/>
            <w:szCs w:val="24"/>
          </w:rPr>
          <w:t>,</w:t>
        </w:r>
      </w:ins>
      <w:del w:id="2505" w:author="User" w:date="2016-11-07T16:41:00Z">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209</w:t>
      </w:r>
      <w:ins w:id="2506" w:author="User" w:date="2016-11-07T16:42:00Z">
        <w:r w:rsidR="00B40449">
          <w:rPr>
            <w:rFonts w:ascii="Times New Roman" w:hAnsi="Times New Roman"/>
            <w:sz w:val="24"/>
            <w:szCs w:val="24"/>
          </w:rPr>
          <w:t xml:space="preserve"> </w:t>
        </w:r>
      </w:ins>
      <w:del w:id="2507" w:author="Павел Смирнов" w:date="2016-12-29T11:23:00Z">
        <w:r w:rsidR="005A32EE" w:rsidRPr="00260F2C" w:rsidDel="00545E33">
          <w:rPr>
            <w:rFonts w:ascii="Times New Roman" w:hAnsi="Times New Roman"/>
            <w:sz w:val="24"/>
            <w:szCs w:val="24"/>
          </w:rPr>
          <w:delText xml:space="preserve"> </w:delText>
        </w:r>
      </w:del>
      <w:ins w:id="2508" w:author="User" w:date="2016-11-07T16:42:00Z">
        <w:del w:id="2509" w:author="Павел Смирнов" w:date="2016-12-29T11:23:00Z">
          <w:r w:rsidR="00B40449" w:rsidDel="00545E33">
            <w:rPr>
              <w:rFonts w:ascii="Times New Roman" w:hAnsi="Times New Roman"/>
              <w:sz w:val="24"/>
              <w:szCs w:val="24"/>
            </w:rPr>
            <w:delText xml:space="preserve"> </w:delText>
          </w:r>
        </w:del>
      </w:ins>
      <w:r w:rsidR="005A32EE" w:rsidRPr="00260F2C">
        <w:rPr>
          <w:rFonts w:ascii="Times New Roman" w:hAnsi="Times New Roman"/>
          <w:i/>
          <w:sz w:val="24"/>
          <w:szCs w:val="24"/>
        </w:rPr>
        <w:t>M</w:t>
      </w:r>
      <w:r w:rsidR="005A32EE" w:rsidRPr="00260F2C">
        <w:rPr>
          <w:rFonts w:ascii="Times New Roman" w:hAnsi="Times New Roman"/>
          <w:i/>
          <w:sz w:val="24"/>
          <w:szCs w:val="24"/>
          <w:vertAlign w:val="subscript"/>
        </w:rPr>
        <w:t>S</w:t>
      </w:r>
      <w:r w:rsidR="005A32EE" w:rsidRPr="00260F2C">
        <w:rPr>
          <w:rFonts w:ascii="Times New Roman" w:hAnsi="Times New Roman"/>
          <w:sz w:val="24"/>
          <w:szCs w:val="24"/>
        </w:rPr>
        <w:t xml:space="preserve"> – 0</w:t>
      </w:r>
      <w:ins w:id="2510" w:author="User" w:date="2016-11-07T16:41:00Z">
        <w:r w:rsidR="00B40449">
          <w:rPr>
            <w:rFonts w:ascii="Times New Roman" w:hAnsi="Times New Roman"/>
            <w:sz w:val="24"/>
            <w:szCs w:val="24"/>
          </w:rPr>
          <w:t>,</w:t>
        </w:r>
      </w:ins>
      <w:del w:id="2511" w:author="User" w:date="2016-11-07T16:41:00Z">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633</w:t>
      </w:r>
      <w:ins w:id="2512" w:author="User" w:date="2016-11-07T16:43:00Z">
        <w:r w:rsidR="00B40449">
          <w:rPr>
            <w:rFonts w:ascii="Times New Roman" w:hAnsi="Times New Roman"/>
            <w:sz w:val="24"/>
            <w:szCs w:val="24"/>
          </w:rPr>
          <w:t xml:space="preserve"> </w:t>
        </w:r>
      </w:ins>
      <w:del w:id="2513" w:author="Павел Смирнов" w:date="2016-12-29T11:23:00Z">
        <w:r w:rsidR="005A32EE" w:rsidRPr="00260F2C" w:rsidDel="00545E33">
          <w:rPr>
            <w:rFonts w:ascii="Times New Roman" w:hAnsi="Times New Roman"/>
            <w:sz w:val="24"/>
            <w:szCs w:val="24"/>
          </w:rPr>
          <w:delText xml:space="preserve"> </w:delText>
        </w:r>
      </w:del>
      <w:ins w:id="2514" w:author="User" w:date="2016-11-07T16:43:00Z">
        <w:del w:id="2515" w:author="Павел Смирнов" w:date="2016-12-29T11:23:00Z">
          <w:r w:rsidR="00B40449" w:rsidDel="00545E33">
            <w:rPr>
              <w:rFonts w:ascii="Times New Roman" w:hAnsi="Times New Roman"/>
              <w:sz w:val="24"/>
              <w:szCs w:val="24"/>
            </w:rPr>
            <w:delText xml:space="preserve"> </w:delText>
          </w:r>
        </w:del>
      </w:ins>
      <w:proofErr w:type="spellStart"/>
      <w:r w:rsidR="005A32EE" w:rsidRPr="00260F2C">
        <w:rPr>
          <w:rFonts w:ascii="Times New Roman" w:hAnsi="Times New Roman"/>
          <w:sz w:val="24"/>
          <w:szCs w:val="24"/>
        </w:rPr>
        <w:t>lg</w:t>
      </w:r>
      <w:r w:rsidR="005A32EE" w:rsidRPr="00260F2C">
        <w:rPr>
          <w:rFonts w:ascii="Times New Roman" w:hAnsi="Times New Roman"/>
          <w:i/>
          <w:sz w:val="24"/>
          <w:szCs w:val="24"/>
        </w:rPr>
        <w:t>R</w:t>
      </w:r>
      <w:proofErr w:type="spellEnd"/>
      <w:r w:rsidR="005A32EE" w:rsidRPr="00260F2C">
        <w:rPr>
          <w:rFonts w:ascii="Times New Roman" w:hAnsi="Times New Roman"/>
          <w:i/>
          <w:sz w:val="24"/>
          <w:szCs w:val="24"/>
        </w:rPr>
        <w:t xml:space="preserve"> </w:t>
      </w:r>
      <w:r w:rsidR="005A32EE" w:rsidRPr="00260F2C">
        <w:rPr>
          <w:rFonts w:ascii="Times New Roman" w:hAnsi="Times New Roman"/>
          <w:sz w:val="24"/>
          <w:szCs w:val="24"/>
        </w:rPr>
        <w:t>– 0</w:t>
      </w:r>
      <w:ins w:id="2516" w:author="User" w:date="2016-11-07T16:41:00Z">
        <w:r w:rsidR="00B40449">
          <w:rPr>
            <w:rFonts w:ascii="Times New Roman" w:hAnsi="Times New Roman"/>
            <w:sz w:val="24"/>
            <w:szCs w:val="24"/>
          </w:rPr>
          <w:t>,</w:t>
        </w:r>
      </w:ins>
      <w:del w:id="2517" w:author="User" w:date="2016-11-07T16:41:00Z">
        <w:r w:rsidR="005A32EE" w:rsidRPr="00260F2C" w:rsidDel="00B40449">
          <w:rPr>
            <w:rFonts w:ascii="Times New Roman" w:hAnsi="Times New Roman"/>
            <w:sz w:val="24"/>
            <w:szCs w:val="24"/>
          </w:rPr>
          <w:delText>.</w:delText>
        </w:r>
      </w:del>
      <w:proofErr w:type="gramStart"/>
      <w:r w:rsidR="005A32EE" w:rsidRPr="00260F2C">
        <w:rPr>
          <w:rFonts w:ascii="Times New Roman" w:hAnsi="Times New Roman"/>
          <w:sz w:val="24"/>
          <w:szCs w:val="24"/>
        </w:rPr>
        <w:t>156,</w:t>
      </w:r>
      <w:ins w:id="2518" w:author="Ксения Кисанова" w:date="2017-01-19T15:26:00Z">
        <w:r>
          <w:rPr>
            <w:rFonts w:ascii="Times New Roman" w:hAnsi="Times New Roman"/>
            <w:sz w:val="24"/>
            <w:szCs w:val="24"/>
          </w:rPr>
          <w:t xml:space="preserve">   </w:t>
        </w:r>
        <w:proofErr w:type="gramEnd"/>
        <w:r>
          <w:rPr>
            <w:rFonts w:ascii="Times New Roman" w:hAnsi="Times New Roman"/>
            <w:sz w:val="24"/>
            <w:szCs w:val="24"/>
          </w:rPr>
          <w:t xml:space="preserve">                                 (8.3)</w:t>
        </w:r>
      </w:ins>
    </w:p>
    <w:p w:rsidR="00B40449" w:rsidRDefault="005A32EE">
      <w:pPr>
        <w:pStyle w:val="aa"/>
        <w:spacing w:line="360" w:lineRule="auto"/>
        <w:jc w:val="both"/>
        <w:rPr>
          <w:ins w:id="2519" w:author="User" w:date="2016-11-07T16:42:00Z"/>
          <w:rFonts w:ascii="Times New Roman" w:hAnsi="Times New Roman"/>
          <w:sz w:val="24"/>
          <w:szCs w:val="24"/>
        </w:rPr>
        <w:pPrChange w:id="2520" w:author="Павел Смирнов" w:date="2016-12-29T11:10:00Z">
          <w:pPr>
            <w:pStyle w:val="aa"/>
            <w:jc w:val="both"/>
          </w:pPr>
        </w:pPrChange>
      </w:pPr>
      <w:r w:rsidRPr="00260F2C">
        <w:rPr>
          <w:rFonts w:ascii="Times New Roman" w:hAnsi="Times New Roman"/>
          <w:sz w:val="24"/>
          <w:szCs w:val="24"/>
        </w:rPr>
        <w:t xml:space="preserve">где </w:t>
      </w:r>
      <w:r w:rsidRPr="00260F2C">
        <w:rPr>
          <w:rFonts w:ascii="Times New Roman" w:hAnsi="Times New Roman"/>
          <w:i/>
          <w:sz w:val="24"/>
          <w:szCs w:val="24"/>
        </w:rPr>
        <w:t>R</w:t>
      </w:r>
      <w:r w:rsidRPr="00260F2C">
        <w:rPr>
          <w:rFonts w:ascii="Times New Roman" w:hAnsi="Times New Roman"/>
          <w:sz w:val="24"/>
          <w:szCs w:val="24"/>
        </w:rPr>
        <w:t xml:space="preserve"> – кратчайшее расстояние до поверхности разлома</w:t>
      </w:r>
      <w:ins w:id="2521" w:author="User" w:date="2016-11-07T16:42:00Z">
        <w:r w:rsidR="00B40449">
          <w:rPr>
            <w:rFonts w:ascii="Times New Roman" w:hAnsi="Times New Roman"/>
            <w:sz w:val="24"/>
            <w:szCs w:val="24"/>
          </w:rPr>
          <w:t>,</w:t>
        </w:r>
      </w:ins>
      <w:del w:id="2522" w:author="User" w:date="2016-11-07T16:42:00Z">
        <w:r w:rsidRPr="00260F2C" w:rsidDel="00B40449">
          <w:rPr>
            <w:rFonts w:ascii="Times New Roman" w:hAnsi="Times New Roman"/>
            <w:sz w:val="24"/>
            <w:szCs w:val="24"/>
          </w:rPr>
          <w:delText xml:space="preserve"> в</w:delText>
        </w:r>
      </w:del>
      <w:r w:rsidRPr="00260F2C">
        <w:rPr>
          <w:rFonts w:ascii="Times New Roman" w:hAnsi="Times New Roman"/>
          <w:sz w:val="24"/>
          <w:szCs w:val="24"/>
        </w:rPr>
        <w:t xml:space="preserve"> км. </w:t>
      </w:r>
    </w:p>
    <w:p w:rsidR="005A32EE" w:rsidRPr="00260F2C" w:rsidRDefault="005A32EE">
      <w:pPr>
        <w:pStyle w:val="aa"/>
        <w:spacing w:line="360" w:lineRule="auto"/>
        <w:ind w:firstLine="567"/>
        <w:jc w:val="both"/>
        <w:rPr>
          <w:rFonts w:ascii="Times New Roman" w:hAnsi="Times New Roman"/>
          <w:sz w:val="24"/>
          <w:szCs w:val="24"/>
        </w:rPr>
        <w:pPrChange w:id="2523" w:author="Павел Смирнов" w:date="2016-12-29T11:10:00Z">
          <w:pPr>
            <w:pStyle w:val="aa"/>
            <w:jc w:val="both"/>
          </w:pPr>
        </w:pPrChange>
      </w:pPr>
      <w:r w:rsidRPr="00260F2C">
        <w:rPr>
          <w:rFonts w:ascii="Times New Roman" w:hAnsi="Times New Roman"/>
          <w:sz w:val="24"/>
          <w:szCs w:val="24"/>
        </w:rPr>
        <w:t xml:space="preserve">Значения ускорений не должны превышать </w:t>
      </w:r>
      <w:r w:rsidRPr="00260F2C">
        <w:rPr>
          <w:rFonts w:ascii="Times New Roman" w:hAnsi="Times New Roman"/>
          <w:i/>
          <w:sz w:val="24"/>
          <w:szCs w:val="24"/>
        </w:rPr>
        <w:t>PGA</w:t>
      </w:r>
      <w:r w:rsidRPr="00B40449">
        <w:rPr>
          <w:rFonts w:ascii="Times New Roman" w:hAnsi="Times New Roman"/>
          <w:sz w:val="24"/>
          <w:szCs w:val="24"/>
          <w:vertAlign w:val="subscript"/>
          <w:rPrChange w:id="2524" w:author="User" w:date="2016-11-07T16:43:00Z">
            <w:rPr>
              <w:rFonts w:ascii="Times New Roman" w:hAnsi="Times New Roman"/>
              <w:i/>
              <w:sz w:val="24"/>
              <w:szCs w:val="24"/>
              <w:vertAlign w:val="subscript"/>
            </w:rPr>
          </w:rPrChange>
        </w:rPr>
        <w:t>0</w:t>
      </w:r>
      <w:r w:rsidRPr="00260F2C">
        <w:rPr>
          <w:rFonts w:ascii="Times New Roman" w:hAnsi="Times New Roman"/>
          <w:sz w:val="24"/>
          <w:szCs w:val="24"/>
          <w:vertAlign w:val="subscript"/>
        </w:rPr>
        <w:t xml:space="preserve">. </w:t>
      </w:r>
      <w:r w:rsidRPr="00260F2C">
        <w:rPr>
          <w:rFonts w:ascii="Times New Roman" w:hAnsi="Times New Roman"/>
          <w:sz w:val="24"/>
          <w:szCs w:val="24"/>
        </w:rPr>
        <w:t>В ближней зоне ускорения не зависят ни от типа подвижки, ни от категории грунта.</w:t>
      </w:r>
    </w:p>
    <w:p w:rsidR="005A32EE" w:rsidRPr="00260F2C" w:rsidRDefault="005A32EE">
      <w:pPr>
        <w:pStyle w:val="aa"/>
        <w:spacing w:line="360" w:lineRule="auto"/>
        <w:ind w:firstLine="567"/>
        <w:jc w:val="both"/>
        <w:rPr>
          <w:rFonts w:ascii="Times New Roman" w:hAnsi="Times New Roman"/>
          <w:sz w:val="24"/>
          <w:szCs w:val="24"/>
        </w:rPr>
        <w:pPrChange w:id="2525" w:author="Павел Смирнов" w:date="2016-12-29T11:10:00Z">
          <w:pPr>
            <w:pStyle w:val="aa"/>
            <w:ind w:firstLine="567"/>
            <w:jc w:val="both"/>
          </w:pPr>
        </w:pPrChange>
      </w:pPr>
      <w:r w:rsidRPr="00260F2C">
        <w:rPr>
          <w:rFonts w:ascii="Times New Roman" w:hAnsi="Times New Roman"/>
          <w:sz w:val="24"/>
          <w:szCs w:val="24"/>
        </w:rPr>
        <w:t>Граница между ближней и дальней зонами находится на расстоянии</w:t>
      </w:r>
    </w:p>
    <w:p w:rsidR="005A32EE" w:rsidRPr="00260F2C" w:rsidRDefault="005E4992">
      <w:pPr>
        <w:pStyle w:val="aa"/>
        <w:spacing w:line="360" w:lineRule="auto"/>
        <w:jc w:val="center"/>
        <w:rPr>
          <w:rFonts w:ascii="Times New Roman" w:hAnsi="Times New Roman"/>
          <w:sz w:val="24"/>
          <w:szCs w:val="24"/>
        </w:rPr>
        <w:pPrChange w:id="2526" w:author="Павел Смирнов" w:date="2016-12-29T11:10:00Z">
          <w:pPr>
            <w:pStyle w:val="aa"/>
            <w:jc w:val="center"/>
          </w:pPr>
        </w:pPrChange>
      </w:pPr>
      <w:ins w:id="2527" w:author="Ксения Кисанова" w:date="2017-01-19T15:26:00Z">
        <w:r>
          <w:rPr>
            <w:rFonts w:ascii="Times New Roman" w:hAnsi="Times New Roman"/>
            <w:sz w:val="24"/>
            <w:szCs w:val="24"/>
          </w:rPr>
          <w:t xml:space="preserve">                                                         </w:t>
        </w:r>
      </w:ins>
      <w:proofErr w:type="spellStart"/>
      <w:r w:rsidR="005A32EE" w:rsidRPr="00260F2C">
        <w:rPr>
          <w:rFonts w:ascii="Times New Roman" w:hAnsi="Times New Roman"/>
          <w:sz w:val="24"/>
          <w:szCs w:val="24"/>
        </w:rPr>
        <w:t>lg</w:t>
      </w:r>
      <w:proofErr w:type="spellEnd"/>
      <w:ins w:id="2528" w:author="Павел Смирнов" w:date="2016-12-29T11:23:00Z">
        <w:r w:rsidR="00545E33" w:rsidRPr="00064DEB">
          <w:rPr>
            <w:rFonts w:ascii="Times New Roman" w:hAnsi="Times New Roman"/>
            <w:sz w:val="24"/>
            <w:szCs w:val="24"/>
            <w:rPrChange w:id="2529" w:author="Павел Смирнов" w:date="2016-12-29T15:24:00Z">
              <w:rPr>
                <w:rFonts w:ascii="Times New Roman" w:hAnsi="Times New Roman"/>
                <w:sz w:val="24"/>
                <w:szCs w:val="24"/>
                <w:lang w:val="en-US"/>
              </w:rPr>
            </w:rPrChange>
          </w:rPr>
          <w:t xml:space="preserve"> </w:t>
        </w:r>
      </w:ins>
      <w:proofErr w:type="spellStart"/>
      <w:r w:rsidR="005A32EE" w:rsidRPr="00260F2C">
        <w:rPr>
          <w:rFonts w:ascii="Times New Roman" w:hAnsi="Times New Roman"/>
          <w:i/>
          <w:sz w:val="24"/>
          <w:szCs w:val="24"/>
        </w:rPr>
        <w:t>R</w:t>
      </w:r>
      <w:r w:rsidR="005A32EE" w:rsidRPr="00260F2C">
        <w:rPr>
          <w:rFonts w:ascii="Times New Roman" w:hAnsi="Times New Roman"/>
          <w:sz w:val="24"/>
          <w:szCs w:val="24"/>
          <w:vertAlign w:val="subscript"/>
        </w:rPr>
        <w:t>б</w:t>
      </w:r>
      <w:proofErr w:type="spellEnd"/>
      <w:ins w:id="2530" w:author="User" w:date="2016-11-09T14:36:00Z">
        <w:r w:rsidR="00FF61CC">
          <w:rPr>
            <w:rFonts w:ascii="Times New Roman" w:hAnsi="Times New Roman"/>
            <w:sz w:val="24"/>
            <w:szCs w:val="24"/>
            <w:vertAlign w:val="subscript"/>
          </w:rPr>
          <w:t>.</w:t>
        </w:r>
      </w:ins>
      <w:r w:rsidR="005A32EE" w:rsidRPr="00260F2C">
        <w:rPr>
          <w:rFonts w:ascii="Times New Roman" w:hAnsi="Times New Roman"/>
          <w:sz w:val="24"/>
          <w:szCs w:val="24"/>
          <w:vertAlign w:val="subscript"/>
        </w:rPr>
        <w:t>-д</w:t>
      </w:r>
      <w:ins w:id="2531" w:author="User" w:date="2016-11-09T14:36:00Z">
        <w:del w:id="2532" w:author="Ксения Кисанова" w:date="2017-01-19T15:26:00Z">
          <w:r w:rsidR="00FF61CC" w:rsidDel="005E4992">
            <w:rPr>
              <w:rFonts w:ascii="Times New Roman" w:hAnsi="Times New Roman"/>
              <w:sz w:val="24"/>
              <w:szCs w:val="24"/>
              <w:vertAlign w:val="subscript"/>
            </w:rPr>
            <w:delText>.</w:delText>
          </w:r>
        </w:del>
      </w:ins>
      <w:ins w:id="2533" w:author="User" w:date="2016-11-07T16:43:00Z">
        <w:r w:rsidR="00B40449">
          <w:rPr>
            <w:rFonts w:ascii="Times New Roman" w:hAnsi="Times New Roman"/>
            <w:sz w:val="24"/>
            <w:szCs w:val="24"/>
            <w:vertAlign w:val="subscript"/>
          </w:rPr>
          <w:t xml:space="preserve"> </w:t>
        </w:r>
      </w:ins>
      <w:r w:rsidR="005A32EE" w:rsidRPr="00260F2C">
        <w:rPr>
          <w:rFonts w:ascii="Times New Roman" w:hAnsi="Times New Roman"/>
          <w:sz w:val="24"/>
          <w:szCs w:val="24"/>
        </w:rPr>
        <w:t>= 0</w:t>
      </w:r>
      <w:del w:id="2534" w:author="User" w:date="2016-11-07T16:43:00Z">
        <w:r w:rsidR="005A32EE" w:rsidRPr="00260F2C" w:rsidDel="00B40449">
          <w:rPr>
            <w:rFonts w:ascii="Times New Roman" w:hAnsi="Times New Roman"/>
            <w:sz w:val="24"/>
            <w:szCs w:val="24"/>
          </w:rPr>
          <w:delText>.</w:delText>
        </w:r>
      </w:del>
      <w:ins w:id="2535" w:author="User" w:date="2016-11-07T16:43:00Z">
        <w:r w:rsidR="00B40449">
          <w:rPr>
            <w:rFonts w:ascii="Times New Roman" w:hAnsi="Times New Roman"/>
            <w:sz w:val="24"/>
            <w:szCs w:val="24"/>
          </w:rPr>
          <w:t>,</w:t>
        </w:r>
      </w:ins>
      <w:r w:rsidR="005A32EE" w:rsidRPr="00260F2C">
        <w:rPr>
          <w:rFonts w:ascii="Times New Roman" w:hAnsi="Times New Roman"/>
          <w:sz w:val="24"/>
          <w:szCs w:val="24"/>
        </w:rPr>
        <w:t>33</w:t>
      </w:r>
      <w:r w:rsidR="005A32EE" w:rsidRPr="00260F2C">
        <w:rPr>
          <w:rFonts w:ascii="Times New Roman" w:hAnsi="Times New Roman"/>
          <w:i/>
          <w:sz w:val="24"/>
          <w:szCs w:val="24"/>
        </w:rPr>
        <w:t>М</w:t>
      </w:r>
      <w:r w:rsidR="005A32EE" w:rsidRPr="00260F2C">
        <w:rPr>
          <w:rFonts w:ascii="Times New Roman" w:hAnsi="Times New Roman"/>
          <w:i/>
          <w:sz w:val="24"/>
          <w:szCs w:val="24"/>
          <w:vertAlign w:val="subscript"/>
        </w:rPr>
        <w:t>S</w:t>
      </w:r>
      <w:r w:rsidR="005A32EE" w:rsidRPr="00260F2C">
        <w:rPr>
          <w:rFonts w:ascii="Times New Roman" w:hAnsi="Times New Roman"/>
          <w:sz w:val="24"/>
          <w:szCs w:val="24"/>
        </w:rPr>
        <w:t xml:space="preserve"> – 0</w:t>
      </w:r>
      <w:ins w:id="2536" w:author="User" w:date="2016-11-07T16:43:00Z">
        <w:r w:rsidR="00B40449">
          <w:rPr>
            <w:rFonts w:ascii="Times New Roman" w:hAnsi="Times New Roman"/>
            <w:sz w:val="24"/>
            <w:szCs w:val="24"/>
          </w:rPr>
          <w:t>,</w:t>
        </w:r>
      </w:ins>
      <w:del w:id="2537" w:author="User" w:date="2016-11-07T16:43:00Z">
        <w:r w:rsidR="005A32EE" w:rsidRPr="00260F2C" w:rsidDel="00B40449">
          <w:rPr>
            <w:rFonts w:ascii="Times New Roman" w:hAnsi="Times New Roman"/>
            <w:sz w:val="24"/>
            <w:szCs w:val="24"/>
          </w:rPr>
          <w:delText>.</w:delText>
        </w:r>
      </w:del>
      <w:r w:rsidR="005A32EE" w:rsidRPr="00260F2C">
        <w:rPr>
          <w:rFonts w:ascii="Times New Roman" w:hAnsi="Times New Roman"/>
          <w:sz w:val="24"/>
          <w:szCs w:val="24"/>
        </w:rPr>
        <w:t>61.</w:t>
      </w:r>
      <w:ins w:id="2538" w:author="Ксения Кисанова" w:date="2017-01-19T15:26:00Z">
        <w:r>
          <w:rPr>
            <w:rFonts w:ascii="Times New Roman" w:hAnsi="Times New Roman"/>
            <w:sz w:val="24"/>
            <w:szCs w:val="24"/>
          </w:rPr>
          <w:t xml:space="preserve">                                                (8.4)</w:t>
        </w:r>
      </w:ins>
    </w:p>
    <w:p w:rsidR="005A32EE" w:rsidRPr="00260F2C" w:rsidRDefault="005A32EE">
      <w:pPr>
        <w:pStyle w:val="aa"/>
        <w:spacing w:line="360" w:lineRule="auto"/>
        <w:ind w:firstLine="567"/>
        <w:jc w:val="both"/>
        <w:rPr>
          <w:rFonts w:ascii="Times New Roman" w:hAnsi="Times New Roman"/>
          <w:sz w:val="24"/>
          <w:szCs w:val="24"/>
        </w:rPr>
        <w:pPrChange w:id="2539" w:author="Павел Смирнов" w:date="2016-12-29T11:10:00Z">
          <w:pPr>
            <w:pStyle w:val="aa"/>
            <w:ind w:firstLine="567"/>
            <w:jc w:val="both"/>
          </w:pPr>
        </w:pPrChange>
      </w:pPr>
      <w:r w:rsidRPr="00260F2C">
        <w:rPr>
          <w:rFonts w:ascii="Times New Roman" w:hAnsi="Times New Roman"/>
          <w:sz w:val="24"/>
          <w:szCs w:val="24"/>
        </w:rPr>
        <w:t xml:space="preserve">Значение </w:t>
      </w:r>
      <w:r w:rsidRPr="00260F2C">
        <w:rPr>
          <w:rFonts w:ascii="Times New Roman" w:hAnsi="Times New Roman"/>
          <w:i/>
          <w:sz w:val="24"/>
          <w:szCs w:val="24"/>
        </w:rPr>
        <w:t>PGA</w:t>
      </w:r>
      <w:r w:rsidRPr="00260F2C">
        <w:rPr>
          <w:rFonts w:ascii="Times New Roman" w:hAnsi="Times New Roman"/>
          <w:sz w:val="24"/>
          <w:szCs w:val="24"/>
        </w:rPr>
        <w:t xml:space="preserve"> на этой границе равно 1</w:t>
      </w:r>
      <w:ins w:id="2540" w:author="User" w:date="2016-11-07T16:43:00Z">
        <w:r w:rsidR="00B40449">
          <w:rPr>
            <w:rFonts w:ascii="Times New Roman" w:hAnsi="Times New Roman"/>
            <w:sz w:val="24"/>
            <w:szCs w:val="24"/>
          </w:rPr>
          <w:t>,</w:t>
        </w:r>
      </w:ins>
      <w:del w:id="2541" w:author="User" w:date="2016-11-07T16:43:00Z">
        <w:r w:rsidRPr="00260F2C" w:rsidDel="00B40449">
          <w:rPr>
            <w:rFonts w:ascii="Times New Roman" w:hAnsi="Times New Roman"/>
            <w:sz w:val="24"/>
            <w:szCs w:val="24"/>
          </w:rPr>
          <w:delText>.</w:delText>
        </w:r>
      </w:del>
      <w:r w:rsidRPr="00260F2C">
        <w:rPr>
          <w:rFonts w:ascii="Times New Roman" w:hAnsi="Times New Roman"/>
          <w:sz w:val="24"/>
          <w:szCs w:val="24"/>
        </w:rPr>
        <w:t>7 м/с</w:t>
      </w:r>
      <w:r w:rsidRPr="00260F2C">
        <w:rPr>
          <w:rFonts w:ascii="Times New Roman" w:hAnsi="Times New Roman"/>
          <w:sz w:val="24"/>
          <w:szCs w:val="24"/>
          <w:vertAlign w:val="superscript"/>
        </w:rPr>
        <w:t>2</w:t>
      </w:r>
      <w:r w:rsidRPr="00260F2C">
        <w:rPr>
          <w:rFonts w:ascii="Times New Roman" w:hAnsi="Times New Roman"/>
          <w:sz w:val="24"/>
          <w:szCs w:val="24"/>
        </w:rPr>
        <w:t xml:space="preserve"> при любых условиях. </w:t>
      </w:r>
      <w:del w:id="2542" w:author="Ксения Кисанова" w:date="2017-01-19T15:27:00Z">
        <w:r w:rsidRPr="00260F2C" w:rsidDel="005E4992">
          <w:rPr>
            <w:rFonts w:ascii="Times New Roman" w:hAnsi="Times New Roman"/>
            <w:sz w:val="24"/>
            <w:szCs w:val="24"/>
          </w:rPr>
          <w:delText>Величина</w:delText>
        </w:r>
      </w:del>
      <w:ins w:id="2543" w:author="User" w:date="2016-11-07T16:43:00Z">
        <w:del w:id="2544" w:author="Ксения Кисанова" w:date="2017-01-19T15:27:00Z">
          <w:r w:rsidR="00B40449" w:rsidDel="005E4992">
            <w:rPr>
              <w:rFonts w:ascii="Times New Roman" w:hAnsi="Times New Roman"/>
              <w:sz w:val="24"/>
              <w:szCs w:val="24"/>
            </w:rPr>
            <w:delText>у</w:delText>
          </w:r>
        </w:del>
      </w:ins>
      <w:del w:id="2545" w:author="Ксения Кисанова" w:date="2017-01-19T15:27:00Z">
        <w:r w:rsidRPr="00260F2C" w:rsidDel="005E4992">
          <w:rPr>
            <w:rFonts w:ascii="Times New Roman" w:hAnsi="Times New Roman"/>
            <w:sz w:val="24"/>
            <w:szCs w:val="24"/>
          </w:rPr>
          <w:delText xml:space="preserve"> у</w:delText>
        </w:r>
      </w:del>
      <w:ins w:id="2546" w:author="Ксения Кисанова" w:date="2017-01-19T15:27:00Z">
        <w:r w:rsidR="005E4992">
          <w:rPr>
            <w:rFonts w:ascii="Times New Roman" w:hAnsi="Times New Roman"/>
            <w:sz w:val="24"/>
            <w:szCs w:val="24"/>
          </w:rPr>
          <w:t>У</w:t>
        </w:r>
      </w:ins>
      <w:r w:rsidRPr="00260F2C">
        <w:rPr>
          <w:rFonts w:ascii="Times New Roman" w:hAnsi="Times New Roman"/>
          <w:sz w:val="24"/>
          <w:szCs w:val="24"/>
        </w:rPr>
        <w:t>скорени</w:t>
      </w:r>
      <w:ins w:id="2547" w:author="Ксения Кисанова" w:date="2017-01-19T15:27:00Z">
        <w:r w:rsidR="005E4992">
          <w:rPr>
            <w:rFonts w:ascii="Times New Roman" w:hAnsi="Times New Roman"/>
            <w:sz w:val="24"/>
            <w:szCs w:val="24"/>
          </w:rPr>
          <w:t>е</w:t>
        </w:r>
      </w:ins>
      <w:del w:id="2548" w:author="Ксения Кисанова" w:date="2017-01-19T15:27:00Z">
        <w:r w:rsidRPr="00260F2C" w:rsidDel="005E4992">
          <w:rPr>
            <w:rFonts w:ascii="Times New Roman" w:hAnsi="Times New Roman"/>
            <w:sz w:val="24"/>
            <w:szCs w:val="24"/>
          </w:rPr>
          <w:delText>я</w:delText>
        </w:r>
      </w:del>
      <w:r w:rsidRPr="00260F2C">
        <w:rPr>
          <w:rFonts w:ascii="Times New Roman" w:hAnsi="Times New Roman"/>
          <w:sz w:val="24"/>
          <w:szCs w:val="24"/>
        </w:rPr>
        <w:t xml:space="preserve"> в дальней зоне вычисля</w:t>
      </w:r>
      <w:del w:id="2549" w:author="User" w:date="2016-11-07T16:43:00Z">
        <w:r w:rsidRPr="00260F2C" w:rsidDel="00B40449">
          <w:rPr>
            <w:rFonts w:ascii="Times New Roman" w:hAnsi="Times New Roman"/>
            <w:sz w:val="24"/>
            <w:szCs w:val="24"/>
          </w:rPr>
          <w:delText>ется</w:delText>
        </w:r>
      </w:del>
      <w:ins w:id="2550" w:author="User" w:date="2016-11-07T16:43:00Z">
        <w:r w:rsidR="00B40449">
          <w:rPr>
            <w:rFonts w:ascii="Times New Roman" w:hAnsi="Times New Roman"/>
            <w:sz w:val="24"/>
            <w:szCs w:val="24"/>
          </w:rPr>
          <w:t>ют</w:t>
        </w:r>
      </w:ins>
      <w:r w:rsidRPr="00260F2C">
        <w:rPr>
          <w:rFonts w:ascii="Times New Roman" w:hAnsi="Times New Roman"/>
          <w:sz w:val="24"/>
          <w:szCs w:val="24"/>
        </w:rPr>
        <w:t xml:space="preserve"> по формуле</w:t>
      </w:r>
      <w:del w:id="2551" w:author="User" w:date="2016-11-07T16:43:00Z">
        <w:r w:rsidRPr="00260F2C" w:rsidDel="00B40449">
          <w:rPr>
            <w:rFonts w:ascii="Times New Roman" w:hAnsi="Times New Roman"/>
            <w:sz w:val="24"/>
            <w:szCs w:val="24"/>
          </w:rPr>
          <w:delText>:</w:delText>
        </w:r>
      </w:del>
    </w:p>
    <w:p w:rsidR="005A32EE" w:rsidRPr="00903DC2" w:rsidRDefault="005E4992">
      <w:pPr>
        <w:pStyle w:val="aa"/>
        <w:spacing w:line="360" w:lineRule="auto"/>
        <w:jc w:val="center"/>
        <w:rPr>
          <w:rFonts w:ascii="Times New Roman" w:hAnsi="Times New Roman"/>
          <w:sz w:val="24"/>
          <w:szCs w:val="24"/>
          <w:rPrChange w:id="2552" w:author="Ксения Кисанова" w:date="2017-01-19T15:27:00Z">
            <w:rPr>
              <w:rFonts w:ascii="Times New Roman" w:hAnsi="Times New Roman"/>
              <w:sz w:val="24"/>
              <w:szCs w:val="24"/>
              <w:lang w:val="pt-BR"/>
            </w:rPr>
          </w:rPrChange>
        </w:rPr>
        <w:pPrChange w:id="2553" w:author="Павел Смирнов" w:date="2016-12-29T11:10:00Z">
          <w:pPr>
            <w:pStyle w:val="aa"/>
            <w:jc w:val="center"/>
          </w:pPr>
        </w:pPrChange>
      </w:pPr>
      <w:ins w:id="2554" w:author="Ксения Кисанова" w:date="2017-01-19T15:27:00Z">
        <w:r w:rsidRPr="00903DC2">
          <w:rPr>
            <w:rFonts w:ascii="Times New Roman" w:hAnsi="Times New Roman"/>
            <w:sz w:val="24"/>
            <w:szCs w:val="24"/>
          </w:rPr>
          <w:t xml:space="preserve">                                        </w:t>
        </w:r>
      </w:ins>
      <w:r w:rsidR="00B40449" w:rsidRPr="00260F2C">
        <w:rPr>
          <w:rFonts w:ascii="Times New Roman" w:hAnsi="Times New Roman"/>
          <w:sz w:val="24"/>
          <w:szCs w:val="24"/>
          <w:lang w:val="pt-BR"/>
        </w:rPr>
        <w:t>l</w:t>
      </w:r>
      <w:r w:rsidR="005A32EE" w:rsidRPr="00260F2C">
        <w:rPr>
          <w:rFonts w:ascii="Times New Roman" w:hAnsi="Times New Roman"/>
          <w:sz w:val="24"/>
          <w:szCs w:val="24"/>
          <w:lang w:val="pt-BR"/>
        </w:rPr>
        <w:t>g</w:t>
      </w:r>
      <w:ins w:id="2555" w:author="User" w:date="2016-11-07T16:44:00Z">
        <w:r w:rsidR="00B40449" w:rsidRPr="00903DC2">
          <w:rPr>
            <w:rFonts w:ascii="Times New Roman" w:hAnsi="Times New Roman"/>
            <w:sz w:val="24"/>
            <w:szCs w:val="24"/>
          </w:rPr>
          <w:t xml:space="preserve"> </w:t>
        </w:r>
      </w:ins>
      <w:del w:id="2556" w:author="Павел Смирнов" w:date="2016-12-29T11:23:00Z">
        <w:r w:rsidR="005A32EE" w:rsidRPr="00260F2C" w:rsidDel="00545E33">
          <w:rPr>
            <w:rFonts w:ascii="Times New Roman" w:hAnsi="Times New Roman"/>
            <w:sz w:val="24"/>
            <w:szCs w:val="24"/>
            <w:lang w:val="pt-BR"/>
          </w:rPr>
          <w:delText xml:space="preserve"> </w:delText>
        </w:r>
      </w:del>
      <w:ins w:id="2557" w:author="User" w:date="2016-11-07T16:44:00Z">
        <w:del w:id="2558" w:author="Павел Смирнов" w:date="2016-12-29T11:23:00Z">
          <w:r w:rsidR="00B40449" w:rsidRPr="00903DC2" w:rsidDel="00545E33">
            <w:rPr>
              <w:rFonts w:ascii="Times New Roman" w:hAnsi="Times New Roman"/>
              <w:sz w:val="24"/>
              <w:szCs w:val="24"/>
            </w:rPr>
            <w:delText xml:space="preserve"> </w:delText>
          </w:r>
        </w:del>
      </w:ins>
      <w:r w:rsidR="005A32EE" w:rsidRPr="00260F2C">
        <w:rPr>
          <w:rFonts w:ascii="Times New Roman" w:hAnsi="Times New Roman"/>
          <w:i/>
          <w:sz w:val="24"/>
          <w:szCs w:val="24"/>
          <w:lang w:val="pt-BR"/>
        </w:rPr>
        <w:t>PGA</w:t>
      </w:r>
      <w:r w:rsidR="005A32EE" w:rsidRPr="00260F2C">
        <w:rPr>
          <w:rFonts w:ascii="Times New Roman" w:hAnsi="Times New Roman"/>
          <w:sz w:val="24"/>
          <w:szCs w:val="24"/>
          <w:lang w:val="pt-BR"/>
        </w:rPr>
        <w:t xml:space="preserve"> = 0</w:t>
      </w:r>
      <w:ins w:id="2559" w:author="User" w:date="2016-11-07T16:44:00Z">
        <w:r w:rsidR="00B40449" w:rsidRPr="00903DC2">
          <w:rPr>
            <w:rFonts w:ascii="Times New Roman" w:hAnsi="Times New Roman"/>
            <w:sz w:val="24"/>
            <w:szCs w:val="24"/>
          </w:rPr>
          <w:t>,</w:t>
        </w:r>
      </w:ins>
      <w:del w:id="2560" w:author="User" w:date="2016-11-07T16:44:00Z">
        <w:r w:rsidR="005A32EE" w:rsidRPr="00260F2C" w:rsidDel="00B40449">
          <w:rPr>
            <w:rFonts w:ascii="Times New Roman" w:hAnsi="Times New Roman"/>
            <w:sz w:val="24"/>
            <w:szCs w:val="24"/>
            <w:lang w:val="pt-BR"/>
          </w:rPr>
          <w:delText>.</w:delText>
        </w:r>
      </w:del>
      <w:r w:rsidR="005A32EE" w:rsidRPr="00260F2C">
        <w:rPr>
          <w:rFonts w:ascii="Times New Roman" w:hAnsi="Times New Roman"/>
          <w:sz w:val="24"/>
          <w:szCs w:val="24"/>
          <w:lang w:val="pt-BR"/>
        </w:rPr>
        <w:t xml:space="preserve">634 </w:t>
      </w:r>
      <w:r w:rsidR="005A32EE" w:rsidRPr="00260F2C">
        <w:rPr>
          <w:rFonts w:ascii="Times New Roman" w:hAnsi="Times New Roman"/>
          <w:i/>
          <w:sz w:val="24"/>
          <w:szCs w:val="24"/>
          <w:lang w:val="pt-BR"/>
        </w:rPr>
        <w:t>M</w:t>
      </w:r>
      <w:r w:rsidR="005A32EE" w:rsidRPr="00260F2C">
        <w:rPr>
          <w:rFonts w:ascii="Times New Roman" w:hAnsi="Times New Roman"/>
          <w:i/>
          <w:sz w:val="24"/>
          <w:szCs w:val="24"/>
          <w:vertAlign w:val="subscript"/>
          <w:lang w:val="pt-BR"/>
        </w:rPr>
        <w:t>S</w:t>
      </w:r>
      <w:r w:rsidR="005A32EE" w:rsidRPr="00260F2C">
        <w:rPr>
          <w:rFonts w:ascii="Times New Roman" w:hAnsi="Times New Roman"/>
          <w:sz w:val="24"/>
          <w:szCs w:val="24"/>
          <w:lang w:val="pt-BR"/>
        </w:rPr>
        <w:t xml:space="preserve"> </w:t>
      </w:r>
      <w:ins w:id="2561" w:author="User" w:date="2016-11-07T16:44:00Z">
        <w:r w:rsidR="00B40449">
          <w:rPr>
            <w:rFonts w:ascii="Times New Roman" w:hAnsi="Times New Roman"/>
            <w:sz w:val="24"/>
            <w:szCs w:val="24"/>
            <w:lang w:val="pt-BR"/>
          </w:rPr>
          <w:t>–</w:t>
        </w:r>
        <w:r w:rsidR="00B40449" w:rsidRPr="00903DC2">
          <w:rPr>
            <w:rFonts w:ascii="Times New Roman" w:hAnsi="Times New Roman"/>
            <w:sz w:val="24"/>
            <w:szCs w:val="24"/>
          </w:rPr>
          <w:t xml:space="preserve"> </w:t>
        </w:r>
      </w:ins>
      <w:del w:id="2562" w:author="User" w:date="2016-11-07T16:44:00Z">
        <w:r w:rsidR="005A32EE" w:rsidRPr="00260F2C" w:rsidDel="00B40449">
          <w:rPr>
            <w:rFonts w:ascii="Times New Roman" w:hAnsi="Times New Roman"/>
            <w:sz w:val="24"/>
            <w:szCs w:val="24"/>
            <w:lang w:val="pt-BR"/>
          </w:rPr>
          <w:delText>-</w:delText>
        </w:r>
      </w:del>
      <w:r w:rsidR="005A32EE" w:rsidRPr="00260F2C">
        <w:rPr>
          <w:rFonts w:ascii="Times New Roman" w:hAnsi="Times New Roman"/>
          <w:sz w:val="24"/>
          <w:szCs w:val="24"/>
          <w:lang w:val="pt-BR"/>
        </w:rPr>
        <w:t>1</w:t>
      </w:r>
      <w:ins w:id="2563" w:author="User" w:date="2016-11-07T16:44:00Z">
        <w:r w:rsidR="00B40449" w:rsidRPr="00903DC2">
          <w:rPr>
            <w:rFonts w:ascii="Times New Roman" w:hAnsi="Times New Roman"/>
            <w:sz w:val="24"/>
            <w:szCs w:val="24"/>
          </w:rPr>
          <w:t>,</w:t>
        </w:r>
      </w:ins>
      <w:del w:id="2564" w:author="User" w:date="2016-11-07T16:44:00Z">
        <w:r w:rsidR="005A32EE" w:rsidRPr="00260F2C" w:rsidDel="00B40449">
          <w:rPr>
            <w:rFonts w:ascii="Times New Roman" w:hAnsi="Times New Roman"/>
            <w:sz w:val="24"/>
            <w:szCs w:val="24"/>
            <w:lang w:val="pt-BR"/>
          </w:rPr>
          <w:delText>.</w:delText>
        </w:r>
      </w:del>
      <w:r w:rsidR="005A32EE" w:rsidRPr="00260F2C">
        <w:rPr>
          <w:rFonts w:ascii="Times New Roman" w:hAnsi="Times New Roman"/>
          <w:sz w:val="24"/>
          <w:szCs w:val="24"/>
          <w:lang w:val="pt-BR"/>
        </w:rPr>
        <w:t>92</w:t>
      </w:r>
      <w:ins w:id="2565" w:author="User" w:date="2016-11-07T16:44:00Z">
        <w:r w:rsidR="00B40449" w:rsidRPr="00903DC2">
          <w:rPr>
            <w:rFonts w:ascii="Times New Roman" w:hAnsi="Times New Roman"/>
            <w:sz w:val="24"/>
            <w:szCs w:val="24"/>
          </w:rPr>
          <w:t xml:space="preserve"> </w:t>
        </w:r>
      </w:ins>
      <w:r w:rsidR="005A32EE" w:rsidRPr="00260F2C">
        <w:rPr>
          <w:rFonts w:ascii="Times New Roman" w:hAnsi="Times New Roman"/>
          <w:sz w:val="24"/>
          <w:szCs w:val="24"/>
          <w:lang w:val="pt-BR"/>
        </w:rPr>
        <w:t xml:space="preserve"> </w:t>
      </w:r>
      <w:ins w:id="2566" w:author="User" w:date="2016-11-07T16:44:00Z">
        <w:r w:rsidR="00B40449" w:rsidRPr="00903DC2">
          <w:rPr>
            <w:rFonts w:ascii="Times New Roman" w:hAnsi="Times New Roman"/>
            <w:sz w:val="24"/>
            <w:szCs w:val="24"/>
          </w:rPr>
          <w:t xml:space="preserve"> </w:t>
        </w:r>
      </w:ins>
      <w:r w:rsidR="005A32EE" w:rsidRPr="00260F2C">
        <w:rPr>
          <w:rFonts w:ascii="Times New Roman" w:hAnsi="Times New Roman"/>
          <w:sz w:val="24"/>
          <w:szCs w:val="24"/>
          <w:lang w:val="pt-BR"/>
        </w:rPr>
        <w:t>lg</w:t>
      </w:r>
      <w:del w:id="2567" w:author="User" w:date="2016-11-09T14:36:00Z">
        <w:r w:rsidR="005A32EE" w:rsidRPr="00260F2C" w:rsidDel="00FF61CC">
          <w:rPr>
            <w:rFonts w:ascii="Times New Roman" w:hAnsi="Times New Roman"/>
            <w:sz w:val="24"/>
            <w:szCs w:val="24"/>
            <w:lang w:val="pt-BR"/>
          </w:rPr>
          <w:delText xml:space="preserve"> </w:delText>
        </w:r>
      </w:del>
      <w:r w:rsidR="005A32EE" w:rsidRPr="00260F2C">
        <w:rPr>
          <w:rFonts w:ascii="Times New Roman" w:hAnsi="Times New Roman"/>
          <w:i/>
          <w:sz w:val="24"/>
          <w:szCs w:val="24"/>
          <w:lang w:val="pt-BR"/>
        </w:rPr>
        <w:t>R</w:t>
      </w:r>
      <w:r w:rsidR="005A32EE" w:rsidRPr="00260F2C">
        <w:rPr>
          <w:rFonts w:ascii="Times New Roman" w:hAnsi="Times New Roman"/>
          <w:sz w:val="24"/>
          <w:szCs w:val="24"/>
          <w:lang w:val="pt-BR"/>
        </w:rPr>
        <w:t xml:space="preserve"> – 0</w:t>
      </w:r>
      <w:ins w:id="2568" w:author="User" w:date="2016-11-07T16:44:00Z">
        <w:r w:rsidR="00B40449" w:rsidRPr="00903DC2">
          <w:rPr>
            <w:rFonts w:ascii="Times New Roman" w:hAnsi="Times New Roman"/>
            <w:sz w:val="24"/>
            <w:szCs w:val="24"/>
          </w:rPr>
          <w:t>,</w:t>
        </w:r>
      </w:ins>
      <w:del w:id="2569" w:author="User" w:date="2016-11-07T16:44:00Z">
        <w:r w:rsidR="005A32EE" w:rsidRPr="00260F2C" w:rsidDel="00B40449">
          <w:rPr>
            <w:rFonts w:ascii="Times New Roman" w:hAnsi="Times New Roman"/>
            <w:sz w:val="24"/>
            <w:szCs w:val="24"/>
            <w:lang w:val="pt-BR"/>
          </w:rPr>
          <w:delText>.</w:delText>
        </w:r>
      </w:del>
      <w:r w:rsidR="005A32EE" w:rsidRPr="00260F2C">
        <w:rPr>
          <w:rFonts w:ascii="Times New Roman" w:hAnsi="Times New Roman"/>
          <w:sz w:val="24"/>
          <w:szCs w:val="24"/>
          <w:lang w:val="pt-BR"/>
        </w:rPr>
        <w:t xml:space="preserve">94 + </w:t>
      </w:r>
      <w:r w:rsidR="005A32EE" w:rsidRPr="005E4992">
        <w:rPr>
          <w:rFonts w:ascii="Times New Roman" w:hAnsi="Times New Roman"/>
          <w:i/>
          <w:sz w:val="24"/>
          <w:szCs w:val="24"/>
          <w:lang w:val="pt-BR"/>
        </w:rPr>
        <w:t>C</w:t>
      </w:r>
      <w:r w:rsidR="005A32EE" w:rsidRPr="00260F2C">
        <w:rPr>
          <w:rFonts w:ascii="Times New Roman" w:hAnsi="Times New Roman"/>
          <w:sz w:val="24"/>
          <w:szCs w:val="24"/>
          <w:lang w:val="pt-BR"/>
        </w:rPr>
        <w:t>,</w:t>
      </w:r>
      <w:ins w:id="2570" w:author="Ксения Кисанова" w:date="2017-01-19T15:27:00Z">
        <w:r w:rsidRPr="00903DC2">
          <w:rPr>
            <w:rFonts w:ascii="Times New Roman" w:hAnsi="Times New Roman"/>
            <w:sz w:val="24"/>
            <w:szCs w:val="24"/>
          </w:rPr>
          <w:t xml:space="preserve">                                  (8.5)</w:t>
        </w:r>
      </w:ins>
    </w:p>
    <w:p w:rsidR="005A32EE" w:rsidRPr="00260F2C" w:rsidRDefault="005A32EE">
      <w:pPr>
        <w:pStyle w:val="aa"/>
        <w:spacing w:line="360" w:lineRule="auto"/>
        <w:jc w:val="both"/>
        <w:rPr>
          <w:rFonts w:ascii="Times New Roman" w:hAnsi="Times New Roman"/>
          <w:sz w:val="24"/>
          <w:szCs w:val="24"/>
        </w:rPr>
        <w:pPrChange w:id="2571" w:author="Павел Смирнов" w:date="2016-12-29T11:10:00Z">
          <w:pPr>
            <w:pStyle w:val="aa"/>
            <w:jc w:val="both"/>
          </w:pPr>
        </w:pPrChange>
      </w:pPr>
      <w:r w:rsidRPr="00260F2C">
        <w:rPr>
          <w:rFonts w:ascii="Times New Roman" w:hAnsi="Times New Roman"/>
          <w:sz w:val="24"/>
          <w:szCs w:val="24"/>
        </w:rPr>
        <w:lastRenderedPageBreak/>
        <w:t xml:space="preserve">где значения коэффициента </w:t>
      </w:r>
      <w:r w:rsidRPr="00C0413D">
        <w:rPr>
          <w:rFonts w:ascii="Times New Roman" w:hAnsi="Times New Roman"/>
          <w:i/>
          <w:sz w:val="24"/>
          <w:szCs w:val="24"/>
        </w:rPr>
        <w:t>C</w:t>
      </w:r>
      <w:r w:rsidRPr="00260F2C">
        <w:rPr>
          <w:rFonts w:ascii="Times New Roman" w:hAnsi="Times New Roman"/>
          <w:sz w:val="24"/>
          <w:szCs w:val="24"/>
        </w:rPr>
        <w:t xml:space="preserve"> равны </w:t>
      </w:r>
      <w:ins w:id="2572" w:author="User" w:date="2016-11-07T16:45:00Z">
        <w:r w:rsidR="00B40449">
          <w:rPr>
            <w:rFonts w:ascii="Times New Roman" w:hAnsi="Times New Roman"/>
            <w:sz w:val="24"/>
            <w:szCs w:val="24"/>
          </w:rPr>
          <w:t>–</w:t>
        </w:r>
      </w:ins>
      <w:del w:id="2573" w:author="User" w:date="2016-11-07T16:45:00Z">
        <w:r w:rsidRPr="00260F2C" w:rsidDel="00B40449">
          <w:rPr>
            <w:rFonts w:ascii="Times New Roman" w:hAnsi="Times New Roman"/>
            <w:sz w:val="24"/>
            <w:szCs w:val="24"/>
          </w:rPr>
          <w:delText>-</w:delText>
        </w:r>
      </w:del>
      <w:r w:rsidRPr="00260F2C">
        <w:rPr>
          <w:rFonts w:ascii="Times New Roman" w:hAnsi="Times New Roman"/>
          <w:sz w:val="24"/>
          <w:szCs w:val="24"/>
        </w:rPr>
        <w:t>0</w:t>
      </w:r>
      <w:ins w:id="2574" w:author="User" w:date="2016-11-07T16:45:00Z">
        <w:r w:rsidR="00B40449">
          <w:rPr>
            <w:rFonts w:ascii="Times New Roman" w:hAnsi="Times New Roman"/>
            <w:sz w:val="24"/>
            <w:szCs w:val="24"/>
          </w:rPr>
          <w:t>,</w:t>
        </w:r>
      </w:ins>
      <w:del w:id="2575" w:author="User" w:date="2016-11-07T16:45:00Z">
        <w:r w:rsidRPr="00260F2C" w:rsidDel="00B40449">
          <w:rPr>
            <w:rFonts w:ascii="Times New Roman" w:hAnsi="Times New Roman"/>
            <w:sz w:val="24"/>
            <w:szCs w:val="24"/>
          </w:rPr>
          <w:delText>.</w:delText>
        </w:r>
      </w:del>
      <w:r w:rsidRPr="00260F2C">
        <w:rPr>
          <w:rFonts w:ascii="Times New Roman" w:hAnsi="Times New Roman"/>
          <w:sz w:val="24"/>
          <w:szCs w:val="24"/>
        </w:rPr>
        <w:t>17 для грунтов 1-й категории, 0</w:t>
      </w:r>
      <w:ins w:id="2576" w:author="User" w:date="2016-11-07T16:45:00Z">
        <w:r w:rsidR="00B40449">
          <w:rPr>
            <w:rFonts w:ascii="Times New Roman" w:hAnsi="Times New Roman"/>
            <w:sz w:val="24"/>
            <w:szCs w:val="24"/>
          </w:rPr>
          <w:t>,</w:t>
        </w:r>
      </w:ins>
      <w:del w:id="2577" w:author="User" w:date="2016-11-07T16:45:00Z">
        <w:r w:rsidRPr="00260F2C" w:rsidDel="00B40449">
          <w:rPr>
            <w:rFonts w:ascii="Times New Roman" w:hAnsi="Times New Roman"/>
            <w:sz w:val="24"/>
            <w:szCs w:val="24"/>
          </w:rPr>
          <w:delText>.</w:delText>
        </w:r>
      </w:del>
      <w:r w:rsidRPr="00260F2C">
        <w:rPr>
          <w:rFonts w:ascii="Times New Roman" w:hAnsi="Times New Roman"/>
          <w:sz w:val="24"/>
          <w:szCs w:val="24"/>
        </w:rPr>
        <w:t xml:space="preserve">0 </w:t>
      </w:r>
      <w:ins w:id="2578" w:author="User" w:date="2016-11-07T16:45:00Z">
        <w:del w:id="2579" w:author="Павел Смирнов" w:date="2016-12-29T13:21:00Z">
          <w:r w:rsidR="00B40449" w:rsidDel="00EA18E7">
            <w:rPr>
              <w:rFonts w:ascii="Times New Roman" w:hAnsi="Times New Roman"/>
              <w:sz w:val="24"/>
              <w:szCs w:val="24"/>
            </w:rPr>
            <w:delText>—</w:delText>
          </w:r>
        </w:del>
      </w:ins>
      <w:ins w:id="2580" w:author="Павел Смирнов" w:date="2016-12-29T13:21:00Z">
        <w:r w:rsidR="00EA18E7">
          <w:rPr>
            <w:rFonts w:ascii="Times New Roman" w:hAnsi="Times New Roman"/>
            <w:spacing w:val="-4"/>
          </w:rPr>
          <w:t>–</w:t>
        </w:r>
      </w:ins>
      <w:ins w:id="2581" w:author="User" w:date="2016-11-07T16:45:00Z">
        <w:r w:rsidR="00B40449">
          <w:rPr>
            <w:rFonts w:ascii="Times New Roman" w:hAnsi="Times New Roman"/>
            <w:sz w:val="24"/>
            <w:szCs w:val="24"/>
          </w:rPr>
          <w:t xml:space="preserve"> </w:t>
        </w:r>
      </w:ins>
      <w:r w:rsidRPr="00260F2C">
        <w:rPr>
          <w:rFonts w:ascii="Times New Roman" w:hAnsi="Times New Roman"/>
          <w:sz w:val="24"/>
          <w:szCs w:val="24"/>
        </w:rPr>
        <w:t xml:space="preserve">для грунтов </w:t>
      </w:r>
      <w:del w:id="2582" w:author="User" w:date="2016-11-07T16:45:00Z">
        <w:r w:rsidR="00F6303E" w:rsidRPr="00260F2C" w:rsidDel="00B40449">
          <w:rPr>
            <w:rFonts w:ascii="Times New Roman" w:hAnsi="Times New Roman"/>
            <w:sz w:val="24"/>
            <w:szCs w:val="24"/>
          </w:rPr>
          <w:br/>
        </w:r>
      </w:del>
      <w:r w:rsidRPr="00260F2C">
        <w:rPr>
          <w:rFonts w:ascii="Times New Roman" w:hAnsi="Times New Roman"/>
          <w:sz w:val="24"/>
          <w:szCs w:val="24"/>
        </w:rPr>
        <w:t>2-й категории и 0</w:t>
      </w:r>
      <w:ins w:id="2583" w:author="User" w:date="2016-11-07T16:45:00Z">
        <w:r w:rsidR="00B40449">
          <w:rPr>
            <w:rFonts w:ascii="Times New Roman" w:hAnsi="Times New Roman"/>
            <w:sz w:val="24"/>
            <w:szCs w:val="24"/>
          </w:rPr>
          <w:t>,</w:t>
        </w:r>
      </w:ins>
      <w:del w:id="2584" w:author="User" w:date="2016-11-07T16:45:00Z">
        <w:r w:rsidRPr="00260F2C" w:rsidDel="00B40449">
          <w:rPr>
            <w:rFonts w:ascii="Times New Roman" w:hAnsi="Times New Roman"/>
            <w:sz w:val="24"/>
            <w:szCs w:val="24"/>
          </w:rPr>
          <w:delText>.</w:delText>
        </w:r>
      </w:del>
      <w:r w:rsidRPr="00260F2C">
        <w:rPr>
          <w:rFonts w:ascii="Times New Roman" w:hAnsi="Times New Roman"/>
          <w:sz w:val="24"/>
          <w:szCs w:val="24"/>
        </w:rPr>
        <w:t xml:space="preserve">17 </w:t>
      </w:r>
      <w:ins w:id="2585" w:author="User" w:date="2016-11-07T16:45:00Z">
        <w:del w:id="2586" w:author="Павел Смирнов" w:date="2016-12-29T13:21:00Z">
          <w:r w:rsidR="00B40449" w:rsidDel="00EA18E7">
            <w:rPr>
              <w:rFonts w:ascii="Times New Roman" w:hAnsi="Times New Roman"/>
              <w:sz w:val="24"/>
              <w:szCs w:val="24"/>
            </w:rPr>
            <w:delText>—</w:delText>
          </w:r>
        </w:del>
      </w:ins>
      <w:ins w:id="2587" w:author="Павел Смирнов" w:date="2016-12-29T13:21:00Z">
        <w:r w:rsidR="00EA18E7">
          <w:rPr>
            <w:rFonts w:ascii="Times New Roman" w:hAnsi="Times New Roman"/>
            <w:spacing w:val="-4"/>
          </w:rPr>
          <w:t>–</w:t>
        </w:r>
      </w:ins>
      <w:ins w:id="2588" w:author="User" w:date="2016-11-07T16:45:00Z">
        <w:r w:rsidR="00B40449">
          <w:rPr>
            <w:rFonts w:ascii="Times New Roman" w:hAnsi="Times New Roman"/>
            <w:sz w:val="24"/>
            <w:szCs w:val="24"/>
          </w:rPr>
          <w:t xml:space="preserve"> </w:t>
        </w:r>
      </w:ins>
      <w:r w:rsidRPr="00260F2C">
        <w:rPr>
          <w:rFonts w:ascii="Times New Roman" w:hAnsi="Times New Roman"/>
          <w:sz w:val="24"/>
          <w:szCs w:val="24"/>
        </w:rPr>
        <w:t xml:space="preserve">для грунтов 3-й </w:t>
      </w:r>
      <w:r w:rsidR="009E1B31" w:rsidRPr="00260F2C">
        <w:rPr>
          <w:rFonts w:ascii="Times New Roman" w:hAnsi="Times New Roman"/>
          <w:sz w:val="24"/>
          <w:szCs w:val="24"/>
        </w:rPr>
        <w:t xml:space="preserve">и 4-й </w:t>
      </w:r>
      <w:r w:rsidRPr="00260F2C">
        <w:rPr>
          <w:rFonts w:ascii="Times New Roman" w:hAnsi="Times New Roman"/>
          <w:sz w:val="24"/>
          <w:szCs w:val="24"/>
        </w:rPr>
        <w:t>категори</w:t>
      </w:r>
      <w:ins w:id="2589" w:author="Ксения Кисанова" w:date="2017-01-19T15:28:00Z">
        <w:r w:rsidR="00C0413D">
          <w:rPr>
            <w:rFonts w:ascii="Times New Roman" w:hAnsi="Times New Roman"/>
            <w:sz w:val="24"/>
            <w:szCs w:val="24"/>
          </w:rPr>
          <w:t>й</w:t>
        </w:r>
      </w:ins>
      <w:del w:id="2590" w:author="Ксения Кисанова" w:date="2017-01-19T15:27:00Z">
        <w:r w:rsidRPr="00260F2C" w:rsidDel="00C0413D">
          <w:rPr>
            <w:rFonts w:ascii="Times New Roman" w:hAnsi="Times New Roman"/>
            <w:sz w:val="24"/>
            <w:szCs w:val="24"/>
          </w:rPr>
          <w:delText>и</w:delText>
        </w:r>
      </w:del>
      <w:r w:rsidRPr="00260F2C">
        <w:rPr>
          <w:rFonts w:ascii="Times New Roman" w:hAnsi="Times New Roman"/>
          <w:sz w:val="24"/>
          <w:szCs w:val="24"/>
        </w:rPr>
        <w:t>.</w:t>
      </w:r>
    </w:p>
    <w:p w:rsidR="005A32EE" w:rsidRPr="00260F2C" w:rsidRDefault="005A32EE">
      <w:pPr>
        <w:pStyle w:val="aa"/>
        <w:spacing w:line="360" w:lineRule="auto"/>
        <w:ind w:firstLine="567"/>
        <w:jc w:val="both"/>
        <w:rPr>
          <w:rFonts w:ascii="Times New Roman" w:hAnsi="Times New Roman"/>
          <w:sz w:val="24"/>
          <w:szCs w:val="24"/>
        </w:rPr>
        <w:pPrChange w:id="2591" w:author="Павел Смирнов" w:date="2016-12-29T11:10:00Z">
          <w:pPr>
            <w:pStyle w:val="aa"/>
            <w:ind w:firstLine="567"/>
            <w:jc w:val="both"/>
          </w:pPr>
        </w:pPrChange>
      </w:pPr>
      <w:r w:rsidRPr="00260F2C">
        <w:rPr>
          <w:rFonts w:ascii="Times New Roman" w:hAnsi="Times New Roman"/>
          <w:sz w:val="24"/>
          <w:szCs w:val="24"/>
        </w:rPr>
        <w:t xml:space="preserve">Следует принимать во внимание, что при </w:t>
      </w:r>
      <w:proofErr w:type="gramStart"/>
      <w:r w:rsidRPr="00260F2C">
        <w:rPr>
          <w:rFonts w:ascii="Times New Roman" w:hAnsi="Times New Roman"/>
          <w:i/>
          <w:sz w:val="24"/>
          <w:szCs w:val="24"/>
        </w:rPr>
        <w:t xml:space="preserve">I </w:t>
      </w:r>
      <w:ins w:id="2592" w:author="Ксения Кисанова" w:date="2017-01-19T15:28:00Z">
        <w:r w:rsidR="00C0413D">
          <w:rPr>
            <w:rFonts w:ascii="Times New Roman" w:hAnsi="Times New Roman"/>
            <w:i/>
            <w:sz w:val="24"/>
            <w:szCs w:val="24"/>
          </w:rPr>
          <w:t xml:space="preserve"> </w:t>
        </w:r>
      </w:ins>
      <w:r w:rsidRPr="00260F2C">
        <w:rPr>
          <w:rFonts w:ascii="Times New Roman" w:hAnsi="Times New Roman"/>
          <w:sz w:val="24"/>
          <w:szCs w:val="24"/>
        </w:rPr>
        <w:t>&gt;</w:t>
      </w:r>
      <w:proofErr w:type="gramEnd"/>
      <w:r w:rsidRPr="00260F2C">
        <w:rPr>
          <w:rFonts w:ascii="Times New Roman" w:hAnsi="Times New Roman"/>
          <w:sz w:val="24"/>
          <w:szCs w:val="24"/>
        </w:rPr>
        <w:t xml:space="preserve"> 7,5, где </w:t>
      </w:r>
      <w:r w:rsidRPr="00260F2C">
        <w:rPr>
          <w:rFonts w:ascii="Times New Roman" w:hAnsi="Times New Roman"/>
          <w:i/>
          <w:sz w:val="24"/>
          <w:szCs w:val="24"/>
        </w:rPr>
        <w:t>I</w:t>
      </w:r>
      <w:r w:rsidRPr="00260F2C">
        <w:rPr>
          <w:rFonts w:ascii="Times New Roman" w:hAnsi="Times New Roman"/>
          <w:sz w:val="24"/>
          <w:szCs w:val="24"/>
        </w:rPr>
        <w:t xml:space="preserve"> – интенсивность</w:t>
      </w:r>
      <w:ins w:id="2593" w:author="User" w:date="2016-11-07T16:46:00Z">
        <w:r w:rsidR="00B40449">
          <w:rPr>
            <w:rFonts w:ascii="Times New Roman" w:hAnsi="Times New Roman"/>
            <w:sz w:val="24"/>
            <w:szCs w:val="24"/>
          </w:rPr>
          <w:t>, выражаемая</w:t>
        </w:r>
      </w:ins>
      <w:r w:rsidRPr="00260F2C">
        <w:rPr>
          <w:rFonts w:ascii="Times New Roman" w:hAnsi="Times New Roman"/>
          <w:sz w:val="24"/>
          <w:szCs w:val="24"/>
        </w:rPr>
        <w:t xml:space="preserve"> в баллах, амплитуды колебаний на рыхлых грунтах меньше, чем на</w:t>
      </w:r>
      <w:ins w:id="2594" w:author="Ксения Кисанова" w:date="2017-01-19T15:28:00Z">
        <w:r w:rsidR="00C0413D">
          <w:rPr>
            <w:rFonts w:ascii="Times New Roman" w:hAnsi="Times New Roman"/>
            <w:sz w:val="24"/>
            <w:szCs w:val="24"/>
          </w:rPr>
          <w:t xml:space="preserve"> </w:t>
        </w:r>
      </w:ins>
      <w:r w:rsidRPr="00260F2C">
        <w:rPr>
          <w:rFonts w:ascii="Times New Roman" w:hAnsi="Times New Roman"/>
          <w:sz w:val="24"/>
          <w:szCs w:val="24"/>
        </w:rPr>
        <w:t>скальных (в пределах стандартных отклонений), но сейсмическая интенсивность возрастает за счет резкого увеличения продолжительности колебаний.</w:t>
      </w:r>
      <w:del w:id="2595" w:author="User" w:date="2016-11-07T16:46:00Z">
        <w:r w:rsidRPr="00260F2C" w:rsidDel="00B40449">
          <w:rPr>
            <w:rFonts w:ascii="Times New Roman" w:hAnsi="Times New Roman"/>
            <w:sz w:val="24"/>
            <w:szCs w:val="24"/>
          </w:rPr>
          <w:delText xml:space="preserve"> </w:delText>
        </w:r>
      </w:del>
    </w:p>
    <w:p w:rsidR="005A32EE" w:rsidRPr="00260F2C" w:rsidRDefault="005A32EE">
      <w:pPr>
        <w:pStyle w:val="aa"/>
        <w:spacing w:line="360" w:lineRule="auto"/>
        <w:ind w:firstLine="567"/>
        <w:jc w:val="both"/>
        <w:rPr>
          <w:rFonts w:ascii="Times New Roman" w:hAnsi="Times New Roman"/>
          <w:sz w:val="24"/>
          <w:szCs w:val="24"/>
        </w:rPr>
        <w:pPrChange w:id="2596" w:author="Павел Смирнов" w:date="2016-12-29T11:10:00Z">
          <w:pPr>
            <w:pStyle w:val="aa"/>
            <w:ind w:firstLine="567"/>
            <w:jc w:val="both"/>
          </w:pPr>
        </w:pPrChange>
      </w:pPr>
      <w:r w:rsidRPr="00260F2C">
        <w:rPr>
          <w:rFonts w:ascii="Times New Roman" w:hAnsi="Times New Roman"/>
          <w:sz w:val="24"/>
          <w:szCs w:val="24"/>
        </w:rPr>
        <w:t xml:space="preserve">При расчетах обе горизонтальные компоненты </w:t>
      </w:r>
      <w:del w:id="2597" w:author="Ксения Кисанова" w:date="2017-01-19T15:28:00Z">
        <w:r w:rsidRPr="00260F2C" w:rsidDel="00C0413D">
          <w:rPr>
            <w:rFonts w:ascii="Times New Roman" w:hAnsi="Times New Roman"/>
            <w:sz w:val="24"/>
            <w:szCs w:val="24"/>
          </w:rPr>
          <w:delText>считаются одинаковыми по уровню,</w:delText>
        </w:r>
      </w:del>
      <w:ins w:id="2598" w:author="Ксения Кисанова" w:date="2017-01-19T15:28:00Z">
        <w:r w:rsidR="00C0413D">
          <w:rPr>
            <w:rFonts w:ascii="Times New Roman" w:hAnsi="Times New Roman"/>
            <w:sz w:val="24"/>
            <w:szCs w:val="24"/>
          </w:rPr>
          <w:t>принимают</w:t>
        </w:r>
      </w:ins>
      <w:r w:rsidRPr="00260F2C">
        <w:rPr>
          <w:rFonts w:ascii="Times New Roman" w:hAnsi="Times New Roman"/>
          <w:sz w:val="24"/>
          <w:szCs w:val="24"/>
        </w:rPr>
        <w:t xml:space="preserve"> равными более интенсивной. Это намного повышает точность расчетов, поскольку воздействия становятся независимыми от ориентации компонент в пространстве.</w:t>
      </w:r>
      <w:del w:id="2599" w:author="User" w:date="2016-11-07T16:46:00Z">
        <w:r w:rsidRPr="00260F2C" w:rsidDel="005F08E6">
          <w:rPr>
            <w:rFonts w:ascii="Times New Roman" w:hAnsi="Times New Roman"/>
            <w:sz w:val="24"/>
            <w:szCs w:val="24"/>
          </w:rPr>
          <w:delText xml:space="preserve"> </w:delText>
        </w:r>
      </w:del>
    </w:p>
    <w:p w:rsidR="005A32EE" w:rsidRPr="00260F2C" w:rsidRDefault="005A32EE">
      <w:pPr>
        <w:pStyle w:val="aa"/>
        <w:spacing w:line="360" w:lineRule="auto"/>
        <w:ind w:firstLine="567"/>
        <w:jc w:val="both"/>
        <w:rPr>
          <w:rFonts w:ascii="Times New Roman" w:hAnsi="Times New Roman"/>
          <w:sz w:val="24"/>
          <w:szCs w:val="24"/>
        </w:rPr>
        <w:pPrChange w:id="2600" w:author="Павел Смирнов" w:date="2016-12-29T11:10:00Z">
          <w:pPr>
            <w:pStyle w:val="aa"/>
            <w:ind w:firstLine="567"/>
            <w:jc w:val="both"/>
          </w:pPr>
        </w:pPrChange>
      </w:pPr>
      <w:r w:rsidRPr="00260F2C">
        <w:rPr>
          <w:rFonts w:ascii="Times New Roman" w:hAnsi="Times New Roman"/>
          <w:sz w:val="24"/>
          <w:szCs w:val="24"/>
          <w:lang w:val="en-US"/>
        </w:rPr>
        <w:t>C</w:t>
      </w:r>
      <w:proofErr w:type="spellStart"/>
      <w:r w:rsidRPr="00260F2C">
        <w:rPr>
          <w:rFonts w:ascii="Times New Roman" w:hAnsi="Times New Roman"/>
          <w:sz w:val="24"/>
          <w:szCs w:val="24"/>
        </w:rPr>
        <w:t>оотношение</w:t>
      </w:r>
      <w:proofErr w:type="spellEnd"/>
      <w:r w:rsidRPr="00260F2C">
        <w:rPr>
          <w:rFonts w:ascii="Times New Roman" w:hAnsi="Times New Roman"/>
          <w:sz w:val="24"/>
          <w:szCs w:val="24"/>
        </w:rPr>
        <w:t xml:space="preserve"> между вертикальной и горизонтальной компонентами следует принимать</w:t>
      </w:r>
      <w:r w:rsidR="00ED2439" w:rsidRPr="00ED2439">
        <w:rPr>
          <w:rFonts w:ascii="Times New Roman" w:hAnsi="Times New Roman"/>
          <w:sz w:val="24"/>
          <w:szCs w:val="24"/>
        </w:rPr>
        <w:t xml:space="preserve"> </w:t>
      </w:r>
      <w:r w:rsidRPr="00260F2C">
        <w:rPr>
          <w:rFonts w:ascii="Times New Roman" w:hAnsi="Times New Roman"/>
          <w:sz w:val="24"/>
          <w:szCs w:val="24"/>
        </w:rPr>
        <w:t>0</w:t>
      </w:r>
      <w:ins w:id="2601" w:author="User" w:date="2016-11-07T08:49:00Z">
        <w:r w:rsidR="00386781">
          <w:rPr>
            <w:rFonts w:ascii="Times New Roman" w:hAnsi="Times New Roman"/>
            <w:sz w:val="24"/>
            <w:szCs w:val="24"/>
          </w:rPr>
          <w:t>,</w:t>
        </w:r>
      </w:ins>
      <w:del w:id="2602" w:author="User" w:date="2016-11-07T08:49:00Z">
        <w:r w:rsidRPr="00260F2C" w:rsidDel="00386781">
          <w:rPr>
            <w:rFonts w:ascii="Times New Roman" w:hAnsi="Times New Roman"/>
            <w:sz w:val="24"/>
            <w:szCs w:val="24"/>
          </w:rPr>
          <w:delText>.</w:delText>
        </w:r>
      </w:del>
      <w:r w:rsidRPr="00260F2C">
        <w:rPr>
          <w:rFonts w:ascii="Times New Roman" w:hAnsi="Times New Roman"/>
          <w:sz w:val="24"/>
          <w:szCs w:val="24"/>
        </w:rPr>
        <w:t>6</w:t>
      </w:r>
      <w:ins w:id="2603" w:author="User" w:date="2016-11-07T08:49:00Z">
        <w:r w:rsidR="00386781">
          <w:rPr>
            <w:rFonts w:ascii="Times New Roman" w:hAnsi="Times New Roman"/>
            <w:sz w:val="24"/>
            <w:szCs w:val="24"/>
          </w:rPr>
          <w:t>;</w:t>
        </w:r>
      </w:ins>
      <w:del w:id="2604" w:author="User" w:date="2016-11-07T08:49:00Z">
        <w:r w:rsidRPr="00260F2C" w:rsidDel="00386781">
          <w:rPr>
            <w:rFonts w:ascii="Times New Roman" w:hAnsi="Times New Roman"/>
            <w:sz w:val="24"/>
            <w:szCs w:val="24"/>
          </w:rPr>
          <w:delText>,</w:delText>
        </w:r>
      </w:del>
      <w:r w:rsidRPr="00260F2C">
        <w:rPr>
          <w:rFonts w:ascii="Times New Roman" w:hAnsi="Times New Roman"/>
          <w:sz w:val="24"/>
          <w:szCs w:val="24"/>
        </w:rPr>
        <w:t xml:space="preserve"> 0</w:t>
      </w:r>
      <w:ins w:id="2605" w:author="User" w:date="2016-11-07T08:49:00Z">
        <w:r w:rsidR="00386781">
          <w:rPr>
            <w:rFonts w:ascii="Times New Roman" w:hAnsi="Times New Roman"/>
            <w:sz w:val="24"/>
            <w:szCs w:val="24"/>
          </w:rPr>
          <w:t>,</w:t>
        </w:r>
      </w:ins>
      <w:del w:id="2606" w:author="User" w:date="2016-11-07T08:49:00Z">
        <w:r w:rsidRPr="00260F2C" w:rsidDel="00386781">
          <w:rPr>
            <w:rFonts w:ascii="Times New Roman" w:hAnsi="Times New Roman"/>
            <w:sz w:val="24"/>
            <w:szCs w:val="24"/>
          </w:rPr>
          <w:delText>.</w:delText>
        </w:r>
      </w:del>
      <w:r w:rsidRPr="00260F2C">
        <w:rPr>
          <w:rFonts w:ascii="Times New Roman" w:hAnsi="Times New Roman"/>
          <w:sz w:val="24"/>
          <w:szCs w:val="24"/>
        </w:rPr>
        <w:t>7 и 0</w:t>
      </w:r>
      <w:ins w:id="2607" w:author="User" w:date="2016-11-07T08:49:00Z">
        <w:r w:rsidR="00386781">
          <w:rPr>
            <w:rFonts w:ascii="Times New Roman" w:hAnsi="Times New Roman"/>
            <w:sz w:val="24"/>
            <w:szCs w:val="24"/>
          </w:rPr>
          <w:t>,</w:t>
        </w:r>
      </w:ins>
      <w:del w:id="2608" w:author="User" w:date="2016-11-07T08:49:00Z">
        <w:r w:rsidRPr="00260F2C" w:rsidDel="00386781">
          <w:rPr>
            <w:rFonts w:ascii="Times New Roman" w:hAnsi="Times New Roman"/>
            <w:sz w:val="24"/>
            <w:szCs w:val="24"/>
          </w:rPr>
          <w:delText>.</w:delText>
        </w:r>
      </w:del>
      <w:r w:rsidRPr="00260F2C">
        <w:rPr>
          <w:rFonts w:ascii="Times New Roman" w:hAnsi="Times New Roman"/>
          <w:sz w:val="24"/>
          <w:szCs w:val="24"/>
        </w:rPr>
        <w:t>9 для интенсивностей 7, 8 и 9 баллов соответственно.</w:t>
      </w:r>
    </w:p>
    <w:p w:rsidR="005A32EE" w:rsidRPr="00260F2C" w:rsidRDefault="005A32EE">
      <w:pPr>
        <w:pStyle w:val="1"/>
        <w:spacing w:line="360" w:lineRule="auto"/>
        <w:ind w:firstLine="567"/>
        <w:rPr>
          <w:rFonts w:ascii="Times New Roman" w:hAnsi="Times New Roman"/>
          <w:sz w:val="24"/>
          <w:szCs w:val="24"/>
          <w:lang w:val="ru-RU"/>
        </w:rPr>
        <w:pPrChange w:id="2609" w:author="Павел Смирнов" w:date="2016-12-29T11:10:00Z">
          <w:pPr>
            <w:pStyle w:val="1"/>
            <w:ind w:firstLine="567"/>
          </w:pPr>
        </w:pPrChange>
      </w:pPr>
      <w:bookmarkStart w:id="2610" w:name="_Toc419477104"/>
      <w:bookmarkStart w:id="2611" w:name="_Toc450219476"/>
      <w:r w:rsidRPr="00260F2C">
        <w:rPr>
          <w:rFonts w:ascii="Times New Roman" w:hAnsi="Times New Roman"/>
          <w:sz w:val="24"/>
          <w:szCs w:val="24"/>
          <w:lang w:val="ru-RU"/>
        </w:rPr>
        <w:t>8.</w:t>
      </w:r>
      <w:del w:id="2612" w:author="Ксения Кисанова" w:date="2017-01-19T15:28:00Z">
        <w:r w:rsidR="008511E7" w:rsidRPr="00386781" w:rsidDel="00C0413D">
          <w:rPr>
            <w:rFonts w:ascii="Times New Roman" w:hAnsi="Times New Roman"/>
            <w:sz w:val="24"/>
            <w:szCs w:val="24"/>
            <w:lang w:val="ru-RU"/>
            <w:rPrChange w:id="2613" w:author="User" w:date="2016-11-07T08:48:00Z">
              <w:rPr>
                <w:rFonts w:ascii="Times New Roman" w:hAnsi="Times New Roman"/>
                <w:sz w:val="24"/>
                <w:szCs w:val="24"/>
              </w:rPr>
            </w:rPrChange>
          </w:rPr>
          <w:delText>3</w:delText>
        </w:r>
      </w:del>
      <w:ins w:id="2614" w:author="Ксения Кисанова" w:date="2017-01-19T15:28:00Z">
        <w:r w:rsidR="00C0413D">
          <w:rPr>
            <w:rFonts w:ascii="Times New Roman" w:hAnsi="Times New Roman"/>
            <w:sz w:val="24"/>
            <w:szCs w:val="24"/>
            <w:lang w:val="ru-RU"/>
          </w:rPr>
          <w:t>4</w:t>
        </w:r>
      </w:ins>
      <w:r w:rsidRPr="00260F2C">
        <w:rPr>
          <w:rFonts w:ascii="Times New Roman" w:hAnsi="Times New Roman"/>
          <w:sz w:val="24"/>
          <w:szCs w:val="24"/>
          <w:lang w:val="ru-RU"/>
        </w:rPr>
        <w:t xml:space="preserve"> Преобладающий период колебаний</w:t>
      </w:r>
      <w:bookmarkEnd w:id="2610"/>
      <w:bookmarkEnd w:id="2611"/>
    </w:p>
    <w:p w:rsidR="005A32EE" w:rsidRPr="00260F2C" w:rsidRDefault="005A32EE">
      <w:pPr>
        <w:pStyle w:val="aa"/>
        <w:spacing w:line="360" w:lineRule="auto"/>
        <w:ind w:firstLine="567"/>
        <w:jc w:val="both"/>
        <w:rPr>
          <w:rFonts w:ascii="Times New Roman" w:hAnsi="Times New Roman"/>
          <w:sz w:val="24"/>
          <w:szCs w:val="24"/>
        </w:rPr>
        <w:pPrChange w:id="2615" w:author="Павел Смирнов" w:date="2016-12-29T11:10:00Z">
          <w:pPr>
            <w:pStyle w:val="aa"/>
            <w:ind w:firstLine="567"/>
            <w:jc w:val="both"/>
          </w:pPr>
        </w:pPrChange>
      </w:pPr>
      <w:r w:rsidRPr="00260F2C">
        <w:rPr>
          <w:rFonts w:ascii="Times New Roman" w:hAnsi="Times New Roman"/>
          <w:sz w:val="24"/>
          <w:szCs w:val="24"/>
        </w:rPr>
        <w:t xml:space="preserve">Преобладающий период </w:t>
      </w:r>
      <w:del w:id="2616" w:author="User" w:date="2016-11-07T08:48:00Z">
        <w:r w:rsidRPr="00260F2C" w:rsidDel="00386781">
          <w:rPr>
            <w:rFonts w:ascii="Times New Roman" w:hAnsi="Times New Roman"/>
            <w:sz w:val="24"/>
            <w:szCs w:val="24"/>
          </w:rPr>
          <w:delText>(</w:delText>
        </w:r>
      </w:del>
      <w:r w:rsidRPr="00260F2C">
        <w:rPr>
          <w:rFonts w:ascii="Times New Roman" w:hAnsi="Times New Roman"/>
          <w:i/>
          <w:sz w:val="24"/>
          <w:szCs w:val="24"/>
          <w:lang w:val="en-US"/>
        </w:rPr>
        <w:t>T</w:t>
      </w:r>
      <w:del w:id="2617" w:author="User" w:date="2016-11-07T08:48:00Z">
        <w:r w:rsidRPr="00260F2C" w:rsidDel="00386781">
          <w:rPr>
            <w:rFonts w:ascii="Times New Roman" w:hAnsi="Times New Roman"/>
            <w:sz w:val="24"/>
            <w:szCs w:val="24"/>
          </w:rPr>
          <w:delText>)</w:delText>
        </w:r>
      </w:del>
      <w:r w:rsidRPr="00260F2C">
        <w:rPr>
          <w:rFonts w:ascii="Times New Roman" w:hAnsi="Times New Roman"/>
          <w:sz w:val="24"/>
          <w:szCs w:val="24"/>
        </w:rPr>
        <w:t xml:space="preserve"> ускорений следует </w:t>
      </w:r>
      <w:del w:id="2618" w:author="User" w:date="2016-11-07T16:47:00Z">
        <w:r w:rsidRPr="00260F2C" w:rsidDel="005F08E6">
          <w:rPr>
            <w:rFonts w:ascii="Times New Roman" w:hAnsi="Times New Roman"/>
            <w:sz w:val="24"/>
            <w:szCs w:val="24"/>
          </w:rPr>
          <w:delText xml:space="preserve">определять </w:delText>
        </w:r>
      </w:del>
      <w:ins w:id="2619" w:author="User" w:date="2016-11-07T16:47:00Z">
        <w:r w:rsidR="005F08E6">
          <w:rPr>
            <w:rFonts w:ascii="Times New Roman" w:hAnsi="Times New Roman"/>
            <w:sz w:val="24"/>
            <w:szCs w:val="24"/>
          </w:rPr>
          <w:t>рассчитывать</w:t>
        </w:r>
        <w:r w:rsidR="005F08E6" w:rsidRPr="00260F2C">
          <w:rPr>
            <w:rFonts w:ascii="Times New Roman" w:hAnsi="Times New Roman"/>
            <w:sz w:val="24"/>
            <w:szCs w:val="24"/>
          </w:rPr>
          <w:t xml:space="preserve"> </w:t>
        </w:r>
      </w:ins>
      <w:r w:rsidRPr="00260F2C">
        <w:rPr>
          <w:rFonts w:ascii="Times New Roman" w:hAnsi="Times New Roman"/>
          <w:sz w:val="24"/>
          <w:szCs w:val="24"/>
        </w:rPr>
        <w:t>по формуле</w:t>
      </w:r>
      <w:del w:id="2620" w:author="User" w:date="2016-11-07T08:48:00Z">
        <w:r w:rsidRPr="00260F2C" w:rsidDel="00386781">
          <w:rPr>
            <w:rFonts w:ascii="Times New Roman" w:hAnsi="Times New Roman"/>
            <w:sz w:val="24"/>
            <w:szCs w:val="24"/>
          </w:rPr>
          <w:delText>:</w:delText>
        </w:r>
      </w:del>
    </w:p>
    <w:p w:rsidR="005A32EE" w:rsidRPr="00C0413D" w:rsidRDefault="00C0413D">
      <w:pPr>
        <w:spacing w:after="120" w:line="360" w:lineRule="auto"/>
        <w:jc w:val="center"/>
        <w:rPr>
          <w:rFonts w:ascii="Times New Roman" w:hAnsi="Times New Roman"/>
          <w:rPrChange w:id="2621" w:author="Ксения Кисанова" w:date="2017-01-19T15:29:00Z">
            <w:rPr>
              <w:rFonts w:ascii="Times New Roman" w:hAnsi="Times New Roman"/>
              <w:lang w:val="ru-RU"/>
            </w:rPr>
          </w:rPrChange>
        </w:rPr>
        <w:pPrChange w:id="2622" w:author="Павел Смирнов" w:date="2016-12-29T11:10:00Z">
          <w:pPr>
            <w:spacing w:after="120"/>
            <w:jc w:val="center"/>
          </w:pPr>
        </w:pPrChange>
      </w:pPr>
      <w:ins w:id="2623" w:author="Ксения Кисанова" w:date="2017-01-19T15:29:00Z">
        <w:r w:rsidRPr="00903DC2">
          <w:rPr>
            <w:rFonts w:ascii="Times New Roman" w:hAnsi="Times New Roman"/>
            <w:lang w:val="ru-RU"/>
          </w:rPr>
          <w:t xml:space="preserve">                                      </w:t>
        </w:r>
      </w:ins>
      <w:proofErr w:type="spellStart"/>
      <w:r w:rsidR="005A32EE" w:rsidRPr="00260F2C">
        <w:rPr>
          <w:rFonts w:ascii="Times New Roman" w:hAnsi="Times New Roman"/>
          <w:lang w:val="de-DE"/>
        </w:rPr>
        <w:t>lg</w:t>
      </w:r>
      <w:proofErr w:type="spellEnd"/>
      <w:ins w:id="2624" w:author="Ксения Кисанова" w:date="2017-01-19T15:28:00Z">
        <w:r w:rsidRPr="00C0413D">
          <w:rPr>
            <w:rFonts w:ascii="Times New Roman" w:hAnsi="Times New Roman"/>
            <w:rPrChange w:id="2625" w:author="Ксения Кисанова" w:date="2017-01-19T15:28:00Z">
              <w:rPr>
                <w:rFonts w:ascii="Times New Roman" w:hAnsi="Times New Roman"/>
                <w:lang w:val="ru-RU"/>
              </w:rPr>
            </w:rPrChange>
          </w:rPr>
          <w:t xml:space="preserve"> </w:t>
        </w:r>
      </w:ins>
      <w:r w:rsidR="005A32EE" w:rsidRPr="00260F2C">
        <w:rPr>
          <w:rFonts w:ascii="Times New Roman" w:hAnsi="Times New Roman"/>
          <w:i/>
          <w:iCs/>
          <w:lang w:val="de-DE"/>
        </w:rPr>
        <w:t>T</w:t>
      </w:r>
      <w:r w:rsidR="005A32EE" w:rsidRPr="00C0413D">
        <w:rPr>
          <w:rFonts w:ascii="Times New Roman" w:hAnsi="Times New Roman"/>
          <w:rPrChange w:id="2626" w:author="Ксения Кисанова" w:date="2017-01-19T15:28:00Z">
            <w:rPr>
              <w:rFonts w:ascii="Times New Roman" w:hAnsi="Times New Roman"/>
              <w:lang w:val="ru-RU"/>
            </w:rPr>
          </w:rPrChange>
        </w:rPr>
        <w:t xml:space="preserve"> = 0</w:t>
      </w:r>
      <w:ins w:id="2627" w:author="User" w:date="2016-11-07T08:48:00Z">
        <w:r w:rsidR="00386781" w:rsidRPr="00C0413D">
          <w:rPr>
            <w:rFonts w:ascii="Times New Roman" w:hAnsi="Times New Roman"/>
            <w:rPrChange w:id="2628" w:author="Ксения Кисанова" w:date="2017-01-19T15:28:00Z">
              <w:rPr>
                <w:rFonts w:ascii="Times New Roman" w:hAnsi="Times New Roman"/>
                <w:lang w:val="ru-RU"/>
              </w:rPr>
            </w:rPrChange>
          </w:rPr>
          <w:t>,</w:t>
        </w:r>
      </w:ins>
      <w:del w:id="2629" w:author="User" w:date="2016-11-07T08:48:00Z">
        <w:r w:rsidR="005A32EE" w:rsidRPr="00C0413D" w:rsidDel="00386781">
          <w:rPr>
            <w:rFonts w:ascii="Times New Roman" w:hAnsi="Times New Roman"/>
            <w:rPrChange w:id="2630" w:author="Ксения Кисанова" w:date="2017-01-19T15:28:00Z">
              <w:rPr>
                <w:rFonts w:ascii="Times New Roman" w:hAnsi="Times New Roman"/>
                <w:lang w:val="ru-RU"/>
              </w:rPr>
            </w:rPrChange>
          </w:rPr>
          <w:delText>.</w:delText>
        </w:r>
      </w:del>
      <w:r w:rsidR="005A32EE" w:rsidRPr="00C0413D">
        <w:rPr>
          <w:rFonts w:ascii="Times New Roman" w:hAnsi="Times New Roman"/>
          <w:rPrChange w:id="2631" w:author="Ксения Кисанова" w:date="2017-01-19T15:28:00Z">
            <w:rPr>
              <w:rFonts w:ascii="Times New Roman" w:hAnsi="Times New Roman"/>
              <w:lang w:val="ru-RU"/>
            </w:rPr>
          </w:rPrChange>
        </w:rPr>
        <w:t xml:space="preserve">15 </w:t>
      </w:r>
      <w:r w:rsidR="005A32EE" w:rsidRPr="00260F2C">
        <w:rPr>
          <w:rFonts w:ascii="Times New Roman" w:hAnsi="Times New Roman"/>
          <w:i/>
          <w:iCs/>
          <w:lang w:val="de-DE"/>
        </w:rPr>
        <w:t>M</w:t>
      </w:r>
      <w:r w:rsidR="005A32EE" w:rsidRPr="00260F2C">
        <w:rPr>
          <w:rFonts w:ascii="Times New Roman" w:hAnsi="Times New Roman"/>
          <w:i/>
          <w:vertAlign w:val="subscript"/>
          <w:lang w:val="de-DE"/>
        </w:rPr>
        <w:t>S</w:t>
      </w:r>
      <w:r w:rsidR="005A32EE" w:rsidRPr="00C0413D">
        <w:rPr>
          <w:rFonts w:ascii="Times New Roman" w:hAnsi="Times New Roman"/>
          <w:rPrChange w:id="2632" w:author="Ксения Кисанова" w:date="2017-01-19T15:28:00Z">
            <w:rPr>
              <w:rFonts w:ascii="Times New Roman" w:hAnsi="Times New Roman"/>
              <w:lang w:val="ru-RU"/>
            </w:rPr>
          </w:rPrChange>
        </w:rPr>
        <w:t xml:space="preserve"> + 0</w:t>
      </w:r>
      <w:ins w:id="2633" w:author="User" w:date="2016-11-07T08:48:00Z">
        <w:r w:rsidR="00386781" w:rsidRPr="00C0413D">
          <w:rPr>
            <w:rFonts w:ascii="Times New Roman" w:hAnsi="Times New Roman"/>
            <w:rPrChange w:id="2634" w:author="Ксения Кисанова" w:date="2017-01-19T15:28:00Z">
              <w:rPr>
                <w:rFonts w:ascii="Times New Roman" w:hAnsi="Times New Roman"/>
                <w:lang w:val="ru-RU"/>
              </w:rPr>
            </w:rPrChange>
          </w:rPr>
          <w:t>,</w:t>
        </w:r>
      </w:ins>
      <w:del w:id="2635" w:author="User" w:date="2016-11-07T08:48:00Z">
        <w:r w:rsidR="005A32EE" w:rsidRPr="00C0413D" w:rsidDel="00386781">
          <w:rPr>
            <w:rFonts w:ascii="Times New Roman" w:hAnsi="Times New Roman"/>
            <w:rPrChange w:id="2636" w:author="Ксения Кисанова" w:date="2017-01-19T15:28:00Z">
              <w:rPr>
                <w:rFonts w:ascii="Times New Roman" w:hAnsi="Times New Roman"/>
                <w:lang w:val="ru-RU"/>
              </w:rPr>
            </w:rPrChange>
          </w:rPr>
          <w:delText>.</w:delText>
        </w:r>
      </w:del>
      <w:r w:rsidR="005A32EE" w:rsidRPr="00C0413D">
        <w:rPr>
          <w:rFonts w:ascii="Times New Roman" w:hAnsi="Times New Roman"/>
          <w:rPrChange w:id="2637" w:author="Ксения Кисанова" w:date="2017-01-19T15:28:00Z">
            <w:rPr>
              <w:rFonts w:ascii="Times New Roman" w:hAnsi="Times New Roman"/>
              <w:lang w:val="ru-RU"/>
            </w:rPr>
          </w:rPrChange>
        </w:rPr>
        <w:t xml:space="preserve">25 </w:t>
      </w:r>
      <w:proofErr w:type="spellStart"/>
      <w:r w:rsidR="005A32EE" w:rsidRPr="00260F2C">
        <w:rPr>
          <w:rFonts w:ascii="Times New Roman" w:hAnsi="Times New Roman"/>
          <w:lang w:val="de-DE"/>
        </w:rPr>
        <w:t>lg</w:t>
      </w:r>
      <w:proofErr w:type="spellEnd"/>
      <w:ins w:id="2638" w:author="Ксения Кисанова" w:date="2017-01-19T15:28:00Z">
        <w:r w:rsidRPr="00C0413D">
          <w:rPr>
            <w:rFonts w:ascii="Times New Roman" w:hAnsi="Times New Roman"/>
            <w:rPrChange w:id="2639" w:author="Ксения Кисанова" w:date="2017-01-19T15:28:00Z">
              <w:rPr>
                <w:rFonts w:ascii="Times New Roman" w:hAnsi="Times New Roman"/>
                <w:lang w:val="ru-RU"/>
              </w:rPr>
            </w:rPrChange>
          </w:rPr>
          <w:t xml:space="preserve"> </w:t>
        </w:r>
      </w:ins>
      <w:r w:rsidR="005A32EE" w:rsidRPr="00260F2C">
        <w:rPr>
          <w:rFonts w:ascii="Times New Roman" w:hAnsi="Times New Roman"/>
          <w:i/>
          <w:iCs/>
          <w:lang w:val="de-DE"/>
        </w:rPr>
        <w:t>R</w:t>
      </w:r>
      <w:r w:rsidR="005A32EE" w:rsidRPr="00386781">
        <w:rPr>
          <w:rFonts w:ascii="Times New Roman" w:hAnsi="Times New Roman"/>
          <w:iCs/>
          <w:vertAlign w:val="subscript"/>
          <w:lang w:val="ru-RU"/>
          <w:rPrChange w:id="2640" w:author="User" w:date="2016-11-07T08:48:00Z">
            <w:rPr>
              <w:rFonts w:ascii="Times New Roman" w:hAnsi="Times New Roman"/>
              <w:i/>
              <w:iCs/>
              <w:vertAlign w:val="subscript"/>
              <w:lang w:val="ru-RU"/>
            </w:rPr>
          </w:rPrChange>
        </w:rPr>
        <w:t>гип</w:t>
      </w:r>
      <w:ins w:id="2641" w:author="User" w:date="2016-11-09T14:36:00Z">
        <w:del w:id="2642" w:author="Ксения Кисанова" w:date="2017-01-19T15:28:00Z">
          <w:r w:rsidR="00FF61CC" w:rsidRPr="00C0413D" w:rsidDel="00C0413D">
            <w:rPr>
              <w:rFonts w:ascii="Times New Roman" w:hAnsi="Times New Roman"/>
              <w:iCs/>
              <w:vertAlign w:val="subscript"/>
              <w:rPrChange w:id="2643" w:author="Ксения Кисанова" w:date="2017-01-19T15:28:00Z">
                <w:rPr>
                  <w:rFonts w:ascii="Times New Roman" w:hAnsi="Times New Roman"/>
                  <w:iCs/>
                  <w:vertAlign w:val="subscript"/>
                  <w:lang w:val="ru-RU"/>
                </w:rPr>
              </w:rPrChange>
            </w:rPr>
            <w:delText>.</w:delText>
          </w:r>
        </w:del>
      </w:ins>
      <w:r w:rsidR="005A32EE" w:rsidRPr="00C0413D">
        <w:rPr>
          <w:rFonts w:ascii="Times New Roman" w:hAnsi="Times New Roman"/>
          <w:rPrChange w:id="2644" w:author="Ксения Кисанова" w:date="2017-01-19T15:28:00Z">
            <w:rPr>
              <w:rFonts w:ascii="Times New Roman" w:hAnsi="Times New Roman"/>
              <w:lang w:val="ru-RU"/>
            </w:rPr>
          </w:rPrChange>
        </w:rPr>
        <w:t xml:space="preserve"> + </w:t>
      </w:r>
      <w:r w:rsidR="005A32EE" w:rsidRPr="00C0413D">
        <w:rPr>
          <w:rFonts w:ascii="Times New Roman" w:hAnsi="Times New Roman"/>
          <w:i/>
          <w:iCs/>
          <w:lang w:val="de-DE"/>
        </w:rPr>
        <w:t>C</w:t>
      </w:r>
      <w:r w:rsidR="005A32EE" w:rsidRPr="00C0413D">
        <w:rPr>
          <w:rFonts w:ascii="Times New Roman" w:hAnsi="Times New Roman"/>
          <w:vertAlign w:val="subscript"/>
          <w:rPrChange w:id="2645" w:author="Ксения Кисанова" w:date="2017-01-19T15:28:00Z">
            <w:rPr>
              <w:rFonts w:ascii="Times New Roman" w:hAnsi="Times New Roman"/>
              <w:vertAlign w:val="subscript"/>
              <w:lang w:val="ru-RU"/>
            </w:rPr>
          </w:rPrChange>
        </w:rPr>
        <w:t>1</w:t>
      </w:r>
      <w:r w:rsidR="005A32EE" w:rsidRPr="00C0413D">
        <w:rPr>
          <w:rFonts w:ascii="Times New Roman" w:hAnsi="Times New Roman"/>
          <w:iCs/>
          <w:rPrChange w:id="2646" w:author="Ксения Кисанова" w:date="2017-01-19T15:28:00Z">
            <w:rPr>
              <w:rFonts w:ascii="Times New Roman" w:hAnsi="Times New Roman"/>
              <w:iCs/>
              <w:lang w:val="ru-RU"/>
            </w:rPr>
          </w:rPrChange>
        </w:rPr>
        <w:t xml:space="preserve"> –</w:t>
      </w:r>
      <w:r w:rsidR="005A32EE" w:rsidRPr="00C0413D">
        <w:rPr>
          <w:rFonts w:ascii="Times New Roman" w:hAnsi="Times New Roman"/>
          <w:rPrChange w:id="2647" w:author="Ксения Кисанова" w:date="2017-01-19T15:28:00Z">
            <w:rPr>
              <w:rFonts w:ascii="Times New Roman" w:hAnsi="Times New Roman"/>
              <w:lang w:val="ru-RU"/>
            </w:rPr>
          </w:rPrChange>
        </w:rPr>
        <w:t xml:space="preserve"> 1</w:t>
      </w:r>
      <w:ins w:id="2648" w:author="User" w:date="2016-11-07T08:48:00Z">
        <w:r w:rsidR="00386781" w:rsidRPr="00C0413D">
          <w:rPr>
            <w:rFonts w:ascii="Times New Roman" w:hAnsi="Times New Roman"/>
            <w:rPrChange w:id="2649" w:author="Ксения Кисанова" w:date="2017-01-19T15:28:00Z">
              <w:rPr>
                <w:rFonts w:ascii="Times New Roman" w:hAnsi="Times New Roman"/>
                <w:lang w:val="ru-RU"/>
              </w:rPr>
            </w:rPrChange>
          </w:rPr>
          <w:t>,</w:t>
        </w:r>
      </w:ins>
      <w:del w:id="2650" w:author="User" w:date="2016-11-07T08:48:00Z">
        <w:r w:rsidR="005A32EE" w:rsidRPr="00C0413D" w:rsidDel="00386781">
          <w:rPr>
            <w:rFonts w:ascii="Times New Roman" w:hAnsi="Times New Roman"/>
            <w:rPrChange w:id="2651" w:author="Ксения Кисанова" w:date="2017-01-19T15:28:00Z">
              <w:rPr>
                <w:rFonts w:ascii="Times New Roman" w:hAnsi="Times New Roman"/>
                <w:lang w:val="ru-RU"/>
              </w:rPr>
            </w:rPrChange>
          </w:rPr>
          <w:delText>.</w:delText>
        </w:r>
      </w:del>
      <w:r w:rsidR="005A32EE" w:rsidRPr="00C0413D">
        <w:rPr>
          <w:rFonts w:ascii="Times New Roman" w:hAnsi="Times New Roman"/>
          <w:rPrChange w:id="2652" w:author="Ксения Кисанова" w:date="2017-01-19T15:28:00Z">
            <w:rPr>
              <w:rFonts w:ascii="Times New Roman" w:hAnsi="Times New Roman"/>
              <w:lang w:val="ru-RU"/>
            </w:rPr>
          </w:rPrChange>
        </w:rPr>
        <w:t>9</w:t>
      </w:r>
      <w:ins w:id="2653" w:author="Ксения Кисанова" w:date="2017-01-19T15:28:00Z">
        <w:r w:rsidRPr="00C0413D">
          <w:rPr>
            <w:rFonts w:ascii="Times New Roman" w:hAnsi="Times New Roman"/>
            <w:rPrChange w:id="2654" w:author="Ксения Кисанова" w:date="2017-01-19T15:29:00Z">
              <w:rPr>
                <w:rFonts w:ascii="Times New Roman" w:hAnsi="Times New Roman"/>
                <w:lang w:val="ru-RU"/>
              </w:rPr>
            </w:rPrChange>
          </w:rPr>
          <w:t xml:space="preserve"> </w:t>
        </w:r>
      </w:ins>
      <w:r w:rsidR="005A32EE" w:rsidRPr="00260F2C">
        <w:rPr>
          <w:rFonts w:ascii="Times New Roman" w:hAnsi="Times New Roman"/>
        </w:rPr>
        <w:sym w:font="Symbol" w:char="F0B1"/>
      </w:r>
      <w:r w:rsidR="005A32EE" w:rsidRPr="00C0413D">
        <w:rPr>
          <w:rFonts w:ascii="Times New Roman" w:hAnsi="Times New Roman"/>
          <w:rPrChange w:id="2655" w:author="Ксения Кисанова" w:date="2017-01-19T15:28:00Z">
            <w:rPr>
              <w:rFonts w:ascii="Times New Roman" w:hAnsi="Times New Roman"/>
              <w:lang w:val="ru-RU"/>
            </w:rPr>
          </w:rPrChange>
        </w:rPr>
        <w:t xml:space="preserve"> 0</w:t>
      </w:r>
      <w:ins w:id="2656" w:author="User" w:date="2016-11-07T08:48:00Z">
        <w:r w:rsidR="00386781" w:rsidRPr="00C0413D">
          <w:rPr>
            <w:rFonts w:ascii="Times New Roman" w:hAnsi="Times New Roman"/>
            <w:rPrChange w:id="2657" w:author="Ксения Кисанова" w:date="2017-01-19T15:28:00Z">
              <w:rPr>
                <w:rFonts w:ascii="Times New Roman" w:hAnsi="Times New Roman"/>
                <w:lang w:val="ru-RU"/>
              </w:rPr>
            </w:rPrChange>
          </w:rPr>
          <w:t>,</w:t>
        </w:r>
      </w:ins>
      <w:del w:id="2658" w:author="User" w:date="2016-11-07T08:48:00Z">
        <w:r w:rsidR="005A32EE" w:rsidRPr="00C0413D" w:rsidDel="00386781">
          <w:rPr>
            <w:rFonts w:ascii="Times New Roman" w:hAnsi="Times New Roman"/>
            <w:rPrChange w:id="2659" w:author="Ксения Кисанова" w:date="2017-01-19T15:28:00Z">
              <w:rPr>
                <w:rFonts w:ascii="Times New Roman" w:hAnsi="Times New Roman"/>
                <w:lang w:val="ru-RU"/>
              </w:rPr>
            </w:rPrChange>
          </w:rPr>
          <w:delText>.</w:delText>
        </w:r>
      </w:del>
      <w:r w:rsidR="005A32EE" w:rsidRPr="00C0413D">
        <w:rPr>
          <w:rFonts w:ascii="Times New Roman" w:hAnsi="Times New Roman"/>
          <w:rPrChange w:id="2660" w:author="Ксения Кисанова" w:date="2017-01-19T15:28:00Z">
            <w:rPr>
              <w:rFonts w:ascii="Times New Roman" w:hAnsi="Times New Roman"/>
              <w:lang w:val="ru-RU"/>
            </w:rPr>
          </w:rPrChange>
        </w:rPr>
        <w:t>20,</w:t>
      </w:r>
      <w:ins w:id="2661" w:author="Ксения Кисанова" w:date="2017-01-19T15:29:00Z">
        <w:r w:rsidRPr="00C0413D">
          <w:rPr>
            <w:rFonts w:ascii="Times New Roman" w:hAnsi="Times New Roman"/>
            <w:rPrChange w:id="2662" w:author="Ксения Кисанова" w:date="2017-01-19T15:29:00Z">
              <w:rPr>
                <w:rFonts w:ascii="Times New Roman" w:hAnsi="Times New Roman"/>
                <w:lang w:val="ru-RU"/>
              </w:rPr>
            </w:rPrChange>
          </w:rPr>
          <w:t xml:space="preserve">                              (8.6)</w:t>
        </w:r>
      </w:ins>
    </w:p>
    <w:p w:rsidR="00386781" w:rsidRDefault="005A32EE">
      <w:pPr>
        <w:pStyle w:val="aa"/>
        <w:spacing w:after="0" w:line="360" w:lineRule="auto"/>
        <w:jc w:val="both"/>
        <w:rPr>
          <w:ins w:id="2663" w:author="User" w:date="2016-11-07T08:47:00Z"/>
          <w:rFonts w:ascii="Times New Roman" w:hAnsi="Times New Roman"/>
          <w:sz w:val="24"/>
          <w:szCs w:val="24"/>
        </w:rPr>
        <w:pPrChange w:id="2664" w:author="Павел Смирнов" w:date="2016-12-29T11:24:00Z">
          <w:pPr>
            <w:pStyle w:val="aa"/>
            <w:jc w:val="both"/>
          </w:pPr>
        </w:pPrChange>
      </w:pPr>
      <w:r w:rsidRPr="00260F2C">
        <w:rPr>
          <w:rFonts w:ascii="Times New Roman" w:hAnsi="Times New Roman"/>
          <w:sz w:val="24"/>
          <w:szCs w:val="24"/>
        </w:rPr>
        <w:t xml:space="preserve">где </w:t>
      </w:r>
      <w:proofErr w:type="spellStart"/>
      <w:r w:rsidRPr="00260F2C">
        <w:rPr>
          <w:rFonts w:ascii="Times New Roman" w:hAnsi="Times New Roman"/>
          <w:i/>
          <w:sz w:val="24"/>
          <w:szCs w:val="24"/>
        </w:rPr>
        <w:t>R</w:t>
      </w:r>
      <w:r w:rsidRPr="00386781">
        <w:rPr>
          <w:rFonts w:ascii="Times New Roman" w:hAnsi="Times New Roman"/>
          <w:iCs/>
          <w:sz w:val="24"/>
          <w:szCs w:val="24"/>
          <w:vertAlign w:val="subscript"/>
          <w:rPrChange w:id="2665" w:author="User" w:date="2016-11-07T08:46:00Z">
            <w:rPr>
              <w:rFonts w:ascii="Times New Roman" w:hAnsi="Times New Roman"/>
              <w:i/>
              <w:iCs/>
              <w:sz w:val="24"/>
              <w:szCs w:val="24"/>
              <w:vertAlign w:val="subscript"/>
            </w:rPr>
          </w:rPrChange>
        </w:rPr>
        <w:t>гип</w:t>
      </w:r>
      <w:proofErr w:type="spellEnd"/>
      <w:r w:rsidRPr="00260F2C">
        <w:rPr>
          <w:rFonts w:ascii="Times New Roman" w:hAnsi="Times New Roman"/>
          <w:sz w:val="24"/>
          <w:szCs w:val="24"/>
        </w:rPr>
        <w:t xml:space="preserve"> </w:t>
      </w:r>
      <w:ins w:id="2666" w:author="Павел Смирнов" w:date="2016-12-29T13:21:00Z">
        <w:r w:rsidR="00EA18E7">
          <w:rPr>
            <w:rFonts w:ascii="Times New Roman" w:hAnsi="Times New Roman"/>
            <w:spacing w:val="-4"/>
          </w:rPr>
          <w:t>–</w:t>
        </w:r>
      </w:ins>
      <w:ins w:id="2667" w:author="User" w:date="2016-11-07T08:47:00Z">
        <w:del w:id="2668" w:author="Павел Смирнов" w:date="2016-12-29T13:21:00Z">
          <w:r w:rsidR="00386781" w:rsidDel="00EA18E7">
            <w:rPr>
              <w:rFonts w:ascii="Times New Roman" w:hAnsi="Times New Roman"/>
              <w:sz w:val="24"/>
              <w:szCs w:val="24"/>
            </w:rPr>
            <w:delText>—</w:delText>
          </w:r>
        </w:del>
      </w:ins>
      <w:del w:id="2669" w:author="User" w:date="2016-11-07T08:47:00Z">
        <w:r w:rsidRPr="00260F2C" w:rsidDel="00386781">
          <w:rPr>
            <w:rFonts w:ascii="Times New Roman" w:hAnsi="Times New Roman"/>
            <w:sz w:val="24"/>
            <w:szCs w:val="24"/>
          </w:rPr>
          <w:delText>–</w:delText>
        </w:r>
      </w:del>
      <w:r w:rsidRPr="00260F2C">
        <w:rPr>
          <w:rFonts w:ascii="Times New Roman" w:hAnsi="Times New Roman"/>
          <w:sz w:val="24"/>
          <w:szCs w:val="24"/>
        </w:rPr>
        <w:t xml:space="preserve"> </w:t>
      </w:r>
      <w:proofErr w:type="spellStart"/>
      <w:r w:rsidRPr="00260F2C">
        <w:rPr>
          <w:rFonts w:ascii="Times New Roman" w:hAnsi="Times New Roman"/>
          <w:sz w:val="24"/>
          <w:szCs w:val="24"/>
        </w:rPr>
        <w:t>гипоцентральное</w:t>
      </w:r>
      <w:proofErr w:type="spellEnd"/>
      <w:r w:rsidRPr="00260F2C">
        <w:rPr>
          <w:rFonts w:ascii="Times New Roman" w:hAnsi="Times New Roman"/>
          <w:sz w:val="24"/>
          <w:szCs w:val="24"/>
        </w:rPr>
        <w:t xml:space="preserve"> расстояние, причем в ближней зоне и очаговой зонах </w:t>
      </w:r>
      <w:del w:id="2670" w:author="Ксения Кисанова" w:date="2017-01-19T15:29:00Z">
        <w:r w:rsidRPr="00260F2C" w:rsidDel="00C0413D">
          <w:rPr>
            <w:rFonts w:ascii="Times New Roman" w:hAnsi="Times New Roman"/>
            <w:sz w:val="24"/>
            <w:szCs w:val="24"/>
          </w:rPr>
          <w:delText xml:space="preserve">величина </w:delText>
        </w:r>
      </w:del>
      <w:ins w:id="2671" w:author="Ксения Кисанова" w:date="2017-01-19T15:29:00Z">
        <w:r w:rsidR="00C0413D">
          <w:rPr>
            <w:rFonts w:ascii="Times New Roman" w:hAnsi="Times New Roman"/>
            <w:sz w:val="24"/>
            <w:szCs w:val="24"/>
          </w:rPr>
          <w:t>значение</w:t>
        </w:r>
        <w:r w:rsidR="00C0413D" w:rsidRPr="00260F2C">
          <w:rPr>
            <w:rFonts w:ascii="Times New Roman" w:hAnsi="Times New Roman"/>
            <w:sz w:val="24"/>
            <w:szCs w:val="24"/>
          </w:rPr>
          <w:t xml:space="preserve"> </w:t>
        </w:r>
      </w:ins>
      <w:r w:rsidRPr="00260F2C">
        <w:rPr>
          <w:rFonts w:ascii="Times New Roman" w:hAnsi="Times New Roman"/>
          <w:i/>
          <w:sz w:val="24"/>
          <w:szCs w:val="24"/>
        </w:rPr>
        <w:t>Т</w:t>
      </w:r>
      <w:r w:rsidRPr="00260F2C">
        <w:rPr>
          <w:rFonts w:ascii="Times New Roman" w:hAnsi="Times New Roman"/>
          <w:sz w:val="24"/>
          <w:szCs w:val="24"/>
        </w:rPr>
        <w:t xml:space="preserve"> не зависит от расстояния;</w:t>
      </w:r>
      <w:del w:id="2672" w:author="Павел Смирнов" w:date="2016-12-29T11:24:00Z">
        <w:r w:rsidRPr="00260F2C" w:rsidDel="00545E33">
          <w:rPr>
            <w:rFonts w:ascii="Times New Roman" w:hAnsi="Times New Roman"/>
            <w:sz w:val="24"/>
            <w:szCs w:val="24"/>
          </w:rPr>
          <w:delText xml:space="preserve"> </w:delText>
        </w:r>
      </w:del>
    </w:p>
    <w:p w:rsidR="00386781" w:rsidRDefault="00386781">
      <w:pPr>
        <w:pStyle w:val="aa"/>
        <w:spacing w:after="0" w:line="360" w:lineRule="auto"/>
        <w:ind w:firstLine="567"/>
        <w:jc w:val="both"/>
        <w:rPr>
          <w:ins w:id="2673" w:author="User" w:date="2016-11-07T08:48:00Z"/>
          <w:rFonts w:ascii="Times New Roman" w:hAnsi="Times New Roman"/>
          <w:sz w:val="24"/>
          <w:szCs w:val="24"/>
        </w:rPr>
        <w:pPrChange w:id="2674" w:author="Павел Смирнов" w:date="2016-12-29T11:10:00Z">
          <w:pPr>
            <w:pStyle w:val="aa"/>
            <w:jc w:val="both"/>
          </w:pPr>
        </w:pPrChange>
      </w:pPr>
      <w:ins w:id="2675" w:author="User" w:date="2016-11-07T08:47:00Z">
        <w:r w:rsidRPr="00386781">
          <w:rPr>
            <w:rFonts w:ascii="Times New Roman" w:hAnsi="Times New Roman"/>
            <w:sz w:val="24"/>
            <w:szCs w:val="24"/>
            <w:rPrChange w:id="2676" w:author="User" w:date="2016-11-07T08:47:00Z">
              <w:rPr>
                <w:rFonts w:ascii="Times New Roman" w:hAnsi="Times New Roman"/>
                <w:i/>
                <w:sz w:val="24"/>
                <w:szCs w:val="24"/>
              </w:rPr>
            </w:rPrChange>
          </w:rPr>
          <w:t xml:space="preserve">коэффициент </w:t>
        </w:r>
      </w:ins>
      <w:r w:rsidR="005A32EE" w:rsidRPr="00C0413D">
        <w:rPr>
          <w:rFonts w:ascii="Times New Roman" w:hAnsi="Times New Roman"/>
          <w:i/>
          <w:sz w:val="24"/>
          <w:szCs w:val="24"/>
        </w:rPr>
        <w:t>C</w:t>
      </w:r>
      <w:r w:rsidR="005A32EE" w:rsidRPr="00260F2C">
        <w:rPr>
          <w:rFonts w:ascii="Times New Roman" w:hAnsi="Times New Roman"/>
          <w:sz w:val="24"/>
          <w:szCs w:val="24"/>
          <w:vertAlign w:val="subscript"/>
        </w:rPr>
        <w:t>1</w:t>
      </w:r>
      <w:r w:rsidR="005A32EE" w:rsidRPr="00260F2C">
        <w:rPr>
          <w:rFonts w:ascii="Times New Roman" w:hAnsi="Times New Roman"/>
          <w:sz w:val="24"/>
          <w:szCs w:val="24"/>
        </w:rPr>
        <w:t xml:space="preserve"> = </w:t>
      </w:r>
      <w:ins w:id="2677" w:author="User" w:date="2016-11-07T08:47:00Z">
        <w:r>
          <w:rPr>
            <w:rFonts w:ascii="Times New Roman" w:hAnsi="Times New Roman"/>
            <w:sz w:val="24"/>
            <w:szCs w:val="24"/>
          </w:rPr>
          <w:t>–</w:t>
        </w:r>
      </w:ins>
      <w:del w:id="2678" w:author="User" w:date="2016-11-07T08:47: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0</w:t>
      </w:r>
      <w:ins w:id="2679" w:author="User" w:date="2016-11-07T08:47:00Z">
        <w:r>
          <w:rPr>
            <w:rFonts w:ascii="Times New Roman" w:hAnsi="Times New Roman"/>
            <w:sz w:val="24"/>
            <w:szCs w:val="24"/>
          </w:rPr>
          <w:t>,</w:t>
        </w:r>
      </w:ins>
      <w:del w:id="2680" w:author="User" w:date="2016-11-07T08:47: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 xml:space="preserve">20 для </w:t>
      </w:r>
      <w:proofErr w:type="spellStart"/>
      <w:r w:rsidR="005A32EE" w:rsidRPr="00260F2C">
        <w:rPr>
          <w:rFonts w:ascii="Times New Roman" w:hAnsi="Times New Roman"/>
          <w:sz w:val="24"/>
          <w:szCs w:val="24"/>
        </w:rPr>
        <w:t>поддвигов</w:t>
      </w:r>
      <w:proofErr w:type="spellEnd"/>
      <w:r w:rsidR="005A32EE" w:rsidRPr="00260F2C">
        <w:rPr>
          <w:rFonts w:ascii="Times New Roman" w:hAnsi="Times New Roman"/>
          <w:sz w:val="24"/>
          <w:szCs w:val="24"/>
        </w:rPr>
        <w:t xml:space="preserve">, </w:t>
      </w:r>
      <w:ins w:id="2681" w:author="User" w:date="2016-11-07T08:48:00Z">
        <w:r>
          <w:rPr>
            <w:rFonts w:ascii="Times New Roman" w:hAnsi="Times New Roman"/>
            <w:sz w:val="24"/>
            <w:szCs w:val="24"/>
          </w:rPr>
          <w:t>–</w:t>
        </w:r>
      </w:ins>
      <w:del w:id="2682" w:author="User" w:date="2016-11-07T08:48: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0</w:t>
      </w:r>
      <w:ins w:id="2683" w:author="Ксения Кисанова" w:date="2017-01-19T15:29:00Z">
        <w:r w:rsidR="00C0413D">
          <w:rPr>
            <w:rFonts w:ascii="Times New Roman" w:hAnsi="Times New Roman"/>
            <w:sz w:val="24"/>
            <w:szCs w:val="24"/>
          </w:rPr>
          <w:t>,</w:t>
        </w:r>
      </w:ins>
      <w:del w:id="2684" w:author="Ксения Кисанова" w:date="2017-01-19T15:29:00Z">
        <w:r w:rsidR="005A32EE" w:rsidRPr="00260F2C" w:rsidDel="00C0413D">
          <w:rPr>
            <w:rFonts w:ascii="Times New Roman" w:hAnsi="Times New Roman"/>
            <w:sz w:val="24"/>
            <w:szCs w:val="24"/>
          </w:rPr>
          <w:delText>.</w:delText>
        </w:r>
      </w:del>
      <w:r w:rsidR="005A32EE" w:rsidRPr="00260F2C">
        <w:rPr>
          <w:rFonts w:ascii="Times New Roman" w:hAnsi="Times New Roman"/>
          <w:sz w:val="24"/>
          <w:szCs w:val="24"/>
        </w:rPr>
        <w:t>10 для взбросов, 0</w:t>
      </w:r>
      <w:ins w:id="2685" w:author="User" w:date="2016-11-07T08:48:00Z">
        <w:r>
          <w:rPr>
            <w:rFonts w:ascii="Times New Roman" w:hAnsi="Times New Roman"/>
            <w:sz w:val="24"/>
            <w:szCs w:val="24"/>
          </w:rPr>
          <w:t>,</w:t>
        </w:r>
      </w:ins>
      <w:del w:id="2686" w:author="User" w:date="2016-11-07T08:48: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00 для сдвигов и 0</w:t>
      </w:r>
      <w:ins w:id="2687" w:author="User" w:date="2016-11-07T08:48:00Z">
        <w:r>
          <w:rPr>
            <w:rFonts w:ascii="Times New Roman" w:hAnsi="Times New Roman"/>
            <w:sz w:val="24"/>
            <w:szCs w:val="24"/>
          </w:rPr>
          <w:t>,</w:t>
        </w:r>
      </w:ins>
      <w:del w:id="2688" w:author="User" w:date="2016-11-07T08:48: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 xml:space="preserve">10 для сбросов. </w:t>
      </w:r>
    </w:p>
    <w:p w:rsidR="005A32EE" w:rsidRPr="00260F2C" w:rsidRDefault="005A32EE">
      <w:pPr>
        <w:pStyle w:val="aa"/>
        <w:spacing w:after="0" w:line="360" w:lineRule="auto"/>
        <w:ind w:firstLine="567"/>
        <w:jc w:val="both"/>
        <w:rPr>
          <w:rFonts w:ascii="Times New Roman" w:hAnsi="Times New Roman"/>
          <w:sz w:val="24"/>
          <w:szCs w:val="24"/>
        </w:rPr>
        <w:pPrChange w:id="2689" w:author="Павел Смирнов" w:date="2016-12-29T11:10:00Z">
          <w:pPr>
            <w:pStyle w:val="aa"/>
            <w:jc w:val="both"/>
          </w:pPr>
        </w:pPrChange>
      </w:pPr>
      <w:r w:rsidRPr="00260F2C">
        <w:rPr>
          <w:rFonts w:ascii="Times New Roman" w:hAnsi="Times New Roman"/>
          <w:sz w:val="24"/>
          <w:szCs w:val="24"/>
        </w:rPr>
        <w:t xml:space="preserve">При </w:t>
      </w:r>
      <w:proofErr w:type="spellStart"/>
      <w:r w:rsidRPr="00260F2C">
        <w:rPr>
          <w:rFonts w:ascii="Times New Roman" w:hAnsi="Times New Roman"/>
          <w:i/>
          <w:sz w:val="24"/>
          <w:szCs w:val="24"/>
        </w:rPr>
        <w:t>R</w:t>
      </w:r>
      <w:proofErr w:type="gramStart"/>
      <w:r w:rsidRPr="00386781">
        <w:rPr>
          <w:rFonts w:ascii="Times New Roman" w:hAnsi="Times New Roman"/>
          <w:iCs/>
          <w:sz w:val="24"/>
          <w:szCs w:val="24"/>
          <w:vertAlign w:val="subscript"/>
          <w:rPrChange w:id="2690" w:author="User" w:date="2016-11-07T08:48:00Z">
            <w:rPr>
              <w:rFonts w:ascii="Times New Roman" w:hAnsi="Times New Roman"/>
              <w:i/>
              <w:iCs/>
              <w:sz w:val="24"/>
              <w:szCs w:val="24"/>
              <w:vertAlign w:val="subscript"/>
            </w:rPr>
          </w:rPrChange>
        </w:rPr>
        <w:t>гип</w:t>
      </w:r>
      <w:proofErr w:type="spellEnd"/>
      <w:r w:rsidRPr="00260F2C">
        <w:rPr>
          <w:rFonts w:ascii="Times New Roman" w:hAnsi="Times New Roman"/>
          <w:sz w:val="24"/>
          <w:szCs w:val="24"/>
        </w:rPr>
        <w:t>&lt;</w:t>
      </w:r>
      <w:proofErr w:type="spellStart"/>
      <w:proofErr w:type="gramEnd"/>
      <w:r w:rsidRPr="00260F2C">
        <w:rPr>
          <w:rFonts w:ascii="Times New Roman" w:hAnsi="Times New Roman"/>
          <w:i/>
          <w:sz w:val="24"/>
          <w:szCs w:val="24"/>
        </w:rPr>
        <w:t>R</w:t>
      </w:r>
      <w:r w:rsidRPr="00260F2C">
        <w:rPr>
          <w:rFonts w:ascii="Times New Roman" w:hAnsi="Times New Roman"/>
          <w:sz w:val="24"/>
          <w:szCs w:val="24"/>
          <w:vertAlign w:val="subscript"/>
        </w:rPr>
        <w:t>б</w:t>
      </w:r>
      <w:proofErr w:type="spellEnd"/>
      <w:ins w:id="2691" w:author="Ксения Кисанова" w:date="2017-01-19T15:29:00Z">
        <w:r w:rsidR="00C0413D">
          <w:rPr>
            <w:rFonts w:ascii="Times New Roman" w:hAnsi="Times New Roman"/>
            <w:sz w:val="24"/>
            <w:szCs w:val="24"/>
            <w:vertAlign w:val="subscript"/>
          </w:rPr>
          <w:t>.-</w:t>
        </w:r>
      </w:ins>
      <w:del w:id="2692" w:author="Ксения Кисанова" w:date="2017-01-19T15:29:00Z">
        <w:r w:rsidRPr="00260F2C" w:rsidDel="00C0413D">
          <w:rPr>
            <w:rFonts w:ascii="Times New Roman" w:hAnsi="Times New Roman"/>
            <w:sz w:val="24"/>
            <w:szCs w:val="24"/>
            <w:vertAlign w:val="subscript"/>
          </w:rPr>
          <w:delText>-</w:delText>
        </w:r>
      </w:del>
      <w:r w:rsidRPr="00260F2C">
        <w:rPr>
          <w:rFonts w:ascii="Times New Roman" w:hAnsi="Times New Roman"/>
          <w:sz w:val="24"/>
          <w:szCs w:val="24"/>
          <w:vertAlign w:val="subscript"/>
        </w:rPr>
        <w:t>д</w:t>
      </w:r>
      <w:r w:rsidRPr="00260F2C">
        <w:rPr>
          <w:rFonts w:ascii="Times New Roman" w:hAnsi="Times New Roman"/>
          <w:sz w:val="24"/>
          <w:szCs w:val="24"/>
        </w:rPr>
        <w:t xml:space="preserve"> для расчетов использу</w:t>
      </w:r>
      <w:ins w:id="2693" w:author="User" w:date="2016-11-07T08:48:00Z">
        <w:r w:rsidR="00386781">
          <w:rPr>
            <w:rFonts w:ascii="Times New Roman" w:hAnsi="Times New Roman"/>
            <w:sz w:val="24"/>
            <w:szCs w:val="24"/>
          </w:rPr>
          <w:t>ют</w:t>
        </w:r>
      </w:ins>
      <w:del w:id="2694" w:author="User" w:date="2016-11-07T08:48:00Z">
        <w:r w:rsidRPr="00260F2C" w:rsidDel="00386781">
          <w:rPr>
            <w:rFonts w:ascii="Times New Roman" w:hAnsi="Times New Roman"/>
            <w:sz w:val="24"/>
            <w:szCs w:val="24"/>
          </w:rPr>
          <w:delText>ется</w:delText>
        </w:r>
      </w:del>
      <w:r w:rsidRPr="00260F2C">
        <w:rPr>
          <w:rFonts w:ascii="Times New Roman" w:hAnsi="Times New Roman"/>
          <w:sz w:val="24"/>
          <w:szCs w:val="24"/>
        </w:rPr>
        <w:t xml:space="preserve"> величин</w:t>
      </w:r>
      <w:ins w:id="2695" w:author="User" w:date="2016-11-07T08:48:00Z">
        <w:r w:rsidR="00386781">
          <w:rPr>
            <w:rFonts w:ascii="Times New Roman" w:hAnsi="Times New Roman"/>
            <w:sz w:val="24"/>
            <w:szCs w:val="24"/>
          </w:rPr>
          <w:t>у</w:t>
        </w:r>
      </w:ins>
      <w:del w:id="2696" w:author="User" w:date="2016-11-07T08:48:00Z">
        <w:r w:rsidRPr="00260F2C" w:rsidDel="00386781">
          <w:rPr>
            <w:rFonts w:ascii="Times New Roman" w:hAnsi="Times New Roman"/>
            <w:sz w:val="24"/>
            <w:szCs w:val="24"/>
          </w:rPr>
          <w:delText>а</w:delText>
        </w:r>
      </w:del>
      <w:r w:rsidRPr="00260F2C">
        <w:rPr>
          <w:rFonts w:ascii="Times New Roman" w:hAnsi="Times New Roman"/>
          <w:sz w:val="24"/>
          <w:szCs w:val="24"/>
        </w:rPr>
        <w:t xml:space="preserve"> </w:t>
      </w:r>
      <w:proofErr w:type="spellStart"/>
      <w:r w:rsidRPr="00260F2C">
        <w:rPr>
          <w:rFonts w:ascii="Times New Roman" w:hAnsi="Times New Roman"/>
          <w:i/>
          <w:sz w:val="24"/>
          <w:szCs w:val="24"/>
        </w:rPr>
        <w:t>R</w:t>
      </w:r>
      <w:r w:rsidRPr="00260F2C">
        <w:rPr>
          <w:rFonts w:ascii="Times New Roman" w:hAnsi="Times New Roman"/>
          <w:sz w:val="24"/>
          <w:szCs w:val="24"/>
          <w:vertAlign w:val="subscript"/>
        </w:rPr>
        <w:t>б</w:t>
      </w:r>
      <w:proofErr w:type="spellEnd"/>
      <w:ins w:id="2697" w:author="Ксения Кисанова" w:date="2017-01-19T15:29:00Z">
        <w:r w:rsidR="00C0413D">
          <w:rPr>
            <w:rFonts w:ascii="Times New Roman" w:hAnsi="Times New Roman"/>
            <w:sz w:val="24"/>
            <w:szCs w:val="24"/>
            <w:vertAlign w:val="subscript"/>
          </w:rPr>
          <w:t>.</w:t>
        </w:r>
      </w:ins>
      <w:r w:rsidRPr="00260F2C">
        <w:rPr>
          <w:rFonts w:ascii="Times New Roman" w:hAnsi="Times New Roman"/>
          <w:sz w:val="24"/>
          <w:szCs w:val="24"/>
          <w:vertAlign w:val="subscript"/>
        </w:rPr>
        <w:t>-д</w:t>
      </w:r>
      <w:r w:rsidRPr="00260F2C">
        <w:rPr>
          <w:rFonts w:ascii="Times New Roman" w:hAnsi="Times New Roman"/>
          <w:sz w:val="24"/>
          <w:szCs w:val="24"/>
        </w:rPr>
        <w:t xml:space="preserve">. Преобладающий период </w:t>
      </w:r>
      <w:r w:rsidRPr="00260F2C">
        <w:rPr>
          <w:rFonts w:ascii="Times New Roman" w:hAnsi="Times New Roman"/>
          <w:i/>
          <w:sz w:val="24"/>
          <w:szCs w:val="24"/>
        </w:rPr>
        <w:t xml:space="preserve">Т </w:t>
      </w:r>
      <w:r w:rsidRPr="00260F2C">
        <w:rPr>
          <w:rFonts w:ascii="Times New Roman" w:hAnsi="Times New Roman"/>
          <w:sz w:val="24"/>
          <w:szCs w:val="24"/>
        </w:rPr>
        <w:t>не зависит от типа грунта.</w:t>
      </w:r>
      <w:bookmarkStart w:id="2698" w:name="_Toc419477105"/>
    </w:p>
    <w:p w:rsidR="005A32EE" w:rsidRPr="00260F2C" w:rsidRDefault="005A32EE">
      <w:pPr>
        <w:pStyle w:val="1"/>
        <w:spacing w:line="360" w:lineRule="auto"/>
        <w:ind w:firstLine="567"/>
        <w:rPr>
          <w:rFonts w:ascii="Times New Roman" w:hAnsi="Times New Roman"/>
          <w:sz w:val="24"/>
          <w:szCs w:val="24"/>
          <w:lang w:val="ru-RU"/>
        </w:rPr>
        <w:pPrChange w:id="2699" w:author="Павел Смирнов" w:date="2016-12-29T11:10:00Z">
          <w:pPr>
            <w:pStyle w:val="1"/>
            <w:ind w:firstLine="567"/>
          </w:pPr>
        </w:pPrChange>
      </w:pPr>
      <w:bookmarkStart w:id="2700" w:name="_Toc450219477"/>
      <w:r w:rsidRPr="00260F2C">
        <w:rPr>
          <w:rFonts w:ascii="Times New Roman" w:hAnsi="Times New Roman"/>
          <w:sz w:val="24"/>
          <w:szCs w:val="24"/>
          <w:lang w:val="ru-RU"/>
        </w:rPr>
        <w:t>8.</w:t>
      </w:r>
      <w:ins w:id="2701" w:author="Ксения Кисанова" w:date="2017-01-19T15:29:00Z">
        <w:r w:rsidR="00C0413D">
          <w:rPr>
            <w:rFonts w:ascii="Times New Roman" w:hAnsi="Times New Roman"/>
            <w:sz w:val="24"/>
            <w:szCs w:val="24"/>
            <w:lang w:val="ru-RU"/>
          </w:rPr>
          <w:t>5</w:t>
        </w:r>
      </w:ins>
      <w:del w:id="2702" w:author="Ксения Кисанова" w:date="2017-01-19T15:29:00Z">
        <w:r w:rsidR="008511E7" w:rsidRPr="00AE4D88" w:rsidDel="00C0413D">
          <w:rPr>
            <w:rFonts w:ascii="Times New Roman" w:hAnsi="Times New Roman"/>
            <w:sz w:val="24"/>
            <w:szCs w:val="24"/>
            <w:lang w:val="ru-RU"/>
            <w:rPrChange w:id="2703" w:author="User" w:date="2016-11-07T08:41:00Z">
              <w:rPr>
                <w:rFonts w:ascii="Times New Roman" w:hAnsi="Times New Roman"/>
                <w:sz w:val="24"/>
                <w:szCs w:val="24"/>
              </w:rPr>
            </w:rPrChange>
          </w:rPr>
          <w:delText>4</w:delText>
        </w:r>
      </w:del>
      <w:r w:rsidRPr="00260F2C">
        <w:rPr>
          <w:rFonts w:ascii="Times New Roman" w:hAnsi="Times New Roman"/>
          <w:sz w:val="24"/>
          <w:szCs w:val="24"/>
          <w:lang w:val="ru-RU"/>
        </w:rPr>
        <w:t xml:space="preserve"> Продолжительность колебаний (ширина импульса)</w:t>
      </w:r>
      <w:bookmarkEnd w:id="2698"/>
      <w:bookmarkEnd w:id="2700"/>
    </w:p>
    <w:p w:rsidR="005A32EE" w:rsidRPr="00260F2C" w:rsidRDefault="005A32EE">
      <w:pPr>
        <w:pStyle w:val="aa"/>
        <w:spacing w:line="360" w:lineRule="auto"/>
        <w:ind w:firstLine="567"/>
        <w:jc w:val="both"/>
        <w:rPr>
          <w:rFonts w:ascii="Times New Roman" w:hAnsi="Times New Roman"/>
          <w:sz w:val="24"/>
          <w:szCs w:val="24"/>
        </w:rPr>
        <w:pPrChange w:id="2704" w:author="Павел Смирнов" w:date="2016-12-29T11:10:00Z">
          <w:pPr>
            <w:pStyle w:val="aa"/>
            <w:ind w:firstLine="567"/>
            <w:jc w:val="both"/>
          </w:pPr>
        </w:pPrChange>
      </w:pPr>
      <w:r w:rsidRPr="00260F2C">
        <w:rPr>
          <w:rFonts w:ascii="Times New Roman" w:hAnsi="Times New Roman"/>
          <w:sz w:val="24"/>
          <w:szCs w:val="24"/>
        </w:rPr>
        <w:t xml:space="preserve">Продолжительность колебаний </w:t>
      </w:r>
      <w:r w:rsidRPr="00AE4D88">
        <w:rPr>
          <w:rFonts w:ascii="Times New Roman" w:hAnsi="Times New Roman"/>
          <w:sz w:val="24"/>
          <w:szCs w:val="24"/>
          <w:rPrChange w:id="2705" w:author="User" w:date="2016-11-07T08:41:00Z">
            <w:rPr>
              <w:rFonts w:ascii="Times New Roman" w:hAnsi="Times New Roman"/>
              <w:i/>
              <w:sz w:val="24"/>
              <w:szCs w:val="24"/>
            </w:rPr>
          </w:rPrChange>
        </w:rPr>
        <w:t>τ</w:t>
      </w:r>
      <w:r w:rsidRPr="00260F2C">
        <w:rPr>
          <w:rFonts w:ascii="Times New Roman" w:hAnsi="Times New Roman"/>
          <w:sz w:val="24"/>
          <w:szCs w:val="24"/>
        </w:rPr>
        <w:t xml:space="preserve"> в дальней зоне</w:t>
      </w:r>
      <w:r w:rsidR="00E5019C" w:rsidRPr="00260F2C">
        <w:rPr>
          <w:rFonts w:ascii="Times New Roman" w:hAnsi="Times New Roman"/>
          <w:sz w:val="24"/>
          <w:szCs w:val="24"/>
        </w:rPr>
        <w:t xml:space="preserve"> </w:t>
      </w:r>
      <w:r w:rsidRPr="00260F2C">
        <w:rPr>
          <w:rFonts w:ascii="Times New Roman" w:hAnsi="Times New Roman"/>
          <w:sz w:val="24"/>
          <w:szCs w:val="24"/>
        </w:rPr>
        <w:t>следует определять по формуле</w:t>
      </w:r>
      <w:del w:id="2706" w:author="User" w:date="2016-11-07T08:41:00Z">
        <w:r w:rsidRPr="00260F2C" w:rsidDel="00AE4D88">
          <w:rPr>
            <w:rFonts w:ascii="Times New Roman" w:hAnsi="Times New Roman"/>
            <w:sz w:val="24"/>
            <w:szCs w:val="24"/>
          </w:rPr>
          <w:delText xml:space="preserve">: </w:delText>
        </w:r>
      </w:del>
    </w:p>
    <w:p w:rsidR="005A32EE" w:rsidRPr="00C0413D" w:rsidRDefault="00C0413D">
      <w:pPr>
        <w:spacing w:after="120" w:line="360" w:lineRule="auto"/>
        <w:jc w:val="center"/>
        <w:rPr>
          <w:rFonts w:ascii="Times New Roman" w:hAnsi="Times New Roman"/>
          <w:rPrChange w:id="2707" w:author="Ксения Кисанова" w:date="2017-01-19T15:30:00Z">
            <w:rPr>
              <w:rFonts w:ascii="Times New Roman" w:hAnsi="Times New Roman"/>
              <w:lang w:val="fr-FR"/>
            </w:rPr>
          </w:rPrChange>
        </w:rPr>
        <w:pPrChange w:id="2708" w:author="Павел Смирнов" w:date="2016-12-29T11:10:00Z">
          <w:pPr>
            <w:spacing w:after="120"/>
            <w:jc w:val="center"/>
          </w:pPr>
        </w:pPrChange>
      </w:pPr>
      <w:ins w:id="2709" w:author="Ксения Кисанова" w:date="2017-01-19T15:30:00Z">
        <w:r w:rsidRPr="00903DC2">
          <w:rPr>
            <w:rFonts w:ascii="Times New Roman" w:hAnsi="Times New Roman"/>
            <w:lang w:val="ru-RU"/>
          </w:rPr>
          <w:t xml:space="preserve">                                               </w:t>
        </w:r>
      </w:ins>
      <w:r w:rsidR="005A32EE" w:rsidRPr="00260F2C">
        <w:rPr>
          <w:rFonts w:ascii="Times New Roman" w:hAnsi="Times New Roman"/>
          <w:lang w:val="fr-FR"/>
        </w:rPr>
        <w:t>lg</w:t>
      </w:r>
      <w:r w:rsidR="005A32EE" w:rsidRPr="00AE4D88">
        <w:rPr>
          <w:rFonts w:ascii="Times New Roman" w:hAnsi="Times New Roman"/>
          <w:rPrChange w:id="2710" w:author="User" w:date="2016-11-07T08:41:00Z">
            <w:rPr>
              <w:rFonts w:ascii="Times New Roman" w:hAnsi="Times New Roman"/>
              <w:i/>
            </w:rPr>
          </w:rPrChange>
        </w:rPr>
        <w:t>τ</w:t>
      </w:r>
      <w:r w:rsidR="005A32EE" w:rsidRPr="00AE4D88">
        <w:rPr>
          <w:rFonts w:ascii="Times New Roman" w:hAnsi="Times New Roman"/>
          <w:lang w:val="fr-FR"/>
        </w:rPr>
        <w:t xml:space="preserve"> </w:t>
      </w:r>
      <w:r w:rsidR="005A32EE" w:rsidRPr="00260F2C">
        <w:rPr>
          <w:rFonts w:ascii="Times New Roman" w:hAnsi="Times New Roman"/>
          <w:lang w:val="fr-FR"/>
        </w:rPr>
        <w:t>= 0</w:t>
      </w:r>
      <w:ins w:id="2711" w:author="User" w:date="2016-11-07T08:41:00Z">
        <w:r w:rsidR="00AE4D88" w:rsidRPr="00AE4D88">
          <w:rPr>
            <w:rFonts w:ascii="Times New Roman" w:hAnsi="Times New Roman"/>
            <w:rPrChange w:id="2712" w:author="User" w:date="2016-11-07T08:41:00Z">
              <w:rPr>
                <w:rFonts w:ascii="Times New Roman" w:hAnsi="Times New Roman"/>
                <w:lang w:val="ru-RU"/>
              </w:rPr>
            </w:rPrChange>
          </w:rPr>
          <w:t>,</w:t>
        </w:r>
      </w:ins>
      <w:del w:id="2713" w:author="User" w:date="2016-11-07T08:41:00Z">
        <w:r w:rsidR="005A32EE" w:rsidRPr="00260F2C" w:rsidDel="00AE4D88">
          <w:rPr>
            <w:rFonts w:ascii="Times New Roman" w:hAnsi="Times New Roman"/>
            <w:lang w:val="fr-FR"/>
          </w:rPr>
          <w:delText>.</w:delText>
        </w:r>
      </w:del>
      <w:r w:rsidR="005A32EE" w:rsidRPr="00260F2C">
        <w:rPr>
          <w:rFonts w:ascii="Times New Roman" w:hAnsi="Times New Roman"/>
          <w:lang w:val="fr-FR"/>
        </w:rPr>
        <w:t>15</w:t>
      </w:r>
      <w:ins w:id="2714" w:author="User" w:date="2016-11-07T08:41:00Z">
        <w:del w:id="2715" w:author="Ксения Кисанова" w:date="2017-01-19T15:30:00Z">
          <w:r w:rsidR="00AE4D88" w:rsidRPr="00AE4D88" w:rsidDel="00C0413D">
            <w:rPr>
              <w:rFonts w:ascii="Times New Roman" w:hAnsi="Times New Roman"/>
              <w:rPrChange w:id="2716" w:author="User" w:date="2016-11-07T08:41:00Z">
                <w:rPr>
                  <w:rFonts w:ascii="Times New Roman" w:hAnsi="Times New Roman"/>
                  <w:lang w:val="ru-RU"/>
                </w:rPr>
              </w:rPrChange>
            </w:rPr>
            <w:delText xml:space="preserve"> </w:delText>
          </w:r>
        </w:del>
      </w:ins>
      <w:del w:id="2717" w:author="Ксения Кисанова" w:date="2017-01-19T15:30:00Z">
        <w:r w:rsidR="005A32EE" w:rsidRPr="00260F2C" w:rsidDel="00C0413D">
          <w:rPr>
            <w:rFonts w:ascii="Times New Roman" w:hAnsi="Times New Roman"/>
            <w:lang w:val="fr-FR"/>
          </w:rPr>
          <w:delText xml:space="preserve"> </w:delText>
        </w:r>
      </w:del>
      <w:ins w:id="2718" w:author="User" w:date="2016-11-07T08:41:00Z">
        <w:del w:id="2719" w:author="Ксения Кисанова" w:date="2017-01-19T15:30:00Z">
          <w:r w:rsidR="00AE4D88" w:rsidRPr="00AE4D88" w:rsidDel="00C0413D">
            <w:rPr>
              <w:rFonts w:ascii="Times New Roman" w:hAnsi="Times New Roman"/>
              <w:rPrChange w:id="2720" w:author="User" w:date="2016-11-07T08:41:00Z">
                <w:rPr>
                  <w:rFonts w:ascii="Times New Roman" w:hAnsi="Times New Roman"/>
                  <w:lang w:val="ru-RU"/>
                </w:rPr>
              </w:rPrChange>
            </w:rPr>
            <w:delText xml:space="preserve"> </w:delText>
          </w:r>
        </w:del>
      </w:ins>
      <w:r w:rsidR="005A32EE" w:rsidRPr="00260F2C">
        <w:rPr>
          <w:rFonts w:ascii="Times New Roman" w:hAnsi="Times New Roman"/>
          <w:i/>
          <w:lang w:val="fr-FR"/>
        </w:rPr>
        <w:t>M</w:t>
      </w:r>
      <w:r w:rsidR="005A32EE" w:rsidRPr="00260F2C">
        <w:rPr>
          <w:rFonts w:ascii="Times New Roman" w:hAnsi="Times New Roman"/>
          <w:i/>
          <w:vertAlign w:val="subscript"/>
          <w:lang w:val="fr-FR"/>
        </w:rPr>
        <w:t>S</w:t>
      </w:r>
      <w:r w:rsidR="005A32EE" w:rsidRPr="00260F2C">
        <w:rPr>
          <w:rFonts w:ascii="Times New Roman" w:hAnsi="Times New Roman"/>
          <w:lang w:val="fr-FR"/>
        </w:rPr>
        <w:t xml:space="preserve"> + 0</w:t>
      </w:r>
      <w:ins w:id="2721" w:author="User" w:date="2016-11-07T08:43:00Z">
        <w:r w:rsidR="00AE4D88" w:rsidRPr="00AE4D88">
          <w:rPr>
            <w:rFonts w:ascii="Times New Roman" w:hAnsi="Times New Roman"/>
            <w:rPrChange w:id="2722" w:author="User" w:date="2016-11-07T08:44:00Z">
              <w:rPr>
                <w:rFonts w:ascii="Times New Roman" w:hAnsi="Times New Roman"/>
                <w:lang w:val="ru-RU"/>
              </w:rPr>
            </w:rPrChange>
          </w:rPr>
          <w:t>,</w:t>
        </w:r>
      </w:ins>
      <w:del w:id="2723" w:author="User" w:date="2016-11-07T08:43:00Z">
        <w:r w:rsidR="005A32EE" w:rsidRPr="00260F2C" w:rsidDel="00AE4D88">
          <w:rPr>
            <w:rFonts w:ascii="Times New Roman" w:hAnsi="Times New Roman"/>
            <w:lang w:val="fr-FR"/>
          </w:rPr>
          <w:delText>.</w:delText>
        </w:r>
      </w:del>
      <w:r w:rsidR="005A32EE" w:rsidRPr="00260F2C">
        <w:rPr>
          <w:rFonts w:ascii="Times New Roman" w:hAnsi="Times New Roman"/>
          <w:lang w:val="fr-FR"/>
        </w:rPr>
        <w:t>5 lg</w:t>
      </w:r>
      <w:r w:rsidR="005A32EE" w:rsidRPr="00260F2C">
        <w:rPr>
          <w:rFonts w:ascii="Times New Roman" w:hAnsi="Times New Roman"/>
          <w:i/>
          <w:lang w:val="fr-FR"/>
        </w:rPr>
        <w:t>R</w:t>
      </w:r>
      <w:r w:rsidR="005A32EE" w:rsidRPr="00260F2C">
        <w:rPr>
          <w:rFonts w:ascii="Times New Roman" w:hAnsi="Times New Roman"/>
          <w:lang w:val="fr-FR"/>
        </w:rPr>
        <w:t xml:space="preserve"> + </w:t>
      </w:r>
      <w:r w:rsidR="005A32EE" w:rsidRPr="00C0413D">
        <w:rPr>
          <w:rFonts w:ascii="Times New Roman" w:hAnsi="Times New Roman"/>
          <w:i/>
          <w:lang w:val="fr-FR"/>
        </w:rPr>
        <w:t>C</w:t>
      </w:r>
      <w:r w:rsidR="005A32EE" w:rsidRPr="00260F2C">
        <w:rPr>
          <w:rFonts w:ascii="Times New Roman" w:hAnsi="Times New Roman"/>
          <w:vertAlign w:val="subscript"/>
          <w:lang w:val="fr-FR"/>
        </w:rPr>
        <w:t>1</w:t>
      </w:r>
      <w:r w:rsidR="005A32EE" w:rsidRPr="00260F2C">
        <w:rPr>
          <w:rFonts w:ascii="Times New Roman" w:hAnsi="Times New Roman"/>
          <w:lang w:val="fr-FR"/>
        </w:rPr>
        <w:t xml:space="preserve"> + </w:t>
      </w:r>
      <w:r w:rsidR="005A32EE" w:rsidRPr="00C0413D">
        <w:rPr>
          <w:rFonts w:ascii="Times New Roman" w:hAnsi="Times New Roman"/>
          <w:i/>
          <w:lang w:val="fr-FR"/>
        </w:rPr>
        <w:t>C</w:t>
      </w:r>
      <w:r w:rsidR="005A32EE" w:rsidRPr="00260F2C">
        <w:rPr>
          <w:rFonts w:ascii="Times New Roman" w:hAnsi="Times New Roman"/>
          <w:vertAlign w:val="subscript"/>
          <w:lang w:val="fr-FR"/>
        </w:rPr>
        <w:t>2</w:t>
      </w:r>
      <w:r w:rsidR="005A32EE" w:rsidRPr="00260F2C">
        <w:rPr>
          <w:rFonts w:ascii="Times New Roman" w:hAnsi="Times New Roman"/>
          <w:lang w:val="fr-FR"/>
        </w:rPr>
        <w:t xml:space="preserve"> – 1</w:t>
      </w:r>
      <w:ins w:id="2724" w:author="User" w:date="2016-11-07T08:44:00Z">
        <w:r w:rsidR="00AE4D88" w:rsidRPr="00AE4D88">
          <w:rPr>
            <w:rFonts w:ascii="Times New Roman" w:hAnsi="Times New Roman"/>
            <w:rPrChange w:id="2725" w:author="User" w:date="2016-11-07T08:44:00Z">
              <w:rPr>
                <w:rFonts w:ascii="Times New Roman" w:hAnsi="Times New Roman"/>
                <w:lang w:val="ru-RU"/>
              </w:rPr>
            </w:rPrChange>
          </w:rPr>
          <w:t>,</w:t>
        </w:r>
      </w:ins>
      <w:del w:id="2726" w:author="User" w:date="2016-11-07T08:44:00Z">
        <w:r w:rsidR="005A32EE" w:rsidRPr="00260F2C" w:rsidDel="00AE4D88">
          <w:rPr>
            <w:rFonts w:ascii="Times New Roman" w:hAnsi="Times New Roman"/>
            <w:lang w:val="fr-FR"/>
          </w:rPr>
          <w:delText>.</w:delText>
        </w:r>
      </w:del>
      <w:r w:rsidR="005A32EE" w:rsidRPr="00260F2C">
        <w:rPr>
          <w:rFonts w:ascii="Times New Roman" w:hAnsi="Times New Roman"/>
          <w:lang w:val="fr-FR"/>
        </w:rPr>
        <w:t>3,</w:t>
      </w:r>
      <w:ins w:id="2727" w:author="Ксения Кисанова" w:date="2017-01-19T15:30:00Z">
        <w:r w:rsidRPr="00C0413D">
          <w:rPr>
            <w:rFonts w:ascii="Times New Roman" w:hAnsi="Times New Roman"/>
            <w:rPrChange w:id="2728" w:author="Ксения Кисанова" w:date="2017-01-19T15:30:00Z">
              <w:rPr>
                <w:rFonts w:ascii="Times New Roman" w:hAnsi="Times New Roman"/>
                <w:lang w:val="ru-RU"/>
              </w:rPr>
            </w:rPrChange>
          </w:rPr>
          <w:t xml:space="preserve">                                 (8.7)</w:t>
        </w:r>
      </w:ins>
    </w:p>
    <w:p w:rsidR="00AE4D88" w:rsidRDefault="005A32EE">
      <w:pPr>
        <w:pStyle w:val="aa"/>
        <w:spacing w:after="0" w:line="360" w:lineRule="auto"/>
        <w:jc w:val="both"/>
        <w:rPr>
          <w:ins w:id="2729" w:author="User" w:date="2016-11-07T08:43:00Z"/>
          <w:rFonts w:ascii="Times New Roman" w:hAnsi="Times New Roman"/>
          <w:sz w:val="24"/>
          <w:szCs w:val="24"/>
        </w:rPr>
        <w:pPrChange w:id="2730" w:author="Павел Смирнов" w:date="2016-12-29T11:24:00Z">
          <w:pPr>
            <w:pStyle w:val="aa"/>
            <w:jc w:val="both"/>
          </w:pPr>
        </w:pPrChange>
      </w:pPr>
      <w:r w:rsidRPr="00260F2C">
        <w:rPr>
          <w:rFonts w:ascii="Times New Roman" w:hAnsi="Times New Roman"/>
          <w:sz w:val="24"/>
          <w:szCs w:val="24"/>
        </w:rPr>
        <w:lastRenderedPageBreak/>
        <w:t xml:space="preserve">где </w:t>
      </w:r>
      <w:r w:rsidRPr="00260F2C">
        <w:rPr>
          <w:rFonts w:ascii="Times New Roman" w:hAnsi="Times New Roman"/>
          <w:i/>
          <w:sz w:val="24"/>
          <w:szCs w:val="24"/>
          <w:lang w:val="pt-BR"/>
        </w:rPr>
        <w:t>R</w:t>
      </w:r>
      <w:r w:rsidRPr="00260F2C">
        <w:rPr>
          <w:rFonts w:ascii="Times New Roman" w:hAnsi="Times New Roman"/>
          <w:sz w:val="24"/>
          <w:szCs w:val="24"/>
        </w:rPr>
        <w:t xml:space="preserve"> </w:t>
      </w:r>
      <w:ins w:id="2731" w:author="Павел Смирнов" w:date="2016-12-29T13:22:00Z">
        <w:r w:rsidR="00EA18E7">
          <w:rPr>
            <w:rFonts w:ascii="Times New Roman" w:hAnsi="Times New Roman"/>
            <w:spacing w:val="-4"/>
          </w:rPr>
          <w:t>–</w:t>
        </w:r>
      </w:ins>
      <w:ins w:id="2732" w:author="User" w:date="2016-11-07T08:43:00Z">
        <w:del w:id="2733" w:author="Павел Смирнов" w:date="2016-12-29T13:22:00Z">
          <w:r w:rsidR="00AE4D88" w:rsidDel="00EA18E7">
            <w:rPr>
              <w:rFonts w:ascii="Times New Roman" w:hAnsi="Times New Roman"/>
              <w:sz w:val="24"/>
              <w:szCs w:val="24"/>
            </w:rPr>
            <w:delText>—</w:delText>
          </w:r>
        </w:del>
      </w:ins>
      <w:del w:id="2734" w:author="User" w:date="2016-11-07T08:43:00Z">
        <w:r w:rsidRPr="00260F2C" w:rsidDel="00AE4D88">
          <w:rPr>
            <w:rFonts w:ascii="Times New Roman" w:hAnsi="Times New Roman"/>
            <w:sz w:val="24"/>
            <w:szCs w:val="24"/>
          </w:rPr>
          <w:delText>-</w:delText>
        </w:r>
      </w:del>
      <w:r w:rsidRPr="00260F2C">
        <w:rPr>
          <w:rFonts w:ascii="Times New Roman" w:hAnsi="Times New Roman"/>
          <w:sz w:val="24"/>
          <w:szCs w:val="24"/>
        </w:rPr>
        <w:t xml:space="preserve"> расстояние, на котором находится точка от очага землетрясения</w:t>
      </w:r>
      <w:del w:id="2735" w:author="User" w:date="2016-11-07T08:43:00Z">
        <w:r w:rsidRPr="00260F2C" w:rsidDel="00AE4D88">
          <w:rPr>
            <w:rFonts w:ascii="Times New Roman" w:hAnsi="Times New Roman"/>
            <w:sz w:val="24"/>
            <w:szCs w:val="24"/>
          </w:rPr>
          <w:delText xml:space="preserve">, </w:delText>
        </w:r>
      </w:del>
      <w:ins w:id="2736" w:author="User" w:date="2016-11-07T08:43:00Z">
        <w:r w:rsidR="00AE4D88">
          <w:rPr>
            <w:rFonts w:ascii="Times New Roman" w:hAnsi="Times New Roman"/>
            <w:sz w:val="24"/>
            <w:szCs w:val="24"/>
          </w:rPr>
          <w:t>;</w:t>
        </w:r>
      </w:ins>
    </w:p>
    <w:p w:rsidR="00386781" w:rsidRDefault="005A32EE">
      <w:pPr>
        <w:pStyle w:val="aa"/>
        <w:spacing w:after="0" w:line="360" w:lineRule="auto"/>
        <w:ind w:firstLine="567"/>
        <w:jc w:val="both"/>
        <w:rPr>
          <w:ins w:id="2737" w:author="User" w:date="2016-11-07T08:45:00Z"/>
          <w:rFonts w:ascii="Times New Roman" w:hAnsi="Times New Roman"/>
          <w:sz w:val="24"/>
          <w:szCs w:val="24"/>
        </w:rPr>
        <w:pPrChange w:id="2738" w:author="Павел Смирнов" w:date="2016-12-29T11:10:00Z">
          <w:pPr>
            <w:pStyle w:val="aa"/>
            <w:ind w:firstLine="567"/>
            <w:jc w:val="both"/>
          </w:pPr>
        </w:pPrChange>
      </w:pPr>
      <w:r w:rsidRPr="00260F2C">
        <w:rPr>
          <w:rFonts w:ascii="Times New Roman" w:hAnsi="Times New Roman"/>
          <w:sz w:val="24"/>
          <w:szCs w:val="24"/>
        </w:rPr>
        <w:t xml:space="preserve">коэффициент </w:t>
      </w:r>
      <w:r w:rsidRPr="00F35369">
        <w:rPr>
          <w:rFonts w:ascii="Times New Roman" w:hAnsi="Times New Roman"/>
          <w:i/>
          <w:sz w:val="24"/>
          <w:szCs w:val="24"/>
        </w:rPr>
        <w:t>C</w:t>
      </w:r>
      <w:r w:rsidRPr="00260F2C">
        <w:rPr>
          <w:rFonts w:ascii="Times New Roman" w:hAnsi="Times New Roman"/>
          <w:sz w:val="24"/>
          <w:szCs w:val="24"/>
          <w:vertAlign w:val="subscript"/>
        </w:rPr>
        <w:t>1</w:t>
      </w:r>
      <w:r w:rsidRPr="00260F2C">
        <w:rPr>
          <w:rFonts w:ascii="Times New Roman" w:hAnsi="Times New Roman"/>
          <w:sz w:val="24"/>
          <w:szCs w:val="24"/>
        </w:rPr>
        <w:t xml:space="preserve"> равен 0</w:t>
      </w:r>
      <w:ins w:id="2739" w:author="User" w:date="2016-11-07T08:43:00Z">
        <w:r w:rsidR="00AE4D88">
          <w:rPr>
            <w:rFonts w:ascii="Times New Roman" w:hAnsi="Times New Roman"/>
            <w:sz w:val="24"/>
            <w:szCs w:val="24"/>
          </w:rPr>
          <w:t>,</w:t>
        </w:r>
      </w:ins>
      <w:del w:id="2740" w:author="User" w:date="2016-11-07T08:43:00Z">
        <w:r w:rsidRPr="00260F2C" w:rsidDel="00AE4D88">
          <w:rPr>
            <w:rFonts w:ascii="Times New Roman" w:hAnsi="Times New Roman"/>
            <w:sz w:val="24"/>
            <w:szCs w:val="24"/>
          </w:rPr>
          <w:delText>.</w:delText>
        </w:r>
      </w:del>
      <w:r w:rsidRPr="00260F2C">
        <w:rPr>
          <w:rFonts w:ascii="Times New Roman" w:hAnsi="Times New Roman"/>
          <w:sz w:val="24"/>
          <w:szCs w:val="24"/>
        </w:rPr>
        <w:t>25 для сбросов, 0</w:t>
      </w:r>
      <w:ins w:id="2741" w:author="User" w:date="2016-11-07T08:44:00Z">
        <w:r w:rsidR="00AE4D88">
          <w:rPr>
            <w:rFonts w:ascii="Times New Roman" w:hAnsi="Times New Roman"/>
            <w:sz w:val="24"/>
            <w:szCs w:val="24"/>
          </w:rPr>
          <w:t>,</w:t>
        </w:r>
      </w:ins>
      <w:del w:id="2742" w:author="User" w:date="2016-11-07T08:44:00Z">
        <w:r w:rsidRPr="00260F2C" w:rsidDel="00AE4D88">
          <w:rPr>
            <w:rFonts w:ascii="Times New Roman" w:hAnsi="Times New Roman"/>
            <w:sz w:val="24"/>
            <w:szCs w:val="24"/>
          </w:rPr>
          <w:delText>.</w:delText>
        </w:r>
      </w:del>
      <w:r w:rsidRPr="00260F2C">
        <w:rPr>
          <w:rFonts w:ascii="Times New Roman" w:hAnsi="Times New Roman"/>
          <w:sz w:val="24"/>
          <w:szCs w:val="24"/>
        </w:rPr>
        <w:t>00 для сдвигов и –0</w:t>
      </w:r>
      <w:ins w:id="2743" w:author="User" w:date="2016-11-07T08:44:00Z">
        <w:r w:rsidR="00AE4D88">
          <w:rPr>
            <w:rFonts w:ascii="Times New Roman" w:hAnsi="Times New Roman"/>
            <w:sz w:val="24"/>
            <w:szCs w:val="24"/>
          </w:rPr>
          <w:t>,</w:t>
        </w:r>
      </w:ins>
      <w:del w:id="2744" w:author="User" w:date="2016-11-07T08:44:00Z">
        <w:r w:rsidRPr="00260F2C" w:rsidDel="00AE4D88">
          <w:rPr>
            <w:rFonts w:ascii="Times New Roman" w:hAnsi="Times New Roman"/>
            <w:sz w:val="24"/>
            <w:szCs w:val="24"/>
          </w:rPr>
          <w:delText>.</w:delText>
        </w:r>
      </w:del>
      <w:r w:rsidRPr="00260F2C">
        <w:rPr>
          <w:rFonts w:ascii="Times New Roman" w:hAnsi="Times New Roman"/>
          <w:sz w:val="24"/>
          <w:szCs w:val="24"/>
        </w:rPr>
        <w:t xml:space="preserve">25 для взбросов; </w:t>
      </w:r>
    </w:p>
    <w:p w:rsidR="005A32EE" w:rsidRPr="00260F2C" w:rsidRDefault="00386781">
      <w:pPr>
        <w:pStyle w:val="aa"/>
        <w:spacing w:after="0" w:line="360" w:lineRule="auto"/>
        <w:ind w:firstLine="567"/>
        <w:jc w:val="both"/>
        <w:rPr>
          <w:rFonts w:ascii="Times New Roman" w:hAnsi="Times New Roman"/>
          <w:sz w:val="24"/>
          <w:szCs w:val="24"/>
        </w:rPr>
        <w:pPrChange w:id="2745" w:author="Павел Смирнов" w:date="2016-12-29T11:10:00Z">
          <w:pPr>
            <w:pStyle w:val="aa"/>
            <w:ind w:firstLine="567"/>
            <w:jc w:val="both"/>
          </w:pPr>
        </w:pPrChange>
      </w:pPr>
      <w:ins w:id="2746" w:author="User" w:date="2016-11-07T08:45:00Z">
        <w:r>
          <w:rPr>
            <w:rFonts w:ascii="Times New Roman" w:hAnsi="Times New Roman"/>
            <w:sz w:val="24"/>
            <w:szCs w:val="24"/>
          </w:rPr>
          <w:t xml:space="preserve">коэффициент </w:t>
        </w:r>
      </w:ins>
      <w:r w:rsidR="005A32EE" w:rsidRPr="00F35369">
        <w:rPr>
          <w:rFonts w:ascii="Times New Roman" w:hAnsi="Times New Roman"/>
          <w:i/>
          <w:sz w:val="24"/>
          <w:szCs w:val="24"/>
        </w:rPr>
        <w:t>C</w:t>
      </w:r>
      <w:r w:rsidR="005A32EE" w:rsidRPr="00260F2C">
        <w:rPr>
          <w:rFonts w:ascii="Times New Roman" w:hAnsi="Times New Roman"/>
          <w:sz w:val="24"/>
          <w:szCs w:val="24"/>
          <w:vertAlign w:val="subscript"/>
        </w:rPr>
        <w:t>2</w:t>
      </w:r>
      <w:r w:rsidR="005A32EE" w:rsidRPr="00260F2C">
        <w:rPr>
          <w:rFonts w:ascii="Times New Roman" w:hAnsi="Times New Roman"/>
          <w:sz w:val="24"/>
          <w:szCs w:val="24"/>
        </w:rPr>
        <w:t xml:space="preserve"> рав</w:t>
      </w:r>
      <w:del w:id="2747" w:author="User" w:date="2016-11-07T08:44:00Z">
        <w:r w:rsidR="005A32EE" w:rsidRPr="00260F2C" w:rsidDel="00AE4D88">
          <w:rPr>
            <w:rFonts w:ascii="Times New Roman" w:hAnsi="Times New Roman"/>
            <w:sz w:val="24"/>
            <w:szCs w:val="24"/>
          </w:rPr>
          <w:delText>няется</w:delText>
        </w:r>
      </w:del>
      <w:ins w:id="2748" w:author="User" w:date="2016-11-07T08:44:00Z">
        <w:r w:rsidR="00AE4D88">
          <w:rPr>
            <w:rFonts w:ascii="Times New Roman" w:hAnsi="Times New Roman"/>
            <w:sz w:val="24"/>
            <w:szCs w:val="24"/>
          </w:rPr>
          <w:t>ен</w:t>
        </w:r>
      </w:ins>
      <w:r w:rsidR="005A32EE" w:rsidRPr="00260F2C">
        <w:rPr>
          <w:rFonts w:ascii="Times New Roman" w:hAnsi="Times New Roman"/>
          <w:sz w:val="24"/>
          <w:szCs w:val="24"/>
        </w:rPr>
        <w:t xml:space="preserve"> –0</w:t>
      </w:r>
      <w:ins w:id="2749" w:author="User" w:date="2016-11-07T08:44:00Z">
        <w:r w:rsidR="00AE4D88">
          <w:rPr>
            <w:rFonts w:ascii="Times New Roman" w:hAnsi="Times New Roman"/>
            <w:sz w:val="24"/>
            <w:szCs w:val="24"/>
          </w:rPr>
          <w:t>,</w:t>
        </w:r>
      </w:ins>
      <w:del w:id="2750" w:author="User" w:date="2016-11-07T08:44:00Z">
        <w:r w:rsidR="005A32EE" w:rsidRPr="00260F2C" w:rsidDel="00AE4D88">
          <w:rPr>
            <w:rFonts w:ascii="Times New Roman" w:hAnsi="Times New Roman"/>
            <w:sz w:val="24"/>
            <w:szCs w:val="24"/>
          </w:rPr>
          <w:delText>.</w:delText>
        </w:r>
      </w:del>
      <w:r w:rsidR="005A32EE" w:rsidRPr="00260F2C">
        <w:rPr>
          <w:rFonts w:ascii="Times New Roman" w:hAnsi="Times New Roman"/>
          <w:sz w:val="24"/>
          <w:szCs w:val="24"/>
        </w:rPr>
        <w:t>15 для грунтов 1-й категории, 0</w:t>
      </w:r>
      <w:ins w:id="2751" w:author="User" w:date="2016-11-07T08:44:00Z">
        <w:r w:rsidR="00AE4D88">
          <w:rPr>
            <w:rFonts w:ascii="Times New Roman" w:hAnsi="Times New Roman"/>
            <w:sz w:val="24"/>
            <w:szCs w:val="24"/>
          </w:rPr>
          <w:t>,</w:t>
        </w:r>
      </w:ins>
      <w:del w:id="2752" w:author="User" w:date="2016-11-07T08:44:00Z">
        <w:r w:rsidR="005A32EE" w:rsidRPr="00260F2C" w:rsidDel="00AE4D88">
          <w:rPr>
            <w:rFonts w:ascii="Times New Roman" w:hAnsi="Times New Roman"/>
            <w:sz w:val="24"/>
            <w:szCs w:val="24"/>
          </w:rPr>
          <w:delText>.</w:delText>
        </w:r>
      </w:del>
      <w:r w:rsidR="005A32EE" w:rsidRPr="00260F2C">
        <w:rPr>
          <w:rFonts w:ascii="Times New Roman" w:hAnsi="Times New Roman"/>
          <w:sz w:val="24"/>
          <w:szCs w:val="24"/>
        </w:rPr>
        <w:t>00 для грунтов 2-й категории и 0</w:t>
      </w:r>
      <w:ins w:id="2753" w:author="User" w:date="2016-11-07T08:45:00Z">
        <w:r>
          <w:rPr>
            <w:rFonts w:ascii="Times New Roman" w:hAnsi="Times New Roman"/>
            <w:sz w:val="24"/>
            <w:szCs w:val="24"/>
          </w:rPr>
          <w:t>,</w:t>
        </w:r>
      </w:ins>
      <w:del w:id="2754" w:author="User" w:date="2016-11-07T08:45:00Z">
        <w:r w:rsidR="005A32EE" w:rsidRPr="00260F2C" w:rsidDel="00386781">
          <w:rPr>
            <w:rFonts w:ascii="Times New Roman" w:hAnsi="Times New Roman"/>
            <w:sz w:val="24"/>
            <w:szCs w:val="24"/>
          </w:rPr>
          <w:delText>.</w:delText>
        </w:r>
      </w:del>
      <w:r w:rsidR="005A32EE" w:rsidRPr="00260F2C">
        <w:rPr>
          <w:rFonts w:ascii="Times New Roman" w:hAnsi="Times New Roman"/>
          <w:sz w:val="24"/>
          <w:szCs w:val="24"/>
        </w:rPr>
        <w:t xml:space="preserve">4 для грунтов 3-й </w:t>
      </w:r>
      <w:r w:rsidR="009E1B31" w:rsidRPr="00260F2C">
        <w:rPr>
          <w:rFonts w:ascii="Times New Roman" w:hAnsi="Times New Roman"/>
          <w:sz w:val="24"/>
          <w:szCs w:val="24"/>
        </w:rPr>
        <w:t xml:space="preserve">и 4-й </w:t>
      </w:r>
      <w:r w:rsidR="005A32EE" w:rsidRPr="00260F2C">
        <w:rPr>
          <w:rFonts w:ascii="Times New Roman" w:hAnsi="Times New Roman"/>
          <w:sz w:val="24"/>
          <w:szCs w:val="24"/>
        </w:rPr>
        <w:t>категори</w:t>
      </w:r>
      <w:ins w:id="2755" w:author="Ксения Кисанова" w:date="2017-01-19T15:49:00Z">
        <w:r w:rsidR="00F35369">
          <w:rPr>
            <w:rFonts w:ascii="Times New Roman" w:hAnsi="Times New Roman"/>
            <w:sz w:val="24"/>
            <w:szCs w:val="24"/>
          </w:rPr>
          <w:t>й</w:t>
        </w:r>
      </w:ins>
      <w:del w:id="2756" w:author="Ксения Кисанова" w:date="2017-01-19T15:49:00Z">
        <w:r w:rsidR="005A32EE" w:rsidRPr="00260F2C" w:rsidDel="00F35369">
          <w:rPr>
            <w:rFonts w:ascii="Times New Roman" w:hAnsi="Times New Roman"/>
            <w:sz w:val="24"/>
            <w:szCs w:val="24"/>
          </w:rPr>
          <w:delText>и</w:delText>
        </w:r>
      </w:del>
      <w:r w:rsidR="005A32EE" w:rsidRPr="00260F2C">
        <w:rPr>
          <w:rFonts w:ascii="Times New Roman" w:hAnsi="Times New Roman"/>
          <w:sz w:val="24"/>
          <w:szCs w:val="24"/>
        </w:rPr>
        <w:t>.</w:t>
      </w:r>
      <w:del w:id="2757" w:author="User" w:date="2016-11-07T08:45:00Z">
        <w:r w:rsidR="005A32EE" w:rsidRPr="00260F2C" w:rsidDel="00386781">
          <w:rPr>
            <w:rFonts w:ascii="Times New Roman" w:hAnsi="Times New Roman"/>
            <w:sz w:val="24"/>
            <w:szCs w:val="24"/>
          </w:rPr>
          <w:delText xml:space="preserve"> </w:delText>
        </w:r>
      </w:del>
    </w:p>
    <w:p w:rsidR="005A32EE" w:rsidRPr="00260F2C" w:rsidRDefault="005A32EE">
      <w:pPr>
        <w:pStyle w:val="aa"/>
        <w:spacing w:after="0" w:line="360" w:lineRule="auto"/>
        <w:ind w:firstLine="567"/>
        <w:jc w:val="both"/>
        <w:rPr>
          <w:rFonts w:ascii="Times New Roman" w:hAnsi="Times New Roman"/>
          <w:sz w:val="24"/>
          <w:szCs w:val="24"/>
        </w:rPr>
        <w:pPrChange w:id="2758" w:author="Павел Смирнов" w:date="2016-12-29T11:10:00Z">
          <w:pPr>
            <w:pStyle w:val="aa"/>
            <w:ind w:firstLine="567"/>
            <w:jc w:val="both"/>
          </w:pPr>
        </w:pPrChange>
      </w:pPr>
      <w:r w:rsidRPr="00260F2C">
        <w:rPr>
          <w:rFonts w:ascii="Times New Roman" w:hAnsi="Times New Roman"/>
          <w:sz w:val="24"/>
          <w:szCs w:val="24"/>
        </w:rPr>
        <w:t xml:space="preserve">В очаговой и ближней зонах продолжительность колебаний </w:t>
      </w:r>
      <w:r w:rsidRPr="00260F2C">
        <w:rPr>
          <w:rFonts w:ascii="Times New Roman" w:hAnsi="Times New Roman"/>
          <w:i/>
          <w:sz w:val="24"/>
          <w:szCs w:val="24"/>
        </w:rPr>
        <w:t>τ</w:t>
      </w:r>
      <w:r w:rsidRPr="00260F2C">
        <w:rPr>
          <w:rFonts w:ascii="Times New Roman" w:hAnsi="Times New Roman"/>
          <w:sz w:val="24"/>
          <w:szCs w:val="24"/>
        </w:rPr>
        <w:t xml:space="preserve"> постоянна и равна значению на границе между ближней и дальней зонами, т.</w:t>
      </w:r>
      <w:ins w:id="2759" w:author="Ксения Кисанова" w:date="2017-01-19T15:49:00Z">
        <w:r w:rsidR="00F35369">
          <w:rPr>
            <w:rFonts w:ascii="Times New Roman" w:hAnsi="Times New Roman"/>
            <w:sz w:val="24"/>
            <w:szCs w:val="24"/>
          </w:rPr>
          <w:t xml:space="preserve"> </w:t>
        </w:r>
      </w:ins>
      <w:r w:rsidRPr="00260F2C">
        <w:rPr>
          <w:rFonts w:ascii="Times New Roman" w:hAnsi="Times New Roman"/>
          <w:sz w:val="24"/>
          <w:szCs w:val="24"/>
        </w:rPr>
        <w:t xml:space="preserve">е. при </w:t>
      </w:r>
      <w:r w:rsidRPr="00260F2C">
        <w:rPr>
          <w:rFonts w:ascii="Times New Roman" w:hAnsi="Times New Roman"/>
          <w:i/>
          <w:sz w:val="24"/>
          <w:szCs w:val="24"/>
          <w:lang w:val="en-US"/>
        </w:rPr>
        <w:t>R</w:t>
      </w:r>
      <w:r w:rsidRPr="00260F2C">
        <w:rPr>
          <w:rFonts w:ascii="Times New Roman" w:hAnsi="Times New Roman"/>
          <w:sz w:val="24"/>
          <w:szCs w:val="24"/>
        </w:rPr>
        <w:t xml:space="preserve"> = </w:t>
      </w:r>
      <w:r w:rsidRPr="00260F2C">
        <w:rPr>
          <w:rFonts w:ascii="Times New Roman" w:hAnsi="Times New Roman"/>
          <w:i/>
          <w:sz w:val="24"/>
          <w:szCs w:val="24"/>
          <w:lang w:val="en-US"/>
        </w:rPr>
        <w:t>R</w:t>
      </w:r>
      <w:r w:rsidRPr="00260F2C">
        <w:rPr>
          <w:rFonts w:ascii="Times New Roman" w:hAnsi="Times New Roman"/>
          <w:sz w:val="24"/>
          <w:szCs w:val="24"/>
          <w:vertAlign w:val="subscript"/>
        </w:rPr>
        <w:t>б</w:t>
      </w:r>
      <w:ins w:id="2760" w:author="User" w:date="2016-11-09T14:29:00Z">
        <w:r w:rsidR="004A4AD8">
          <w:rPr>
            <w:rFonts w:ascii="Times New Roman" w:hAnsi="Times New Roman"/>
            <w:sz w:val="24"/>
            <w:szCs w:val="24"/>
            <w:vertAlign w:val="subscript"/>
          </w:rPr>
          <w:t>.</w:t>
        </w:r>
      </w:ins>
      <w:r w:rsidRPr="00260F2C">
        <w:rPr>
          <w:rFonts w:ascii="Times New Roman" w:hAnsi="Times New Roman"/>
          <w:sz w:val="24"/>
          <w:szCs w:val="24"/>
          <w:vertAlign w:val="subscript"/>
        </w:rPr>
        <w:t>-д</w:t>
      </w:r>
      <w:r w:rsidRPr="00260F2C">
        <w:rPr>
          <w:rFonts w:ascii="Times New Roman" w:hAnsi="Times New Roman"/>
          <w:sz w:val="24"/>
          <w:szCs w:val="24"/>
        </w:rPr>
        <w:t>.</w:t>
      </w:r>
    </w:p>
    <w:p w:rsidR="000D7935" w:rsidRPr="00260F2C" w:rsidRDefault="00F6303E">
      <w:pPr>
        <w:pStyle w:val="aa"/>
        <w:spacing w:after="0" w:line="360" w:lineRule="auto"/>
        <w:ind w:firstLine="567"/>
        <w:jc w:val="both"/>
        <w:rPr>
          <w:rFonts w:ascii="Times New Roman" w:hAnsi="Times New Roman"/>
          <w:sz w:val="24"/>
          <w:szCs w:val="24"/>
        </w:rPr>
        <w:pPrChange w:id="2761" w:author="Павел Смирнов" w:date="2016-12-29T11:10:00Z">
          <w:pPr>
            <w:pStyle w:val="aa"/>
            <w:spacing w:after="0"/>
            <w:ind w:firstLine="851"/>
            <w:jc w:val="both"/>
          </w:pPr>
        </w:pPrChange>
      </w:pPr>
      <w:r w:rsidRPr="00260F2C">
        <w:rPr>
          <w:rFonts w:ascii="Times New Roman" w:hAnsi="Times New Roman"/>
          <w:sz w:val="24"/>
          <w:szCs w:val="24"/>
        </w:rPr>
        <w:t>Форм</w:t>
      </w:r>
      <w:del w:id="2762" w:author="User" w:date="2016-11-07T08:39:00Z">
        <w:r w:rsidRPr="00260F2C" w:rsidDel="00AE4D88">
          <w:rPr>
            <w:rFonts w:ascii="Times New Roman" w:hAnsi="Times New Roman"/>
            <w:sz w:val="24"/>
            <w:szCs w:val="24"/>
          </w:rPr>
          <w:delText>а</w:delText>
        </w:r>
      </w:del>
      <w:ins w:id="2763" w:author="User" w:date="2016-11-07T08:39:00Z">
        <w:r w:rsidR="00AE4D88">
          <w:rPr>
            <w:rFonts w:ascii="Times New Roman" w:hAnsi="Times New Roman"/>
            <w:sz w:val="24"/>
            <w:szCs w:val="24"/>
          </w:rPr>
          <w:t>у</w:t>
        </w:r>
      </w:ins>
      <w:r w:rsidRPr="00260F2C">
        <w:rPr>
          <w:rFonts w:ascii="Times New Roman" w:hAnsi="Times New Roman"/>
          <w:sz w:val="24"/>
          <w:szCs w:val="24"/>
        </w:rPr>
        <w:t xml:space="preserve"> огибающей </w:t>
      </w:r>
      <w:del w:id="2764" w:author="User" w:date="2016-11-07T08:39:00Z">
        <w:r w:rsidRPr="00260F2C" w:rsidDel="00AE4D88">
          <w:rPr>
            <w:rFonts w:ascii="Times New Roman" w:hAnsi="Times New Roman"/>
            <w:sz w:val="24"/>
            <w:szCs w:val="24"/>
          </w:rPr>
          <w:delText xml:space="preserve">задается </w:delText>
        </w:r>
      </w:del>
      <w:ins w:id="2765" w:author="User" w:date="2016-11-07T08:39:00Z">
        <w:r w:rsidR="00AE4D88">
          <w:rPr>
            <w:rFonts w:ascii="Times New Roman" w:hAnsi="Times New Roman"/>
            <w:sz w:val="24"/>
            <w:szCs w:val="24"/>
          </w:rPr>
          <w:t>рассчитывают</w:t>
        </w:r>
        <w:r w:rsidR="00AE4D88" w:rsidRPr="00260F2C">
          <w:rPr>
            <w:rFonts w:ascii="Times New Roman" w:hAnsi="Times New Roman"/>
            <w:sz w:val="24"/>
            <w:szCs w:val="24"/>
          </w:rPr>
          <w:t xml:space="preserve"> </w:t>
        </w:r>
        <w:r w:rsidR="00AE4D88">
          <w:rPr>
            <w:rFonts w:ascii="Times New Roman" w:hAnsi="Times New Roman"/>
            <w:sz w:val="24"/>
            <w:szCs w:val="24"/>
          </w:rPr>
          <w:t xml:space="preserve">по </w:t>
        </w:r>
      </w:ins>
      <w:r w:rsidRPr="00260F2C">
        <w:rPr>
          <w:rFonts w:ascii="Times New Roman" w:hAnsi="Times New Roman"/>
          <w:sz w:val="24"/>
          <w:szCs w:val="24"/>
        </w:rPr>
        <w:t>эмпирической формул</w:t>
      </w:r>
      <w:del w:id="2766" w:author="User" w:date="2016-11-07T08:39:00Z">
        <w:r w:rsidRPr="00260F2C" w:rsidDel="00AE4D88">
          <w:rPr>
            <w:rFonts w:ascii="Times New Roman" w:hAnsi="Times New Roman"/>
            <w:sz w:val="24"/>
            <w:szCs w:val="24"/>
          </w:rPr>
          <w:delText>ой</w:delText>
        </w:r>
      </w:del>
      <w:ins w:id="2767" w:author="User" w:date="2016-11-07T08:39:00Z">
        <w:r w:rsidR="00AE4D88">
          <w:rPr>
            <w:rFonts w:ascii="Times New Roman" w:hAnsi="Times New Roman"/>
            <w:sz w:val="24"/>
            <w:szCs w:val="24"/>
          </w:rPr>
          <w:t>е</w:t>
        </w:r>
      </w:ins>
      <w:r w:rsidRPr="00260F2C">
        <w:rPr>
          <w:rFonts w:ascii="Times New Roman" w:hAnsi="Times New Roman"/>
          <w:sz w:val="24"/>
          <w:szCs w:val="24"/>
        </w:rPr>
        <w:t xml:space="preserve"> с использованием ширины импульса </w:t>
      </w:r>
      <w:r w:rsidRPr="00AE4D88">
        <w:rPr>
          <w:rFonts w:ascii="Times New Roman" w:hAnsi="Times New Roman"/>
          <w:sz w:val="24"/>
          <w:szCs w:val="24"/>
          <w:rPrChange w:id="2768" w:author="User" w:date="2016-11-07T08:39:00Z">
            <w:rPr>
              <w:rFonts w:ascii="Times New Roman" w:hAnsi="Times New Roman"/>
              <w:i/>
              <w:sz w:val="24"/>
              <w:szCs w:val="24"/>
            </w:rPr>
          </w:rPrChange>
        </w:rPr>
        <w:t>τ</w:t>
      </w:r>
      <w:r w:rsidR="000D7935" w:rsidRPr="00260F2C">
        <w:rPr>
          <w:rFonts w:ascii="Times New Roman" w:hAnsi="Times New Roman"/>
          <w:sz w:val="24"/>
          <w:szCs w:val="24"/>
        </w:rPr>
        <w:t>:</w:t>
      </w:r>
    </w:p>
    <w:p w:rsidR="000D7935" w:rsidRPr="00260F2C" w:rsidRDefault="00F35369">
      <w:pPr>
        <w:pStyle w:val="aff6"/>
        <w:spacing w:before="0" w:beforeAutospacing="0" w:after="120" w:afterAutospacing="0"/>
        <w:ind w:firstLine="851"/>
        <w:jc w:val="center"/>
        <w:rPr>
          <w:i w:val="0"/>
          <w:szCs w:val="24"/>
        </w:rPr>
        <w:pPrChange w:id="2769" w:author="Павел Смирнов" w:date="2016-12-29T11:10:00Z">
          <w:pPr>
            <w:pStyle w:val="aff6"/>
            <w:spacing w:before="0" w:beforeAutospacing="0" w:after="120" w:afterAutospacing="0" w:line="240" w:lineRule="auto"/>
            <w:ind w:firstLine="851"/>
            <w:jc w:val="center"/>
          </w:pPr>
        </w:pPrChange>
      </w:pPr>
      <w:ins w:id="2770" w:author="Ксения Кисанова" w:date="2017-01-19T15:50:00Z">
        <w:r>
          <w:rPr>
            <w:szCs w:val="24"/>
          </w:rPr>
          <w:t xml:space="preserve">                               </w:t>
        </w:r>
      </w:ins>
      <w:r w:rsidR="00F6303E" w:rsidRPr="00260F2C">
        <w:rPr>
          <w:szCs w:val="24"/>
          <w:lang w:val="en-US"/>
        </w:rPr>
        <w:t>PGA</w:t>
      </w:r>
      <w:r w:rsidR="000D7935" w:rsidRPr="00260F2C">
        <w:rPr>
          <w:i w:val="0"/>
          <w:szCs w:val="24"/>
          <w:vertAlign w:val="subscript"/>
        </w:rPr>
        <w:t>огиб</w:t>
      </w:r>
      <w:r w:rsidR="000D7935" w:rsidRPr="00260F2C">
        <w:rPr>
          <w:i w:val="0"/>
          <w:szCs w:val="24"/>
        </w:rPr>
        <w:t>(</w:t>
      </w:r>
      <w:r w:rsidR="000D7935" w:rsidRPr="00AE4D88">
        <w:rPr>
          <w:szCs w:val="24"/>
          <w:lang w:val="de-DE"/>
          <w:rPrChange w:id="2771" w:author="User" w:date="2016-11-07T08:39:00Z">
            <w:rPr>
              <w:i w:val="0"/>
              <w:szCs w:val="24"/>
              <w:lang w:val="de-DE"/>
            </w:rPr>
          </w:rPrChange>
        </w:rPr>
        <w:t>t</w:t>
      </w:r>
      <w:r w:rsidR="000D7935" w:rsidRPr="00260F2C">
        <w:rPr>
          <w:i w:val="0"/>
          <w:szCs w:val="24"/>
        </w:rPr>
        <w:t xml:space="preserve">) = </w:t>
      </w:r>
      <w:r w:rsidR="00F6303E" w:rsidRPr="00260F2C">
        <w:rPr>
          <w:szCs w:val="24"/>
          <w:lang w:val="de-DE"/>
        </w:rPr>
        <w:t>PG</w:t>
      </w:r>
      <w:r w:rsidR="000D7935" w:rsidRPr="00260F2C">
        <w:rPr>
          <w:szCs w:val="24"/>
          <w:lang w:val="de-DE"/>
        </w:rPr>
        <w:t>A</w:t>
      </w:r>
      <w:r w:rsidR="000D7935" w:rsidRPr="00260F2C">
        <w:rPr>
          <w:i w:val="0"/>
          <w:szCs w:val="24"/>
          <w:vertAlign w:val="subscript"/>
        </w:rPr>
        <w:t>макс</w:t>
      </w:r>
      <w:ins w:id="2772" w:author="User" w:date="2016-11-07T08:40:00Z">
        <w:r w:rsidR="00AE4D88">
          <w:rPr>
            <w:i w:val="0"/>
            <w:szCs w:val="24"/>
            <w:vertAlign w:val="subscript"/>
          </w:rPr>
          <w:t xml:space="preserve"> </w:t>
        </w:r>
      </w:ins>
      <w:r w:rsidR="000D7935" w:rsidRPr="00260F2C">
        <w:rPr>
          <w:i w:val="0"/>
          <w:szCs w:val="24"/>
        </w:rPr>
        <w:t xml:space="preserve"> </w:t>
      </w:r>
      <w:ins w:id="2773" w:author="User" w:date="2016-11-07T08:40:00Z">
        <w:r w:rsidR="00AE4D88">
          <w:rPr>
            <w:i w:val="0"/>
            <w:szCs w:val="24"/>
          </w:rPr>
          <w:t xml:space="preserve"> </w:t>
        </w:r>
      </w:ins>
      <w:r w:rsidR="000D7935" w:rsidRPr="00260F2C">
        <w:rPr>
          <w:i w:val="0"/>
          <w:szCs w:val="24"/>
        </w:rPr>
        <w:t>3</w:t>
      </w:r>
      <w:r w:rsidR="000D7935" w:rsidRPr="00AE4D88">
        <w:rPr>
          <w:szCs w:val="24"/>
          <w:lang w:val="de-DE"/>
          <w:rPrChange w:id="2774" w:author="User" w:date="2016-11-07T08:40:00Z">
            <w:rPr>
              <w:i w:val="0"/>
              <w:szCs w:val="24"/>
              <w:lang w:val="de-DE"/>
            </w:rPr>
          </w:rPrChange>
        </w:rPr>
        <w:t>t</w:t>
      </w:r>
      <w:r w:rsidR="000D7935" w:rsidRPr="00AE4D88">
        <w:rPr>
          <w:i w:val="0"/>
          <w:szCs w:val="24"/>
          <w:rPrChange w:id="2775" w:author="User" w:date="2016-11-07T08:39:00Z">
            <w:rPr>
              <w:szCs w:val="24"/>
            </w:rPr>
          </w:rPrChange>
        </w:rPr>
        <w:t>τ</w:t>
      </w:r>
      <w:r w:rsidR="000D7935" w:rsidRPr="00260F2C">
        <w:rPr>
          <w:i w:val="0"/>
          <w:szCs w:val="24"/>
        </w:rPr>
        <w:t xml:space="preserve">/(9 </w:t>
      </w:r>
      <w:r w:rsidR="000D7935" w:rsidRPr="00AE4D88">
        <w:rPr>
          <w:szCs w:val="24"/>
          <w:lang w:val="de-DE"/>
          <w:rPrChange w:id="2776" w:author="User" w:date="2016-11-07T08:40:00Z">
            <w:rPr>
              <w:i w:val="0"/>
              <w:szCs w:val="24"/>
              <w:lang w:val="de-DE"/>
            </w:rPr>
          </w:rPrChange>
        </w:rPr>
        <w:t>t</w:t>
      </w:r>
      <w:r w:rsidR="000D7935" w:rsidRPr="00260F2C">
        <w:rPr>
          <w:i w:val="0"/>
          <w:szCs w:val="24"/>
          <w:vertAlign w:val="superscript"/>
        </w:rPr>
        <w:t>2</w:t>
      </w:r>
      <w:r w:rsidR="000D7935" w:rsidRPr="00260F2C">
        <w:rPr>
          <w:i w:val="0"/>
          <w:szCs w:val="24"/>
        </w:rPr>
        <w:t xml:space="preserve"> </w:t>
      </w:r>
      <w:ins w:id="2777" w:author="Ксения Кисанова" w:date="2017-01-19T15:49:00Z">
        <w:r>
          <w:rPr>
            <w:i w:val="0"/>
            <w:szCs w:val="24"/>
          </w:rPr>
          <w:t>–</w:t>
        </w:r>
      </w:ins>
      <w:del w:id="2778" w:author="Ксения Кисанова" w:date="2017-01-19T15:49:00Z">
        <w:r w:rsidR="000D7935" w:rsidRPr="00260F2C" w:rsidDel="00F35369">
          <w:rPr>
            <w:i w:val="0"/>
            <w:szCs w:val="24"/>
          </w:rPr>
          <w:delText>-</w:delText>
        </w:r>
      </w:del>
      <w:r w:rsidR="000D7935" w:rsidRPr="00260F2C">
        <w:rPr>
          <w:i w:val="0"/>
          <w:szCs w:val="24"/>
        </w:rPr>
        <w:t xml:space="preserve"> 9 </w:t>
      </w:r>
      <w:r w:rsidR="000D7935" w:rsidRPr="00AE4D88">
        <w:rPr>
          <w:szCs w:val="24"/>
          <w:lang w:val="de-DE"/>
          <w:rPrChange w:id="2779" w:author="User" w:date="2016-11-07T08:40:00Z">
            <w:rPr>
              <w:i w:val="0"/>
              <w:szCs w:val="24"/>
              <w:lang w:val="de-DE"/>
            </w:rPr>
          </w:rPrChange>
        </w:rPr>
        <w:t>t</w:t>
      </w:r>
      <w:r w:rsidR="000D7935" w:rsidRPr="00AE4D88">
        <w:rPr>
          <w:i w:val="0"/>
          <w:szCs w:val="24"/>
          <w:rPrChange w:id="2780" w:author="User" w:date="2016-11-07T08:40:00Z">
            <w:rPr>
              <w:szCs w:val="24"/>
            </w:rPr>
          </w:rPrChange>
        </w:rPr>
        <w:t>τ</w:t>
      </w:r>
      <w:r w:rsidR="000D7935" w:rsidRPr="00260F2C">
        <w:rPr>
          <w:i w:val="0"/>
          <w:szCs w:val="24"/>
        </w:rPr>
        <w:t xml:space="preserve"> + 4 </w:t>
      </w:r>
      <w:r w:rsidR="000D7935" w:rsidRPr="00AE4D88">
        <w:rPr>
          <w:i w:val="0"/>
          <w:szCs w:val="24"/>
          <w:rPrChange w:id="2781" w:author="User" w:date="2016-11-07T08:40:00Z">
            <w:rPr>
              <w:szCs w:val="24"/>
            </w:rPr>
          </w:rPrChange>
        </w:rPr>
        <w:t>τ</w:t>
      </w:r>
      <w:del w:id="2782" w:author="Ксения Кисанова" w:date="2017-01-19T15:49:00Z">
        <w:r w:rsidR="000D7935" w:rsidRPr="00260F2C" w:rsidDel="00F35369">
          <w:rPr>
            <w:i w:val="0"/>
            <w:szCs w:val="24"/>
          </w:rPr>
          <w:delText xml:space="preserve"> </w:delText>
        </w:r>
      </w:del>
      <w:r w:rsidR="000D7935" w:rsidRPr="00260F2C">
        <w:rPr>
          <w:i w:val="0"/>
          <w:szCs w:val="24"/>
          <w:vertAlign w:val="superscript"/>
        </w:rPr>
        <w:t>2</w:t>
      </w:r>
      <w:r w:rsidR="000D7935" w:rsidRPr="00260F2C">
        <w:rPr>
          <w:i w:val="0"/>
          <w:szCs w:val="24"/>
        </w:rPr>
        <w:t>)</w:t>
      </w:r>
      <w:ins w:id="2783" w:author="User" w:date="2016-11-07T08:40:00Z">
        <w:r w:rsidR="00AE4D88">
          <w:rPr>
            <w:i w:val="0"/>
            <w:szCs w:val="24"/>
          </w:rPr>
          <w:t>.</w:t>
        </w:r>
      </w:ins>
      <w:ins w:id="2784" w:author="Ксения Кисанова" w:date="2017-01-19T15:49:00Z">
        <w:r>
          <w:rPr>
            <w:i w:val="0"/>
            <w:szCs w:val="24"/>
          </w:rPr>
          <w:t xml:space="preserve">                          </w:t>
        </w:r>
      </w:ins>
      <w:ins w:id="2785" w:author="Ксения Кисанова" w:date="2017-01-19T15:50:00Z">
        <w:r>
          <w:rPr>
            <w:i w:val="0"/>
            <w:szCs w:val="24"/>
          </w:rPr>
          <w:t>(</w:t>
        </w:r>
      </w:ins>
      <w:ins w:id="2786" w:author="Ксения Кисанова" w:date="2017-01-19T15:49:00Z">
        <w:r>
          <w:rPr>
            <w:i w:val="0"/>
            <w:szCs w:val="24"/>
          </w:rPr>
          <w:t>8</w:t>
        </w:r>
      </w:ins>
      <w:ins w:id="2787" w:author="Ксения Кисанова" w:date="2017-01-19T15:50:00Z">
        <w:r>
          <w:rPr>
            <w:i w:val="0"/>
            <w:szCs w:val="24"/>
          </w:rPr>
          <w:t>.8)</w:t>
        </w:r>
      </w:ins>
    </w:p>
    <w:p w:rsidR="005A32EE" w:rsidRPr="00260F2C" w:rsidRDefault="005A32EE">
      <w:pPr>
        <w:pStyle w:val="aa"/>
        <w:spacing w:line="360" w:lineRule="auto"/>
        <w:ind w:firstLine="567"/>
        <w:jc w:val="both"/>
        <w:rPr>
          <w:rFonts w:ascii="Times New Roman" w:hAnsi="Times New Roman"/>
          <w:sz w:val="24"/>
          <w:szCs w:val="24"/>
        </w:rPr>
        <w:pPrChange w:id="2788" w:author="Павел Смирнов" w:date="2016-12-29T11:10:00Z">
          <w:pPr>
            <w:pStyle w:val="aa"/>
            <w:ind w:firstLine="567"/>
            <w:jc w:val="both"/>
          </w:pPr>
        </w:pPrChange>
      </w:pPr>
      <w:r w:rsidRPr="00260F2C">
        <w:rPr>
          <w:rFonts w:ascii="Times New Roman" w:hAnsi="Times New Roman"/>
          <w:sz w:val="24"/>
          <w:szCs w:val="24"/>
        </w:rPr>
        <w:t xml:space="preserve">Сейсмическую интенсивность </w:t>
      </w:r>
      <w:r w:rsidRPr="00260F2C">
        <w:rPr>
          <w:rFonts w:ascii="Times New Roman" w:hAnsi="Times New Roman"/>
          <w:i/>
          <w:sz w:val="24"/>
          <w:szCs w:val="24"/>
          <w:lang w:val="en-US"/>
        </w:rPr>
        <w:t>I</w:t>
      </w:r>
      <w:r w:rsidRPr="00260F2C">
        <w:rPr>
          <w:rFonts w:ascii="Times New Roman" w:hAnsi="Times New Roman"/>
          <w:sz w:val="24"/>
          <w:szCs w:val="24"/>
        </w:rPr>
        <w:t xml:space="preserve"> с учетом продолжительности </w:t>
      </w:r>
      <w:r w:rsidRPr="00AE4D88">
        <w:rPr>
          <w:rFonts w:ascii="Times New Roman" w:hAnsi="Times New Roman"/>
          <w:sz w:val="24"/>
          <w:szCs w:val="24"/>
          <w:rPrChange w:id="2789" w:author="User" w:date="2016-11-07T08:40:00Z">
            <w:rPr>
              <w:rFonts w:ascii="Times New Roman" w:hAnsi="Times New Roman"/>
              <w:i/>
              <w:sz w:val="24"/>
              <w:szCs w:val="24"/>
            </w:rPr>
          </w:rPrChange>
        </w:rPr>
        <w:t>τ</w:t>
      </w:r>
      <w:r w:rsidRPr="00260F2C">
        <w:rPr>
          <w:rFonts w:ascii="Times New Roman" w:hAnsi="Times New Roman"/>
          <w:sz w:val="24"/>
          <w:szCs w:val="24"/>
        </w:rPr>
        <w:t xml:space="preserve"> следует определять по формуле</w:t>
      </w:r>
      <w:del w:id="2790" w:author="User" w:date="2016-11-07T08:40:00Z">
        <w:r w:rsidRPr="00260F2C" w:rsidDel="00AE4D88">
          <w:rPr>
            <w:rFonts w:ascii="Times New Roman" w:hAnsi="Times New Roman"/>
            <w:sz w:val="24"/>
            <w:szCs w:val="24"/>
          </w:rPr>
          <w:delText>:</w:delText>
        </w:r>
      </w:del>
    </w:p>
    <w:p w:rsidR="005A32EE" w:rsidRPr="00AE4D88" w:rsidRDefault="00F35369">
      <w:pPr>
        <w:spacing w:after="120" w:line="360" w:lineRule="auto"/>
        <w:jc w:val="center"/>
        <w:rPr>
          <w:rFonts w:ascii="Times New Roman" w:hAnsi="Times New Roman"/>
          <w:lang w:val="ru-RU"/>
          <w:rPrChange w:id="2791" w:author="User" w:date="2016-11-07T08:41:00Z">
            <w:rPr>
              <w:rFonts w:ascii="Times New Roman" w:hAnsi="Times New Roman"/>
            </w:rPr>
          </w:rPrChange>
        </w:rPr>
        <w:pPrChange w:id="2792" w:author="Павел Смирнов" w:date="2016-12-29T11:10:00Z">
          <w:pPr>
            <w:spacing w:after="120"/>
            <w:jc w:val="center"/>
          </w:pPr>
        </w:pPrChange>
      </w:pPr>
      <w:ins w:id="2793" w:author="Ксения Кисанова" w:date="2017-01-19T15:50:00Z">
        <w:r>
          <w:rPr>
            <w:rFonts w:ascii="Times New Roman" w:hAnsi="Times New Roman"/>
            <w:i/>
            <w:lang w:val="ru-RU"/>
          </w:rPr>
          <w:t xml:space="preserve">                                                 </w:t>
        </w:r>
      </w:ins>
      <w:r w:rsidR="005A32EE" w:rsidRPr="00260F2C">
        <w:rPr>
          <w:rFonts w:ascii="Times New Roman" w:hAnsi="Times New Roman"/>
          <w:i/>
        </w:rPr>
        <w:t>I</w:t>
      </w:r>
      <w:r w:rsidR="005A32EE" w:rsidRPr="00260F2C">
        <w:rPr>
          <w:rFonts w:ascii="Times New Roman" w:hAnsi="Times New Roman"/>
          <w:lang w:val="ru-RU"/>
        </w:rPr>
        <w:t xml:space="preserve"> = 2</w:t>
      </w:r>
      <w:proofErr w:type="gramStart"/>
      <w:ins w:id="2794" w:author="User" w:date="2016-11-07T08:40:00Z">
        <w:r w:rsidR="00AE4D88">
          <w:rPr>
            <w:rFonts w:ascii="Times New Roman" w:hAnsi="Times New Roman"/>
            <w:lang w:val="ru-RU"/>
          </w:rPr>
          <w:t>,</w:t>
        </w:r>
      </w:ins>
      <w:proofErr w:type="gramEnd"/>
      <w:del w:id="2795" w:author="User" w:date="2016-11-07T08:40:00Z">
        <w:r w:rsidR="005A32EE" w:rsidRPr="00260F2C" w:rsidDel="00AE4D88">
          <w:rPr>
            <w:rFonts w:ascii="Times New Roman" w:hAnsi="Times New Roman"/>
            <w:lang w:val="ru-RU"/>
          </w:rPr>
          <w:delText>.</w:delText>
        </w:r>
      </w:del>
      <w:r w:rsidR="005A32EE" w:rsidRPr="00260F2C">
        <w:rPr>
          <w:rFonts w:ascii="Times New Roman" w:hAnsi="Times New Roman"/>
          <w:lang w:val="ru-RU"/>
        </w:rPr>
        <w:t xml:space="preserve">5 </w:t>
      </w:r>
      <w:proofErr w:type="spellStart"/>
      <w:r w:rsidR="005A32EE" w:rsidRPr="00260F2C">
        <w:rPr>
          <w:rFonts w:ascii="Times New Roman" w:hAnsi="Times New Roman"/>
        </w:rPr>
        <w:t>lg</w:t>
      </w:r>
      <w:r w:rsidR="005A32EE" w:rsidRPr="00260F2C">
        <w:rPr>
          <w:rFonts w:ascii="Times New Roman" w:hAnsi="Times New Roman"/>
          <w:i/>
        </w:rPr>
        <w:t>PGA</w:t>
      </w:r>
      <w:proofErr w:type="spellEnd"/>
      <w:r w:rsidR="005A32EE" w:rsidRPr="00260F2C">
        <w:rPr>
          <w:rFonts w:ascii="Times New Roman" w:hAnsi="Times New Roman"/>
          <w:lang w:val="ru-RU"/>
        </w:rPr>
        <w:t xml:space="preserve"> + 1</w:t>
      </w:r>
      <w:ins w:id="2796" w:author="User" w:date="2016-11-07T08:40:00Z">
        <w:r w:rsidR="00AE4D88">
          <w:rPr>
            <w:rFonts w:ascii="Times New Roman" w:hAnsi="Times New Roman"/>
            <w:lang w:val="ru-RU"/>
          </w:rPr>
          <w:t>,</w:t>
        </w:r>
      </w:ins>
      <w:del w:id="2797" w:author="User" w:date="2016-11-07T08:40:00Z">
        <w:r w:rsidR="005A32EE" w:rsidRPr="00260F2C" w:rsidDel="00AE4D88">
          <w:rPr>
            <w:rFonts w:ascii="Times New Roman" w:hAnsi="Times New Roman"/>
            <w:lang w:val="ru-RU"/>
          </w:rPr>
          <w:delText>.</w:delText>
        </w:r>
      </w:del>
      <w:r w:rsidR="005A32EE" w:rsidRPr="00260F2C">
        <w:rPr>
          <w:rFonts w:ascii="Times New Roman" w:hAnsi="Times New Roman"/>
          <w:lang w:val="ru-RU"/>
        </w:rPr>
        <w:t xml:space="preserve">25 </w:t>
      </w:r>
      <w:proofErr w:type="spellStart"/>
      <w:r w:rsidR="005A32EE" w:rsidRPr="00260F2C">
        <w:rPr>
          <w:rFonts w:ascii="Times New Roman" w:hAnsi="Times New Roman"/>
        </w:rPr>
        <w:t>lg</w:t>
      </w:r>
      <w:r w:rsidR="005A32EE" w:rsidRPr="00AE4D88">
        <w:rPr>
          <w:rFonts w:ascii="Times New Roman" w:hAnsi="Times New Roman"/>
          <w:rPrChange w:id="2798" w:author="User" w:date="2016-11-07T08:41:00Z">
            <w:rPr>
              <w:rFonts w:ascii="Times New Roman" w:hAnsi="Times New Roman"/>
              <w:i/>
            </w:rPr>
          </w:rPrChange>
        </w:rPr>
        <w:t>τ</w:t>
      </w:r>
      <w:proofErr w:type="spellEnd"/>
      <w:r w:rsidR="005A32EE" w:rsidRPr="00260F2C">
        <w:rPr>
          <w:rFonts w:ascii="Times New Roman" w:hAnsi="Times New Roman"/>
          <w:lang w:val="ru-RU"/>
        </w:rPr>
        <w:t xml:space="preserve"> + 1</w:t>
      </w:r>
      <w:ins w:id="2799" w:author="User" w:date="2016-11-07T08:41:00Z">
        <w:r w:rsidR="00AE4D88">
          <w:rPr>
            <w:rFonts w:ascii="Times New Roman" w:hAnsi="Times New Roman"/>
            <w:lang w:val="ru-RU"/>
          </w:rPr>
          <w:t>,</w:t>
        </w:r>
      </w:ins>
      <w:del w:id="2800" w:author="User" w:date="2016-11-07T08:41:00Z">
        <w:r w:rsidR="005A32EE" w:rsidRPr="00260F2C" w:rsidDel="00AE4D88">
          <w:rPr>
            <w:rFonts w:ascii="Times New Roman" w:hAnsi="Times New Roman"/>
            <w:lang w:val="ru-RU"/>
          </w:rPr>
          <w:delText>.</w:delText>
        </w:r>
      </w:del>
      <w:r w:rsidR="005A32EE" w:rsidRPr="00260F2C">
        <w:rPr>
          <w:rFonts w:ascii="Times New Roman" w:hAnsi="Times New Roman"/>
          <w:lang w:val="ru-RU"/>
        </w:rPr>
        <w:t>05</w:t>
      </w:r>
      <w:r w:rsidR="00F6303E" w:rsidRPr="00AE4D88">
        <w:rPr>
          <w:rFonts w:ascii="Times New Roman" w:hAnsi="Times New Roman"/>
          <w:lang w:val="ru-RU"/>
          <w:rPrChange w:id="2801" w:author="User" w:date="2016-11-07T08:41:00Z">
            <w:rPr>
              <w:rFonts w:ascii="Times New Roman" w:hAnsi="Times New Roman"/>
            </w:rPr>
          </w:rPrChange>
        </w:rPr>
        <w:t>.</w:t>
      </w:r>
      <w:ins w:id="2802" w:author="Ксения Кисанова" w:date="2017-01-19T15:50:00Z">
        <w:r>
          <w:rPr>
            <w:rFonts w:ascii="Times New Roman" w:hAnsi="Times New Roman"/>
            <w:lang w:val="ru-RU"/>
          </w:rPr>
          <w:t xml:space="preserve">                                          (8.9)</w:t>
        </w:r>
      </w:ins>
      <w:del w:id="2803" w:author="User" w:date="2016-11-07T08:41:00Z">
        <w:r w:rsidR="00F6303E" w:rsidRPr="00AE4D88" w:rsidDel="00AE4D88">
          <w:rPr>
            <w:rFonts w:ascii="Times New Roman" w:hAnsi="Times New Roman"/>
            <w:lang w:val="ru-RU"/>
            <w:rPrChange w:id="2804" w:author="User" w:date="2016-11-07T08:41:00Z">
              <w:rPr>
                <w:rFonts w:ascii="Times New Roman" w:hAnsi="Times New Roman"/>
              </w:rPr>
            </w:rPrChange>
          </w:rPr>
          <w:delText xml:space="preserve"> </w:delText>
        </w:r>
      </w:del>
    </w:p>
    <w:p w:rsidR="005A32EE" w:rsidRPr="00260F2C" w:rsidRDefault="005A32EE">
      <w:pPr>
        <w:pStyle w:val="1"/>
        <w:spacing w:line="360" w:lineRule="auto"/>
        <w:ind w:firstLine="567"/>
        <w:rPr>
          <w:rFonts w:ascii="Times New Roman" w:hAnsi="Times New Roman"/>
          <w:sz w:val="24"/>
          <w:szCs w:val="24"/>
          <w:lang w:val="ru-RU"/>
        </w:rPr>
        <w:pPrChange w:id="2805" w:author="Павел Смирнов" w:date="2016-12-29T11:10:00Z">
          <w:pPr>
            <w:pStyle w:val="1"/>
            <w:ind w:firstLine="567"/>
          </w:pPr>
        </w:pPrChange>
      </w:pPr>
      <w:bookmarkStart w:id="2806" w:name="_Toc419477106"/>
      <w:bookmarkStart w:id="2807" w:name="_Toc450219478"/>
      <w:r w:rsidRPr="00260F2C">
        <w:rPr>
          <w:rFonts w:ascii="Times New Roman" w:hAnsi="Times New Roman"/>
          <w:sz w:val="24"/>
          <w:szCs w:val="24"/>
          <w:lang w:val="ru-RU"/>
        </w:rPr>
        <w:t>8.</w:t>
      </w:r>
      <w:ins w:id="2808" w:author="Ксения Кисанова" w:date="2017-01-19T15:50:00Z">
        <w:r w:rsidR="00F35369">
          <w:rPr>
            <w:rFonts w:ascii="Times New Roman" w:hAnsi="Times New Roman"/>
            <w:sz w:val="24"/>
            <w:szCs w:val="24"/>
            <w:lang w:val="ru-RU"/>
          </w:rPr>
          <w:t>6</w:t>
        </w:r>
      </w:ins>
      <w:del w:id="2809" w:author="Ксения Кисанова" w:date="2017-01-19T15:50:00Z">
        <w:r w:rsidR="008511E7" w:rsidRPr="00AE4D88" w:rsidDel="00F35369">
          <w:rPr>
            <w:rFonts w:ascii="Times New Roman" w:hAnsi="Times New Roman"/>
            <w:sz w:val="24"/>
            <w:szCs w:val="24"/>
            <w:lang w:val="ru-RU"/>
            <w:rPrChange w:id="2810" w:author="User" w:date="2016-11-07T08:41:00Z">
              <w:rPr>
                <w:rFonts w:ascii="Times New Roman" w:hAnsi="Times New Roman"/>
                <w:sz w:val="24"/>
                <w:szCs w:val="24"/>
              </w:rPr>
            </w:rPrChange>
          </w:rPr>
          <w:delText>5</w:delText>
        </w:r>
      </w:del>
      <w:r w:rsidRPr="00260F2C">
        <w:rPr>
          <w:rFonts w:ascii="Times New Roman" w:hAnsi="Times New Roman"/>
          <w:sz w:val="24"/>
          <w:szCs w:val="24"/>
          <w:lang w:val="ru-RU"/>
        </w:rPr>
        <w:t xml:space="preserve"> Частотный состав. Форма спектра реакции</w:t>
      </w:r>
      <w:bookmarkEnd w:id="2806"/>
      <w:bookmarkEnd w:id="2807"/>
    </w:p>
    <w:p w:rsidR="00780642" w:rsidRDefault="005A32EE">
      <w:pPr>
        <w:pStyle w:val="aa"/>
        <w:spacing w:line="360" w:lineRule="auto"/>
        <w:ind w:firstLine="567"/>
        <w:jc w:val="both"/>
        <w:rPr>
          <w:rFonts w:ascii="Times New Roman" w:hAnsi="Times New Roman"/>
          <w:sz w:val="24"/>
          <w:szCs w:val="24"/>
        </w:rPr>
        <w:pPrChange w:id="2811" w:author="Павел Смирнов" w:date="2016-12-29T11:10:00Z">
          <w:pPr>
            <w:pStyle w:val="aa"/>
            <w:jc w:val="both"/>
          </w:pPr>
        </w:pPrChange>
      </w:pPr>
      <w:r w:rsidRPr="00260F2C">
        <w:rPr>
          <w:rFonts w:ascii="Times New Roman" w:hAnsi="Times New Roman"/>
          <w:sz w:val="24"/>
          <w:szCs w:val="24"/>
        </w:rPr>
        <w:t>Средняя форма спектра, нормированная по уровню и преобладающему периоду (</w:t>
      </w:r>
      <w:ins w:id="2812" w:author="User" w:date="2016-11-07T08:38:00Z">
        <w:r w:rsidR="00AE4D88">
          <w:rPr>
            <w:rFonts w:ascii="Times New Roman" w:hAnsi="Times New Roman"/>
            <w:sz w:val="24"/>
            <w:szCs w:val="24"/>
          </w:rPr>
          <w:t xml:space="preserve">см. </w:t>
        </w:r>
      </w:ins>
      <w:r w:rsidRPr="00260F2C">
        <w:rPr>
          <w:rFonts w:ascii="Times New Roman" w:hAnsi="Times New Roman"/>
          <w:sz w:val="24"/>
          <w:szCs w:val="24"/>
        </w:rPr>
        <w:t>рис</w:t>
      </w:r>
      <w:del w:id="2813" w:author="Павел Смирнов" w:date="2016-12-29T11:24:00Z">
        <w:r w:rsidRPr="00260F2C" w:rsidDel="00545E33">
          <w:rPr>
            <w:rFonts w:ascii="Times New Roman" w:hAnsi="Times New Roman"/>
            <w:sz w:val="24"/>
            <w:szCs w:val="24"/>
          </w:rPr>
          <w:delText xml:space="preserve">. </w:delText>
        </w:r>
      </w:del>
      <w:ins w:id="2814" w:author="Павел Смирнов" w:date="2016-12-29T11:24:00Z">
        <w:r w:rsidR="00545E33" w:rsidRPr="00545E33">
          <w:rPr>
            <w:rFonts w:ascii="Times New Roman" w:hAnsi="Times New Roman"/>
            <w:sz w:val="24"/>
            <w:szCs w:val="24"/>
            <w:rPrChange w:id="2815" w:author="Павел Смирнов" w:date="2016-12-29T11:24:00Z">
              <w:rPr>
                <w:rFonts w:ascii="Times New Roman" w:hAnsi="Times New Roman"/>
                <w:sz w:val="24"/>
                <w:szCs w:val="24"/>
                <w:lang w:val="en-US"/>
              </w:rPr>
            </w:rPrChange>
          </w:rPr>
          <w:t>унок</w:t>
        </w:r>
        <w:r w:rsidR="00545E33" w:rsidRPr="00260F2C">
          <w:rPr>
            <w:rFonts w:ascii="Times New Roman" w:hAnsi="Times New Roman"/>
            <w:sz w:val="24"/>
            <w:szCs w:val="24"/>
          </w:rPr>
          <w:t xml:space="preserve"> </w:t>
        </w:r>
      </w:ins>
      <w:ins w:id="2816" w:author="Ксения Кисанова" w:date="2017-01-19T15:50:00Z">
        <w:r w:rsidR="00F35369">
          <w:rPr>
            <w:rFonts w:ascii="Times New Roman" w:hAnsi="Times New Roman"/>
            <w:sz w:val="24"/>
            <w:szCs w:val="24"/>
          </w:rPr>
          <w:t>8.</w:t>
        </w:r>
      </w:ins>
      <w:r w:rsidRPr="00260F2C">
        <w:rPr>
          <w:rFonts w:ascii="Times New Roman" w:hAnsi="Times New Roman"/>
          <w:sz w:val="24"/>
          <w:szCs w:val="24"/>
        </w:rPr>
        <w:t>1)</w:t>
      </w:r>
      <w:del w:id="2817" w:author="User" w:date="2016-11-07T08:38:00Z">
        <w:r w:rsidRPr="00260F2C" w:rsidDel="00AE4D88">
          <w:rPr>
            <w:rFonts w:ascii="Times New Roman" w:hAnsi="Times New Roman"/>
            <w:sz w:val="24"/>
            <w:szCs w:val="24"/>
          </w:rPr>
          <w:delText>,</w:delText>
        </w:r>
      </w:del>
      <w:r w:rsidRPr="00260F2C">
        <w:rPr>
          <w:rFonts w:ascii="Times New Roman" w:hAnsi="Times New Roman"/>
          <w:sz w:val="24"/>
          <w:szCs w:val="24"/>
        </w:rPr>
        <w:t xml:space="preserve"> как </w:t>
      </w:r>
      <w:del w:id="2818" w:author="User" w:date="2016-11-07T08:38:00Z">
        <w:r w:rsidRPr="00260F2C" w:rsidDel="00AE4D88">
          <w:rPr>
            <w:rFonts w:ascii="Times New Roman" w:hAnsi="Times New Roman"/>
            <w:sz w:val="24"/>
            <w:szCs w:val="24"/>
          </w:rPr>
          <w:delText xml:space="preserve">величина </w:delText>
        </w:r>
      </w:del>
      <w:r w:rsidRPr="00260F2C">
        <w:rPr>
          <w:rFonts w:ascii="Times New Roman" w:hAnsi="Times New Roman"/>
          <w:sz w:val="24"/>
          <w:szCs w:val="24"/>
        </w:rPr>
        <w:t>безразмерная</w:t>
      </w:r>
      <w:ins w:id="2819" w:author="User" w:date="2016-11-07T08:38:00Z">
        <w:r w:rsidR="00AE4D88" w:rsidRPr="00AE4D88">
          <w:rPr>
            <w:rFonts w:ascii="Times New Roman" w:hAnsi="Times New Roman"/>
            <w:sz w:val="24"/>
            <w:szCs w:val="24"/>
          </w:rPr>
          <w:t xml:space="preserve"> </w:t>
        </w:r>
        <w:r w:rsidR="00AE4D88" w:rsidRPr="00260F2C">
          <w:rPr>
            <w:rFonts w:ascii="Times New Roman" w:hAnsi="Times New Roman"/>
            <w:sz w:val="24"/>
            <w:szCs w:val="24"/>
          </w:rPr>
          <w:t>величина</w:t>
        </w:r>
      </w:ins>
      <w:r w:rsidRPr="00260F2C">
        <w:rPr>
          <w:rFonts w:ascii="Times New Roman" w:hAnsi="Times New Roman"/>
          <w:sz w:val="24"/>
          <w:szCs w:val="24"/>
        </w:rPr>
        <w:t xml:space="preserve">, в инженерном диапазоне практически не зависит </w:t>
      </w:r>
      <w:r w:rsidR="00780642" w:rsidRPr="00260F2C">
        <w:rPr>
          <w:rFonts w:ascii="Times New Roman" w:hAnsi="Times New Roman"/>
          <w:sz w:val="24"/>
          <w:szCs w:val="24"/>
        </w:rPr>
        <w:t>от магнитуды, расстояния и категории грунта. Влиянием типа подвижки можно пренебречь. Спектр аппроксимируется отрезками прямых и является симметричным в двойном логарифмическом масштабе. Региональные различия в форме спектра ответа отсутствуют.</w:t>
      </w:r>
    </w:p>
    <w:p w:rsidR="00780642" w:rsidRPr="00260F2C" w:rsidRDefault="00780642">
      <w:pPr>
        <w:pStyle w:val="aa"/>
        <w:spacing w:line="360" w:lineRule="auto"/>
        <w:ind w:firstLine="567"/>
        <w:jc w:val="both"/>
        <w:rPr>
          <w:rFonts w:ascii="Times New Roman" w:hAnsi="Times New Roman"/>
          <w:sz w:val="24"/>
          <w:szCs w:val="24"/>
        </w:rPr>
        <w:pPrChange w:id="2820" w:author="Павел Смирнов" w:date="2016-12-29T11:10:00Z">
          <w:pPr>
            <w:pStyle w:val="aa"/>
            <w:ind w:firstLine="567"/>
            <w:jc w:val="both"/>
          </w:pPr>
        </w:pPrChange>
      </w:pPr>
      <w:r w:rsidRPr="00260F2C">
        <w:rPr>
          <w:rFonts w:ascii="Times New Roman" w:hAnsi="Times New Roman"/>
          <w:sz w:val="24"/>
          <w:szCs w:val="24"/>
        </w:rPr>
        <w:t xml:space="preserve">Для перехода от средней формы спектра к реальному спектру надо оценить ожидаемый преобладающий период </w:t>
      </w:r>
      <w:r w:rsidRPr="00260F2C">
        <w:rPr>
          <w:rFonts w:ascii="Times New Roman" w:hAnsi="Times New Roman"/>
          <w:i/>
          <w:sz w:val="24"/>
          <w:szCs w:val="24"/>
          <w:lang w:val="en-US"/>
        </w:rPr>
        <w:t>T</w:t>
      </w:r>
      <w:r w:rsidRPr="00260F2C">
        <w:rPr>
          <w:rFonts w:ascii="Times New Roman" w:hAnsi="Times New Roman"/>
          <w:sz w:val="24"/>
          <w:szCs w:val="24"/>
          <w:vertAlign w:val="subscript"/>
        </w:rPr>
        <w:t>0</w:t>
      </w:r>
      <w:r w:rsidRPr="00260F2C">
        <w:rPr>
          <w:rFonts w:ascii="Times New Roman" w:hAnsi="Times New Roman"/>
          <w:sz w:val="24"/>
          <w:szCs w:val="24"/>
        </w:rPr>
        <w:t xml:space="preserve"> и уровень спектра </w:t>
      </w:r>
      <w:r w:rsidRPr="00260F2C">
        <w:rPr>
          <w:rFonts w:ascii="Times New Roman" w:hAnsi="Times New Roman"/>
          <w:i/>
          <w:sz w:val="24"/>
          <w:szCs w:val="24"/>
          <w:lang w:val="en-US"/>
        </w:rPr>
        <w:t>PSA</w:t>
      </w:r>
      <w:r w:rsidRPr="00260F2C">
        <w:rPr>
          <w:rFonts w:ascii="Times New Roman" w:hAnsi="Times New Roman"/>
          <w:sz w:val="24"/>
          <w:szCs w:val="24"/>
        </w:rPr>
        <w:t>.</w:t>
      </w:r>
      <w:del w:id="2821" w:author="User" w:date="2016-11-07T08:38:00Z">
        <w:r w:rsidRPr="00260F2C" w:rsidDel="00AE4D88">
          <w:rPr>
            <w:rFonts w:ascii="Times New Roman" w:hAnsi="Times New Roman"/>
            <w:sz w:val="24"/>
            <w:szCs w:val="24"/>
          </w:rPr>
          <w:delText xml:space="preserve"> </w:delText>
        </w:r>
      </w:del>
    </w:p>
    <w:p w:rsidR="00780642" w:rsidRPr="00260F2C" w:rsidRDefault="00780642">
      <w:pPr>
        <w:pStyle w:val="aa"/>
        <w:spacing w:line="360" w:lineRule="auto"/>
        <w:ind w:firstLine="567"/>
        <w:jc w:val="both"/>
        <w:rPr>
          <w:rFonts w:ascii="Times New Roman" w:hAnsi="Times New Roman"/>
          <w:sz w:val="24"/>
          <w:szCs w:val="24"/>
        </w:rPr>
        <w:pPrChange w:id="2822" w:author="Павел Смирнов" w:date="2016-12-29T11:10:00Z">
          <w:pPr>
            <w:pStyle w:val="aa"/>
            <w:ind w:firstLine="567"/>
            <w:jc w:val="both"/>
          </w:pPr>
        </w:pPrChange>
      </w:pPr>
      <w:r w:rsidRPr="00260F2C">
        <w:rPr>
          <w:rFonts w:ascii="Times New Roman" w:hAnsi="Times New Roman"/>
          <w:sz w:val="24"/>
          <w:szCs w:val="24"/>
        </w:rPr>
        <w:t>Форму спектра можно изменять в соответствии с заданным уровнем доверия. Рекомендуется вместо ожидаемого значения преобладающего периода задавать «</w:t>
      </w:r>
      <w:proofErr w:type="spellStart"/>
      <w:r w:rsidRPr="00260F2C">
        <w:rPr>
          <w:rFonts w:ascii="Times New Roman" w:hAnsi="Times New Roman"/>
          <w:sz w:val="24"/>
          <w:szCs w:val="24"/>
        </w:rPr>
        <w:t>сигмовый</w:t>
      </w:r>
      <w:proofErr w:type="spellEnd"/>
      <w:r w:rsidRPr="00260F2C">
        <w:rPr>
          <w:rFonts w:ascii="Times New Roman" w:hAnsi="Times New Roman"/>
          <w:sz w:val="24"/>
          <w:szCs w:val="24"/>
        </w:rPr>
        <w:t xml:space="preserve">» доверительный интервал периодов (см. </w:t>
      </w:r>
      <w:del w:id="2823" w:author="User" w:date="2016-11-07T08:37:00Z">
        <w:r w:rsidRPr="00260F2C" w:rsidDel="00AE4D88">
          <w:rPr>
            <w:rFonts w:ascii="Times New Roman" w:hAnsi="Times New Roman"/>
            <w:sz w:val="24"/>
            <w:szCs w:val="24"/>
          </w:rPr>
          <w:delText>п.</w:delText>
        </w:r>
      </w:del>
      <w:r w:rsidRPr="00260F2C">
        <w:rPr>
          <w:rFonts w:ascii="Times New Roman" w:hAnsi="Times New Roman"/>
          <w:sz w:val="24"/>
          <w:szCs w:val="24"/>
        </w:rPr>
        <w:t xml:space="preserve"> 8.</w:t>
      </w:r>
      <w:ins w:id="2824" w:author="Ксения Кисанова" w:date="2017-01-19T15:50:00Z">
        <w:r w:rsidR="00F35369">
          <w:rPr>
            <w:rFonts w:ascii="Times New Roman" w:hAnsi="Times New Roman"/>
            <w:sz w:val="24"/>
            <w:szCs w:val="24"/>
          </w:rPr>
          <w:t>8</w:t>
        </w:r>
      </w:ins>
      <w:del w:id="2825" w:author="Ксения Кисанова" w:date="2017-01-19T15:50:00Z">
        <w:r w:rsidRPr="00260F2C" w:rsidDel="00F35369">
          <w:rPr>
            <w:rFonts w:ascii="Times New Roman" w:hAnsi="Times New Roman"/>
            <w:sz w:val="24"/>
            <w:szCs w:val="24"/>
          </w:rPr>
          <w:delText>7</w:delText>
        </w:r>
      </w:del>
      <w:r w:rsidRPr="00260F2C">
        <w:rPr>
          <w:rFonts w:ascii="Times New Roman" w:hAnsi="Times New Roman"/>
          <w:sz w:val="24"/>
          <w:szCs w:val="24"/>
        </w:rPr>
        <w:t>).</w:t>
      </w:r>
      <w:del w:id="2826" w:author="User" w:date="2016-11-07T08:37:00Z">
        <w:r w:rsidRPr="00260F2C" w:rsidDel="00AE4D88">
          <w:rPr>
            <w:rFonts w:ascii="Times New Roman" w:hAnsi="Times New Roman"/>
            <w:sz w:val="24"/>
            <w:szCs w:val="24"/>
          </w:rPr>
          <w:delText xml:space="preserve"> </w:delText>
        </w:r>
      </w:del>
    </w:p>
    <w:p w:rsidR="00780642" w:rsidRPr="00260F2C" w:rsidRDefault="00780642">
      <w:pPr>
        <w:pStyle w:val="aa"/>
        <w:spacing w:line="360" w:lineRule="auto"/>
        <w:ind w:firstLine="567"/>
        <w:jc w:val="both"/>
        <w:rPr>
          <w:rFonts w:ascii="Times New Roman" w:hAnsi="Times New Roman"/>
          <w:sz w:val="24"/>
          <w:szCs w:val="24"/>
        </w:rPr>
        <w:pPrChange w:id="2827" w:author="Павел Смирнов" w:date="2016-12-29T11:10:00Z">
          <w:pPr>
            <w:pStyle w:val="aa"/>
            <w:ind w:firstLine="567"/>
            <w:jc w:val="both"/>
          </w:pPr>
        </w:pPrChange>
      </w:pPr>
      <w:r w:rsidRPr="00260F2C">
        <w:rPr>
          <w:rFonts w:ascii="Times New Roman" w:hAnsi="Times New Roman"/>
          <w:sz w:val="24"/>
          <w:szCs w:val="24"/>
        </w:rPr>
        <w:t>Склоны среднего спектра вполне определяют</w:t>
      </w:r>
      <w:del w:id="2828" w:author="User" w:date="2016-11-07T08:37:00Z">
        <w:r w:rsidRPr="00260F2C" w:rsidDel="00AE4D88">
          <w:rPr>
            <w:rFonts w:ascii="Times New Roman" w:hAnsi="Times New Roman"/>
            <w:sz w:val="24"/>
            <w:szCs w:val="24"/>
          </w:rPr>
          <w:delText>ся</w:delText>
        </w:r>
      </w:del>
      <w:r w:rsidRPr="00260F2C">
        <w:rPr>
          <w:rFonts w:ascii="Times New Roman" w:hAnsi="Times New Roman"/>
          <w:sz w:val="24"/>
          <w:szCs w:val="24"/>
        </w:rPr>
        <w:t xml:space="preserve"> величиной логарифмической ширины спектра </w:t>
      </w:r>
      <w:r w:rsidRPr="00260F2C">
        <w:rPr>
          <w:rFonts w:ascii="Times New Roman" w:hAnsi="Times New Roman"/>
          <w:i/>
          <w:sz w:val="24"/>
          <w:szCs w:val="24"/>
        </w:rPr>
        <w:t xml:space="preserve">S, </w:t>
      </w:r>
      <w:r w:rsidRPr="00260F2C">
        <w:rPr>
          <w:rFonts w:ascii="Times New Roman" w:hAnsi="Times New Roman"/>
          <w:sz w:val="24"/>
          <w:szCs w:val="24"/>
        </w:rPr>
        <w:t xml:space="preserve">которая </w:t>
      </w:r>
      <w:r w:rsidRPr="00AE4D88">
        <w:rPr>
          <w:rFonts w:ascii="Times New Roman" w:hAnsi="Times New Roman"/>
          <w:sz w:val="24"/>
          <w:szCs w:val="24"/>
          <w:rPrChange w:id="2829" w:author="User" w:date="2016-11-07T08:37:00Z">
            <w:rPr>
              <w:rFonts w:ascii="Times New Roman" w:hAnsi="Times New Roman"/>
            </w:rPr>
          </w:rPrChange>
        </w:rPr>
        <w:t xml:space="preserve">равна </w:t>
      </w:r>
      <w:ins w:id="2830" w:author="Ксения Кисанова" w:date="2017-01-19T15:50:00Z">
        <w:r w:rsidR="00F35369">
          <w:rPr>
            <w:rFonts w:ascii="Times New Roman" w:hAnsi="Times New Roman"/>
            <w:sz w:val="24"/>
            <w:szCs w:val="24"/>
          </w:rPr>
          <w:t>(</w:t>
        </w:r>
      </w:ins>
      <w:r w:rsidRPr="00AE4D88">
        <w:rPr>
          <w:rFonts w:ascii="Times New Roman" w:hAnsi="Times New Roman"/>
          <w:sz w:val="24"/>
          <w:szCs w:val="24"/>
          <w:rPrChange w:id="2831" w:author="User" w:date="2016-11-07T08:37:00Z">
            <w:rPr>
              <w:rFonts w:ascii="Times New Roman" w:hAnsi="Times New Roman"/>
            </w:rPr>
          </w:rPrChange>
        </w:rPr>
        <w:t>0</w:t>
      </w:r>
      <w:ins w:id="2832" w:author="User" w:date="2016-11-07T08:37:00Z">
        <w:r w:rsidR="00AE4D88" w:rsidRPr="00AE4D88">
          <w:rPr>
            <w:rFonts w:ascii="Times New Roman" w:hAnsi="Times New Roman"/>
            <w:sz w:val="24"/>
            <w:szCs w:val="24"/>
            <w:rPrChange w:id="2833" w:author="User" w:date="2016-11-07T08:37:00Z">
              <w:rPr>
                <w:rFonts w:ascii="Times New Roman" w:hAnsi="Times New Roman"/>
              </w:rPr>
            </w:rPrChange>
          </w:rPr>
          <w:t>,</w:t>
        </w:r>
      </w:ins>
      <w:del w:id="2834" w:author="User" w:date="2016-11-07T08:37:00Z">
        <w:r w:rsidRPr="00AE4D88" w:rsidDel="00AE4D88">
          <w:rPr>
            <w:rFonts w:ascii="Times New Roman" w:hAnsi="Times New Roman"/>
            <w:sz w:val="24"/>
            <w:szCs w:val="24"/>
            <w:rPrChange w:id="2835" w:author="User" w:date="2016-11-07T08:37:00Z">
              <w:rPr>
                <w:rFonts w:ascii="Times New Roman" w:hAnsi="Times New Roman"/>
              </w:rPr>
            </w:rPrChange>
          </w:rPr>
          <w:delText>.</w:delText>
        </w:r>
      </w:del>
      <w:r w:rsidRPr="00AE4D88">
        <w:rPr>
          <w:rFonts w:ascii="Times New Roman" w:hAnsi="Times New Roman"/>
          <w:sz w:val="24"/>
          <w:szCs w:val="24"/>
          <w:rPrChange w:id="2836" w:author="User" w:date="2016-11-07T08:37:00Z">
            <w:rPr>
              <w:rFonts w:ascii="Times New Roman" w:hAnsi="Times New Roman"/>
            </w:rPr>
          </w:rPrChange>
        </w:rPr>
        <w:t>60 ± 0</w:t>
      </w:r>
      <w:ins w:id="2837" w:author="User" w:date="2016-11-07T08:37:00Z">
        <w:r w:rsidR="00AE4D88" w:rsidRPr="00AE4D88">
          <w:rPr>
            <w:rFonts w:ascii="Times New Roman" w:hAnsi="Times New Roman"/>
            <w:sz w:val="24"/>
            <w:szCs w:val="24"/>
            <w:rPrChange w:id="2838" w:author="User" w:date="2016-11-07T08:37:00Z">
              <w:rPr>
                <w:rFonts w:ascii="Times New Roman" w:hAnsi="Times New Roman"/>
              </w:rPr>
            </w:rPrChange>
          </w:rPr>
          <w:t>,</w:t>
        </w:r>
      </w:ins>
      <w:del w:id="2839" w:author="User" w:date="2016-11-07T08:37:00Z">
        <w:r w:rsidRPr="00AE4D88" w:rsidDel="00AE4D88">
          <w:rPr>
            <w:rFonts w:ascii="Times New Roman" w:hAnsi="Times New Roman"/>
            <w:sz w:val="24"/>
            <w:szCs w:val="24"/>
            <w:rPrChange w:id="2840" w:author="User" w:date="2016-11-07T08:37:00Z">
              <w:rPr>
                <w:rFonts w:ascii="Times New Roman" w:hAnsi="Times New Roman"/>
              </w:rPr>
            </w:rPrChange>
          </w:rPr>
          <w:delText>.</w:delText>
        </w:r>
      </w:del>
      <w:r w:rsidRPr="00AE4D88">
        <w:rPr>
          <w:rFonts w:ascii="Times New Roman" w:hAnsi="Times New Roman"/>
          <w:sz w:val="24"/>
          <w:szCs w:val="24"/>
          <w:rPrChange w:id="2841" w:author="User" w:date="2016-11-07T08:37:00Z">
            <w:rPr>
              <w:rFonts w:ascii="Times New Roman" w:hAnsi="Times New Roman"/>
            </w:rPr>
          </w:rPrChange>
        </w:rPr>
        <w:t>20</w:t>
      </w:r>
      <w:ins w:id="2842" w:author="Ксения Кисанова" w:date="2017-01-19T15:50:00Z">
        <w:r w:rsidR="00F35369">
          <w:rPr>
            <w:rFonts w:ascii="Times New Roman" w:hAnsi="Times New Roman"/>
            <w:sz w:val="24"/>
            <w:szCs w:val="24"/>
          </w:rPr>
          <w:t>)</w:t>
        </w:r>
      </w:ins>
      <w:r w:rsidRPr="00AE4D88">
        <w:rPr>
          <w:rFonts w:ascii="Times New Roman" w:hAnsi="Times New Roman"/>
          <w:sz w:val="24"/>
          <w:szCs w:val="24"/>
          <w:rPrChange w:id="2843" w:author="User" w:date="2016-11-07T08:37:00Z">
            <w:rPr>
              <w:rFonts w:ascii="Times New Roman" w:hAnsi="Times New Roman"/>
            </w:rPr>
          </w:rPrChange>
        </w:rPr>
        <w:t xml:space="preserve"> ед. логарифма</w:t>
      </w:r>
      <w:r w:rsidRPr="00260F2C">
        <w:rPr>
          <w:rFonts w:ascii="Times New Roman" w:hAnsi="Times New Roman"/>
        </w:rPr>
        <w:t>.</w:t>
      </w:r>
      <w:del w:id="2844" w:author="User" w:date="2016-11-07T08:37:00Z">
        <w:r w:rsidRPr="00260F2C" w:rsidDel="00AE4D88">
          <w:rPr>
            <w:rFonts w:ascii="Times New Roman" w:hAnsi="Times New Roman"/>
          </w:rPr>
          <w:delText xml:space="preserve"> </w:delText>
        </w:r>
      </w:del>
    </w:p>
    <w:p w:rsidR="008D6897" w:rsidRPr="00260F2C" w:rsidRDefault="008D6897">
      <w:pPr>
        <w:pStyle w:val="aa"/>
        <w:spacing w:line="360" w:lineRule="auto"/>
        <w:ind w:firstLine="567"/>
        <w:jc w:val="both"/>
        <w:rPr>
          <w:rFonts w:ascii="Times New Roman" w:hAnsi="Times New Roman"/>
          <w:strike/>
        </w:rPr>
        <w:pPrChange w:id="2845" w:author="Павел Смирнов" w:date="2016-12-29T11:10:00Z">
          <w:pPr>
            <w:pStyle w:val="aa"/>
            <w:ind w:firstLine="567"/>
            <w:jc w:val="both"/>
          </w:pPr>
        </w:pPrChange>
      </w:pPr>
    </w:p>
    <w:p w:rsidR="005A32EE" w:rsidRPr="00260F2C" w:rsidRDefault="002712BD">
      <w:pPr>
        <w:pStyle w:val="aa"/>
        <w:spacing w:line="360" w:lineRule="auto"/>
        <w:ind w:firstLine="567"/>
        <w:jc w:val="both"/>
        <w:rPr>
          <w:rFonts w:ascii="Times New Roman" w:hAnsi="Times New Roman"/>
        </w:rPr>
        <w:pPrChange w:id="2846" w:author="Павел Смирнов" w:date="2016-12-29T11:10:00Z">
          <w:pPr>
            <w:pStyle w:val="aa"/>
            <w:ind w:firstLine="567"/>
            <w:jc w:val="both"/>
          </w:pPr>
        </w:pPrChange>
      </w:pPr>
      <w:r w:rsidRPr="00260F2C">
        <w:rPr>
          <w:noProof/>
        </w:rPr>
        <w:lastRenderedPageBreak/>
        <w:drawing>
          <wp:anchor distT="0" distB="0" distL="0" distR="0" simplePos="0" relativeHeight="251656704" behindDoc="1" locked="0" layoutInCell="1" allowOverlap="1">
            <wp:simplePos x="0" y="0"/>
            <wp:positionH relativeFrom="column">
              <wp:posOffset>488950</wp:posOffset>
            </wp:positionH>
            <wp:positionV relativeFrom="paragraph">
              <wp:posOffset>59690</wp:posOffset>
            </wp:positionV>
            <wp:extent cx="4522470" cy="2469515"/>
            <wp:effectExtent l="0" t="0" r="0" b="6985"/>
            <wp:wrapNone/>
            <wp:docPr id="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17">
                      <a:extLst>
                        <a:ext uri="{28A0092B-C50C-407E-A947-70E740481C1C}">
                          <a14:useLocalDpi xmlns:a14="http://schemas.microsoft.com/office/drawing/2010/main" val="0"/>
                        </a:ext>
                      </a:extLst>
                    </a:blip>
                    <a:srcRect l="1543" r="1543" b="1437"/>
                    <a:stretch>
                      <a:fillRect/>
                    </a:stretch>
                  </pic:blipFill>
                  <pic:spPr bwMode="auto">
                    <a:xfrm>
                      <a:off x="0" y="0"/>
                      <a:ext cx="4522470" cy="24695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32EE" w:rsidRPr="00260F2C" w:rsidRDefault="005A32EE">
      <w:pPr>
        <w:spacing w:after="120" w:line="360" w:lineRule="auto"/>
        <w:ind w:firstLine="567"/>
        <w:jc w:val="both"/>
        <w:rPr>
          <w:rFonts w:ascii="Times New Roman" w:hAnsi="Times New Roman"/>
          <w:sz w:val="22"/>
          <w:szCs w:val="22"/>
          <w:lang w:val="ru-RU"/>
        </w:rPr>
        <w:pPrChange w:id="2847"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48"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49"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50"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51"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52"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53" w:author="Павел Смирнов" w:date="2016-12-29T11:10:00Z">
          <w:pPr>
            <w:spacing w:after="120"/>
            <w:ind w:firstLine="567"/>
            <w:jc w:val="both"/>
          </w:pPr>
        </w:pPrChange>
      </w:pPr>
    </w:p>
    <w:p w:rsidR="005A32EE" w:rsidRPr="00260F2C" w:rsidRDefault="005A32EE">
      <w:pPr>
        <w:spacing w:after="120" w:line="360" w:lineRule="auto"/>
        <w:ind w:firstLine="567"/>
        <w:jc w:val="both"/>
        <w:rPr>
          <w:rFonts w:ascii="Times New Roman" w:hAnsi="Times New Roman"/>
          <w:sz w:val="22"/>
          <w:szCs w:val="22"/>
          <w:lang w:val="ru-RU"/>
        </w:rPr>
        <w:pPrChange w:id="2854" w:author="Павел Смирнов" w:date="2016-12-29T11:10:00Z">
          <w:pPr>
            <w:spacing w:after="120"/>
            <w:ind w:firstLine="567"/>
            <w:jc w:val="both"/>
          </w:pPr>
        </w:pPrChange>
      </w:pPr>
    </w:p>
    <w:p w:rsidR="005A32EE" w:rsidRPr="00260F2C" w:rsidRDefault="00052661">
      <w:pPr>
        <w:spacing w:after="120" w:line="360" w:lineRule="auto"/>
        <w:ind w:firstLine="567"/>
        <w:jc w:val="both"/>
        <w:rPr>
          <w:rFonts w:ascii="Times New Roman" w:hAnsi="Times New Roman"/>
          <w:sz w:val="22"/>
          <w:szCs w:val="22"/>
          <w:lang w:val="ru-RU"/>
        </w:rPr>
        <w:pPrChange w:id="2855" w:author="Павел Смирнов" w:date="2016-12-29T11:10:00Z">
          <w:pPr>
            <w:spacing w:after="120"/>
            <w:ind w:firstLine="567"/>
            <w:jc w:val="both"/>
          </w:pPr>
        </w:pPrChange>
      </w:pPr>
      <w:ins w:id="2856" w:author="User" w:date="2016-11-09T14:30:00Z">
        <w:r w:rsidRPr="00260F2C">
          <w:rPr>
            <w:rFonts w:ascii="Times New Roman" w:hAnsi="Times New Roman"/>
            <w:i/>
            <w:sz w:val="22"/>
            <w:szCs w:val="22"/>
          </w:rPr>
          <w:t>S</w:t>
        </w:r>
        <w:r w:rsidRPr="00260F2C">
          <w:rPr>
            <w:rFonts w:ascii="Times New Roman" w:hAnsi="Times New Roman"/>
            <w:sz w:val="22"/>
            <w:szCs w:val="22"/>
            <w:vertAlign w:val="subscript"/>
            <w:lang w:val="ru-RU"/>
          </w:rPr>
          <w:t xml:space="preserve">1 </w:t>
        </w:r>
        <w:r w:rsidRPr="00260F2C">
          <w:rPr>
            <w:rFonts w:ascii="Times New Roman" w:hAnsi="Times New Roman"/>
            <w:sz w:val="22"/>
            <w:szCs w:val="22"/>
            <w:lang w:val="ru-RU"/>
          </w:rPr>
          <w:t xml:space="preserve">– высокочастотная часть спектра; </w:t>
        </w:r>
        <w:r w:rsidRPr="00260F2C">
          <w:rPr>
            <w:rFonts w:ascii="Times New Roman" w:hAnsi="Times New Roman"/>
            <w:i/>
            <w:sz w:val="22"/>
            <w:szCs w:val="22"/>
          </w:rPr>
          <w:t>S</w:t>
        </w:r>
        <w:r w:rsidRPr="00260F2C">
          <w:rPr>
            <w:rFonts w:ascii="Times New Roman" w:hAnsi="Times New Roman"/>
            <w:sz w:val="22"/>
            <w:szCs w:val="22"/>
            <w:vertAlign w:val="subscript"/>
            <w:lang w:val="ru-RU"/>
          </w:rPr>
          <w:t xml:space="preserve">2 </w:t>
        </w:r>
        <w:r w:rsidRPr="00260F2C">
          <w:rPr>
            <w:rFonts w:ascii="Times New Roman" w:hAnsi="Times New Roman"/>
            <w:sz w:val="22"/>
            <w:szCs w:val="22"/>
            <w:lang w:val="ru-RU"/>
          </w:rPr>
          <w:t xml:space="preserve">– низкочастотная часть спектра; </w:t>
        </w:r>
        <w:r w:rsidRPr="00260F2C">
          <w:rPr>
            <w:rFonts w:ascii="Times New Roman" w:hAnsi="Times New Roman"/>
            <w:i/>
            <w:sz w:val="22"/>
            <w:szCs w:val="22"/>
          </w:rPr>
          <w:t>S</w:t>
        </w:r>
        <w:r w:rsidRPr="00260F2C">
          <w:rPr>
            <w:rFonts w:ascii="Times New Roman" w:hAnsi="Times New Roman"/>
            <w:sz w:val="22"/>
            <w:szCs w:val="22"/>
            <w:lang w:val="ru-RU"/>
          </w:rPr>
          <w:t xml:space="preserve"> = </w:t>
        </w:r>
        <w:r w:rsidRPr="00260F2C">
          <w:rPr>
            <w:rFonts w:ascii="Times New Roman" w:hAnsi="Times New Roman"/>
            <w:i/>
            <w:sz w:val="22"/>
            <w:szCs w:val="22"/>
          </w:rPr>
          <w:t>S</w:t>
        </w:r>
        <w:r w:rsidRPr="00260F2C">
          <w:rPr>
            <w:rFonts w:ascii="Times New Roman" w:hAnsi="Times New Roman"/>
            <w:sz w:val="22"/>
            <w:szCs w:val="22"/>
            <w:vertAlign w:val="subscript"/>
            <w:lang w:val="ru-RU"/>
          </w:rPr>
          <w:t>1</w:t>
        </w:r>
        <w:r w:rsidRPr="00260F2C">
          <w:rPr>
            <w:rFonts w:ascii="Times New Roman" w:hAnsi="Times New Roman"/>
            <w:sz w:val="22"/>
            <w:szCs w:val="22"/>
            <w:lang w:val="ru-RU"/>
          </w:rPr>
          <w:t xml:space="preserve"> + </w:t>
        </w:r>
        <w:r w:rsidRPr="00260F2C">
          <w:rPr>
            <w:rFonts w:ascii="Times New Roman" w:hAnsi="Times New Roman"/>
            <w:i/>
            <w:sz w:val="22"/>
            <w:szCs w:val="22"/>
          </w:rPr>
          <w:t>S</w:t>
        </w:r>
        <w:r w:rsidRPr="00260F2C">
          <w:rPr>
            <w:rFonts w:ascii="Times New Roman" w:hAnsi="Times New Roman"/>
            <w:sz w:val="22"/>
            <w:szCs w:val="22"/>
            <w:vertAlign w:val="subscript"/>
            <w:lang w:val="ru-RU"/>
          </w:rPr>
          <w:t xml:space="preserve">2 </w:t>
        </w:r>
        <w:r w:rsidRPr="00260F2C">
          <w:rPr>
            <w:rFonts w:ascii="Times New Roman" w:hAnsi="Times New Roman"/>
            <w:sz w:val="22"/>
            <w:szCs w:val="22"/>
            <w:lang w:val="ru-RU"/>
          </w:rPr>
          <w:t xml:space="preserve">– логарифмическая ширина спектра; </w:t>
        </w:r>
        <w:r w:rsidRPr="00260F2C">
          <w:rPr>
            <w:rFonts w:ascii="Times New Roman" w:hAnsi="Times New Roman"/>
            <w:i/>
            <w:sz w:val="22"/>
            <w:szCs w:val="22"/>
          </w:rPr>
          <w:t>f</w:t>
        </w:r>
        <w:r w:rsidRPr="00260F2C">
          <w:rPr>
            <w:rFonts w:ascii="Times New Roman" w:hAnsi="Times New Roman"/>
            <w:sz w:val="22"/>
            <w:szCs w:val="22"/>
            <w:vertAlign w:val="subscript"/>
            <w:lang w:val="ru-RU"/>
          </w:rPr>
          <w:t xml:space="preserve">0 </w:t>
        </w:r>
        <w:r w:rsidRPr="00260F2C">
          <w:rPr>
            <w:rFonts w:ascii="Times New Roman" w:hAnsi="Times New Roman"/>
            <w:sz w:val="22"/>
            <w:szCs w:val="22"/>
            <w:lang w:val="ru-RU"/>
          </w:rPr>
          <w:t xml:space="preserve">– преобладающая частота колебаний; </w:t>
        </w:r>
        <w:r w:rsidRPr="00260F2C">
          <w:rPr>
            <w:rFonts w:ascii="Times New Roman" w:hAnsi="Times New Roman"/>
            <w:i/>
            <w:sz w:val="22"/>
            <w:szCs w:val="22"/>
          </w:rPr>
          <w:t>PGA</w:t>
        </w:r>
        <w:r w:rsidRPr="00260F2C">
          <w:rPr>
            <w:rFonts w:ascii="Times New Roman" w:hAnsi="Times New Roman"/>
            <w:sz w:val="22"/>
            <w:szCs w:val="22"/>
            <w:lang w:val="ru-RU"/>
          </w:rPr>
          <w:t xml:space="preserve"> – пиковое ускорение грунта; </w:t>
        </w:r>
        <w:r w:rsidRPr="00260F2C">
          <w:rPr>
            <w:rFonts w:ascii="Times New Roman" w:hAnsi="Times New Roman"/>
            <w:i/>
            <w:sz w:val="22"/>
            <w:szCs w:val="22"/>
          </w:rPr>
          <w:t>PSA</w:t>
        </w:r>
        <w:r w:rsidRPr="00260F2C">
          <w:rPr>
            <w:rFonts w:ascii="Times New Roman" w:hAnsi="Times New Roman"/>
            <w:sz w:val="22"/>
            <w:szCs w:val="22"/>
            <w:lang w:val="ru-RU"/>
          </w:rPr>
          <w:t xml:space="preserve"> – спектральная амплитуда; </w:t>
        </w:r>
        <w:r w:rsidRPr="0069010E">
          <w:rPr>
            <w:rFonts w:ascii="Times New Roman" w:hAnsi="Times New Roman"/>
            <w:sz w:val="22"/>
            <w:szCs w:val="22"/>
          </w:rPr>
          <w:t>β</w:t>
        </w:r>
        <w:r w:rsidRPr="00260F2C">
          <w:rPr>
            <w:rFonts w:ascii="Times New Roman" w:hAnsi="Times New Roman"/>
            <w:i/>
            <w:sz w:val="22"/>
            <w:szCs w:val="22"/>
            <w:lang w:val="ru-RU"/>
          </w:rPr>
          <w:t xml:space="preserve"> </w:t>
        </w:r>
        <w:r w:rsidRPr="00260F2C">
          <w:rPr>
            <w:rFonts w:ascii="Times New Roman" w:hAnsi="Times New Roman"/>
            <w:sz w:val="22"/>
            <w:szCs w:val="22"/>
            <w:lang w:val="ru-RU"/>
          </w:rPr>
          <w:t>– коэффициент динамического усиления</w:t>
        </w:r>
      </w:ins>
    </w:p>
    <w:p w:rsidR="005A32EE" w:rsidRPr="00260F2C" w:rsidRDefault="005A32EE">
      <w:pPr>
        <w:spacing w:after="120" w:line="360" w:lineRule="auto"/>
        <w:jc w:val="center"/>
        <w:rPr>
          <w:rFonts w:ascii="Times New Roman" w:hAnsi="Times New Roman"/>
          <w:sz w:val="22"/>
          <w:szCs w:val="22"/>
          <w:lang w:val="ru-RU"/>
        </w:rPr>
        <w:pPrChange w:id="2857" w:author="Павел Смирнов" w:date="2016-12-29T11:24:00Z">
          <w:pPr>
            <w:spacing w:after="120"/>
            <w:ind w:firstLine="567"/>
            <w:jc w:val="both"/>
          </w:pPr>
        </w:pPrChange>
      </w:pPr>
      <w:r w:rsidRPr="00052661">
        <w:rPr>
          <w:rFonts w:ascii="Times New Roman" w:hAnsi="Times New Roman"/>
          <w:b/>
          <w:i/>
          <w:sz w:val="22"/>
          <w:szCs w:val="22"/>
          <w:lang w:val="ru-RU"/>
          <w:rPrChange w:id="2858" w:author="User" w:date="2016-11-09T14:30:00Z">
            <w:rPr>
              <w:rFonts w:ascii="Times New Roman" w:hAnsi="Times New Roman"/>
              <w:sz w:val="22"/>
              <w:szCs w:val="22"/>
              <w:lang w:val="ru-RU"/>
            </w:rPr>
          </w:rPrChange>
        </w:rPr>
        <w:t>Рис</w:t>
      </w:r>
      <w:ins w:id="2859" w:author="User" w:date="2016-11-09T14:29:00Z">
        <w:r w:rsidR="00052661" w:rsidRPr="00052661">
          <w:rPr>
            <w:rFonts w:ascii="Times New Roman" w:hAnsi="Times New Roman"/>
            <w:b/>
            <w:i/>
            <w:sz w:val="22"/>
            <w:szCs w:val="22"/>
            <w:lang w:val="ru-RU"/>
            <w:rPrChange w:id="2860" w:author="User" w:date="2016-11-09T14:30:00Z">
              <w:rPr>
                <w:rFonts w:ascii="Times New Roman" w:hAnsi="Times New Roman"/>
                <w:sz w:val="22"/>
                <w:szCs w:val="22"/>
                <w:lang w:val="ru-RU"/>
              </w:rPr>
            </w:rPrChange>
          </w:rPr>
          <w:t>унок</w:t>
        </w:r>
      </w:ins>
      <w:del w:id="2861" w:author="User" w:date="2016-11-09T14:29:00Z">
        <w:r w:rsidRPr="00052661" w:rsidDel="00052661">
          <w:rPr>
            <w:rFonts w:ascii="Times New Roman" w:hAnsi="Times New Roman"/>
            <w:b/>
            <w:i/>
            <w:sz w:val="22"/>
            <w:szCs w:val="22"/>
            <w:lang w:val="ru-RU"/>
            <w:rPrChange w:id="2862" w:author="User" w:date="2016-11-09T14:30:00Z">
              <w:rPr>
                <w:rFonts w:ascii="Times New Roman" w:hAnsi="Times New Roman"/>
                <w:sz w:val="22"/>
                <w:szCs w:val="22"/>
                <w:lang w:val="ru-RU"/>
              </w:rPr>
            </w:rPrChange>
          </w:rPr>
          <w:delText>.</w:delText>
        </w:r>
      </w:del>
      <w:r w:rsidRPr="00052661">
        <w:rPr>
          <w:rFonts w:ascii="Times New Roman" w:hAnsi="Times New Roman"/>
          <w:b/>
          <w:i/>
          <w:sz w:val="22"/>
          <w:szCs w:val="22"/>
          <w:lang w:val="ru-RU"/>
          <w:rPrChange w:id="2863" w:author="User" w:date="2016-11-09T14:30:00Z">
            <w:rPr>
              <w:rFonts w:ascii="Times New Roman" w:hAnsi="Times New Roman"/>
              <w:sz w:val="22"/>
              <w:szCs w:val="22"/>
              <w:lang w:val="ru-RU"/>
            </w:rPr>
          </w:rPrChange>
        </w:rPr>
        <w:t xml:space="preserve"> </w:t>
      </w:r>
      <w:ins w:id="2864" w:author="Ксения Кисанова" w:date="2017-01-19T15:52:00Z">
        <w:r w:rsidR="00F35369">
          <w:rPr>
            <w:rFonts w:ascii="Times New Roman" w:hAnsi="Times New Roman"/>
            <w:b/>
            <w:i/>
            <w:sz w:val="22"/>
            <w:szCs w:val="22"/>
            <w:lang w:val="ru-RU"/>
          </w:rPr>
          <w:t>8.</w:t>
        </w:r>
      </w:ins>
      <w:r w:rsidRPr="00052661">
        <w:rPr>
          <w:rFonts w:ascii="Times New Roman" w:hAnsi="Times New Roman"/>
          <w:b/>
          <w:i/>
          <w:sz w:val="22"/>
          <w:szCs w:val="22"/>
          <w:lang w:val="ru-RU"/>
          <w:rPrChange w:id="2865" w:author="User" w:date="2016-11-09T14:30:00Z">
            <w:rPr>
              <w:rFonts w:ascii="Times New Roman" w:hAnsi="Times New Roman"/>
              <w:sz w:val="22"/>
              <w:szCs w:val="22"/>
              <w:lang w:val="ru-RU"/>
            </w:rPr>
          </w:rPrChange>
        </w:rPr>
        <w:t>1</w:t>
      </w:r>
      <w:r w:rsidRPr="00260F2C">
        <w:rPr>
          <w:rFonts w:ascii="Times New Roman" w:hAnsi="Times New Roman"/>
          <w:sz w:val="22"/>
          <w:szCs w:val="22"/>
          <w:lang w:val="ru-RU"/>
        </w:rPr>
        <w:t xml:space="preserve"> – </w:t>
      </w:r>
      <w:r w:rsidRPr="00052661">
        <w:rPr>
          <w:rFonts w:ascii="Times New Roman" w:hAnsi="Times New Roman"/>
          <w:b/>
          <w:sz w:val="22"/>
          <w:szCs w:val="22"/>
          <w:lang w:val="ru-RU"/>
          <w:rPrChange w:id="2866" w:author="User" w:date="2016-11-09T14:30:00Z">
            <w:rPr>
              <w:rFonts w:ascii="Times New Roman" w:hAnsi="Times New Roman"/>
              <w:sz w:val="22"/>
              <w:szCs w:val="22"/>
              <w:lang w:val="ru-RU"/>
            </w:rPr>
          </w:rPrChange>
        </w:rPr>
        <w:t>Схема параметризации спектра реакции</w:t>
      </w:r>
      <w:del w:id="2867" w:author="User" w:date="2016-11-09T14:30:00Z">
        <w:r w:rsidRPr="00260F2C" w:rsidDel="00052661">
          <w:rPr>
            <w:rFonts w:ascii="Times New Roman" w:hAnsi="Times New Roman"/>
            <w:sz w:val="22"/>
            <w:szCs w:val="22"/>
            <w:lang w:val="ru-RU"/>
          </w:rPr>
          <w:delText>.</w:delText>
        </w:r>
      </w:del>
      <w:r w:rsidRPr="00260F2C">
        <w:rPr>
          <w:rFonts w:ascii="Times New Roman" w:hAnsi="Times New Roman"/>
          <w:sz w:val="22"/>
          <w:szCs w:val="22"/>
          <w:lang w:val="ru-RU"/>
        </w:rPr>
        <w:t xml:space="preserve"> </w:t>
      </w:r>
      <w:del w:id="2868" w:author="User" w:date="2016-11-09T14:30:00Z">
        <w:r w:rsidRPr="00260F2C" w:rsidDel="00052661">
          <w:rPr>
            <w:rFonts w:ascii="Times New Roman" w:hAnsi="Times New Roman"/>
            <w:i/>
            <w:sz w:val="22"/>
            <w:szCs w:val="22"/>
          </w:rPr>
          <w:delText>S</w:delText>
        </w:r>
        <w:r w:rsidRPr="00260F2C" w:rsidDel="00052661">
          <w:rPr>
            <w:rFonts w:ascii="Times New Roman" w:hAnsi="Times New Roman"/>
            <w:sz w:val="22"/>
            <w:szCs w:val="22"/>
            <w:vertAlign w:val="subscript"/>
            <w:lang w:val="ru-RU"/>
          </w:rPr>
          <w:delText xml:space="preserve">1 </w:delText>
        </w:r>
        <w:r w:rsidRPr="00260F2C" w:rsidDel="00052661">
          <w:rPr>
            <w:rFonts w:ascii="Times New Roman" w:hAnsi="Times New Roman"/>
            <w:sz w:val="22"/>
            <w:szCs w:val="22"/>
            <w:lang w:val="ru-RU"/>
          </w:rPr>
          <w:delText xml:space="preserve">– высокочастотная часть спектра; </w:delText>
        </w:r>
        <w:r w:rsidRPr="00260F2C" w:rsidDel="00052661">
          <w:rPr>
            <w:rFonts w:ascii="Times New Roman" w:hAnsi="Times New Roman"/>
            <w:i/>
            <w:sz w:val="22"/>
            <w:szCs w:val="22"/>
          </w:rPr>
          <w:delText>S</w:delText>
        </w:r>
        <w:r w:rsidRPr="00260F2C" w:rsidDel="00052661">
          <w:rPr>
            <w:rFonts w:ascii="Times New Roman" w:hAnsi="Times New Roman"/>
            <w:sz w:val="22"/>
            <w:szCs w:val="22"/>
            <w:vertAlign w:val="subscript"/>
            <w:lang w:val="ru-RU"/>
          </w:rPr>
          <w:delText xml:space="preserve">2 </w:delText>
        </w:r>
        <w:r w:rsidRPr="00260F2C" w:rsidDel="00052661">
          <w:rPr>
            <w:rFonts w:ascii="Times New Roman" w:hAnsi="Times New Roman"/>
            <w:sz w:val="22"/>
            <w:szCs w:val="22"/>
            <w:lang w:val="ru-RU"/>
          </w:rPr>
          <w:delText xml:space="preserve">– низкочастотная часть спектра; </w:delText>
        </w:r>
        <w:r w:rsidRPr="00260F2C" w:rsidDel="00052661">
          <w:rPr>
            <w:rFonts w:ascii="Times New Roman" w:hAnsi="Times New Roman"/>
            <w:i/>
            <w:sz w:val="22"/>
            <w:szCs w:val="22"/>
          </w:rPr>
          <w:delText>S</w:delText>
        </w:r>
        <w:r w:rsidRPr="00260F2C" w:rsidDel="00052661">
          <w:rPr>
            <w:rFonts w:ascii="Times New Roman" w:hAnsi="Times New Roman"/>
            <w:sz w:val="22"/>
            <w:szCs w:val="22"/>
            <w:lang w:val="ru-RU"/>
          </w:rPr>
          <w:delText xml:space="preserve"> = </w:delText>
        </w:r>
        <w:r w:rsidRPr="00260F2C" w:rsidDel="00052661">
          <w:rPr>
            <w:rFonts w:ascii="Times New Roman" w:hAnsi="Times New Roman"/>
            <w:i/>
            <w:sz w:val="22"/>
            <w:szCs w:val="22"/>
          </w:rPr>
          <w:delText>S</w:delText>
        </w:r>
        <w:r w:rsidRPr="00260F2C" w:rsidDel="00052661">
          <w:rPr>
            <w:rFonts w:ascii="Times New Roman" w:hAnsi="Times New Roman"/>
            <w:sz w:val="22"/>
            <w:szCs w:val="22"/>
            <w:vertAlign w:val="subscript"/>
            <w:lang w:val="ru-RU"/>
          </w:rPr>
          <w:delText>1</w:delText>
        </w:r>
        <w:r w:rsidRPr="00260F2C" w:rsidDel="00052661">
          <w:rPr>
            <w:rFonts w:ascii="Times New Roman" w:hAnsi="Times New Roman"/>
            <w:sz w:val="22"/>
            <w:szCs w:val="22"/>
            <w:lang w:val="ru-RU"/>
          </w:rPr>
          <w:delText xml:space="preserve"> + </w:delText>
        </w:r>
        <w:r w:rsidRPr="00260F2C" w:rsidDel="00052661">
          <w:rPr>
            <w:rFonts w:ascii="Times New Roman" w:hAnsi="Times New Roman"/>
            <w:i/>
            <w:sz w:val="22"/>
            <w:szCs w:val="22"/>
          </w:rPr>
          <w:delText>S</w:delText>
        </w:r>
        <w:r w:rsidRPr="00260F2C" w:rsidDel="00052661">
          <w:rPr>
            <w:rFonts w:ascii="Times New Roman" w:hAnsi="Times New Roman"/>
            <w:sz w:val="22"/>
            <w:szCs w:val="22"/>
            <w:vertAlign w:val="subscript"/>
            <w:lang w:val="ru-RU"/>
          </w:rPr>
          <w:delText xml:space="preserve">2 </w:delText>
        </w:r>
        <w:r w:rsidRPr="00260F2C" w:rsidDel="00052661">
          <w:rPr>
            <w:rFonts w:ascii="Times New Roman" w:hAnsi="Times New Roman"/>
            <w:sz w:val="22"/>
            <w:szCs w:val="22"/>
            <w:lang w:val="ru-RU"/>
          </w:rPr>
          <w:delText xml:space="preserve">– логарифмическая ширина спектра; </w:delText>
        </w:r>
        <w:r w:rsidRPr="00260F2C" w:rsidDel="00052661">
          <w:rPr>
            <w:rFonts w:ascii="Times New Roman" w:hAnsi="Times New Roman"/>
            <w:i/>
            <w:sz w:val="22"/>
            <w:szCs w:val="22"/>
          </w:rPr>
          <w:delText>f</w:delText>
        </w:r>
        <w:r w:rsidRPr="00260F2C" w:rsidDel="00052661">
          <w:rPr>
            <w:rFonts w:ascii="Times New Roman" w:hAnsi="Times New Roman"/>
            <w:sz w:val="22"/>
            <w:szCs w:val="22"/>
            <w:vertAlign w:val="subscript"/>
            <w:lang w:val="ru-RU"/>
          </w:rPr>
          <w:delText xml:space="preserve">0 </w:delText>
        </w:r>
        <w:r w:rsidRPr="00260F2C" w:rsidDel="00052661">
          <w:rPr>
            <w:rFonts w:ascii="Times New Roman" w:hAnsi="Times New Roman"/>
            <w:sz w:val="22"/>
            <w:szCs w:val="22"/>
            <w:lang w:val="ru-RU"/>
          </w:rPr>
          <w:delText xml:space="preserve">– преобладающая частота колебаний; </w:delText>
        </w:r>
        <w:r w:rsidRPr="00260F2C" w:rsidDel="00052661">
          <w:rPr>
            <w:rFonts w:ascii="Times New Roman" w:hAnsi="Times New Roman"/>
            <w:i/>
            <w:sz w:val="22"/>
            <w:szCs w:val="22"/>
          </w:rPr>
          <w:delText>PGA</w:delText>
        </w:r>
        <w:r w:rsidRPr="00260F2C" w:rsidDel="00052661">
          <w:rPr>
            <w:rFonts w:ascii="Times New Roman" w:hAnsi="Times New Roman"/>
            <w:sz w:val="22"/>
            <w:szCs w:val="22"/>
            <w:lang w:val="ru-RU"/>
          </w:rPr>
          <w:delText xml:space="preserve"> – пиковое ускорение грунта; </w:delText>
        </w:r>
        <w:r w:rsidRPr="00260F2C" w:rsidDel="00052661">
          <w:rPr>
            <w:rFonts w:ascii="Times New Roman" w:hAnsi="Times New Roman"/>
            <w:i/>
            <w:sz w:val="22"/>
            <w:szCs w:val="22"/>
          </w:rPr>
          <w:delText>PSA</w:delText>
        </w:r>
        <w:r w:rsidRPr="00260F2C" w:rsidDel="00052661">
          <w:rPr>
            <w:rFonts w:ascii="Times New Roman" w:hAnsi="Times New Roman"/>
            <w:sz w:val="22"/>
            <w:szCs w:val="22"/>
            <w:lang w:val="ru-RU"/>
          </w:rPr>
          <w:delText xml:space="preserve"> – спектральная амплитуда; </w:delText>
        </w:r>
        <w:r w:rsidRPr="00C16358" w:rsidDel="00052661">
          <w:rPr>
            <w:rFonts w:ascii="Times New Roman" w:hAnsi="Times New Roman"/>
            <w:sz w:val="22"/>
            <w:szCs w:val="22"/>
            <w:rPrChange w:id="2869" w:author="User" w:date="2016-11-07T11:37:00Z">
              <w:rPr>
                <w:rFonts w:ascii="Times New Roman" w:hAnsi="Times New Roman"/>
                <w:i/>
                <w:sz w:val="22"/>
                <w:szCs w:val="22"/>
              </w:rPr>
            </w:rPrChange>
          </w:rPr>
          <w:delText>β</w:delText>
        </w:r>
        <w:r w:rsidRPr="00260F2C" w:rsidDel="00052661">
          <w:rPr>
            <w:rFonts w:ascii="Times New Roman" w:hAnsi="Times New Roman"/>
            <w:i/>
            <w:sz w:val="22"/>
            <w:szCs w:val="22"/>
            <w:lang w:val="ru-RU"/>
          </w:rPr>
          <w:delText xml:space="preserve"> </w:delText>
        </w:r>
        <w:r w:rsidRPr="00260F2C" w:rsidDel="00052661">
          <w:rPr>
            <w:rFonts w:ascii="Times New Roman" w:hAnsi="Times New Roman"/>
            <w:sz w:val="22"/>
            <w:szCs w:val="22"/>
            <w:lang w:val="ru-RU"/>
          </w:rPr>
          <w:delText>– коэффициент динамического усиления.</w:delText>
        </w:r>
      </w:del>
    </w:p>
    <w:p w:rsidR="005A32EE" w:rsidRPr="00260F2C" w:rsidRDefault="005A32EE">
      <w:pPr>
        <w:pStyle w:val="1"/>
        <w:spacing w:line="360" w:lineRule="auto"/>
        <w:ind w:firstLine="567"/>
        <w:rPr>
          <w:rFonts w:ascii="Times New Roman" w:hAnsi="Times New Roman"/>
          <w:sz w:val="24"/>
          <w:szCs w:val="24"/>
          <w:lang w:val="ru-RU"/>
        </w:rPr>
        <w:pPrChange w:id="2870" w:author="Павел Смирнов" w:date="2016-12-29T11:10:00Z">
          <w:pPr>
            <w:pStyle w:val="1"/>
            <w:ind w:firstLine="567"/>
          </w:pPr>
        </w:pPrChange>
      </w:pPr>
      <w:bookmarkStart w:id="2871" w:name="_Toc450219479"/>
      <w:r w:rsidRPr="00260F2C">
        <w:rPr>
          <w:rFonts w:ascii="Times New Roman" w:hAnsi="Times New Roman"/>
          <w:sz w:val="24"/>
          <w:szCs w:val="24"/>
          <w:lang w:val="ru-RU"/>
        </w:rPr>
        <w:t>8.</w:t>
      </w:r>
      <w:ins w:id="2872" w:author="Ксения Кисанова" w:date="2017-01-19T15:52:00Z">
        <w:r w:rsidR="00F35369">
          <w:rPr>
            <w:rFonts w:ascii="Times New Roman" w:hAnsi="Times New Roman"/>
            <w:sz w:val="24"/>
            <w:szCs w:val="24"/>
            <w:lang w:val="ru-RU"/>
          </w:rPr>
          <w:t>7</w:t>
        </w:r>
      </w:ins>
      <w:del w:id="2873" w:author="Ксения Кисанова" w:date="2017-01-19T15:52:00Z">
        <w:r w:rsidR="008511E7" w:rsidRPr="001F3722" w:rsidDel="00F35369">
          <w:rPr>
            <w:rFonts w:ascii="Times New Roman" w:hAnsi="Times New Roman"/>
            <w:sz w:val="24"/>
            <w:szCs w:val="24"/>
            <w:lang w:val="ru-RU"/>
            <w:rPrChange w:id="2874" w:author="User" w:date="2016-11-07T10:22:00Z">
              <w:rPr>
                <w:rFonts w:ascii="Times New Roman" w:hAnsi="Times New Roman"/>
                <w:sz w:val="24"/>
                <w:szCs w:val="24"/>
              </w:rPr>
            </w:rPrChange>
          </w:rPr>
          <w:delText>6</w:delText>
        </w:r>
      </w:del>
      <w:r w:rsidRPr="00260F2C">
        <w:rPr>
          <w:rFonts w:ascii="Times New Roman" w:hAnsi="Times New Roman"/>
          <w:sz w:val="24"/>
          <w:szCs w:val="24"/>
          <w:lang w:val="ru-RU"/>
        </w:rPr>
        <w:t xml:space="preserve"> Коэффициент динамического усиления</w:t>
      </w:r>
      <w:bookmarkEnd w:id="2871"/>
    </w:p>
    <w:p w:rsidR="005A32EE" w:rsidRPr="00260F2C" w:rsidRDefault="005A32EE">
      <w:pPr>
        <w:pStyle w:val="aa"/>
        <w:spacing w:line="360" w:lineRule="auto"/>
        <w:ind w:firstLine="567"/>
        <w:contextualSpacing/>
        <w:jc w:val="both"/>
        <w:rPr>
          <w:rFonts w:ascii="Times New Roman" w:hAnsi="Times New Roman"/>
        </w:rPr>
        <w:pPrChange w:id="2875" w:author="Павел Смирнов" w:date="2016-12-29T11:10:00Z">
          <w:pPr>
            <w:pStyle w:val="aa"/>
            <w:ind w:firstLine="567"/>
            <w:contextualSpacing/>
            <w:jc w:val="both"/>
          </w:pPr>
        </w:pPrChange>
      </w:pPr>
      <w:r w:rsidRPr="00260F2C">
        <w:rPr>
          <w:rFonts w:ascii="Times New Roman" w:hAnsi="Times New Roman"/>
          <w:sz w:val="24"/>
          <w:szCs w:val="24"/>
        </w:rPr>
        <w:t xml:space="preserve">Среднее </w:t>
      </w:r>
      <w:r w:rsidR="00613197" w:rsidRPr="00260F2C">
        <w:rPr>
          <w:rFonts w:ascii="Times New Roman" w:hAnsi="Times New Roman"/>
          <w:sz w:val="24"/>
          <w:szCs w:val="24"/>
        </w:rPr>
        <w:t xml:space="preserve">максимальное </w:t>
      </w:r>
      <w:r w:rsidRPr="00260F2C">
        <w:rPr>
          <w:rFonts w:ascii="Times New Roman" w:hAnsi="Times New Roman"/>
          <w:sz w:val="24"/>
          <w:szCs w:val="24"/>
        </w:rPr>
        <w:t xml:space="preserve">значение </w:t>
      </w:r>
      <w:r w:rsidRPr="00C16358">
        <w:rPr>
          <w:rFonts w:ascii="Times New Roman" w:hAnsi="Times New Roman"/>
          <w:sz w:val="24"/>
          <w:szCs w:val="24"/>
          <w:rPrChange w:id="2876" w:author="User" w:date="2016-11-07T11:38:00Z">
            <w:rPr>
              <w:rFonts w:ascii="Times New Roman" w:hAnsi="Times New Roman"/>
              <w:i/>
              <w:sz w:val="24"/>
              <w:szCs w:val="24"/>
            </w:rPr>
          </w:rPrChange>
        </w:rPr>
        <w:t>β</w:t>
      </w:r>
      <w:r w:rsidRPr="00260F2C">
        <w:rPr>
          <w:rFonts w:ascii="Times New Roman" w:hAnsi="Times New Roman"/>
          <w:sz w:val="24"/>
          <w:szCs w:val="24"/>
        </w:rPr>
        <w:t xml:space="preserve"> на более интенсивной горизонтальной компоненте равно </w:t>
      </w:r>
      <w:r w:rsidRPr="00C16358">
        <w:rPr>
          <w:rFonts w:ascii="Times New Roman" w:hAnsi="Times New Roman"/>
          <w:sz w:val="24"/>
          <w:szCs w:val="24"/>
          <w:rPrChange w:id="2877" w:author="User" w:date="2016-11-07T11:37:00Z">
            <w:rPr>
              <w:rFonts w:ascii="Times New Roman" w:hAnsi="Times New Roman"/>
              <w:i/>
              <w:sz w:val="24"/>
              <w:szCs w:val="24"/>
            </w:rPr>
          </w:rPrChange>
        </w:rPr>
        <w:t>β</w:t>
      </w:r>
      <w:r w:rsidRPr="00260F2C">
        <w:rPr>
          <w:rFonts w:ascii="Times New Roman" w:hAnsi="Times New Roman"/>
          <w:i/>
          <w:sz w:val="24"/>
          <w:szCs w:val="24"/>
        </w:rPr>
        <w:t xml:space="preserve"> </w:t>
      </w:r>
      <w:r w:rsidRPr="00260F2C">
        <w:rPr>
          <w:rFonts w:ascii="Times New Roman" w:hAnsi="Times New Roman"/>
          <w:sz w:val="24"/>
          <w:szCs w:val="24"/>
        </w:rPr>
        <w:t>= 3</w:t>
      </w:r>
      <w:ins w:id="2878" w:author="User" w:date="2016-11-07T11:39:00Z">
        <w:r w:rsidR="00773467">
          <w:rPr>
            <w:rFonts w:ascii="Times New Roman" w:hAnsi="Times New Roman"/>
            <w:sz w:val="24"/>
            <w:szCs w:val="24"/>
          </w:rPr>
          <w:t>,</w:t>
        </w:r>
      </w:ins>
      <w:del w:id="2879" w:author="User" w:date="2016-11-07T11:39:00Z">
        <w:r w:rsidRPr="00260F2C" w:rsidDel="00773467">
          <w:rPr>
            <w:rFonts w:ascii="Times New Roman" w:hAnsi="Times New Roman"/>
            <w:sz w:val="24"/>
            <w:szCs w:val="24"/>
          </w:rPr>
          <w:delText>.</w:delText>
        </w:r>
      </w:del>
      <w:r w:rsidRPr="00260F2C">
        <w:rPr>
          <w:rFonts w:ascii="Times New Roman" w:hAnsi="Times New Roman"/>
          <w:sz w:val="24"/>
          <w:szCs w:val="24"/>
        </w:rPr>
        <w:t xml:space="preserve">6. </w:t>
      </w:r>
      <w:r w:rsidR="00740A09" w:rsidRPr="00260F2C">
        <w:rPr>
          <w:rFonts w:ascii="Times New Roman" w:hAnsi="Times New Roman"/>
          <w:sz w:val="24"/>
          <w:szCs w:val="24"/>
        </w:rPr>
        <w:t xml:space="preserve">При расчетах </w:t>
      </w:r>
      <w:r w:rsidR="00740A09" w:rsidRPr="00C16358">
        <w:rPr>
          <w:rFonts w:ascii="Times New Roman" w:hAnsi="Times New Roman"/>
          <w:sz w:val="24"/>
          <w:szCs w:val="24"/>
        </w:rPr>
        <w:t>з</w:t>
      </w:r>
      <w:r w:rsidR="00740A09" w:rsidRPr="00C16358">
        <w:rPr>
          <w:rFonts w:ascii="Times New Roman" w:hAnsi="Times New Roman"/>
          <w:sz w:val="24"/>
          <w:szCs w:val="24"/>
          <w:rPrChange w:id="2880" w:author="User" w:date="2016-11-07T11:38:00Z">
            <w:rPr>
              <w:rFonts w:ascii="Times New Roman" w:hAnsi="Times New Roman"/>
            </w:rPr>
          </w:rPrChange>
        </w:rPr>
        <w:t xml:space="preserve">начение β рекомендуется </w:t>
      </w:r>
      <w:del w:id="2881" w:author="Ксения Кисанова" w:date="2017-01-19T15:52:00Z">
        <w:r w:rsidR="00740A09" w:rsidRPr="00C16358" w:rsidDel="00F35369">
          <w:rPr>
            <w:rFonts w:ascii="Times New Roman" w:hAnsi="Times New Roman"/>
            <w:sz w:val="24"/>
            <w:szCs w:val="24"/>
            <w:rPrChange w:id="2882" w:author="User" w:date="2016-11-07T11:38:00Z">
              <w:rPr>
                <w:rFonts w:ascii="Times New Roman" w:hAnsi="Times New Roman"/>
              </w:rPr>
            </w:rPrChange>
          </w:rPr>
          <w:delText>брать равным</w:delText>
        </w:r>
      </w:del>
      <w:ins w:id="2883" w:author="Ксения Кисанова" w:date="2017-01-19T15:52:00Z">
        <w:r w:rsidR="00F35369">
          <w:rPr>
            <w:rFonts w:ascii="Times New Roman" w:hAnsi="Times New Roman"/>
            <w:sz w:val="24"/>
            <w:szCs w:val="24"/>
          </w:rPr>
          <w:t>принимать</w:t>
        </w:r>
      </w:ins>
      <w:r w:rsidR="00740A09" w:rsidRPr="00C16358">
        <w:rPr>
          <w:rFonts w:ascii="Times New Roman" w:hAnsi="Times New Roman"/>
          <w:sz w:val="24"/>
          <w:szCs w:val="24"/>
          <w:rPrChange w:id="2884" w:author="User" w:date="2016-11-07T11:38:00Z">
            <w:rPr>
              <w:rFonts w:ascii="Times New Roman" w:hAnsi="Times New Roman"/>
            </w:rPr>
          </w:rPrChange>
        </w:rPr>
        <w:t xml:space="preserve"> </w:t>
      </w:r>
      <w:del w:id="2885" w:author="User" w:date="2016-11-09T14:30:00Z">
        <w:r w:rsidR="00740A09" w:rsidRPr="00C16358" w:rsidDel="00052661">
          <w:rPr>
            <w:rFonts w:ascii="Times New Roman" w:hAnsi="Times New Roman"/>
            <w:sz w:val="24"/>
            <w:szCs w:val="24"/>
            <w:rPrChange w:id="2886" w:author="User" w:date="2016-11-07T11:38:00Z">
              <w:rPr>
                <w:rFonts w:ascii="Times New Roman" w:hAnsi="Times New Roman"/>
                <w:i/>
              </w:rPr>
            </w:rPrChange>
          </w:rPr>
          <w:delText xml:space="preserve">β= </w:delText>
        </w:r>
      </w:del>
      <w:r w:rsidR="00740A09" w:rsidRPr="00C16358">
        <w:rPr>
          <w:rFonts w:ascii="Times New Roman" w:hAnsi="Times New Roman"/>
          <w:sz w:val="24"/>
          <w:szCs w:val="24"/>
          <w:rPrChange w:id="2887" w:author="User" w:date="2016-11-07T11:38:00Z">
            <w:rPr>
              <w:rFonts w:ascii="Times New Roman" w:hAnsi="Times New Roman"/>
            </w:rPr>
          </w:rPrChange>
        </w:rPr>
        <w:t>3</w:t>
      </w:r>
      <w:ins w:id="2888" w:author="User" w:date="2016-11-07T11:39:00Z">
        <w:r w:rsidR="00773467">
          <w:rPr>
            <w:rFonts w:ascii="Times New Roman" w:hAnsi="Times New Roman"/>
            <w:sz w:val="24"/>
            <w:szCs w:val="24"/>
          </w:rPr>
          <w:t>,</w:t>
        </w:r>
      </w:ins>
      <w:del w:id="2889" w:author="User" w:date="2016-11-07T11:39:00Z">
        <w:r w:rsidR="00740A09" w:rsidRPr="00C16358" w:rsidDel="00773467">
          <w:rPr>
            <w:rFonts w:ascii="Times New Roman" w:hAnsi="Times New Roman"/>
            <w:sz w:val="24"/>
            <w:szCs w:val="24"/>
            <w:rPrChange w:id="2890" w:author="User" w:date="2016-11-07T11:38:00Z">
              <w:rPr>
                <w:rFonts w:ascii="Times New Roman" w:hAnsi="Times New Roman"/>
              </w:rPr>
            </w:rPrChange>
          </w:rPr>
          <w:delText>.</w:delText>
        </w:r>
      </w:del>
      <w:r w:rsidR="00740A09" w:rsidRPr="00C16358">
        <w:rPr>
          <w:rFonts w:ascii="Times New Roman" w:hAnsi="Times New Roman"/>
          <w:sz w:val="24"/>
          <w:szCs w:val="24"/>
          <w:rPrChange w:id="2891" w:author="User" w:date="2016-11-07T11:38:00Z">
            <w:rPr>
              <w:rFonts w:ascii="Times New Roman" w:hAnsi="Times New Roman"/>
            </w:rPr>
          </w:rPrChange>
        </w:rPr>
        <w:t>2.</w:t>
      </w:r>
      <w:r w:rsidR="00613197" w:rsidRPr="00260F2C">
        <w:rPr>
          <w:rFonts w:ascii="Times New Roman" w:hAnsi="Times New Roman"/>
        </w:rPr>
        <w:t xml:space="preserve"> </w:t>
      </w:r>
    </w:p>
    <w:p w:rsidR="00613197" w:rsidRPr="00260F2C" w:rsidDel="00AE4D88" w:rsidRDefault="00613197">
      <w:pPr>
        <w:spacing w:line="360" w:lineRule="auto"/>
        <w:ind w:firstLine="567"/>
        <w:jc w:val="both"/>
        <w:rPr>
          <w:del w:id="2892" w:author="User" w:date="2016-11-07T08:35:00Z"/>
          <w:rFonts w:ascii="Times New Roman" w:hAnsi="Times New Roman"/>
          <w:color w:val="000000"/>
          <w:sz w:val="20"/>
          <w:szCs w:val="20"/>
          <w:lang w:val="ru-RU"/>
        </w:rPr>
        <w:pPrChange w:id="2893" w:author="Павел Смирнов" w:date="2016-12-29T11:25:00Z">
          <w:pPr>
            <w:ind w:hanging="57"/>
          </w:pPr>
        </w:pPrChange>
      </w:pPr>
      <w:r w:rsidRPr="00C16358">
        <w:rPr>
          <w:rFonts w:ascii="Times New Roman" w:hAnsi="Times New Roman"/>
          <w:color w:val="000000"/>
          <w:spacing w:val="20"/>
          <w:sz w:val="20"/>
          <w:szCs w:val="20"/>
          <w:lang w:val="ru-RU"/>
          <w:rPrChange w:id="2894" w:author="User" w:date="2016-11-07T11:38:00Z">
            <w:rPr>
              <w:rFonts w:ascii="Times New Roman" w:hAnsi="Times New Roman"/>
              <w:color w:val="000000"/>
              <w:sz w:val="20"/>
              <w:szCs w:val="20"/>
              <w:lang w:val="ru-RU"/>
            </w:rPr>
          </w:rPrChange>
        </w:rPr>
        <w:t>П</w:t>
      </w:r>
      <w:del w:id="2895" w:author="User" w:date="2016-11-07T11:38:00Z">
        <w:r w:rsidRPr="00C16358" w:rsidDel="00C16358">
          <w:rPr>
            <w:rFonts w:ascii="Times New Roman" w:hAnsi="Times New Roman"/>
            <w:color w:val="000000"/>
            <w:spacing w:val="20"/>
            <w:sz w:val="20"/>
            <w:szCs w:val="20"/>
            <w:lang w:val="ru-RU"/>
            <w:rPrChange w:id="2896"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897" w:author="User" w:date="2016-11-07T11:38:00Z">
            <w:rPr>
              <w:rFonts w:ascii="Times New Roman" w:hAnsi="Times New Roman"/>
              <w:color w:val="000000"/>
              <w:sz w:val="20"/>
              <w:szCs w:val="20"/>
              <w:lang w:val="ru-RU"/>
            </w:rPr>
          </w:rPrChange>
        </w:rPr>
        <w:t>р</w:t>
      </w:r>
      <w:del w:id="2898" w:author="User" w:date="2016-11-07T11:38:00Z">
        <w:r w:rsidRPr="00C16358" w:rsidDel="00C16358">
          <w:rPr>
            <w:rFonts w:ascii="Times New Roman" w:hAnsi="Times New Roman"/>
            <w:color w:val="000000"/>
            <w:spacing w:val="20"/>
            <w:sz w:val="20"/>
            <w:szCs w:val="20"/>
            <w:lang w:val="ru-RU"/>
            <w:rPrChange w:id="2899"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00" w:author="User" w:date="2016-11-07T11:38:00Z">
            <w:rPr>
              <w:rFonts w:ascii="Times New Roman" w:hAnsi="Times New Roman"/>
              <w:color w:val="000000"/>
              <w:sz w:val="20"/>
              <w:szCs w:val="20"/>
              <w:lang w:val="ru-RU"/>
            </w:rPr>
          </w:rPrChange>
        </w:rPr>
        <w:t>и</w:t>
      </w:r>
      <w:del w:id="2901" w:author="User" w:date="2016-11-07T11:38:00Z">
        <w:r w:rsidRPr="00C16358" w:rsidDel="00C16358">
          <w:rPr>
            <w:rFonts w:ascii="Times New Roman" w:hAnsi="Times New Roman"/>
            <w:color w:val="000000"/>
            <w:spacing w:val="20"/>
            <w:sz w:val="20"/>
            <w:szCs w:val="20"/>
            <w:lang w:val="ru-RU"/>
            <w:rPrChange w:id="2902"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03" w:author="User" w:date="2016-11-07T11:38:00Z">
            <w:rPr>
              <w:rFonts w:ascii="Times New Roman" w:hAnsi="Times New Roman"/>
              <w:color w:val="000000"/>
              <w:sz w:val="20"/>
              <w:szCs w:val="20"/>
              <w:lang w:val="ru-RU"/>
            </w:rPr>
          </w:rPrChange>
        </w:rPr>
        <w:t>м</w:t>
      </w:r>
      <w:del w:id="2904" w:author="User" w:date="2016-11-07T11:38:00Z">
        <w:r w:rsidRPr="00C16358" w:rsidDel="00C16358">
          <w:rPr>
            <w:rFonts w:ascii="Times New Roman" w:hAnsi="Times New Roman"/>
            <w:color w:val="000000"/>
            <w:spacing w:val="20"/>
            <w:sz w:val="20"/>
            <w:szCs w:val="20"/>
            <w:lang w:val="ru-RU"/>
            <w:rPrChange w:id="2905"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06" w:author="User" w:date="2016-11-07T11:38:00Z">
            <w:rPr>
              <w:rFonts w:ascii="Times New Roman" w:hAnsi="Times New Roman"/>
              <w:color w:val="000000"/>
              <w:sz w:val="20"/>
              <w:szCs w:val="20"/>
              <w:lang w:val="ru-RU"/>
            </w:rPr>
          </w:rPrChange>
        </w:rPr>
        <w:t>е</w:t>
      </w:r>
      <w:del w:id="2907" w:author="User" w:date="2016-11-07T11:38:00Z">
        <w:r w:rsidRPr="00C16358" w:rsidDel="00C16358">
          <w:rPr>
            <w:rFonts w:ascii="Times New Roman" w:hAnsi="Times New Roman"/>
            <w:color w:val="000000"/>
            <w:spacing w:val="20"/>
            <w:sz w:val="20"/>
            <w:szCs w:val="20"/>
            <w:lang w:val="ru-RU"/>
            <w:rPrChange w:id="2908" w:author="User" w:date="2016-11-07T11:38:00Z">
              <w:rPr>
                <w:rFonts w:ascii="Times New Roman" w:hAnsi="Times New Roman"/>
                <w:color w:val="000000"/>
                <w:sz w:val="20"/>
                <w:szCs w:val="20"/>
                <w:lang w:val="ru-RU"/>
              </w:rPr>
            </w:rPrChange>
          </w:rPr>
          <w:delText xml:space="preserve"> </w:delText>
        </w:r>
      </w:del>
      <w:proofErr w:type="gramStart"/>
      <w:r w:rsidRPr="00C16358">
        <w:rPr>
          <w:rFonts w:ascii="Times New Roman" w:hAnsi="Times New Roman"/>
          <w:color w:val="000000"/>
          <w:spacing w:val="20"/>
          <w:sz w:val="20"/>
          <w:szCs w:val="20"/>
          <w:lang w:val="ru-RU"/>
          <w:rPrChange w:id="2909" w:author="User" w:date="2016-11-07T11:38:00Z">
            <w:rPr>
              <w:rFonts w:ascii="Times New Roman" w:hAnsi="Times New Roman"/>
              <w:color w:val="000000"/>
              <w:sz w:val="20"/>
              <w:szCs w:val="20"/>
              <w:lang w:val="ru-RU"/>
            </w:rPr>
          </w:rPrChange>
        </w:rPr>
        <w:t>ч</w:t>
      </w:r>
      <w:proofErr w:type="gramEnd"/>
      <w:del w:id="2910" w:author="User" w:date="2016-11-07T11:38:00Z">
        <w:r w:rsidRPr="00C16358" w:rsidDel="00C16358">
          <w:rPr>
            <w:rFonts w:ascii="Times New Roman" w:hAnsi="Times New Roman"/>
            <w:color w:val="000000"/>
            <w:spacing w:val="20"/>
            <w:sz w:val="20"/>
            <w:szCs w:val="20"/>
            <w:lang w:val="ru-RU"/>
            <w:rPrChange w:id="2911"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12" w:author="User" w:date="2016-11-07T11:38:00Z">
            <w:rPr>
              <w:rFonts w:ascii="Times New Roman" w:hAnsi="Times New Roman"/>
              <w:color w:val="000000"/>
              <w:sz w:val="20"/>
              <w:szCs w:val="20"/>
              <w:lang w:val="ru-RU"/>
            </w:rPr>
          </w:rPrChange>
        </w:rPr>
        <w:t>а</w:t>
      </w:r>
      <w:del w:id="2913" w:author="User" w:date="2016-11-07T11:38:00Z">
        <w:r w:rsidRPr="00C16358" w:rsidDel="00C16358">
          <w:rPr>
            <w:rFonts w:ascii="Times New Roman" w:hAnsi="Times New Roman"/>
            <w:color w:val="000000"/>
            <w:spacing w:val="20"/>
            <w:sz w:val="20"/>
            <w:szCs w:val="20"/>
            <w:lang w:val="ru-RU"/>
            <w:rPrChange w:id="2914"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15" w:author="User" w:date="2016-11-07T11:38:00Z">
            <w:rPr>
              <w:rFonts w:ascii="Times New Roman" w:hAnsi="Times New Roman"/>
              <w:color w:val="000000"/>
              <w:sz w:val="20"/>
              <w:szCs w:val="20"/>
              <w:lang w:val="ru-RU"/>
            </w:rPr>
          </w:rPrChange>
        </w:rPr>
        <w:t>н</w:t>
      </w:r>
      <w:del w:id="2916" w:author="User" w:date="2016-11-07T11:38:00Z">
        <w:r w:rsidRPr="00C16358" w:rsidDel="00C16358">
          <w:rPr>
            <w:rFonts w:ascii="Times New Roman" w:hAnsi="Times New Roman"/>
            <w:color w:val="000000"/>
            <w:spacing w:val="20"/>
            <w:sz w:val="20"/>
            <w:szCs w:val="20"/>
            <w:lang w:val="ru-RU"/>
            <w:rPrChange w:id="2917" w:author="User" w:date="2016-11-07T11:38:00Z">
              <w:rPr>
                <w:rFonts w:ascii="Times New Roman" w:hAnsi="Times New Roman"/>
                <w:color w:val="000000"/>
                <w:sz w:val="20"/>
                <w:szCs w:val="20"/>
                <w:lang w:val="ru-RU"/>
              </w:rPr>
            </w:rPrChange>
          </w:rPr>
          <w:delText xml:space="preserve"> </w:delText>
        </w:r>
      </w:del>
      <w:r w:rsidRPr="00C16358">
        <w:rPr>
          <w:rFonts w:ascii="Times New Roman" w:hAnsi="Times New Roman"/>
          <w:color w:val="000000"/>
          <w:spacing w:val="20"/>
          <w:sz w:val="20"/>
          <w:szCs w:val="20"/>
          <w:lang w:val="ru-RU"/>
          <w:rPrChange w:id="2918" w:author="User" w:date="2016-11-07T11:38:00Z">
            <w:rPr>
              <w:rFonts w:ascii="Times New Roman" w:hAnsi="Times New Roman"/>
              <w:color w:val="000000"/>
              <w:sz w:val="20"/>
              <w:szCs w:val="20"/>
              <w:lang w:val="ru-RU"/>
            </w:rPr>
          </w:rPrChange>
        </w:rPr>
        <w:t>и</w:t>
      </w:r>
      <w:del w:id="2919" w:author="User" w:date="2016-11-07T11:38:00Z">
        <w:r w:rsidRPr="00C16358" w:rsidDel="00C16358">
          <w:rPr>
            <w:rFonts w:ascii="Times New Roman" w:hAnsi="Times New Roman"/>
            <w:color w:val="000000"/>
            <w:spacing w:val="20"/>
            <w:sz w:val="20"/>
            <w:szCs w:val="20"/>
            <w:lang w:val="ru-RU"/>
            <w:rPrChange w:id="2920" w:author="User" w:date="2016-11-07T11:38:00Z">
              <w:rPr>
                <w:rFonts w:ascii="Times New Roman" w:hAnsi="Times New Roman"/>
                <w:color w:val="000000"/>
                <w:sz w:val="20"/>
                <w:szCs w:val="20"/>
                <w:lang w:val="ru-RU"/>
              </w:rPr>
            </w:rPrChange>
          </w:rPr>
          <w:delText xml:space="preserve"> </w:delText>
        </w:r>
      </w:del>
      <w:del w:id="2921" w:author="User" w:date="2016-11-07T08:35:00Z">
        <w:r w:rsidRPr="00C16358" w:rsidDel="00AE4D88">
          <w:rPr>
            <w:rFonts w:ascii="Times New Roman" w:hAnsi="Times New Roman"/>
            <w:color w:val="000000"/>
            <w:spacing w:val="20"/>
            <w:sz w:val="20"/>
            <w:szCs w:val="20"/>
            <w:lang w:val="ru-RU"/>
            <w:rPrChange w:id="2922" w:author="User" w:date="2016-11-07T11:38:00Z">
              <w:rPr>
                <w:rFonts w:ascii="Times New Roman" w:hAnsi="Times New Roman"/>
                <w:color w:val="000000"/>
                <w:sz w:val="20"/>
                <w:szCs w:val="20"/>
                <w:lang w:val="ru-RU"/>
              </w:rPr>
            </w:rPrChange>
          </w:rPr>
          <w:delText>я</w:delText>
        </w:r>
      </w:del>
      <w:ins w:id="2923" w:author="User" w:date="2016-11-07T08:35:00Z">
        <w:r w:rsidR="00AE4D88" w:rsidRPr="00C16358">
          <w:rPr>
            <w:rFonts w:ascii="Times New Roman" w:hAnsi="Times New Roman"/>
            <w:color w:val="000000"/>
            <w:spacing w:val="20"/>
            <w:sz w:val="20"/>
            <w:szCs w:val="20"/>
            <w:lang w:val="ru-RU"/>
            <w:rPrChange w:id="2924" w:author="User" w:date="2016-11-07T11:38:00Z">
              <w:rPr>
                <w:rFonts w:ascii="Times New Roman" w:hAnsi="Times New Roman"/>
                <w:color w:val="000000"/>
                <w:sz w:val="20"/>
                <w:szCs w:val="20"/>
                <w:lang w:val="ru-RU"/>
              </w:rPr>
            </w:rPrChange>
          </w:rPr>
          <w:t>е</w:t>
        </w:r>
        <w:r w:rsidR="00AE4D88">
          <w:rPr>
            <w:rFonts w:ascii="Times New Roman" w:hAnsi="Times New Roman"/>
            <w:color w:val="000000"/>
            <w:sz w:val="20"/>
            <w:szCs w:val="20"/>
            <w:lang w:val="ru-RU"/>
          </w:rPr>
          <w:t xml:space="preserve"> —</w:t>
        </w:r>
      </w:ins>
      <w:ins w:id="2925" w:author="Ксения Кисанова" w:date="2017-01-19T15:52:00Z">
        <w:r w:rsidR="00F35369">
          <w:rPr>
            <w:rFonts w:ascii="Times New Roman" w:hAnsi="Times New Roman"/>
            <w:color w:val="000000"/>
            <w:sz w:val="20"/>
            <w:szCs w:val="20"/>
            <w:lang w:val="ru-RU"/>
          </w:rPr>
          <w:t xml:space="preserve"> </w:t>
        </w:r>
      </w:ins>
    </w:p>
    <w:p w:rsidR="00613197" w:rsidRPr="00260F2C" w:rsidRDefault="00613197">
      <w:pPr>
        <w:spacing w:line="360" w:lineRule="auto"/>
        <w:ind w:firstLine="567"/>
        <w:jc w:val="both"/>
        <w:rPr>
          <w:rFonts w:ascii="Times New Roman" w:hAnsi="Times New Roman"/>
          <w:color w:val="000000"/>
          <w:sz w:val="20"/>
          <w:szCs w:val="20"/>
          <w:lang w:val="ru-RU"/>
        </w:rPr>
        <w:pPrChange w:id="2926" w:author="Павел Смирнов" w:date="2016-12-29T11:25:00Z">
          <w:pPr>
            <w:ind w:hanging="57"/>
            <w:jc w:val="both"/>
          </w:pPr>
        </w:pPrChange>
      </w:pPr>
      <w:del w:id="2927" w:author="User" w:date="2016-11-07T08:35:00Z">
        <w:r w:rsidRPr="00260F2C" w:rsidDel="00AE4D88">
          <w:rPr>
            <w:rFonts w:ascii="Times New Roman" w:hAnsi="Times New Roman"/>
            <w:color w:val="000000"/>
            <w:sz w:val="20"/>
            <w:szCs w:val="20"/>
            <w:lang w:val="ru-RU"/>
          </w:rPr>
          <w:delText xml:space="preserve">1. </w:delText>
        </w:r>
      </w:del>
      <w:r w:rsidR="00CB254B" w:rsidRPr="00260F2C">
        <w:rPr>
          <w:rFonts w:ascii="Times New Roman" w:hAnsi="Times New Roman"/>
          <w:color w:val="000000"/>
          <w:sz w:val="20"/>
          <w:szCs w:val="20"/>
          <w:lang w:val="ru-RU"/>
        </w:rPr>
        <w:t>В</w:t>
      </w:r>
      <w:r w:rsidR="00CB254B" w:rsidRPr="00260F2C">
        <w:rPr>
          <w:rFonts w:ascii="Times New Roman" w:hAnsi="Times New Roman"/>
          <w:sz w:val="20"/>
          <w:szCs w:val="20"/>
          <w:lang w:val="ru-RU"/>
        </w:rPr>
        <w:t xml:space="preserve"> СП 14.13330 прив</w:t>
      </w:r>
      <w:ins w:id="2928" w:author="User" w:date="2016-11-07T08:36:00Z">
        <w:r w:rsidR="00AE4D88">
          <w:rPr>
            <w:rFonts w:ascii="Times New Roman" w:hAnsi="Times New Roman"/>
            <w:sz w:val="20"/>
            <w:szCs w:val="20"/>
            <w:lang w:val="ru-RU"/>
          </w:rPr>
          <w:t>едены</w:t>
        </w:r>
      </w:ins>
      <w:del w:id="2929" w:author="User" w:date="2016-11-07T08:36:00Z">
        <w:r w:rsidR="00CB254B" w:rsidRPr="00260F2C" w:rsidDel="00AE4D88">
          <w:rPr>
            <w:rFonts w:ascii="Times New Roman" w:hAnsi="Times New Roman"/>
            <w:sz w:val="20"/>
            <w:szCs w:val="20"/>
            <w:lang w:val="ru-RU"/>
          </w:rPr>
          <w:delText>одятся</w:delText>
        </w:r>
      </w:del>
      <w:r w:rsidR="00CB254B" w:rsidRPr="00260F2C">
        <w:rPr>
          <w:rFonts w:ascii="Times New Roman" w:hAnsi="Times New Roman"/>
          <w:sz w:val="20"/>
          <w:szCs w:val="20"/>
          <w:lang w:val="ru-RU"/>
        </w:rPr>
        <w:t xml:space="preserve"> значения уровней спектральных составляющих </w:t>
      </w:r>
      <w:r w:rsidR="00CB254B" w:rsidRPr="00AE4D88">
        <w:rPr>
          <w:rFonts w:ascii="Times New Roman" w:hAnsi="Times New Roman"/>
          <w:sz w:val="20"/>
          <w:szCs w:val="20"/>
          <w:rPrChange w:id="2930" w:author="User" w:date="2016-11-07T08:36:00Z">
            <w:rPr>
              <w:rFonts w:ascii="Times New Roman" w:hAnsi="Times New Roman"/>
              <w:i/>
              <w:sz w:val="20"/>
              <w:szCs w:val="20"/>
            </w:rPr>
          </w:rPrChange>
        </w:rPr>
        <w:t>β</w:t>
      </w:r>
      <w:r w:rsidR="00CB254B" w:rsidRPr="00260F2C">
        <w:rPr>
          <w:rFonts w:ascii="Times New Roman" w:hAnsi="Times New Roman"/>
          <w:sz w:val="20"/>
          <w:szCs w:val="20"/>
          <w:lang w:val="ru-RU"/>
        </w:rPr>
        <w:t xml:space="preserve"> при спектральном методе расчетов (</w:t>
      </w:r>
      <w:r w:rsidR="00CB254B" w:rsidRPr="00AE4D88">
        <w:rPr>
          <w:rFonts w:ascii="Times New Roman" w:hAnsi="Times New Roman"/>
          <w:sz w:val="20"/>
          <w:szCs w:val="20"/>
          <w:rPrChange w:id="2931" w:author="User" w:date="2016-11-07T08:35:00Z">
            <w:rPr>
              <w:rFonts w:ascii="Times New Roman" w:hAnsi="Times New Roman"/>
              <w:i/>
              <w:sz w:val="20"/>
              <w:szCs w:val="20"/>
            </w:rPr>
          </w:rPrChange>
        </w:rPr>
        <w:t>β</w:t>
      </w:r>
      <w:r w:rsidR="00CB254B" w:rsidRPr="00AE4D88">
        <w:rPr>
          <w:rFonts w:ascii="Times New Roman" w:hAnsi="Times New Roman"/>
          <w:sz w:val="20"/>
          <w:szCs w:val="20"/>
          <w:lang w:val="ru-RU"/>
        </w:rPr>
        <w:t xml:space="preserve"> </w:t>
      </w:r>
      <w:r w:rsidR="00CB254B" w:rsidRPr="00260F2C">
        <w:rPr>
          <w:rFonts w:ascii="Times New Roman" w:hAnsi="Times New Roman"/>
          <w:sz w:val="20"/>
          <w:szCs w:val="20"/>
          <w:lang w:val="ru-RU"/>
        </w:rPr>
        <w:t>= 2</w:t>
      </w:r>
      <w:ins w:id="2932" w:author="User" w:date="2016-11-07T11:38:00Z">
        <w:r w:rsidR="00773467">
          <w:rPr>
            <w:rFonts w:ascii="Times New Roman" w:hAnsi="Times New Roman"/>
            <w:sz w:val="20"/>
            <w:szCs w:val="20"/>
            <w:lang w:val="ru-RU"/>
          </w:rPr>
          <w:t>,</w:t>
        </w:r>
      </w:ins>
      <w:del w:id="2933" w:author="User" w:date="2016-11-07T11:38:00Z">
        <w:r w:rsidR="00CB254B" w:rsidRPr="00260F2C" w:rsidDel="00773467">
          <w:rPr>
            <w:rFonts w:ascii="Times New Roman" w:hAnsi="Times New Roman"/>
            <w:sz w:val="20"/>
            <w:szCs w:val="20"/>
            <w:lang w:val="ru-RU"/>
          </w:rPr>
          <w:delText>.</w:delText>
        </w:r>
      </w:del>
      <w:r w:rsidR="00CB254B" w:rsidRPr="00260F2C">
        <w:rPr>
          <w:rFonts w:ascii="Times New Roman" w:hAnsi="Times New Roman"/>
          <w:sz w:val="20"/>
          <w:szCs w:val="20"/>
          <w:lang w:val="ru-RU"/>
        </w:rPr>
        <w:t xml:space="preserve">5), а не среднее максимальное значение коэффициента динамического усиления. </w:t>
      </w:r>
      <w:r w:rsidR="000E7172" w:rsidRPr="00AE4D88">
        <w:rPr>
          <w:rFonts w:ascii="Times New Roman" w:hAnsi="Times New Roman"/>
          <w:sz w:val="20"/>
          <w:szCs w:val="20"/>
          <w:rPrChange w:id="2934" w:author="User" w:date="2016-11-07T08:36:00Z">
            <w:rPr>
              <w:rFonts w:ascii="Times New Roman" w:hAnsi="Times New Roman"/>
              <w:i/>
              <w:sz w:val="20"/>
              <w:szCs w:val="20"/>
            </w:rPr>
          </w:rPrChange>
        </w:rPr>
        <w:t>β</w:t>
      </w:r>
      <w:r w:rsidR="000E7172" w:rsidRPr="00260F2C">
        <w:rPr>
          <w:rFonts w:ascii="Times New Roman" w:hAnsi="Times New Roman"/>
          <w:i/>
          <w:sz w:val="20"/>
          <w:szCs w:val="20"/>
          <w:lang w:val="ru-RU"/>
        </w:rPr>
        <w:t xml:space="preserve"> </w:t>
      </w:r>
      <w:r w:rsidR="000E7172" w:rsidRPr="00260F2C">
        <w:rPr>
          <w:rFonts w:ascii="Times New Roman" w:hAnsi="Times New Roman"/>
          <w:sz w:val="20"/>
          <w:szCs w:val="20"/>
          <w:lang w:val="ru-RU"/>
        </w:rPr>
        <w:t>= 3</w:t>
      </w:r>
      <w:del w:id="2935" w:author="User" w:date="2016-11-07T08:36:00Z">
        <w:r w:rsidR="000E7172" w:rsidRPr="00260F2C" w:rsidDel="00AE4D88">
          <w:rPr>
            <w:rFonts w:ascii="Times New Roman" w:hAnsi="Times New Roman"/>
            <w:sz w:val="20"/>
            <w:szCs w:val="20"/>
            <w:lang w:val="ru-RU"/>
          </w:rPr>
          <w:delText>.</w:delText>
        </w:r>
      </w:del>
      <w:ins w:id="2936" w:author="User" w:date="2016-11-07T08:36:00Z">
        <w:r w:rsidR="00AE4D88">
          <w:rPr>
            <w:rFonts w:ascii="Times New Roman" w:hAnsi="Times New Roman"/>
            <w:sz w:val="20"/>
            <w:szCs w:val="20"/>
            <w:lang w:val="ru-RU"/>
          </w:rPr>
          <w:t>,</w:t>
        </w:r>
      </w:ins>
      <w:r w:rsidR="000E7172" w:rsidRPr="00260F2C">
        <w:rPr>
          <w:rFonts w:ascii="Times New Roman" w:hAnsi="Times New Roman"/>
          <w:sz w:val="20"/>
          <w:szCs w:val="20"/>
          <w:lang w:val="ru-RU"/>
        </w:rPr>
        <w:t xml:space="preserve">6 </w:t>
      </w:r>
      <w:ins w:id="2937" w:author="Павел Смирнов" w:date="2016-12-29T13:22:00Z">
        <w:r w:rsidR="00EA18E7">
          <w:rPr>
            <w:rFonts w:ascii="Times New Roman" w:hAnsi="Times New Roman"/>
            <w:spacing w:val="-4"/>
            <w:lang w:val="ru-RU"/>
          </w:rPr>
          <w:t>–</w:t>
        </w:r>
      </w:ins>
      <w:ins w:id="2938" w:author="User" w:date="2016-11-07T08:36:00Z">
        <w:del w:id="2939" w:author="Павел Смирнов" w:date="2016-12-29T13:22:00Z">
          <w:r w:rsidR="00AE4D88" w:rsidDel="00EA18E7">
            <w:rPr>
              <w:rFonts w:ascii="Times New Roman" w:hAnsi="Times New Roman"/>
              <w:sz w:val="20"/>
              <w:szCs w:val="20"/>
              <w:lang w:val="ru-RU"/>
            </w:rPr>
            <w:delText>—</w:delText>
          </w:r>
        </w:del>
      </w:ins>
      <w:del w:id="2940" w:author="User" w:date="2016-11-07T08:36:00Z">
        <w:r w:rsidR="000E7172" w:rsidRPr="00260F2C" w:rsidDel="00AE4D88">
          <w:rPr>
            <w:rFonts w:ascii="Times New Roman" w:hAnsi="Times New Roman"/>
            <w:sz w:val="20"/>
            <w:szCs w:val="20"/>
            <w:lang w:val="ru-RU"/>
          </w:rPr>
          <w:delText>–</w:delText>
        </w:r>
      </w:del>
      <w:del w:id="2941" w:author="Ксения Кисанова" w:date="2017-01-19T15:53:00Z">
        <w:r w:rsidR="000E7172" w:rsidRPr="00260F2C" w:rsidDel="00F35369">
          <w:rPr>
            <w:rFonts w:ascii="Times New Roman" w:hAnsi="Times New Roman"/>
            <w:sz w:val="20"/>
            <w:szCs w:val="20"/>
            <w:lang w:val="ru-RU"/>
          </w:rPr>
          <w:delText xml:space="preserve"> это</w:delText>
        </w:r>
      </w:del>
      <w:r w:rsidR="000E7172" w:rsidRPr="00260F2C">
        <w:rPr>
          <w:rFonts w:ascii="Times New Roman" w:hAnsi="Times New Roman"/>
          <w:sz w:val="20"/>
          <w:szCs w:val="20"/>
          <w:lang w:val="ru-RU"/>
        </w:rPr>
        <w:t xml:space="preserve"> р</w:t>
      </w:r>
      <w:r w:rsidR="00CB254B" w:rsidRPr="00260F2C">
        <w:rPr>
          <w:rFonts w:ascii="Times New Roman" w:hAnsi="Times New Roman"/>
          <w:sz w:val="20"/>
          <w:szCs w:val="20"/>
          <w:lang w:val="ru-RU"/>
        </w:rPr>
        <w:t>еальный уровень нормированной спектральной кривой при 5</w:t>
      </w:r>
      <w:ins w:id="2942" w:author="User" w:date="2016-11-07T08:36:00Z">
        <w:r w:rsidR="00AE4D88">
          <w:rPr>
            <w:rFonts w:ascii="Times New Roman" w:hAnsi="Times New Roman"/>
            <w:sz w:val="20"/>
            <w:szCs w:val="20"/>
            <w:lang w:val="ru-RU"/>
          </w:rPr>
          <w:t xml:space="preserve"> </w:t>
        </w:r>
      </w:ins>
      <w:r w:rsidR="00CB254B" w:rsidRPr="00260F2C">
        <w:rPr>
          <w:rFonts w:ascii="Times New Roman" w:hAnsi="Times New Roman"/>
          <w:sz w:val="20"/>
          <w:szCs w:val="20"/>
          <w:lang w:val="ru-RU"/>
        </w:rPr>
        <w:t>%</w:t>
      </w:r>
      <w:ins w:id="2943" w:author="User" w:date="2016-11-07T08:36:00Z">
        <w:r w:rsidR="00AE4D88">
          <w:rPr>
            <w:rFonts w:ascii="Times New Roman" w:hAnsi="Times New Roman"/>
            <w:sz w:val="20"/>
            <w:szCs w:val="20"/>
            <w:lang w:val="ru-RU"/>
          </w:rPr>
          <w:t>-ном</w:t>
        </w:r>
      </w:ins>
      <w:r w:rsidR="00CB254B" w:rsidRPr="00260F2C">
        <w:rPr>
          <w:rFonts w:ascii="Times New Roman" w:hAnsi="Times New Roman"/>
          <w:sz w:val="20"/>
          <w:szCs w:val="20"/>
          <w:lang w:val="ru-RU"/>
        </w:rPr>
        <w:t xml:space="preserve"> затухании для горизонтальных компонент по эмпирическим данным для всех типов грунтов</w:t>
      </w:r>
      <w:r w:rsidR="000E7172" w:rsidRPr="00260F2C">
        <w:rPr>
          <w:rFonts w:ascii="Times New Roman" w:hAnsi="Times New Roman"/>
          <w:sz w:val="20"/>
          <w:szCs w:val="20"/>
          <w:lang w:val="ru-RU"/>
        </w:rPr>
        <w:t>, рассматриваемых совместно</w:t>
      </w:r>
      <w:r w:rsidR="00CB254B" w:rsidRPr="00260F2C">
        <w:rPr>
          <w:rFonts w:ascii="Times New Roman" w:hAnsi="Times New Roman"/>
          <w:sz w:val="20"/>
          <w:szCs w:val="20"/>
          <w:lang w:val="ru-RU"/>
        </w:rPr>
        <w:t>.</w:t>
      </w:r>
      <w:r w:rsidR="000E7172" w:rsidRPr="00260F2C">
        <w:rPr>
          <w:rFonts w:ascii="Times New Roman" w:hAnsi="Times New Roman"/>
          <w:sz w:val="20"/>
          <w:szCs w:val="20"/>
          <w:lang w:val="ru-RU"/>
        </w:rPr>
        <w:t xml:space="preserve"> Рекомендуемое зн</w:t>
      </w:r>
      <w:ins w:id="2944" w:author="User" w:date="2016-11-07T08:36:00Z">
        <w:r w:rsidR="00AE4D88">
          <w:rPr>
            <w:rFonts w:ascii="Times New Roman" w:hAnsi="Times New Roman"/>
            <w:sz w:val="20"/>
            <w:szCs w:val="20"/>
            <w:lang w:val="ru-RU"/>
          </w:rPr>
          <w:t>а</w:t>
        </w:r>
      </w:ins>
      <w:del w:id="2945" w:author="User" w:date="2016-11-07T08:36:00Z">
        <w:r w:rsidR="000E7172" w:rsidRPr="00260F2C" w:rsidDel="00AE4D88">
          <w:rPr>
            <w:rFonts w:ascii="Times New Roman" w:hAnsi="Times New Roman"/>
            <w:sz w:val="20"/>
            <w:szCs w:val="20"/>
            <w:lang w:val="ru-RU"/>
          </w:rPr>
          <w:delText>и</w:delText>
        </w:r>
      </w:del>
      <w:r w:rsidR="000E7172" w:rsidRPr="00260F2C">
        <w:rPr>
          <w:rFonts w:ascii="Times New Roman" w:hAnsi="Times New Roman"/>
          <w:sz w:val="20"/>
          <w:szCs w:val="20"/>
          <w:lang w:val="ru-RU"/>
        </w:rPr>
        <w:t xml:space="preserve">чение </w:t>
      </w:r>
      <w:r w:rsidR="000E7172" w:rsidRPr="00AE4D88">
        <w:rPr>
          <w:rFonts w:ascii="Times New Roman" w:hAnsi="Times New Roman"/>
          <w:sz w:val="20"/>
          <w:szCs w:val="20"/>
          <w:rPrChange w:id="2946" w:author="User" w:date="2016-11-07T08:35:00Z">
            <w:rPr>
              <w:rFonts w:ascii="Times New Roman" w:hAnsi="Times New Roman"/>
              <w:i/>
              <w:sz w:val="20"/>
              <w:szCs w:val="20"/>
            </w:rPr>
          </w:rPrChange>
        </w:rPr>
        <w:t>β</w:t>
      </w:r>
      <w:ins w:id="2947" w:author="User" w:date="2016-11-07T08:35:00Z">
        <w:r w:rsidR="00AE4D88">
          <w:rPr>
            <w:rFonts w:ascii="Times New Roman" w:hAnsi="Times New Roman"/>
            <w:sz w:val="20"/>
            <w:szCs w:val="20"/>
            <w:lang w:val="ru-RU"/>
          </w:rPr>
          <w:t xml:space="preserve"> </w:t>
        </w:r>
      </w:ins>
      <w:r w:rsidR="000E7172" w:rsidRPr="00260F2C">
        <w:rPr>
          <w:rFonts w:ascii="Times New Roman" w:hAnsi="Times New Roman"/>
          <w:sz w:val="20"/>
          <w:szCs w:val="20"/>
          <w:lang w:val="ru-RU"/>
        </w:rPr>
        <w:t>= 3</w:t>
      </w:r>
      <w:ins w:id="2948" w:author="User" w:date="2016-11-07T11:39:00Z">
        <w:r w:rsidR="00773467">
          <w:rPr>
            <w:rFonts w:ascii="Times New Roman" w:hAnsi="Times New Roman"/>
            <w:sz w:val="20"/>
            <w:szCs w:val="20"/>
            <w:lang w:val="ru-RU"/>
          </w:rPr>
          <w:t>,</w:t>
        </w:r>
      </w:ins>
      <w:del w:id="2949" w:author="User" w:date="2016-11-07T11:39:00Z">
        <w:r w:rsidR="000E7172" w:rsidRPr="00260F2C" w:rsidDel="00773467">
          <w:rPr>
            <w:rFonts w:ascii="Times New Roman" w:hAnsi="Times New Roman"/>
            <w:sz w:val="20"/>
            <w:szCs w:val="20"/>
            <w:lang w:val="ru-RU"/>
          </w:rPr>
          <w:delText>.</w:delText>
        </w:r>
      </w:del>
      <w:r w:rsidR="000E7172" w:rsidRPr="00260F2C">
        <w:rPr>
          <w:rFonts w:ascii="Times New Roman" w:hAnsi="Times New Roman"/>
          <w:sz w:val="20"/>
          <w:szCs w:val="20"/>
          <w:lang w:val="ru-RU"/>
        </w:rPr>
        <w:t xml:space="preserve">2 соответствует нормам для объектов атомной энергетики </w:t>
      </w:r>
      <w:ins w:id="2950" w:author="Ксения Кисанова" w:date="2017-01-19T15:53:00Z">
        <w:r w:rsidR="00F35369">
          <w:rPr>
            <w:rFonts w:ascii="Times New Roman" w:hAnsi="Times New Roman"/>
            <w:sz w:val="20"/>
            <w:szCs w:val="20"/>
            <w:lang w:val="ru-RU"/>
          </w:rPr>
          <w:t xml:space="preserve">[9] </w:t>
        </w:r>
      </w:ins>
      <w:r w:rsidR="000E7172" w:rsidRPr="00260F2C">
        <w:rPr>
          <w:rFonts w:ascii="Times New Roman" w:hAnsi="Times New Roman"/>
          <w:sz w:val="20"/>
          <w:szCs w:val="20"/>
          <w:lang w:val="ru-RU"/>
        </w:rPr>
        <w:t>и наиболее близко к реальному значению.</w:t>
      </w:r>
    </w:p>
    <w:p w:rsidR="00740A09" w:rsidRPr="00260F2C" w:rsidRDefault="008511E7">
      <w:pPr>
        <w:pStyle w:val="1"/>
        <w:spacing w:line="360" w:lineRule="auto"/>
        <w:ind w:firstLine="567"/>
        <w:rPr>
          <w:rFonts w:ascii="Times New Roman" w:hAnsi="Times New Roman"/>
          <w:sz w:val="24"/>
          <w:szCs w:val="24"/>
          <w:lang w:val="ru-RU"/>
        </w:rPr>
        <w:pPrChange w:id="2951" w:author="Павел Смирнов" w:date="2016-12-29T11:10:00Z">
          <w:pPr>
            <w:pStyle w:val="1"/>
            <w:ind w:firstLine="567"/>
          </w:pPr>
        </w:pPrChange>
      </w:pPr>
      <w:bookmarkStart w:id="2952" w:name="_Toc446421763"/>
      <w:bookmarkStart w:id="2953" w:name="_Toc450219480"/>
      <w:r w:rsidRPr="00260F2C">
        <w:rPr>
          <w:rFonts w:ascii="Times New Roman" w:hAnsi="Times New Roman"/>
          <w:sz w:val="24"/>
          <w:szCs w:val="24"/>
          <w:lang w:val="ru-RU"/>
        </w:rPr>
        <w:t>8.</w:t>
      </w:r>
      <w:del w:id="2954" w:author="Ксения Кисанова" w:date="2017-01-19T15:53:00Z">
        <w:r w:rsidRPr="001F3722" w:rsidDel="00F35369">
          <w:rPr>
            <w:rFonts w:ascii="Times New Roman" w:hAnsi="Times New Roman"/>
            <w:sz w:val="24"/>
            <w:szCs w:val="24"/>
            <w:lang w:val="ru-RU"/>
            <w:rPrChange w:id="2955" w:author="User" w:date="2016-11-07T10:22:00Z">
              <w:rPr>
                <w:rFonts w:ascii="Times New Roman" w:hAnsi="Times New Roman"/>
                <w:sz w:val="24"/>
                <w:szCs w:val="24"/>
              </w:rPr>
            </w:rPrChange>
          </w:rPr>
          <w:delText>7</w:delText>
        </w:r>
      </w:del>
      <w:ins w:id="2956" w:author="Ксения Кисанова" w:date="2017-01-19T15:53:00Z">
        <w:r w:rsidR="00F35369">
          <w:rPr>
            <w:rFonts w:ascii="Times New Roman" w:hAnsi="Times New Roman"/>
            <w:sz w:val="24"/>
            <w:szCs w:val="24"/>
            <w:lang w:val="ru-RU"/>
          </w:rPr>
          <w:t>8</w:t>
        </w:r>
      </w:ins>
      <w:r w:rsidR="00740A09" w:rsidRPr="00260F2C">
        <w:rPr>
          <w:rFonts w:ascii="Times New Roman" w:hAnsi="Times New Roman"/>
          <w:sz w:val="24"/>
          <w:szCs w:val="24"/>
          <w:lang w:val="ru-RU"/>
        </w:rPr>
        <w:t xml:space="preserve"> Построение локального спектра</w:t>
      </w:r>
      <w:bookmarkEnd w:id="2952"/>
      <w:bookmarkEnd w:id="2953"/>
    </w:p>
    <w:p w:rsidR="00740A09" w:rsidRPr="00260F2C" w:rsidRDefault="00740A09">
      <w:pPr>
        <w:pStyle w:val="aa"/>
        <w:spacing w:line="360" w:lineRule="auto"/>
        <w:ind w:firstLine="567"/>
        <w:jc w:val="both"/>
        <w:rPr>
          <w:rFonts w:ascii="Times New Roman" w:hAnsi="Times New Roman"/>
          <w:sz w:val="24"/>
          <w:szCs w:val="24"/>
        </w:rPr>
        <w:pPrChange w:id="2957" w:author="Павел Смирнов" w:date="2016-12-29T11:10:00Z">
          <w:pPr>
            <w:pStyle w:val="aa"/>
            <w:ind w:firstLine="567"/>
            <w:jc w:val="both"/>
          </w:pPr>
        </w:pPrChange>
      </w:pPr>
      <w:r w:rsidRPr="00260F2C">
        <w:rPr>
          <w:rFonts w:ascii="Times New Roman" w:hAnsi="Times New Roman"/>
          <w:sz w:val="24"/>
          <w:szCs w:val="24"/>
        </w:rPr>
        <w:t xml:space="preserve">Локальный спектр должен соответствовать характеристикам очага ожидаемого землетрясения и грунтовым условиям площадки. </w:t>
      </w:r>
    </w:p>
    <w:p w:rsidR="00740A09" w:rsidRPr="00260F2C" w:rsidRDefault="00740A09">
      <w:pPr>
        <w:pStyle w:val="aa"/>
        <w:spacing w:line="360" w:lineRule="auto"/>
        <w:ind w:firstLine="567"/>
        <w:jc w:val="both"/>
        <w:rPr>
          <w:rFonts w:ascii="Times New Roman" w:hAnsi="Times New Roman"/>
          <w:sz w:val="24"/>
          <w:szCs w:val="24"/>
        </w:rPr>
        <w:pPrChange w:id="2958" w:author="Павел Смирнов" w:date="2016-12-29T11:10:00Z">
          <w:pPr>
            <w:pStyle w:val="aa"/>
            <w:ind w:firstLine="567"/>
            <w:jc w:val="both"/>
          </w:pPr>
        </w:pPrChange>
      </w:pPr>
      <w:r w:rsidRPr="00260F2C">
        <w:rPr>
          <w:rFonts w:ascii="Times New Roman" w:hAnsi="Times New Roman"/>
          <w:sz w:val="24"/>
          <w:szCs w:val="24"/>
        </w:rPr>
        <w:lastRenderedPageBreak/>
        <w:t xml:space="preserve">Значение </w:t>
      </w:r>
      <w:r w:rsidRPr="00177ADD">
        <w:rPr>
          <w:rFonts w:ascii="Times New Roman" w:hAnsi="Times New Roman"/>
          <w:sz w:val="24"/>
          <w:szCs w:val="24"/>
          <w:rPrChange w:id="2959" w:author="User" w:date="2016-11-07T08:34:00Z">
            <w:rPr>
              <w:rFonts w:ascii="Times New Roman" w:hAnsi="Times New Roman"/>
              <w:i/>
              <w:sz w:val="24"/>
              <w:szCs w:val="24"/>
            </w:rPr>
          </w:rPrChange>
        </w:rPr>
        <w:t>β</w:t>
      </w:r>
      <w:r w:rsidRPr="00260F2C">
        <w:rPr>
          <w:rFonts w:ascii="Times New Roman" w:hAnsi="Times New Roman"/>
          <w:sz w:val="24"/>
          <w:szCs w:val="24"/>
        </w:rPr>
        <w:t xml:space="preserve"> откладывается вдоль оси уровня на ожидаемом преобладающем периоде </w:t>
      </w:r>
      <w:r w:rsidRPr="00260F2C">
        <w:rPr>
          <w:rFonts w:ascii="Times New Roman" w:hAnsi="Times New Roman"/>
          <w:i/>
          <w:sz w:val="24"/>
          <w:szCs w:val="24"/>
        </w:rPr>
        <w:t>T</w:t>
      </w:r>
      <w:r w:rsidRPr="00260F2C">
        <w:rPr>
          <w:rFonts w:ascii="Times New Roman" w:hAnsi="Times New Roman"/>
          <w:sz w:val="24"/>
          <w:szCs w:val="24"/>
          <w:vertAlign w:val="subscript"/>
        </w:rPr>
        <w:t>0</w:t>
      </w:r>
      <w:r w:rsidRPr="00260F2C">
        <w:rPr>
          <w:rFonts w:ascii="Times New Roman" w:hAnsi="Times New Roman"/>
          <w:sz w:val="24"/>
          <w:szCs w:val="24"/>
        </w:rPr>
        <w:t>.</w:t>
      </w:r>
    </w:p>
    <w:p w:rsidR="00740A09" w:rsidRPr="00260F2C" w:rsidRDefault="00740A09">
      <w:pPr>
        <w:pStyle w:val="aa"/>
        <w:spacing w:line="360" w:lineRule="auto"/>
        <w:ind w:firstLine="567"/>
        <w:jc w:val="both"/>
        <w:rPr>
          <w:rFonts w:ascii="Times New Roman" w:hAnsi="Times New Roman"/>
          <w:sz w:val="24"/>
          <w:szCs w:val="24"/>
        </w:rPr>
        <w:pPrChange w:id="2960" w:author="Павел Смирнов" w:date="2016-12-29T11:10:00Z">
          <w:pPr>
            <w:pStyle w:val="aa"/>
            <w:ind w:firstLine="567"/>
            <w:jc w:val="both"/>
          </w:pPr>
        </w:pPrChange>
      </w:pPr>
      <w:r w:rsidRPr="00260F2C">
        <w:rPr>
          <w:rFonts w:ascii="Times New Roman" w:hAnsi="Times New Roman"/>
          <w:sz w:val="24"/>
          <w:szCs w:val="24"/>
        </w:rPr>
        <w:t xml:space="preserve">Максимум </w:t>
      </w:r>
      <w:r w:rsidRPr="00260F2C">
        <w:rPr>
          <w:rFonts w:ascii="Times New Roman" w:hAnsi="Times New Roman"/>
          <w:i/>
          <w:sz w:val="24"/>
          <w:szCs w:val="24"/>
        </w:rPr>
        <w:t>PGA</w:t>
      </w:r>
      <w:r w:rsidRPr="00260F2C">
        <w:rPr>
          <w:rFonts w:ascii="Times New Roman" w:hAnsi="Times New Roman"/>
          <w:sz w:val="24"/>
          <w:szCs w:val="24"/>
        </w:rPr>
        <w:t xml:space="preserve"> с заданным уровнем доверия попадет в интервал </w:t>
      </w:r>
      <w:r w:rsidRPr="00260F2C">
        <w:rPr>
          <w:rFonts w:ascii="Times New Roman" w:hAnsi="Times New Roman"/>
          <w:i/>
          <w:sz w:val="24"/>
          <w:szCs w:val="24"/>
        </w:rPr>
        <w:t>T</w:t>
      </w:r>
      <w:r w:rsidRPr="00260F2C">
        <w:rPr>
          <w:rFonts w:ascii="Times New Roman" w:hAnsi="Times New Roman"/>
          <w:sz w:val="24"/>
          <w:szCs w:val="24"/>
          <w:vertAlign w:val="subscript"/>
        </w:rPr>
        <w:t>0</w:t>
      </w:r>
      <w:r w:rsidRPr="00260F2C">
        <w:rPr>
          <w:rFonts w:ascii="Times New Roman" w:hAnsi="Times New Roman"/>
          <w:sz w:val="24"/>
          <w:szCs w:val="24"/>
        </w:rPr>
        <w:t xml:space="preserve"> ± </w:t>
      </w:r>
      <w:proofErr w:type="spellStart"/>
      <w:r w:rsidRPr="00177ADD">
        <w:rPr>
          <w:rFonts w:ascii="Times New Roman" w:hAnsi="Times New Roman"/>
          <w:i/>
          <w:sz w:val="24"/>
          <w:szCs w:val="24"/>
          <w:rPrChange w:id="2961" w:author="User" w:date="2016-11-07T08:34:00Z">
            <w:rPr>
              <w:rFonts w:ascii="Times New Roman" w:hAnsi="Times New Roman"/>
              <w:sz w:val="24"/>
              <w:szCs w:val="24"/>
            </w:rPr>
          </w:rPrChange>
        </w:rPr>
        <w:t>n</w:t>
      </w:r>
      <w:r w:rsidRPr="00177ADD">
        <w:rPr>
          <w:rFonts w:ascii="Times New Roman" w:hAnsi="Times New Roman"/>
          <w:sz w:val="24"/>
          <w:szCs w:val="24"/>
          <w:rPrChange w:id="2962" w:author="User" w:date="2016-11-07T08:34:00Z">
            <w:rPr>
              <w:rFonts w:ascii="Times New Roman" w:hAnsi="Times New Roman"/>
              <w:i/>
              <w:sz w:val="24"/>
              <w:szCs w:val="24"/>
            </w:rPr>
          </w:rPrChange>
        </w:rPr>
        <w:t>σ</w:t>
      </w:r>
      <w:proofErr w:type="spellEnd"/>
      <w:r w:rsidRPr="00260F2C">
        <w:rPr>
          <w:rFonts w:ascii="Times New Roman" w:hAnsi="Times New Roman"/>
          <w:sz w:val="24"/>
          <w:szCs w:val="24"/>
        </w:rPr>
        <w:t xml:space="preserve">, где </w:t>
      </w:r>
      <w:r w:rsidRPr="00177ADD">
        <w:rPr>
          <w:rFonts w:ascii="Times New Roman" w:hAnsi="Times New Roman"/>
          <w:i/>
          <w:sz w:val="24"/>
          <w:szCs w:val="24"/>
          <w:rPrChange w:id="2963" w:author="User" w:date="2016-11-07T08:34:00Z">
            <w:rPr>
              <w:rFonts w:ascii="Times New Roman" w:hAnsi="Times New Roman"/>
              <w:sz w:val="24"/>
              <w:szCs w:val="24"/>
            </w:rPr>
          </w:rPrChange>
        </w:rPr>
        <w:t>n</w:t>
      </w:r>
      <w:r w:rsidRPr="00260F2C">
        <w:rPr>
          <w:rFonts w:ascii="Times New Roman" w:hAnsi="Times New Roman"/>
          <w:sz w:val="24"/>
          <w:szCs w:val="24"/>
        </w:rPr>
        <w:t xml:space="preserve"> – </w:t>
      </w:r>
      <w:del w:id="2964" w:author="Ксения Кисанова" w:date="2017-01-19T15:53:00Z">
        <w:r w:rsidRPr="00260F2C" w:rsidDel="00F35369">
          <w:rPr>
            <w:rFonts w:ascii="Times New Roman" w:hAnsi="Times New Roman"/>
            <w:sz w:val="24"/>
            <w:szCs w:val="24"/>
          </w:rPr>
          <w:delText xml:space="preserve">количество </w:delText>
        </w:r>
      </w:del>
      <w:ins w:id="2965" w:author="Ксения Кисанова" w:date="2017-01-19T15:53:00Z">
        <w:r w:rsidR="00F35369">
          <w:rPr>
            <w:rFonts w:ascii="Times New Roman" w:hAnsi="Times New Roman"/>
            <w:sz w:val="24"/>
            <w:szCs w:val="24"/>
          </w:rPr>
          <w:t>число</w:t>
        </w:r>
        <w:r w:rsidR="00F35369" w:rsidRPr="00260F2C">
          <w:rPr>
            <w:rFonts w:ascii="Times New Roman" w:hAnsi="Times New Roman"/>
            <w:sz w:val="24"/>
            <w:szCs w:val="24"/>
          </w:rPr>
          <w:t xml:space="preserve"> </w:t>
        </w:r>
      </w:ins>
      <w:r w:rsidRPr="00260F2C">
        <w:rPr>
          <w:rFonts w:ascii="Times New Roman" w:hAnsi="Times New Roman"/>
          <w:sz w:val="24"/>
          <w:szCs w:val="24"/>
        </w:rPr>
        <w:t xml:space="preserve">стандартных отклонений, а </w:t>
      </w:r>
      <w:r w:rsidRPr="00177ADD">
        <w:rPr>
          <w:rFonts w:ascii="Times New Roman" w:hAnsi="Times New Roman"/>
          <w:sz w:val="24"/>
          <w:szCs w:val="24"/>
          <w:rPrChange w:id="2966" w:author="User" w:date="2016-11-07T08:34:00Z">
            <w:rPr>
              <w:rFonts w:ascii="Times New Roman" w:hAnsi="Times New Roman"/>
              <w:i/>
              <w:sz w:val="24"/>
              <w:szCs w:val="24"/>
            </w:rPr>
          </w:rPrChange>
        </w:rPr>
        <w:t>σ</w:t>
      </w:r>
      <w:r w:rsidRPr="00260F2C">
        <w:rPr>
          <w:rFonts w:ascii="Times New Roman" w:hAnsi="Times New Roman"/>
          <w:sz w:val="24"/>
          <w:szCs w:val="24"/>
        </w:rPr>
        <w:t xml:space="preserve"> – стандартное отклонение (например, </w:t>
      </w:r>
      <w:r w:rsidRPr="00F35369">
        <w:rPr>
          <w:rFonts w:ascii="Times New Roman" w:hAnsi="Times New Roman"/>
          <w:i/>
          <w:sz w:val="24"/>
          <w:szCs w:val="24"/>
          <w:rPrChange w:id="2967" w:author="Ксения Кисанова" w:date="2017-01-19T15:53:00Z">
            <w:rPr>
              <w:rFonts w:ascii="Times New Roman" w:hAnsi="Times New Roman"/>
              <w:sz w:val="24"/>
              <w:szCs w:val="24"/>
            </w:rPr>
          </w:rPrChange>
        </w:rPr>
        <w:t>T</w:t>
      </w:r>
      <w:r w:rsidRPr="00260F2C">
        <w:rPr>
          <w:rFonts w:ascii="Times New Roman" w:hAnsi="Times New Roman"/>
          <w:sz w:val="24"/>
          <w:szCs w:val="24"/>
          <w:vertAlign w:val="subscript"/>
        </w:rPr>
        <w:t>0</w:t>
      </w:r>
      <w:r w:rsidRPr="00260F2C">
        <w:rPr>
          <w:rFonts w:ascii="Times New Roman" w:hAnsi="Times New Roman"/>
          <w:sz w:val="24"/>
          <w:szCs w:val="24"/>
        </w:rPr>
        <w:t xml:space="preserve"> с вероятностью 67</w:t>
      </w:r>
      <w:ins w:id="2968" w:author="User" w:date="2016-11-07T08:34:00Z">
        <w:r w:rsidR="00177ADD">
          <w:rPr>
            <w:rFonts w:ascii="Times New Roman" w:hAnsi="Times New Roman"/>
            <w:sz w:val="24"/>
            <w:szCs w:val="24"/>
          </w:rPr>
          <w:t xml:space="preserve"> </w:t>
        </w:r>
      </w:ins>
      <w:r w:rsidRPr="00260F2C">
        <w:rPr>
          <w:rFonts w:ascii="Times New Roman" w:hAnsi="Times New Roman"/>
          <w:sz w:val="24"/>
          <w:szCs w:val="24"/>
        </w:rPr>
        <w:t>% попадает в интервал lg</w:t>
      </w:r>
      <w:r w:rsidRPr="00260F2C">
        <w:rPr>
          <w:rFonts w:ascii="Times New Roman" w:hAnsi="Times New Roman"/>
          <w:i/>
          <w:sz w:val="24"/>
          <w:szCs w:val="24"/>
        </w:rPr>
        <w:t>T</w:t>
      </w:r>
      <w:r w:rsidRPr="00260F2C">
        <w:rPr>
          <w:rFonts w:ascii="Times New Roman" w:hAnsi="Times New Roman"/>
          <w:sz w:val="24"/>
          <w:szCs w:val="24"/>
          <w:vertAlign w:val="subscript"/>
        </w:rPr>
        <w:t>0</w:t>
      </w:r>
      <w:r w:rsidRPr="00260F2C">
        <w:rPr>
          <w:rFonts w:ascii="Times New Roman" w:hAnsi="Times New Roman"/>
          <w:sz w:val="24"/>
          <w:szCs w:val="24"/>
        </w:rPr>
        <w:t xml:space="preserve"> ± 0</w:t>
      </w:r>
      <w:ins w:id="2969" w:author="User" w:date="2016-11-07T08:34:00Z">
        <w:r w:rsidR="00177ADD">
          <w:rPr>
            <w:rFonts w:ascii="Times New Roman" w:hAnsi="Times New Roman"/>
            <w:sz w:val="24"/>
            <w:szCs w:val="24"/>
          </w:rPr>
          <w:t>,</w:t>
        </w:r>
      </w:ins>
      <w:del w:id="2970" w:author="User" w:date="2016-11-07T08:34:00Z">
        <w:r w:rsidRPr="00260F2C" w:rsidDel="00177ADD">
          <w:rPr>
            <w:rFonts w:ascii="Times New Roman" w:hAnsi="Times New Roman"/>
            <w:sz w:val="24"/>
            <w:szCs w:val="24"/>
          </w:rPr>
          <w:delText>.</w:delText>
        </w:r>
      </w:del>
      <w:r w:rsidRPr="00260F2C">
        <w:rPr>
          <w:rFonts w:ascii="Times New Roman" w:hAnsi="Times New Roman"/>
          <w:sz w:val="24"/>
          <w:szCs w:val="24"/>
        </w:rPr>
        <w:t>2</w:t>
      </w:r>
      <w:ins w:id="2971" w:author="Ксения Кисанова" w:date="2017-01-19T15:53:00Z">
        <w:r w:rsidR="00F35369">
          <w:rPr>
            <w:rFonts w:ascii="Times New Roman" w:hAnsi="Times New Roman"/>
            <w:sz w:val="24"/>
            <w:szCs w:val="24"/>
          </w:rPr>
          <w:t>,</w:t>
        </w:r>
      </w:ins>
      <w:r w:rsidRPr="00260F2C">
        <w:rPr>
          <w:rFonts w:ascii="Times New Roman" w:hAnsi="Times New Roman"/>
          <w:sz w:val="24"/>
          <w:szCs w:val="24"/>
        </w:rPr>
        <w:t xml:space="preserve"> если используются среднемировые зависимости</w:t>
      </w:r>
      <w:ins w:id="2972" w:author="Ксения Кисанова" w:date="2017-01-19T15:54:00Z">
        <w:r w:rsidR="00F35369">
          <w:rPr>
            <w:rFonts w:ascii="Times New Roman" w:hAnsi="Times New Roman"/>
            <w:sz w:val="24"/>
            <w:szCs w:val="24"/>
          </w:rPr>
          <w:t>,</w:t>
        </w:r>
      </w:ins>
      <w:r w:rsidRPr="00260F2C">
        <w:rPr>
          <w:rFonts w:ascii="Times New Roman" w:hAnsi="Times New Roman"/>
          <w:sz w:val="24"/>
          <w:szCs w:val="24"/>
        </w:rPr>
        <w:t xml:space="preserve"> и интервал lg</w:t>
      </w:r>
      <w:r w:rsidRPr="00260F2C">
        <w:rPr>
          <w:rFonts w:ascii="Times New Roman" w:hAnsi="Times New Roman"/>
          <w:i/>
          <w:sz w:val="24"/>
          <w:szCs w:val="24"/>
        </w:rPr>
        <w:t>T</w:t>
      </w:r>
      <w:r w:rsidRPr="00260F2C">
        <w:rPr>
          <w:rFonts w:ascii="Times New Roman" w:hAnsi="Times New Roman"/>
          <w:sz w:val="24"/>
          <w:szCs w:val="24"/>
          <w:vertAlign w:val="subscript"/>
        </w:rPr>
        <w:t xml:space="preserve">0 </w:t>
      </w:r>
      <w:r w:rsidRPr="00260F2C">
        <w:rPr>
          <w:rFonts w:ascii="Times New Roman" w:hAnsi="Times New Roman"/>
          <w:sz w:val="24"/>
          <w:szCs w:val="24"/>
        </w:rPr>
        <w:t>± 0</w:t>
      </w:r>
      <w:ins w:id="2973" w:author="Ксения Кисанова" w:date="2017-01-19T15:54:00Z">
        <w:r w:rsidR="00F35369">
          <w:rPr>
            <w:rFonts w:ascii="Times New Roman" w:hAnsi="Times New Roman"/>
            <w:sz w:val="24"/>
            <w:szCs w:val="24"/>
          </w:rPr>
          <w:t>,</w:t>
        </w:r>
      </w:ins>
      <w:del w:id="2974" w:author="Ксения Кисанова" w:date="2017-01-19T15:54:00Z">
        <w:r w:rsidRPr="00260F2C" w:rsidDel="00F35369">
          <w:rPr>
            <w:rFonts w:ascii="Times New Roman" w:hAnsi="Times New Roman"/>
            <w:sz w:val="24"/>
            <w:szCs w:val="24"/>
          </w:rPr>
          <w:delText>.</w:delText>
        </w:r>
      </w:del>
      <w:r w:rsidRPr="00260F2C">
        <w:rPr>
          <w:rFonts w:ascii="Times New Roman" w:hAnsi="Times New Roman"/>
          <w:sz w:val="24"/>
          <w:szCs w:val="24"/>
        </w:rPr>
        <w:t xml:space="preserve">12, если используются записи местных землетрясений). </w:t>
      </w:r>
    </w:p>
    <w:p w:rsidR="00740A09" w:rsidRPr="00260F2C" w:rsidRDefault="00740A09">
      <w:pPr>
        <w:pStyle w:val="aa"/>
        <w:spacing w:line="360" w:lineRule="auto"/>
        <w:ind w:firstLine="567"/>
        <w:jc w:val="both"/>
        <w:rPr>
          <w:rFonts w:ascii="Times New Roman" w:hAnsi="Times New Roman"/>
          <w:sz w:val="24"/>
          <w:szCs w:val="24"/>
        </w:rPr>
        <w:pPrChange w:id="2975" w:author="Павел Смирнов" w:date="2016-12-29T11:10:00Z">
          <w:pPr>
            <w:pStyle w:val="aa"/>
            <w:ind w:firstLine="567"/>
            <w:jc w:val="both"/>
          </w:pPr>
        </w:pPrChange>
      </w:pPr>
      <w:r w:rsidRPr="00260F2C">
        <w:rPr>
          <w:rFonts w:ascii="Times New Roman" w:hAnsi="Times New Roman"/>
          <w:sz w:val="24"/>
          <w:szCs w:val="24"/>
        </w:rPr>
        <w:t xml:space="preserve">От концов этого интервала задаются склоны спектра, которые определяются величиной </w:t>
      </w:r>
      <w:r w:rsidRPr="00260F2C">
        <w:rPr>
          <w:rFonts w:ascii="Times New Roman" w:hAnsi="Times New Roman"/>
          <w:i/>
          <w:sz w:val="24"/>
          <w:szCs w:val="24"/>
        </w:rPr>
        <w:t>S</w:t>
      </w:r>
      <w:r w:rsidRPr="00260F2C">
        <w:rPr>
          <w:rFonts w:ascii="Times New Roman" w:hAnsi="Times New Roman"/>
          <w:sz w:val="24"/>
          <w:szCs w:val="24"/>
        </w:rPr>
        <w:t xml:space="preserve"> +</w:t>
      </w:r>
      <w:ins w:id="2976" w:author="Ксения Кисанова" w:date="2017-01-19T15:54:00Z">
        <w:r w:rsidR="00F35369">
          <w:rPr>
            <w:rFonts w:ascii="Times New Roman" w:hAnsi="Times New Roman"/>
            <w:sz w:val="24"/>
            <w:szCs w:val="24"/>
          </w:rPr>
          <w:t xml:space="preserve"> </w:t>
        </w:r>
      </w:ins>
      <w:proofErr w:type="spellStart"/>
      <w:r w:rsidRPr="00F35369">
        <w:rPr>
          <w:rFonts w:ascii="Times New Roman" w:hAnsi="Times New Roman"/>
          <w:i/>
          <w:sz w:val="24"/>
          <w:szCs w:val="24"/>
          <w:rPrChange w:id="2977" w:author="Ксения Кисанова" w:date="2017-01-19T15:54:00Z">
            <w:rPr>
              <w:rFonts w:ascii="Times New Roman" w:hAnsi="Times New Roman"/>
              <w:sz w:val="24"/>
              <w:szCs w:val="24"/>
            </w:rPr>
          </w:rPrChange>
        </w:rPr>
        <w:t>n</w:t>
      </w:r>
      <w:r w:rsidRPr="00177ADD">
        <w:rPr>
          <w:rFonts w:ascii="Times New Roman" w:hAnsi="Times New Roman"/>
          <w:sz w:val="24"/>
          <w:szCs w:val="24"/>
          <w:rPrChange w:id="2978" w:author="User" w:date="2016-11-07T08:34:00Z">
            <w:rPr>
              <w:rFonts w:ascii="Times New Roman" w:hAnsi="Times New Roman"/>
              <w:i/>
              <w:sz w:val="24"/>
              <w:szCs w:val="24"/>
            </w:rPr>
          </w:rPrChange>
        </w:rPr>
        <w:t>σ</w:t>
      </w:r>
      <w:proofErr w:type="spellEnd"/>
      <w:r w:rsidR="00544BF1" w:rsidRPr="00260F2C">
        <w:rPr>
          <w:rFonts w:ascii="Times New Roman" w:hAnsi="Times New Roman"/>
          <w:sz w:val="24"/>
          <w:szCs w:val="24"/>
        </w:rPr>
        <w:t>, где</w:t>
      </w:r>
      <w:r w:rsidR="00544BF1" w:rsidRPr="00260F2C">
        <w:rPr>
          <w:rFonts w:ascii="Times New Roman" w:hAnsi="Times New Roman"/>
          <w:i/>
          <w:sz w:val="24"/>
          <w:szCs w:val="24"/>
        </w:rPr>
        <w:t xml:space="preserve"> </w:t>
      </w:r>
      <w:r w:rsidR="00544BF1" w:rsidRPr="00260F2C">
        <w:rPr>
          <w:rFonts w:ascii="Times New Roman" w:hAnsi="Times New Roman"/>
          <w:i/>
          <w:sz w:val="24"/>
          <w:szCs w:val="24"/>
          <w:lang w:val="en-US"/>
        </w:rPr>
        <w:t>n</w:t>
      </w:r>
      <w:r w:rsidR="00544BF1" w:rsidRPr="00260F2C">
        <w:rPr>
          <w:rFonts w:ascii="Times New Roman" w:hAnsi="Times New Roman"/>
          <w:sz w:val="24"/>
          <w:szCs w:val="24"/>
        </w:rPr>
        <w:t xml:space="preserve"> – число стандартных отклонений, определяющее ширину доверительного интервала</w:t>
      </w:r>
      <w:r w:rsidRPr="00260F2C">
        <w:rPr>
          <w:rFonts w:ascii="Times New Roman" w:hAnsi="Times New Roman"/>
          <w:sz w:val="24"/>
          <w:szCs w:val="24"/>
        </w:rPr>
        <w:t xml:space="preserve">. </w:t>
      </w:r>
    </w:p>
    <w:p w:rsidR="00740A09" w:rsidRPr="00260F2C" w:rsidRDefault="00740A09">
      <w:pPr>
        <w:pStyle w:val="aa"/>
        <w:spacing w:line="360" w:lineRule="auto"/>
        <w:ind w:firstLine="567"/>
        <w:jc w:val="both"/>
        <w:rPr>
          <w:rFonts w:ascii="Times New Roman" w:hAnsi="Times New Roman"/>
          <w:sz w:val="24"/>
          <w:szCs w:val="24"/>
        </w:rPr>
        <w:pPrChange w:id="2979" w:author="Павел Смирнов" w:date="2016-12-29T11:10:00Z">
          <w:pPr>
            <w:pStyle w:val="aa"/>
            <w:ind w:firstLine="567"/>
            <w:jc w:val="both"/>
          </w:pPr>
        </w:pPrChange>
      </w:pPr>
      <w:r w:rsidRPr="00260F2C">
        <w:rPr>
          <w:rFonts w:ascii="Times New Roman" w:hAnsi="Times New Roman"/>
          <w:sz w:val="24"/>
          <w:szCs w:val="24"/>
        </w:rPr>
        <w:t>На локальный спектр следует наложить резонансную характеристику грунтов, оцениваемую</w:t>
      </w:r>
      <w:r w:rsidR="00544BF1" w:rsidRPr="00260F2C">
        <w:rPr>
          <w:rFonts w:ascii="Times New Roman" w:hAnsi="Times New Roman"/>
          <w:sz w:val="24"/>
          <w:szCs w:val="24"/>
        </w:rPr>
        <w:t xml:space="preserve"> </w:t>
      </w:r>
      <w:r w:rsidRPr="00260F2C">
        <w:rPr>
          <w:rFonts w:ascii="Times New Roman" w:hAnsi="Times New Roman"/>
          <w:sz w:val="24"/>
          <w:szCs w:val="24"/>
        </w:rPr>
        <w:t xml:space="preserve">по результатам СМР </w:t>
      </w:r>
      <w:r w:rsidR="000944F9" w:rsidRPr="000944F9">
        <w:rPr>
          <w:rFonts w:ascii="Times New Roman" w:hAnsi="Times New Roman"/>
          <w:sz w:val="24"/>
          <w:szCs w:val="24"/>
        </w:rPr>
        <w:t>(</w:t>
      </w:r>
      <w:ins w:id="2980" w:author="User" w:date="2016-11-09T14:15:00Z">
        <w:r w:rsidR="000944F9" w:rsidRPr="00D15EBD">
          <w:rPr>
            <w:rFonts w:ascii="Times New Roman" w:hAnsi="Times New Roman"/>
            <w:sz w:val="24"/>
            <w:szCs w:val="24"/>
            <w:rPrChange w:id="2981" w:author="User" w:date="2016-11-09T14:15:00Z">
              <w:rPr>
                <w:rFonts w:ascii="Times New Roman" w:hAnsi="Times New Roman"/>
                <w:sz w:val="24"/>
                <w:szCs w:val="24"/>
                <w:lang w:val="en-US"/>
              </w:rPr>
            </w:rPrChange>
          </w:rPr>
          <w:t>[</w:t>
        </w:r>
      </w:ins>
      <w:ins w:id="2982" w:author="Ксения Кисанова" w:date="2017-01-19T15:55:00Z">
        <w:r w:rsidR="000944F9">
          <w:rPr>
            <w:rFonts w:ascii="Times New Roman" w:hAnsi="Times New Roman"/>
            <w:sz w:val="24"/>
            <w:szCs w:val="24"/>
          </w:rPr>
          <w:t>5</w:t>
        </w:r>
      </w:ins>
      <w:ins w:id="2983" w:author="User" w:date="2016-11-09T14:32:00Z">
        <w:del w:id="2984" w:author="Ксения Кисанова" w:date="2017-01-19T15:55:00Z">
          <w:r w:rsidR="000944F9" w:rsidDel="00F35369">
            <w:rPr>
              <w:rFonts w:ascii="Times New Roman" w:hAnsi="Times New Roman"/>
              <w:sz w:val="24"/>
              <w:szCs w:val="24"/>
            </w:rPr>
            <w:delText>4</w:delText>
          </w:r>
        </w:del>
      </w:ins>
      <w:ins w:id="2985" w:author="User" w:date="2016-11-09T14:15:00Z">
        <w:r w:rsidR="000944F9" w:rsidRPr="00D15EBD">
          <w:rPr>
            <w:rFonts w:ascii="Times New Roman" w:hAnsi="Times New Roman"/>
            <w:sz w:val="24"/>
            <w:szCs w:val="24"/>
            <w:rPrChange w:id="2986" w:author="User" w:date="2016-11-09T14:15:00Z">
              <w:rPr>
                <w:rFonts w:ascii="Times New Roman" w:hAnsi="Times New Roman"/>
                <w:sz w:val="24"/>
                <w:szCs w:val="24"/>
                <w:lang w:val="en-US"/>
              </w:rPr>
            </w:rPrChange>
          </w:rPr>
          <w:t>]</w:t>
        </w:r>
      </w:ins>
      <w:r w:rsidR="000944F9" w:rsidRPr="00260F2C">
        <w:rPr>
          <w:rFonts w:ascii="Times New Roman" w:hAnsi="Times New Roman"/>
          <w:sz w:val="24"/>
          <w:szCs w:val="24"/>
        </w:rPr>
        <w:t xml:space="preserve">, </w:t>
      </w:r>
      <w:del w:id="2987" w:author="User" w:date="2016-11-09T14:15:00Z">
        <w:r w:rsidR="000944F9" w:rsidRPr="00260F2C" w:rsidDel="00D15EBD">
          <w:rPr>
            <w:rFonts w:ascii="Times New Roman" w:hAnsi="Times New Roman"/>
            <w:sz w:val="24"/>
            <w:szCs w:val="24"/>
          </w:rPr>
          <w:delText>РСН 65-87</w:delText>
        </w:r>
      </w:del>
      <w:ins w:id="2988" w:author="User" w:date="2016-11-09T14:15:00Z">
        <w:r w:rsidR="000944F9" w:rsidRPr="00D15EBD">
          <w:rPr>
            <w:rFonts w:ascii="Times New Roman" w:hAnsi="Times New Roman"/>
            <w:sz w:val="24"/>
            <w:szCs w:val="24"/>
            <w:rPrChange w:id="2989" w:author="User" w:date="2016-11-09T14:15:00Z">
              <w:rPr>
                <w:rFonts w:ascii="Times New Roman" w:hAnsi="Times New Roman"/>
                <w:sz w:val="24"/>
                <w:szCs w:val="24"/>
                <w:lang w:val="en-US"/>
              </w:rPr>
            </w:rPrChange>
          </w:rPr>
          <w:t>[</w:t>
        </w:r>
      </w:ins>
      <w:ins w:id="2990" w:author="User" w:date="2016-11-09T14:32:00Z">
        <w:del w:id="2991" w:author="Ксения Кисанова" w:date="2017-01-19T15:55:00Z">
          <w:r w:rsidR="000944F9" w:rsidDel="00F35369">
            <w:rPr>
              <w:rFonts w:ascii="Times New Roman" w:hAnsi="Times New Roman"/>
              <w:sz w:val="24"/>
              <w:szCs w:val="24"/>
            </w:rPr>
            <w:delText>8</w:delText>
          </w:r>
        </w:del>
      </w:ins>
      <w:ins w:id="2992" w:author="Ксения Кисанова" w:date="2017-01-19T15:55:00Z">
        <w:r w:rsidR="000944F9">
          <w:rPr>
            <w:rFonts w:ascii="Times New Roman" w:hAnsi="Times New Roman"/>
            <w:sz w:val="24"/>
            <w:szCs w:val="24"/>
          </w:rPr>
          <w:t>6</w:t>
        </w:r>
      </w:ins>
      <w:ins w:id="2993" w:author="User" w:date="2016-11-09T14:15:00Z">
        <w:r w:rsidR="000944F9" w:rsidRPr="00D15EBD">
          <w:rPr>
            <w:rFonts w:ascii="Times New Roman" w:hAnsi="Times New Roman"/>
            <w:sz w:val="24"/>
            <w:szCs w:val="24"/>
            <w:rPrChange w:id="2994" w:author="User" w:date="2016-11-09T14:15:00Z">
              <w:rPr>
                <w:rFonts w:ascii="Times New Roman" w:hAnsi="Times New Roman"/>
                <w:sz w:val="24"/>
                <w:szCs w:val="24"/>
                <w:lang w:val="en-US"/>
              </w:rPr>
            </w:rPrChange>
          </w:rPr>
          <w:t>]</w:t>
        </w:r>
      </w:ins>
      <w:r w:rsidR="000944F9">
        <w:rPr>
          <w:rFonts w:ascii="Times New Roman" w:hAnsi="Times New Roman"/>
          <w:sz w:val="24"/>
          <w:szCs w:val="24"/>
        </w:rPr>
        <w:t>)</w:t>
      </w:r>
      <w:r w:rsidR="000944F9" w:rsidRPr="00260F2C">
        <w:rPr>
          <w:rFonts w:ascii="Times New Roman" w:hAnsi="Times New Roman"/>
          <w:sz w:val="24"/>
          <w:szCs w:val="24"/>
        </w:rPr>
        <w:t xml:space="preserve"> </w:t>
      </w:r>
      <w:r w:rsidRPr="00260F2C">
        <w:rPr>
          <w:rFonts w:ascii="Times New Roman" w:hAnsi="Times New Roman"/>
          <w:sz w:val="24"/>
          <w:szCs w:val="24"/>
        </w:rPr>
        <w:t>в случае проведения таких работ на исследуемой территории</w:t>
      </w:r>
      <w:r w:rsidR="000944F9">
        <w:rPr>
          <w:rFonts w:ascii="Times New Roman" w:hAnsi="Times New Roman"/>
          <w:sz w:val="24"/>
          <w:szCs w:val="24"/>
        </w:rPr>
        <w:t>.</w:t>
      </w:r>
      <w:del w:id="2995" w:author="Ксения Кисанова" w:date="2017-01-19T15:55:00Z">
        <w:r w:rsidR="004609E3" w:rsidRPr="00260F2C" w:rsidDel="00F35369">
          <w:rPr>
            <w:rFonts w:ascii="Times New Roman" w:hAnsi="Times New Roman"/>
            <w:sz w:val="24"/>
            <w:szCs w:val="24"/>
          </w:rPr>
          <w:delText xml:space="preserve">согласно действующим нормативам, например, </w:delText>
        </w:r>
      </w:del>
      <w:del w:id="2996" w:author="User" w:date="2016-11-09T14:15:00Z">
        <w:r w:rsidR="004609E3" w:rsidRPr="00260F2C" w:rsidDel="00D15EBD">
          <w:rPr>
            <w:rFonts w:ascii="Times New Roman" w:hAnsi="Times New Roman"/>
            <w:sz w:val="24"/>
            <w:szCs w:val="24"/>
          </w:rPr>
          <w:delText>РСН 60-86</w:delText>
        </w:r>
      </w:del>
    </w:p>
    <w:p w:rsidR="005A32EE" w:rsidRPr="00260F2C" w:rsidRDefault="005A32EE">
      <w:pPr>
        <w:pStyle w:val="1"/>
        <w:spacing w:line="360" w:lineRule="auto"/>
        <w:ind w:firstLine="567"/>
        <w:rPr>
          <w:rFonts w:ascii="Times New Roman" w:hAnsi="Times New Roman"/>
          <w:sz w:val="24"/>
          <w:szCs w:val="24"/>
          <w:lang w:val="ru-RU"/>
        </w:rPr>
        <w:pPrChange w:id="2997" w:author="Павел Смирнов" w:date="2016-12-29T11:10:00Z">
          <w:pPr>
            <w:pStyle w:val="1"/>
            <w:ind w:firstLine="567"/>
          </w:pPr>
        </w:pPrChange>
      </w:pPr>
      <w:bookmarkStart w:id="2998" w:name="_Toc419477110"/>
      <w:bookmarkStart w:id="2999" w:name="_Toc450219481"/>
      <w:r w:rsidRPr="00260F2C">
        <w:rPr>
          <w:rFonts w:ascii="Times New Roman" w:hAnsi="Times New Roman"/>
          <w:sz w:val="24"/>
          <w:szCs w:val="24"/>
          <w:lang w:val="ru-RU"/>
        </w:rPr>
        <w:t>8.</w:t>
      </w:r>
      <w:ins w:id="3000" w:author="Ксения Кисанова" w:date="2017-01-19T15:55:00Z">
        <w:r w:rsidR="00F35369">
          <w:rPr>
            <w:rFonts w:ascii="Times New Roman" w:hAnsi="Times New Roman"/>
            <w:sz w:val="24"/>
            <w:szCs w:val="24"/>
            <w:lang w:val="ru-RU"/>
          </w:rPr>
          <w:t>9</w:t>
        </w:r>
      </w:ins>
      <w:del w:id="3001" w:author="Ксения Кисанова" w:date="2017-01-19T15:55:00Z">
        <w:r w:rsidR="008511E7" w:rsidRPr="001F3722" w:rsidDel="00F35369">
          <w:rPr>
            <w:rFonts w:ascii="Times New Roman" w:hAnsi="Times New Roman"/>
            <w:sz w:val="24"/>
            <w:szCs w:val="24"/>
            <w:lang w:val="ru-RU"/>
            <w:rPrChange w:id="3002" w:author="User" w:date="2016-11-07T10:22:00Z">
              <w:rPr>
                <w:rFonts w:ascii="Times New Roman" w:hAnsi="Times New Roman"/>
                <w:sz w:val="24"/>
                <w:szCs w:val="24"/>
              </w:rPr>
            </w:rPrChange>
          </w:rPr>
          <w:delText>8</w:delText>
        </w:r>
      </w:del>
      <w:r w:rsidR="00D76C2A" w:rsidRPr="00260F2C">
        <w:rPr>
          <w:rFonts w:ascii="Times New Roman" w:hAnsi="Times New Roman"/>
          <w:sz w:val="24"/>
          <w:szCs w:val="24"/>
          <w:lang w:val="ru-RU"/>
        </w:rPr>
        <w:t xml:space="preserve"> </w:t>
      </w:r>
      <w:del w:id="3003" w:author="User" w:date="2016-11-07T08:34:00Z">
        <w:r w:rsidRPr="00260F2C" w:rsidDel="00177ADD">
          <w:rPr>
            <w:rFonts w:ascii="Times New Roman" w:hAnsi="Times New Roman"/>
            <w:sz w:val="24"/>
            <w:szCs w:val="24"/>
            <w:lang w:val="ru-RU"/>
          </w:rPr>
          <w:delText xml:space="preserve"> </w:delText>
        </w:r>
      </w:del>
      <w:r w:rsidRPr="00260F2C">
        <w:rPr>
          <w:rFonts w:ascii="Times New Roman" w:hAnsi="Times New Roman"/>
          <w:sz w:val="24"/>
          <w:szCs w:val="24"/>
          <w:lang w:val="ru-RU"/>
        </w:rPr>
        <w:t>Построение синтетической</w:t>
      </w:r>
      <w:r w:rsidR="00D76C2A" w:rsidRPr="00260F2C">
        <w:rPr>
          <w:rFonts w:ascii="Times New Roman" w:hAnsi="Times New Roman"/>
          <w:sz w:val="24"/>
          <w:szCs w:val="24"/>
          <w:lang w:val="ru-RU"/>
        </w:rPr>
        <w:t xml:space="preserve"> </w:t>
      </w:r>
      <w:proofErr w:type="spellStart"/>
      <w:r w:rsidRPr="00260F2C">
        <w:rPr>
          <w:rFonts w:ascii="Times New Roman" w:hAnsi="Times New Roman"/>
          <w:sz w:val="24"/>
          <w:szCs w:val="24"/>
          <w:lang w:val="ru-RU"/>
        </w:rPr>
        <w:t>акселерограммы</w:t>
      </w:r>
      <w:bookmarkEnd w:id="2998"/>
      <w:bookmarkEnd w:id="2999"/>
      <w:proofErr w:type="spellEnd"/>
    </w:p>
    <w:p w:rsidR="005A32EE" w:rsidRPr="00260F2C" w:rsidRDefault="005A32EE">
      <w:pPr>
        <w:pStyle w:val="aa"/>
        <w:spacing w:line="360" w:lineRule="auto"/>
        <w:ind w:firstLine="567"/>
        <w:jc w:val="both"/>
        <w:rPr>
          <w:rFonts w:ascii="Times New Roman" w:hAnsi="Times New Roman"/>
          <w:sz w:val="24"/>
          <w:szCs w:val="24"/>
        </w:rPr>
        <w:pPrChange w:id="3004" w:author="Павел Смирнов" w:date="2016-12-29T11:10:00Z">
          <w:pPr>
            <w:pStyle w:val="aa"/>
            <w:ind w:firstLine="567"/>
            <w:jc w:val="both"/>
          </w:pPr>
        </w:pPrChange>
      </w:pPr>
      <w:r w:rsidRPr="00260F2C">
        <w:rPr>
          <w:rFonts w:ascii="Times New Roman" w:hAnsi="Times New Roman"/>
          <w:sz w:val="24"/>
          <w:szCs w:val="24"/>
        </w:rPr>
        <w:t>По полученному локальному спектру и ожидаемой продолжительности колебаний с помощью компьютерной программы стро</w:t>
      </w:r>
      <w:ins w:id="3005" w:author="Ксения Кисанова" w:date="2017-01-19T15:55:00Z">
        <w:r w:rsidR="00F35369">
          <w:rPr>
            <w:rFonts w:ascii="Times New Roman" w:hAnsi="Times New Roman"/>
            <w:sz w:val="24"/>
            <w:szCs w:val="24"/>
          </w:rPr>
          <w:t>ят</w:t>
        </w:r>
      </w:ins>
      <w:del w:id="3006" w:author="Ксения Кисанова" w:date="2017-01-19T15:55:00Z">
        <w:r w:rsidRPr="00260F2C" w:rsidDel="00F35369">
          <w:rPr>
            <w:rFonts w:ascii="Times New Roman" w:hAnsi="Times New Roman"/>
            <w:sz w:val="24"/>
            <w:szCs w:val="24"/>
          </w:rPr>
          <w:delText>ится</w:delText>
        </w:r>
      </w:del>
      <w:r w:rsidRPr="00260F2C">
        <w:rPr>
          <w:rFonts w:ascii="Times New Roman" w:hAnsi="Times New Roman"/>
          <w:sz w:val="24"/>
          <w:szCs w:val="24"/>
        </w:rPr>
        <w:t xml:space="preserve"> синтетическ</w:t>
      </w:r>
      <w:ins w:id="3007" w:author="Ксения Кисанова" w:date="2017-01-19T15:55:00Z">
        <w:r w:rsidR="00F35369">
          <w:rPr>
            <w:rFonts w:ascii="Times New Roman" w:hAnsi="Times New Roman"/>
            <w:sz w:val="24"/>
            <w:szCs w:val="24"/>
          </w:rPr>
          <w:t>ую</w:t>
        </w:r>
      </w:ins>
      <w:del w:id="3008" w:author="Ксения Кисанова" w:date="2017-01-19T15:55:00Z">
        <w:r w:rsidRPr="00260F2C" w:rsidDel="00F35369">
          <w:rPr>
            <w:rFonts w:ascii="Times New Roman" w:hAnsi="Times New Roman"/>
            <w:sz w:val="24"/>
            <w:szCs w:val="24"/>
          </w:rPr>
          <w:delText>ая</w:delText>
        </w:r>
      </w:del>
      <w:r w:rsidR="007B651C" w:rsidRPr="00260F2C">
        <w:rPr>
          <w:rFonts w:ascii="Times New Roman" w:hAnsi="Times New Roman"/>
          <w:sz w:val="24"/>
          <w:szCs w:val="24"/>
        </w:rPr>
        <w:t xml:space="preserve"> </w:t>
      </w:r>
      <w:proofErr w:type="spellStart"/>
      <w:r w:rsidRPr="00260F2C">
        <w:rPr>
          <w:rFonts w:ascii="Times New Roman" w:hAnsi="Times New Roman"/>
          <w:sz w:val="24"/>
          <w:szCs w:val="24"/>
        </w:rPr>
        <w:t>акселерограмм</w:t>
      </w:r>
      <w:ins w:id="3009" w:author="Ксения Кисанова" w:date="2017-01-19T15:55:00Z">
        <w:r w:rsidR="00F35369">
          <w:rPr>
            <w:rFonts w:ascii="Times New Roman" w:hAnsi="Times New Roman"/>
            <w:sz w:val="24"/>
            <w:szCs w:val="24"/>
          </w:rPr>
          <w:t>у</w:t>
        </w:r>
      </w:ins>
      <w:proofErr w:type="spellEnd"/>
      <w:del w:id="3010" w:author="Ксения Кисанова" w:date="2017-01-19T15:55:00Z">
        <w:r w:rsidRPr="00260F2C" w:rsidDel="00F35369">
          <w:rPr>
            <w:rFonts w:ascii="Times New Roman" w:hAnsi="Times New Roman"/>
            <w:sz w:val="24"/>
            <w:szCs w:val="24"/>
          </w:rPr>
          <w:delText>а</w:delText>
        </w:r>
      </w:del>
      <w:r w:rsidRPr="00260F2C">
        <w:rPr>
          <w:rFonts w:ascii="Times New Roman" w:hAnsi="Times New Roman"/>
          <w:sz w:val="24"/>
          <w:szCs w:val="24"/>
        </w:rPr>
        <w:t xml:space="preserve">. </w:t>
      </w:r>
    </w:p>
    <w:p w:rsidR="005A32EE" w:rsidRPr="00260F2C" w:rsidRDefault="005A32EE">
      <w:pPr>
        <w:pStyle w:val="aa"/>
        <w:spacing w:line="360" w:lineRule="auto"/>
        <w:ind w:firstLine="567"/>
        <w:jc w:val="both"/>
        <w:rPr>
          <w:rFonts w:ascii="Times New Roman" w:hAnsi="Times New Roman"/>
          <w:sz w:val="24"/>
          <w:szCs w:val="24"/>
        </w:rPr>
        <w:pPrChange w:id="3011" w:author="Павел Смирнов" w:date="2016-12-29T11:10:00Z">
          <w:pPr>
            <w:pStyle w:val="aa"/>
            <w:ind w:firstLine="567"/>
            <w:jc w:val="both"/>
          </w:pPr>
        </w:pPrChange>
      </w:pPr>
      <w:r w:rsidRPr="00260F2C">
        <w:rPr>
          <w:rFonts w:ascii="Times New Roman" w:hAnsi="Times New Roman"/>
          <w:sz w:val="24"/>
          <w:szCs w:val="24"/>
        </w:rPr>
        <w:t xml:space="preserve">Для верификации синтетической </w:t>
      </w:r>
      <w:proofErr w:type="spellStart"/>
      <w:r w:rsidRPr="00260F2C">
        <w:rPr>
          <w:rFonts w:ascii="Times New Roman" w:hAnsi="Times New Roman"/>
          <w:sz w:val="24"/>
          <w:szCs w:val="24"/>
        </w:rPr>
        <w:t>акселерогр</w:t>
      </w:r>
      <w:del w:id="3012" w:author="Ксения Кисанова" w:date="2017-01-19T15:55:00Z">
        <w:r w:rsidRPr="00260F2C" w:rsidDel="00F35369">
          <w:rPr>
            <w:rFonts w:ascii="Times New Roman" w:hAnsi="Times New Roman"/>
            <w:sz w:val="24"/>
            <w:szCs w:val="24"/>
          </w:rPr>
          <w:delText>п</w:delText>
        </w:r>
      </w:del>
      <w:r w:rsidRPr="00260F2C">
        <w:rPr>
          <w:rFonts w:ascii="Times New Roman" w:hAnsi="Times New Roman"/>
          <w:sz w:val="24"/>
          <w:szCs w:val="24"/>
        </w:rPr>
        <w:t>аммы</w:t>
      </w:r>
      <w:proofErr w:type="spellEnd"/>
      <w:r w:rsidRPr="00260F2C">
        <w:rPr>
          <w:rFonts w:ascii="Times New Roman" w:hAnsi="Times New Roman"/>
          <w:sz w:val="24"/>
          <w:szCs w:val="24"/>
        </w:rPr>
        <w:t xml:space="preserve"> используют</w:t>
      </w:r>
      <w:del w:id="3013" w:author="User" w:date="2016-11-07T08:34:00Z">
        <w:r w:rsidRPr="00260F2C" w:rsidDel="00AE4D88">
          <w:rPr>
            <w:rFonts w:ascii="Times New Roman" w:hAnsi="Times New Roman"/>
            <w:sz w:val="24"/>
            <w:szCs w:val="24"/>
          </w:rPr>
          <w:delText>ся</w:delText>
        </w:r>
      </w:del>
      <w:r w:rsidRPr="00260F2C">
        <w:rPr>
          <w:rFonts w:ascii="Times New Roman" w:hAnsi="Times New Roman"/>
          <w:sz w:val="24"/>
          <w:szCs w:val="24"/>
        </w:rPr>
        <w:t xml:space="preserve"> следующие критерии качества:</w:t>
      </w:r>
    </w:p>
    <w:p w:rsidR="005A32EE" w:rsidRPr="00260F2C" w:rsidRDefault="005A32EE">
      <w:pPr>
        <w:pStyle w:val="aa"/>
        <w:spacing w:line="360" w:lineRule="auto"/>
        <w:ind w:firstLine="567"/>
        <w:jc w:val="both"/>
        <w:rPr>
          <w:rFonts w:ascii="Times New Roman" w:hAnsi="Times New Roman"/>
          <w:sz w:val="24"/>
          <w:szCs w:val="24"/>
        </w:rPr>
        <w:pPrChange w:id="3014" w:author="Павел Смирнов" w:date="2016-12-29T11:10:00Z">
          <w:pPr>
            <w:pStyle w:val="aa"/>
            <w:ind w:firstLine="567"/>
            <w:jc w:val="both"/>
          </w:pPr>
        </w:pPrChange>
      </w:pPr>
      <w:r w:rsidRPr="00260F2C">
        <w:rPr>
          <w:rStyle w:val="hps"/>
          <w:rFonts w:ascii="Times New Roman" w:hAnsi="Times New Roman"/>
          <w:sz w:val="24"/>
          <w:szCs w:val="24"/>
        </w:rPr>
        <w:t>1) пиковые ускорения соответствуют ускорению на нулевом периоде колебаний;</w:t>
      </w:r>
    </w:p>
    <w:p w:rsidR="005A32EE" w:rsidRPr="00260F2C" w:rsidRDefault="005A32EE">
      <w:pPr>
        <w:pStyle w:val="aa"/>
        <w:spacing w:line="360" w:lineRule="auto"/>
        <w:ind w:firstLine="567"/>
        <w:jc w:val="both"/>
        <w:rPr>
          <w:rFonts w:ascii="Times New Roman" w:hAnsi="Times New Roman"/>
          <w:sz w:val="24"/>
          <w:szCs w:val="24"/>
        </w:rPr>
        <w:pPrChange w:id="3015" w:author="Павел Смирнов" w:date="2016-12-29T11:10:00Z">
          <w:pPr>
            <w:pStyle w:val="aa"/>
            <w:ind w:firstLine="567"/>
            <w:jc w:val="both"/>
          </w:pPr>
        </w:pPrChange>
      </w:pPr>
      <w:r w:rsidRPr="00260F2C">
        <w:rPr>
          <w:rFonts w:ascii="Times New Roman" w:hAnsi="Times New Roman"/>
          <w:sz w:val="24"/>
          <w:szCs w:val="24"/>
        </w:rPr>
        <w:t xml:space="preserve">2) корреляция компонент не должна превышать значения </w:t>
      </w:r>
      <w:r w:rsidRPr="00260F2C">
        <w:rPr>
          <w:rFonts w:ascii="Times New Roman" w:hAnsi="Times New Roman"/>
          <w:i/>
          <w:sz w:val="24"/>
          <w:szCs w:val="24"/>
        </w:rPr>
        <w:t>k</w:t>
      </w:r>
      <w:r w:rsidRPr="00260F2C">
        <w:rPr>
          <w:rFonts w:ascii="Times New Roman" w:hAnsi="Times New Roman"/>
          <w:sz w:val="24"/>
          <w:szCs w:val="24"/>
        </w:rPr>
        <w:t xml:space="preserve"> = 0</w:t>
      </w:r>
      <w:ins w:id="3016" w:author="User" w:date="2016-11-07T08:35:00Z">
        <w:r w:rsidR="00AE4D88">
          <w:rPr>
            <w:rFonts w:ascii="Times New Roman" w:hAnsi="Times New Roman"/>
            <w:sz w:val="24"/>
            <w:szCs w:val="24"/>
          </w:rPr>
          <w:t>,</w:t>
        </w:r>
      </w:ins>
      <w:del w:id="3017" w:author="User" w:date="2016-11-07T08:35:00Z">
        <w:r w:rsidRPr="00260F2C" w:rsidDel="00AE4D88">
          <w:rPr>
            <w:rFonts w:ascii="Times New Roman" w:hAnsi="Times New Roman"/>
            <w:sz w:val="24"/>
            <w:szCs w:val="24"/>
          </w:rPr>
          <w:delText>.</w:delText>
        </w:r>
      </w:del>
      <w:r w:rsidRPr="00260F2C">
        <w:rPr>
          <w:rFonts w:ascii="Times New Roman" w:hAnsi="Times New Roman"/>
          <w:sz w:val="24"/>
          <w:szCs w:val="24"/>
        </w:rPr>
        <w:t>3;</w:t>
      </w:r>
    </w:p>
    <w:p w:rsidR="005A32EE" w:rsidRPr="00260F2C" w:rsidRDefault="005A32EE">
      <w:pPr>
        <w:pStyle w:val="aa"/>
        <w:spacing w:line="360" w:lineRule="auto"/>
        <w:ind w:firstLine="567"/>
        <w:jc w:val="both"/>
        <w:rPr>
          <w:rFonts w:ascii="Times New Roman" w:hAnsi="Times New Roman"/>
          <w:sz w:val="24"/>
          <w:szCs w:val="24"/>
        </w:rPr>
        <w:pPrChange w:id="3018" w:author="Павел Смирнов" w:date="2016-12-29T11:10:00Z">
          <w:pPr>
            <w:pStyle w:val="aa"/>
            <w:ind w:firstLine="567"/>
            <w:jc w:val="both"/>
          </w:pPr>
        </w:pPrChange>
      </w:pPr>
      <w:r w:rsidRPr="00260F2C">
        <w:rPr>
          <w:rFonts w:ascii="Times New Roman" w:hAnsi="Times New Roman"/>
          <w:sz w:val="24"/>
          <w:szCs w:val="24"/>
        </w:rPr>
        <w:t xml:space="preserve">3) спектр синтетической </w:t>
      </w:r>
      <w:proofErr w:type="spellStart"/>
      <w:r w:rsidRPr="00260F2C">
        <w:rPr>
          <w:rFonts w:ascii="Times New Roman" w:hAnsi="Times New Roman"/>
          <w:sz w:val="24"/>
          <w:szCs w:val="24"/>
        </w:rPr>
        <w:t>акселерограммы</w:t>
      </w:r>
      <w:proofErr w:type="spellEnd"/>
      <w:r w:rsidRPr="00260F2C">
        <w:rPr>
          <w:rFonts w:ascii="Times New Roman" w:hAnsi="Times New Roman"/>
          <w:sz w:val="24"/>
          <w:szCs w:val="24"/>
        </w:rPr>
        <w:t xml:space="preserve"> не должен отклоняться от целевого (локального) спектра более</w:t>
      </w:r>
      <w:del w:id="3019" w:author="User" w:date="2016-11-07T08:35:00Z">
        <w:r w:rsidRPr="00260F2C" w:rsidDel="00AE4D88">
          <w:rPr>
            <w:rFonts w:ascii="Times New Roman" w:hAnsi="Times New Roman"/>
            <w:sz w:val="24"/>
            <w:szCs w:val="24"/>
          </w:rPr>
          <w:delText>,</w:delText>
        </w:r>
      </w:del>
      <w:r w:rsidRPr="00260F2C">
        <w:rPr>
          <w:rFonts w:ascii="Times New Roman" w:hAnsi="Times New Roman"/>
          <w:sz w:val="24"/>
          <w:szCs w:val="24"/>
        </w:rPr>
        <w:t xml:space="preserve"> чем на 10</w:t>
      </w:r>
      <w:ins w:id="3020" w:author="User" w:date="2016-11-07T08:35:00Z">
        <w:r w:rsidR="00AE4D88">
          <w:rPr>
            <w:rFonts w:ascii="Times New Roman" w:hAnsi="Times New Roman"/>
            <w:sz w:val="24"/>
            <w:szCs w:val="24"/>
          </w:rPr>
          <w:t xml:space="preserve"> </w:t>
        </w:r>
      </w:ins>
      <w:r w:rsidRPr="00260F2C">
        <w:rPr>
          <w:rFonts w:ascii="Times New Roman" w:hAnsi="Times New Roman"/>
          <w:sz w:val="24"/>
          <w:szCs w:val="24"/>
        </w:rPr>
        <w:t>%.</w:t>
      </w:r>
    </w:p>
    <w:p w:rsidR="00DE42A3" w:rsidRDefault="00DE42A3">
      <w:pPr>
        <w:pStyle w:val="a7"/>
        <w:spacing w:line="360" w:lineRule="auto"/>
        <w:ind w:left="0"/>
        <w:rPr>
          <w:ins w:id="3021" w:author="User" w:date="2016-11-06T20:29:00Z"/>
          <w:rFonts w:ascii="Times New Roman" w:hAnsi="Times New Roman"/>
          <w:sz w:val="22"/>
          <w:szCs w:val="22"/>
          <w:lang w:val="ru-RU"/>
        </w:rPr>
        <w:sectPr w:rsidR="00DE42A3" w:rsidSect="00F60054">
          <w:footerReference w:type="default" r:id="rId18"/>
          <w:footerReference w:type="first" r:id="rId19"/>
          <w:pgSz w:w="11906" w:h="16838" w:code="9"/>
          <w:pgMar w:top="1701" w:right="1418" w:bottom="1701" w:left="1418" w:header="1304" w:footer="1304" w:gutter="0"/>
          <w:pgNumType w:start="1"/>
          <w:cols w:space="708"/>
          <w:titlePg/>
          <w:docGrid w:linePitch="360"/>
        </w:sectPr>
        <w:pPrChange w:id="3028" w:author="Павел Смирнов" w:date="2016-12-29T11:10:00Z">
          <w:pPr>
            <w:pStyle w:val="a7"/>
            <w:ind w:left="0"/>
          </w:pPr>
        </w:pPrChange>
      </w:pPr>
    </w:p>
    <w:p w:rsidR="00DE42A3" w:rsidRDefault="00DE42A3">
      <w:pPr>
        <w:pStyle w:val="a7"/>
        <w:spacing w:line="360" w:lineRule="auto"/>
        <w:ind w:left="0"/>
        <w:jc w:val="center"/>
        <w:rPr>
          <w:ins w:id="3029" w:author="User" w:date="2016-11-06T20:30:00Z"/>
          <w:rFonts w:ascii="Times New Roman" w:hAnsi="Times New Roman"/>
          <w:b/>
          <w:lang w:val="ru-RU"/>
        </w:rPr>
        <w:pPrChange w:id="3030" w:author="Павел Смирнов" w:date="2016-12-29T11:10:00Z">
          <w:pPr>
            <w:pStyle w:val="a7"/>
            <w:ind w:left="0"/>
            <w:jc w:val="center"/>
          </w:pPr>
        </w:pPrChange>
      </w:pPr>
      <w:ins w:id="3031" w:author="User" w:date="2016-11-06T20:29:00Z">
        <w:r w:rsidRPr="00DE42A3">
          <w:rPr>
            <w:rFonts w:ascii="Times New Roman" w:hAnsi="Times New Roman"/>
            <w:b/>
            <w:lang w:val="ru-RU"/>
            <w:rPrChange w:id="3032" w:author="User" w:date="2016-11-06T20:29:00Z">
              <w:rPr>
                <w:rFonts w:ascii="Times New Roman" w:hAnsi="Times New Roman"/>
                <w:sz w:val="22"/>
                <w:szCs w:val="22"/>
                <w:lang w:val="ru-RU"/>
              </w:rPr>
            </w:rPrChange>
          </w:rPr>
          <w:lastRenderedPageBreak/>
          <w:t>Библиография</w:t>
        </w:r>
      </w:ins>
      <w:ins w:id="3033" w:author="User" w:date="2016-11-06T20:30:00Z">
        <w:r w:rsidRPr="00DE42A3">
          <w:rPr>
            <w:rFonts w:ascii="Times New Roman" w:hAnsi="Times New Roman"/>
            <w:b/>
            <w:lang w:val="ru-RU"/>
            <w:rPrChange w:id="3034" w:author="User" w:date="2016-11-06T20:30:00Z">
              <w:rPr>
                <w:rFonts w:ascii="Times New Roman" w:hAnsi="Times New Roman"/>
                <w:b/>
              </w:rPr>
            </w:rPrChange>
          </w:rPr>
          <w:t xml:space="preserve"> </w:t>
        </w:r>
      </w:ins>
    </w:p>
    <w:p w:rsidR="00DE42A3" w:rsidRDefault="00DE42A3">
      <w:pPr>
        <w:pStyle w:val="a7"/>
        <w:spacing w:line="360" w:lineRule="auto"/>
        <w:ind w:left="0"/>
        <w:rPr>
          <w:ins w:id="3035" w:author="User" w:date="2016-11-06T20:30:00Z"/>
          <w:rFonts w:ascii="Times New Roman" w:hAnsi="Times New Roman"/>
          <w:bCs/>
          <w:lang w:val="ru-RU"/>
        </w:rPr>
        <w:pPrChange w:id="3036" w:author="Павел Смирнов" w:date="2016-12-29T11:10:00Z">
          <w:pPr>
            <w:pStyle w:val="a7"/>
            <w:ind w:left="0"/>
            <w:jc w:val="center"/>
          </w:pPr>
        </w:pPrChange>
      </w:pPr>
    </w:p>
    <w:p w:rsidR="00D15EBD" w:rsidRPr="00DF06E8" w:rsidRDefault="00D15EBD">
      <w:pPr>
        <w:pStyle w:val="ConsPlusTitle"/>
        <w:widowControl/>
        <w:numPr>
          <w:ilvl w:val="0"/>
          <w:numId w:val="26"/>
        </w:numPr>
        <w:spacing w:after="120" w:line="360" w:lineRule="auto"/>
        <w:jc w:val="both"/>
        <w:outlineLvl w:val="0"/>
        <w:rPr>
          <w:ins w:id="3037" w:author="User" w:date="2016-11-09T14:15:00Z"/>
          <w:rFonts w:ascii="Times New Roman" w:hAnsi="Times New Roman" w:cs="Times New Roman"/>
          <w:b w:val="0"/>
          <w:sz w:val="24"/>
          <w:szCs w:val="24"/>
        </w:rPr>
        <w:pPrChange w:id="3038" w:author="Павел Смирнов" w:date="2016-12-29T11:10:00Z">
          <w:pPr>
            <w:pStyle w:val="ConsPlusTitle"/>
            <w:widowControl/>
            <w:numPr>
              <w:numId w:val="26"/>
            </w:numPr>
            <w:tabs>
              <w:tab w:val="num" w:pos="567"/>
            </w:tabs>
            <w:spacing w:after="120"/>
            <w:ind w:left="567"/>
            <w:jc w:val="both"/>
            <w:outlineLvl w:val="0"/>
          </w:pPr>
        </w:pPrChange>
      </w:pPr>
      <w:ins w:id="3039" w:author="User" w:date="2016-11-09T14:15:00Z">
        <w:r w:rsidRPr="00C35D71">
          <w:rPr>
            <w:rFonts w:ascii="Times New Roman" w:hAnsi="Times New Roman"/>
            <w:b w:val="0"/>
            <w:sz w:val="24"/>
            <w:szCs w:val="24"/>
          </w:rPr>
          <w:t>Федеральный закон</w:t>
        </w:r>
        <w:r w:rsidRPr="00DF06E8">
          <w:rPr>
            <w:rFonts w:ascii="Times New Roman" w:hAnsi="Times New Roman"/>
            <w:b w:val="0"/>
            <w:sz w:val="24"/>
            <w:szCs w:val="24"/>
          </w:rPr>
          <w:t xml:space="preserve"> от 30 декабря 2009 г. № 384-ФЗ «Технический регламент о безопасности </w:t>
        </w:r>
      </w:ins>
      <w:ins w:id="3040" w:author="Татьяна Диденко" w:date="2017-01-18T12:48:00Z">
        <w:r w:rsidR="00E17EF4">
          <w:rPr>
            <w:rFonts w:ascii="Times New Roman" w:hAnsi="Times New Roman"/>
            <w:b w:val="0"/>
            <w:sz w:val="24"/>
            <w:szCs w:val="24"/>
          </w:rPr>
          <w:t xml:space="preserve">зданий и </w:t>
        </w:r>
      </w:ins>
      <w:ins w:id="3041" w:author="User" w:date="2016-11-09T14:15:00Z">
        <w:r w:rsidRPr="00DF06E8">
          <w:rPr>
            <w:rFonts w:ascii="Times New Roman" w:hAnsi="Times New Roman"/>
            <w:b w:val="0"/>
            <w:sz w:val="24"/>
            <w:szCs w:val="24"/>
          </w:rPr>
          <w:t>сооружений»</w:t>
        </w:r>
      </w:ins>
    </w:p>
    <w:p w:rsidR="00F35369" w:rsidRPr="00F35369" w:rsidRDefault="00F35369">
      <w:pPr>
        <w:pStyle w:val="a7"/>
        <w:numPr>
          <w:ilvl w:val="0"/>
          <w:numId w:val="26"/>
        </w:numPr>
        <w:spacing w:line="360" w:lineRule="auto"/>
        <w:rPr>
          <w:ins w:id="3042" w:author="Ксения Кисанова" w:date="2017-01-19T15:56:00Z"/>
          <w:rFonts w:ascii="Times New Roman" w:hAnsi="Times New Roman"/>
          <w:bCs/>
          <w:lang w:val="ru-RU" w:eastAsia="ru-RU"/>
        </w:rPr>
        <w:pPrChange w:id="3043" w:author="Ксения Кисанова" w:date="2017-01-19T15:56:00Z">
          <w:pPr>
            <w:pStyle w:val="a7"/>
            <w:numPr>
              <w:numId w:val="26"/>
            </w:numPr>
            <w:tabs>
              <w:tab w:val="num" w:pos="567"/>
            </w:tabs>
            <w:ind w:left="567"/>
          </w:pPr>
        </w:pPrChange>
      </w:pPr>
      <w:ins w:id="3044" w:author="Ксения Кисанова" w:date="2017-01-19T15:56:00Z">
        <w:r w:rsidRPr="00F35369">
          <w:rPr>
            <w:rFonts w:ascii="Times New Roman" w:hAnsi="Times New Roman"/>
            <w:bCs/>
            <w:lang w:val="ru-RU" w:eastAsia="ru-RU"/>
          </w:rPr>
          <w:t>Федеральный закон от 29 декабря 2004 г. № 190-ФЗ «Градостроительный кодекс Российской Федерации»</w:t>
        </w:r>
      </w:ins>
    </w:p>
    <w:p w:rsidR="00F35369" w:rsidRDefault="00F35369">
      <w:pPr>
        <w:pStyle w:val="ConsPlusTitle"/>
        <w:widowControl/>
        <w:numPr>
          <w:ilvl w:val="0"/>
          <w:numId w:val="26"/>
        </w:numPr>
        <w:spacing w:after="120" w:line="360" w:lineRule="auto"/>
        <w:jc w:val="both"/>
        <w:outlineLvl w:val="0"/>
        <w:rPr>
          <w:ins w:id="3045" w:author="Ксения Кисанова" w:date="2017-01-19T15:56:00Z"/>
          <w:rFonts w:ascii="Times New Roman" w:hAnsi="Times New Roman" w:cs="Times New Roman"/>
          <w:b w:val="0"/>
          <w:sz w:val="24"/>
          <w:szCs w:val="24"/>
        </w:rPr>
        <w:pPrChange w:id="3046" w:author="Ксения Кисанова" w:date="2017-01-19T15:56:00Z">
          <w:pPr>
            <w:pStyle w:val="ConsPlusTitle"/>
            <w:widowControl/>
            <w:numPr>
              <w:numId w:val="26"/>
            </w:numPr>
            <w:tabs>
              <w:tab w:val="num" w:pos="567"/>
            </w:tabs>
            <w:spacing w:after="120"/>
            <w:ind w:left="567"/>
            <w:jc w:val="both"/>
            <w:outlineLvl w:val="0"/>
          </w:pPr>
        </w:pPrChange>
      </w:pPr>
      <w:ins w:id="3047" w:author="Ксения Кисанова" w:date="2017-01-19T15:56:00Z">
        <w:r>
          <w:rPr>
            <w:rFonts w:ascii="Times New Roman" w:hAnsi="Times New Roman" w:cs="Times New Roman"/>
            <w:b w:val="0"/>
            <w:sz w:val="24"/>
            <w:szCs w:val="24"/>
          </w:rPr>
          <w:t>Постановление Правительства Российской Федерации от 16 февраля 2008 г. № 87 «О составе разделов проектной документации и требованиях к их содержанию</w:t>
        </w:r>
      </w:ins>
      <w:ins w:id="3048" w:author="Ксения Кисанова" w:date="2017-01-19T15:57:00Z">
        <w:r>
          <w:rPr>
            <w:rFonts w:ascii="Times New Roman" w:hAnsi="Times New Roman" w:cs="Times New Roman"/>
            <w:b w:val="0"/>
            <w:sz w:val="24"/>
            <w:szCs w:val="24"/>
          </w:rPr>
          <w:t>»</w:t>
        </w:r>
      </w:ins>
    </w:p>
    <w:p w:rsidR="00D15EBD" w:rsidRPr="00DF06E8" w:rsidRDefault="00D15EBD">
      <w:pPr>
        <w:pStyle w:val="ConsPlusTitle"/>
        <w:widowControl/>
        <w:numPr>
          <w:ilvl w:val="0"/>
          <w:numId w:val="26"/>
        </w:numPr>
        <w:spacing w:after="120" w:line="360" w:lineRule="auto"/>
        <w:jc w:val="both"/>
        <w:outlineLvl w:val="0"/>
        <w:rPr>
          <w:ins w:id="3049" w:author="User" w:date="2016-11-09T14:15:00Z"/>
          <w:rFonts w:ascii="Times New Roman" w:hAnsi="Times New Roman" w:cs="Times New Roman"/>
          <w:b w:val="0"/>
          <w:sz w:val="24"/>
          <w:szCs w:val="24"/>
        </w:rPr>
        <w:pPrChange w:id="3050" w:author="Павел Смирнов" w:date="2016-12-29T11:10:00Z">
          <w:pPr>
            <w:pStyle w:val="ConsPlusTitle"/>
            <w:widowControl/>
            <w:numPr>
              <w:numId w:val="26"/>
            </w:numPr>
            <w:tabs>
              <w:tab w:val="num" w:pos="567"/>
            </w:tabs>
            <w:spacing w:after="120"/>
            <w:ind w:left="567"/>
            <w:jc w:val="both"/>
            <w:outlineLvl w:val="0"/>
          </w:pPr>
        </w:pPrChange>
      </w:pPr>
      <w:ins w:id="3051" w:author="User" w:date="2016-11-09T14:15:00Z">
        <w:r w:rsidRPr="00DF06E8">
          <w:rPr>
            <w:rFonts w:ascii="Times New Roman" w:hAnsi="Times New Roman" w:cs="Times New Roman"/>
            <w:b w:val="0"/>
            <w:sz w:val="24"/>
            <w:szCs w:val="24"/>
          </w:rPr>
          <w:t xml:space="preserve">Приказ </w:t>
        </w:r>
        <w:del w:id="3052" w:author="Ксения Кисанова" w:date="2017-01-19T15:57:00Z">
          <w:r w:rsidRPr="00DF06E8" w:rsidDel="00F35369">
            <w:rPr>
              <w:rFonts w:ascii="Times New Roman" w:hAnsi="Times New Roman" w:cs="Times New Roman"/>
              <w:b w:val="0"/>
              <w:sz w:val="24"/>
              <w:szCs w:val="24"/>
            </w:rPr>
            <w:delText xml:space="preserve">от 30 декабря 2009 г. № 624 </w:delText>
          </w:r>
        </w:del>
        <w:r w:rsidRPr="00DF06E8">
          <w:rPr>
            <w:rFonts w:ascii="Times New Roman" w:hAnsi="Times New Roman" w:cs="Times New Roman"/>
            <w:b w:val="0"/>
            <w:sz w:val="24"/>
            <w:szCs w:val="24"/>
          </w:rPr>
          <w:t>Министерств</w:t>
        </w:r>
      </w:ins>
      <w:ins w:id="3053" w:author="Ксения Кисанова" w:date="2017-01-19T15:57:00Z">
        <w:r w:rsidR="00F35369">
          <w:rPr>
            <w:rFonts w:ascii="Times New Roman" w:hAnsi="Times New Roman" w:cs="Times New Roman"/>
            <w:b w:val="0"/>
            <w:sz w:val="24"/>
            <w:szCs w:val="24"/>
          </w:rPr>
          <w:t>а</w:t>
        </w:r>
      </w:ins>
      <w:ins w:id="3054" w:author="User" w:date="2016-11-09T14:15:00Z">
        <w:del w:id="3055" w:author="Ксения Кисанова" w:date="2017-01-19T15:57:00Z">
          <w:r w:rsidRPr="00DF06E8" w:rsidDel="00F35369">
            <w:rPr>
              <w:rFonts w:ascii="Times New Roman" w:hAnsi="Times New Roman" w:cs="Times New Roman"/>
              <w:b w:val="0"/>
              <w:sz w:val="24"/>
              <w:szCs w:val="24"/>
            </w:rPr>
            <w:delText>о</w:delText>
          </w:r>
        </w:del>
        <w:r w:rsidRPr="00DF06E8">
          <w:rPr>
            <w:rFonts w:ascii="Times New Roman" w:hAnsi="Times New Roman" w:cs="Times New Roman"/>
            <w:b w:val="0"/>
            <w:sz w:val="24"/>
            <w:szCs w:val="24"/>
          </w:rPr>
          <w:t xml:space="preserve"> регионального развития Российской Федерации </w:t>
        </w:r>
      </w:ins>
      <w:ins w:id="3056" w:author="Ксения Кисанова" w:date="2017-01-19T15:57:00Z">
        <w:r w:rsidR="00F35369" w:rsidRPr="00DF06E8">
          <w:rPr>
            <w:rFonts w:ascii="Times New Roman" w:hAnsi="Times New Roman" w:cs="Times New Roman"/>
            <w:b w:val="0"/>
            <w:sz w:val="24"/>
            <w:szCs w:val="24"/>
          </w:rPr>
          <w:t xml:space="preserve">от 30 декабря 2009 г. № 624 </w:t>
        </w:r>
      </w:ins>
      <w:ins w:id="3057" w:author="Павел Смирнов" w:date="2016-12-29T11:14:00Z">
        <w:r w:rsidR="002A2411">
          <w:rPr>
            <w:rFonts w:ascii="Times New Roman" w:hAnsi="Times New Roman" w:cs="Times New Roman"/>
            <w:b w:val="0"/>
            <w:sz w:val="24"/>
            <w:szCs w:val="24"/>
          </w:rPr>
          <w:t xml:space="preserve">«Об утверждении перечня видов работ по инженерным изысканиям, </w:t>
        </w:r>
      </w:ins>
      <w:ins w:id="3058" w:author="Павел Смирнов" w:date="2016-12-29T11:15:00Z">
        <w:r w:rsidR="002A2411">
          <w:rPr>
            <w:rFonts w:ascii="Times New Roman" w:hAnsi="Times New Roman" w:cs="Times New Roman"/>
            <w:b w:val="0"/>
            <w:sz w:val="24"/>
            <w:szCs w:val="24"/>
          </w:rPr>
          <w:t xml:space="preserve">по подготовке проектной документации, по строительству, реконструкции, </w:t>
        </w:r>
      </w:ins>
      <w:ins w:id="3059" w:author="Павел Смирнов" w:date="2016-12-29T11:16:00Z">
        <w:r w:rsidR="002A2411">
          <w:rPr>
            <w:rFonts w:ascii="Times New Roman" w:hAnsi="Times New Roman" w:cs="Times New Roman"/>
            <w:b w:val="0"/>
            <w:sz w:val="24"/>
            <w:szCs w:val="24"/>
          </w:rPr>
          <w:t>капитальному ремонту объектов капитального строительства</w:t>
        </w:r>
      </w:ins>
      <w:ins w:id="3060" w:author="Павел Смирнов" w:date="2016-12-29T11:17:00Z">
        <w:r w:rsidR="005C5683">
          <w:rPr>
            <w:rFonts w:ascii="Times New Roman" w:hAnsi="Times New Roman" w:cs="Times New Roman"/>
            <w:b w:val="0"/>
            <w:sz w:val="24"/>
            <w:szCs w:val="24"/>
          </w:rPr>
          <w:t xml:space="preserve">, которые оказывают влияние на </w:t>
        </w:r>
      </w:ins>
      <w:ins w:id="3061" w:author="Павел Смирнов" w:date="2016-12-29T11:18:00Z">
        <w:r w:rsidR="005C5683">
          <w:rPr>
            <w:rFonts w:ascii="Times New Roman" w:hAnsi="Times New Roman" w:cs="Times New Roman"/>
            <w:b w:val="0"/>
            <w:sz w:val="24"/>
            <w:szCs w:val="24"/>
          </w:rPr>
          <w:t>безопасность</w:t>
        </w:r>
      </w:ins>
      <w:ins w:id="3062" w:author="Павел Смирнов" w:date="2016-12-29T11:17:00Z">
        <w:r w:rsidR="005C5683">
          <w:rPr>
            <w:rFonts w:ascii="Times New Roman" w:hAnsi="Times New Roman" w:cs="Times New Roman"/>
            <w:b w:val="0"/>
            <w:sz w:val="24"/>
            <w:szCs w:val="24"/>
          </w:rPr>
          <w:t xml:space="preserve"> объектов капитального строительства</w:t>
        </w:r>
      </w:ins>
      <w:ins w:id="3063" w:author="Павел Смирнов" w:date="2016-12-29T11:14:00Z">
        <w:r w:rsidR="002A2411">
          <w:rPr>
            <w:rFonts w:ascii="Times New Roman" w:hAnsi="Times New Roman" w:cs="Times New Roman"/>
            <w:b w:val="0"/>
            <w:sz w:val="24"/>
            <w:szCs w:val="24"/>
          </w:rPr>
          <w:t>»</w:t>
        </w:r>
      </w:ins>
    </w:p>
    <w:p w:rsidR="00D15EBD" w:rsidDel="00F35369" w:rsidRDefault="002A2411">
      <w:pPr>
        <w:numPr>
          <w:ilvl w:val="0"/>
          <w:numId w:val="26"/>
        </w:numPr>
        <w:spacing w:after="120" w:line="360" w:lineRule="auto"/>
        <w:jc w:val="both"/>
        <w:rPr>
          <w:ins w:id="3064" w:author="User" w:date="2016-11-09T14:15:00Z"/>
          <w:del w:id="3065" w:author="Ксения Кисанова" w:date="2017-01-19T15:56:00Z"/>
          <w:rFonts w:ascii="Times New Roman" w:hAnsi="Times New Roman"/>
          <w:lang w:val="ru-RU"/>
        </w:rPr>
        <w:pPrChange w:id="3066" w:author="Павел Смирнов" w:date="2016-12-29T11:10:00Z">
          <w:pPr>
            <w:numPr>
              <w:numId w:val="26"/>
            </w:numPr>
            <w:tabs>
              <w:tab w:val="num" w:pos="567"/>
            </w:tabs>
            <w:spacing w:after="120"/>
            <w:ind w:left="567"/>
            <w:jc w:val="both"/>
          </w:pPr>
        </w:pPrChange>
      </w:pPr>
      <w:ins w:id="3067" w:author="Павел Смирнов" w:date="2016-12-29T11:07:00Z">
        <w:del w:id="3068" w:author="Ксения Кисанова" w:date="2017-01-19T15:56:00Z">
          <w:r w:rsidDel="00F35369">
            <w:rPr>
              <w:rFonts w:ascii="Times New Roman" w:hAnsi="Times New Roman"/>
              <w:lang w:val="ru-RU"/>
            </w:rPr>
            <w:delText xml:space="preserve">Федеральный закон от 29 декабря 2004 г. № 190-ФЗ </w:delText>
          </w:r>
        </w:del>
      </w:ins>
      <w:ins w:id="3069" w:author="Павел Смирнов" w:date="2016-12-29T11:08:00Z">
        <w:del w:id="3070" w:author="Ксения Кисанова" w:date="2017-01-19T15:56:00Z">
          <w:r w:rsidDel="00F35369">
            <w:rPr>
              <w:rFonts w:ascii="Times New Roman" w:hAnsi="Times New Roman"/>
              <w:lang w:val="ru-RU"/>
            </w:rPr>
            <w:delText>«</w:delText>
          </w:r>
        </w:del>
      </w:ins>
      <w:ins w:id="3071" w:author="User" w:date="2016-11-09T14:15:00Z">
        <w:del w:id="3072" w:author="Ксения Кисанова" w:date="2017-01-19T15:56:00Z">
          <w:r w:rsidR="00D15EBD" w:rsidRPr="00DF06E8" w:rsidDel="00F35369">
            <w:rPr>
              <w:rFonts w:ascii="Times New Roman" w:hAnsi="Times New Roman"/>
              <w:lang w:val="ru-RU"/>
            </w:rPr>
            <w:delText xml:space="preserve">Градостроительный кодекс Российской </w:delText>
          </w:r>
          <w:r w:rsidR="00052661" w:rsidDel="00F35369">
            <w:rPr>
              <w:rFonts w:ascii="Times New Roman" w:hAnsi="Times New Roman"/>
              <w:lang w:val="ru-RU"/>
            </w:rPr>
            <w:delText>Федерации</w:delText>
          </w:r>
        </w:del>
      </w:ins>
      <w:ins w:id="3073" w:author="Павел Смирнов" w:date="2016-12-29T11:08:00Z">
        <w:del w:id="3074" w:author="Ксения Кисанова" w:date="2017-01-19T15:56:00Z">
          <w:r w:rsidDel="00F35369">
            <w:rPr>
              <w:rFonts w:ascii="Times New Roman" w:hAnsi="Times New Roman"/>
              <w:lang w:val="ru-RU"/>
            </w:rPr>
            <w:delText>»</w:delText>
          </w:r>
        </w:del>
      </w:ins>
      <w:ins w:id="3075" w:author="User" w:date="2016-11-09T14:15:00Z">
        <w:del w:id="3076" w:author="Ксения Кисанова" w:date="2017-01-19T15:56:00Z">
          <w:r w:rsidR="00052661" w:rsidDel="00F35369">
            <w:rPr>
              <w:rFonts w:ascii="Times New Roman" w:hAnsi="Times New Roman"/>
              <w:lang w:val="ru-RU"/>
            </w:rPr>
            <w:delText xml:space="preserve"> от 29.12.2004 №190-ФЗ</w:delText>
          </w:r>
        </w:del>
      </w:ins>
    </w:p>
    <w:p w:rsidR="00D15EBD" w:rsidRDefault="00D15EBD">
      <w:pPr>
        <w:numPr>
          <w:ilvl w:val="0"/>
          <w:numId w:val="26"/>
        </w:numPr>
        <w:spacing w:after="120" w:line="360" w:lineRule="auto"/>
        <w:jc w:val="both"/>
        <w:rPr>
          <w:ins w:id="3077" w:author="Ксения Кисанова" w:date="2017-01-19T15:58:00Z"/>
          <w:rFonts w:ascii="Times New Roman" w:hAnsi="Times New Roman"/>
          <w:lang w:val="ru-RU"/>
        </w:rPr>
        <w:pPrChange w:id="3078" w:author="Павел Смирнов" w:date="2016-12-29T11:10:00Z">
          <w:pPr>
            <w:numPr>
              <w:numId w:val="26"/>
            </w:numPr>
            <w:tabs>
              <w:tab w:val="num" w:pos="567"/>
            </w:tabs>
            <w:spacing w:after="120"/>
            <w:ind w:left="567"/>
            <w:jc w:val="both"/>
          </w:pPr>
        </w:pPrChange>
      </w:pPr>
      <w:ins w:id="3079" w:author="User" w:date="2016-11-09T14:15:00Z">
        <w:r w:rsidRPr="00DF06E8">
          <w:rPr>
            <w:rFonts w:ascii="Times New Roman" w:hAnsi="Times New Roman"/>
            <w:lang w:val="ru-RU"/>
          </w:rPr>
          <w:t>РСН</w:t>
        </w:r>
      </w:ins>
      <w:ins w:id="3080" w:author="Ксения Кисанова" w:date="2017-01-19T15:57:00Z">
        <w:r w:rsidR="00F35369">
          <w:rPr>
            <w:rFonts w:ascii="Times New Roman" w:hAnsi="Times New Roman"/>
            <w:lang w:val="ru-RU"/>
          </w:rPr>
          <w:t xml:space="preserve"> </w:t>
        </w:r>
      </w:ins>
      <w:ins w:id="3081" w:author="User" w:date="2016-11-09T14:15:00Z">
        <w:del w:id="3082" w:author="Ксения Кисанова" w:date="2017-01-19T15:57:00Z">
          <w:r w:rsidRPr="00DF06E8" w:rsidDel="00F35369">
            <w:rPr>
              <w:rFonts w:ascii="Times New Roman" w:hAnsi="Times New Roman"/>
              <w:lang w:val="ru-RU"/>
            </w:rPr>
            <w:delText>-</w:delText>
          </w:r>
        </w:del>
        <w:r w:rsidRPr="00DF06E8">
          <w:rPr>
            <w:rFonts w:ascii="Times New Roman" w:hAnsi="Times New Roman"/>
            <w:lang w:val="ru-RU"/>
          </w:rPr>
          <w:t>60</w:t>
        </w:r>
        <w:del w:id="3083" w:author="Павел Смирнов" w:date="2016-12-29T11:07:00Z">
          <w:r w:rsidRPr="00DF06E8" w:rsidDel="002A2411">
            <w:rPr>
              <w:rFonts w:ascii="Times New Roman" w:hAnsi="Times New Roman"/>
              <w:lang w:val="ru-RU"/>
            </w:rPr>
            <w:delText>-</w:delText>
          </w:r>
        </w:del>
      </w:ins>
      <w:ins w:id="3084" w:author="Павел Смирнов" w:date="2016-12-29T11:07:00Z">
        <w:r w:rsidR="002A2411">
          <w:rPr>
            <w:rFonts w:ascii="Times New Roman" w:hAnsi="Times New Roman"/>
            <w:lang w:val="ru-RU"/>
          </w:rPr>
          <w:t>–</w:t>
        </w:r>
      </w:ins>
      <w:ins w:id="3085" w:author="User" w:date="2016-11-09T14:15:00Z">
        <w:r w:rsidRPr="00DF06E8">
          <w:rPr>
            <w:rFonts w:ascii="Times New Roman" w:hAnsi="Times New Roman"/>
            <w:lang w:val="ru-RU"/>
          </w:rPr>
          <w:t>86</w:t>
        </w:r>
        <w:del w:id="3086" w:author="Павел Смирнов" w:date="2016-12-29T11:07:00Z">
          <w:r w:rsidRPr="00DF06E8" w:rsidDel="002A2411">
            <w:rPr>
              <w:rFonts w:ascii="Times New Roman" w:hAnsi="Times New Roman"/>
              <w:lang w:val="ru-RU"/>
            </w:rPr>
            <w:delText>.</w:delText>
          </w:r>
        </w:del>
        <w:r w:rsidRPr="00DF06E8">
          <w:rPr>
            <w:rFonts w:ascii="Times New Roman" w:hAnsi="Times New Roman"/>
            <w:lang w:val="ru-RU"/>
          </w:rPr>
          <w:t xml:space="preserve"> </w:t>
        </w:r>
        <w:del w:id="3087" w:author="Ксения Кисанова" w:date="2017-01-19T15:58:00Z">
          <w:r w:rsidRPr="00DF06E8" w:rsidDel="00F35369">
            <w:rPr>
              <w:rFonts w:ascii="Times New Roman" w:hAnsi="Times New Roman"/>
              <w:lang w:val="ru-RU"/>
            </w:rPr>
            <w:delText>Республиканские строительные нормы. «</w:delText>
          </w:r>
        </w:del>
        <w:r w:rsidRPr="00DF06E8">
          <w:rPr>
            <w:rFonts w:ascii="Times New Roman" w:hAnsi="Times New Roman"/>
            <w:lang w:val="ru-RU"/>
          </w:rPr>
          <w:t>Инженерные изыскания для строительства. Сейсмическое микрорайонирование. Нормы производства работ</w:t>
        </w:r>
        <w:del w:id="3088" w:author="Ксения Кисанова" w:date="2017-01-19T15:58:00Z">
          <w:r w:rsidRPr="00DF06E8" w:rsidDel="00F35369">
            <w:rPr>
              <w:rFonts w:ascii="Times New Roman" w:hAnsi="Times New Roman"/>
              <w:lang w:val="ru-RU"/>
            </w:rPr>
            <w:delText>» М.: Росстройиздат, 1986.</w:delText>
          </w:r>
        </w:del>
        <w:r w:rsidRPr="00DF06E8">
          <w:rPr>
            <w:rFonts w:ascii="Times New Roman" w:hAnsi="Times New Roman"/>
            <w:lang w:val="ru-RU"/>
          </w:rPr>
          <w:t xml:space="preserve"> </w:t>
        </w:r>
      </w:ins>
    </w:p>
    <w:p w:rsidR="00F35369" w:rsidRPr="00F35369" w:rsidRDefault="00F35369">
      <w:pPr>
        <w:pStyle w:val="a7"/>
        <w:numPr>
          <w:ilvl w:val="0"/>
          <w:numId w:val="26"/>
        </w:numPr>
        <w:spacing w:line="360" w:lineRule="auto"/>
        <w:jc w:val="both"/>
        <w:rPr>
          <w:ins w:id="3089" w:author="Ксения Кисанова" w:date="2017-01-19T15:58:00Z"/>
          <w:rFonts w:ascii="Times New Roman" w:hAnsi="Times New Roman"/>
          <w:lang w:val="ru-RU"/>
        </w:rPr>
        <w:pPrChange w:id="3090" w:author="Ксения Кисанова" w:date="2017-01-19T15:58:00Z">
          <w:pPr>
            <w:pStyle w:val="a7"/>
            <w:numPr>
              <w:numId w:val="26"/>
            </w:numPr>
            <w:tabs>
              <w:tab w:val="num" w:pos="567"/>
            </w:tabs>
            <w:ind w:left="567"/>
          </w:pPr>
        </w:pPrChange>
      </w:pPr>
      <w:ins w:id="3091" w:author="Ксения Кисанова" w:date="2017-01-19T15:58:00Z">
        <w:r w:rsidRPr="00F35369">
          <w:rPr>
            <w:rFonts w:ascii="Times New Roman" w:hAnsi="Times New Roman"/>
            <w:lang w:val="ru-RU"/>
          </w:rPr>
          <w:t xml:space="preserve">РСН 65–87 Инженерные изыскания для строительства. Сейсмическое микрорайонирование. Технические требования к производству работ </w:t>
        </w:r>
      </w:ins>
    </w:p>
    <w:p w:rsidR="00F35369" w:rsidRPr="00DF06E8" w:rsidDel="00F35369" w:rsidRDefault="00F35369">
      <w:pPr>
        <w:spacing w:after="120" w:line="360" w:lineRule="auto"/>
        <w:ind w:left="567"/>
        <w:jc w:val="both"/>
        <w:rPr>
          <w:ins w:id="3092" w:author="User" w:date="2016-11-09T14:15:00Z"/>
          <w:del w:id="3093" w:author="Ксения Кисанова" w:date="2017-01-19T15:58:00Z"/>
          <w:rFonts w:ascii="Times New Roman" w:hAnsi="Times New Roman"/>
          <w:lang w:val="ru-RU"/>
        </w:rPr>
        <w:pPrChange w:id="3094" w:author="Ксения Кисанова" w:date="2017-01-19T15:58:00Z">
          <w:pPr>
            <w:numPr>
              <w:numId w:val="26"/>
            </w:numPr>
            <w:tabs>
              <w:tab w:val="num" w:pos="567"/>
            </w:tabs>
            <w:spacing w:after="120"/>
            <w:ind w:left="567"/>
            <w:jc w:val="both"/>
          </w:pPr>
        </w:pPrChange>
      </w:pPr>
    </w:p>
    <w:p w:rsidR="00D15EBD" w:rsidRPr="00C35D71" w:rsidRDefault="00D15EBD">
      <w:pPr>
        <w:numPr>
          <w:ilvl w:val="0"/>
          <w:numId w:val="26"/>
        </w:numPr>
        <w:spacing w:after="120" w:line="360" w:lineRule="auto"/>
        <w:jc w:val="both"/>
        <w:rPr>
          <w:ins w:id="3095" w:author="User" w:date="2016-11-09T14:15:00Z"/>
          <w:rFonts w:ascii="Times New Roman" w:hAnsi="Times New Roman"/>
          <w:lang w:val="ru-RU"/>
        </w:rPr>
        <w:pPrChange w:id="3096" w:author="Павел Смирнов" w:date="2016-12-29T11:10:00Z">
          <w:pPr>
            <w:numPr>
              <w:numId w:val="26"/>
            </w:numPr>
            <w:tabs>
              <w:tab w:val="num" w:pos="567"/>
            </w:tabs>
            <w:spacing w:after="120"/>
            <w:ind w:left="567"/>
            <w:jc w:val="both"/>
          </w:pPr>
        </w:pPrChange>
      </w:pPr>
      <w:ins w:id="3097" w:author="User" w:date="2016-11-09T14:15:00Z">
        <w:r w:rsidRPr="00260F2C">
          <w:rPr>
            <w:rFonts w:ascii="Times New Roman" w:hAnsi="Times New Roman"/>
            <w:bCs/>
            <w:iCs/>
            <w:lang w:val="ru-RU"/>
          </w:rPr>
          <w:t>СТО Газпром 2-2.1-249</w:t>
        </w:r>
        <w:del w:id="3098" w:author="Павел Смирнов" w:date="2016-12-29T11:07:00Z">
          <w:r w:rsidRPr="00260F2C" w:rsidDel="002A2411">
            <w:rPr>
              <w:rFonts w:ascii="Times New Roman" w:hAnsi="Times New Roman"/>
              <w:bCs/>
              <w:iCs/>
              <w:lang w:val="ru-RU"/>
            </w:rPr>
            <w:delText>-</w:delText>
          </w:r>
        </w:del>
      </w:ins>
      <w:ins w:id="3099" w:author="Павел Смирнов" w:date="2016-12-29T11:07:00Z">
        <w:r w:rsidR="002A2411">
          <w:rPr>
            <w:rFonts w:ascii="Times New Roman" w:hAnsi="Times New Roman"/>
            <w:bCs/>
            <w:iCs/>
            <w:lang w:val="ru-RU"/>
          </w:rPr>
          <w:t>–</w:t>
        </w:r>
      </w:ins>
      <w:ins w:id="3100" w:author="User" w:date="2016-11-09T14:15:00Z">
        <w:r w:rsidRPr="00260F2C">
          <w:rPr>
            <w:rFonts w:ascii="Times New Roman" w:hAnsi="Times New Roman"/>
            <w:bCs/>
            <w:iCs/>
            <w:lang w:val="ru-RU"/>
          </w:rPr>
          <w:t>2008</w:t>
        </w:r>
        <w:del w:id="3101" w:author="Павел Смирнов" w:date="2016-12-29T11:07:00Z">
          <w:r w:rsidRPr="00260F2C" w:rsidDel="002A2411">
            <w:rPr>
              <w:rFonts w:ascii="Times New Roman" w:hAnsi="Times New Roman"/>
              <w:bCs/>
              <w:iCs/>
              <w:lang w:val="ru-RU"/>
            </w:rPr>
            <w:delText>.</w:delText>
          </w:r>
        </w:del>
        <w:r w:rsidRPr="00260F2C">
          <w:rPr>
            <w:rFonts w:ascii="Times New Roman" w:hAnsi="Times New Roman"/>
            <w:bCs/>
            <w:iCs/>
            <w:lang w:val="ru-RU"/>
          </w:rPr>
          <w:t xml:space="preserve"> Магистральные газопроводы</w:t>
        </w:r>
        <w:del w:id="3102" w:author="Ксения Кисанова" w:date="2017-01-19T15:58:00Z">
          <w:r w:rsidRPr="00260F2C" w:rsidDel="00F35369">
            <w:rPr>
              <w:rFonts w:ascii="Times New Roman" w:hAnsi="Times New Roman"/>
              <w:bCs/>
              <w:iCs/>
              <w:lang w:val="ru-RU"/>
            </w:rPr>
            <w:delText>. М.: ОАО «Газпром», 2008.</w:delText>
          </w:r>
        </w:del>
        <w:r>
          <w:rPr>
            <w:rFonts w:ascii="Times New Roman" w:hAnsi="Times New Roman"/>
            <w:bCs/>
            <w:iCs/>
            <w:lang w:val="ru-RU"/>
          </w:rPr>
          <w:t xml:space="preserve"> </w:t>
        </w:r>
      </w:ins>
    </w:p>
    <w:p w:rsidR="00D15EBD" w:rsidRPr="00DF06E8" w:rsidRDefault="00D15EBD">
      <w:pPr>
        <w:numPr>
          <w:ilvl w:val="0"/>
          <w:numId w:val="26"/>
        </w:numPr>
        <w:spacing w:after="120" w:line="360" w:lineRule="auto"/>
        <w:jc w:val="both"/>
        <w:rPr>
          <w:ins w:id="3103" w:author="User" w:date="2016-11-09T14:15:00Z"/>
          <w:rFonts w:ascii="Times New Roman" w:hAnsi="Times New Roman"/>
          <w:lang w:val="ru-RU"/>
        </w:rPr>
        <w:pPrChange w:id="3104" w:author="Павел Смирнов" w:date="2016-12-29T11:10:00Z">
          <w:pPr>
            <w:numPr>
              <w:numId w:val="26"/>
            </w:numPr>
            <w:tabs>
              <w:tab w:val="num" w:pos="567"/>
            </w:tabs>
            <w:spacing w:after="120"/>
            <w:ind w:left="567"/>
            <w:jc w:val="both"/>
          </w:pPr>
        </w:pPrChange>
      </w:pPr>
      <w:ins w:id="3105" w:author="User" w:date="2016-11-09T14:15:00Z">
        <w:r w:rsidRPr="00DF06E8">
          <w:rPr>
            <w:rFonts w:ascii="Times New Roman" w:hAnsi="Times New Roman"/>
            <w:iCs/>
            <w:lang w:val="ru-RU"/>
          </w:rPr>
          <w:t>РД-91.020.00-КТН-042</w:t>
        </w:r>
        <w:del w:id="3106" w:author="Павел Смирнов" w:date="2016-12-29T11:06:00Z">
          <w:r w:rsidRPr="00DF06E8" w:rsidDel="002A2411">
            <w:rPr>
              <w:rFonts w:ascii="Times New Roman" w:hAnsi="Times New Roman"/>
              <w:iCs/>
              <w:lang w:val="ru-RU"/>
            </w:rPr>
            <w:delText>-</w:delText>
          </w:r>
        </w:del>
      </w:ins>
      <w:ins w:id="3107" w:author="Павел Смирнов" w:date="2016-12-29T11:06:00Z">
        <w:r w:rsidR="002A2411">
          <w:rPr>
            <w:rFonts w:ascii="Times New Roman" w:hAnsi="Times New Roman"/>
            <w:iCs/>
            <w:lang w:val="ru-RU"/>
          </w:rPr>
          <w:t>–</w:t>
        </w:r>
      </w:ins>
      <w:ins w:id="3108" w:author="User" w:date="2016-11-09T14:15:00Z">
        <w:r w:rsidRPr="00DF06E8">
          <w:rPr>
            <w:rFonts w:ascii="Times New Roman" w:hAnsi="Times New Roman"/>
            <w:iCs/>
            <w:lang w:val="ru-RU"/>
          </w:rPr>
          <w:t>12</w:t>
        </w:r>
        <w:del w:id="3109" w:author="Павел Смирнов" w:date="2016-12-29T11:06:00Z">
          <w:r w:rsidRPr="00DF06E8" w:rsidDel="002A2411">
            <w:rPr>
              <w:rFonts w:ascii="Times New Roman" w:hAnsi="Times New Roman"/>
              <w:iCs/>
              <w:lang w:val="ru-RU"/>
            </w:rPr>
            <w:delText>.</w:delText>
          </w:r>
        </w:del>
        <w:r w:rsidRPr="00DF06E8">
          <w:rPr>
            <w:rFonts w:ascii="Times New Roman" w:hAnsi="Times New Roman"/>
            <w:iCs/>
            <w:lang w:val="ru-RU"/>
          </w:rPr>
          <w:t xml:space="preserve"> Инженерные изыскания для строительства магистральных нефтепроводов </w:t>
        </w:r>
        <w:r w:rsidRPr="00DF06E8">
          <w:rPr>
            <w:rFonts w:ascii="Times New Roman" w:hAnsi="Times New Roman"/>
            <w:lang w:val="ru-RU"/>
          </w:rPr>
          <w:t>и нефтепродуктопроводов</w:t>
        </w:r>
        <w:del w:id="3110" w:author="Ксения Кисанова" w:date="2017-01-19T15:59:00Z">
          <w:r w:rsidRPr="00DF06E8" w:rsidDel="00F35369">
            <w:rPr>
              <w:rFonts w:ascii="Times New Roman" w:hAnsi="Times New Roman"/>
              <w:lang w:val="ru-RU"/>
            </w:rPr>
            <w:delText>. М.: ОАО «АК «Транснефть», 2012.</w:delText>
          </w:r>
        </w:del>
        <w:r>
          <w:rPr>
            <w:rFonts w:ascii="Times New Roman" w:hAnsi="Times New Roman"/>
            <w:lang w:val="ru-RU"/>
          </w:rPr>
          <w:t xml:space="preserve"> </w:t>
        </w:r>
      </w:ins>
    </w:p>
    <w:p w:rsidR="00D15EBD" w:rsidRPr="00DF06E8" w:rsidRDefault="00D15EBD">
      <w:pPr>
        <w:numPr>
          <w:ilvl w:val="0"/>
          <w:numId w:val="26"/>
        </w:numPr>
        <w:spacing w:after="120" w:line="360" w:lineRule="auto"/>
        <w:jc w:val="both"/>
        <w:rPr>
          <w:ins w:id="3111" w:author="User" w:date="2016-11-09T14:15:00Z"/>
          <w:rFonts w:ascii="Times New Roman" w:hAnsi="Times New Roman"/>
          <w:iCs/>
          <w:lang w:val="ru-RU"/>
        </w:rPr>
        <w:pPrChange w:id="3112" w:author="Павел Смирнов" w:date="2016-12-29T11:10:00Z">
          <w:pPr>
            <w:numPr>
              <w:numId w:val="26"/>
            </w:numPr>
            <w:tabs>
              <w:tab w:val="num" w:pos="567"/>
            </w:tabs>
            <w:spacing w:after="120"/>
            <w:ind w:left="567"/>
            <w:jc w:val="both"/>
          </w:pPr>
        </w:pPrChange>
      </w:pPr>
      <w:ins w:id="3113" w:author="User" w:date="2016-11-09T14:15:00Z">
        <w:r w:rsidRPr="00DF06E8">
          <w:rPr>
            <w:rFonts w:ascii="Times New Roman" w:hAnsi="Times New Roman"/>
            <w:lang w:val="ru-RU"/>
          </w:rPr>
          <w:lastRenderedPageBreak/>
          <w:t>РБ-019</w:t>
        </w:r>
        <w:del w:id="3114" w:author="Павел Смирнов" w:date="2016-12-29T11:06:00Z">
          <w:r w:rsidRPr="00DF06E8" w:rsidDel="002A2411">
            <w:rPr>
              <w:rFonts w:ascii="Times New Roman" w:hAnsi="Times New Roman"/>
              <w:lang w:val="ru-RU"/>
            </w:rPr>
            <w:delText>-</w:delText>
          </w:r>
        </w:del>
      </w:ins>
      <w:ins w:id="3115" w:author="Павел Смирнов" w:date="2016-12-29T11:06:00Z">
        <w:r w:rsidR="002A2411">
          <w:rPr>
            <w:rFonts w:ascii="Times New Roman" w:hAnsi="Times New Roman"/>
            <w:lang w:val="ru-RU"/>
          </w:rPr>
          <w:t>–</w:t>
        </w:r>
      </w:ins>
      <w:ins w:id="3116" w:author="User" w:date="2016-11-09T14:15:00Z">
        <w:r w:rsidRPr="00DF06E8">
          <w:rPr>
            <w:rFonts w:ascii="Times New Roman" w:hAnsi="Times New Roman"/>
            <w:lang w:val="ru-RU"/>
          </w:rPr>
          <w:t xml:space="preserve">01 Оценка сейсмической опасности участков размещения ядерно- и </w:t>
        </w:r>
        <w:proofErr w:type="spellStart"/>
        <w:r w:rsidRPr="00DF06E8">
          <w:rPr>
            <w:rFonts w:ascii="Times New Roman" w:hAnsi="Times New Roman"/>
            <w:lang w:val="ru-RU"/>
          </w:rPr>
          <w:t>радиационно</w:t>
        </w:r>
      </w:ins>
      <w:proofErr w:type="spellEnd"/>
      <w:ins w:id="3117" w:author="Ксения Кисанова" w:date="2017-01-19T15:59:00Z">
        <w:r w:rsidR="00F35369">
          <w:rPr>
            <w:rFonts w:ascii="Times New Roman" w:hAnsi="Times New Roman"/>
            <w:lang w:val="ru-RU"/>
          </w:rPr>
          <w:t xml:space="preserve"> </w:t>
        </w:r>
      </w:ins>
      <w:ins w:id="3118" w:author="User" w:date="2016-11-09T14:15:00Z">
        <w:del w:id="3119" w:author="Ксения Кисанова" w:date="2017-01-19T15:59:00Z">
          <w:r w:rsidRPr="00DF06E8" w:rsidDel="00F35369">
            <w:rPr>
              <w:rFonts w:ascii="Times New Roman" w:hAnsi="Times New Roman"/>
              <w:lang w:val="ru-RU"/>
            </w:rPr>
            <w:delText>-</w:delText>
          </w:r>
        </w:del>
        <w:r w:rsidRPr="00DF06E8">
          <w:rPr>
            <w:rFonts w:ascii="Times New Roman" w:hAnsi="Times New Roman"/>
            <w:lang w:val="ru-RU"/>
          </w:rPr>
          <w:t>опасных объектов на основании геодинамических данных</w:t>
        </w:r>
        <w:del w:id="3120" w:author="Ксения Кисанова" w:date="2017-01-19T15:59:00Z">
          <w:r w:rsidRPr="00DF06E8" w:rsidDel="00F35369">
            <w:rPr>
              <w:rFonts w:ascii="Times New Roman" w:hAnsi="Times New Roman"/>
              <w:lang w:val="ru-RU"/>
            </w:rPr>
            <w:delText xml:space="preserve">. М.: </w:delText>
          </w:r>
          <w:r w:rsidRPr="00DF06E8" w:rsidDel="00F35369">
            <w:rPr>
              <w:rFonts w:ascii="Times New Roman" w:hAnsi="Times New Roman"/>
              <w:iCs/>
              <w:lang w:val="ru-RU"/>
            </w:rPr>
            <w:delText>Госатомнадзор России, 2001</w:delText>
          </w:r>
        </w:del>
        <w:del w:id="3121" w:author="Павел Смирнов" w:date="2016-12-29T11:06:00Z">
          <w:r w:rsidRPr="00DF06E8" w:rsidDel="002A2411">
            <w:rPr>
              <w:rFonts w:ascii="Times New Roman" w:hAnsi="Times New Roman"/>
              <w:iCs/>
              <w:lang w:val="ru-RU"/>
            </w:rPr>
            <w:delText>.</w:delText>
          </w:r>
        </w:del>
      </w:ins>
    </w:p>
    <w:p w:rsidR="00D15EBD" w:rsidRPr="00C35D71" w:rsidDel="00F35369" w:rsidRDefault="00D15EBD">
      <w:pPr>
        <w:numPr>
          <w:ilvl w:val="0"/>
          <w:numId w:val="26"/>
        </w:numPr>
        <w:spacing w:after="120" w:line="360" w:lineRule="auto"/>
        <w:jc w:val="both"/>
        <w:rPr>
          <w:ins w:id="3122" w:author="User" w:date="2016-11-09T14:15:00Z"/>
          <w:del w:id="3123" w:author="Ксения Кисанова" w:date="2017-01-19T15:58:00Z"/>
          <w:rFonts w:ascii="Times New Roman" w:hAnsi="Times New Roman"/>
          <w:color w:val="000000"/>
          <w:lang w:val="ru-RU"/>
        </w:rPr>
        <w:pPrChange w:id="3124" w:author="Павел Смирнов" w:date="2016-12-29T11:10:00Z">
          <w:pPr>
            <w:numPr>
              <w:numId w:val="26"/>
            </w:numPr>
            <w:tabs>
              <w:tab w:val="num" w:pos="567"/>
            </w:tabs>
            <w:spacing w:after="120"/>
            <w:ind w:left="567"/>
            <w:jc w:val="both"/>
          </w:pPr>
        </w:pPrChange>
      </w:pPr>
      <w:ins w:id="3125" w:author="User" w:date="2016-11-09T14:15:00Z">
        <w:del w:id="3126" w:author="Ксения Кисанова" w:date="2017-01-19T15:58:00Z">
          <w:r w:rsidRPr="00C9492D" w:rsidDel="00F35369">
            <w:rPr>
              <w:rFonts w:ascii="Times New Roman" w:hAnsi="Times New Roman"/>
              <w:lang w:val="ru-RU"/>
            </w:rPr>
            <w:delText>РСН 65-</w:delText>
          </w:r>
        </w:del>
      </w:ins>
      <w:ins w:id="3127" w:author="Павел Смирнов" w:date="2016-12-29T11:08:00Z">
        <w:del w:id="3128" w:author="Ксения Кисанова" w:date="2017-01-19T15:58:00Z">
          <w:r w:rsidR="002A2411" w:rsidDel="00F35369">
            <w:rPr>
              <w:rFonts w:ascii="Times New Roman" w:hAnsi="Times New Roman"/>
              <w:lang w:val="ru-RU"/>
            </w:rPr>
            <w:delText>–</w:delText>
          </w:r>
        </w:del>
      </w:ins>
      <w:ins w:id="3129" w:author="User" w:date="2016-11-09T14:15:00Z">
        <w:del w:id="3130" w:author="Ксения Кисанова" w:date="2017-01-19T15:58:00Z">
          <w:r w:rsidRPr="00C9492D" w:rsidDel="00F35369">
            <w:rPr>
              <w:rFonts w:ascii="Times New Roman" w:hAnsi="Times New Roman"/>
              <w:lang w:val="ru-RU"/>
            </w:rPr>
            <w:delText xml:space="preserve">87. Республиканские строительные нормы. «Инженерные изыскания для строительства. Сейсмическое микрорайонирование. Технические требования к производству работ». М.: </w:delText>
          </w:r>
          <w:r w:rsidRPr="00C9492D" w:rsidDel="00F35369">
            <w:rPr>
              <w:rFonts w:ascii="Times New Roman" w:hAnsi="Times New Roman"/>
              <w:color w:val="000000"/>
              <w:lang w:val="ru-RU"/>
            </w:rPr>
            <w:delText>МосЦТИСИЗ</w:delText>
          </w:r>
          <w:r w:rsidDel="00F35369">
            <w:rPr>
              <w:rFonts w:ascii="Times New Roman" w:hAnsi="Times New Roman"/>
              <w:color w:val="000000"/>
              <w:lang w:val="ru-RU"/>
            </w:rPr>
            <w:delText xml:space="preserve">, 1987. </w:delText>
          </w:r>
        </w:del>
      </w:ins>
    </w:p>
    <w:p w:rsidR="00DE42A3" w:rsidRPr="00DE42A3" w:rsidRDefault="00DE42A3">
      <w:pPr>
        <w:pStyle w:val="a7"/>
        <w:spacing w:line="360" w:lineRule="auto"/>
        <w:ind w:left="0"/>
        <w:rPr>
          <w:ins w:id="3131" w:author="User" w:date="2016-11-06T20:30:00Z"/>
          <w:rFonts w:ascii="Times New Roman" w:hAnsi="Times New Roman"/>
          <w:lang w:val="ru-RU"/>
          <w:rPrChange w:id="3132" w:author="User" w:date="2016-11-06T20:30:00Z">
            <w:rPr>
              <w:ins w:id="3133" w:author="User" w:date="2016-11-06T20:30:00Z"/>
              <w:rFonts w:ascii="Times New Roman" w:hAnsi="Times New Roman"/>
              <w:b/>
              <w:lang w:val="ru-RU"/>
            </w:rPr>
          </w:rPrChange>
        </w:rPr>
        <w:pPrChange w:id="3134" w:author="Павел Смирнов" w:date="2016-12-29T11:10:00Z">
          <w:pPr>
            <w:pStyle w:val="a7"/>
            <w:ind w:left="0"/>
            <w:jc w:val="center"/>
          </w:pPr>
        </w:pPrChange>
      </w:pPr>
    </w:p>
    <w:p w:rsidR="0011579B" w:rsidRDefault="005A32EE">
      <w:pPr>
        <w:pStyle w:val="a7"/>
        <w:spacing w:line="360" w:lineRule="auto"/>
        <w:ind w:left="0"/>
        <w:jc w:val="center"/>
        <w:rPr>
          <w:ins w:id="3135" w:author="Павел Смирнов" w:date="2016-12-29T11:25:00Z"/>
          <w:lang w:val="ru-RU"/>
        </w:rPr>
        <w:pPrChange w:id="3136" w:author="Павел Смирнов" w:date="2016-12-29T11:10:00Z">
          <w:pPr>
            <w:pStyle w:val="a7"/>
            <w:ind w:left="0"/>
          </w:pPr>
        </w:pPrChange>
      </w:pPr>
      <w:r w:rsidRPr="00260F2C">
        <w:rPr>
          <w:rFonts w:ascii="Times New Roman" w:hAnsi="Times New Roman"/>
          <w:sz w:val="22"/>
          <w:szCs w:val="22"/>
          <w:lang w:val="ru-RU"/>
        </w:rPr>
        <w:br w:type="page"/>
      </w:r>
      <w:moveFromRangeStart w:id="3137" w:author="Павел Смирнов" w:date="2016-12-29T11:26:00Z" w:name="move470774102"/>
      <w:moveFrom w:id="3138" w:author="Павел Смирнов" w:date="2016-12-29T11:26:00Z">
        <w:r w:rsidR="0011579B" w:rsidRPr="00260F2C" w:rsidDel="002056B2">
          <w:rPr>
            <w:lang w:val="ru-RU"/>
          </w:rPr>
          <w:lastRenderedPageBreak/>
          <w:t>УДК [69+699.841]</w:t>
        </w:r>
        <w:r w:rsidR="0011579B" w:rsidRPr="00260F2C" w:rsidDel="002056B2">
          <w:rPr>
            <w:lang w:val="ru-RU"/>
          </w:rPr>
          <w:tab/>
        </w:r>
        <w:r w:rsidR="0011579B" w:rsidRPr="00260F2C" w:rsidDel="002056B2">
          <w:rPr>
            <w:lang w:val="ru-RU"/>
          </w:rPr>
          <w:tab/>
        </w:r>
        <w:r w:rsidR="0011579B" w:rsidRPr="00260F2C" w:rsidDel="002056B2">
          <w:rPr>
            <w:lang w:val="ru-RU"/>
          </w:rPr>
          <w:tab/>
        </w:r>
        <w:r w:rsidR="0011579B" w:rsidRPr="00260F2C" w:rsidDel="002056B2">
          <w:rPr>
            <w:lang w:val="ru-RU"/>
          </w:rPr>
          <w:tab/>
        </w:r>
        <w:r w:rsidR="0011579B" w:rsidRPr="00260F2C" w:rsidDel="002056B2">
          <w:rPr>
            <w:lang w:val="ru-RU"/>
          </w:rPr>
          <w:tab/>
        </w:r>
        <w:r w:rsidR="0011579B" w:rsidRPr="00260F2C" w:rsidDel="002056B2">
          <w:rPr>
            <w:lang w:val="ru-RU"/>
          </w:rPr>
          <w:tab/>
        </w:r>
        <w:r w:rsidR="0011579B" w:rsidRPr="00260F2C" w:rsidDel="002056B2">
          <w:rPr>
            <w:lang w:val="ru-RU"/>
          </w:rPr>
          <w:tab/>
        </w:r>
        <w:r w:rsidR="0011579B" w:rsidRPr="00260F2C" w:rsidDel="002056B2">
          <w:rPr>
            <w:lang w:val="ru-RU"/>
          </w:rPr>
          <w:tab/>
          <w:t>ОКС 91.100.10</w:t>
        </w:r>
      </w:moveFrom>
      <w:moveFromRangeEnd w:id="3137"/>
    </w:p>
    <w:p w:rsidR="00545E33" w:rsidRPr="00260F2C" w:rsidRDefault="00545E33" w:rsidP="00545E33">
      <w:pPr>
        <w:pStyle w:val="a7"/>
        <w:spacing w:line="360" w:lineRule="auto"/>
        <w:rPr>
          <w:ins w:id="3139" w:author="Павел Смирнов" w:date="2016-12-29T11:25:00Z"/>
          <w:b/>
          <w:lang w:val="ru-RU"/>
        </w:rPr>
      </w:pPr>
      <w:ins w:id="3140" w:author="Павел Смирнов" w:date="2016-12-29T11:25:00Z">
        <w:r w:rsidRPr="00260F2C">
          <w:rPr>
            <w:noProof/>
            <w:lang w:val="ru-RU" w:eastAsia="ru-RU"/>
          </w:rPr>
          <mc:AlternateContent>
            <mc:Choice Requires="wps">
              <w:drawing>
                <wp:anchor distT="4294967293" distB="4294967293" distL="114300" distR="114300" simplePos="0" relativeHeight="251662848" behindDoc="0" locked="0" layoutInCell="1" allowOverlap="1" wp14:anchorId="7C30C257" wp14:editId="759C73B2">
                  <wp:simplePos x="0" y="0"/>
                  <wp:positionH relativeFrom="column">
                    <wp:align>center</wp:align>
                  </wp:positionH>
                  <wp:positionV relativeFrom="paragraph">
                    <wp:posOffset>114299</wp:posOffset>
                  </wp:positionV>
                  <wp:extent cx="5760085" cy="0"/>
                  <wp:effectExtent l="0" t="0" r="31115"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0CC00" id="Line 4" o:spid="_x0000_s1026" style="position:absolute;z-index:25166284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y/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"/>
              </w:pict>
            </mc:Fallback>
          </mc:AlternateContent>
        </w:r>
      </w:ins>
    </w:p>
    <w:p w:rsidR="002056B2" w:rsidRDefault="002056B2" w:rsidP="002056B2">
      <w:pPr>
        <w:pStyle w:val="a7"/>
        <w:spacing w:line="360" w:lineRule="auto"/>
        <w:ind w:left="0"/>
        <w:jc w:val="center"/>
        <w:rPr>
          <w:lang w:val="ru-RU"/>
        </w:rPr>
      </w:pPr>
      <w:moveToRangeStart w:id="3141" w:author="Павел Смирнов" w:date="2016-12-29T11:26:00Z" w:name="move470774102"/>
      <w:moveTo w:id="3142" w:author="Павел Смирнов" w:date="2016-12-29T11:26:00Z">
        <w:r w:rsidRPr="00260F2C">
          <w:rPr>
            <w:lang w:val="ru-RU"/>
          </w:rPr>
          <w:t>УДК [69+699.841]</w:t>
        </w:r>
        <w:r w:rsidRPr="00260F2C">
          <w:rPr>
            <w:lang w:val="ru-RU"/>
          </w:rPr>
          <w:tab/>
        </w:r>
        <w:r w:rsidRPr="00260F2C">
          <w:rPr>
            <w:lang w:val="ru-RU"/>
          </w:rPr>
          <w:tab/>
        </w:r>
        <w:r w:rsidRPr="00260F2C">
          <w:rPr>
            <w:lang w:val="ru-RU"/>
          </w:rPr>
          <w:tab/>
        </w:r>
        <w:r w:rsidRPr="00260F2C">
          <w:rPr>
            <w:lang w:val="ru-RU"/>
          </w:rPr>
          <w:tab/>
        </w:r>
        <w:r w:rsidRPr="00260F2C">
          <w:rPr>
            <w:lang w:val="ru-RU"/>
          </w:rPr>
          <w:tab/>
        </w:r>
        <w:r w:rsidRPr="00260F2C">
          <w:rPr>
            <w:lang w:val="ru-RU"/>
          </w:rPr>
          <w:tab/>
        </w:r>
        <w:r w:rsidRPr="00260F2C">
          <w:rPr>
            <w:lang w:val="ru-RU"/>
          </w:rPr>
          <w:tab/>
        </w:r>
        <w:r w:rsidRPr="00260F2C">
          <w:rPr>
            <w:lang w:val="ru-RU"/>
          </w:rPr>
          <w:tab/>
          <w:t>ОКС 91.100.10</w:t>
        </w:r>
      </w:moveTo>
    </w:p>
    <w:moveToRangeEnd w:id="3141"/>
    <w:p w:rsidR="00545E33" w:rsidDel="002056B2" w:rsidRDefault="00545E33">
      <w:pPr>
        <w:autoSpaceDE w:val="0"/>
        <w:autoSpaceDN w:val="0"/>
        <w:adjustRightInd w:val="0"/>
        <w:spacing w:line="360" w:lineRule="auto"/>
        <w:ind w:firstLine="567"/>
        <w:jc w:val="both"/>
        <w:rPr>
          <w:del w:id="3143" w:author="Павел Смирнов" w:date="2016-12-29T11:25:00Z"/>
          <w:lang w:val="ru-RU"/>
        </w:rPr>
        <w:pPrChange w:id="3144" w:author="Павел Смирнов" w:date="2016-12-29T11:10:00Z">
          <w:pPr>
            <w:autoSpaceDE w:val="0"/>
            <w:autoSpaceDN w:val="0"/>
            <w:adjustRightInd w:val="0"/>
            <w:ind w:firstLine="567"/>
            <w:jc w:val="both"/>
          </w:pPr>
        </w:pPrChange>
      </w:pPr>
    </w:p>
    <w:p w:rsidR="0011579B" w:rsidRPr="00260F2C" w:rsidRDefault="0011579B">
      <w:pPr>
        <w:autoSpaceDE w:val="0"/>
        <w:autoSpaceDN w:val="0"/>
        <w:adjustRightInd w:val="0"/>
        <w:spacing w:line="360" w:lineRule="auto"/>
        <w:ind w:firstLine="567"/>
        <w:jc w:val="both"/>
        <w:rPr>
          <w:rFonts w:ascii="Times New Roman" w:hAnsi="Times New Roman"/>
          <w:lang w:val="ru-RU"/>
        </w:rPr>
        <w:pPrChange w:id="3145" w:author="Павел Смирнов" w:date="2016-12-29T11:10:00Z">
          <w:pPr>
            <w:autoSpaceDE w:val="0"/>
            <w:autoSpaceDN w:val="0"/>
            <w:adjustRightInd w:val="0"/>
            <w:ind w:firstLine="567"/>
            <w:jc w:val="both"/>
          </w:pPr>
        </w:pPrChange>
      </w:pPr>
      <w:r w:rsidRPr="00260F2C">
        <w:rPr>
          <w:rFonts w:ascii="Times New Roman" w:hAnsi="Times New Roman"/>
          <w:lang w:val="ru-RU"/>
        </w:rPr>
        <w:t>Ключевые слова:</w:t>
      </w:r>
      <w:r w:rsidR="007429B8" w:rsidRPr="00260F2C">
        <w:rPr>
          <w:rFonts w:ascii="Times New Roman" w:hAnsi="Times New Roman"/>
          <w:lang w:val="ru-RU"/>
        </w:rPr>
        <w:t xml:space="preserve"> </w:t>
      </w:r>
      <w:r w:rsidRPr="00260F2C">
        <w:rPr>
          <w:rFonts w:ascii="Times New Roman" w:hAnsi="Times New Roman"/>
          <w:lang w:val="ru-RU"/>
        </w:rPr>
        <w:t xml:space="preserve">землетрясение, карты сейсмического районирования, каталог землетрясений, сейсмичность площадки, балл, сейсмическое воздействие, преобладающий период, коэффициент динамического усиления, спектр реакции (ответа), </w:t>
      </w:r>
      <w:proofErr w:type="spellStart"/>
      <w:r w:rsidRPr="00260F2C">
        <w:rPr>
          <w:rFonts w:ascii="Times New Roman" w:hAnsi="Times New Roman"/>
          <w:lang w:val="ru-RU"/>
        </w:rPr>
        <w:t>акселерограмма</w:t>
      </w:r>
      <w:proofErr w:type="spellEnd"/>
      <w:r w:rsidRPr="00260F2C">
        <w:rPr>
          <w:rFonts w:ascii="Times New Roman" w:hAnsi="Times New Roman"/>
          <w:lang w:val="ru-RU"/>
        </w:rPr>
        <w:t xml:space="preserve"> землетрясения, ускорение, уровень ускорения, скорость, смещение, продолжительность</w:t>
      </w:r>
    </w:p>
    <w:p w:rsidR="0011579B" w:rsidRPr="00260F2C" w:rsidRDefault="002712BD">
      <w:pPr>
        <w:pStyle w:val="a7"/>
        <w:spacing w:line="360" w:lineRule="auto"/>
        <w:rPr>
          <w:b/>
          <w:lang w:val="ru-RU"/>
        </w:rPr>
        <w:pPrChange w:id="3146" w:author="Павел Смирнов" w:date="2016-12-29T11:10:00Z">
          <w:pPr>
            <w:pStyle w:val="a7"/>
          </w:pPr>
        </w:pPrChange>
      </w:pPr>
      <w:r w:rsidRPr="00260F2C">
        <w:rPr>
          <w:noProof/>
          <w:lang w:val="ru-RU" w:eastAsia="ru-RU"/>
        </w:rPr>
        <mc:AlternateContent>
          <mc:Choice Requires="wps">
            <w:drawing>
              <wp:anchor distT="4294967293" distB="4294967293" distL="114300" distR="114300" simplePos="0" relativeHeight="251660800" behindDoc="0" locked="0" layoutInCell="1" allowOverlap="1">
                <wp:simplePos x="0" y="0"/>
                <wp:positionH relativeFrom="column">
                  <wp:align>center</wp:align>
                </wp:positionH>
                <wp:positionV relativeFrom="paragraph">
                  <wp:posOffset>114299</wp:posOffset>
                </wp:positionV>
                <wp:extent cx="5760085" cy="0"/>
                <wp:effectExtent l="0" t="0" r="3111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676EC7" id="Line 4" o:spid="_x0000_s1026" style="position:absolute;z-index:251660800;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9pt" to="453.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tau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"/>
            </w:pict>
          </mc:Fallback>
        </mc:AlternateContent>
      </w:r>
    </w:p>
    <w:p w:rsidR="00082CBE" w:rsidRPr="00260F2C" w:rsidRDefault="00082CBE" w:rsidP="00082CBE">
      <w:pPr>
        <w:pStyle w:val="a7"/>
        <w:rPr>
          <w:rFonts w:ascii="Times New Roman" w:hAnsi="Times New Roman"/>
          <w:b/>
          <w:sz w:val="28"/>
          <w:szCs w:val="28"/>
          <w:lang w:val="ru-RU"/>
        </w:rPr>
      </w:pPr>
    </w:p>
    <w:p w:rsidR="00082CBE" w:rsidRPr="00260F2C" w:rsidRDefault="00082CBE" w:rsidP="00082CBE">
      <w:pPr>
        <w:pStyle w:val="a7"/>
        <w:rPr>
          <w:rFonts w:ascii="Times New Roman" w:hAnsi="Times New Roman"/>
          <w:b/>
          <w:sz w:val="28"/>
          <w:szCs w:val="28"/>
          <w:lang w:val="ru-RU"/>
        </w:rPr>
      </w:pPr>
    </w:p>
    <w:p w:rsidR="00082CBE" w:rsidRPr="00260F2C" w:rsidRDefault="00082CBE" w:rsidP="00082CBE">
      <w:pPr>
        <w:pStyle w:val="a7"/>
        <w:ind w:left="0"/>
        <w:rPr>
          <w:rFonts w:ascii="Times New Roman" w:hAnsi="Times New Roman"/>
          <w:b/>
          <w:sz w:val="28"/>
          <w:szCs w:val="28"/>
          <w:lang w:val="ru-RU"/>
        </w:rPr>
      </w:pPr>
      <w:r w:rsidRPr="00260F2C">
        <w:rPr>
          <w:rFonts w:ascii="Times New Roman" w:hAnsi="Times New Roman"/>
          <w:b/>
          <w:sz w:val="28"/>
          <w:szCs w:val="28"/>
          <w:lang w:val="ru-RU"/>
        </w:rPr>
        <w:t>ИСПОЛНИТЕЛЬ</w:t>
      </w:r>
    </w:p>
    <w:tbl>
      <w:tblPr>
        <w:tblW w:w="0" w:type="auto"/>
        <w:tblBorders>
          <w:insideH w:val="single" w:sz="4" w:space="0" w:color="auto"/>
        </w:tblBorders>
        <w:tblLook w:val="01E0" w:firstRow="1" w:lastRow="1" w:firstColumn="1" w:lastColumn="1" w:noHBand="0" w:noVBand="0"/>
      </w:tblPr>
      <w:tblGrid>
        <w:gridCol w:w="3799"/>
      </w:tblGrid>
      <w:tr w:rsidR="00082CBE" w:rsidRPr="00260F2C" w:rsidTr="00A37DFE">
        <w:tc>
          <w:tcPr>
            <w:tcW w:w="3799" w:type="dxa"/>
            <w:shd w:val="clear" w:color="auto" w:fill="auto"/>
          </w:tcPr>
          <w:p w:rsidR="00082CBE" w:rsidRPr="00260F2C" w:rsidRDefault="00082CBE" w:rsidP="00A37DFE">
            <w:pPr>
              <w:pStyle w:val="a7"/>
              <w:ind w:left="0"/>
              <w:rPr>
                <w:rFonts w:ascii="Times New Roman" w:hAnsi="Times New Roman"/>
                <w:b/>
                <w:sz w:val="28"/>
                <w:szCs w:val="28"/>
                <w:lang w:val="ru-RU"/>
              </w:rPr>
            </w:pPr>
            <w:r w:rsidRPr="00260F2C">
              <w:rPr>
                <w:rFonts w:ascii="Times New Roman" w:hAnsi="Times New Roman"/>
                <w:b/>
                <w:sz w:val="28"/>
                <w:szCs w:val="28"/>
                <w:lang w:val="ru-RU"/>
              </w:rPr>
              <w:t xml:space="preserve">“АО </w:t>
            </w:r>
            <w:proofErr w:type="spellStart"/>
            <w:r w:rsidRPr="00260F2C">
              <w:rPr>
                <w:rFonts w:ascii="Times New Roman" w:hAnsi="Times New Roman"/>
                <w:b/>
                <w:sz w:val="28"/>
                <w:szCs w:val="28"/>
                <w:lang w:val="ru-RU"/>
              </w:rPr>
              <w:t>ЦНИИПромзданий</w:t>
            </w:r>
            <w:proofErr w:type="spellEnd"/>
            <w:r w:rsidRPr="00260F2C">
              <w:rPr>
                <w:rFonts w:ascii="Times New Roman" w:hAnsi="Times New Roman"/>
                <w:b/>
                <w:sz w:val="28"/>
                <w:szCs w:val="28"/>
                <w:lang w:val="ru-RU"/>
              </w:rPr>
              <w:t>”</w:t>
            </w:r>
          </w:p>
        </w:tc>
      </w:tr>
      <w:tr w:rsidR="00082CBE" w:rsidRPr="00260F2C" w:rsidTr="00A37DFE">
        <w:tc>
          <w:tcPr>
            <w:tcW w:w="3799" w:type="dxa"/>
            <w:shd w:val="clear" w:color="auto" w:fill="auto"/>
          </w:tcPr>
          <w:p w:rsidR="00082CBE" w:rsidRPr="00260F2C" w:rsidRDefault="00082CBE" w:rsidP="00A37DFE">
            <w:pPr>
              <w:pStyle w:val="a7"/>
              <w:ind w:left="0"/>
              <w:jc w:val="center"/>
              <w:rPr>
                <w:rFonts w:ascii="Times New Roman" w:hAnsi="Times New Roman"/>
                <w:b/>
                <w:sz w:val="18"/>
                <w:szCs w:val="18"/>
                <w:lang w:val="ru-RU"/>
              </w:rPr>
            </w:pPr>
            <w:r w:rsidRPr="00260F2C">
              <w:rPr>
                <w:rFonts w:ascii="Times New Roman" w:hAnsi="Times New Roman"/>
                <w:b/>
                <w:sz w:val="18"/>
                <w:szCs w:val="18"/>
                <w:lang w:val="ru-RU"/>
              </w:rPr>
              <w:t>наименование организации</w:t>
            </w:r>
          </w:p>
        </w:tc>
      </w:tr>
    </w:tbl>
    <w:p w:rsidR="00082CBE" w:rsidRPr="00260F2C" w:rsidRDefault="00082CBE" w:rsidP="00082CBE">
      <w:pPr>
        <w:ind w:firstLine="425"/>
        <w:jc w:val="center"/>
        <w:rPr>
          <w:rFonts w:ascii="Times New Roman" w:hAnsi="Times New Roman"/>
          <w:lang w:val="ru-RU"/>
        </w:rPr>
      </w:pPr>
    </w:p>
    <w:tbl>
      <w:tblPr>
        <w:tblW w:w="0" w:type="auto"/>
        <w:tblLook w:val="01E0" w:firstRow="1" w:lastRow="1" w:firstColumn="1" w:lastColumn="1" w:noHBand="0" w:noVBand="0"/>
      </w:tblPr>
      <w:tblGrid>
        <w:gridCol w:w="2286"/>
        <w:gridCol w:w="2888"/>
        <w:gridCol w:w="1613"/>
        <w:gridCol w:w="2283"/>
      </w:tblGrid>
      <w:tr w:rsidR="00082CBE" w:rsidRPr="00260F2C" w:rsidTr="00A37DFE">
        <w:tc>
          <w:tcPr>
            <w:tcW w:w="2321" w:type="dxa"/>
            <w:shd w:val="clear" w:color="auto" w:fill="auto"/>
          </w:tcPr>
          <w:p w:rsidR="00082CBE" w:rsidRPr="00260F2C" w:rsidRDefault="00082CBE" w:rsidP="00A37DFE">
            <w:pPr>
              <w:rPr>
                <w:rFonts w:ascii="Times New Roman" w:hAnsi="Times New Roman"/>
                <w:lang w:val="ru-RU"/>
              </w:rPr>
            </w:pPr>
            <w:r w:rsidRPr="00260F2C">
              <w:rPr>
                <w:rFonts w:ascii="Times New Roman" w:hAnsi="Times New Roman"/>
                <w:lang w:val="ru-RU"/>
              </w:rPr>
              <w:t>Руководитель разработки</w:t>
            </w:r>
          </w:p>
        </w:tc>
        <w:tc>
          <w:tcPr>
            <w:tcW w:w="2957"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Генеральный директор</w:t>
            </w:r>
          </w:p>
        </w:tc>
        <w:tc>
          <w:tcPr>
            <w:tcW w:w="1686" w:type="dxa"/>
            <w:tcBorders>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jc w:val="center"/>
              <w:rPr>
                <w:rFonts w:ascii="Times New Roman" w:hAnsi="Times New Roman"/>
                <w:u w:val="single"/>
                <w:lang w:val="ru-RU"/>
              </w:rPr>
            </w:pPr>
          </w:p>
          <w:p w:rsidR="00082CBE" w:rsidRPr="00260F2C" w:rsidRDefault="00082CBE" w:rsidP="00A37DFE">
            <w:pPr>
              <w:jc w:val="center"/>
              <w:rPr>
                <w:rFonts w:ascii="Times New Roman" w:hAnsi="Times New Roman"/>
                <w:u w:val="single"/>
                <w:lang w:val="ru-RU"/>
              </w:rPr>
            </w:pPr>
            <w:proofErr w:type="spellStart"/>
            <w:r w:rsidRPr="00260F2C">
              <w:rPr>
                <w:rFonts w:ascii="Times New Roman" w:hAnsi="Times New Roman"/>
                <w:u w:val="single"/>
                <w:lang w:val="ru-RU"/>
              </w:rPr>
              <w:t>В.</w:t>
            </w:r>
            <w:r w:rsidR="00D472DA">
              <w:rPr>
                <w:rFonts w:ascii="Times New Roman" w:hAnsi="Times New Roman"/>
                <w:u w:val="single"/>
                <w:lang w:val="ru-RU"/>
              </w:rPr>
              <w:t>В</w:t>
            </w:r>
            <w:r w:rsidRPr="00260F2C">
              <w:rPr>
                <w:rFonts w:ascii="Times New Roman" w:hAnsi="Times New Roman"/>
                <w:u w:val="single"/>
                <w:lang w:val="ru-RU"/>
              </w:rPr>
              <w:t>.Гранев</w:t>
            </w:r>
            <w:proofErr w:type="spellEnd"/>
          </w:p>
        </w:tc>
      </w:tr>
      <w:tr w:rsidR="00082CBE" w:rsidRPr="00260F2C" w:rsidTr="00A37DFE">
        <w:tc>
          <w:tcPr>
            <w:tcW w:w="2321"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lang w:val="ru-RU"/>
              </w:rPr>
            </w:pPr>
            <w:r w:rsidRPr="00260F2C">
              <w:rPr>
                <w:rFonts w:ascii="Times New Roman" w:hAnsi="Times New Roman"/>
                <w:lang w:val="ru-RU"/>
              </w:rPr>
              <w:t>Исполнитель</w:t>
            </w:r>
          </w:p>
        </w:tc>
        <w:tc>
          <w:tcPr>
            <w:tcW w:w="2957"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lang w:val="ru-RU"/>
              </w:rPr>
            </w:pPr>
            <w:r w:rsidRPr="00260F2C">
              <w:rPr>
                <w:rFonts w:ascii="Times New Roman" w:hAnsi="Times New Roman"/>
                <w:lang w:val="ru-RU"/>
              </w:rPr>
              <w:t xml:space="preserve">Заместитель </w:t>
            </w: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генерального директора</w:t>
            </w:r>
          </w:p>
        </w:tc>
        <w:tc>
          <w:tcPr>
            <w:tcW w:w="168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jc w:val="center"/>
              <w:rPr>
                <w:rFonts w:ascii="Times New Roman" w:hAnsi="Times New Roman"/>
                <w:u w:val="single"/>
                <w:lang w:val="ru-RU"/>
              </w:rPr>
            </w:pPr>
          </w:p>
          <w:p w:rsidR="00082CBE" w:rsidRPr="00260F2C" w:rsidRDefault="00082CBE" w:rsidP="00A37DFE">
            <w:pPr>
              <w:jc w:val="center"/>
              <w:rPr>
                <w:rFonts w:ascii="Times New Roman" w:hAnsi="Times New Roman"/>
                <w:u w:val="single"/>
                <w:lang w:val="ru-RU"/>
              </w:rPr>
            </w:pPr>
          </w:p>
          <w:p w:rsidR="00082CBE" w:rsidRPr="00260F2C" w:rsidRDefault="00082CBE" w:rsidP="00A37DFE">
            <w:pPr>
              <w:jc w:val="center"/>
              <w:rPr>
                <w:rFonts w:ascii="Times New Roman" w:hAnsi="Times New Roman"/>
                <w:u w:val="single"/>
                <w:lang w:val="ru-RU"/>
              </w:rPr>
            </w:pPr>
            <w:proofErr w:type="spellStart"/>
            <w:r w:rsidRPr="00260F2C">
              <w:rPr>
                <w:rFonts w:ascii="Times New Roman" w:hAnsi="Times New Roman"/>
                <w:u w:val="single"/>
                <w:lang w:val="ru-RU"/>
              </w:rPr>
              <w:t>Д.К.Лейкина</w:t>
            </w:r>
            <w:proofErr w:type="spellEnd"/>
          </w:p>
        </w:tc>
      </w:tr>
    </w:tbl>
    <w:p w:rsidR="00082CBE" w:rsidRPr="00260F2C" w:rsidRDefault="00082CBE" w:rsidP="00082CBE">
      <w:pPr>
        <w:ind w:firstLine="425"/>
        <w:jc w:val="center"/>
        <w:rPr>
          <w:rFonts w:ascii="Times New Roman" w:hAnsi="Times New Roman"/>
          <w:lang w:val="ru-RU"/>
        </w:rPr>
      </w:pPr>
    </w:p>
    <w:p w:rsidR="00082CBE" w:rsidRPr="00260F2C" w:rsidRDefault="00082CBE" w:rsidP="00082CBE">
      <w:pPr>
        <w:ind w:firstLine="425"/>
        <w:jc w:val="center"/>
        <w:rPr>
          <w:rFonts w:ascii="Times New Roman" w:hAnsi="Times New Roman"/>
          <w:lang w:val="ru-RU"/>
        </w:rPr>
      </w:pPr>
    </w:p>
    <w:p w:rsidR="00082CBE" w:rsidRPr="00260F2C" w:rsidRDefault="00082CBE" w:rsidP="00082CBE">
      <w:pPr>
        <w:pStyle w:val="a7"/>
        <w:ind w:left="0"/>
        <w:rPr>
          <w:rFonts w:ascii="Times New Roman" w:hAnsi="Times New Roman"/>
          <w:b/>
          <w:sz w:val="28"/>
          <w:szCs w:val="28"/>
          <w:lang w:val="ru-RU"/>
        </w:rPr>
      </w:pPr>
      <w:r w:rsidRPr="00260F2C">
        <w:rPr>
          <w:rFonts w:ascii="Times New Roman" w:hAnsi="Times New Roman"/>
          <w:b/>
          <w:sz w:val="28"/>
          <w:szCs w:val="28"/>
          <w:lang w:val="ru-RU"/>
        </w:rPr>
        <w:t>СОИСПОЛНИТЕЛЬ</w:t>
      </w:r>
    </w:p>
    <w:tbl>
      <w:tblPr>
        <w:tblW w:w="0" w:type="auto"/>
        <w:tblBorders>
          <w:insideH w:val="single" w:sz="4" w:space="0" w:color="auto"/>
        </w:tblBorders>
        <w:tblLook w:val="01E0" w:firstRow="1" w:lastRow="1" w:firstColumn="1" w:lastColumn="1" w:noHBand="0" w:noVBand="0"/>
      </w:tblPr>
      <w:tblGrid>
        <w:gridCol w:w="4361"/>
      </w:tblGrid>
      <w:tr w:rsidR="00082CBE" w:rsidRPr="00260F2C" w:rsidTr="00A37DFE">
        <w:tc>
          <w:tcPr>
            <w:tcW w:w="4361" w:type="dxa"/>
            <w:shd w:val="clear" w:color="auto" w:fill="auto"/>
          </w:tcPr>
          <w:p w:rsidR="00082CBE" w:rsidRPr="00260F2C" w:rsidRDefault="00082CBE" w:rsidP="00A37DFE">
            <w:pPr>
              <w:pStyle w:val="a7"/>
              <w:ind w:left="0"/>
              <w:rPr>
                <w:rFonts w:ascii="Times New Roman" w:hAnsi="Times New Roman"/>
                <w:b/>
                <w:sz w:val="28"/>
                <w:szCs w:val="28"/>
                <w:lang w:val="ru-RU"/>
              </w:rPr>
            </w:pPr>
            <w:r w:rsidRPr="00260F2C">
              <w:rPr>
                <w:rFonts w:ascii="Times New Roman" w:hAnsi="Times New Roman"/>
                <w:b/>
                <w:sz w:val="28"/>
                <w:szCs w:val="28"/>
                <w:lang w:val="ru-RU"/>
              </w:rPr>
              <w:t>ИФЗ РАН</w:t>
            </w:r>
          </w:p>
        </w:tc>
      </w:tr>
      <w:tr w:rsidR="00082CBE" w:rsidRPr="00260F2C" w:rsidTr="00A37DFE">
        <w:tc>
          <w:tcPr>
            <w:tcW w:w="4361" w:type="dxa"/>
            <w:shd w:val="clear" w:color="auto" w:fill="auto"/>
          </w:tcPr>
          <w:p w:rsidR="00082CBE" w:rsidRPr="00260F2C" w:rsidRDefault="00082CBE" w:rsidP="00A37DFE">
            <w:pPr>
              <w:pStyle w:val="a7"/>
              <w:ind w:left="0"/>
              <w:jc w:val="center"/>
              <w:rPr>
                <w:rFonts w:ascii="Times New Roman" w:hAnsi="Times New Roman"/>
                <w:b/>
                <w:sz w:val="18"/>
                <w:szCs w:val="18"/>
                <w:lang w:val="ru-RU"/>
              </w:rPr>
            </w:pPr>
            <w:r w:rsidRPr="00260F2C">
              <w:rPr>
                <w:rFonts w:ascii="Times New Roman" w:hAnsi="Times New Roman"/>
                <w:b/>
                <w:sz w:val="18"/>
                <w:szCs w:val="18"/>
                <w:lang w:val="ru-RU"/>
              </w:rPr>
              <w:t>наименование организации</w:t>
            </w:r>
          </w:p>
        </w:tc>
      </w:tr>
    </w:tbl>
    <w:p w:rsidR="00082CBE" w:rsidRPr="00260F2C" w:rsidRDefault="00082CBE" w:rsidP="00082CBE">
      <w:pPr>
        <w:ind w:firstLine="425"/>
        <w:jc w:val="center"/>
        <w:rPr>
          <w:rFonts w:ascii="Times New Roman" w:hAnsi="Times New Roman"/>
          <w:lang w:val="ru-RU"/>
        </w:rPr>
      </w:pPr>
    </w:p>
    <w:tbl>
      <w:tblPr>
        <w:tblW w:w="0" w:type="auto"/>
        <w:tblLook w:val="01E0" w:firstRow="1" w:lastRow="1" w:firstColumn="1" w:lastColumn="1" w:noHBand="0" w:noVBand="0"/>
      </w:tblPr>
      <w:tblGrid>
        <w:gridCol w:w="1967"/>
        <w:gridCol w:w="3403"/>
        <w:gridCol w:w="1390"/>
        <w:gridCol w:w="2310"/>
      </w:tblGrid>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r w:rsidRPr="00260F2C">
              <w:rPr>
                <w:rFonts w:ascii="Times New Roman" w:hAnsi="Times New Roman"/>
                <w:lang w:val="ru-RU"/>
              </w:rPr>
              <w:t>Руководитель разработки</w:t>
            </w:r>
          </w:p>
        </w:tc>
        <w:tc>
          <w:tcPr>
            <w:tcW w:w="3520"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Директор ИФЗ РАН</w:t>
            </w:r>
          </w:p>
        </w:tc>
        <w:tc>
          <w:tcPr>
            <w:tcW w:w="1466" w:type="dxa"/>
            <w:tcBorders>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С.А.Тихоцкий</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lang w:val="ru-RU"/>
              </w:rPr>
            </w:pPr>
            <w:r w:rsidRPr="00260F2C">
              <w:rPr>
                <w:rFonts w:ascii="Times New Roman" w:hAnsi="Times New Roman"/>
                <w:lang w:val="ru-RU"/>
              </w:rPr>
              <w:t xml:space="preserve">Ответственный </w:t>
            </w:r>
          </w:p>
          <w:p w:rsidR="00082CBE" w:rsidRPr="00260F2C" w:rsidRDefault="00082CBE" w:rsidP="00A37DFE">
            <w:pPr>
              <w:rPr>
                <w:rFonts w:ascii="Times New Roman" w:hAnsi="Times New Roman"/>
                <w:lang w:val="ru-RU"/>
              </w:rPr>
            </w:pPr>
            <w:r w:rsidRPr="00260F2C">
              <w:rPr>
                <w:rFonts w:ascii="Times New Roman" w:hAnsi="Times New Roman"/>
                <w:lang w:val="ru-RU"/>
              </w:rPr>
              <w:t>исполнитель</w:t>
            </w:r>
          </w:p>
        </w:tc>
        <w:tc>
          <w:tcPr>
            <w:tcW w:w="3520"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lang w:val="ru-RU"/>
              </w:rPr>
            </w:pPr>
            <w:r w:rsidRPr="00260F2C">
              <w:rPr>
                <w:rFonts w:ascii="Times New Roman" w:hAnsi="Times New Roman"/>
                <w:lang w:val="ru-RU"/>
              </w:rPr>
              <w:t xml:space="preserve">Заместитель </w:t>
            </w: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директора ИФЗ РАН</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Е.А.Рогожин</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p w:rsidR="00082CBE" w:rsidRPr="00260F2C" w:rsidRDefault="00082CBE" w:rsidP="00A37DFE">
            <w:pPr>
              <w:rPr>
                <w:rFonts w:ascii="Times New Roman" w:hAnsi="Times New Roman"/>
                <w:lang w:val="ru-RU"/>
              </w:rPr>
            </w:pPr>
            <w:r w:rsidRPr="00260F2C">
              <w:rPr>
                <w:rFonts w:ascii="Times New Roman" w:hAnsi="Times New Roman"/>
                <w:lang w:val="ru-RU"/>
              </w:rPr>
              <w:t>Исполнители</w:t>
            </w:r>
            <w:r w:rsidRPr="00260F2C">
              <w:rPr>
                <w:rFonts w:ascii="Times New Roman" w:hAnsi="Times New Roman"/>
              </w:rPr>
              <w:t>:</w:t>
            </w:r>
          </w:p>
        </w:tc>
        <w:tc>
          <w:tcPr>
            <w:tcW w:w="3520" w:type="dxa"/>
            <w:shd w:val="clear" w:color="auto" w:fill="auto"/>
          </w:tcPr>
          <w:p w:rsidR="00082CBE" w:rsidRPr="00260F2C" w:rsidRDefault="00082CBE" w:rsidP="00A37DFE">
            <w:pPr>
              <w:rPr>
                <w:rFonts w:ascii="Times New Roman" w:hAnsi="Times New Roman"/>
                <w:u w:val="single"/>
                <w:lang w:val="ru-RU"/>
              </w:rPr>
            </w:pP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Главный научный сотрудник</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Ф.Ф.Аптикаев</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tc>
        <w:tc>
          <w:tcPr>
            <w:tcW w:w="3520" w:type="dxa"/>
            <w:shd w:val="clear" w:color="auto" w:fill="auto"/>
          </w:tcPr>
          <w:p w:rsidR="00082CBE" w:rsidRPr="00260F2C" w:rsidRDefault="00082CBE" w:rsidP="00A37DFE">
            <w:pPr>
              <w:rPr>
                <w:rFonts w:ascii="Times New Roman" w:hAnsi="Times New Roman"/>
                <w:u w:val="single"/>
                <w:lang w:val="ru-RU"/>
              </w:rPr>
            </w:pP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Ведущий научный сотрудник</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А.И.Лутиков</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tc>
        <w:tc>
          <w:tcPr>
            <w:tcW w:w="3520" w:type="dxa"/>
            <w:shd w:val="clear" w:color="auto" w:fill="auto"/>
          </w:tcPr>
          <w:p w:rsidR="00082CBE" w:rsidRPr="00260F2C" w:rsidRDefault="00082CBE" w:rsidP="00A37DFE">
            <w:pPr>
              <w:rPr>
                <w:rFonts w:ascii="Times New Roman" w:hAnsi="Times New Roman"/>
                <w:u w:val="single"/>
                <w:lang w:val="ru-RU"/>
              </w:rPr>
            </w:pPr>
          </w:p>
          <w:p w:rsidR="00082CBE" w:rsidRPr="00260F2C" w:rsidRDefault="00082CBE" w:rsidP="00A37DFE">
            <w:pPr>
              <w:rPr>
                <w:rFonts w:ascii="Times New Roman" w:hAnsi="Times New Roman"/>
                <w:u w:val="single"/>
                <w:lang w:val="ru-RU"/>
              </w:rPr>
            </w:pPr>
            <w:r w:rsidRPr="00260F2C">
              <w:rPr>
                <w:rFonts w:ascii="Times New Roman" w:hAnsi="Times New Roman"/>
                <w:u w:val="single"/>
                <w:lang w:val="ru-RU"/>
              </w:rPr>
              <w:t>Заведующий лабораторией</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А.Н.Овсюченко</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tc>
        <w:tc>
          <w:tcPr>
            <w:tcW w:w="3520" w:type="dxa"/>
            <w:shd w:val="clear" w:color="auto" w:fill="auto"/>
          </w:tcPr>
          <w:p w:rsidR="00082CBE" w:rsidRPr="00260F2C" w:rsidRDefault="00082CBE" w:rsidP="00A37DFE">
            <w:pPr>
              <w:rPr>
                <w:rFonts w:ascii="Times New Roman" w:hAnsi="Times New Roman"/>
                <w:u w:val="single"/>
                <w:lang w:val="ru-RU"/>
              </w:rPr>
            </w:pPr>
          </w:p>
          <w:p w:rsidR="00082CBE" w:rsidRPr="00260F2C" w:rsidRDefault="00082CBE" w:rsidP="00A37DFE">
            <w:pPr>
              <w:rPr>
                <w:rFonts w:ascii="Times New Roman" w:hAnsi="Times New Roman"/>
                <w:lang w:val="ru-RU"/>
              </w:rPr>
            </w:pPr>
            <w:r w:rsidRPr="00260F2C">
              <w:rPr>
                <w:rFonts w:ascii="Times New Roman" w:hAnsi="Times New Roman"/>
                <w:u w:val="single"/>
                <w:lang w:val="ru-RU"/>
              </w:rPr>
              <w:t>Заведующий лабораторией</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t>Р.Э.Татевосян</w:t>
            </w:r>
            <w:proofErr w:type="spellEnd"/>
          </w:p>
        </w:tc>
      </w:tr>
      <w:tr w:rsidR="00082CBE" w:rsidRPr="00260F2C" w:rsidTr="00A37DFE">
        <w:tc>
          <w:tcPr>
            <w:tcW w:w="1978" w:type="dxa"/>
            <w:shd w:val="clear" w:color="auto" w:fill="auto"/>
          </w:tcPr>
          <w:p w:rsidR="00082CBE" w:rsidRPr="00260F2C" w:rsidRDefault="00082CBE" w:rsidP="00A37DFE">
            <w:pPr>
              <w:rPr>
                <w:rFonts w:ascii="Times New Roman" w:hAnsi="Times New Roman"/>
                <w:lang w:val="ru-RU"/>
              </w:rPr>
            </w:pPr>
          </w:p>
        </w:tc>
        <w:tc>
          <w:tcPr>
            <w:tcW w:w="3520" w:type="dxa"/>
            <w:shd w:val="clear" w:color="auto" w:fill="auto"/>
          </w:tcPr>
          <w:p w:rsidR="00082CBE" w:rsidRPr="00260F2C" w:rsidRDefault="00082CBE" w:rsidP="00A37DFE">
            <w:pPr>
              <w:rPr>
                <w:rFonts w:ascii="Times New Roman" w:hAnsi="Times New Roman"/>
                <w:u w:val="single"/>
                <w:lang w:val="ru-RU"/>
              </w:rPr>
            </w:pPr>
          </w:p>
          <w:p w:rsidR="00082CBE" w:rsidRPr="00260F2C" w:rsidRDefault="00082CBE" w:rsidP="00A37DFE">
            <w:pPr>
              <w:rPr>
                <w:rFonts w:ascii="Times New Roman" w:hAnsi="Times New Roman"/>
                <w:lang w:val="ru-RU"/>
              </w:rPr>
            </w:pPr>
            <w:r w:rsidRPr="00260F2C">
              <w:rPr>
                <w:rFonts w:ascii="Times New Roman" w:hAnsi="Times New Roman"/>
                <w:u w:val="single"/>
                <w:lang w:val="ru-RU"/>
              </w:rPr>
              <w:lastRenderedPageBreak/>
              <w:t>Ведущий научный сотрудник</w:t>
            </w:r>
          </w:p>
        </w:tc>
        <w:tc>
          <w:tcPr>
            <w:tcW w:w="1466" w:type="dxa"/>
            <w:tcBorders>
              <w:top w:val="single" w:sz="4" w:space="0" w:color="auto"/>
              <w:bottom w:val="single" w:sz="4" w:space="0" w:color="auto"/>
            </w:tcBorders>
            <w:shd w:val="clear" w:color="auto" w:fill="auto"/>
          </w:tcPr>
          <w:p w:rsidR="00082CBE" w:rsidRPr="00260F2C" w:rsidRDefault="00082CBE" w:rsidP="00A37DFE">
            <w:pPr>
              <w:jc w:val="center"/>
              <w:rPr>
                <w:rFonts w:ascii="Times New Roman" w:hAnsi="Times New Roman"/>
                <w:lang w:val="ru-RU"/>
              </w:rPr>
            </w:pPr>
          </w:p>
        </w:tc>
        <w:tc>
          <w:tcPr>
            <w:tcW w:w="2322" w:type="dxa"/>
            <w:shd w:val="clear" w:color="auto" w:fill="auto"/>
          </w:tcPr>
          <w:p w:rsidR="00082CBE" w:rsidRPr="00260F2C" w:rsidRDefault="00082CBE" w:rsidP="00A37DFE">
            <w:pPr>
              <w:ind w:firstLine="284"/>
              <w:rPr>
                <w:rFonts w:ascii="Times New Roman" w:hAnsi="Times New Roman"/>
                <w:u w:val="single"/>
                <w:lang w:val="ru-RU"/>
              </w:rPr>
            </w:pPr>
          </w:p>
          <w:p w:rsidR="00082CBE" w:rsidRPr="00260F2C" w:rsidRDefault="00082CBE" w:rsidP="00A37DFE">
            <w:pPr>
              <w:ind w:firstLine="284"/>
              <w:rPr>
                <w:rFonts w:ascii="Times New Roman" w:hAnsi="Times New Roman"/>
                <w:u w:val="single"/>
                <w:lang w:val="ru-RU"/>
              </w:rPr>
            </w:pPr>
            <w:proofErr w:type="spellStart"/>
            <w:r w:rsidRPr="00260F2C">
              <w:rPr>
                <w:rFonts w:ascii="Times New Roman" w:hAnsi="Times New Roman"/>
                <w:u w:val="single"/>
                <w:lang w:val="ru-RU"/>
              </w:rPr>
              <w:lastRenderedPageBreak/>
              <w:t>О.О.Эртелева</w:t>
            </w:r>
            <w:proofErr w:type="spellEnd"/>
          </w:p>
        </w:tc>
      </w:tr>
    </w:tbl>
    <w:p w:rsidR="00082CBE" w:rsidRPr="00260F2C" w:rsidRDefault="00082CBE" w:rsidP="00082CBE">
      <w:pPr>
        <w:ind w:firstLine="425"/>
        <w:jc w:val="center"/>
        <w:rPr>
          <w:rFonts w:ascii="Times New Roman" w:hAnsi="Times New Roman"/>
          <w:lang w:val="ru-RU"/>
        </w:rPr>
      </w:pPr>
    </w:p>
    <w:p w:rsidR="00082CBE" w:rsidRPr="00260F2C" w:rsidRDefault="00082CBE" w:rsidP="00082CBE">
      <w:pPr>
        <w:ind w:firstLine="425"/>
        <w:jc w:val="center"/>
        <w:rPr>
          <w:rFonts w:ascii="Times New Roman" w:hAnsi="Times New Roman"/>
          <w:lang w:val="ru-RU"/>
        </w:rPr>
      </w:pPr>
    </w:p>
    <w:sectPr w:rsidR="00082CBE" w:rsidRPr="00260F2C" w:rsidSect="00340526">
      <w:pgSz w:w="11906" w:h="16838" w:code="9"/>
      <w:pgMar w:top="1701" w:right="1418" w:bottom="1701" w:left="1418" w:header="1304" w:footer="13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5E67" w:rsidRDefault="003F5E67" w:rsidP="00D14912">
      <w:r>
        <w:separator/>
      </w:r>
    </w:p>
  </w:endnote>
  <w:endnote w:type="continuationSeparator" w:id="0">
    <w:p w:rsidR="003F5E67" w:rsidRDefault="003F5E67" w:rsidP="00D14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MS Mincho"/>
    <w:panose1 w:val="00000000000000000000"/>
    <w:charset w:val="80"/>
    <w:family w:val="auto"/>
    <w:notTrueType/>
    <w:pitch w:val="default"/>
    <w:sig w:usb0="00000000" w:usb1="08070000" w:usb2="00000010" w:usb3="00000000" w:csb0="00020001"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Default="003F5E67">
    <w:pPr>
      <w:pStyle w:val="a5"/>
      <w:rPr>
        <w:ins w:id="293" w:author="User" w:date="2016-11-06T20:57:00Z"/>
      </w:rPr>
      <w:pPrChange w:id="294" w:author="Павел Смирнов" w:date="2016-12-29T15:24:00Z">
        <w:pPr>
          <w:pStyle w:val="a5"/>
          <w:jc w:val="right"/>
        </w:pPr>
      </w:pPrChange>
    </w:pPr>
    <w:ins w:id="295" w:author="User" w:date="2016-11-06T20:57:00Z">
      <w:r>
        <w:fldChar w:fldCharType="begin"/>
      </w:r>
      <w:r>
        <w:instrText>PAGE   \* MERGEFORMAT</w:instrText>
      </w:r>
      <w:r>
        <w:fldChar w:fldCharType="separate"/>
      </w:r>
    </w:ins>
    <w:r w:rsidR="007A0EEC">
      <w:rPr>
        <w:noProof/>
      </w:rPr>
      <w:t>2</w:t>
    </w:r>
    <w:ins w:id="296" w:author="User" w:date="2016-11-06T20:57:00Z">
      <w:r>
        <w:fldChar w:fldCharType="end"/>
      </w:r>
    </w:ins>
  </w:p>
  <w:p w:rsidR="003F5E67" w:rsidRPr="00A61AD2" w:rsidRDefault="003F5E67">
    <w:pPr>
      <w:pStyle w:val="a5"/>
      <w:ind w:right="7890"/>
      <w:rPr>
        <w:rFonts w:ascii="Times New Roman" w:hAnsi="Times New Roman"/>
      </w:rPr>
      <w:pPrChange w:id="297" w:author="User" w:date="2016-11-06T20:55:00Z">
        <w:pPr>
          <w:pStyle w:val="a5"/>
          <w:ind w:right="360" w:firstLine="360"/>
          <w:jc w:val="right"/>
        </w:pPr>
      </w:pPrChan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Pr="00244AEC" w:rsidRDefault="003F5E67" w:rsidP="00CC0BDD">
    <w:pPr>
      <w:pStyle w:val="a5"/>
      <w:framePr w:wrap="around" w:vAnchor="text" w:hAnchor="page" w:x="10141" w:y="-33"/>
      <w:jc w:val="right"/>
      <w:rPr>
        <w:rStyle w:val="aff8"/>
        <w:rFonts w:ascii="Times New Roman" w:hAnsi="Times New Roman"/>
      </w:rPr>
    </w:pPr>
    <w:r w:rsidRPr="00244AEC">
      <w:rPr>
        <w:rStyle w:val="aff8"/>
        <w:rFonts w:ascii="Times New Roman" w:hAnsi="Times New Roman"/>
      </w:rPr>
      <w:fldChar w:fldCharType="begin"/>
    </w:r>
    <w:r w:rsidRPr="00244AEC">
      <w:rPr>
        <w:rStyle w:val="aff8"/>
        <w:rFonts w:ascii="Times New Roman" w:hAnsi="Times New Roman"/>
      </w:rPr>
      <w:instrText xml:space="preserve">PAGE  </w:instrText>
    </w:r>
    <w:r w:rsidRPr="00244AEC">
      <w:rPr>
        <w:rStyle w:val="aff8"/>
        <w:rFonts w:ascii="Times New Roman" w:hAnsi="Times New Roman"/>
      </w:rPr>
      <w:fldChar w:fldCharType="separate"/>
    </w:r>
    <w:r w:rsidR="007A0EEC">
      <w:rPr>
        <w:rStyle w:val="aff8"/>
        <w:rFonts w:ascii="Times New Roman" w:hAnsi="Times New Roman"/>
        <w:noProof/>
      </w:rPr>
      <w:t>III</w:t>
    </w:r>
    <w:r w:rsidRPr="00244AEC">
      <w:rPr>
        <w:rStyle w:val="aff8"/>
        <w:rFonts w:ascii="Times New Roman" w:hAnsi="Times New Roman"/>
      </w:rPr>
      <w:fldChar w:fldCharType="end"/>
    </w:r>
  </w:p>
  <w:p w:rsidR="003F5E67" w:rsidRPr="00165D26" w:rsidRDefault="003F5E67">
    <w:pPr>
      <w:pStyle w:val="a5"/>
      <w:ind w:right="360" w:firstLine="360"/>
      <w:jc w:val="right"/>
      <w:rPr>
        <w:rFonts w:ascii="Times New Roman" w:hAnsi="Times New Roman"/>
      </w:rPr>
      <w:pPrChange w:id="298" w:author="User" w:date="2016-11-06T20:33:00Z">
        <w:pPr>
          <w:pStyle w:val="a5"/>
          <w:ind w:right="360" w:firstLine="360"/>
        </w:pPr>
      </w:pPrChan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ustomXmlInsRangeStart w:id="3022" w:author="Павел Смирнов" w:date="2016-12-29T15:28:00Z"/>
  <w:sdt>
    <w:sdtPr>
      <w:id w:val="168914940"/>
      <w:docPartObj>
        <w:docPartGallery w:val="Page Numbers (Bottom of Page)"/>
        <w:docPartUnique/>
      </w:docPartObj>
    </w:sdtPr>
    <w:sdtEndPr/>
    <w:sdtContent>
      <w:customXmlInsRangeEnd w:id="3022"/>
      <w:p w:rsidR="003F5E67" w:rsidRDefault="003F5E67">
        <w:pPr>
          <w:pStyle w:val="a5"/>
          <w:jc w:val="right"/>
          <w:rPr>
            <w:ins w:id="3023" w:author="Павел Смирнов" w:date="2016-12-29T15:28:00Z"/>
          </w:rPr>
        </w:pPr>
        <w:ins w:id="3024" w:author="Павел Смирнов" w:date="2016-12-29T15:28:00Z">
          <w:r>
            <w:fldChar w:fldCharType="begin"/>
          </w:r>
          <w:r>
            <w:instrText>PAGE   \* MERGEFORMAT</w:instrText>
          </w:r>
          <w:r>
            <w:fldChar w:fldCharType="separate"/>
          </w:r>
        </w:ins>
        <w:r w:rsidR="007A0EEC">
          <w:rPr>
            <w:noProof/>
          </w:rPr>
          <w:t>1</w:t>
        </w:r>
        <w:ins w:id="3025" w:author="Павел Смирнов" w:date="2016-12-29T15:28:00Z">
          <w:r>
            <w:fldChar w:fldCharType="end"/>
          </w:r>
        </w:ins>
      </w:p>
      <w:customXmlInsRangeStart w:id="3026" w:author="Павел Смирнов" w:date="2016-12-29T15:28:00Z"/>
    </w:sdtContent>
  </w:sdt>
  <w:customXmlInsRangeEnd w:id="3026"/>
  <w:p w:rsidR="003F5E67" w:rsidRPr="00165D26" w:rsidRDefault="003F5E67">
    <w:pPr>
      <w:pStyle w:val="a5"/>
      <w:ind w:right="360" w:firstLine="360"/>
      <w:jc w:val="right"/>
      <w:rPr>
        <w:rFonts w:ascii="Times New Roman" w:hAnsi="Times New Roman"/>
      </w:rPr>
      <w:pPrChange w:id="3027" w:author="User" w:date="2016-11-06T20:33:00Z">
        <w:pPr>
          <w:pStyle w:val="a5"/>
          <w:ind w:right="360" w:firstLine="360"/>
        </w:pPr>
      </w:pPrChan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Default="003F5E67" w:rsidP="00CC0BDD">
    <w:pPr>
      <w:pStyle w:val="a5"/>
      <w:jc w:val="right"/>
    </w:pPr>
    <w: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5E67" w:rsidRDefault="003F5E67" w:rsidP="00D14912">
      <w:r>
        <w:separator/>
      </w:r>
    </w:p>
  </w:footnote>
  <w:footnote w:type="continuationSeparator" w:id="0">
    <w:p w:rsidR="003F5E67" w:rsidRDefault="003F5E67" w:rsidP="00D149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Pr="00F7152D" w:rsidRDefault="003F5E67">
    <w:pPr>
      <w:pStyle w:val="a3"/>
      <w:rPr>
        <w:rFonts w:ascii="Times New Roman" w:hAnsi="Times New Roman"/>
        <w:b/>
        <w:lang w:val="en-US"/>
      </w:rPr>
    </w:pPr>
    <w:r w:rsidRPr="00F7152D">
      <w:rPr>
        <w:rFonts w:ascii="Times New Roman" w:hAnsi="Times New Roman"/>
        <w:b/>
      </w:rPr>
      <w:t xml:space="preserve">СП </w:t>
    </w:r>
    <w:r>
      <w:rPr>
        <w:rFonts w:ascii="Times New Roman" w:hAnsi="Times New Roman"/>
        <w:b/>
      </w:rPr>
      <w:t>286</w:t>
    </w:r>
    <w:r w:rsidRPr="00F7152D">
      <w:rPr>
        <w:rFonts w:ascii="Times New Roman" w:hAnsi="Times New Roman"/>
        <w:b/>
        <w:lang w:val="en-US"/>
      </w:rPr>
      <w:t>.</w:t>
    </w:r>
    <w:r w:rsidRPr="00F7152D">
      <w:rPr>
        <w:rFonts w:ascii="Times New Roman" w:hAnsi="Times New Roman"/>
        <w:b/>
      </w:rPr>
      <w:t>13</w:t>
    </w:r>
    <w:r>
      <w:rPr>
        <w:rFonts w:ascii="Times New Roman" w:hAnsi="Times New Roman"/>
        <w:b/>
        <w:lang w:val="en-US"/>
      </w:rPr>
      <w:t>25800</w:t>
    </w:r>
    <w:r w:rsidRPr="00F7152D">
      <w:rPr>
        <w:rFonts w:ascii="Times New Roman" w:hAnsi="Times New Roman"/>
        <w:b/>
        <w:lang w:val="en-US"/>
      </w:rPr>
      <w:t>.2016</w:t>
    </w:r>
  </w:p>
  <w:p w:rsidR="003F5E67" w:rsidRPr="00F7152D" w:rsidDel="008E7672" w:rsidRDefault="003F5E67" w:rsidP="008E7672">
    <w:pPr>
      <w:pStyle w:val="a3"/>
      <w:rPr>
        <w:del w:id="289" w:author="User" w:date="2016-11-06T20:16:00Z"/>
        <w:rFonts w:ascii="Times New Roman" w:hAnsi="Times New Roman"/>
        <w:b/>
      </w:rPr>
    </w:pPr>
    <w:del w:id="290" w:author="User" w:date="2016-11-06T20:16:00Z">
      <w:r w:rsidDel="008E7672">
        <w:rPr>
          <w:rFonts w:ascii="Times New Roman" w:hAnsi="Times New Roman"/>
          <w:b/>
        </w:rPr>
        <w:delText xml:space="preserve">Окончательная </w:delText>
      </w:r>
      <w:r w:rsidRPr="00F7152D" w:rsidDel="008E7672">
        <w:rPr>
          <w:rFonts w:ascii="Times New Roman" w:hAnsi="Times New Roman"/>
          <w:b/>
        </w:rPr>
        <w:delText>редакция</w:delText>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Pr="00F7152D" w:rsidRDefault="003F5E67" w:rsidP="00886849">
    <w:pPr>
      <w:pStyle w:val="a3"/>
      <w:jc w:val="right"/>
      <w:rPr>
        <w:rFonts w:ascii="Times New Roman" w:hAnsi="Times New Roman"/>
        <w:b/>
        <w:lang w:val="en-US"/>
      </w:rPr>
    </w:pPr>
    <w:r w:rsidRPr="00F7152D">
      <w:rPr>
        <w:rFonts w:ascii="Times New Roman" w:hAnsi="Times New Roman"/>
        <w:b/>
      </w:rPr>
      <w:t xml:space="preserve">СП </w:t>
    </w:r>
    <w:r>
      <w:rPr>
        <w:rFonts w:ascii="Times New Roman" w:hAnsi="Times New Roman"/>
        <w:b/>
      </w:rPr>
      <w:t>286</w:t>
    </w:r>
    <w:r w:rsidRPr="00F7152D">
      <w:rPr>
        <w:rFonts w:ascii="Times New Roman" w:hAnsi="Times New Roman"/>
        <w:b/>
        <w:lang w:val="en-US"/>
      </w:rPr>
      <w:t>.</w:t>
    </w:r>
    <w:r w:rsidRPr="00F7152D">
      <w:rPr>
        <w:rFonts w:ascii="Times New Roman" w:hAnsi="Times New Roman"/>
        <w:b/>
      </w:rPr>
      <w:t>13</w:t>
    </w:r>
    <w:r>
      <w:rPr>
        <w:rFonts w:ascii="Times New Roman" w:hAnsi="Times New Roman"/>
        <w:b/>
        <w:lang w:val="en-US"/>
      </w:rPr>
      <w:t>25800</w:t>
    </w:r>
    <w:r w:rsidRPr="00F7152D">
      <w:rPr>
        <w:rFonts w:ascii="Times New Roman" w:hAnsi="Times New Roman"/>
        <w:b/>
        <w:lang w:val="en-US"/>
      </w:rPr>
      <w:t>.2016</w:t>
    </w:r>
  </w:p>
  <w:p w:rsidR="003F5E67" w:rsidRPr="00F7152D" w:rsidDel="008E7672" w:rsidRDefault="003F5E67" w:rsidP="008E7672">
    <w:pPr>
      <w:pStyle w:val="a3"/>
      <w:jc w:val="right"/>
      <w:rPr>
        <w:del w:id="291" w:author="User" w:date="2016-11-06T20:18:00Z"/>
        <w:rFonts w:ascii="Times New Roman" w:hAnsi="Times New Roman"/>
        <w:b/>
      </w:rPr>
    </w:pPr>
    <w:del w:id="292" w:author="User" w:date="2016-11-06T20:18:00Z">
      <w:r w:rsidDel="008E7672">
        <w:rPr>
          <w:rFonts w:ascii="Times New Roman" w:hAnsi="Times New Roman"/>
          <w:b/>
        </w:rPr>
        <w:delText>Окончательная</w:delText>
      </w:r>
      <w:r w:rsidRPr="00F7152D" w:rsidDel="008E7672">
        <w:rPr>
          <w:rFonts w:ascii="Times New Roman" w:hAnsi="Times New Roman"/>
          <w:b/>
        </w:rPr>
        <w:delText xml:space="preserve"> редакция</w:delText>
      </w:r>
    </w:de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5E67" w:rsidRPr="003F5E67" w:rsidRDefault="003F5E67" w:rsidP="003F5E67">
    <w:pPr>
      <w:pStyle w:val="a3"/>
      <w:jc w:val="right"/>
      <w:rPr>
        <w:rFonts w:ascii="Times New Roman" w:hAnsi="Times New Roman"/>
        <w:b/>
      </w:rPr>
    </w:pPr>
    <w:r w:rsidRPr="003F5E67">
      <w:rPr>
        <w:rFonts w:ascii="Times New Roman" w:hAnsi="Times New Roman"/>
        <w:b/>
      </w:rPr>
      <w:t>СП 286.1325800.2016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F"/>
    <w:multiLevelType w:val="singleLevel"/>
    <w:tmpl w:val="1F52EC5C"/>
    <w:lvl w:ilvl="0">
      <w:start w:val="1"/>
      <w:numFmt w:val="decimal"/>
      <w:lvlText w:val="%1."/>
      <w:lvlJc w:val="left"/>
      <w:pPr>
        <w:tabs>
          <w:tab w:val="num" w:pos="643"/>
        </w:tabs>
        <w:ind w:left="643" w:hanging="360"/>
      </w:pPr>
      <w:rPr>
        <w:rFonts w:cs="Times New Roman"/>
      </w:rPr>
    </w:lvl>
  </w:abstractNum>
  <w:abstractNum w:abstractNumId="1" w15:restartNumberingAfterBreak="0">
    <w:nsid w:val="003B75C7"/>
    <w:multiLevelType w:val="multilevel"/>
    <w:tmpl w:val="D42AF988"/>
    <w:lvl w:ilvl="0">
      <w:start w:val="1"/>
      <w:numFmt w:val="decimal"/>
      <w:lvlText w:val="%1."/>
      <w:lvlJc w:val="left"/>
      <w:pPr>
        <w:tabs>
          <w:tab w:val="num" w:pos="900"/>
        </w:tabs>
        <w:ind w:left="900" w:hanging="360"/>
      </w:pPr>
      <w:rPr>
        <w:rFonts w:cs="Times New Roman" w:hint="default"/>
      </w:rPr>
    </w:lvl>
    <w:lvl w:ilvl="1">
      <w:start w:val="1"/>
      <w:numFmt w:val="decimal"/>
      <w:isLgl/>
      <w:lvlText w:val="%1.%2."/>
      <w:lvlJc w:val="left"/>
      <w:pPr>
        <w:ind w:left="1485" w:hanging="405"/>
      </w:pPr>
      <w:rPr>
        <w:rFonts w:cs="Times New Roman" w:hint="default"/>
      </w:rPr>
    </w:lvl>
    <w:lvl w:ilvl="2">
      <w:start w:val="1"/>
      <w:numFmt w:val="decimal"/>
      <w:isLgl/>
      <w:lvlText w:val="%1.%2.%3."/>
      <w:lvlJc w:val="left"/>
      <w:pPr>
        <w:ind w:left="2340" w:hanging="720"/>
      </w:pPr>
      <w:rPr>
        <w:rFonts w:cs="Times New Roman" w:hint="default"/>
      </w:rPr>
    </w:lvl>
    <w:lvl w:ilvl="3">
      <w:start w:val="1"/>
      <w:numFmt w:val="decimal"/>
      <w:isLgl/>
      <w:lvlText w:val="%1.%2.%3.%4."/>
      <w:lvlJc w:val="left"/>
      <w:pPr>
        <w:ind w:left="2880" w:hanging="720"/>
      </w:pPr>
      <w:rPr>
        <w:rFonts w:cs="Times New Roman" w:hint="default"/>
      </w:rPr>
    </w:lvl>
    <w:lvl w:ilvl="4">
      <w:start w:val="1"/>
      <w:numFmt w:val="decimal"/>
      <w:isLgl/>
      <w:lvlText w:val="%1.%2.%3.%4.%5."/>
      <w:lvlJc w:val="left"/>
      <w:pPr>
        <w:ind w:left="3780" w:hanging="1080"/>
      </w:pPr>
      <w:rPr>
        <w:rFonts w:cs="Times New Roman" w:hint="default"/>
      </w:rPr>
    </w:lvl>
    <w:lvl w:ilvl="5">
      <w:start w:val="1"/>
      <w:numFmt w:val="decimal"/>
      <w:isLgl/>
      <w:lvlText w:val="%1.%2.%3.%4.%5.%6."/>
      <w:lvlJc w:val="left"/>
      <w:pPr>
        <w:ind w:left="4320" w:hanging="1080"/>
      </w:pPr>
      <w:rPr>
        <w:rFonts w:cs="Times New Roman" w:hint="default"/>
      </w:rPr>
    </w:lvl>
    <w:lvl w:ilvl="6">
      <w:start w:val="1"/>
      <w:numFmt w:val="decimal"/>
      <w:isLgl/>
      <w:lvlText w:val="%1.%2.%3.%4.%5.%6.%7."/>
      <w:lvlJc w:val="left"/>
      <w:pPr>
        <w:ind w:left="5220" w:hanging="1440"/>
      </w:pPr>
      <w:rPr>
        <w:rFonts w:cs="Times New Roman" w:hint="default"/>
      </w:rPr>
    </w:lvl>
    <w:lvl w:ilvl="7">
      <w:start w:val="1"/>
      <w:numFmt w:val="decimal"/>
      <w:isLgl/>
      <w:lvlText w:val="%1.%2.%3.%4.%5.%6.%7.%8."/>
      <w:lvlJc w:val="left"/>
      <w:pPr>
        <w:ind w:left="5760" w:hanging="1440"/>
      </w:pPr>
      <w:rPr>
        <w:rFonts w:cs="Times New Roman" w:hint="default"/>
      </w:rPr>
    </w:lvl>
    <w:lvl w:ilvl="8">
      <w:start w:val="1"/>
      <w:numFmt w:val="decimal"/>
      <w:isLgl/>
      <w:lvlText w:val="%1.%2.%3.%4.%5.%6.%7.%8.%9."/>
      <w:lvlJc w:val="left"/>
      <w:pPr>
        <w:ind w:left="6660" w:hanging="1800"/>
      </w:pPr>
      <w:rPr>
        <w:rFonts w:cs="Times New Roman" w:hint="default"/>
      </w:rPr>
    </w:lvl>
  </w:abstractNum>
  <w:abstractNum w:abstractNumId="2" w15:restartNumberingAfterBreak="0">
    <w:nsid w:val="01AF3C08"/>
    <w:multiLevelType w:val="multilevel"/>
    <w:tmpl w:val="7DB0669C"/>
    <w:lvl w:ilvl="0">
      <w:start w:val="1"/>
      <w:numFmt w:val="decimal"/>
      <w:lvlText w:val="%1."/>
      <w:lvlJc w:val="left"/>
      <w:pPr>
        <w:tabs>
          <w:tab w:val="num" w:pos="284"/>
        </w:tabs>
        <w:ind w:firstLine="284"/>
      </w:pPr>
      <w:rPr>
        <w:rFonts w:cs="Times New Roman" w:hint="default"/>
      </w:rPr>
    </w:lvl>
    <w:lvl w:ilvl="1">
      <w:start w:val="1"/>
      <w:numFmt w:val="decimal"/>
      <w:isLgl/>
      <w:lvlText w:val="%1.%2."/>
      <w:lvlJc w:val="left"/>
      <w:pPr>
        <w:tabs>
          <w:tab w:val="num" w:pos="704"/>
        </w:tabs>
        <w:ind w:left="704" w:hanging="420"/>
      </w:pPr>
      <w:rPr>
        <w:rFonts w:cs="Times New Roman" w:hint="default"/>
      </w:rPr>
    </w:lvl>
    <w:lvl w:ilvl="2">
      <w:start w:val="1"/>
      <w:numFmt w:val="decimal"/>
      <w:isLgl/>
      <w:lvlText w:val="%1.%2.%3."/>
      <w:lvlJc w:val="left"/>
      <w:pPr>
        <w:tabs>
          <w:tab w:val="num" w:pos="1004"/>
        </w:tabs>
        <w:ind w:left="1004" w:hanging="720"/>
      </w:pPr>
      <w:rPr>
        <w:rFonts w:cs="Times New Roman" w:hint="default"/>
      </w:rPr>
    </w:lvl>
    <w:lvl w:ilvl="3">
      <w:start w:val="1"/>
      <w:numFmt w:val="decimal"/>
      <w:isLgl/>
      <w:lvlText w:val="%1.%2.%3.%4."/>
      <w:lvlJc w:val="left"/>
      <w:pPr>
        <w:tabs>
          <w:tab w:val="num" w:pos="1004"/>
        </w:tabs>
        <w:ind w:left="1004" w:hanging="720"/>
      </w:pPr>
      <w:rPr>
        <w:rFonts w:cs="Times New Roman" w:hint="default"/>
      </w:rPr>
    </w:lvl>
    <w:lvl w:ilvl="4">
      <w:start w:val="1"/>
      <w:numFmt w:val="decimal"/>
      <w:isLgl/>
      <w:lvlText w:val="%1.%2.%3.%4.%5."/>
      <w:lvlJc w:val="left"/>
      <w:pPr>
        <w:tabs>
          <w:tab w:val="num" w:pos="1364"/>
        </w:tabs>
        <w:ind w:left="1364" w:hanging="1080"/>
      </w:pPr>
      <w:rPr>
        <w:rFonts w:cs="Times New Roman" w:hint="default"/>
      </w:rPr>
    </w:lvl>
    <w:lvl w:ilvl="5">
      <w:start w:val="1"/>
      <w:numFmt w:val="decimal"/>
      <w:isLgl/>
      <w:lvlText w:val="%1.%2.%3.%4.%5.%6."/>
      <w:lvlJc w:val="left"/>
      <w:pPr>
        <w:tabs>
          <w:tab w:val="num" w:pos="1364"/>
        </w:tabs>
        <w:ind w:left="1364" w:hanging="1080"/>
      </w:pPr>
      <w:rPr>
        <w:rFonts w:cs="Times New Roman" w:hint="default"/>
      </w:rPr>
    </w:lvl>
    <w:lvl w:ilvl="6">
      <w:start w:val="1"/>
      <w:numFmt w:val="decimal"/>
      <w:isLgl/>
      <w:lvlText w:val="%1.%2.%3.%4.%5.%6.%7."/>
      <w:lvlJc w:val="left"/>
      <w:pPr>
        <w:tabs>
          <w:tab w:val="num" w:pos="1724"/>
        </w:tabs>
        <w:ind w:left="1724" w:hanging="1440"/>
      </w:pPr>
      <w:rPr>
        <w:rFonts w:cs="Times New Roman" w:hint="default"/>
      </w:rPr>
    </w:lvl>
    <w:lvl w:ilvl="7">
      <w:start w:val="1"/>
      <w:numFmt w:val="decimal"/>
      <w:isLgl/>
      <w:lvlText w:val="%1.%2.%3.%4.%5.%6.%7.%8."/>
      <w:lvlJc w:val="left"/>
      <w:pPr>
        <w:tabs>
          <w:tab w:val="num" w:pos="1724"/>
        </w:tabs>
        <w:ind w:left="1724" w:hanging="1440"/>
      </w:pPr>
      <w:rPr>
        <w:rFonts w:cs="Times New Roman" w:hint="default"/>
      </w:rPr>
    </w:lvl>
    <w:lvl w:ilvl="8">
      <w:start w:val="1"/>
      <w:numFmt w:val="decimal"/>
      <w:isLgl/>
      <w:lvlText w:val="%1.%2.%3.%4.%5.%6.%7.%8.%9."/>
      <w:lvlJc w:val="left"/>
      <w:pPr>
        <w:tabs>
          <w:tab w:val="num" w:pos="2084"/>
        </w:tabs>
        <w:ind w:left="2084" w:hanging="1800"/>
      </w:pPr>
      <w:rPr>
        <w:rFonts w:cs="Times New Roman" w:hint="default"/>
      </w:rPr>
    </w:lvl>
  </w:abstractNum>
  <w:abstractNum w:abstractNumId="3" w15:restartNumberingAfterBreak="0">
    <w:nsid w:val="0A191F6F"/>
    <w:multiLevelType w:val="hybridMultilevel"/>
    <w:tmpl w:val="458A1B44"/>
    <w:lvl w:ilvl="0" w:tplc="B2CE2CA4">
      <w:start w:val="1"/>
      <w:numFmt w:val="decimal"/>
      <w:lvlText w:val="[%1]"/>
      <w:lvlJc w:val="left"/>
      <w:pPr>
        <w:tabs>
          <w:tab w:val="num" w:pos="567"/>
        </w:tabs>
        <w:ind w:left="567" w:firstLine="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0F3400C3"/>
    <w:multiLevelType w:val="hybridMultilevel"/>
    <w:tmpl w:val="D72E9AC2"/>
    <w:lvl w:ilvl="0" w:tplc="0419000F">
      <w:start w:val="6"/>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 w15:restartNumberingAfterBreak="0">
    <w:nsid w:val="12917893"/>
    <w:multiLevelType w:val="hybridMultilevel"/>
    <w:tmpl w:val="05E8DF4C"/>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6" w15:restartNumberingAfterBreak="0">
    <w:nsid w:val="1B472832"/>
    <w:multiLevelType w:val="hybridMultilevel"/>
    <w:tmpl w:val="71949FE0"/>
    <w:lvl w:ilvl="0" w:tplc="3648D404">
      <w:start w:val="1"/>
      <w:numFmt w:val="decimal"/>
      <w:lvlText w:val="8.%1"/>
      <w:lvlJc w:val="left"/>
      <w:pPr>
        <w:tabs>
          <w:tab w:val="num" w:pos="851"/>
        </w:tabs>
        <w:ind w:firstLine="851"/>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BDF799C"/>
    <w:multiLevelType w:val="hybridMultilevel"/>
    <w:tmpl w:val="EE548B48"/>
    <w:lvl w:ilvl="0" w:tplc="A9FC9202">
      <w:start w:val="1"/>
      <w:numFmt w:val="decimal"/>
      <w:lvlText w:val="%1)"/>
      <w:lvlJc w:val="left"/>
      <w:pPr>
        <w:ind w:left="1527" w:hanging="960"/>
      </w:pPr>
      <w:rPr>
        <w:rFonts w:ascii="Times New Roman" w:eastAsia="Times New Roman" w:hAnsi="Times New Roman" w:cs="Times New Roman"/>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219227D7"/>
    <w:multiLevelType w:val="hybridMultilevel"/>
    <w:tmpl w:val="3AC6406C"/>
    <w:lvl w:ilvl="0" w:tplc="280CC67C">
      <w:start w:val="1"/>
      <w:numFmt w:val="bullet"/>
      <w:lvlText w:val=""/>
      <w:lvlJc w:val="left"/>
      <w:pPr>
        <w:tabs>
          <w:tab w:val="num" w:pos="1919"/>
        </w:tabs>
        <w:ind w:left="1068"/>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7F8137F"/>
    <w:multiLevelType w:val="hybridMultilevel"/>
    <w:tmpl w:val="E4AAE48E"/>
    <w:lvl w:ilvl="0" w:tplc="BCD27B9A">
      <w:start w:val="1"/>
      <w:numFmt w:val="decimal"/>
      <w:lvlText w:val="%1)"/>
      <w:lvlJc w:val="left"/>
      <w:pPr>
        <w:ind w:left="567" w:hanging="360"/>
      </w:pPr>
      <w:rPr>
        <w:rFonts w:ascii="Times New Roman" w:eastAsia="Times New Roman" w:hAnsi="Times New Roman" w:cs="Times New Roman"/>
      </w:rPr>
    </w:lvl>
    <w:lvl w:ilvl="1" w:tplc="04190019" w:tentative="1">
      <w:start w:val="1"/>
      <w:numFmt w:val="lowerLetter"/>
      <w:lvlText w:val="%2."/>
      <w:lvlJc w:val="left"/>
      <w:pPr>
        <w:ind w:left="1287" w:hanging="360"/>
      </w:pPr>
      <w:rPr>
        <w:rFonts w:cs="Times New Roman"/>
      </w:rPr>
    </w:lvl>
    <w:lvl w:ilvl="2" w:tplc="0419001B" w:tentative="1">
      <w:start w:val="1"/>
      <w:numFmt w:val="lowerRoman"/>
      <w:lvlText w:val="%3."/>
      <w:lvlJc w:val="right"/>
      <w:pPr>
        <w:ind w:left="2007" w:hanging="180"/>
      </w:pPr>
      <w:rPr>
        <w:rFonts w:cs="Times New Roman"/>
      </w:rPr>
    </w:lvl>
    <w:lvl w:ilvl="3" w:tplc="0419000F" w:tentative="1">
      <w:start w:val="1"/>
      <w:numFmt w:val="decimal"/>
      <w:lvlText w:val="%4."/>
      <w:lvlJc w:val="left"/>
      <w:pPr>
        <w:ind w:left="2727" w:hanging="360"/>
      </w:pPr>
      <w:rPr>
        <w:rFonts w:cs="Times New Roman"/>
      </w:rPr>
    </w:lvl>
    <w:lvl w:ilvl="4" w:tplc="04190019" w:tentative="1">
      <w:start w:val="1"/>
      <w:numFmt w:val="lowerLetter"/>
      <w:lvlText w:val="%5."/>
      <w:lvlJc w:val="left"/>
      <w:pPr>
        <w:ind w:left="3447" w:hanging="360"/>
      </w:pPr>
      <w:rPr>
        <w:rFonts w:cs="Times New Roman"/>
      </w:rPr>
    </w:lvl>
    <w:lvl w:ilvl="5" w:tplc="0419001B" w:tentative="1">
      <w:start w:val="1"/>
      <w:numFmt w:val="lowerRoman"/>
      <w:lvlText w:val="%6."/>
      <w:lvlJc w:val="right"/>
      <w:pPr>
        <w:ind w:left="4167" w:hanging="180"/>
      </w:pPr>
      <w:rPr>
        <w:rFonts w:cs="Times New Roman"/>
      </w:rPr>
    </w:lvl>
    <w:lvl w:ilvl="6" w:tplc="0419000F" w:tentative="1">
      <w:start w:val="1"/>
      <w:numFmt w:val="decimal"/>
      <w:lvlText w:val="%7."/>
      <w:lvlJc w:val="left"/>
      <w:pPr>
        <w:ind w:left="4887" w:hanging="360"/>
      </w:pPr>
      <w:rPr>
        <w:rFonts w:cs="Times New Roman"/>
      </w:rPr>
    </w:lvl>
    <w:lvl w:ilvl="7" w:tplc="04190019" w:tentative="1">
      <w:start w:val="1"/>
      <w:numFmt w:val="lowerLetter"/>
      <w:lvlText w:val="%8."/>
      <w:lvlJc w:val="left"/>
      <w:pPr>
        <w:ind w:left="5607" w:hanging="360"/>
      </w:pPr>
      <w:rPr>
        <w:rFonts w:cs="Times New Roman"/>
      </w:rPr>
    </w:lvl>
    <w:lvl w:ilvl="8" w:tplc="0419001B" w:tentative="1">
      <w:start w:val="1"/>
      <w:numFmt w:val="lowerRoman"/>
      <w:lvlText w:val="%9."/>
      <w:lvlJc w:val="right"/>
      <w:pPr>
        <w:ind w:left="6327" w:hanging="180"/>
      </w:pPr>
      <w:rPr>
        <w:rFonts w:cs="Times New Roman"/>
      </w:rPr>
    </w:lvl>
  </w:abstractNum>
  <w:abstractNum w:abstractNumId="10" w15:restartNumberingAfterBreak="0">
    <w:nsid w:val="2A4B382C"/>
    <w:multiLevelType w:val="multilevel"/>
    <w:tmpl w:val="5EC8B00A"/>
    <w:lvl w:ilvl="0">
      <w:start w:val="3"/>
      <w:numFmt w:val="decimal"/>
      <w:lvlText w:val="%1"/>
      <w:lvlJc w:val="left"/>
      <w:pPr>
        <w:ind w:left="360" w:hanging="360"/>
      </w:pPr>
      <w:rPr>
        <w:rFonts w:cs="Times New Roman" w:hint="default"/>
      </w:rPr>
    </w:lvl>
    <w:lvl w:ilvl="1">
      <w:start w:val="2"/>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1" w15:restartNumberingAfterBreak="0">
    <w:nsid w:val="2F185725"/>
    <w:multiLevelType w:val="hybridMultilevel"/>
    <w:tmpl w:val="FD58A472"/>
    <w:lvl w:ilvl="0" w:tplc="280CC67C">
      <w:start w:val="1"/>
      <w:numFmt w:val="bullet"/>
      <w:lvlText w:val=""/>
      <w:lvlJc w:val="left"/>
      <w:pPr>
        <w:tabs>
          <w:tab w:val="num" w:pos="1919"/>
        </w:tabs>
        <w:ind w:left="1068"/>
      </w:pPr>
      <w:rPr>
        <w:rFonts w:ascii="Symbol" w:hAnsi="Symbol" w:hint="default"/>
        <w:color w:val="auto"/>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325C3A34"/>
    <w:multiLevelType w:val="hybridMultilevel"/>
    <w:tmpl w:val="4E3845F6"/>
    <w:lvl w:ilvl="0" w:tplc="A3D46D30">
      <w:start w:val="1"/>
      <w:numFmt w:val="decimal"/>
      <w:lvlText w:val="%1."/>
      <w:lvlJc w:val="left"/>
      <w:pPr>
        <w:tabs>
          <w:tab w:val="num" w:pos="1350"/>
        </w:tabs>
        <w:ind w:left="1350" w:hanging="810"/>
      </w:pPr>
      <w:rPr>
        <w:rFonts w:cs="Times New Roman" w:hint="default"/>
      </w:rPr>
    </w:lvl>
    <w:lvl w:ilvl="1" w:tplc="04190019" w:tentative="1">
      <w:start w:val="1"/>
      <w:numFmt w:val="lowerLetter"/>
      <w:lvlText w:val="%2."/>
      <w:lvlJc w:val="left"/>
      <w:pPr>
        <w:tabs>
          <w:tab w:val="num" w:pos="1620"/>
        </w:tabs>
        <w:ind w:left="1620" w:hanging="360"/>
      </w:pPr>
      <w:rPr>
        <w:rFonts w:cs="Times New Roman"/>
      </w:rPr>
    </w:lvl>
    <w:lvl w:ilvl="2" w:tplc="0419001B" w:tentative="1">
      <w:start w:val="1"/>
      <w:numFmt w:val="lowerRoman"/>
      <w:lvlText w:val="%3."/>
      <w:lvlJc w:val="right"/>
      <w:pPr>
        <w:tabs>
          <w:tab w:val="num" w:pos="2340"/>
        </w:tabs>
        <w:ind w:left="2340" w:hanging="180"/>
      </w:pPr>
      <w:rPr>
        <w:rFonts w:cs="Times New Roman"/>
      </w:rPr>
    </w:lvl>
    <w:lvl w:ilvl="3" w:tplc="0419000F" w:tentative="1">
      <w:start w:val="1"/>
      <w:numFmt w:val="decimal"/>
      <w:lvlText w:val="%4."/>
      <w:lvlJc w:val="left"/>
      <w:pPr>
        <w:tabs>
          <w:tab w:val="num" w:pos="3060"/>
        </w:tabs>
        <w:ind w:left="3060" w:hanging="360"/>
      </w:pPr>
      <w:rPr>
        <w:rFonts w:cs="Times New Roman"/>
      </w:rPr>
    </w:lvl>
    <w:lvl w:ilvl="4" w:tplc="04190019" w:tentative="1">
      <w:start w:val="1"/>
      <w:numFmt w:val="lowerLetter"/>
      <w:lvlText w:val="%5."/>
      <w:lvlJc w:val="left"/>
      <w:pPr>
        <w:tabs>
          <w:tab w:val="num" w:pos="3780"/>
        </w:tabs>
        <w:ind w:left="3780" w:hanging="360"/>
      </w:pPr>
      <w:rPr>
        <w:rFonts w:cs="Times New Roman"/>
      </w:rPr>
    </w:lvl>
    <w:lvl w:ilvl="5" w:tplc="0419001B" w:tentative="1">
      <w:start w:val="1"/>
      <w:numFmt w:val="lowerRoman"/>
      <w:lvlText w:val="%6."/>
      <w:lvlJc w:val="right"/>
      <w:pPr>
        <w:tabs>
          <w:tab w:val="num" w:pos="4500"/>
        </w:tabs>
        <w:ind w:left="4500" w:hanging="180"/>
      </w:pPr>
      <w:rPr>
        <w:rFonts w:cs="Times New Roman"/>
      </w:rPr>
    </w:lvl>
    <w:lvl w:ilvl="6" w:tplc="0419000F" w:tentative="1">
      <w:start w:val="1"/>
      <w:numFmt w:val="decimal"/>
      <w:lvlText w:val="%7."/>
      <w:lvlJc w:val="left"/>
      <w:pPr>
        <w:tabs>
          <w:tab w:val="num" w:pos="5220"/>
        </w:tabs>
        <w:ind w:left="5220" w:hanging="360"/>
      </w:pPr>
      <w:rPr>
        <w:rFonts w:cs="Times New Roman"/>
      </w:rPr>
    </w:lvl>
    <w:lvl w:ilvl="7" w:tplc="04190019" w:tentative="1">
      <w:start w:val="1"/>
      <w:numFmt w:val="lowerLetter"/>
      <w:lvlText w:val="%8."/>
      <w:lvlJc w:val="left"/>
      <w:pPr>
        <w:tabs>
          <w:tab w:val="num" w:pos="5940"/>
        </w:tabs>
        <w:ind w:left="5940" w:hanging="360"/>
      </w:pPr>
      <w:rPr>
        <w:rFonts w:cs="Times New Roman"/>
      </w:rPr>
    </w:lvl>
    <w:lvl w:ilvl="8" w:tplc="0419001B" w:tentative="1">
      <w:start w:val="1"/>
      <w:numFmt w:val="lowerRoman"/>
      <w:lvlText w:val="%9."/>
      <w:lvlJc w:val="right"/>
      <w:pPr>
        <w:tabs>
          <w:tab w:val="num" w:pos="6660"/>
        </w:tabs>
        <w:ind w:left="6660" w:hanging="180"/>
      </w:pPr>
      <w:rPr>
        <w:rFonts w:cs="Times New Roman"/>
      </w:rPr>
    </w:lvl>
  </w:abstractNum>
  <w:abstractNum w:abstractNumId="13" w15:restartNumberingAfterBreak="0">
    <w:nsid w:val="39C16D77"/>
    <w:multiLevelType w:val="multilevel"/>
    <w:tmpl w:val="2D6E1A74"/>
    <w:lvl w:ilvl="0">
      <w:start w:val="3"/>
      <w:numFmt w:val="decimal"/>
      <w:lvlText w:val="%1"/>
      <w:lvlJc w:val="left"/>
      <w:pPr>
        <w:ind w:left="360" w:hanging="360"/>
      </w:pPr>
      <w:rPr>
        <w:rFonts w:cs="Times New Roman" w:hint="default"/>
        <w:b/>
      </w:rPr>
    </w:lvl>
    <w:lvl w:ilvl="1">
      <w:start w:val="7"/>
      <w:numFmt w:val="decimal"/>
      <w:lvlText w:val="%1.%2"/>
      <w:lvlJc w:val="left"/>
      <w:pPr>
        <w:ind w:left="927" w:hanging="360"/>
      </w:pPr>
      <w:rPr>
        <w:rFonts w:cs="Times New Roman" w:hint="default"/>
        <w:b/>
      </w:rPr>
    </w:lvl>
    <w:lvl w:ilvl="2">
      <w:start w:val="1"/>
      <w:numFmt w:val="decimal"/>
      <w:lvlText w:val="%1.%2.%3"/>
      <w:lvlJc w:val="left"/>
      <w:pPr>
        <w:ind w:left="1854" w:hanging="720"/>
      </w:pPr>
      <w:rPr>
        <w:rFonts w:cs="Times New Roman" w:hint="default"/>
        <w:b/>
      </w:rPr>
    </w:lvl>
    <w:lvl w:ilvl="3">
      <w:start w:val="1"/>
      <w:numFmt w:val="decimal"/>
      <w:lvlText w:val="%1.%2.%3.%4"/>
      <w:lvlJc w:val="left"/>
      <w:pPr>
        <w:ind w:left="2421" w:hanging="720"/>
      </w:pPr>
      <w:rPr>
        <w:rFonts w:cs="Times New Roman" w:hint="default"/>
        <w:b/>
      </w:rPr>
    </w:lvl>
    <w:lvl w:ilvl="4">
      <w:start w:val="1"/>
      <w:numFmt w:val="decimal"/>
      <w:lvlText w:val="%1.%2.%3.%4.%5"/>
      <w:lvlJc w:val="left"/>
      <w:pPr>
        <w:ind w:left="3348" w:hanging="1080"/>
      </w:pPr>
      <w:rPr>
        <w:rFonts w:cs="Times New Roman" w:hint="default"/>
        <w:b/>
      </w:rPr>
    </w:lvl>
    <w:lvl w:ilvl="5">
      <w:start w:val="1"/>
      <w:numFmt w:val="decimal"/>
      <w:lvlText w:val="%1.%2.%3.%4.%5.%6"/>
      <w:lvlJc w:val="left"/>
      <w:pPr>
        <w:ind w:left="3915" w:hanging="1080"/>
      </w:pPr>
      <w:rPr>
        <w:rFonts w:cs="Times New Roman" w:hint="default"/>
        <w:b/>
      </w:rPr>
    </w:lvl>
    <w:lvl w:ilvl="6">
      <w:start w:val="1"/>
      <w:numFmt w:val="decimal"/>
      <w:lvlText w:val="%1.%2.%3.%4.%5.%6.%7"/>
      <w:lvlJc w:val="left"/>
      <w:pPr>
        <w:ind w:left="4842" w:hanging="1440"/>
      </w:pPr>
      <w:rPr>
        <w:rFonts w:cs="Times New Roman" w:hint="default"/>
        <w:b/>
      </w:rPr>
    </w:lvl>
    <w:lvl w:ilvl="7">
      <w:start w:val="1"/>
      <w:numFmt w:val="decimal"/>
      <w:lvlText w:val="%1.%2.%3.%4.%5.%6.%7.%8"/>
      <w:lvlJc w:val="left"/>
      <w:pPr>
        <w:ind w:left="5409" w:hanging="1440"/>
      </w:pPr>
      <w:rPr>
        <w:rFonts w:cs="Times New Roman" w:hint="default"/>
        <w:b/>
      </w:rPr>
    </w:lvl>
    <w:lvl w:ilvl="8">
      <w:start w:val="1"/>
      <w:numFmt w:val="decimal"/>
      <w:lvlText w:val="%1.%2.%3.%4.%5.%6.%7.%8.%9"/>
      <w:lvlJc w:val="left"/>
      <w:pPr>
        <w:ind w:left="6336" w:hanging="1800"/>
      </w:pPr>
      <w:rPr>
        <w:rFonts w:cs="Times New Roman" w:hint="default"/>
        <w:b/>
      </w:rPr>
    </w:lvl>
  </w:abstractNum>
  <w:abstractNum w:abstractNumId="14" w15:restartNumberingAfterBreak="0">
    <w:nsid w:val="41004CDE"/>
    <w:multiLevelType w:val="hybridMultilevel"/>
    <w:tmpl w:val="76C26072"/>
    <w:lvl w:ilvl="0" w:tplc="543E69C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5" w15:restartNumberingAfterBreak="0">
    <w:nsid w:val="4D1572CD"/>
    <w:multiLevelType w:val="hybridMultilevel"/>
    <w:tmpl w:val="44828D68"/>
    <w:lvl w:ilvl="0" w:tplc="3CD07A46">
      <w:start w:val="1"/>
      <w:numFmt w:val="decimal"/>
      <w:lvlText w:val="%1)"/>
      <w:lvlJc w:val="left"/>
      <w:pPr>
        <w:ind w:left="567" w:hanging="360"/>
      </w:pPr>
      <w:rPr>
        <w:rFonts w:ascii="Times New Roman" w:eastAsia="Times New Roman" w:hAnsi="Times New Roman" w:cs="Times New Roman"/>
      </w:rPr>
    </w:lvl>
    <w:lvl w:ilvl="1" w:tplc="04190019" w:tentative="1">
      <w:start w:val="1"/>
      <w:numFmt w:val="lowerLetter"/>
      <w:lvlText w:val="%2."/>
      <w:lvlJc w:val="left"/>
      <w:pPr>
        <w:ind w:left="1287" w:hanging="360"/>
      </w:pPr>
      <w:rPr>
        <w:rFonts w:cs="Times New Roman"/>
      </w:rPr>
    </w:lvl>
    <w:lvl w:ilvl="2" w:tplc="0419001B" w:tentative="1">
      <w:start w:val="1"/>
      <w:numFmt w:val="lowerRoman"/>
      <w:lvlText w:val="%3."/>
      <w:lvlJc w:val="right"/>
      <w:pPr>
        <w:ind w:left="2007" w:hanging="180"/>
      </w:pPr>
      <w:rPr>
        <w:rFonts w:cs="Times New Roman"/>
      </w:rPr>
    </w:lvl>
    <w:lvl w:ilvl="3" w:tplc="0419000F" w:tentative="1">
      <w:start w:val="1"/>
      <w:numFmt w:val="decimal"/>
      <w:lvlText w:val="%4."/>
      <w:lvlJc w:val="left"/>
      <w:pPr>
        <w:ind w:left="2727" w:hanging="360"/>
      </w:pPr>
      <w:rPr>
        <w:rFonts w:cs="Times New Roman"/>
      </w:rPr>
    </w:lvl>
    <w:lvl w:ilvl="4" w:tplc="04190019" w:tentative="1">
      <w:start w:val="1"/>
      <w:numFmt w:val="lowerLetter"/>
      <w:lvlText w:val="%5."/>
      <w:lvlJc w:val="left"/>
      <w:pPr>
        <w:ind w:left="3447" w:hanging="360"/>
      </w:pPr>
      <w:rPr>
        <w:rFonts w:cs="Times New Roman"/>
      </w:rPr>
    </w:lvl>
    <w:lvl w:ilvl="5" w:tplc="0419001B" w:tentative="1">
      <w:start w:val="1"/>
      <w:numFmt w:val="lowerRoman"/>
      <w:lvlText w:val="%6."/>
      <w:lvlJc w:val="right"/>
      <w:pPr>
        <w:ind w:left="4167" w:hanging="180"/>
      </w:pPr>
      <w:rPr>
        <w:rFonts w:cs="Times New Roman"/>
      </w:rPr>
    </w:lvl>
    <w:lvl w:ilvl="6" w:tplc="0419000F" w:tentative="1">
      <w:start w:val="1"/>
      <w:numFmt w:val="decimal"/>
      <w:lvlText w:val="%7."/>
      <w:lvlJc w:val="left"/>
      <w:pPr>
        <w:ind w:left="4887" w:hanging="360"/>
      </w:pPr>
      <w:rPr>
        <w:rFonts w:cs="Times New Roman"/>
      </w:rPr>
    </w:lvl>
    <w:lvl w:ilvl="7" w:tplc="04190019" w:tentative="1">
      <w:start w:val="1"/>
      <w:numFmt w:val="lowerLetter"/>
      <w:lvlText w:val="%8."/>
      <w:lvlJc w:val="left"/>
      <w:pPr>
        <w:ind w:left="5607" w:hanging="360"/>
      </w:pPr>
      <w:rPr>
        <w:rFonts w:cs="Times New Roman"/>
      </w:rPr>
    </w:lvl>
    <w:lvl w:ilvl="8" w:tplc="0419001B" w:tentative="1">
      <w:start w:val="1"/>
      <w:numFmt w:val="lowerRoman"/>
      <w:lvlText w:val="%9."/>
      <w:lvlJc w:val="right"/>
      <w:pPr>
        <w:ind w:left="6327" w:hanging="180"/>
      </w:pPr>
      <w:rPr>
        <w:rFonts w:cs="Times New Roman"/>
      </w:rPr>
    </w:lvl>
  </w:abstractNum>
  <w:abstractNum w:abstractNumId="16" w15:restartNumberingAfterBreak="0">
    <w:nsid w:val="4D80616F"/>
    <w:multiLevelType w:val="hybridMultilevel"/>
    <w:tmpl w:val="D0C838DC"/>
    <w:lvl w:ilvl="0" w:tplc="AEE2CB38">
      <w:start w:val="1"/>
      <w:numFmt w:val="decimal"/>
      <w:lvlText w:val="%1)"/>
      <w:lvlJc w:val="left"/>
      <w:pPr>
        <w:ind w:left="927" w:hanging="360"/>
      </w:pPr>
      <w:rPr>
        <w:rFonts w:cs="Times New Roman" w:hint="default"/>
      </w:rPr>
    </w:lvl>
    <w:lvl w:ilvl="1" w:tplc="04190019" w:tentative="1">
      <w:start w:val="1"/>
      <w:numFmt w:val="lowerLetter"/>
      <w:lvlText w:val="%2."/>
      <w:lvlJc w:val="left"/>
      <w:pPr>
        <w:ind w:left="1647" w:hanging="360"/>
      </w:pPr>
      <w:rPr>
        <w:rFonts w:cs="Times New Roman"/>
      </w:rPr>
    </w:lvl>
    <w:lvl w:ilvl="2" w:tplc="0419001B" w:tentative="1">
      <w:start w:val="1"/>
      <w:numFmt w:val="lowerRoman"/>
      <w:lvlText w:val="%3."/>
      <w:lvlJc w:val="right"/>
      <w:pPr>
        <w:ind w:left="2367" w:hanging="180"/>
      </w:pPr>
      <w:rPr>
        <w:rFonts w:cs="Times New Roman"/>
      </w:rPr>
    </w:lvl>
    <w:lvl w:ilvl="3" w:tplc="0419000F" w:tentative="1">
      <w:start w:val="1"/>
      <w:numFmt w:val="decimal"/>
      <w:lvlText w:val="%4."/>
      <w:lvlJc w:val="left"/>
      <w:pPr>
        <w:ind w:left="3087" w:hanging="360"/>
      </w:pPr>
      <w:rPr>
        <w:rFonts w:cs="Times New Roman"/>
      </w:rPr>
    </w:lvl>
    <w:lvl w:ilvl="4" w:tplc="04190019" w:tentative="1">
      <w:start w:val="1"/>
      <w:numFmt w:val="lowerLetter"/>
      <w:lvlText w:val="%5."/>
      <w:lvlJc w:val="left"/>
      <w:pPr>
        <w:ind w:left="3807" w:hanging="360"/>
      </w:pPr>
      <w:rPr>
        <w:rFonts w:cs="Times New Roman"/>
      </w:rPr>
    </w:lvl>
    <w:lvl w:ilvl="5" w:tplc="0419001B" w:tentative="1">
      <w:start w:val="1"/>
      <w:numFmt w:val="lowerRoman"/>
      <w:lvlText w:val="%6."/>
      <w:lvlJc w:val="right"/>
      <w:pPr>
        <w:ind w:left="4527" w:hanging="180"/>
      </w:pPr>
      <w:rPr>
        <w:rFonts w:cs="Times New Roman"/>
      </w:rPr>
    </w:lvl>
    <w:lvl w:ilvl="6" w:tplc="0419000F" w:tentative="1">
      <w:start w:val="1"/>
      <w:numFmt w:val="decimal"/>
      <w:lvlText w:val="%7."/>
      <w:lvlJc w:val="left"/>
      <w:pPr>
        <w:ind w:left="5247" w:hanging="360"/>
      </w:pPr>
      <w:rPr>
        <w:rFonts w:cs="Times New Roman"/>
      </w:rPr>
    </w:lvl>
    <w:lvl w:ilvl="7" w:tplc="04190019" w:tentative="1">
      <w:start w:val="1"/>
      <w:numFmt w:val="lowerLetter"/>
      <w:lvlText w:val="%8."/>
      <w:lvlJc w:val="left"/>
      <w:pPr>
        <w:ind w:left="5967" w:hanging="360"/>
      </w:pPr>
      <w:rPr>
        <w:rFonts w:cs="Times New Roman"/>
      </w:rPr>
    </w:lvl>
    <w:lvl w:ilvl="8" w:tplc="0419001B" w:tentative="1">
      <w:start w:val="1"/>
      <w:numFmt w:val="lowerRoman"/>
      <w:lvlText w:val="%9."/>
      <w:lvlJc w:val="right"/>
      <w:pPr>
        <w:ind w:left="6687" w:hanging="180"/>
      </w:pPr>
      <w:rPr>
        <w:rFonts w:cs="Times New Roman"/>
      </w:rPr>
    </w:lvl>
  </w:abstractNum>
  <w:abstractNum w:abstractNumId="17" w15:restartNumberingAfterBreak="0">
    <w:nsid w:val="4E054D1C"/>
    <w:multiLevelType w:val="hybridMultilevel"/>
    <w:tmpl w:val="EB1E881A"/>
    <w:lvl w:ilvl="0" w:tplc="A8E8817C">
      <w:start w:val="1"/>
      <w:numFmt w:val="decimal"/>
      <w:lvlText w:val="%1"/>
      <w:lvlJc w:val="left"/>
      <w:pPr>
        <w:ind w:left="1068" w:hanging="360"/>
      </w:pPr>
      <w:rPr>
        <w:rFonts w:cs="Times New Roman" w:hint="default"/>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18" w15:restartNumberingAfterBreak="0">
    <w:nsid w:val="506C0335"/>
    <w:multiLevelType w:val="hybridMultilevel"/>
    <w:tmpl w:val="8286ED58"/>
    <w:lvl w:ilvl="0" w:tplc="0419000F">
      <w:start w:val="1"/>
      <w:numFmt w:val="decimal"/>
      <w:lvlText w:val="%1."/>
      <w:lvlJc w:val="left"/>
      <w:pPr>
        <w:tabs>
          <w:tab w:val="num" w:pos="1428"/>
        </w:tabs>
        <w:ind w:left="1428" w:hanging="360"/>
      </w:pPr>
      <w:rPr>
        <w:rFonts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52461FE0"/>
    <w:multiLevelType w:val="multilevel"/>
    <w:tmpl w:val="AA7494D6"/>
    <w:lvl w:ilvl="0">
      <w:start w:val="1"/>
      <w:numFmt w:val="decimal"/>
      <w:lvlText w:val="%1."/>
      <w:lvlJc w:val="left"/>
      <w:pPr>
        <w:tabs>
          <w:tab w:val="num" w:pos="284"/>
        </w:tabs>
        <w:ind w:firstLine="284"/>
      </w:pPr>
      <w:rPr>
        <w:rFonts w:cs="Times New Roman" w:hint="default"/>
      </w:rPr>
    </w:lvl>
    <w:lvl w:ilvl="1">
      <w:start w:val="1"/>
      <w:numFmt w:val="decimal"/>
      <w:isLgl/>
      <w:lvlText w:val="%1.%2."/>
      <w:lvlJc w:val="left"/>
      <w:pPr>
        <w:tabs>
          <w:tab w:val="num" w:pos="704"/>
        </w:tabs>
        <w:ind w:left="704" w:hanging="420"/>
      </w:pPr>
      <w:rPr>
        <w:rFonts w:cs="Times New Roman" w:hint="default"/>
      </w:rPr>
    </w:lvl>
    <w:lvl w:ilvl="2">
      <w:start w:val="1"/>
      <w:numFmt w:val="decimal"/>
      <w:isLgl/>
      <w:lvlText w:val="%1.%2.%3."/>
      <w:lvlJc w:val="left"/>
      <w:pPr>
        <w:tabs>
          <w:tab w:val="num" w:pos="1004"/>
        </w:tabs>
        <w:ind w:left="1004" w:hanging="720"/>
      </w:pPr>
      <w:rPr>
        <w:rFonts w:cs="Times New Roman" w:hint="default"/>
      </w:rPr>
    </w:lvl>
    <w:lvl w:ilvl="3">
      <w:start w:val="1"/>
      <w:numFmt w:val="decimal"/>
      <w:isLgl/>
      <w:lvlText w:val="%1.%2.%3.%4."/>
      <w:lvlJc w:val="left"/>
      <w:pPr>
        <w:tabs>
          <w:tab w:val="num" w:pos="1004"/>
        </w:tabs>
        <w:ind w:left="1004" w:hanging="720"/>
      </w:pPr>
      <w:rPr>
        <w:rFonts w:cs="Times New Roman" w:hint="default"/>
      </w:rPr>
    </w:lvl>
    <w:lvl w:ilvl="4">
      <w:start w:val="1"/>
      <w:numFmt w:val="decimal"/>
      <w:isLgl/>
      <w:lvlText w:val="%1.%2.%3.%4.%5."/>
      <w:lvlJc w:val="left"/>
      <w:pPr>
        <w:tabs>
          <w:tab w:val="num" w:pos="1364"/>
        </w:tabs>
        <w:ind w:left="1364" w:hanging="1080"/>
      </w:pPr>
      <w:rPr>
        <w:rFonts w:cs="Times New Roman" w:hint="default"/>
      </w:rPr>
    </w:lvl>
    <w:lvl w:ilvl="5">
      <w:start w:val="1"/>
      <w:numFmt w:val="decimal"/>
      <w:isLgl/>
      <w:lvlText w:val="%1.%2.%3.%4.%5.%6."/>
      <w:lvlJc w:val="left"/>
      <w:pPr>
        <w:tabs>
          <w:tab w:val="num" w:pos="1364"/>
        </w:tabs>
        <w:ind w:left="1364" w:hanging="1080"/>
      </w:pPr>
      <w:rPr>
        <w:rFonts w:cs="Times New Roman" w:hint="default"/>
      </w:rPr>
    </w:lvl>
    <w:lvl w:ilvl="6">
      <w:start w:val="1"/>
      <w:numFmt w:val="decimal"/>
      <w:isLgl/>
      <w:lvlText w:val="%1.%2.%3.%4.%5.%6.%7."/>
      <w:lvlJc w:val="left"/>
      <w:pPr>
        <w:tabs>
          <w:tab w:val="num" w:pos="1724"/>
        </w:tabs>
        <w:ind w:left="1724" w:hanging="1440"/>
      </w:pPr>
      <w:rPr>
        <w:rFonts w:cs="Times New Roman" w:hint="default"/>
      </w:rPr>
    </w:lvl>
    <w:lvl w:ilvl="7">
      <w:start w:val="1"/>
      <w:numFmt w:val="decimal"/>
      <w:isLgl/>
      <w:lvlText w:val="%1.%2.%3.%4.%5.%6.%7.%8."/>
      <w:lvlJc w:val="left"/>
      <w:pPr>
        <w:tabs>
          <w:tab w:val="num" w:pos="1724"/>
        </w:tabs>
        <w:ind w:left="1724" w:hanging="1440"/>
      </w:pPr>
      <w:rPr>
        <w:rFonts w:cs="Times New Roman" w:hint="default"/>
      </w:rPr>
    </w:lvl>
    <w:lvl w:ilvl="8">
      <w:start w:val="1"/>
      <w:numFmt w:val="decimal"/>
      <w:isLgl/>
      <w:lvlText w:val="%1.%2.%3.%4.%5.%6.%7.%8.%9."/>
      <w:lvlJc w:val="left"/>
      <w:pPr>
        <w:tabs>
          <w:tab w:val="num" w:pos="2084"/>
        </w:tabs>
        <w:ind w:left="2084" w:hanging="1800"/>
      </w:pPr>
      <w:rPr>
        <w:rFonts w:cs="Times New Roman" w:hint="default"/>
      </w:rPr>
    </w:lvl>
  </w:abstractNum>
  <w:abstractNum w:abstractNumId="20" w15:restartNumberingAfterBreak="0">
    <w:nsid w:val="52821A75"/>
    <w:multiLevelType w:val="hybridMultilevel"/>
    <w:tmpl w:val="85348244"/>
    <w:lvl w:ilvl="0" w:tplc="ED209EBE">
      <w:start w:val="7"/>
      <w:numFmt w:val="decimal"/>
      <w:lvlText w:val="%1"/>
      <w:lvlJc w:val="left"/>
      <w:pPr>
        <w:ind w:left="1068" w:hanging="360"/>
      </w:pPr>
      <w:rPr>
        <w:rFonts w:cs="Times New Roman"/>
        <w:b/>
        <w:color w:val="auto"/>
      </w:rPr>
    </w:lvl>
    <w:lvl w:ilvl="1" w:tplc="04190019">
      <w:start w:val="1"/>
      <w:numFmt w:val="decimal"/>
      <w:lvlText w:val="%2."/>
      <w:lvlJc w:val="left"/>
      <w:pPr>
        <w:tabs>
          <w:tab w:val="num" w:pos="2148"/>
        </w:tabs>
        <w:ind w:left="2148" w:hanging="360"/>
      </w:pPr>
      <w:rPr>
        <w:rFonts w:cs="Times New Roman"/>
      </w:rPr>
    </w:lvl>
    <w:lvl w:ilvl="2" w:tplc="0419001B">
      <w:start w:val="1"/>
      <w:numFmt w:val="decimal"/>
      <w:lvlText w:val="%3."/>
      <w:lvlJc w:val="left"/>
      <w:pPr>
        <w:tabs>
          <w:tab w:val="num" w:pos="2868"/>
        </w:tabs>
        <w:ind w:left="2868" w:hanging="360"/>
      </w:pPr>
      <w:rPr>
        <w:rFonts w:cs="Times New Roman"/>
      </w:rPr>
    </w:lvl>
    <w:lvl w:ilvl="3" w:tplc="0419000F">
      <w:start w:val="1"/>
      <w:numFmt w:val="decimal"/>
      <w:lvlText w:val="%4."/>
      <w:lvlJc w:val="left"/>
      <w:pPr>
        <w:tabs>
          <w:tab w:val="num" w:pos="3588"/>
        </w:tabs>
        <w:ind w:left="3588" w:hanging="360"/>
      </w:pPr>
      <w:rPr>
        <w:rFonts w:cs="Times New Roman"/>
      </w:rPr>
    </w:lvl>
    <w:lvl w:ilvl="4" w:tplc="04190019">
      <w:start w:val="1"/>
      <w:numFmt w:val="decimal"/>
      <w:lvlText w:val="%5."/>
      <w:lvlJc w:val="left"/>
      <w:pPr>
        <w:tabs>
          <w:tab w:val="num" w:pos="4308"/>
        </w:tabs>
        <w:ind w:left="4308" w:hanging="360"/>
      </w:pPr>
      <w:rPr>
        <w:rFonts w:cs="Times New Roman"/>
      </w:rPr>
    </w:lvl>
    <w:lvl w:ilvl="5" w:tplc="0419001B">
      <w:start w:val="1"/>
      <w:numFmt w:val="decimal"/>
      <w:lvlText w:val="%6."/>
      <w:lvlJc w:val="left"/>
      <w:pPr>
        <w:tabs>
          <w:tab w:val="num" w:pos="5028"/>
        </w:tabs>
        <w:ind w:left="5028" w:hanging="360"/>
      </w:pPr>
      <w:rPr>
        <w:rFonts w:cs="Times New Roman"/>
      </w:rPr>
    </w:lvl>
    <w:lvl w:ilvl="6" w:tplc="0419000F">
      <w:start w:val="1"/>
      <w:numFmt w:val="decimal"/>
      <w:lvlText w:val="%7."/>
      <w:lvlJc w:val="left"/>
      <w:pPr>
        <w:tabs>
          <w:tab w:val="num" w:pos="5748"/>
        </w:tabs>
        <w:ind w:left="5748" w:hanging="360"/>
      </w:pPr>
      <w:rPr>
        <w:rFonts w:cs="Times New Roman"/>
      </w:rPr>
    </w:lvl>
    <w:lvl w:ilvl="7" w:tplc="04190019">
      <w:start w:val="1"/>
      <w:numFmt w:val="decimal"/>
      <w:lvlText w:val="%8."/>
      <w:lvlJc w:val="left"/>
      <w:pPr>
        <w:tabs>
          <w:tab w:val="num" w:pos="6468"/>
        </w:tabs>
        <w:ind w:left="6468" w:hanging="360"/>
      </w:pPr>
      <w:rPr>
        <w:rFonts w:cs="Times New Roman"/>
      </w:rPr>
    </w:lvl>
    <w:lvl w:ilvl="8" w:tplc="0419001B">
      <w:start w:val="1"/>
      <w:numFmt w:val="decimal"/>
      <w:lvlText w:val="%9."/>
      <w:lvlJc w:val="left"/>
      <w:pPr>
        <w:tabs>
          <w:tab w:val="num" w:pos="7188"/>
        </w:tabs>
        <w:ind w:left="7188" w:hanging="360"/>
      </w:pPr>
      <w:rPr>
        <w:rFonts w:cs="Times New Roman"/>
      </w:rPr>
    </w:lvl>
  </w:abstractNum>
  <w:abstractNum w:abstractNumId="21" w15:restartNumberingAfterBreak="0">
    <w:nsid w:val="5EF764BE"/>
    <w:multiLevelType w:val="hybridMultilevel"/>
    <w:tmpl w:val="DBF63088"/>
    <w:lvl w:ilvl="0" w:tplc="5E7AE080">
      <w:start w:val="1"/>
      <w:numFmt w:val="decimal"/>
      <w:lvlText w:val="[%1]"/>
      <w:lvlJc w:val="left"/>
      <w:pPr>
        <w:tabs>
          <w:tab w:val="num" w:pos="865"/>
        </w:tabs>
        <w:ind w:left="865" w:hanging="425"/>
      </w:pPr>
      <w:rPr>
        <w:rFonts w:cs="Times New Roman" w:hint="default"/>
        <w:lang w:val="ru-RU"/>
      </w:rPr>
    </w:lvl>
    <w:lvl w:ilvl="1" w:tplc="04190019" w:tentative="1">
      <w:start w:val="1"/>
      <w:numFmt w:val="lowerLetter"/>
      <w:lvlText w:val="%2."/>
      <w:lvlJc w:val="left"/>
      <w:pPr>
        <w:tabs>
          <w:tab w:val="num" w:pos="1520"/>
        </w:tabs>
        <w:ind w:left="1520" w:hanging="360"/>
      </w:pPr>
      <w:rPr>
        <w:rFonts w:cs="Times New Roman"/>
      </w:rPr>
    </w:lvl>
    <w:lvl w:ilvl="2" w:tplc="0419001B" w:tentative="1">
      <w:start w:val="1"/>
      <w:numFmt w:val="lowerRoman"/>
      <w:lvlText w:val="%3."/>
      <w:lvlJc w:val="right"/>
      <w:pPr>
        <w:tabs>
          <w:tab w:val="num" w:pos="2240"/>
        </w:tabs>
        <w:ind w:left="2240" w:hanging="180"/>
      </w:pPr>
      <w:rPr>
        <w:rFonts w:cs="Times New Roman"/>
      </w:rPr>
    </w:lvl>
    <w:lvl w:ilvl="3" w:tplc="0419000F" w:tentative="1">
      <w:start w:val="1"/>
      <w:numFmt w:val="decimal"/>
      <w:lvlText w:val="%4."/>
      <w:lvlJc w:val="left"/>
      <w:pPr>
        <w:tabs>
          <w:tab w:val="num" w:pos="2960"/>
        </w:tabs>
        <w:ind w:left="2960" w:hanging="360"/>
      </w:pPr>
      <w:rPr>
        <w:rFonts w:cs="Times New Roman"/>
      </w:rPr>
    </w:lvl>
    <w:lvl w:ilvl="4" w:tplc="04190019" w:tentative="1">
      <w:start w:val="1"/>
      <w:numFmt w:val="lowerLetter"/>
      <w:lvlText w:val="%5."/>
      <w:lvlJc w:val="left"/>
      <w:pPr>
        <w:tabs>
          <w:tab w:val="num" w:pos="3680"/>
        </w:tabs>
        <w:ind w:left="3680" w:hanging="360"/>
      </w:pPr>
      <w:rPr>
        <w:rFonts w:cs="Times New Roman"/>
      </w:rPr>
    </w:lvl>
    <w:lvl w:ilvl="5" w:tplc="0419001B" w:tentative="1">
      <w:start w:val="1"/>
      <w:numFmt w:val="lowerRoman"/>
      <w:lvlText w:val="%6."/>
      <w:lvlJc w:val="right"/>
      <w:pPr>
        <w:tabs>
          <w:tab w:val="num" w:pos="4400"/>
        </w:tabs>
        <w:ind w:left="4400" w:hanging="180"/>
      </w:pPr>
      <w:rPr>
        <w:rFonts w:cs="Times New Roman"/>
      </w:rPr>
    </w:lvl>
    <w:lvl w:ilvl="6" w:tplc="0419000F" w:tentative="1">
      <w:start w:val="1"/>
      <w:numFmt w:val="decimal"/>
      <w:lvlText w:val="%7."/>
      <w:lvlJc w:val="left"/>
      <w:pPr>
        <w:tabs>
          <w:tab w:val="num" w:pos="5120"/>
        </w:tabs>
        <w:ind w:left="5120" w:hanging="360"/>
      </w:pPr>
      <w:rPr>
        <w:rFonts w:cs="Times New Roman"/>
      </w:rPr>
    </w:lvl>
    <w:lvl w:ilvl="7" w:tplc="04190019" w:tentative="1">
      <w:start w:val="1"/>
      <w:numFmt w:val="lowerLetter"/>
      <w:lvlText w:val="%8."/>
      <w:lvlJc w:val="left"/>
      <w:pPr>
        <w:tabs>
          <w:tab w:val="num" w:pos="5840"/>
        </w:tabs>
        <w:ind w:left="5840" w:hanging="360"/>
      </w:pPr>
      <w:rPr>
        <w:rFonts w:cs="Times New Roman"/>
      </w:rPr>
    </w:lvl>
    <w:lvl w:ilvl="8" w:tplc="0419001B" w:tentative="1">
      <w:start w:val="1"/>
      <w:numFmt w:val="lowerRoman"/>
      <w:lvlText w:val="%9."/>
      <w:lvlJc w:val="right"/>
      <w:pPr>
        <w:tabs>
          <w:tab w:val="num" w:pos="6560"/>
        </w:tabs>
        <w:ind w:left="6560" w:hanging="180"/>
      </w:pPr>
      <w:rPr>
        <w:rFonts w:cs="Times New Roman"/>
      </w:rPr>
    </w:lvl>
  </w:abstractNum>
  <w:abstractNum w:abstractNumId="22" w15:restartNumberingAfterBreak="0">
    <w:nsid w:val="71923F0F"/>
    <w:multiLevelType w:val="hybridMultilevel"/>
    <w:tmpl w:val="41D84EA2"/>
    <w:lvl w:ilvl="0" w:tplc="3C4A5584">
      <w:start w:val="1"/>
      <w:numFmt w:val="decimal"/>
      <w:lvlText w:val="%1."/>
      <w:lvlJc w:val="left"/>
      <w:pPr>
        <w:ind w:left="567" w:hanging="360"/>
      </w:pPr>
      <w:rPr>
        <w:rFonts w:cs="Times New Roman" w:hint="default"/>
      </w:rPr>
    </w:lvl>
    <w:lvl w:ilvl="1" w:tplc="04190019" w:tentative="1">
      <w:start w:val="1"/>
      <w:numFmt w:val="lowerLetter"/>
      <w:lvlText w:val="%2."/>
      <w:lvlJc w:val="left"/>
      <w:pPr>
        <w:ind w:left="1287" w:hanging="360"/>
      </w:pPr>
      <w:rPr>
        <w:rFonts w:cs="Times New Roman"/>
      </w:rPr>
    </w:lvl>
    <w:lvl w:ilvl="2" w:tplc="0419001B" w:tentative="1">
      <w:start w:val="1"/>
      <w:numFmt w:val="lowerRoman"/>
      <w:lvlText w:val="%3."/>
      <w:lvlJc w:val="right"/>
      <w:pPr>
        <w:ind w:left="2007" w:hanging="180"/>
      </w:pPr>
      <w:rPr>
        <w:rFonts w:cs="Times New Roman"/>
      </w:rPr>
    </w:lvl>
    <w:lvl w:ilvl="3" w:tplc="0419000F" w:tentative="1">
      <w:start w:val="1"/>
      <w:numFmt w:val="decimal"/>
      <w:lvlText w:val="%4."/>
      <w:lvlJc w:val="left"/>
      <w:pPr>
        <w:ind w:left="2727" w:hanging="360"/>
      </w:pPr>
      <w:rPr>
        <w:rFonts w:cs="Times New Roman"/>
      </w:rPr>
    </w:lvl>
    <w:lvl w:ilvl="4" w:tplc="04190019" w:tentative="1">
      <w:start w:val="1"/>
      <w:numFmt w:val="lowerLetter"/>
      <w:lvlText w:val="%5."/>
      <w:lvlJc w:val="left"/>
      <w:pPr>
        <w:ind w:left="3447" w:hanging="360"/>
      </w:pPr>
      <w:rPr>
        <w:rFonts w:cs="Times New Roman"/>
      </w:rPr>
    </w:lvl>
    <w:lvl w:ilvl="5" w:tplc="0419001B" w:tentative="1">
      <w:start w:val="1"/>
      <w:numFmt w:val="lowerRoman"/>
      <w:lvlText w:val="%6."/>
      <w:lvlJc w:val="right"/>
      <w:pPr>
        <w:ind w:left="4167" w:hanging="180"/>
      </w:pPr>
      <w:rPr>
        <w:rFonts w:cs="Times New Roman"/>
      </w:rPr>
    </w:lvl>
    <w:lvl w:ilvl="6" w:tplc="0419000F" w:tentative="1">
      <w:start w:val="1"/>
      <w:numFmt w:val="decimal"/>
      <w:lvlText w:val="%7."/>
      <w:lvlJc w:val="left"/>
      <w:pPr>
        <w:ind w:left="4887" w:hanging="360"/>
      </w:pPr>
      <w:rPr>
        <w:rFonts w:cs="Times New Roman"/>
      </w:rPr>
    </w:lvl>
    <w:lvl w:ilvl="7" w:tplc="04190019" w:tentative="1">
      <w:start w:val="1"/>
      <w:numFmt w:val="lowerLetter"/>
      <w:lvlText w:val="%8."/>
      <w:lvlJc w:val="left"/>
      <w:pPr>
        <w:ind w:left="5607" w:hanging="360"/>
      </w:pPr>
      <w:rPr>
        <w:rFonts w:cs="Times New Roman"/>
      </w:rPr>
    </w:lvl>
    <w:lvl w:ilvl="8" w:tplc="0419001B" w:tentative="1">
      <w:start w:val="1"/>
      <w:numFmt w:val="lowerRoman"/>
      <w:lvlText w:val="%9."/>
      <w:lvlJc w:val="right"/>
      <w:pPr>
        <w:ind w:left="6327" w:hanging="180"/>
      </w:pPr>
      <w:rPr>
        <w:rFonts w:cs="Times New Roman"/>
      </w:rPr>
    </w:lvl>
  </w:abstractNum>
  <w:abstractNum w:abstractNumId="23" w15:restartNumberingAfterBreak="0">
    <w:nsid w:val="73390F5B"/>
    <w:multiLevelType w:val="hybridMultilevel"/>
    <w:tmpl w:val="A678B46A"/>
    <w:lvl w:ilvl="0" w:tplc="280CC67C">
      <w:start w:val="1"/>
      <w:numFmt w:val="bullet"/>
      <w:lvlText w:val=""/>
      <w:lvlJc w:val="left"/>
      <w:pPr>
        <w:tabs>
          <w:tab w:val="num" w:pos="1919"/>
        </w:tabs>
        <w:ind w:left="1068"/>
      </w:pPr>
      <w:rPr>
        <w:rFonts w:ascii="Symbol" w:hAnsi="Symbol" w:hint="default"/>
        <w:color w:val="auto"/>
      </w:rPr>
    </w:lvl>
    <w:lvl w:ilvl="1" w:tplc="04190003" w:tentative="1">
      <w:start w:val="1"/>
      <w:numFmt w:val="bullet"/>
      <w:lvlText w:val="o"/>
      <w:lvlJc w:val="left"/>
      <w:pPr>
        <w:tabs>
          <w:tab w:val="num" w:pos="2148"/>
        </w:tabs>
        <w:ind w:left="2148" w:hanging="360"/>
      </w:pPr>
      <w:rPr>
        <w:rFonts w:ascii="Courier New" w:hAnsi="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24" w15:restartNumberingAfterBreak="0">
    <w:nsid w:val="77CB68C5"/>
    <w:multiLevelType w:val="hybridMultilevel"/>
    <w:tmpl w:val="3424CCF2"/>
    <w:lvl w:ilvl="0" w:tplc="AEEAD440">
      <w:start w:val="1"/>
      <w:numFmt w:val="decimal"/>
      <w:lvlText w:val="%1)"/>
      <w:lvlJc w:val="left"/>
      <w:pPr>
        <w:ind w:left="567" w:hanging="360"/>
      </w:pPr>
      <w:rPr>
        <w:rFonts w:cs="Times New Roman" w:hint="default"/>
      </w:rPr>
    </w:lvl>
    <w:lvl w:ilvl="1" w:tplc="04190019" w:tentative="1">
      <w:start w:val="1"/>
      <w:numFmt w:val="lowerLetter"/>
      <w:lvlText w:val="%2."/>
      <w:lvlJc w:val="left"/>
      <w:pPr>
        <w:ind w:left="1287" w:hanging="360"/>
      </w:pPr>
      <w:rPr>
        <w:rFonts w:cs="Times New Roman"/>
      </w:rPr>
    </w:lvl>
    <w:lvl w:ilvl="2" w:tplc="0419001B" w:tentative="1">
      <w:start w:val="1"/>
      <w:numFmt w:val="lowerRoman"/>
      <w:lvlText w:val="%3."/>
      <w:lvlJc w:val="right"/>
      <w:pPr>
        <w:ind w:left="2007" w:hanging="180"/>
      </w:pPr>
      <w:rPr>
        <w:rFonts w:cs="Times New Roman"/>
      </w:rPr>
    </w:lvl>
    <w:lvl w:ilvl="3" w:tplc="0419000F" w:tentative="1">
      <w:start w:val="1"/>
      <w:numFmt w:val="decimal"/>
      <w:lvlText w:val="%4."/>
      <w:lvlJc w:val="left"/>
      <w:pPr>
        <w:ind w:left="2727" w:hanging="360"/>
      </w:pPr>
      <w:rPr>
        <w:rFonts w:cs="Times New Roman"/>
      </w:rPr>
    </w:lvl>
    <w:lvl w:ilvl="4" w:tplc="04190019" w:tentative="1">
      <w:start w:val="1"/>
      <w:numFmt w:val="lowerLetter"/>
      <w:lvlText w:val="%5."/>
      <w:lvlJc w:val="left"/>
      <w:pPr>
        <w:ind w:left="3447" w:hanging="360"/>
      </w:pPr>
      <w:rPr>
        <w:rFonts w:cs="Times New Roman"/>
      </w:rPr>
    </w:lvl>
    <w:lvl w:ilvl="5" w:tplc="0419001B" w:tentative="1">
      <w:start w:val="1"/>
      <w:numFmt w:val="lowerRoman"/>
      <w:lvlText w:val="%6."/>
      <w:lvlJc w:val="right"/>
      <w:pPr>
        <w:ind w:left="4167" w:hanging="180"/>
      </w:pPr>
      <w:rPr>
        <w:rFonts w:cs="Times New Roman"/>
      </w:rPr>
    </w:lvl>
    <w:lvl w:ilvl="6" w:tplc="0419000F" w:tentative="1">
      <w:start w:val="1"/>
      <w:numFmt w:val="decimal"/>
      <w:lvlText w:val="%7."/>
      <w:lvlJc w:val="left"/>
      <w:pPr>
        <w:ind w:left="4887" w:hanging="360"/>
      </w:pPr>
      <w:rPr>
        <w:rFonts w:cs="Times New Roman"/>
      </w:rPr>
    </w:lvl>
    <w:lvl w:ilvl="7" w:tplc="04190019" w:tentative="1">
      <w:start w:val="1"/>
      <w:numFmt w:val="lowerLetter"/>
      <w:lvlText w:val="%8."/>
      <w:lvlJc w:val="left"/>
      <w:pPr>
        <w:ind w:left="5607" w:hanging="360"/>
      </w:pPr>
      <w:rPr>
        <w:rFonts w:cs="Times New Roman"/>
      </w:rPr>
    </w:lvl>
    <w:lvl w:ilvl="8" w:tplc="0419001B" w:tentative="1">
      <w:start w:val="1"/>
      <w:numFmt w:val="lowerRoman"/>
      <w:lvlText w:val="%9."/>
      <w:lvlJc w:val="right"/>
      <w:pPr>
        <w:ind w:left="6327" w:hanging="180"/>
      </w:pPr>
      <w:rPr>
        <w:rFonts w:cs="Times New Roman"/>
      </w:rPr>
    </w:lvl>
  </w:abstractNum>
  <w:abstractNum w:abstractNumId="25" w15:restartNumberingAfterBreak="0">
    <w:nsid w:val="7DAC06BC"/>
    <w:multiLevelType w:val="multilevel"/>
    <w:tmpl w:val="CB82DB8E"/>
    <w:lvl w:ilvl="0">
      <w:start w:val="6"/>
      <w:numFmt w:val="decimal"/>
      <w:lvlText w:val="%1"/>
      <w:lvlJc w:val="left"/>
      <w:pPr>
        <w:ind w:left="1068" w:hanging="360"/>
      </w:pPr>
      <w:rPr>
        <w:rFonts w:cs="Times New Roman" w:hint="default"/>
      </w:rPr>
    </w:lvl>
    <w:lvl w:ilvl="1">
      <w:start w:val="1"/>
      <w:numFmt w:val="decimal"/>
      <w:isLgl/>
      <w:lvlText w:val="%1.%2"/>
      <w:lvlJc w:val="left"/>
      <w:pPr>
        <w:ind w:left="1803" w:hanging="1095"/>
      </w:pPr>
      <w:rPr>
        <w:rFonts w:cs="Times New Roman" w:hint="default"/>
      </w:rPr>
    </w:lvl>
    <w:lvl w:ilvl="2">
      <w:start w:val="1"/>
      <w:numFmt w:val="decimal"/>
      <w:isLgl/>
      <w:lvlText w:val="%1.%2.%3"/>
      <w:lvlJc w:val="left"/>
      <w:pPr>
        <w:ind w:left="1803" w:hanging="1095"/>
      </w:pPr>
      <w:rPr>
        <w:rFonts w:cs="Times New Roman" w:hint="default"/>
      </w:rPr>
    </w:lvl>
    <w:lvl w:ilvl="3">
      <w:start w:val="1"/>
      <w:numFmt w:val="decimal"/>
      <w:isLgl/>
      <w:lvlText w:val="%1.%2.%3.%4"/>
      <w:lvlJc w:val="left"/>
      <w:pPr>
        <w:ind w:left="1803" w:hanging="1095"/>
      </w:pPr>
      <w:rPr>
        <w:rFonts w:cs="Times New Roman" w:hint="default"/>
      </w:rPr>
    </w:lvl>
    <w:lvl w:ilvl="4">
      <w:start w:val="1"/>
      <w:numFmt w:val="decimal"/>
      <w:isLgl/>
      <w:lvlText w:val="%1.%2.%3.%4.%5"/>
      <w:lvlJc w:val="left"/>
      <w:pPr>
        <w:ind w:left="1803" w:hanging="1095"/>
      </w:pPr>
      <w:rPr>
        <w:rFonts w:cs="Times New Roman" w:hint="default"/>
      </w:rPr>
    </w:lvl>
    <w:lvl w:ilvl="5">
      <w:start w:val="1"/>
      <w:numFmt w:val="decimal"/>
      <w:isLgl/>
      <w:lvlText w:val="%1.%2.%3.%4.%5.%6"/>
      <w:lvlJc w:val="left"/>
      <w:pPr>
        <w:ind w:left="1803" w:hanging="1095"/>
      </w:pPr>
      <w:rPr>
        <w:rFonts w:cs="Times New Roman" w:hint="default"/>
      </w:rPr>
    </w:lvl>
    <w:lvl w:ilvl="6">
      <w:start w:val="1"/>
      <w:numFmt w:val="decimal"/>
      <w:isLgl/>
      <w:lvlText w:val="%1.%2.%3.%4.%5.%6.%7"/>
      <w:lvlJc w:val="left"/>
      <w:pPr>
        <w:ind w:left="2148" w:hanging="1440"/>
      </w:pPr>
      <w:rPr>
        <w:rFonts w:cs="Times New Roman" w:hint="default"/>
      </w:rPr>
    </w:lvl>
    <w:lvl w:ilvl="7">
      <w:start w:val="1"/>
      <w:numFmt w:val="decimal"/>
      <w:isLgl/>
      <w:lvlText w:val="%1.%2.%3.%4.%5.%6.%7.%8"/>
      <w:lvlJc w:val="left"/>
      <w:pPr>
        <w:ind w:left="2148" w:hanging="1440"/>
      </w:pPr>
      <w:rPr>
        <w:rFonts w:cs="Times New Roman" w:hint="default"/>
      </w:rPr>
    </w:lvl>
    <w:lvl w:ilvl="8">
      <w:start w:val="1"/>
      <w:numFmt w:val="decimal"/>
      <w:isLgl/>
      <w:lvlText w:val="%1.%2.%3.%4.%5.%6.%7.%8.%9"/>
      <w:lvlJc w:val="left"/>
      <w:pPr>
        <w:ind w:left="2508" w:hanging="1800"/>
      </w:pPr>
      <w:rPr>
        <w:rFonts w:cs="Times New Roman" w:hint="default"/>
      </w:rPr>
    </w:lvl>
  </w:abstractNum>
  <w:num w:numId="1">
    <w:abstractNumId w:val="2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25"/>
  </w:num>
  <w:num w:numId="4">
    <w:abstractNumId w:val="1"/>
  </w:num>
  <w:num w:numId="5">
    <w:abstractNumId w:val="12"/>
  </w:num>
  <w:num w:numId="6">
    <w:abstractNumId w:val="5"/>
  </w:num>
  <w:num w:numId="7">
    <w:abstractNumId w:val="10"/>
  </w:num>
  <w:num w:numId="8">
    <w:abstractNumId w:val="23"/>
  </w:num>
  <w:num w:numId="9">
    <w:abstractNumId w:val="11"/>
  </w:num>
  <w:num w:numId="10">
    <w:abstractNumId w:val="8"/>
  </w:num>
  <w:num w:numId="11">
    <w:abstractNumId w:val="4"/>
  </w:num>
  <w:num w:numId="12">
    <w:abstractNumId w:val="21"/>
  </w:num>
  <w:num w:numId="13">
    <w:abstractNumId w:val="19"/>
  </w:num>
  <w:num w:numId="14">
    <w:abstractNumId w:val="2"/>
  </w:num>
  <w:num w:numId="15">
    <w:abstractNumId w:val="6"/>
  </w:num>
  <w:num w:numId="16">
    <w:abstractNumId w:val="13"/>
  </w:num>
  <w:num w:numId="17">
    <w:abstractNumId w:val="0"/>
  </w:num>
  <w:num w:numId="18">
    <w:abstractNumId w:val="15"/>
  </w:num>
  <w:num w:numId="19">
    <w:abstractNumId w:val="9"/>
  </w:num>
  <w:num w:numId="20">
    <w:abstractNumId w:val="22"/>
  </w:num>
  <w:num w:numId="21">
    <w:abstractNumId w:val="24"/>
  </w:num>
  <w:num w:numId="22">
    <w:abstractNumId w:val="16"/>
  </w:num>
  <w:num w:numId="23">
    <w:abstractNumId w:val="14"/>
  </w:num>
  <w:num w:numId="24">
    <w:abstractNumId w:val="18"/>
  </w:num>
  <w:num w:numId="25">
    <w:abstractNumId w:val="7"/>
  </w:num>
  <w:num w:numId="2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Татьяна Диденко">
    <w15:presenceInfo w15:providerId="AD" w15:userId="S-1-5-21-3986283184-3361798185-3433851926-1174"/>
  </w15:person>
  <w15:person w15:author="Павел Смирнов">
    <w15:presenceInfo w15:providerId="AD" w15:userId="S-1-5-21-3986283184-3361798185-3433851926-1289"/>
  </w15:person>
  <w15:person w15:author="Ксения Кисанова">
    <w15:presenceInfo w15:providerId="AD" w15:userId="S-1-5-21-3986283184-3361798185-3433851926-1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09"/>
  <w:hyphenationZone w:val="357"/>
  <w:doNotHyphenateCaps/>
  <w:evenAndOddHeaders/>
  <w:drawingGridHorizontalSpacing w:val="110"/>
  <w:displayHorizontalDrawingGridEvery w:val="2"/>
  <w:characterSpacingControl w:val="doNotCompress"/>
  <w:doNotValidateAgainstSchema/>
  <w:doNotDemarcateInvalidXml/>
  <w:hdrShapeDefaults>
    <o:shapedefaults v:ext="edit" spidmax="235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6E76"/>
    <w:rsid w:val="00002DE9"/>
    <w:rsid w:val="00005931"/>
    <w:rsid w:val="000151A9"/>
    <w:rsid w:val="000202F9"/>
    <w:rsid w:val="000204A3"/>
    <w:rsid w:val="00033174"/>
    <w:rsid w:val="000351E6"/>
    <w:rsid w:val="00036CCC"/>
    <w:rsid w:val="00042821"/>
    <w:rsid w:val="00045042"/>
    <w:rsid w:val="0004595D"/>
    <w:rsid w:val="0004686E"/>
    <w:rsid w:val="000472FB"/>
    <w:rsid w:val="00052661"/>
    <w:rsid w:val="00057C7A"/>
    <w:rsid w:val="00064DEB"/>
    <w:rsid w:val="00066DA1"/>
    <w:rsid w:val="000768B3"/>
    <w:rsid w:val="000774E5"/>
    <w:rsid w:val="00082CBE"/>
    <w:rsid w:val="00083961"/>
    <w:rsid w:val="000944F9"/>
    <w:rsid w:val="000949C6"/>
    <w:rsid w:val="00095ACE"/>
    <w:rsid w:val="00096414"/>
    <w:rsid w:val="000A02EE"/>
    <w:rsid w:val="000A38AF"/>
    <w:rsid w:val="000B25FD"/>
    <w:rsid w:val="000B38F4"/>
    <w:rsid w:val="000C0F03"/>
    <w:rsid w:val="000C1AFB"/>
    <w:rsid w:val="000D364C"/>
    <w:rsid w:val="000D7935"/>
    <w:rsid w:val="000E0646"/>
    <w:rsid w:val="000E4A12"/>
    <w:rsid w:val="000E66CA"/>
    <w:rsid w:val="000E6894"/>
    <w:rsid w:val="000E7172"/>
    <w:rsid w:val="000F0767"/>
    <w:rsid w:val="000F39F3"/>
    <w:rsid w:val="001011C2"/>
    <w:rsid w:val="00102B27"/>
    <w:rsid w:val="00104DB3"/>
    <w:rsid w:val="0010782D"/>
    <w:rsid w:val="001114E9"/>
    <w:rsid w:val="0011579B"/>
    <w:rsid w:val="00124EAA"/>
    <w:rsid w:val="00125148"/>
    <w:rsid w:val="001368EE"/>
    <w:rsid w:val="00140290"/>
    <w:rsid w:val="00146F6A"/>
    <w:rsid w:val="001543BD"/>
    <w:rsid w:val="00155765"/>
    <w:rsid w:val="00156F19"/>
    <w:rsid w:val="001628ED"/>
    <w:rsid w:val="00164655"/>
    <w:rsid w:val="00165D26"/>
    <w:rsid w:val="00170664"/>
    <w:rsid w:val="00172144"/>
    <w:rsid w:val="00177ADD"/>
    <w:rsid w:val="001829A0"/>
    <w:rsid w:val="00183D6D"/>
    <w:rsid w:val="00185BD1"/>
    <w:rsid w:val="00192563"/>
    <w:rsid w:val="001A1F2C"/>
    <w:rsid w:val="001A32BF"/>
    <w:rsid w:val="001B1712"/>
    <w:rsid w:val="001B2DC3"/>
    <w:rsid w:val="001B3FBB"/>
    <w:rsid w:val="001B75CB"/>
    <w:rsid w:val="001D2C80"/>
    <w:rsid w:val="001D2FDE"/>
    <w:rsid w:val="001E0172"/>
    <w:rsid w:val="001E2087"/>
    <w:rsid w:val="001E7D38"/>
    <w:rsid w:val="001F28D1"/>
    <w:rsid w:val="001F3722"/>
    <w:rsid w:val="00203CCA"/>
    <w:rsid w:val="002056B2"/>
    <w:rsid w:val="00205A6B"/>
    <w:rsid w:val="00206A85"/>
    <w:rsid w:val="002109CF"/>
    <w:rsid w:val="00211A8F"/>
    <w:rsid w:val="00213EBA"/>
    <w:rsid w:val="002140D7"/>
    <w:rsid w:val="00214851"/>
    <w:rsid w:val="002327F9"/>
    <w:rsid w:val="00244AEC"/>
    <w:rsid w:val="00246E27"/>
    <w:rsid w:val="0025371A"/>
    <w:rsid w:val="00260F2C"/>
    <w:rsid w:val="002712BD"/>
    <w:rsid w:val="00271994"/>
    <w:rsid w:val="00274777"/>
    <w:rsid w:val="002763CC"/>
    <w:rsid w:val="00290F1C"/>
    <w:rsid w:val="0029502C"/>
    <w:rsid w:val="00297289"/>
    <w:rsid w:val="002A0764"/>
    <w:rsid w:val="002A2411"/>
    <w:rsid w:val="002B7D87"/>
    <w:rsid w:val="002C1E8F"/>
    <w:rsid w:val="002C3FA7"/>
    <w:rsid w:val="002C69E6"/>
    <w:rsid w:val="002D0383"/>
    <w:rsid w:val="002E13B9"/>
    <w:rsid w:val="002E1AB5"/>
    <w:rsid w:val="002F1207"/>
    <w:rsid w:val="002F228A"/>
    <w:rsid w:val="002F278B"/>
    <w:rsid w:val="002F779F"/>
    <w:rsid w:val="00301033"/>
    <w:rsid w:val="00301B15"/>
    <w:rsid w:val="00301E29"/>
    <w:rsid w:val="003071A2"/>
    <w:rsid w:val="00307B6D"/>
    <w:rsid w:val="0031006F"/>
    <w:rsid w:val="00312EAB"/>
    <w:rsid w:val="00314A98"/>
    <w:rsid w:val="0031550F"/>
    <w:rsid w:val="00315C40"/>
    <w:rsid w:val="003229B6"/>
    <w:rsid w:val="003242C8"/>
    <w:rsid w:val="00326328"/>
    <w:rsid w:val="00331F92"/>
    <w:rsid w:val="0033217B"/>
    <w:rsid w:val="003347CB"/>
    <w:rsid w:val="00340526"/>
    <w:rsid w:val="00340F60"/>
    <w:rsid w:val="003518B1"/>
    <w:rsid w:val="003519C7"/>
    <w:rsid w:val="0035240A"/>
    <w:rsid w:val="003552A1"/>
    <w:rsid w:val="0036086F"/>
    <w:rsid w:val="00365CEE"/>
    <w:rsid w:val="00372966"/>
    <w:rsid w:val="00377082"/>
    <w:rsid w:val="00384C02"/>
    <w:rsid w:val="00386781"/>
    <w:rsid w:val="003874A3"/>
    <w:rsid w:val="00387647"/>
    <w:rsid w:val="00387C0A"/>
    <w:rsid w:val="00394391"/>
    <w:rsid w:val="003956A8"/>
    <w:rsid w:val="003A1671"/>
    <w:rsid w:val="003A19FB"/>
    <w:rsid w:val="003A310C"/>
    <w:rsid w:val="003A6B73"/>
    <w:rsid w:val="003A7C31"/>
    <w:rsid w:val="003B1919"/>
    <w:rsid w:val="003B2FBC"/>
    <w:rsid w:val="003B6BE4"/>
    <w:rsid w:val="003B703F"/>
    <w:rsid w:val="003D34E0"/>
    <w:rsid w:val="003E0967"/>
    <w:rsid w:val="003E61AD"/>
    <w:rsid w:val="003F3ADB"/>
    <w:rsid w:val="003F5E67"/>
    <w:rsid w:val="003F629E"/>
    <w:rsid w:val="00414F13"/>
    <w:rsid w:val="004279BA"/>
    <w:rsid w:val="00430149"/>
    <w:rsid w:val="004609E3"/>
    <w:rsid w:val="00462974"/>
    <w:rsid w:val="00467D81"/>
    <w:rsid w:val="00470EDA"/>
    <w:rsid w:val="004806E4"/>
    <w:rsid w:val="00482566"/>
    <w:rsid w:val="00483EFD"/>
    <w:rsid w:val="004857BB"/>
    <w:rsid w:val="00490B21"/>
    <w:rsid w:val="00494292"/>
    <w:rsid w:val="004A10CD"/>
    <w:rsid w:val="004A1FE8"/>
    <w:rsid w:val="004A2E9F"/>
    <w:rsid w:val="004A4AD8"/>
    <w:rsid w:val="004A5CA5"/>
    <w:rsid w:val="004A6757"/>
    <w:rsid w:val="004B3247"/>
    <w:rsid w:val="004B5E69"/>
    <w:rsid w:val="004C0CF0"/>
    <w:rsid w:val="004C4EB9"/>
    <w:rsid w:val="004C63B8"/>
    <w:rsid w:val="004D19CD"/>
    <w:rsid w:val="004D395F"/>
    <w:rsid w:val="004D3F89"/>
    <w:rsid w:val="004F3BF4"/>
    <w:rsid w:val="004F6006"/>
    <w:rsid w:val="004F6862"/>
    <w:rsid w:val="00503A1F"/>
    <w:rsid w:val="005109D9"/>
    <w:rsid w:val="00513080"/>
    <w:rsid w:val="00524045"/>
    <w:rsid w:val="00535B06"/>
    <w:rsid w:val="005416FD"/>
    <w:rsid w:val="00544BF1"/>
    <w:rsid w:val="005457BA"/>
    <w:rsid w:val="00545E33"/>
    <w:rsid w:val="005579AB"/>
    <w:rsid w:val="00557B38"/>
    <w:rsid w:val="00567486"/>
    <w:rsid w:val="00572FA1"/>
    <w:rsid w:val="00574C87"/>
    <w:rsid w:val="00574CE8"/>
    <w:rsid w:val="005812AE"/>
    <w:rsid w:val="00593064"/>
    <w:rsid w:val="005933BE"/>
    <w:rsid w:val="005933EB"/>
    <w:rsid w:val="00595620"/>
    <w:rsid w:val="005A0D3E"/>
    <w:rsid w:val="005A32EE"/>
    <w:rsid w:val="005A51C3"/>
    <w:rsid w:val="005A5879"/>
    <w:rsid w:val="005A5953"/>
    <w:rsid w:val="005A5A70"/>
    <w:rsid w:val="005B0B28"/>
    <w:rsid w:val="005B3682"/>
    <w:rsid w:val="005B4A7F"/>
    <w:rsid w:val="005B57EC"/>
    <w:rsid w:val="005B68D8"/>
    <w:rsid w:val="005C1953"/>
    <w:rsid w:val="005C5683"/>
    <w:rsid w:val="005D1BAF"/>
    <w:rsid w:val="005D29FD"/>
    <w:rsid w:val="005D2D96"/>
    <w:rsid w:val="005D507E"/>
    <w:rsid w:val="005E0B93"/>
    <w:rsid w:val="005E4992"/>
    <w:rsid w:val="005F08E6"/>
    <w:rsid w:val="005F600C"/>
    <w:rsid w:val="0060496C"/>
    <w:rsid w:val="006052A1"/>
    <w:rsid w:val="0061269D"/>
    <w:rsid w:val="00613197"/>
    <w:rsid w:val="00615230"/>
    <w:rsid w:val="00621573"/>
    <w:rsid w:val="00622DD7"/>
    <w:rsid w:val="0062548A"/>
    <w:rsid w:val="0062711C"/>
    <w:rsid w:val="006279C0"/>
    <w:rsid w:val="00630EAA"/>
    <w:rsid w:val="0063616C"/>
    <w:rsid w:val="00651E3E"/>
    <w:rsid w:val="00655AAF"/>
    <w:rsid w:val="00662AD1"/>
    <w:rsid w:val="0067382B"/>
    <w:rsid w:val="0067499C"/>
    <w:rsid w:val="00675CB1"/>
    <w:rsid w:val="00684B29"/>
    <w:rsid w:val="00695DE6"/>
    <w:rsid w:val="0069669A"/>
    <w:rsid w:val="006A060A"/>
    <w:rsid w:val="006A1848"/>
    <w:rsid w:val="006A40D6"/>
    <w:rsid w:val="006A529E"/>
    <w:rsid w:val="006A74F0"/>
    <w:rsid w:val="006B0052"/>
    <w:rsid w:val="006B2D5F"/>
    <w:rsid w:val="006B52FF"/>
    <w:rsid w:val="006B7213"/>
    <w:rsid w:val="006C045A"/>
    <w:rsid w:val="006C4B58"/>
    <w:rsid w:val="006C73FF"/>
    <w:rsid w:val="006C7765"/>
    <w:rsid w:val="006D1221"/>
    <w:rsid w:val="006D35F4"/>
    <w:rsid w:val="006D4560"/>
    <w:rsid w:val="006D6CD7"/>
    <w:rsid w:val="006E43BE"/>
    <w:rsid w:val="006E53BF"/>
    <w:rsid w:val="006F0052"/>
    <w:rsid w:val="006F0080"/>
    <w:rsid w:val="006F37C3"/>
    <w:rsid w:val="006F3D67"/>
    <w:rsid w:val="0070529E"/>
    <w:rsid w:val="007107F5"/>
    <w:rsid w:val="0071308B"/>
    <w:rsid w:val="00717882"/>
    <w:rsid w:val="00723E0A"/>
    <w:rsid w:val="00726BDC"/>
    <w:rsid w:val="00734AD5"/>
    <w:rsid w:val="007407BA"/>
    <w:rsid w:val="00740A09"/>
    <w:rsid w:val="007429B8"/>
    <w:rsid w:val="0074543F"/>
    <w:rsid w:val="007463A6"/>
    <w:rsid w:val="007605E4"/>
    <w:rsid w:val="00767ECC"/>
    <w:rsid w:val="00773412"/>
    <w:rsid w:val="00773467"/>
    <w:rsid w:val="007738E9"/>
    <w:rsid w:val="007772D7"/>
    <w:rsid w:val="00777F7B"/>
    <w:rsid w:val="00780642"/>
    <w:rsid w:val="00784E1D"/>
    <w:rsid w:val="0078561E"/>
    <w:rsid w:val="00790808"/>
    <w:rsid w:val="00792234"/>
    <w:rsid w:val="00793287"/>
    <w:rsid w:val="0079368C"/>
    <w:rsid w:val="0079620D"/>
    <w:rsid w:val="007A0EEC"/>
    <w:rsid w:val="007A76DE"/>
    <w:rsid w:val="007B651C"/>
    <w:rsid w:val="007C1530"/>
    <w:rsid w:val="007C25C5"/>
    <w:rsid w:val="007C4275"/>
    <w:rsid w:val="007D7B2A"/>
    <w:rsid w:val="007E14C3"/>
    <w:rsid w:val="007E19AE"/>
    <w:rsid w:val="007E5B81"/>
    <w:rsid w:val="007F5047"/>
    <w:rsid w:val="007F5574"/>
    <w:rsid w:val="007F66C0"/>
    <w:rsid w:val="00800EC7"/>
    <w:rsid w:val="00806702"/>
    <w:rsid w:val="008160D9"/>
    <w:rsid w:val="00822F72"/>
    <w:rsid w:val="00826FF5"/>
    <w:rsid w:val="00827216"/>
    <w:rsid w:val="00842F44"/>
    <w:rsid w:val="008431C5"/>
    <w:rsid w:val="008511E7"/>
    <w:rsid w:val="008525D7"/>
    <w:rsid w:val="008602C7"/>
    <w:rsid w:val="00865D14"/>
    <w:rsid w:val="00867F05"/>
    <w:rsid w:val="008706F3"/>
    <w:rsid w:val="0087672B"/>
    <w:rsid w:val="00877256"/>
    <w:rsid w:val="00885D4D"/>
    <w:rsid w:val="00886849"/>
    <w:rsid w:val="00886A6C"/>
    <w:rsid w:val="0088795F"/>
    <w:rsid w:val="008954F7"/>
    <w:rsid w:val="00896A5D"/>
    <w:rsid w:val="00897157"/>
    <w:rsid w:val="008A1DD3"/>
    <w:rsid w:val="008A36C4"/>
    <w:rsid w:val="008A6DF5"/>
    <w:rsid w:val="008C0306"/>
    <w:rsid w:val="008C0941"/>
    <w:rsid w:val="008D02FB"/>
    <w:rsid w:val="008D3420"/>
    <w:rsid w:val="008D5776"/>
    <w:rsid w:val="008D6422"/>
    <w:rsid w:val="008D6897"/>
    <w:rsid w:val="008E2DB0"/>
    <w:rsid w:val="008E2F54"/>
    <w:rsid w:val="008E6F47"/>
    <w:rsid w:val="008E7672"/>
    <w:rsid w:val="008F00CE"/>
    <w:rsid w:val="008F1ABB"/>
    <w:rsid w:val="00900F7C"/>
    <w:rsid w:val="00903DC2"/>
    <w:rsid w:val="00906B6F"/>
    <w:rsid w:val="00912200"/>
    <w:rsid w:val="00912336"/>
    <w:rsid w:val="00913EBB"/>
    <w:rsid w:val="009254A6"/>
    <w:rsid w:val="009307BD"/>
    <w:rsid w:val="00933D56"/>
    <w:rsid w:val="009353F6"/>
    <w:rsid w:val="00941D3A"/>
    <w:rsid w:val="009430DD"/>
    <w:rsid w:val="00943EC2"/>
    <w:rsid w:val="00946E76"/>
    <w:rsid w:val="00961345"/>
    <w:rsid w:val="00964DF9"/>
    <w:rsid w:val="009654FC"/>
    <w:rsid w:val="00976950"/>
    <w:rsid w:val="0097765E"/>
    <w:rsid w:val="009829C8"/>
    <w:rsid w:val="00983B74"/>
    <w:rsid w:val="00991499"/>
    <w:rsid w:val="0099682D"/>
    <w:rsid w:val="009A5450"/>
    <w:rsid w:val="009A7342"/>
    <w:rsid w:val="009C51E5"/>
    <w:rsid w:val="009D51BD"/>
    <w:rsid w:val="009E06D0"/>
    <w:rsid w:val="009E16D4"/>
    <w:rsid w:val="009E1B31"/>
    <w:rsid w:val="009F1136"/>
    <w:rsid w:val="009F1CFB"/>
    <w:rsid w:val="009F296D"/>
    <w:rsid w:val="009F3362"/>
    <w:rsid w:val="009F38ED"/>
    <w:rsid w:val="009F47B1"/>
    <w:rsid w:val="009F7DB0"/>
    <w:rsid w:val="00A00126"/>
    <w:rsid w:val="00A00B02"/>
    <w:rsid w:val="00A0768A"/>
    <w:rsid w:val="00A07EDC"/>
    <w:rsid w:val="00A162C6"/>
    <w:rsid w:val="00A23BF0"/>
    <w:rsid w:val="00A31386"/>
    <w:rsid w:val="00A344BD"/>
    <w:rsid w:val="00A37DFE"/>
    <w:rsid w:val="00A37F9B"/>
    <w:rsid w:val="00A60FCC"/>
    <w:rsid w:val="00A61AD2"/>
    <w:rsid w:val="00A67F15"/>
    <w:rsid w:val="00A700BC"/>
    <w:rsid w:val="00A71288"/>
    <w:rsid w:val="00A727E4"/>
    <w:rsid w:val="00A73184"/>
    <w:rsid w:val="00A733BD"/>
    <w:rsid w:val="00A77476"/>
    <w:rsid w:val="00A84BE7"/>
    <w:rsid w:val="00A865C4"/>
    <w:rsid w:val="00A87638"/>
    <w:rsid w:val="00A93491"/>
    <w:rsid w:val="00AA3F86"/>
    <w:rsid w:val="00AB0639"/>
    <w:rsid w:val="00AB3054"/>
    <w:rsid w:val="00AB3761"/>
    <w:rsid w:val="00AB3FFA"/>
    <w:rsid w:val="00AB4BFF"/>
    <w:rsid w:val="00AD0FBA"/>
    <w:rsid w:val="00AD156E"/>
    <w:rsid w:val="00AD25BB"/>
    <w:rsid w:val="00AD2A48"/>
    <w:rsid w:val="00AE4D88"/>
    <w:rsid w:val="00AE53A3"/>
    <w:rsid w:val="00AE564F"/>
    <w:rsid w:val="00AE7C44"/>
    <w:rsid w:val="00B003DB"/>
    <w:rsid w:val="00B06B87"/>
    <w:rsid w:val="00B12245"/>
    <w:rsid w:val="00B12542"/>
    <w:rsid w:val="00B15A75"/>
    <w:rsid w:val="00B21BC7"/>
    <w:rsid w:val="00B23929"/>
    <w:rsid w:val="00B2675A"/>
    <w:rsid w:val="00B34A6F"/>
    <w:rsid w:val="00B357B6"/>
    <w:rsid w:val="00B40449"/>
    <w:rsid w:val="00B45A5F"/>
    <w:rsid w:val="00B45B6D"/>
    <w:rsid w:val="00B53018"/>
    <w:rsid w:val="00B542A8"/>
    <w:rsid w:val="00B54C69"/>
    <w:rsid w:val="00B55F01"/>
    <w:rsid w:val="00B601BB"/>
    <w:rsid w:val="00B608A9"/>
    <w:rsid w:val="00B6119F"/>
    <w:rsid w:val="00B65C9F"/>
    <w:rsid w:val="00B67747"/>
    <w:rsid w:val="00B7738B"/>
    <w:rsid w:val="00B81C3C"/>
    <w:rsid w:val="00B857AE"/>
    <w:rsid w:val="00B91EE7"/>
    <w:rsid w:val="00B948B6"/>
    <w:rsid w:val="00BA15A8"/>
    <w:rsid w:val="00BA3BCD"/>
    <w:rsid w:val="00BA42B6"/>
    <w:rsid w:val="00BA6885"/>
    <w:rsid w:val="00BA6C73"/>
    <w:rsid w:val="00BB3076"/>
    <w:rsid w:val="00BB535E"/>
    <w:rsid w:val="00BD7123"/>
    <w:rsid w:val="00BE22DC"/>
    <w:rsid w:val="00BE3149"/>
    <w:rsid w:val="00BE6B70"/>
    <w:rsid w:val="00BE765D"/>
    <w:rsid w:val="00C02276"/>
    <w:rsid w:val="00C0413D"/>
    <w:rsid w:val="00C107A0"/>
    <w:rsid w:val="00C119C4"/>
    <w:rsid w:val="00C154D9"/>
    <w:rsid w:val="00C16358"/>
    <w:rsid w:val="00C16E40"/>
    <w:rsid w:val="00C233A7"/>
    <w:rsid w:val="00C23E00"/>
    <w:rsid w:val="00C34904"/>
    <w:rsid w:val="00C364AE"/>
    <w:rsid w:val="00C36C5B"/>
    <w:rsid w:val="00C42661"/>
    <w:rsid w:val="00C461D9"/>
    <w:rsid w:val="00C46DB7"/>
    <w:rsid w:val="00C500CA"/>
    <w:rsid w:val="00C50350"/>
    <w:rsid w:val="00C504F0"/>
    <w:rsid w:val="00C545B5"/>
    <w:rsid w:val="00C56648"/>
    <w:rsid w:val="00C6182A"/>
    <w:rsid w:val="00C72D4E"/>
    <w:rsid w:val="00C856E1"/>
    <w:rsid w:val="00C902EA"/>
    <w:rsid w:val="00C90DFD"/>
    <w:rsid w:val="00C9269F"/>
    <w:rsid w:val="00C9492D"/>
    <w:rsid w:val="00CA3609"/>
    <w:rsid w:val="00CA5D05"/>
    <w:rsid w:val="00CB0CAF"/>
    <w:rsid w:val="00CB254B"/>
    <w:rsid w:val="00CB498C"/>
    <w:rsid w:val="00CB5E7B"/>
    <w:rsid w:val="00CB7AFE"/>
    <w:rsid w:val="00CC0BDD"/>
    <w:rsid w:val="00CD2219"/>
    <w:rsid w:val="00CD36AA"/>
    <w:rsid w:val="00CE0B2B"/>
    <w:rsid w:val="00CE5B4F"/>
    <w:rsid w:val="00CE68B0"/>
    <w:rsid w:val="00CF4277"/>
    <w:rsid w:val="00D00598"/>
    <w:rsid w:val="00D01853"/>
    <w:rsid w:val="00D0307C"/>
    <w:rsid w:val="00D05E39"/>
    <w:rsid w:val="00D11D4B"/>
    <w:rsid w:val="00D11F83"/>
    <w:rsid w:val="00D14912"/>
    <w:rsid w:val="00D15C39"/>
    <w:rsid w:val="00D15EBD"/>
    <w:rsid w:val="00D20E29"/>
    <w:rsid w:val="00D30CF1"/>
    <w:rsid w:val="00D333F7"/>
    <w:rsid w:val="00D3573E"/>
    <w:rsid w:val="00D37273"/>
    <w:rsid w:val="00D45588"/>
    <w:rsid w:val="00D4587B"/>
    <w:rsid w:val="00D45C26"/>
    <w:rsid w:val="00D472DA"/>
    <w:rsid w:val="00D5136F"/>
    <w:rsid w:val="00D525E6"/>
    <w:rsid w:val="00D61AD4"/>
    <w:rsid w:val="00D64630"/>
    <w:rsid w:val="00D665E3"/>
    <w:rsid w:val="00D742AC"/>
    <w:rsid w:val="00D76C2A"/>
    <w:rsid w:val="00D77822"/>
    <w:rsid w:val="00D82B01"/>
    <w:rsid w:val="00D858AC"/>
    <w:rsid w:val="00D93BD4"/>
    <w:rsid w:val="00D95B6A"/>
    <w:rsid w:val="00DA4537"/>
    <w:rsid w:val="00DA6C82"/>
    <w:rsid w:val="00DA780A"/>
    <w:rsid w:val="00DC0D0E"/>
    <w:rsid w:val="00DC17C7"/>
    <w:rsid w:val="00DC4FEA"/>
    <w:rsid w:val="00DC75A1"/>
    <w:rsid w:val="00DD2A99"/>
    <w:rsid w:val="00DD3CB6"/>
    <w:rsid w:val="00DE3399"/>
    <w:rsid w:val="00DE42A3"/>
    <w:rsid w:val="00DE4519"/>
    <w:rsid w:val="00DE7689"/>
    <w:rsid w:val="00DF2E9E"/>
    <w:rsid w:val="00E01921"/>
    <w:rsid w:val="00E0286D"/>
    <w:rsid w:val="00E039BD"/>
    <w:rsid w:val="00E06539"/>
    <w:rsid w:val="00E13FCD"/>
    <w:rsid w:val="00E144A5"/>
    <w:rsid w:val="00E1453A"/>
    <w:rsid w:val="00E14D16"/>
    <w:rsid w:val="00E16D14"/>
    <w:rsid w:val="00E17EF4"/>
    <w:rsid w:val="00E312E4"/>
    <w:rsid w:val="00E316E6"/>
    <w:rsid w:val="00E31BEB"/>
    <w:rsid w:val="00E325BE"/>
    <w:rsid w:val="00E43B55"/>
    <w:rsid w:val="00E5019C"/>
    <w:rsid w:val="00E50DE8"/>
    <w:rsid w:val="00E52A1C"/>
    <w:rsid w:val="00E5582B"/>
    <w:rsid w:val="00E6107E"/>
    <w:rsid w:val="00E61EB8"/>
    <w:rsid w:val="00E65CEF"/>
    <w:rsid w:val="00E70F74"/>
    <w:rsid w:val="00E76945"/>
    <w:rsid w:val="00E77374"/>
    <w:rsid w:val="00E81E31"/>
    <w:rsid w:val="00E82CFE"/>
    <w:rsid w:val="00E841BA"/>
    <w:rsid w:val="00E8471B"/>
    <w:rsid w:val="00E96402"/>
    <w:rsid w:val="00E96743"/>
    <w:rsid w:val="00E973B5"/>
    <w:rsid w:val="00E9743F"/>
    <w:rsid w:val="00EA18E7"/>
    <w:rsid w:val="00EA73AE"/>
    <w:rsid w:val="00EB37F8"/>
    <w:rsid w:val="00EB5FEC"/>
    <w:rsid w:val="00ED01C4"/>
    <w:rsid w:val="00ED1E1C"/>
    <w:rsid w:val="00ED2439"/>
    <w:rsid w:val="00ED31C6"/>
    <w:rsid w:val="00ED5EE1"/>
    <w:rsid w:val="00EF478F"/>
    <w:rsid w:val="00EF5DE8"/>
    <w:rsid w:val="00F015C0"/>
    <w:rsid w:val="00F0405A"/>
    <w:rsid w:val="00F113DC"/>
    <w:rsid w:val="00F16B8F"/>
    <w:rsid w:val="00F20DDE"/>
    <w:rsid w:val="00F2396B"/>
    <w:rsid w:val="00F252F9"/>
    <w:rsid w:val="00F27269"/>
    <w:rsid w:val="00F320FF"/>
    <w:rsid w:val="00F3274C"/>
    <w:rsid w:val="00F33CCE"/>
    <w:rsid w:val="00F35277"/>
    <w:rsid w:val="00F35369"/>
    <w:rsid w:val="00F37955"/>
    <w:rsid w:val="00F410E3"/>
    <w:rsid w:val="00F4393D"/>
    <w:rsid w:val="00F53D86"/>
    <w:rsid w:val="00F55AD7"/>
    <w:rsid w:val="00F60054"/>
    <w:rsid w:val="00F6303E"/>
    <w:rsid w:val="00F66425"/>
    <w:rsid w:val="00F665C6"/>
    <w:rsid w:val="00F66693"/>
    <w:rsid w:val="00F7152D"/>
    <w:rsid w:val="00F71FE7"/>
    <w:rsid w:val="00F74A19"/>
    <w:rsid w:val="00F80C26"/>
    <w:rsid w:val="00FA0A6C"/>
    <w:rsid w:val="00FA3A9C"/>
    <w:rsid w:val="00FA4023"/>
    <w:rsid w:val="00FB179D"/>
    <w:rsid w:val="00FB4E5F"/>
    <w:rsid w:val="00FB763F"/>
    <w:rsid w:val="00FD15A3"/>
    <w:rsid w:val="00FD4C53"/>
    <w:rsid w:val="00FD7C9F"/>
    <w:rsid w:val="00FE3C8C"/>
    <w:rsid w:val="00FF0053"/>
    <w:rsid w:val="00FF23CC"/>
    <w:rsid w:val="00FF402F"/>
    <w:rsid w:val="00FF4268"/>
    <w:rsid w:val="00FF4845"/>
    <w:rsid w:val="00FF61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3553"/>
    <o:shapelayout v:ext="edit">
      <o:idmap v:ext="edit" data="1"/>
    </o:shapelayout>
  </w:shapeDefaults>
  <w:decimalSymbol w:val=","/>
  <w:listSeparator w:val=";"/>
  <w15:chartTrackingRefBased/>
  <w15:docId w15:val="{D83EF3F3-593B-41A4-B826-40AE3E00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6648"/>
    <w:rPr>
      <w:sz w:val="24"/>
      <w:szCs w:val="24"/>
      <w:lang w:val="en-US" w:eastAsia="en-US"/>
    </w:rPr>
  </w:style>
  <w:style w:type="paragraph" w:styleId="1">
    <w:name w:val="heading 1"/>
    <w:basedOn w:val="a"/>
    <w:next w:val="a"/>
    <w:link w:val="10"/>
    <w:uiPriority w:val="99"/>
    <w:qFormat/>
    <w:locked/>
    <w:rsid w:val="00414F13"/>
    <w:pPr>
      <w:keepNext/>
      <w:spacing w:before="240" w:after="60"/>
      <w:outlineLvl w:val="0"/>
    </w:pPr>
    <w:rPr>
      <w:rFonts w:ascii="Cambria" w:hAnsi="Cambria"/>
      <w:b/>
      <w:bCs/>
      <w:kern w:val="32"/>
      <w:sz w:val="32"/>
      <w:szCs w:val="32"/>
    </w:rPr>
  </w:style>
  <w:style w:type="paragraph" w:styleId="2">
    <w:name w:val="heading 2"/>
    <w:basedOn w:val="a"/>
    <w:next w:val="a"/>
    <w:link w:val="20"/>
    <w:uiPriority w:val="99"/>
    <w:qFormat/>
    <w:locked/>
    <w:rsid w:val="00414F13"/>
    <w:pPr>
      <w:keepNext/>
      <w:spacing w:before="240" w:after="60"/>
      <w:outlineLvl w:val="1"/>
    </w:pPr>
    <w:rPr>
      <w:rFonts w:ascii="Cambria" w:hAnsi="Cambria"/>
      <w:b/>
      <w:bCs/>
      <w:i/>
      <w:iCs/>
      <w:sz w:val="28"/>
      <w:szCs w:val="28"/>
    </w:rPr>
  </w:style>
  <w:style w:type="paragraph" w:styleId="3">
    <w:name w:val="heading 3"/>
    <w:basedOn w:val="a"/>
    <w:next w:val="a"/>
    <w:link w:val="30"/>
    <w:uiPriority w:val="99"/>
    <w:qFormat/>
    <w:locked/>
    <w:rsid w:val="00414F13"/>
    <w:pPr>
      <w:keepNext/>
      <w:spacing w:before="240" w:after="60"/>
      <w:outlineLvl w:val="2"/>
    </w:pPr>
    <w:rPr>
      <w:rFonts w:ascii="Cambria" w:hAnsi="Cambria"/>
      <w:b/>
      <w:bCs/>
      <w:sz w:val="26"/>
      <w:szCs w:val="26"/>
    </w:rPr>
  </w:style>
  <w:style w:type="paragraph" w:styleId="4">
    <w:name w:val="heading 4"/>
    <w:basedOn w:val="a"/>
    <w:next w:val="a"/>
    <w:link w:val="40"/>
    <w:uiPriority w:val="99"/>
    <w:qFormat/>
    <w:locked/>
    <w:rsid w:val="00414F13"/>
    <w:pPr>
      <w:keepNext/>
      <w:spacing w:before="240" w:after="60"/>
      <w:outlineLvl w:val="3"/>
    </w:pPr>
    <w:rPr>
      <w:b/>
      <w:bCs/>
      <w:sz w:val="28"/>
      <w:szCs w:val="28"/>
    </w:rPr>
  </w:style>
  <w:style w:type="paragraph" w:styleId="5">
    <w:name w:val="heading 5"/>
    <w:basedOn w:val="a"/>
    <w:next w:val="a"/>
    <w:link w:val="50"/>
    <w:uiPriority w:val="99"/>
    <w:qFormat/>
    <w:locked/>
    <w:rsid w:val="00414F13"/>
    <w:pPr>
      <w:spacing w:before="240" w:after="60"/>
      <w:outlineLvl w:val="4"/>
    </w:pPr>
    <w:rPr>
      <w:b/>
      <w:bCs/>
      <w:i/>
      <w:iCs/>
      <w:sz w:val="26"/>
      <w:szCs w:val="26"/>
    </w:rPr>
  </w:style>
  <w:style w:type="paragraph" w:styleId="6">
    <w:name w:val="heading 6"/>
    <w:basedOn w:val="a"/>
    <w:next w:val="a"/>
    <w:link w:val="60"/>
    <w:uiPriority w:val="99"/>
    <w:qFormat/>
    <w:locked/>
    <w:rsid w:val="00414F13"/>
    <w:pPr>
      <w:spacing w:before="240" w:after="60"/>
      <w:outlineLvl w:val="5"/>
    </w:pPr>
    <w:rPr>
      <w:b/>
      <w:bCs/>
      <w:sz w:val="22"/>
      <w:szCs w:val="22"/>
    </w:rPr>
  </w:style>
  <w:style w:type="paragraph" w:styleId="7">
    <w:name w:val="heading 7"/>
    <w:basedOn w:val="a"/>
    <w:next w:val="a"/>
    <w:link w:val="70"/>
    <w:uiPriority w:val="99"/>
    <w:qFormat/>
    <w:locked/>
    <w:rsid w:val="00414F13"/>
    <w:pPr>
      <w:spacing w:before="240" w:after="60"/>
      <w:outlineLvl w:val="6"/>
    </w:pPr>
  </w:style>
  <w:style w:type="paragraph" w:styleId="8">
    <w:name w:val="heading 8"/>
    <w:basedOn w:val="a"/>
    <w:next w:val="a"/>
    <w:link w:val="80"/>
    <w:uiPriority w:val="99"/>
    <w:qFormat/>
    <w:locked/>
    <w:rsid w:val="00414F13"/>
    <w:pPr>
      <w:spacing w:before="240" w:after="60"/>
      <w:outlineLvl w:val="7"/>
    </w:pPr>
    <w:rPr>
      <w:i/>
      <w:iCs/>
    </w:rPr>
  </w:style>
  <w:style w:type="paragraph" w:styleId="9">
    <w:name w:val="heading 9"/>
    <w:basedOn w:val="a"/>
    <w:next w:val="a"/>
    <w:link w:val="90"/>
    <w:uiPriority w:val="99"/>
    <w:qFormat/>
    <w:locked/>
    <w:rsid w:val="00414F13"/>
    <w:pPr>
      <w:spacing w:before="240" w:after="60"/>
      <w:outlineLvl w:val="8"/>
    </w:pPr>
    <w:rPr>
      <w:rFonts w:ascii="Cambria" w:hAnsi="Cambri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414F13"/>
    <w:rPr>
      <w:rFonts w:ascii="Cambria" w:hAnsi="Cambria" w:cs="Times New Roman"/>
      <w:b/>
      <w:bCs/>
      <w:kern w:val="32"/>
      <w:sz w:val="32"/>
      <w:szCs w:val="32"/>
    </w:rPr>
  </w:style>
  <w:style w:type="character" w:customStyle="1" w:styleId="20">
    <w:name w:val="Заголовок 2 Знак"/>
    <w:link w:val="2"/>
    <w:uiPriority w:val="99"/>
    <w:locked/>
    <w:rsid w:val="00414F13"/>
    <w:rPr>
      <w:rFonts w:ascii="Cambria" w:hAnsi="Cambria" w:cs="Times New Roman"/>
      <w:b/>
      <w:bCs/>
      <w:i/>
      <w:iCs/>
      <w:sz w:val="28"/>
      <w:szCs w:val="28"/>
    </w:rPr>
  </w:style>
  <w:style w:type="character" w:customStyle="1" w:styleId="30">
    <w:name w:val="Заголовок 3 Знак"/>
    <w:link w:val="3"/>
    <w:uiPriority w:val="99"/>
    <w:semiHidden/>
    <w:locked/>
    <w:rsid w:val="00414F13"/>
    <w:rPr>
      <w:rFonts w:ascii="Cambria" w:hAnsi="Cambria" w:cs="Times New Roman"/>
      <w:b/>
      <w:bCs/>
      <w:sz w:val="26"/>
      <w:szCs w:val="26"/>
    </w:rPr>
  </w:style>
  <w:style w:type="character" w:customStyle="1" w:styleId="40">
    <w:name w:val="Заголовок 4 Знак"/>
    <w:link w:val="4"/>
    <w:uiPriority w:val="99"/>
    <w:locked/>
    <w:rsid w:val="00414F13"/>
    <w:rPr>
      <w:rFonts w:cs="Times New Roman"/>
      <w:b/>
      <w:bCs/>
      <w:sz w:val="28"/>
      <w:szCs w:val="28"/>
    </w:rPr>
  </w:style>
  <w:style w:type="character" w:customStyle="1" w:styleId="50">
    <w:name w:val="Заголовок 5 Знак"/>
    <w:link w:val="5"/>
    <w:uiPriority w:val="99"/>
    <w:semiHidden/>
    <w:locked/>
    <w:rsid w:val="00414F13"/>
    <w:rPr>
      <w:rFonts w:cs="Times New Roman"/>
      <w:b/>
      <w:bCs/>
      <w:i/>
      <w:iCs/>
      <w:sz w:val="26"/>
      <w:szCs w:val="26"/>
    </w:rPr>
  </w:style>
  <w:style w:type="character" w:customStyle="1" w:styleId="60">
    <w:name w:val="Заголовок 6 Знак"/>
    <w:link w:val="6"/>
    <w:uiPriority w:val="99"/>
    <w:semiHidden/>
    <w:locked/>
    <w:rsid w:val="00414F13"/>
    <w:rPr>
      <w:rFonts w:cs="Times New Roman"/>
      <w:b/>
      <w:bCs/>
    </w:rPr>
  </w:style>
  <w:style w:type="character" w:customStyle="1" w:styleId="70">
    <w:name w:val="Заголовок 7 Знак"/>
    <w:link w:val="7"/>
    <w:uiPriority w:val="99"/>
    <w:semiHidden/>
    <w:locked/>
    <w:rsid w:val="00414F13"/>
    <w:rPr>
      <w:rFonts w:cs="Times New Roman"/>
      <w:sz w:val="24"/>
      <w:szCs w:val="24"/>
    </w:rPr>
  </w:style>
  <w:style w:type="character" w:customStyle="1" w:styleId="80">
    <w:name w:val="Заголовок 8 Знак"/>
    <w:link w:val="8"/>
    <w:uiPriority w:val="99"/>
    <w:semiHidden/>
    <w:locked/>
    <w:rsid w:val="00414F13"/>
    <w:rPr>
      <w:rFonts w:cs="Times New Roman"/>
      <w:i/>
      <w:iCs/>
      <w:sz w:val="24"/>
      <w:szCs w:val="24"/>
    </w:rPr>
  </w:style>
  <w:style w:type="character" w:customStyle="1" w:styleId="90">
    <w:name w:val="Заголовок 9 Знак"/>
    <w:link w:val="9"/>
    <w:uiPriority w:val="99"/>
    <w:semiHidden/>
    <w:locked/>
    <w:rsid w:val="00414F13"/>
    <w:rPr>
      <w:rFonts w:ascii="Cambria" w:hAnsi="Cambria" w:cs="Times New Roman"/>
    </w:rPr>
  </w:style>
  <w:style w:type="paragraph" w:styleId="a3">
    <w:name w:val="header"/>
    <w:basedOn w:val="a"/>
    <w:link w:val="a4"/>
    <w:uiPriority w:val="99"/>
    <w:semiHidden/>
    <w:rsid w:val="00D14912"/>
    <w:pPr>
      <w:tabs>
        <w:tab w:val="center" w:pos="4677"/>
        <w:tab w:val="right" w:pos="9355"/>
      </w:tabs>
    </w:pPr>
    <w:rPr>
      <w:sz w:val="20"/>
      <w:szCs w:val="20"/>
      <w:lang w:val="ru-RU"/>
    </w:rPr>
  </w:style>
  <w:style w:type="character" w:customStyle="1" w:styleId="a4">
    <w:name w:val="Верхний колонтитул Знак"/>
    <w:link w:val="a3"/>
    <w:uiPriority w:val="99"/>
    <w:semiHidden/>
    <w:locked/>
    <w:rsid w:val="00D14912"/>
    <w:rPr>
      <w:rFonts w:ascii="Calibri" w:hAnsi="Calibri" w:cs="Times New Roman"/>
      <w:lang w:eastAsia="en-US"/>
    </w:rPr>
  </w:style>
  <w:style w:type="paragraph" w:styleId="a5">
    <w:name w:val="footer"/>
    <w:basedOn w:val="a"/>
    <w:link w:val="a6"/>
    <w:uiPriority w:val="99"/>
    <w:rsid w:val="00D14912"/>
    <w:pPr>
      <w:tabs>
        <w:tab w:val="center" w:pos="4677"/>
        <w:tab w:val="right" w:pos="9355"/>
      </w:tabs>
    </w:pPr>
    <w:rPr>
      <w:sz w:val="20"/>
      <w:szCs w:val="20"/>
      <w:lang w:val="ru-RU"/>
    </w:rPr>
  </w:style>
  <w:style w:type="character" w:customStyle="1" w:styleId="a6">
    <w:name w:val="Нижний колонтитул Знак"/>
    <w:link w:val="a5"/>
    <w:uiPriority w:val="99"/>
    <w:locked/>
    <w:rsid w:val="00D14912"/>
    <w:rPr>
      <w:rFonts w:ascii="Calibri" w:hAnsi="Calibri" w:cs="Times New Roman"/>
      <w:lang w:eastAsia="en-US"/>
    </w:rPr>
  </w:style>
  <w:style w:type="paragraph" w:styleId="a7">
    <w:name w:val="List Paragraph"/>
    <w:basedOn w:val="a"/>
    <w:uiPriority w:val="99"/>
    <w:qFormat/>
    <w:rsid w:val="00414F13"/>
    <w:pPr>
      <w:ind w:left="720"/>
      <w:contextualSpacing/>
    </w:pPr>
  </w:style>
  <w:style w:type="paragraph" w:customStyle="1" w:styleId="a8">
    <w:name w:val="загол"/>
    <w:uiPriority w:val="99"/>
    <w:rsid w:val="00C364AE"/>
    <w:pPr>
      <w:autoSpaceDE w:val="0"/>
      <w:autoSpaceDN w:val="0"/>
      <w:adjustRightInd w:val="0"/>
      <w:spacing w:before="340" w:after="170" w:line="276" w:lineRule="auto"/>
      <w:jc w:val="center"/>
    </w:pPr>
    <w:rPr>
      <w:rFonts w:ascii="Arial" w:hAnsi="Arial" w:cs="Arial"/>
      <w:b/>
      <w:bCs/>
      <w:caps/>
      <w:sz w:val="22"/>
      <w:szCs w:val="22"/>
      <w:lang w:val="en-US" w:eastAsia="en-US"/>
    </w:rPr>
  </w:style>
  <w:style w:type="paragraph" w:customStyle="1" w:styleId="11">
    <w:name w:val="Абзац списка1"/>
    <w:basedOn w:val="a"/>
    <w:uiPriority w:val="99"/>
    <w:rsid w:val="00C500CA"/>
    <w:pPr>
      <w:ind w:left="720"/>
    </w:pPr>
  </w:style>
  <w:style w:type="character" w:customStyle="1" w:styleId="goto">
    <w:name w:val="goto"/>
    <w:uiPriority w:val="99"/>
    <w:rsid w:val="005416FD"/>
    <w:rPr>
      <w:rFonts w:cs="Times New Roman"/>
    </w:rPr>
  </w:style>
  <w:style w:type="paragraph" w:styleId="a9">
    <w:name w:val="Normal (Web)"/>
    <w:basedOn w:val="a"/>
    <w:uiPriority w:val="99"/>
    <w:rsid w:val="005416FD"/>
    <w:pPr>
      <w:spacing w:before="100" w:beforeAutospacing="1" w:after="100" w:afterAutospacing="1"/>
    </w:pPr>
    <w:rPr>
      <w:rFonts w:ascii="Times New Roman" w:hAnsi="Times New Roman"/>
    </w:rPr>
  </w:style>
  <w:style w:type="paragraph" w:styleId="21">
    <w:name w:val="Body Text Indent 2"/>
    <w:basedOn w:val="a"/>
    <w:link w:val="22"/>
    <w:uiPriority w:val="99"/>
    <w:rsid w:val="0031550F"/>
    <w:pPr>
      <w:spacing w:after="120" w:line="480" w:lineRule="auto"/>
      <w:ind w:left="283"/>
    </w:pPr>
    <w:rPr>
      <w:rFonts w:ascii="Times New Roman" w:hAnsi="Times New Roman"/>
      <w:lang w:val="ru-RU" w:eastAsia="ru-RU"/>
    </w:rPr>
  </w:style>
  <w:style w:type="character" w:customStyle="1" w:styleId="22">
    <w:name w:val="Основной текст с отступом 2 Знак"/>
    <w:link w:val="21"/>
    <w:uiPriority w:val="99"/>
    <w:locked/>
    <w:rsid w:val="0031550F"/>
    <w:rPr>
      <w:rFonts w:ascii="Times New Roman" w:hAnsi="Times New Roman" w:cs="Times New Roman"/>
      <w:sz w:val="24"/>
    </w:rPr>
  </w:style>
  <w:style w:type="paragraph" w:styleId="aa">
    <w:name w:val="Body Text"/>
    <w:basedOn w:val="a"/>
    <w:link w:val="ab"/>
    <w:uiPriority w:val="99"/>
    <w:rsid w:val="001543BD"/>
    <w:pPr>
      <w:spacing w:after="120"/>
    </w:pPr>
    <w:rPr>
      <w:sz w:val="22"/>
      <w:szCs w:val="22"/>
      <w:lang w:val="ru-RU" w:eastAsia="ru-RU"/>
    </w:rPr>
  </w:style>
  <w:style w:type="character" w:customStyle="1" w:styleId="ab">
    <w:name w:val="Основной текст Знак"/>
    <w:link w:val="aa"/>
    <w:uiPriority w:val="99"/>
    <w:locked/>
    <w:rsid w:val="001543BD"/>
    <w:rPr>
      <w:rFonts w:cs="Times New Roman"/>
      <w:sz w:val="22"/>
    </w:rPr>
  </w:style>
  <w:style w:type="character" w:styleId="ac">
    <w:name w:val="Hyperlink"/>
    <w:uiPriority w:val="99"/>
    <w:rsid w:val="001543BD"/>
    <w:rPr>
      <w:rFonts w:cs="Times New Roman"/>
      <w:color w:val="0000FF"/>
      <w:u w:val="single"/>
    </w:rPr>
  </w:style>
  <w:style w:type="paragraph" w:customStyle="1" w:styleId="BodyText31">
    <w:name w:val="Body Text 31"/>
    <w:basedOn w:val="a"/>
    <w:uiPriority w:val="99"/>
    <w:rsid w:val="000768B3"/>
    <w:pPr>
      <w:widowControl w:val="0"/>
      <w:jc w:val="both"/>
    </w:pPr>
    <w:rPr>
      <w:rFonts w:ascii="Times New Roman" w:hAnsi="Times New Roman"/>
      <w:szCs w:val="20"/>
    </w:rPr>
  </w:style>
  <w:style w:type="character" w:customStyle="1" w:styleId="hps">
    <w:name w:val="hps"/>
    <w:uiPriority w:val="99"/>
    <w:rsid w:val="000768B3"/>
  </w:style>
  <w:style w:type="character" w:styleId="ad">
    <w:name w:val="annotation reference"/>
    <w:uiPriority w:val="99"/>
    <w:rsid w:val="000151A9"/>
    <w:rPr>
      <w:rFonts w:cs="Times New Roman"/>
      <w:sz w:val="16"/>
      <w:szCs w:val="16"/>
    </w:rPr>
  </w:style>
  <w:style w:type="paragraph" w:styleId="ae">
    <w:name w:val="annotation text"/>
    <w:basedOn w:val="a"/>
    <w:link w:val="af"/>
    <w:uiPriority w:val="99"/>
    <w:rsid w:val="000151A9"/>
    <w:rPr>
      <w:sz w:val="20"/>
      <w:szCs w:val="20"/>
    </w:rPr>
  </w:style>
  <w:style w:type="character" w:customStyle="1" w:styleId="af">
    <w:name w:val="Текст примечания Знак"/>
    <w:link w:val="ae"/>
    <w:uiPriority w:val="99"/>
    <w:locked/>
    <w:rsid w:val="000151A9"/>
    <w:rPr>
      <w:rFonts w:cs="Times New Roman"/>
    </w:rPr>
  </w:style>
  <w:style w:type="paragraph" w:styleId="af0">
    <w:name w:val="annotation subject"/>
    <w:basedOn w:val="ae"/>
    <w:next w:val="ae"/>
    <w:link w:val="af1"/>
    <w:uiPriority w:val="99"/>
    <w:rsid w:val="000151A9"/>
    <w:rPr>
      <w:b/>
      <w:bCs/>
    </w:rPr>
  </w:style>
  <w:style w:type="character" w:customStyle="1" w:styleId="af1">
    <w:name w:val="Тема примечания Знак"/>
    <w:link w:val="af0"/>
    <w:uiPriority w:val="99"/>
    <w:locked/>
    <w:rsid w:val="000151A9"/>
    <w:rPr>
      <w:rFonts w:cs="Times New Roman"/>
      <w:b/>
      <w:bCs/>
    </w:rPr>
  </w:style>
  <w:style w:type="paragraph" w:styleId="af2">
    <w:name w:val="Balloon Text"/>
    <w:basedOn w:val="a"/>
    <w:link w:val="af3"/>
    <w:uiPriority w:val="99"/>
    <w:rsid w:val="000151A9"/>
    <w:rPr>
      <w:rFonts w:ascii="Tahoma" w:hAnsi="Tahoma" w:cs="Tahoma"/>
      <w:sz w:val="16"/>
      <w:szCs w:val="16"/>
    </w:rPr>
  </w:style>
  <w:style w:type="character" w:customStyle="1" w:styleId="af3">
    <w:name w:val="Текст выноски Знак"/>
    <w:link w:val="af2"/>
    <w:uiPriority w:val="99"/>
    <w:locked/>
    <w:rsid w:val="000151A9"/>
    <w:rPr>
      <w:rFonts w:ascii="Tahoma" w:hAnsi="Tahoma" w:cs="Tahoma"/>
      <w:sz w:val="16"/>
      <w:szCs w:val="16"/>
    </w:rPr>
  </w:style>
  <w:style w:type="paragraph" w:styleId="12">
    <w:name w:val="toc 1"/>
    <w:basedOn w:val="a"/>
    <w:next w:val="a"/>
    <w:autoRedefine/>
    <w:uiPriority w:val="99"/>
    <w:locked/>
    <w:rsid w:val="00C56648"/>
    <w:pPr>
      <w:tabs>
        <w:tab w:val="right" w:leader="dot" w:pos="9060"/>
      </w:tabs>
      <w:spacing w:before="120"/>
    </w:pPr>
    <w:rPr>
      <w:rFonts w:ascii="Times New Roman" w:hAnsi="Times New Roman"/>
      <w:bCs/>
      <w:szCs w:val="20"/>
    </w:rPr>
  </w:style>
  <w:style w:type="paragraph" w:styleId="23">
    <w:name w:val="toc 2"/>
    <w:basedOn w:val="a"/>
    <w:next w:val="a"/>
    <w:autoRedefine/>
    <w:uiPriority w:val="99"/>
    <w:locked/>
    <w:rsid w:val="00C56648"/>
    <w:pPr>
      <w:tabs>
        <w:tab w:val="right" w:leader="dot" w:pos="9060"/>
      </w:tabs>
      <w:spacing w:before="120" w:after="120"/>
      <w:ind w:left="567"/>
    </w:pPr>
    <w:rPr>
      <w:rFonts w:ascii="Times New Roman" w:hAnsi="Times New Roman"/>
      <w:iCs/>
      <w:szCs w:val="20"/>
    </w:rPr>
  </w:style>
  <w:style w:type="paragraph" w:styleId="31">
    <w:name w:val="toc 3"/>
    <w:basedOn w:val="a"/>
    <w:next w:val="a"/>
    <w:autoRedefine/>
    <w:uiPriority w:val="99"/>
    <w:locked/>
    <w:rsid w:val="000151A9"/>
    <w:pPr>
      <w:ind w:left="440"/>
    </w:pPr>
    <w:rPr>
      <w:sz w:val="20"/>
      <w:szCs w:val="20"/>
    </w:rPr>
  </w:style>
  <w:style w:type="paragraph" w:styleId="41">
    <w:name w:val="toc 4"/>
    <w:basedOn w:val="a"/>
    <w:next w:val="a"/>
    <w:autoRedefine/>
    <w:uiPriority w:val="99"/>
    <w:locked/>
    <w:rsid w:val="000151A9"/>
    <w:pPr>
      <w:ind w:left="660"/>
    </w:pPr>
    <w:rPr>
      <w:sz w:val="20"/>
      <w:szCs w:val="20"/>
    </w:rPr>
  </w:style>
  <w:style w:type="paragraph" w:styleId="51">
    <w:name w:val="toc 5"/>
    <w:basedOn w:val="a"/>
    <w:next w:val="a"/>
    <w:autoRedefine/>
    <w:uiPriority w:val="99"/>
    <w:locked/>
    <w:rsid w:val="000151A9"/>
    <w:pPr>
      <w:ind w:left="880"/>
    </w:pPr>
    <w:rPr>
      <w:sz w:val="20"/>
      <w:szCs w:val="20"/>
    </w:rPr>
  </w:style>
  <w:style w:type="paragraph" w:styleId="61">
    <w:name w:val="toc 6"/>
    <w:basedOn w:val="a"/>
    <w:next w:val="a"/>
    <w:autoRedefine/>
    <w:uiPriority w:val="99"/>
    <w:locked/>
    <w:rsid w:val="000151A9"/>
    <w:pPr>
      <w:ind w:left="1100"/>
    </w:pPr>
    <w:rPr>
      <w:sz w:val="20"/>
      <w:szCs w:val="20"/>
    </w:rPr>
  </w:style>
  <w:style w:type="paragraph" w:styleId="71">
    <w:name w:val="toc 7"/>
    <w:basedOn w:val="a"/>
    <w:next w:val="a"/>
    <w:autoRedefine/>
    <w:uiPriority w:val="99"/>
    <w:locked/>
    <w:rsid w:val="000151A9"/>
    <w:pPr>
      <w:ind w:left="1320"/>
    </w:pPr>
    <w:rPr>
      <w:sz w:val="20"/>
      <w:szCs w:val="20"/>
    </w:rPr>
  </w:style>
  <w:style w:type="paragraph" w:styleId="81">
    <w:name w:val="toc 8"/>
    <w:basedOn w:val="a"/>
    <w:next w:val="a"/>
    <w:autoRedefine/>
    <w:uiPriority w:val="99"/>
    <w:locked/>
    <w:rsid w:val="000151A9"/>
    <w:pPr>
      <w:ind w:left="1540"/>
    </w:pPr>
    <w:rPr>
      <w:sz w:val="20"/>
      <w:szCs w:val="20"/>
    </w:rPr>
  </w:style>
  <w:style w:type="paragraph" w:styleId="91">
    <w:name w:val="toc 9"/>
    <w:basedOn w:val="a"/>
    <w:next w:val="a"/>
    <w:autoRedefine/>
    <w:uiPriority w:val="99"/>
    <w:locked/>
    <w:rsid w:val="000151A9"/>
    <w:pPr>
      <w:ind w:left="1760"/>
    </w:pPr>
    <w:rPr>
      <w:sz w:val="20"/>
      <w:szCs w:val="20"/>
    </w:rPr>
  </w:style>
  <w:style w:type="character" w:styleId="af4">
    <w:name w:val="Placeholder Text"/>
    <w:uiPriority w:val="99"/>
    <w:semiHidden/>
    <w:rsid w:val="00FF402F"/>
    <w:rPr>
      <w:rFonts w:cs="Times New Roman"/>
      <w:color w:val="808080"/>
    </w:rPr>
  </w:style>
  <w:style w:type="paragraph" w:styleId="af5">
    <w:name w:val="Title"/>
    <w:basedOn w:val="a"/>
    <w:next w:val="a"/>
    <w:link w:val="af6"/>
    <w:uiPriority w:val="99"/>
    <w:qFormat/>
    <w:locked/>
    <w:rsid w:val="00414F13"/>
    <w:pPr>
      <w:spacing w:before="240" w:after="60"/>
      <w:jc w:val="center"/>
      <w:outlineLvl w:val="0"/>
    </w:pPr>
    <w:rPr>
      <w:rFonts w:ascii="Cambria" w:hAnsi="Cambria"/>
      <w:b/>
      <w:bCs/>
      <w:kern w:val="28"/>
      <w:sz w:val="32"/>
      <w:szCs w:val="32"/>
    </w:rPr>
  </w:style>
  <w:style w:type="character" w:customStyle="1" w:styleId="af6">
    <w:name w:val="Название Знак"/>
    <w:link w:val="af5"/>
    <w:uiPriority w:val="99"/>
    <w:locked/>
    <w:rsid w:val="00414F13"/>
    <w:rPr>
      <w:rFonts w:ascii="Cambria" w:hAnsi="Cambria" w:cs="Times New Roman"/>
      <w:b/>
      <w:bCs/>
      <w:kern w:val="28"/>
      <w:sz w:val="32"/>
      <w:szCs w:val="32"/>
    </w:rPr>
  </w:style>
  <w:style w:type="paragraph" w:styleId="af7">
    <w:name w:val="Subtitle"/>
    <w:basedOn w:val="a"/>
    <w:next w:val="a"/>
    <w:link w:val="af8"/>
    <w:uiPriority w:val="99"/>
    <w:qFormat/>
    <w:locked/>
    <w:rsid w:val="00414F13"/>
    <w:pPr>
      <w:spacing w:after="60"/>
      <w:jc w:val="center"/>
      <w:outlineLvl w:val="1"/>
    </w:pPr>
    <w:rPr>
      <w:rFonts w:ascii="Cambria" w:hAnsi="Cambria"/>
    </w:rPr>
  </w:style>
  <w:style w:type="character" w:customStyle="1" w:styleId="af8">
    <w:name w:val="Подзаголовок Знак"/>
    <w:link w:val="af7"/>
    <w:uiPriority w:val="99"/>
    <w:locked/>
    <w:rsid w:val="00414F13"/>
    <w:rPr>
      <w:rFonts w:ascii="Cambria" w:hAnsi="Cambria" w:cs="Times New Roman"/>
      <w:sz w:val="24"/>
      <w:szCs w:val="24"/>
    </w:rPr>
  </w:style>
  <w:style w:type="character" w:styleId="af9">
    <w:name w:val="Strong"/>
    <w:uiPriority w:val="99"/>
    <w:qFormat/>
    <w:locked/>
    <w:rsid w:val="00414F13"/>
    <w:rPr>
      <w:rFonts w:cs="Times New Roman"/>
      <w:b/>
      <w:bCs/>
    </w:rPr>
  </w:style>
  <w:style w:type="character" w:styleId="afa">
    <w:name w:val="Emphasis"/>
    <w:uiPriority w:val="99"/>
    <w:qFormat/>
    <w:locked/>
    <w:rsid w:val="00414F13"/>
    <w:rPr>
      <w:rFonts w:ascii="Calibri" w:hAnsi="Calibri" w:cs="Times New Roman"/>
      <w:b/>
      <w:i/>
      <w:iCs/>
    </w:rPr>
  </w:style>
  <w:style w:type="paragraph" w:styleId="afb">
    <w:name w:val="No Spacing"/>
    <w:basedOn w:val="a"/>
    <w:uiPriority w:val="99"/>
    <w:qFormat/>
    <w:rsid w:val="00414F13"/>
    <w:rPr>
      <w:szCs w:val="32"/>
    </w:rPr>
  </w:style>
  <w:style w:type="paragraph" w:styleId="24">
    <w:name w:val="Quote"/>
    <w:basedOn w:val="a"/>
    <w:next w:val="a"/>
    <w:link w:val="25"/>
    <w:uiPriority w:val="99"/>
    <w:qFormat/>
    <w:rsid w:val="00414F13"/>
    <w:rPr>
      <w:i/>
    </w:rPr>
  </w:style>
  <w:style w:type="character" w:customStyle="1" w:styleId="25">
    <w:name w:val="Цитата 2 Знак"/>
    <w:link w:val="24"/>
    <w:uiPriority w:val="99"/>
    <w:locked/>
    <w:rsid w:val="00414F13"/>
    <w:rPr>
      <w:rFonts w:cs="Times New Roman"/>
      <w:i/>
      <w:sz w:val="24"/>
      <w:szCs w:val="24"/>
    </w:rPr>
  </w:style>
  <w:style w:type="paragraph" w:styleId="afc">
    <w:name w:val="Intense Quote"/>
    <w:basedOn w:val="a"/>
    <w:next w:val="a"/>
    <w:link w:val="afd"/>
    <w:uiPriority w:val="99"/>
    <w:qFormat/>
    <w:rsid w:val="00414F13"/>
    <w:pPr>
      <w:ind w:left="720" w:right="720"/>
    </w:pPr>
    <w:rPr>
      <w:b/>
      <w:i/>
      <w:szCs w:val="22"/>
    </w:rPr>
  </w:style>
  <w:style w:type="character" w:customStyle="1" w:styleId="afd">
    <w:name w:val="Выделенная цитата Знак"/>
    <w:link w:val="afc"/>
    <w:uiPriority w:val="99"/>
    <w:locked/>
    <w:rsid w:val="00414F13"/>
    <w:rPr>
      <w:rFonts w:cs="Times New Roman"/>
      <w:b/>
      <w:i/>
      <w:sz w:val="24"/>
    </w:rPr>
  </w:style>
  <w:style w:type="character" w:styleId="afe">
    <w:name w:val="Subtle Emphasis"/>
    <w:uiPriority w:val="99"/>
    <w:qFormat/>
    <w:rsid w:val="00414F13"/>
    <w:rPr>
      <w:rFonts w:cs="Times New Roman"/>
      <w:i/>
      <w:color w:val="5A5A5A"/>
    </w:rPr>
  </w:style>
  <w:style w:type="character" w:styleId="aff">
    <w:name w:val="Intense Emphasis"/>
    <w:uiPriority w:val="99"/>
    <w:qFormat/>
    <w:rsid w:val="00414F13"/>
    <w:rPr>
      <w:rFonts w:cs="Times New Roman"/>
      <w:b/>
      <w:i/>
      <w:sz w:val="24"/>
      <w:szCs w:val="24"/>
      <w:u w:val="single"/>
    </w:rPr>
  </w:style>
  <w:style w:type="character" w:styleId="aff0">
    <w:name w:val="Subtle Reference"/>
    <w:uiPriority w:val="99"/>
    <w:qFormat/>
    <w:rsid w:val="00414F13"/>
    <w:rPr>
      <w:rFonts w:cs="Times New Roman"/>
      <w:sz w:val="24"/>
      <w:szCs w:val="24"/>
      <w:u w:val="single"/>
    </w:rPr>
  </w:style>
  <w:style w:type="character" w:styleId="aff1">
    <w:name w:val="Intense Reference"/>
    <w:uiPriority w:val="99"/>
    <w:qFormat/>
    <w:rsid w:val="00414F13"/>
    <w:rPr>
      <w:rFonts w:cs="Times New Roman"/>
      <w:b/>
      <w:sz w:val="24"/>
      <w:u w:val="single"/>
    </w:rPr>
  </w:style>
  <w:style w:type="character" w:styleId="aff2">
    <w:name w:val="Book Title"/>
    <w:uiPriority w:val="99"/>
    <w:qFormat/>
    <w:rsid w:val="00414F13"/>
    <w:rPr>
      <w:rFonts w:ascii="Cambria" w:hAnsi="Cambria" w:cs="Times New Roman"/>
      <w:b/>
      <w:i/>
      <w:sz w:val="24"/>
      <w:szCs w:val="24"/>
    </w:rPr>
  </w:style>
  <w:style w:type="paragraph" w:styleId="aff3">
    <w:name w:val="TOC Heading"/>
    <w:basedOn w:val="1"/>
    <w:next w:val="a"/>
    <w:uiPriority w:val="99"/>
    <w:qFormat/>
    <w:rsid w:val="00414F13"/>
    <w:pPr>
      <w:outlineLvl w:val="9"/>
    </w:pPr>
  </w:style>
  <w:style w:type="paragraph" w:styleId="aff4">
    <w:name w:val="Body Text Indent"/>
    <w:basedOn w:val="a"/>
    <w:link w:val="aff5"/>
    <w:locked/>
    <w:rsid w:val="00FF0053"/>
    <w:pPr>
      <w:spacing w:after="120"/>
      <w:ind w:left="283"/>
      <w:jc w:val="both"/>
    </w:pPr>
    <w:rPr>
      <w:rFonts w:ascii="Times New Roman" w:hAnsi="Times New Roman"/>
      <w:iCs/>
      <w:lang w:val="ru-RU" w:eastAsia="ru-RU"/>
    </w:rPr>
  </w:style>
  <w:style w:type="character" w:customStyle="1" w:styleId="aff5">
    <w:name w:val="Основной текст с отступом Знак"/>
    <w:link w:val="aff4"/>
    <w:rsid w:val="00FF0053"/>
    <w:rPr>
      <w:rFonts w:ascii="Times New Roman" w:hAnsi="Times New Roman"/>
      <w:iCs/>
      <w:sz w:val="24"/>
      <w:szCs w:val="24"/>
    </w:rPr>
  </w:style>
  <w:style w:type="paragraph" w:customStyle="1" w:styleId="aff6">
    <w:name w:val="Формула"/>
    <w:basedOn w:val="a"/>
    <w:next w:val="aa"/>
    <w:qFormat/>
    <w:rsid w:val="000D7935"/>
    <w:pPr>
      <w:tabs>
        <w:tab w:val="center" w:pos="4536"/>
        <w:tab w:val="left" w:pos="8505"/>
      </w:tabs>
      <w:spacing w:before="100" w:beforeAutospacing="1" w:after="100" w:afterAutospacing="1" w:line="360" w:lineRule="auto"/>
      <w:contextualSpacing/>
      <w:jc w:val="both"/>
    </w:pPr>
    <w:rPr>
      <w:rFonts w:ascii="Times New Roman" w:hAnsi="Times New Roman"/>
      <w:i/>
      <w:noProof/>
      <w:szCs w:val="28"/>
      <w:lang w:val="ru-RU" w:eastAsia="ru-RU"/>
    </w:rPr>
  </w:style>
  <w:style w:type="table" w:styleId="aff7">
    <w:name w:val="Table Grid"/>
    <w:basedOn w:val="a1"/>
    <w:locked/>
    <w:rsid w:val="001157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Title">
    <w:name w:val="ConsPlusTitle"/>
    <w:uiPriority w:val="99"/>
    <w:rsid w:val="004F6862"/>
    <w:pPr>
      <w:widowControl w:val="0"/>
      <w:autoSpaceDE w:val="0"/>
      <w:autoSpaceDN w:val="0"/>
      <w:adjustRightInd w:val="0"/>
    </w:pPr>
    <w:rPr>
      <w:rFonts w:cs="Calibri"/>
      <w:b/>
      <w:bCs/>
      <w:sz w:val="22"/>
      <w:szCs w:val="22"/>
    </w:rPr>
  </w:style>
  <w:style w:type="character" w:styleId="aff8">
    <w:name w:val="page number"/>
    <w:basedOn w:val="a0"/>
    <w:locked/>
    <w:rsid w:val="00DA4537"/>
  </w:style>
  <w:style w:type="character" w:customStyle="1" w:styleId="translation-chunk">
    <w:name w:val="translation-chunk"/>
    <w:rsid w:val="00912336"/>
  </w:style>
  <w:style w:type="character" w:customStyle="1" w:styleId="apple-converted-space">
    <w:name w:val="apple-converted-space"/>
    <w:rsid w:val="00DE4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269249">
      <w:bodyDiv w:val="1"/>
      <w:marLeft w:val="0"/>
      <w:marRight w:val="0"/>
      <w:marTop w:val="0"/>
      <w:marBottom w:val="0"/>
      <w:divBdr>
        <w:top w:val="none" w:sz="0" w:space="0" w:color="auto"/>
        <w:left w:val="none" w:sz="0" w:space="0" w:color="auto"/>
        <w:bottom w:val="none" w:sz="0" w:space="0" w:color="auto"/>
        <w:right w:val="none" w:sz="0" w:space="0" w:color="auto"/>
      </w:divBdr>
    </w:div>
    <w:div w:id="7261514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wmf"/><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oleObject" Target="embeddings/oleObject1.bin"/><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99E17-35CA-429C-8F6E-FE315B1B2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34</Pages>
  <Words>6842</Words>
  <Characters>65639</Characters>
  <Application>Microsoft Office Word</Application>
  <DocSecurity>0</DocSecurity>
  <Lines>546</Lines>
  <Paragraphs>144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СВОД ПРАВИЛ</vt:lpstr>
      <vt:lpstr>СВОД ПРАВИЛ</vt:lpstr>
    </vt:vector>
  </TitlesOfParts>
  <Company>HP</Company>
  <LinksUpToDate>false</LinksUpToDate>
  <CharactersWithSpaces>72337</CharactersWithSpaces>
  <SharedDoc>false</SharedDoc>
  <HLinks>
    <vt:vector size="126" baseType="variant">
      <vt:variant>
        <vt:i4>1114161</vt:i4>
      </vt:variant>
      <vt:variant>
        <vt:i4>122</vt:i4>
      </vt:variant>
      <vt:variant>
        <vt:i4>0</vt:i4>
      </vt:variant>
      <vt:variant>
        <vt:i4>5</vt:i4>
      </vt:variant>
      <vt:variant>
        <vt:lpwstr/>
      </vt:variant>
      <vt:variant>
        <vt:lpwstr>_Toc450219481</vt:lpwstr>
      </vt:variant>
      <vt:variant>
        <vt:i4>1114161</vt:i4>
      </vt:variant>
      <vt:variant>
        <vt:i4>116</vt:i4>
      </vt:variant>
      <vt:variant>
        <vt:i4>0</vt:i4>
      </vt:variant>
      <vt:variant>
        <vt:i4>5</vt:i4>
      </vt:variant>
      <vt:variant>
        <vt:lpwstr/>
      </vt:variant>
      <vt:variant>
        <vt:lpwstr>_Toc450219480</vt:lpwstr>
      </vt:variant>
      <vt:variant>
        <vt:i4>1966129</vt:i4>
      </vt:variant>
      <vt:variant>
        <vt:i4>110</vt:i4>
      </vt:variant>
      <vt:variant>
        <vt:i4>0</vt:i4>
      </vt:variant>
      <vt:variant>
        <vt:i4>5</vt:i4>
      </vt:variant>
      <vt:variant>
        <vt:lpwstr/>
      </vt:variant>
      <vt:variant>
        <vt:lpwstr>_Toc450219479</vt:lpwstr>
      </vt:variant>
      <vt:variant>
        <vt:i4>1966129</vt:i4>
      </vt:variant>
      <vt:variant>
        <vt:i4>104</vt:i4>
      </vt:variant>
      <vt:variant>
        <vt:i4>0</vt:i4>
      </vt:variant>
      <vt:variant>
        <vt:i4>5</vt:i4>
      </vt:variant>
      <vt:variant>
        <vt:lpwstr/>
      </vt:variant>
      <vt:variant>
        <vt:lpwstr>_Toc450219478</vt:lpwstr>
      </vt:variant>
      <vt:variant>
        <vt:i4>1966129</vt:i4>
      </vt:variant>
      <vt:variant>
        <vt:i4>98</vt:i4>
      </vt:variant>
      <vt:variant>
        <vt:i4>0</vt:i4>
      </vt:variant>
      <vt:variant>
        <vt:i4>5</vt:i4>
      </vt:variant>
      <vt:variant>
        <vt:lpwstr/>
      </vt:variant>
      <vt:variant>
        <vt:lpwstr>_Toc450219477</vt:lpwstr>
      </vt:variant>
      <vt:variant>
        <vt:i4>1966129</vt:i4>
      </vt:variant>
      <vt:variant>
        <vt:i4>92</vt:i4>
      </vt:variant>
      <vt:variant>
        <vt:i4>0</vt:i4>
      </vt:variant>
      <vt:variant>
        <vt:i4>5</vt:i4>
      </vt:variant>
      <vt:variant>
        <vt:lpwstr/>
      </vt:variant>
      <vt:variant>
        <vt:lpwstr>_Toc450219476</vt:lpwstr>
      </vt:variant>
      <vt:variant>
        <vt:i4>1966129</vt:i4>
      </vt:variant>
      <vt:variant>
        <vt:i4>86</vt:i4>
      </vt:variant>
      <vt:variant>
        <vt:i4>0</vt:i4>
      </vt:variant>
      <vt:variant>
        <vt:i4>5</vt:i4>
      </vt:variant>
      <vt:variant>
        <vt:lpwstr/>
      </vt:variant>
      <vt:variant>
        <vt:lpwstr>_Toc450219475</vt:lpwstr>
      </vt:variant>
      <vt:variant>
        <vt:i4>1966129</vt:i4>
      </vt:variant>
      <vt:variant>
        <vt:i4>80</vt:i4>
      </vt:variant>
      <vt:variant>
        <vt:i4>0</vt:i4>
      </vt:variant>
      <vt:variant>
        <vt:i4>5</vt:i4>
      </vt:variant>
      <vt:variant>
        <vt:lpwstr/>
      </vt:variant>
      <vt:variant>
        <vt:lpwstr>_Toc450219474</vt:lpwstr>
      </vt:variant>
      <vt:variant>
        <vt:i4>1966129</vt:i4>
      </vt:variant>
      <vt:variant>
        <vt:i4>74</vt:i4>
      </vt:variant>
      <vt:variant>
        <vt:i4>0</vt:i4>
      </vt:variant>
      <vt:variant>
        <vt:i4>5</vt:i4>
      </vt:variant>
      <vt:variant>
        <vt:lpwstr/>
      </vt:variant>
      <vt:variant>
        <vt:lpwstr>_Toc450219473</vt:lpwstr>
      </vt:variant>
      <vt:variant>
        <vt:i4>1966129</vt:i4>
      </vt:variant>
      <vt:variant>
        <vt:i4>68</vt:i4>
      </vt:variant>
      <vt:variant>
        <vt:i4>0</vt:i4>
      </vt:variant>
      <vt:variant>
        <vt:i4>5</vt:i4>
      </vt:variant>
      <vt:variant>
        <vt:lpwstr/>
      </vt:variant>
      <vt:variant>
        <vt:lpwstr>_Toc450219472</vt:lpwstr>
      </vt:variant>
      <vt:variant>
        <vt:i4>1966129</vt:i4>
      </vt:variant>
      <vt:variant>
        <vt:i4>62</vt:i4>
      </vt:variant>
      <vt:variant>
        <vt:i4>0</vt:i4>
      </vt:variant>
      <vt:variant>
        <vt:i4>5</vt:i4>
      </vt:variant>
      <vt:variant>
        <vt:lpwstr/>
      </vt:variant>
      <vt:variant>
        <vt:lpwstr>_Toc450219471</vt:lpwstr>
      </vt:variant>
      <vt:variant>
        <vt:i4>1966129</vt:i4>
      </vt:variant>
      <vt:variant>
        <vt:i4>56</vt:i4>
      </vt:variant>
      <vt:variant>
        <vt:i4>0</vt:i4>
      </vt:variant>
      <vt:variant>
        <vt:i4>5</vt:i4>
      </vt:variant>
      <vt:variant>
        <vt:lpwstr/>
      </vt:variant>
      <vt:variant>
        <vt:lpwstr>_Toc450219470</vt:lpwstr>
      </vt:variant>
      <vt:variant>
        <vt:i4>2031665</vt:i4>
      </vt:variant>
      <vt:variant>
        <vt:i4>50</vt:i4>
      </vt:variant>
      <vt:variant>
        <vt:i4>0</vt:i4>
      </vt:variant>
      <vt:variant>
        <vt:i4>5</vt:i4>
      </vt:variant>
      <vt:variant>
        <vt:lpwstr/>
      </vt:variant>
      <vt:variant>
        <vt:lpwstr>_Toc450219469</vt:lpwstr>
      </vt:variant>
      <vt:variant>
        <vt:i4>2031665</vt:i4>
      </vt:variant>
      <vt:variant>
        <vt:i4>44</vt:i4>
      </vt:variant>
      <vt:variant>
        <vt:i4>0</vt:i4>
      </vt:variant>
      <vt:variant>
        <vt:i4>5</vt:i4>
      </vt:variant>
      <vt:variant>
        <vt:lpwstr/>
      </vt:variant>
      <vt:variant>
        <vt:lpwstr>_Toc450219468</vt:lpwstr>
      </vt:variant>
      <vt:variant>
        <vt:i4>2031665</vt:i4>
      </vt:variant>
      <vt:variant>
        <vt:i4>38</vt:i4>
      </vt:variant>
      <vt:variant>
        <vt:i4>0</vt:i4>
      </vt:variant>
      <vt:variant>
        <vt:i4>5</vt:i4>
      </vt:variant>
      <vt:variant>
        <vt:lpwstr/>
      </vt:variant>
      <vt:variant>
        <vt:lpwstr>_Toc450219467</vt:lpwstr>
      </vt:variant>
      <vt:variant>
        <vt:i4>2031665</vt:i4>
      </vt:variant>
      <vt:variant>
        <vt:i4>32</vt:i4>
      </vt:variant>
      <vt:variant>
        <vt:i4>0</vt:i4>
      </vt:variant>
      <vt:variant>
        <vt:i4>5</vt:i4>
      </vt:variant>
      <vt:variant>
        <vt:lpwstr/>
      </vt:variant>
      <vt:variant>
        <vt:lpwstr>_Toc450219466</vt:lpwstr>
      </vt:variant>
      <vt:variant>
        <vt:i4>2031665</vt:i4>
      </vt:variant>
      <vt:variant>
        <vt:i4>26</vt:i4>
      </vt:variant>
      <vt:variant>
        <vt:i4>0</vt:i4>
      </vt:variant>
      <vt:variant>
        <vt:i4>5</vt:i4>
      </vt:variant>
      <vt:variant>
        <vt:lpwstr/>
      </vt:variant>
      <vt:variant>
        <vt:lpwstr>_Toc450219465</vt:lpwstr>
      </vt:variant>
      <vt:variant>
        <vt:i4>2031665</vt:i4>
      </vt:variant>
      <vt:variant>
        <vt:i4>20</vt:i4>
      </vt:variant>
      <vt:variant>
        <vt:i4>0</vt:i4>
      </vt:variant>
      <vt:variant>
        <vt:i4>5</vt:i4>
      </vt:variant>
      <vt:variant>
        <vt:lpwstr/>
      </vt:variant>
      <vt:variant>
        <vt:lpwstr>_Toc450219464</vt:lpwstr>
      </vt:variant>
      <vt:variant>
        <vt:i4>2031665</vt:i4>
      </vt:variant>
      <vt:variant>
        <vt:i4>14</vt:i4>
      </vt:variant>
      <vt:variant>
        <vt:i4>0</vt:i4>
      </vt:variant>
      <vt:variant>
        <vt:i4>5</vt:i4>
      </vt:variant>
      <vt:variant>
        <vt:lpwstr/>
      </vt:variant>
      <vt:variant>
        <vt:lpwstr>_Toc450219463</vt:lpwstr>
      </vt:variant>
      <vt:variant>
        <vt:i4>2031665</vt:i4>
      </vt:variant>
      <vt:variant>
        <vt:i4>8</vt:i4>
      </vt:variant>
      <vt:variant>
        <vt:i4>0</vt:i4>
      </vt:variant>
      <vt:variant>
        <vt:i4>5</vt:i4>
      </vt:variant>
      <vt:variant>
        <vt:lpwstr/>
      </vt:variant>
      <vt:variant>
        <vt:lpwstr>_Toc450219461</vt:lpwstr>
      </vt:variant>
      <vt:variant>
        <vt:i4>2031665</vt:i4>
      </vt:variant>
      <vt:variant>
        <vt:i4>2</vt:i4>
      </vt:variant>
      <vt:variant>
        <vt:i4>0</vt:i4>
      </vt:variant>
      <vt:variant>
        <vt:i4>5</vt:i4>
      </vt:variant>
      <vt:variant>
        <vt:lpwstr/>
      </vt:variant>
      <vt:variant>
        <vt:lpwstr>_Toc450219460</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User</dc:creator>
  <cp:keywords/>
  <cp:lastModifiedBy>Татьяна Диденко</cp:lastModifiedBy>
  <cp:revision>9</cp:revision>
  <cp:lastPrinted>2017-05-03T10:07:00Z</cp:lastPrinted>
  <dcterms:created xsi:type="dcterms:W3CDTF">2017-05-03T06:55:00Z</dcterms:created>
  <dcterms:modified xsi:type="dcterms:W3CDTF">2017-05-03T10:07:00Z</dcterms:modified>
</cp:coreProperties>
</file>