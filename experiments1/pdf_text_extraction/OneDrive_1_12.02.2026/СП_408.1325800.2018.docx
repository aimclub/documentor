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tblInd w:w="-106" w:type="dxa"/>
        <w:tblBorders>
          <w:top w:val="single" w:sz="4" w:space="0" w:color="000000"/>
          <w:bottom w:val="single" w:sz="4" w:space="0" w:color="000000"/>
          <w:insideH w:val="single" w:sz="4" w:space="0" w:color="000000"/>
          <w:insideV w:val="single" w:sz="4" w:space="0" w:color="000000"/>
        </w:tblBorders>
        <w:tblLook w:val="00A0" w:firstRow="1" w:lastRow="0" w:firstColumn="1" w:lastColumn="0" w:noHBand="0" w:noVBand="0"/>
      </w:tblPr>
      <w:tblGrid>
        <w:gridCol w:w="9072"/>
      </w:tblGrid>
      <w:tr w:rsidR="00C5173D" w:rsidRPr="007166B9" w14:paraId="7AC676F5" w14:textId="77777777">
        <w:tc>
          <w:tcPr>
            <w:tcW w:w="10173" w:type="dxa"/>
            <w:tcBorders>
              <w:top w:val="nil"/>
              <w:left w:val="nil"/>
              <w:bottom w:val="nil"/>
              <w:right w:val="nil"/>
            </w:tcBorders>
          </w:tcPr>
          <w:p w14:paraId="5CBEFFB4" w14:textId="77777777" w:rsidR="00C5173D" w:rsidRPr="00CD3C36" w:rsidRDefault="00C5173D" w:rsidP="008D5776">
            <w:pPr>
              <w:jc w:val="center"/>
              <w:rPr>
                <w:rFonts w:ascii="Arial" w:hAnsi="Arial" w:cs="Arial"/>
                <w:b/>
                <w:bCs/>
              </w:rPr>
            </w:pPr>
          </w:p>
          <w:p w14:paraId="26648C69" w14:textId="77777777" w:rsidR="00C82253" w:rsidRPr="007166B9" w:rsidRDefault="00C5173D" w:rsidP="008D5776">
            <w:pPr>
              <w:jc w:val="center"/>
              <w:rPr>
                <w:rFonts w:ascii="Arial" w:hAnsi="Arial" w:cs="Arial"/>
                <w:b/>
                <w:bCs/>
                <w:lang w:val="ru-RU"/>
              </w:rPr>
            </w:pPr>
            <w:r w:rsidRPr="007166B9">
              <w:rPr>
                <w:rFonts w:ascii="Arial" w:hAnsi="Arial" w:cs="Arial"/>
                <w:b/>
                <w:bCs/>
                <w:lang w:val="ru-RU"/>
              </w:rPr>
              <w:t xml:space="preserve">МИНИСТЕРСТВО СТРОИТЕЛЬСТВА </w:t>
            </w:r>
          </w:p>
          <w:p w14:paraId="7A6B60D2" w14:textId="77777777" w:rsidR="00C82253" w:rsidRPr="007166B9" w:rsidRDefault="00C5173D" w:rsidP="008D5776">
            <w:pPr>
              <w:jc w:val="center"/>
              <w:rPr>
                <w:rFonts w:ascii="Arial" w:hAnsi="Arial" w:cs="Arial"/>
                <w:b/>
                <w:bCs/>
                <w:lang w:val="ru-RU"/>
              </w:rPr>
            </w:pPr>
            <w:r w:rsidRPr="007166B9">
              <w:rPr>
                <w:rFonts w:ascii="Arial" w:hAnsi="Arial" w:cs="Arial"/>
                <w:b/>
                <w:bCs/>
                <w:lang w:val="ru-RU"/>
              </w:rPr>
              <w:t>И ЖИЛИЩНО-КОММУНАЛЬНОГО</w:t>
            </w:r>
            <w:r w:rsidR="00C82253" w:rsidRPr="007166B9">
              <w:rPr>
                <w:rFonts w:ascii="Arial" w:hAnsi="Arial" w:cs="Arial"/>
                <w:b/>
                <w:bCs/>
                <w:lang w:val="ru-RU"/>
              </w:rPr>
              <w:t xml:space="preserve"> </w:t>
            </w:r>
            <w:r w:rsidRPr="007166B9">
              <w:rPr>
                <w:rFonts w:ascii="Arial" w:hAnsi="Arial" w:cs="Arial"/>
                <w:b/>
                <w:bCs/>
                <w:lang w:val="ru-RU"/>
              </w:rPr>
              <w:t xml:space="preserve">ХОЗЯЙСТВА </w:t>
            </w:r>
          </w:p>
          <w:p w14:paraId="046E5FD7" w14:textId="77777777" w:rsidR="00C5173D" w:rsidRPr="007166B9" w:rsidRDefault="00C5173D" w:rsidP="008D5776">
            <w:pPr>
              <w:jc w:val="center"/>
              <w:rPr>
                <w:rFonts w:ascii="Arial" w:hAnsi="Arial" w:cs="Arial"/>
                <w:b/>
                <w:bCs/>
                <w:lang w:val="ru-RU"/>
              </w:rPr>
            </w:pPr>
            <w:r w:rsidRPr="007166B9">
              <w:rPr>
                <w:rFonts w:ascii="Arial" w:hAnsi="Arial" w:cs="Arial"/>
                <w:b/>
                <w:bCs/>
                <w:lang w:val="ru-RU"/>
              </w:rPr>
              <w:t>РОССИЙСКОЙ ФЕДЕРАЦИИ</w:t>
            </w:r>
          </w:p>
          <w:p w14:paraId="195F5ED9" w14:textId="77777777" w:rsidR="00C5173D" w:rsidRPr="007166B9" w:rsidRDefault="00C5173D" w:rsidP="008D5776">
            <w:pPr>
              <w:jc w:val="center"/>
              <w:rPr>
                <w:rFonts w:ascii="Arial" w:hAnsi="Arial" w:cs="Arial"/>
                <w:b/>
                <w:bCs/>
                <w:lang w:val="ru-RU"/>
              </w:rPr>
            </w:pPr>
          </w:p>
        </w:tc>
      </w:tr>
      <w:tr w:rsidR="00C5173D" w:rsidRPr="00780C90" w14:paraId="7894487B" w14:textId="77777777">
        <w:tc>
          <w:tcPr>
            <w:tcW w:w="10173" w:type="dxa"/>
            <w:tcBorders>
              <w:top w:val="nil"/>
              <w:left w:val="nil"/>
              <w:bottom w:val="nil"/>
              <w:right w:val="nil"/>
            </w:tcBorders>
          </w:tcPr>
          <w:p w14:paraId="2ACE83D3" w14:textId="77777777" w:rsidR="00C5173D" w:rsidRPr="007166B9" w:rsidRDefault="00C5173D" w:rsidP="008D5776">
            <w:pPr>
              <w:spacing w:after="120"/>
              <w:jc w:val="center"/>
              <w:rPr>
                <w:rFonts w:ascii="Arial" w:hAnsi="Arial" w:cs="Arial"/>
                <w:b/>
                <w:bCs/>
                <w:lang w:val="ru-RU"/>
              </w:rPr>
            </w:pPr>
          </w:p>
          <w:p w14:paraId="4FA40201" w14:textId="77777777" w:rsidR="00783AF1" w:rsidRPr="007166B9" w:rsidRDefault="00783AF1" w:rsidP="00783AF1">
            <w:pPr>
              <w:spacing w:after="120"/>
              <w:jc w:val="center"/>
              <w:rPr>
                <w:rFonts w:ascii="Arial" w:hAnsi="Arial" w:cs="Arial"/>
                <w:b/>
                <w:sz w:val="28"/>
                <w:szCs w:val="28"/>
                <w:lang w:val="ru-RU"/>
              </w:rPr>
            </w:pPr>
            <w:r w:rsidRPr="007166B9">
              <w:rPr>
                <w:rFonts w:ascii="Arial" w:hAnsi="Arial" w:cs="Arial"/>
                <w:b/>
                <w:sz w:val="28"/>
                <w:szCs w:val="28"/>
                <w:lang w:val="ru-RU"/>
              </w:rPr>
              <w:t xml:space="preserve">С В О Д  П Р А В И Л                                    СП  </w:t>
            </w:r>
            <w:r w:rsidR="003D26EF" w:rsidRPr="007166B9">
              <w:rPr>
                <w:rFonts w:ascii="Arial" w:hAnsi="Arial" w:cs="Arial"/>
                <w:b/>
                <w:sz w:val="28"/>
                <w:szCs w:val="28"/>
                <w:lang w:val="ru-RU"/>
              </w:rPr>
              <w:t xml:space="preserve">    </w:t>
            </w:r>
            <w:r w:rsidR="00590177">
              <w:rPr>
                <w:rFonts w:ascii="Arial" w:hAnsi="Arial" w:cs="Arial"/>
                <w:b/>
                <w:sz w:val="28"/>
                <w:szCs w:val="28"/>
                <w:lang w:val="ru-RU"/>
              </w:rPr>
              <w:t>408</w:t>
            </w:r>
            <w:r w:rsidRPr="007166B9">
              <w:rPr>
                <w:rFonts w:ascii="Arial" w:hAnsi="Arial" w:cs="Arial"/>
                <w:b/>
                <w:sz w:val="28"/>
                <w:szCs w:val="28"/>
                <w:lang w:val="ru-RU"/>
              </w:rPr>
              <w:t>.1325800.201</w:t>
            </w:r>
            <w:r w:rsidR="00B12CC2" w:rsidRPr="007166B9">
              <w:rPr>
                <w:rFonts w:ascii="Arial" w:hAnsi="Arial" w:cs="Arial"/>
                <w:b/>
                <w:sz w:val="28"/>
                <w:szCs w:val="28"/>
                <w:lang w:val="ru-RU"/>
              </w:rPr>
              <w:t>8</w:t>
            </w:r>
          </w:p>
          <w:p w14:paraId="61EDBDB9" w14:textId="77777777" w:rsidR="00C5173D" w:rsidRPr="007166B9" w:rsidRDefault="00C5173D" w:rsidP="008D5776">
            <w:pPr>
              <w:spacing w:after="120"/>
              <w:rPr>
                <w:rFonts w:ascii="Arial" w:hAnsi="Arial" w:cs="Arial"/>
                <w:b/>
                <w:bCs/>
                <w:lang w:val="ru-RU"/>
              </w:rPr>
            </w:pPr>
          </w:p>
        </w:tc>
      </w:tr>
    </w:tbl>
    <w:p w14:paraId="6BAD9490" w14:textId="77777777" w:rsidR="00C5173D" w:rsidRPr="007166B9" w:rsidRDefault="00C5173D" w:rsidP="004D3F89">
      <w:pPr>
        <w:spacing w:after="120"/>
        <w:jc w:val="center"/>
        <w:rPr>
          <w:rFonts w:ascii="Times New Roman" w:hAnsi="Times New Roman" w:cs="Times New Roman"/>
          <w:b/>
          <w:bCs/>
          <w:lang w:val="ru-RU"/>
        </w:rPr>
      </w:pPr>
    </w:p>
    <w:p w14:paraId="7D293824" w14:textId="77777777" w:rsidR="00C5173D" w:rsidRPr="007166B9" w:rsidRDefault="00C5173D" w:rsidP="004D3F89">
      <w:pPr>
        <w:spacing w:after="120"/>
        <w:jc w:val="center"/>
        <w:rPr>
          <w:rFonts w:ascii="Times New Roman" w:hAnsi="Times New Roman" w:cs="Times New Roman"/>
          <w:b/>
          <w:bCs/>
          <w:lang w:val="ru-RU"/>
        </w:rPr>
      </w:pPr>
    </w:p>
    <w:p w14:paraId="315BC992" w14:textId="77777777" w:rsidR="00C5173D" w:rsidRPr="007166B9" w:rsidRDefault="00C5173D" w:rsidP="004D3F89">
      <w:pPr>
        <w:spacing w:after="120"/>
        <w:jc w:val="center"/>
        <w:rPr>
          <w:rFonts w:ascii="Times New Roman" w:hAnsi="Times New Roman" w:cs="Times New Roman"/>
          <w:b/>
          <w:bCs/>
          <w:lang w:val="ru-RU"/>
        </w:rPr>
      </w:pPr>
    </w:p>
    <w:p w14:paraId="2950AFB2" w14:textId="77777777" w:rsidR="00C5173D" w:rsidRPr="007166B9" w:rsidRDefault="00C5173D" w:rsidP="004D3F89">
      <w:pPr>
        <w:spacing w:after="120"/>
        <w:jc w:val="center"/>
        <w:rPr>
          <w:rFonts w:ascii="Arial" w:hAnsi="Arial" w:cs="Arial"/>
          <w:b/>
          <w:bCs/>
          <w:lang w:val="ru-RU"/>
        </w:rPr>
      </w:pPr>
    </w:p>
    <w:p w14:paraId="17710859" w14:textId="77777777" w:rsidR="00C5173D" w:rsidRPr="007166B9" w:rsidRDefault="00C5173D" w:rsidP="004D3F89">
      <w:pPr>
        <w:spacing w:after="120"/>
        <w:jc w:val="center"/>
        <w:rPr>
          <w:rFonts w:ascii="Arial" w:hAnsi="Arial" w:cs="Arial"/>
          <w:b/>
          <w:bCs/>
          <w:lang w:val="ru-RU"/>
        </w:rPr>
      </w:pPr>
    </w:p>
    <w:p w14:paraId="6659F926" w14:textId="77777777" w:rsidR="00666228" w:rsidRPr="007166B9" w:rsidRDefault="00567015" w:rsidP="004D3F89">
      <w:pPr>
        <w:spacing w:after="120"/>
        <w:jc w:val="center"/>
        <w:rPr>
          <w:rFonts w:ascii="Arial" w:hAnsi="Arial" w:cs="Arial"/>
          <w:b/>
          <w:bCs/>
          <w:sz w:val="48"/>
          <w:szCs w:val="48"/>
          <w:lang w:val="ru-RU"/>
        </w:rPr>
      </w:pPr>
      <w:r w:rsidRPr="007166B9">
        <w:rPr>
          <w:rFonts w:ascii="Arial" w:hAnsi="Arial" w:cs="Arial"/>
          <w:b/>
          <w:bCs/>
          <w:caps/>
          <w:sz w:val="48"/>
          <w:szCs w:val="48"/>
          <w:lang w:val="ru-RU"/>
        </w:rPr>
        <w:t>Детальное сейсмическое районирование и сейсмомикрорайонирование</w:t>
      </w:r>
      <w:r w:rsidRPr="007166B9">
        <w:rPr>
          <w:rFonts w:ascii="Arial" w:hAnsi="Arial" w:cs="Arial"/>
          <w:bCs/>
          <w:sz w:val="48"/>
          <w:szCs w:val="48"/>
          <w:lang w:val="ru-RU"/>
        </w:rPr>
        <w:t xml:space="preserve"> </w:t>
      </w:r>
      <w:r w:rsidR="00666228" w:rsidRPr="007166B9">
        <w:rPr>
          <w:rFonts w:ascii="Arial" w:hAnsi="Arial" w:cs="Arial"/>
          <w:b/>
          <w:bCs/>
          <w:sz w:val="48"/>
          <w:szCs w:val="48"/>
          <w:lang w:val="ru-RU"/>
        </w:rPr>
        <w:t xml:space="preserve">ДЛЯ ТЕРРИТОРИАЛЬНОГО ПЛАНИРОВАНИЯ </w:t>
      </w:r>
    </w:p>
    <w:p w14:paraId="24B81733" w14:textId="77777777" w:rsidR="00C5173D" w:rsidRPr="007166B9" w:rsidRDefault="00C5173D" w:rsidP="004D3F89">
      <w:pPr>
        <w:spacing w:after="120"/>
        <w:jc w:val="center"/>
        <w:rPr>
          <w:rFonts w:ascii="Times New Roman" w:hAnsi="Times New Roman" w:cs="Times New Roman"/>
          <w:b/>
          <w:bCs/>
          <w:lang w:val="ru-RU"/>
        </w:rPr>
      </w:pPr>
    </w:p>
    <w:p w14:paraId="455EC4B0" w14:textId="77777777" w:rsidR="003D26EF" w:rsidRPr="007166B9" w:rsidRDefault="003D26EF" w:rsidP="004D3F89">
      <w:pPr>
        <w:spacing w:after="120"/>
        <w:jc w:val="center"/>
        <w:rPr>
          <w:rFonts w:ascii="Times New Roman" w:hAnsi="Times New Roman" w:cs="Times New Roman"/>
          <w:b/>
          <w:bCs/>
          <w:lang w:val="ru-RU"/>
        </w:rPr>
      </w:pPr>
    </w:p>
    <w:p w14:paraId="5FAC6083" w14:textId="77777777" w:rsidR="003D26EF" w:rsidRPr="007166B9" w:rsidRDefault="003D26EF" w:rsidP="004D3F89">
      <w:pPr>
        <w:spacing w:after="120"/>
        <w:jc w:val="center"/>
        <w:rPr>
          <w:rFonts w:ascii="Times New Roman" w:hAnsi="Times New Roman" w:cs="Times New Roman"/>
          <w:b/>
          <w:bCs/>
          <w:lang w:val="ru-RU"/>
        </w:rPr>
      </w:pPr>
    </w:p>
    <w:p w14:paraId="72FF73DA" w14:textId="77777777" w:rsidR="003D26EF" w:rsidRPr="007166B9" w:rsidRDefault="003D26EF" w:rsidP="004D3F89">
      <w:pPr>
        <w:spacing w:after="120"/>
        <w:jc w:val="center"/>
        <w:rPr>
          <w:rFonts w:ascii="Times New Roman" w:hAnsi="Times New Roman" w:cs="Times New Roman"/>
          <w:b/>
          <w:bCs/>
          <w:lang w:val="ru-RU"/>
        </w:rPr>
      </w:pPr>
    </w:p>
    <w:p w14:paraId="4D0C7279" w14:textId="77777777" w:rsidR="003D26EF" w:rsidRPr="007166B9" w:rsidRDefault="003D26EF" w:rsidP="004D3F89">
      <w:pPr>
        <w:spacing w:after="120"/>
        <w:jc w:val="center"/>
        <w:rPr>
          <w:rFonts w:ascii="Times New Roman" w:hAnsi="Times New Roman" w:cs="Times New Roman"/>
          <w:b/>
          <w:bCs/>
          <w:lang w:val="ru-RU"/>
        </w:rPr>
      </w:pPr>
    </w:p>
    <w:p w14:paraId="71906498" w14:textId="77777777" w:rsidR="003D26EF" w:rsidRPr="007166B9" w:rsidRDefault="003D26EF" w:rsidP="004D3F89">
      <w:pPr>
        <w:spacing w:after="120"/>
        <w:jc w:val="center"/>
        <w:rPr>
          <w:rFonts w:ascii="Times New Roman" w:hAnsi="Times New Roman" w:cs="Times New Roman"/>
          <w:b/>
          <w:bCs/>
          <w:lang w:val="ru-RU"/>
        </w:rPr>
      </w:pPr>
    </w:p>
    <w:p w14:paraId="4B7016DA" w14:textId="77777777" w:rsidR="003D26EF" w:rsidRPr="007166B9" w:rsidRDefault="003D26EF" w:rsidP="004D3F89">
      <w:pPr>
        <w:spacing w:after="120"/>
        <w:jc w:val="center"/>
        <w:rPr>
          <w:rFonts w:ascii="Times New Roman" w:hAnsi="Times New Roman" w:cs="Times New Roman"/>
          <w:b/>
          <w:bCs/>
          <w:lang w:val="ru-RU"/>
        </w:rPr>
      </w:pPr>
    </w:p>
    <w:p w14:paraId="262977F2" w14:textId="77777777" w:rsidR="00C5173D" w:rsidRPr="007166B9" w:rsidRDefault="00C5173D" w:rsidP="004D3F89">
      <w:pPr>
        <w:spacing w:after="120"/>
        <w:jc w:val="center"/>
        <w:rPr>
          <w:rFonts w:ascii="Arial" w:hAnsi="Arial" w:cs="Arial"/>
          <w:b/>
          <w:bCs/>
          <w:lang w:val="ru-RU"/>
        </w:rPr>
      </w:pPr>
      <w:r w:rsidRPr="007166B9">
        <w:rPr>
          <w:rFonts w:ascii="Arial" w:hAnsi="Arial" w:cs="Arial"/>
          <w:b/>
          <w:bCs/>
          <w:lang w:val="ru-RU"/>
        </w:rPr>
        <w:t>Издание официальное</w:t>
      </w:r>
    </w:p>
    <w:p w14:paraId="1FEB5515" w14:textId="77777777" w:rsidR="00C5173D" w:rsidRPr="007166B9" w:rsidRDefault="00C5173D" w:rsidP="004D3F89">
      <w:pPr>
        <w:spacing w:after="120"/>
        <w:jc w:val="center"/>
        <w:rPr>
          <w:rFonts w:ascii="Times New Roman" w:hAnsi="Times New Roman" w:cs="Times New Roman"/>
          <w:b/>
          <w:bCs/>
          <w:lang w:val="ru-RU"/>
        </w:rPr>
      </w:pPr>
    </w:p>
    <w:p w14:paraId="222BDC20" w14:textId="77777777" w:rsidR="00666228" w:rsidRPr="007166B9" w:rsidRDefault="00666228" w:rsidP="004D3F89">
      <w:pPr>
        <w:spacing w:after="120"/>
        <w:jc w:val="center"/>
        <w:rPr>
          <w:rFonts w:ascii="Times New Roman" w:hAnsi="Times New Roman" w:cs="Times New Roman"/>
          <w:b/>
          <w:bCs/>
          <w:lang w:val="ru-RU"/>
        </w:rPr>
      </w:pPr>
    </w:p>
    <w:p w14:paraId="07A874C5" w14:textId="77777777" w:rsidR="00666228" w:rsidRPr="007166B9" w:rsidRDefault="00666228" w:rsidP="004D3F89">
      <w:pPr>
        <w:spacing w:after="120"/>
        <w:jc w:val="center"/>
        <w:rPr>
          <w:rFonts w:ascii="Times New Roman" w:hAnsi="Times New Roman" w:cs="Times New Roman"/>
          <w:b/>
          <w:bCs/>
          <w:lang w:val="ru-RU"/>
        </w:rPr>
      </w:pPr>
    </w:p>
    <w:p w14:paraId="6494656F" w14:textId="77777777" w:rsidR="00C5173D" w:rsidRPr="007166B9" w:rsidRDefault="00C5173D" w:rsidP="004D3F89">
      <w:pPr>
        <w:spacing w:after="120"/>
        <w:jc w:val="center"/>
        <w:rPr>
          <w:rFonts w:ascii="Times New Roman" w:hAnsi="Times New Roman" w:cs="Times New Roman"/>
          <w:b/>
          <w:bCs/>
          <w:lang w:val="ru-RU"/>
        </w:rPr>
      </w:pPr>
    </w:p>
    <w:p w14:paraId="2C04322F" w14:textId="4529F12F" w:rsidR="00C5173D" w:rsidRPr="007166B9" w:rsidRDefault="00C5173D" w:rsidP="004D3F89">
      <w:pPr>
        <w:spacing w:after="120"/>
        <w:jc w:val="center"/>
        <w:rPr>
          <w:rFonts w:ascii="Arial" w:hAnsi="Arial" w:cs="Arial"/>
          <w:b/>
          <w:bCs/>
          <w:lang w:val="ru-RU"/>
        </w:rPr>
      </w:pPr>
      <w:r w:rsidRPr="007166B9">
        <w:rPr>
          <w:rFonts w:ascii="Arial" w:hAnsi="Arial" w:cs="Arial"/>
          <w:b/>
          <w:bCs/>
          <w:lang w:val="ru-RU"/>
        </w:rPr>
        <w:t xml:space="preserve">Москва </w:t>
      </w:r>
      <w:r w:rsidR="0059644A" w:rsidRPr="007166B9">
        <w:rPr>
          <w:noProof/>
        </w:rPr>
        <mc:AlternateContent>
          <mc:Choice Requires="wps">
            <w:drawing>
              <wp:anchor distT="0" distB="0" distL="114300" distR="114300" simplePos="0" relativeHeight="251658240" behindDoc="0" locked="0" layoutInCell="1" allowOverlap="1" wp14:anchorId="0258784E" wp14:editId="190DE57F">
                <wp:simplePos x="0" y="0"/>
                <wp:positionH relativeFrom="column">
                  <wp:posOffset>6036945</wp:posOffset>
                </wp:positionH>
                <wp:positionV relativeFrom="paragraph">
                  <wp:posOffset>78105</wp:posOffset>
                </wp:positionV>
                <wp:extent cx="350520" cy="312420"/>
                <wp:effectExtent l="0" t="0" r="0" b="0"/>
                <wp:wrapNone/>
                <wp:docPr id="1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B86CEF" w14:textId="77777777" w:rsidR="00C90F29" w:rsidRDefault="00C90F29" w:rsidP="004D3F8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58784E" id="_x0000_t202" coordsize="21600,21600" o:spt="202" path="m,l,21600r21600,l21600,xe">
                <v:stroke joinstyle="miter"/>
                <v:path gradientshapeok="t" o:connecttype="rect"/>
              </v:shapetype>
              <v:shape id="Text Box 9" o:spid="_x0000_s1026" type="#_x0000_t202" style="position:absolute;left:0;text-align:left;margin-left:475.35pt;margin-top:6.15pt;width:27.6pt;height:24.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" stroked="f">
                <v:textbox>
                  <w:txbxContent>
                    <w:p w14:paraId="4FB86CEF" w14:textId="77777777" w:rsidR="00C90F29" w:rsidRDefault="00C90F29" w:rsidP="004D3F89"/>
                  </w:txbxContent>
                </v:textbox>
              </v:shape>
            </w:pict>
          </mc:Fallback>
        </mc:AlternateContent>
      </w:r>
      <w:r w:rsidR="0059644A" w:rsidRPr="007166B9">
        <w:rPr>
          <w:noProof/>
        </w:rPr>
        <mc:AlternateContent>
          <mc:Choice Requires="wps">
            <w:drawing>
              <wp:anchor distT="0" distB="0" distL="114300" distR="114300" simplePos="0" relativeHeight="251659264" behindDoc="0" locked="0" layoutInCell="1" allowOverlap="1" wp14:anchorId="170BFB11" wp14:editId="59DDA542">
                <wp:simplePos x="0" y="0"/>
                <wp:positionH relativeFrom="column">
                  <wp:posOffset>-203835</wp:posOffset>
                </wp:positionH>
                <wp:positionV relativeFrom="paragraph">
                  <wp:posOffset>150495</wp:posOffset>
                </wp:positionV>
                <wp:extent cx="586740" cy="381000"/>
                <wp:effectExtent l="0" t="0" r="0" b="0"/>
                <wp:wrapNone/>
                <wp:docPr id="1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 cy="381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93052F" w14:textId="77777777" w:rsidR="00C90F29" w:rsidRDefault="00C90F29" w:rsidP="004D3F8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0BFB11" id="Text Box 10" o:spid="_x0000_s1027" type="#_x0000_t202" style="position:absolute;left:0;text-align:left;margin-left:-16.05pt;margin-top:11.85pt;width:46.2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" stroked="f">
                <v:textbox>
                  <w:txbxContent>
                    <w:p w14:paraId="0993052F" w14:textId="77777777" w:rsidR="00C90F29" w:rsidRDefault="00C90F29" w:rsidP="004D3F89"/>
                  </w:txbxContent>
                </v:textbox>
              </v:shape>
            </w:pict>
          </mc:Fallback>
        </mc:AlternateContent>
      </w:r>
      <w:r w:rsidRPr="007166B9">
        <w:rPr>
          <w:rFonts w:ascii="Arial" w:hAnsi="Arial" w:cs="Arial"/>
          <w:b/>
          <w:bCs/>
          <w:lang w:val="ru-RU"/>
        </w:rPr>
        <w:t>201</w:t>
      </w:r>
      <w:r w:rsidR="000136D4" w:rsidRPr="007166B9">
        <w:rPr>
          <w:rFonts w:ascii="Arial" w:hAnsi="Arial" w:cs="Arial"/>
          <w:b/>
          <w:bCs/>
          <w:lang w:val="ru-RU"/>
        </w:rPr>
        <w:t>8</w:t>
      </w:r>
    </w:p>
    <w:p w14:paraId="38060D44" w14:textId="77777777" w:rsidR="00C5173D" w:rsidRPr="007166B9" w:rsidRDefault="00C5173D" w:rsidP="00D15C39">
      <w:pPr>
        <w:spacing w:after="120"/>
        <w:ind w:firstLine="567"/>
        <w:jc w:val="center"/>
        <w:rPr>
          <w:rFonts w:ascii="Times New Roman" w:hAnsi="Times New Roman" w:cs="Times New Roman"/>
          <w:b/>
          <w:bCs/>
          <w:lang w:val="ru-RU"/>
        </w:rPr>
      </w:pPr>
      <w:r w:rsidRPr="007166B9">
        <w:rPr>
          <w:rFonts w:ascii="Arial" w:hAnsi="Arial" w:cs="Arial"/>
          <w:b/>
          <w:bCs/>
          <w:lang w:val="ru-RU"/>
        </w:rPr>
        <w:br w:type="page"/>
      </w:r>
      <w:r w:rsidRPr="007166B9">
        <w:rPr>
          <w:rFonts w:ascii="Times New Roman" w:hAnsi="Times New Roman" w:cs="Times New Roman"/>
          <w:b/>
          <w:bCs/>
          <w:lang w:val="ru-RU"/>
        </w:rPr>
        <w:lastRenderedPageBreak/>
        <w:t>Предисловие</w:t>
      </w:r>
    </w:p>
    <w:p w14:paraId="5B37BB86" w14:textId="77777777" w:rsidR="00C5173D" w:rsidRPr="007166B9" w:rsidRDefault="00C5173D" w:rsidP="00D15C39">
      <w:pPr>
        <w:spacing w:after="120"/>
        <w:ind w:firstLine="567"/>
        <w:jc w:val="both"/>
        <w:rPr>
          <w:rFonts w:ascii="Times New Roman" w:hAnsi="Times New Roman" w:cs="Times New Roman"/>
          <w:lang w:val="ru-RU"/>
        </w:rPr>
      </w:pPr>
    </w:p>
    <w:p w14:paraId="0421EB03" w14:textId="77777777" w:rsidR="00C5173D" w:rsidRPr="007166B9" w:rsidRDefault="00C5173D" w:rsidP="00D15C39">
      <w:pPr>
        <w:spacing w:after="120"/>
        <w:ind w:firstLine="567"/>
        <w:jc w:val="both"/>
        <w:rPr>
          <w:rFonts w:ascii="Times New Roman" w:hAnsi="Times New Roman" w:cs="Times New Roman"/>
          <w:b/>
          <w:bCs/>
          <w:lang w:val="ru-RU"/>
        </w:rPr>
      </w:pPr>
      <w:r w:rsidRPr="007166B9">
        <w:rPr>
          <w:rFonts w:ascii="Times New Roman" w:hAnsi="Times New Roman" w:cs="Times New Roman"/>
          <w:b/>
          <w:bCs/>
          <w:lang w:val="ru-RU"/>
        </w:rPr>
        <w:t>Сведения о своде правил</w:t>
      </w:r>
    </w:p>
    <w:p w14:paraId="244171B6" w14:textId="77777777" w:rsidR="00FC0587" w:rsidRPr="007166B9" w:rsidRDefault="00FC0587" w:rsidP="00FC0587">
      <w:pPr>
        <w:spacing w:after="120"/>
        <w:ind w:firstLine="567"/>
        <w:jc w:val="both"/>
        <w:rPr>
          <w:rFonts w:ascii="Times New Roman" w:hAnsi="Times New Roman" w:cs="Times New Roman"/>
          <w:lang w:val="ru-RU"/>
        </w:rPr>
      </w:pPr>
      <w:r w:rsidRPr="007166B9">
        <w:rPr>
          <w:rFonts w:ascii="Times New Roman" w:hAnsi="Times New Roman" w:cs="Times New Roman"/>
          <w:lang w:val="ru-RU"/>
        </w:rPr>
        <w:t>1</w:t>
      </w:r>
      <w:r w:rsidRPr="007166B9">
        <w:rPr>
          <w:rFonts w:ascii="Times New Roman" w:hAnsi="Times New Roman" w:cs="Times New Roman"/>
        </w:rPr>
        <w:t> </w:t>
      </w:r>
      <w:r w:rsidR="006A6AB4" w:rsidRPr="007166B9">
        <w:rPr>
          <w:rFonts w:ascii="Times New Roman" w:hAnsi="Times New Roman" w:cs="Times New Roman"/>
          <w:lang w:val="ru-RU"/>
        </w:rPr>
        <w:t>И</w:t>
      </w:r>
      <w:r w:rsidR="00C82253" w:rsidRPr="007166B9">
        <w:rPr>
          <w:rFonts w:ascii="Times New Roman" w:hAnsi="Times New Roman" w:cs="Times New Roman"/>
          <w:lang w:val="ru-RU"/>
        </w:rPr>
        <w:t>СПОЛНИТЕЛЬ</w:t>
      </w:r>
      <w:r w:rsidR="006A6AB4" w:rsidRPr="007166B9">
        <w:rPr>
          <w:rFonts w:ascii="Times New Roman" w:hAnsi="Times New Roman" w:cs="Times New Roman"/>
          <w:lang w:val="ru-RU"/>
        </w:rPr>
        <w:t xml:space="preserve"> –</w:t>
      </w:r>
      <w:r w:rsidRPr="007166B9">
        <w:rPr>
          <w:rFonts w:ascii="Times New Roman" w:hAnsi="Times New Roman" w:cs="Times New Roman"/>
          <w:lang w:val="ru-RU"/>
        </w:rPr>
        <w:t xml:space="preserve"> </w:t>
      </w:r>
      <w:r w:rsidR="00C82253" w:rsidRPr="007166B9">
        <w:rPr>
          <w:rFonts w:ascii="Times New Roman" w:hAnsi="Times New Roman" w:cs="Times New Roman"/>
          <w:lang w:val="ru-RU"/>
        </w:rPr>
        <w:t xml:space="preserve">Федеральное государственное бюджетное учреждение науки Институт физики Земли им. О.Ю. Шмидта Российской академии наук (ИФЗ РАН) </w:t>
      </w:r>
    </w:p>
    <w:p w14:paraId="7DB41F9E" w14:textId="77777777" w:rsidR="006A6AB4" w:rsidRPr="007166B9" w:rsidRDefault="006A6AB4" w:rsidP="006A6AB4">
      <w:pPr>
        <w:pStyle w:val="15"/>
        <w:ind w:firstLine="567"/>
        <w:jc w:val="both"/>
        <w:rPr>
          <w:rFonts w:ascii="Times New Roman" w:hAnsi="Times New Roman" w:cs="Times New Roman"/>
          <w:lang w:val="ru-RU"/>
        </w:rPr>
      </w:pPr>
    </w:p>
    <w:p w14:paraId="022DDBB3" w14:textId="77777777" w:rsidR="006A6AB4" w:rsidRPr="007166B9" w:rsidRDefault="006A6AB4" w:rsidP="006A6AB4">
      <w:pPr>
        <w:pStyle w:val="15"/>
        <w:ind w:firstLine="567"/>
        <w:jc w:val="both"/>
        <w:rPr>
          <w:rFonts w:ascii="Times New Roman" w:hAnsi="Times New Roman" w:cs="Times New Roman"/>
          <w:lang w:val="ru-RU"/>
        </w:rPr>
      </w:pPr>
      <w:r w:rsidRPr="007166B9">
        <w:rPr>
          <w:rFonts w:ascii="Times New Roman" w:hAnsi="Times New Roman" w:cs="Times New Roman"/>
          <w:lang w:val="ru-RU"/>
        </w:rPr>
        <w:t>2 ВНЕСЕН Техническим комитетом по стандартизации ТК 465 «Строительство»</w:t>
      </w:r>
    </w:p>
    <w:p w14:paraId="345219B3" w14:textId="77777777" w:rsidR="006A6AB4" w:rsidRPr="007166B9" w:rsidRDefault="006A6AB4" w:rsidP="006A6AB4">
      <w:pPr>
        <w:pStyle w:val="15"/>
        <w:ind w:firstLine="567"/>
        <w:jc w:val="both"/>
        <w:rPr>
          <w:rFonts w:ascii="Times New Roman" w:hAnsi="Times New Roman" w:cs="Times New Roman"/>
          <w:lang w:val="ru-RU"/>
        </w:rPr>
      </w:pPr>
    </w:p>
    <w:p w14:paraId="4CB0C04B" w14:textId="77777777" w:rsidR="006A6AB4" w:rsidRPr="007166B9" w:rsidRDefault="006A6AB4" w:rsidP="006A6AB4">
      <w:pPr>
        <w:pStyle w:val="15"/>
        <w:ind w:firstLine="567"/>
        <w:jc w:val="both"/>
        <w:rPr>
          <w:rFonts w:ascii="Times New Roman" w:hAnsi="Times New Roman" w:cs="Times New Roman"/>
          <w:lang w:val="ru-RU"/>
        </w:rPr>
      </w:pPr>
      <w:r w:rsidRPr="007166B9">
        <w:rPr>
          <w:rFonts w:ascii="Times New Roman" w:hAnsi="Times New Roman" w:cs="Times New Roman"/>
          <w:lang w:val="ru-RU"/>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33CDED0A" w14:textId="77777777" w:rsidR="006A6AB4" w:rsidRPr="007166B9" w:rsidRDefault="006A6AB4" w:rsidP="006A6AB4">
      <w:pPr>
        <w:pStyle w:val="15"/>
        <w:ind w:firstLine="567"/>
        <w:jc w:val="both"/>
        <w:rPr>
          <w:rFonts w:ascii="Times New Roman" w:hAnsi="Times New Roman" w:cs="Times New Roman"/>
          <w:lang w:val="ru-RU"/>
        </w:rPr>
      </w:pPr>
    </w:p>
    <w:p w14:paraId="7E0B72C5" w14:textId="77777777" w:rsidR="006A6AB4" w:rsidRPr="007166B9" w:rsidRDefault="006A6AB4" w:rsidP="006A6AB4">
      <w:pPr>
        <w:pStyle w:val="15"/>
        <w:ind w:firstLine="567"/>
        <w:jc w:val="both"/>
        <w:rPr>
          <w:rFonts w:ascii="Times New Roman" w:hAnsi="Times New Roman" w:cs="Times New Roman"/>
          <w:lang w:val="ru-RU"/>
        </w:rPr>
      </w:pPr>
      <w:r w:rsidRPr="007166B9">
        <w:rPr>
          <w:rFonts w:ascii="Times New Roman" w:hAnsi="Times New Roman" w:cs="Times New Roman"/>
          <w:lang w:val="ru-RU"/>
        </w:rPr>
        <w:t xml:space="preserve">4 УТВЕРЖДЕН приказом Министерства строительства и жилищно-коммунального хозяйства Российской Федерации от </w:t>
      </w:r>
      <w:r w:rsidR="00A8624C">
        <w:rPr>
          <w:rFonts w:ascii="Times New Roman" w:hAnsi="Times New Roman" w:cs="Times New Roman"/>
          <w:lang w:val="ru-RU"/>
        </w:rPr>
        <w:t>26 декабря 2018 г. № 873/пр</w:t>
      </w:r>
      <w:r w:rsidRPr="007166B9">
        <w:rPr>
          <w:rFonts w:ascii="Times New Roman" w:hAnsi="Times New Roman" w:cs="Times New Roman"/>
          <w:lang w:val="ru-RU"/>
        </w:rPr>
        <w:t xml:space="preserve"> и введен в действие с </w:t>
      </w:r>
      <w:r w:rsidR="00A8624C">
        <w:rPr>
          <w:rFonts w:ascii="Times New Roman" w:hAnsi="Times New Roman" w:cs="Times New Roman"/>
          <w:lang w:val="ru-RU"/>
        </w:rPr>
        <w:t>27 июня 2019</w:t>
      </w:r>
      <w:r w:rsidRPr="007166B9">
        <w:rPr>
          <w:rFonts w:ascii="Times New Roman" w:hAnsi="Times New Roman" w:cs="Times New Roman"/>
          <w:lang w:val="ru-RU"/>
        </w:rPr>
        <w:t xml:space="preserve"> г.</w:t>
      </w:r>
    </w:p>
    <w:p w14:paraId="183EDD1D" w14:textId="77777777" w:rsidR="006A6AB4" w:rsidRPr="007166B9" w:rsidRDefault="006A6AB4" w:rsidP="006A6AB4">
      <w:pPr>
        <w:pStyle w:val="15"/>
        <w:ind w:firstLine="567"/>
        <w:jc w:val="both"/>
        <w:rPr>
          <w:rFonts w:ascii="Times New Roman" w:hAnsi="Times New Roman" w:cs="Times New Roman"/>
          <w:lang w:val="ru-RU"/>
        </w:rPr>
      </w:pPr>
    </w:p>
    <w:p w14:paraId="3EB56A97" w14:textId="77777777" w:rsidR="006A6AB4" w:rsidRPr="007166B9" w:rsidRDefault="006A6AB4" w:rsidP="006A6AB4">
      <w:pPr>
        <w:pStyle w:val="15"/>
        <w:ind w:firstLine="567"/>
        <w:jc w:val="both"/>
        <w:rPr>
          <w:rFonts w:ascii="Times New Roman" w:hAnsi="Times New Roman" w:cs="Times New Roman"/>
          <w:lang w:val="ru-RU"/>
        </w:rPr>
      </w:pPr>
      <w:r w:rsidRPr="007166B9">
        <w:rPr>
          <w:rFonts w:ascii="Times New Roman" w:hAnsi="Times New Roman" w:cs="Times New Roman"/>
          <w:lang w:val="ru-RU"/>
        </w:rPr>
        <w:t>5 ЗАРЕГИСТРИРОВАН Федеральным агентством по техническому регулированию и метрологии (Росстандарт)</w:t>
      </w:r>
    </w:p>
    <w:p w14:paraId="50C70084" w14:textId="77777777" w:rsidR="006A6AB4" w:rsidRPr="007166B9" w:rsidRDefault="006A6AB4" w:rsidP="006A6AB4">
      <w:pPr>
        <w:pStyle w:val="15"/>
        <w:ind w:firstLine="567"/>
        <w:jc w:val="both"/>
        <w:rPr>
          <w:rFonts w:ascii="Times New Roman" w:hAnsi="Times New Roman" w:cs="Times New Roman"/>
          <w:lang w:val="ru-RU"/>
        </w:rPr>
      </w:pPr>
    </w:p>
    <w:p w14:paraId="7D6BA3BD" w14:textId="77777777" w:rsidR="006A6AB4" w:rsidRPr="007166B9" w:rsidRDefault="006A6AB4" w:rsidP="006A6AB4">
      <w:pPr>
        <w:pStyle w:val="15"/>
        <w:ind w:firstLine="567"/>
        <w:jc w:val="both"/>
        <w:rPr>
          <w:rFonts w:ascii="Times New Roman" w:hAnsi="Times New Roman" w:cs="Times New Roman"/>
          <w:lang w:val="ru-RU"/>
        </w:rPr>
      </w:pPr>
      <w:r w:rsidRPr="007166B9">
        <w:rPr>
          <w:rFonts w:ascii="Times New Roman" w:hAnsi="Times New Roman" w:cs="Times New Roman"/>
          <w:lang w:val="ru-RU"/>
        </w:rPr>
        <w:t>6 ВВЕДЕН ВПЕРВЫЕ</w:t>
      </w:r>
    </w:p>
    <w:p w14:paraId="2575770F" w14:textId="77777777" w:rsidR="006A6AB4" w:rsidRPr="007166B9" w:rsidRDefault="006A6AB4" w:rsidP="006A6AB4">
      <w:pPr>
        <w:pStyle w:val="15"/>
        <w:ind w:firstLine="567"/>
        <w:jc w:val="both"/>
        <w:rPr>
          <w:rFonts w:ascii="Times New Roman" w:hAnsi="Times New Roman" w:cs="Times New Roman"/>
          <w:lang w:val="ru-RU"/>
        </w:rPr>
      </w:pPr>
    </w:p>
    <w:p w14:paraId="2665356B" w14:textId="77777777" w:rsidR="006A6AB4" w:rsidRPr="007166B9" w:rsidRDefault="006A6AB4" w:rsidP="006A6AB4">
      <w:pPr>
        <w:pStyle w:val="15"/>
        <w:ind w:firstLine="567"/>
        <w:jc w:val="both"/>
        <w:rPr>
          <w:rFonts w:ascii="Times New Roman" w:hAnsi="Times New Roman" w:cs="Times New Roman"/>
          <w:lang w:val="ru-RU"/>
        </w:rPr>
      </w:pPr>
    </w:p>
    <w:p w14:paraId="13BF21D7" w14:textId="77777777" w:rsidR="006A6AB4" w:rsidRPr="007166B9" w:rsidRDefault="006A6AB4" w:rsidP="006A6AB4">
      <w:pPr>
        <w:pStyle w:val="15"/>
        <w:ind w:firstLine="567"/>
        <w:jc w:val="both"/>
        <w:rPr>
          <w:rFonts w:ascii="Times New Roman" w:hAnsi="Times New Roman" w:cs="Times New Roman"/>
          <w:lang w:val="ru-RU"/>
        </w:rPr>
      </w:pPr>
    </w:p>
    <w:p w14:paraId="2681F206" w14:textId="77777777" w:rsidR="006A6AB4" w:rsidRPr="007166B9" w:rsidRDefault="006A6AB4" w:rsidP="006A6AB4">
      <w:pPr>
        <w:pStyle w:val="15"/>
        <w:ind w:firstLine="567"/>
        <w:jc w:val="both"/>
        <w:rPr>
          <w:rFonts w:ascii="Times New Roman" w:hAnsi="Times New Roman" w:cs="Times New Roman"/>
          <w:lang w:val="ru-RU"/>
        </w:rPr>
      </w:pPr>
    </w:p>
    <w:p w14:paraId="622E9D81" w14:textId="77777777" w:rsidR="006A6AB4" w:rsidRPr="007166B9" w:rsidRDefault="006A6AB4" w:rsidP="006A6AB4">
      <w:pPr>
        <w:pStyle w:val="15"/>
        <w:ind w:firstLine="567"/>
        <w:jc w:val="both"/>
        <w:rPr>
          <w:rFonts w:ascii="Times New Roman" w:hAnsi="Times New Roman" w:cs="Times New Roman"/>
          <w:i/>
          <w:lang w:val="ru-RU"/>
        </w:rPr>
      </w:pPr>
      <w:r w:rsidRPr="007166B9">
        <w:rPr>
          <w:rFonts w:ascii="Times New Roman" w:hAnsi="Times New Roman" w:cs="Times New Roman"/>
          <w:i/>
          <w:lang w:val="ru-RU"/>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315D4916" w14:textId="77777777" w:rsidR="006A6AB4" w:rsidRPr="007166B9" w:rsidRDefault="006A6AB4" w:rsidP="006A6AB4">
      <w:pPr>
        <w:pStyle w:val="15"/>
        <w:ind w:firstLine="567"/>
        <w:jc w:val="both"/>
        <w:rPr>
          <w:rFonts w:ascii="Times New Roman" w:hAnsi="Times New Roman" w:cs="Times New Roman"/>
          <w:lang w:val="ru-RU"/>
        </w:rPr>
      </w:pPr>
    </w:p>
    <w:p w14:paraId="62C9A80F" w14:textId="77777777" w:rsidR="006A6AB4" w:rsidRPr="007166B9" w:rsidRDefault="006A6AB4" w:rsidP="006A6AB4">
      <w:pPr>
        <w:pStyle w:val="15"/>
        <w:ind w:firstLine="567"/>
        <w:jc w:val="both"/>
        <w:rPr>
          <w:rFonts w:ascii="Times New Roman" w:hAnsi="Times New Roman" w:cs="Times New Roman"/>
          <w:lang w:val="ru-RU"/>
        </w:rPr>
      </w:pPr>
    </w:p>
    <w:p w14:paraId="6D4123D5" w14:textId="77777777" w:rsidR="006A6AB4" w:rsidRPr="007166B9" w:rsidRDefault="006A6AB4" w:rsidP="006A6AB4">
      <w:pPr>
        <w:pStyle w:val="15"/>
        <w:ind w:firstLine="567"/>
        <w:jc w:val="both"/>
        <w:rPr>
          <w:rFonts w:ascii="Times New Roman" w:hAnsi="Times New Roman" w:cs="Times New Roman"/>
          <w:lang w:val="ru-RU"/>
        </w:rPr>
      </w:pPr>
    </w:p>
    <w:p w14:paraId="7708A128" w14:textId="77777777" w:rsidR="006A6AB4" w:rsidRPr="007166B9" w:rsidRDefault="006A6AB4" w:rsidP="006A6AB4">
      <w:pPr>
        <w:pStyle w:val="15"/>
        <w:ind w:firstLine="567"/>
        <w:jc w:val="both"/>
        <w:rPr>
          <w:rFonts w:ascii="Times New Roman" w:hAnsi="Times New Roman" w:cs="Times New Roman"/>
          <w:lang w:val="ru-RU"/>
        </w:rPr>
      </w:pPr>
    </w:p>
    <w:p w14:paraId="211B6243" w14:textId="77777777" w:rsidR="006A6AB4" w:rsidRPr="007166B9" w:rsidRDefault="006A6AB4" w:rsidP="006A6AB4">
      <w:pPr>
        <w:pStyle w:val="15"/>
        <w:ind w:firstLine="567"/>
        <w:jc w:val="both"/>
        <w:rPr>
          <w:rFonts w:ascii="Times New Roman" w:hAnsi="Times New Roman" w:cs="Times New Roman"/>
          <w:lang w:val="ru-RU"/>
        </w:rPr>
      </w:pPr>
    </w:p>
    <w:p w14:paraId="32955904" w14:textId="77777777" w:rsidR="006A6AB4" w:rsidRPr="007166B9" w:rsidRDefault="006A6AB4" w:rsidP="006A6AB4">
      <w:pPr>
        <w:pStyle w:val="15"/>
        <w:ind w:firstLine="567"/>
        <w:jc w:val="both"/>
        <w:rPr>
          <w:rFonts w:ascii="Times New Roman" w:hAnsi="Times New Roman" w:cs="Times New Roman"/>
          <w:lang w:val="ru-RU"/>
        </w:rPr>
      </w:pPr>
    </w:p>
    <w:p w14:paraId="2684BC88" w14:textId="77777777" w:rsidR="006A6AB4" w:rsidRPr="007166B9" w:rsidRDefault="006A6AB4" w:rsidP="006A6AB4">
      <w:pPr>
        <w:pStyle w:val="15"/>
        <w:ind w:firstLine="567"/>
        <w:jc w:val="both"/>
        <w:rPr>
          <w:rFonts w:ascii="Times New Roman" w:hAnsi="Times New Roman" w:cs="Times New Roman"/>
          <w:lang w:val="ru-RU"/>
        </w:rPr>
      </w:pPr>
    </w:p>
    <w:p w14:paraId="4D416B39" w14:textId="77777777" w:rsidR="006A6AB4" w:rsidRPr="007166B9" w:rsidRDefault="006A6AB4" w:rsidP="006A6AB4">
      <w:pPr>
        <w:pStyle w:val="15"/>
        <w:ind w:firstLine="567"/>
        <w:jc w:val="both"/>
        <w:rPr>
          <w:rFonts w:ascii="Times New Roman" w:hAnsi="Times New Roman" w:cs="Times New Roman"/>
          <w:lang w:val="ru-RU"/>
        </w:rPr>
      </w:pPr>
    </w:p>
    <w:p w14:paraId="61BB3DED" w14:textId="77777777" w:rsidR="006A6AB4" w:rsidRPr="007166B9" w:rsidRDefault="006A6AB4" w:rsidP="006A6AB4">
      <w:pPr>
        <w:pStyle w:val="15"/>
        <w:ind w:firstLine="567"/>
        <w:jc w:val="both"/>
        <w:rPr>
          <w:rFonts w:ascii="Times New Roman" w:hAnsi="Times New Roman" w:cs="Times New Roman"/>
          <w:lang w:val="ru-RU"/>
        </w:rPr>
      </w:pPr>
    </w:p>
    <w:p w14:paraId="67438D3B" w14:textId="77777777" w:rsidR="006A6AB4" w:rsidRPr="007166B9" w:rsidRDefault="006A6AB4" w:rsidP="006A6AB4">
      <w:pPr>
        <w:pStyle w:val="15"/>
        <w:ind w:firstLine="567"/>
        <w:jc w:val="both"/>
        <w:rPr>
          <w:rFonts w:ascii="Times New Roman" w:hAnsi="Times New Roman" w:cs="Times New Roman"/>
          <w:lang w:val="ru-RU"/>
        </w:rPr>
      </w:pPr>
    </w:p>
    <w:p w14:paraId="258DEBFF" w14:textId="77777777" w:rsidR="006A6AB4" w:rsidRPr="007166B9" w:rsidRDefault="006A6AB4" w:rsidP="006A6AB4">
      <w:pPr>
        <w:pStyle w:val="15"/>
        <w:ind w:firstLine="567"/>
        <w:jc w:val="both"/>
        <w:rPr>
          <w:rFonts w:ascii="Times New Roman" w:hAnsi="Times New Roman" w:cs="Times New Roman"/>
          <w:lang w:val="ru-RU"/>
        </w:rPr>
      </w:pPr>
    </w:p>
    <w:p w14:paraId="50A36E20" w14:textId="77777777" w:rsidR="006A6AB4" w:rsidRPr="007166B9" w:rsidRDefault="006A6AB4" w:rsidP="006A6AB4">
      <w:pPr>
        <w:pStyle w:val="15"/>
        <w:ind w:firstLine="567"/>
        <w:jc w:val="right"/>
        <w:rPr>
          <w:rFonts w:ascii="Times New Roman" w:hAnsi="Times New Roman" w:cs="Times New Roman"/>
          <w:lang w:val="ru-RU"/>
        </w:rPr>
      </w:pPr>
      <w:r w:rsidRPr="007166B9">
        <w:rPr>
          <w:rFonts w:ascii="Times New Roman" w:hAnsi="Times New Roman" w:cs="Times New Roman"/>
          <w:lang w:val="ru-RU"/>
        </w:rPr>
        <w:t>© Минстрой России, 2018</w:t>
      </w:r>
    </w:p>
    <w:p w14:paraId="28C4AF52" w14:textId="77777777" w:rsidR="006A6AB4" w:rsidRPr="007166B9" w:rsidRDefault="006A6AB4" w:rsidP="006A6AB4">
      <w:pPr>
        <w:pStyle w:val="15"/>
        <w:ind w:firstLine="567"/>
        <w:jc w:val="both"/>
        <w:rPr>
          <w:rFonts w:ascii="Times New Roman" w:hAnsi="Times New Roman" w:cs="Times New Roman"/>
          <w:lang w:val="ru-RU"/>
        </w:rPr>
      </w:pPr>
    </w:p>
    <w:p w14:paraId="1C86B3A2" w14:textId="77777777" w:rsidR="006A6AB4" w:rsidRPr="007166B9" w:rsidRDefault="006A6AB4" w:rsidP="006A6AB4">
      <w:pPr>
        <w:pStyle w:val="15"/>
        <w:ind w:firstLine="567"/>
        <w:jc w:val="both"/>
        <w:rPr>
          <w:rFonts w:ascii="Times New Roman" w:hAnsi="Times New Roman" w:cs="Times New Roman"/>
          <w:lang w:val="ru-RU"/>
        </w:rPr>
      </w:pPr>
    </w:p>
    <w:p w14:paraId="76A61555" w14:textId="31C20090" w:rsidR="006A6AB4" w:rsidRPr="007166B9" w:rsidRDefault="006A6AB4" w:rsidP="006A6AB4">
      <w:pPr>
        <w:pStyle w:val="15"/>
        <w:ind w:firstLine="567"/>
        <w:jc w:val="both"/>
        <w:rPr>
          <w:rFonts w:ascii="Times New Roman" w:hAnsi="Times New Roman" w:cs="Times New Roman"/>
          <w:lang w:val="ru-RU"/>
        </w:rPr>
      </w:pPr>
      <w:r w:rsidRPr="007166B9">
        <w:rPr>
          <w:rFonts w:ascii="Times New Roman" w:hAnsi="Times New Roman" w:cs="Times New Roman"/>
          <w:lang w:val="ru-RU"/>
        </w:rPr>
        <w:t xml:space="preserve">Настоящий нормативный </w:t>
      </w:r>
      <w:r w:rsidRPr="00C90D9B">
        <w:rPr>
          <w:rFonts w:ascii="Times New Roman" w:hAnsi="Times New Roman" w:cs="Times New Roman"/>
          <w:lang w:val="ru-RU"/>
        </w:rPr>
        <w:t xml:space="preserve">документ не </w:t>
      </w:r>
      <w:r w:rsidR="00BB5679" w:rsidRPr="00C90D9B">
        <w:rPr>
          <w:rFonts w:ascii="Times New Roman" w:hAnsi="Times New Roman" w:cs="Times New Roman"/>
          <w:b/>
          <w:lang w:val="ru-RU"/>
        </w:rPr>
        <w:t>может</w:t>
      </w:r>
      <w:r w:rsidRPr="00C90D9B">
        <w:rPr>
          <w:rFonts w:ascii="Times New Roman" w:hAnsi="Times New Roman" w:cs="Times New Roman"/>
          <w:lang w:val="ru-RU"/>
        </w:rPr>
        <w:t xml:space="preserve"> быть полностью или частично воспроизведен, тиражирован и распростр</w:t>
      </w:r>
      <w:r w:rsidRPr="007166B9">
        <w:rPr>
          <w:rFonts w:ascii="Times New Roman" w:hAnsi="Times New Roman" w:cs="Times New Roman"/>
          <w:lang w:val="ru-RU"/>
        </w:rPr>
        <w:t>анен в качестве официального издания на территории Российской Федерации без разрешения Минстроя России</w:t>
      </w:r>
    </w:p>
    <w:p w14:paraId="5C8D42A8" w14:textId="77777777" w:rsidR="00C5173D" w:rsidRPr="007166B9" w:rsidRDefault="00C5173D" w:rsidP="00C56648">
      <w:pPr>
        <w:spacing w:after="120"/>
        <w:jc w:val="center"/>
        <w:rPr>
          <w:rFonts w:ascii="Times New Roman" w:hAnsi="Times New Roman" w:cs="Times New Roman"/>
          <w:b/>
          <w:bCs/>
        </w:rPr>
      </w:pPr>
      <w:r w:rsidRPr="007166B9">
        <w:rPr>
          <w:rFonts w:ascii="Times New Roman" w:hAnsi="Times New Roman" w:cs="Times New Roman"/>
          <w:b/>
          <w:bCs/>
          <w:lang w:val="ru-RU"/>
        </w:rPr>
        <w:br w:type="page"/>
      </w:r>
      <w:r w:rsidRPr="007166B9">
        <w:rPr>
          <w:rFonts w:ascii="Times New Roman" w:hAnsi="Times New Roman" w:cs="Times New Roman"/>
          <w:b/>
          <w:bCs/>
        </w:rPr>
        <w:lastRenderedPageBreak/>
        <w:t>Содержание</w:t>
      </w:r>
    </w:p>
    <w:p w14:paraId="32430CB6" w14:textId="77777777" w:rsidR="005C7B53" w:rsidRDefault="00536603">
      <w:pPr>
        <w:pStyle w:val="13"/>
        <w:rPr>
          <w:lang w:val="ru-RU" w:eastAsia="ru-RU"/>
        </w:rPr>
      </w:pPr>
      <w:r w:rsidRPr="007166B9">
        <w:fldChar w:fldCharType="begin"/>
      </w:r>
      <w:r w:rsidR="00C5173D" w:rsidRPr="007166B9">
        <w:instrText xml:space="preserve"> TOC \o "1-2" \h \z \u </w:instrText>
      </w:r>
      <w:r w:rsidRPr="007166B9">
        <w:fldChar w:fldCharType="separate"/>
      </w:r>
      <w:hyperlink w:anchor="_Toc524103777" w:history="1">
        <w:r w:rsidR="005C7B53" w:rsidRPr="00465590">
          <w:rPr>
            <w:rStyle w:val="ab"/>
            <w:lang w:val="ru-RU"/>
          </w:rPr>
          <w:t>1 Область применения</w:t>
        </w:r>
        <w:r w:rsidR="005C7B53">
          <w:rPr>
            <w:webHidden/>
          </w:rPr>
          <w:tab/>
        </w:r>
      </w:hyperlink>
    </w:p>
    <w:p w14:paraId="514B6840" w14:textId="77777777" w:rsidR="005C7B53" w:rsidRDefault="00C23E32">
      <w:pPr>
        <w:pStyle w:val="13"/>
        <w:rPr>
          <w:lang w:val="ru-RU" w:eastAsia="ru-RU"/>
        </w:rPr>
      </w:pPr>
      <w:hyperlink w:anchor="_Toc524103778" w:history="1">
        <w:r w:rsidR="005C7B53" w:rsidRPr="00465590">
          <w:rPr>
            <w:rStyle w:val="ab"/>
            <w:lang w:val="ru-RU"/>
          </w:rPr>
          <w:t>2 Нормативные ссылки</w:t>
        </w:r>
        <w:r w:rsidR="005C7B53">
          <w:rPr>
            <w:webHidden/>
          </w:rPr>
          <w:tab/>
        </w:r>
      </w:hyperlink>
    </w:p>
    <w:p w14:paraId="54EB39B0" w14:textId="77777777" w:rsidR="005C7B53" w:rsidRDefault="00C23E32">
      <w:pPr>
        <w:pStyle w:val="13"/>
        <w:rPr>
          <w:lang w:val="ru-RU" w:eastAsia="ru-RU"/>
        </w:rPr>
      </w:pPr>
      <w:hyperlink w:anchor="_Toc524103779" w:history="1">
        <w:r w:rsidR="005C7B53" w:rsidRPr="00465590">
          <w:rPr>
            <w:rStyle w:val="ab"/>
            <w:lang w:val="ru-RU"/>
          </w:rPr>
          <w:t>3 Термины и определения</w:t>
        </w:r>
        <w:r w:rsidR="005C7B53">
          <w:rPr>
            <w:webHidden/>
          </w:rPr>
          <w:tab/>
        </w:r>
      </w:hyperlink>
    </w:p>
    <w:p w14:paraId="5F10F7FE" w14:textId="77777777" w:rsidR="005C7B53" w:rsidRDefault="00C23E32">
      <w:pPr>
        <w:pStyle w:val="13"/>
        <w:rPr>
          <w:lang w:val="ru-RU" w:eastAsia="ru-RU"/>
        </w:rPr>
      </w:pPr>
      <w:hyperlink w:anchor="_Toc524103780" w:history="1">
        <w:r w:rsidR="005C7B53" w:rsidRPr="00465590">
          <w:rPr>
            <w:rStyle w:val="ab"/>
            <w:lang w:val="ru-RU"/>
          </w:rPr>
          <w:t>4 Общие положения</w:t>
        </w:r>
        <w:r w:rsidR="005C7B53">
          <w:rPr>
            <w:webHidden/>
          </w:rPr>
          <w:tab/>
        </w:r>
      </w:hyperlink>
    </w:p>
    <w:p w14:paraId="2906AA0F" w14:textId="77777777" w:rsidR="005C7B53" w:rsidRDefault="00C23E32">
      <w:pPr>
        <w:pStyle w:val="13"/>
        <w:rPr>
          <w:lang w:val="ru-RU" w:eastAsia="ru-RU"/>
        </w:rPr>
      </w:pPr>
      <w:hyperlink w:anchor="_Toc524103781" w:history="1">
        <w:r w:rsidR="005C7B53" w:rsidRPr="00465590">
          <w:rPr>
            <w:rStyle w:val="ab"/>
            <w:lang w:val="ru-RU"/>
          </w:rPr>
          <w:t>5 Состав, стадийность и сроки выполнения работ по детальному сейсмическому районированию</w:t>
        </w:r>
        <w:r w:rsidR="005C7B53">
          <w:rPr>
            <w:webHidden/>
          </w:rPr>
          <w:tab/>
        </w:r>
      </w:hyperlink>
    </w:p>
    <w:p w14:paraId="7FB6D2AB" w14:textId="77777777" w:rsidR="005C7B53" w:rsidRDefault="00C23E32">
      <w:pPr>
        <w:pStyle w:val="13"/>
        <w:rPr>
          <w:lang w:val="ru-RU" w:eastAsia="ru-RU"/>
        </w:rPr>
      </w:pPr>
      <w:hyperlink w:anchor="_Toc524103782" w:history="1">
        <w:r w:rsidR="005C7B53" w:rsidRPr="00465590">
          <w:rPr>
            <w:rStyle w:val="ab"/>
            <w:lang w:val="ru-RU"/>
          </w:rPr>
          <w:t>6 Сейсмотектонические исследования</w:t>
        </w:r>
        <w:r w:rsidR="005C7B53">
          <w:rPr>
            <w:webHidden/>
          </w:rPr>
          <w:tab/>
        </w:r>
      </w:hyperlink>
    </w:p>
    <w:p w14:paraId="23BCE66E" w14:textId="77777777" w:rsidR="005C7B53" w:rsidRDefault="00C23E32">
      <w:pPr>
        <w:pStyle w:val="13"/>
        <w:rPr>
          <w:lang w:val="ru-RU" w:eastAsia="ru-RU"/>
        </w:rPr>
      </w:pPr>
      <w:hyperlink w:anchor="_Toc524103783" w:history="1">
        <w:r w:rsidR="005C7B53" w:rsidRPr="00465590">
          <w:rPr>
            <w:rStyle w:val="ab"/>
          </w:rPr>
          <w:t>6.1 Цели, задачи и этапы сейсмотектонических исследований</w:t>
        </w:r>
        <w:r w:rsidR="005C7B53">
          <w:rPr>
            <w:webHidden/>
          </w:rPr>
          <w:tab/>
        </w:r>
      </w:hyperlink>
    </w:p>
    <w:p w14:paraId="20E0CAA0" w14:textId="77777777" w:rsidR="005C7B53" w:rsidRDefault="00C23E32">
      <w:pPr>
        <w:pStyle w:val="13"/>
        <w:rPr>
          <w:lang w:val="ru-RU" w:eastAsia="ru-RU"/>
        </w:rPr>
      </w:pPr>
      <w:hyperlink w:anchor="_Toc524103784" w:history="1">
        <w:r w:rsidR="005C7B53" w:rsidRPr="00465590">
          <w:rPr>
            <w:rStyle w:val="ab"/>
            <w:lang w:val="ru-RU"/>
          </w:rPr>
          <w:t>6.2 Изучение активных разломов и оценка их параметров</w:t>
        </w:r>
        <w:r w:rsidR="005C7B53">
          <w:rPr>
            <w:webHidden/>
          </w:rPr>
          <w:tab/>
        </w:r>
      </w:hyperlink>
    </w:p>
    <w:p w14:paraId="6ACA2C98" w14:textId="77777777" w:rsidR="005C7B53" w:rsidRDefault="00C23E32">
      <w:pPr>
        <w:pStyle w:val="13"/>
        <w:rPr>
          <w:lang w:val="ru-RU" w:eastAsia="ru-RU"/>
        </w:rPr>
      </w:pPr>
      <w:hyperlink w:anchor="_Toc524103785" w:history="1">
        <w:r w:rsidR="005C7B53" w:rsidRPr="00465590">
          <w:rPr>
            <w:rStyle w:val="ab"/>
            <w:lang w:val="ru-RU"/>
          </w:rPr>
          <w:t>6.3 Разработка сейсмотектонической модели</w:t>
        </w:r>
        <w:r w:rsidR="005C7B53">
          <w:rPr>
            <w:webHidden/>
          </w:rPr>
          <w:tab/>
        </w:r>
      </w:hyperlink>
    </w:p>
    <w:p w14:paraId="691DC691" w14:textId="77777777" w:rsidR="005C7B53" w:rsidRDefault="00C23E32">
      <w:pPr>
        <w:pStyle w:val="13"/>
        <w:rPr>
          <w:lang w:val="ru-RU" w:eastAsia="ru-RU"/>
        </w:rPr>
      </w:pPr>
      <w:hyperlink w:anchor="_Toc524103786" w:history="1">
        <w:r w:rsidR="005C7B53" w:rsidRPr="00465590">
          <w:rPr>
            <w:rStyle w:val="ab"/>
            <w:lang w:val="ru-RU"/>
          </w:rPr>
          <w:t>7 Сейсмологические исследования</w:t>
        </w:r>
        <w:r w:rsidR="005C7B53">
          <w:rPr>
            <w:webHidden/>
          </w:rPr>
          <w:tab/>
        </w:r>
      </w:hyperlink>
    </w:p>
    <w:p w14:paraId="3657928D" w14:textId="77777777" w:rsidR="005C7B53" w:rsidRDefault="00C23E32">
      <w:pPr>
        <w:pStyle w:val="13"/>
        <w:rPr>
          <w:lang w:val="ru-RU" w:eastAsia="ru-RU"/>
        </w:rPr>
      </w:pPr>
      <w:hyperlink w:anchor="_Toc524103787" w:history="1">
        <w:r w:rsidR="005C7B53" w:rsidRPr="00465590">
          <w:rPr>
            <w:rStyle w:val="ab"/>
          </w:rPr>
          <w:t>7.1 Цели сейсмологических исследований</w:t>
        </w:r>
        <w:r w:rsidR="005C7B53">
          <w:rPr>
            <w:webHidden/>
          </w:rPr>
          <w:tab/>
        </w:r>
      </w:hyperlink>
    </w:p>
    <w:p w14:paraId="589DF7F3" w14:textId="77777777" w:rsidR="005C7B53" w:rsidRDefault="00C23E32">
      <w:pPr>
        <w:pStyle w:val="13"/>
        <w:rPr>
          <w:lang w:val="ru-RU" w:eastAsia="ru-RU"/>
        </w:rPr>
      </w:pPr>
      <w:hyperlink w:anchor="_Toc524103788" w:history="1">
        <w:r w:rsidR="005C7B53" w:rsidRPr="00465590">
          <w:rPr>
            <w:rStyle w:val="ab"/>
            <w:lang w:val="ru-RU"/>
          </w:rPr>
          <w:t>7.2 Разработка сводного каталога землетрясений</w:t>
        </w:r>
        <w:r w:rsidR="005C7B53">
          <w:rPr>
            <w:webHidden/>
          </w:rPr>
          <w:tab/>
        </w:r>
      </w:hyperlink>
    </w:p>
    <w:p w14:paraId="3F3DFF1E" w14:textId="77777777" w:rsidR="005C7B53" w:rsidRDefault="00C23E32">
      <w:pPr>
        <w:pStyle w:val="13"/>
        <w:rPr>
          <w:lang w:val="ru-RU" w:eastAsia="ru-RU"/>
        </w:rPr>
      </w:pPr>
      <w:hyperlink w:anchor="_Toc524103789" w:history="1">
        <w:r w:rsidR="005C7B53" w:rsidRPr="00465590">
          <w:rPr>
            <w:rStyle w:val="ab"/>
            <w:lang w:val="ru-RU"/>
          </w:rPr>
          <w:t>7.3 Локальные сейсмологические наблюдения</w:t>
        </w:r>
        <w:r w:rsidR="005C7B53">
          <w:rPr>
            <w:webHidden/>
          </w:rPr>
          <w:tab/>
        </w:r>
      </w:hyperlink>
    </w:p>
    <w:p w14:paraId="4870F392" w14:textId="77777777" w:rsidR="005C7B53" w:rsidRDefault="00C23E32">
      <w:pPr>
        <w:pStyle w:val="13"/>
        <w:rPr>
          <w:lang w:val="ru-RU" w:eastAsia="ru-RU"/>
        </w:rPr>
      </w:pPr>
      <w:hyperlink w:anchor="_Toc524103790" w:history="1">
        <w:r w:rsidR="005C7B53" w:rsidRPr="00465590">
          <w:rPr>
            <w:rStyle w:val="ab"/>
            <w:lang w:val="ru-RU"/>
          </w:rPr>
          <w:t>7.4 Оценка параметров сейсмического режима</w:t>
        </w:r>
        <w:r w:rsidR="005C7B53">
          <w:rPr>
            <w:webHidden/>
          </w:rPr>
          <w:tab/>
        </w:r>
      </w:hyperlink>
    </w:p>
    <w:p w14:paraId="303D016E" w14:textId="77777777" w:rsidR="005C7B53" w:rsidRDefault="00C23E32">
      <w:pPr>
        <w:pStyle w:val="13"/>
        <w:rPr>
          <w:lang w:val="ru-RU" w:eastAsia="ru-RU"/>
        </w:rPr>
      </w:pPr>
      <w:hyperlink w:anchor="_Toc524103791" w:history="1">
        <w:r w:rsidR="005C7B53" w:rsidRPr="00465590">
          <w:rPr>
            <w:rStyle w:val="ab"/>
            <w:lang w:val="ru-RU"/>
          </w:rPr>
          <w:t>8 Расчет прогнозных сейсмически</w:t>
        </w:r>
        <w:r w:rsidR="006219F8">
          <w:rPr>
            <w:rStyle w:val="ab"/>
            <w:lang w:val="ru-RU"/>
          </w:rPr>
          <w:t>х</w:t>
        </w:r>
        <w:r w:rsidR="005C7B53" w:rsidRPr="00465590">
          <w:rPr>
            <w:rStyle w:val="ab"/>
            <w:lang w:val="ru-RU"/>
          </w:rPr>
          <w:t xml:space="preserve"> воздействий</w:t>
        </w:r>
        <w:r w:rsidR="005C7B53">
          <w:rPr>
            <w:webHidden/>
          </w:rPr>
          <w:tab/>
        </w:r>
      </w:hyperlink>
    </w:p>
    <w:p w14:paraId="2F6CA730" w14:textId="77777777" w:rsidR="005C7B53" w:rsidRDefault="00C23E32">
      <w:pPr>
        <w:pStyle w:val="13"/>
        <w:rPr>
          <w:lang w:val="ru-RU" w:eastAsia="ru-RU"/>
        </w:rPr>
      </w:pPr>
      <w:hyperlink w:anchor="_Toc524103792" w:history="1">
        <w:r w:rsidR="005C7B53" w:rsidRPr="00465590">
          <w:rPr>
            <w:rStyle w:val="ab"/>
          </w:rPr>
          <w:t>8.1 Общие положения расчета прогнозных сейсмических воздействий</w:t>
        </w:r>
        <w:r w:rsidR="005C7B53">
          <w:rPr>
            <w:webHidden/>
          </w:rPr>
          <w:tab/>
        </w:r>
      </w:hyperlink>
    </w:p>
    <w:p w14:paraId="7656A830" w14:textId="77777777" w:rsidR="005C7B53" w:rsidRDefault="00C23E32">
      <w:pPr>
        <w:pStyle w:val="13"/>
        <w:rPr>
          <w:lang w:val="ru-RU" w:eastAsia="ru-RU"/>
        </w:rPr>
      </w:pPr>
      <w:hyperlink w:anchor="_Toc524103793" w:history="1">
        <w:r w:rsidR="005C7B53" w:rsidRPr="00465590">
          <w:rPr>
            <w:rStyle w:val="ab"/>
            <w:lang w:val="ru-RU"/>
          </w:rPr>
          <w:t>8.2 Расчет параметров исходных сейсмических воздействий в баллах шкалы сейсмической интенсивности (методом расчета сейсмической сотрясаемости</w:t>
        </w:r>
        <w:r w:rsidR="004D3D4C">
          <w:rPr>
            <w:rStyle w:val="ab"/>
            <w:lang w:val="ru-RU"/>
          </w:rPr>
          <w:t>)</w:t>
        </w:r>
        <w:r w:rsidR="005C7B53" w:rsidRPr="00465590">
          <w:rPr>
            <w:rStyle w:val="ab"/>
            <w:lang w:val="ru-RU"/>
          </w:rPr>
          <w:t xml:space="preserve">  </w:t>
        </w:r>
        <w:r w:rsidR="005C7B53">
          <w:rPr>
            <w:webHidden/>
          </w:rPr>
          <w:tab/>
        </w:r>
      </w:hyperlink>
    </w:p>
    <w:p w14:paraId="757F2BC6" w14:textId="77777777" w:rsidR="005C7B53" w:rsidRDefault="00C23E32">
      <w:pPr>
        <w:pStyle w:val="13"/>
        <w:rPr>
          <w:lang w:val="ru-RU" w:eastAsia="ru-RU"/>
        </w:rPr>
      </w:pPr>
      <w:hyperlink w:anchor="_Toc524103794" w:history="1">
        <w:r w:rsidR="005C7B53" w:rsidRPr="00465590">
          <w:rPr>
            <w:rStyle w:val="ab"/>
            <w:lang w:val="ru-RU"/>
          </w:rPr>
          <w:t>8.3 Уровень ускорений грунта</w:t>
        </w:r>
        <w:r w:rsidR="005C7B53">
          <w:rPr>
            <w:webHidden/>
          </w:rPr>
          <w:tab/>
        </w:r>
        <w:r w:rsidR="005C7B53">
          <w:rPr>
            <w:webHidden/>
          </w:rPr>
          <w:fldChar w:fldCharType="begin"/>
        </w:r>
        <w:r w:rsidR="005C7B53">
          <w:rPr>
            <w:webHidden/>
          </w:rPr>
          <w:instrText xml:space="preserve"> PAGEREF _Toc524103794 \h </w:instrText>
        </w:r>
        <w:r w:rsidR="005C7B53">
          <w:rPr>
            <w:webHidden/>
          </w:rPr>
        </w:r>
        <w:r>
          <w:rPr>
            <w:webHidden/>
          </w:rPr>
          <w:fldChar w:fldCharType="separate"/>
        </w:r>
        <w:r w:rsidR="005C7B53">
          <w:rPr>
            <w:webHidden/>
          </w:rPr>
          <w:fldChar w:fldCharType="end"/>
        </w:r>
      </w:hyperlink>
    </w:p>
    <w:p w14:paraId="2ABF5254" w14:textId="77777777" w:rsidR="005C7B53" w:rsidRDefault="00C23E32">
      <w:pPr>
        <w:pStyle w:val="13"/>
        <w:rPr>
          <w:lang w:val="ru-RU" w:eastAsia="ru-RU"/>
        </w:rPr>
      </w:pPr>
      <w:hyperlink w:anchor="_Toc524103795" w:history="1">
        <w:r w:rsidR="005C7B53" w:rsidRPr="00465590">
          <w:rPr>
            <w:rStyle w:val="ab"/>
            <w:lang w:val="ru-RU"/>
          </w:rPr>
          <w:t>8.4 Построение локального спектра и синтетической акселерограммы</w:t>
        </w:r>
        <w:r w:rsidR="005C7B53">
          <w:rPr>
            <w:webHidden/>
          </w:rPr>
          <w:tab/>
        </w:r>
      </w:hyperlink>
    </w:p>
    <w:p w14:paraId="08C61CB0" w14:textId="77777777" w:rsidR="005C7B53" w:rsidRDefault="00C23E32">
      <w:pPr>
        <w:pStyle w:val="13"/>
        <w:rPr>
          <w:lang w:val="ru-RU" w:eastAsia="ru-RU"/>
        </w:rPr>
      </w:pPr>
      <w:hyperlink w:anchor="_Toc524103796" w:history="1">
        <w:r w:rsidR="005C7B53" w:rsidRPr="00465590">
          <w:rPr>
            <w:rStyle w:val="ab"/>
            <w:lang w:val="ru-RU"/>
          </w:rPr>
          <w:t xml:space="preserve">9 Построение карт </w:t>
        </w:r>
        <w:r w:rsidR="00B86E16">
          <w:rPr>
            <w:rStyle w:val="ab"/>
            <w:lang w:val="ru-RU"/>
          </w:rPr>
          <w:t>детального сейсмического районирования</w:t>
        </w:r>
        <w:r w:rsidR="005C7B53" w:rsidRPr="00465590">
          <w:rPr>
            <w:rStyle w:val="ab"/>
            <w:lang w:val="ru-RU"/>
          </w:rPr>
          <w:t xml:space="preserve"> для площадных объектов</w:t>
        </w:r>
        <w:r w:rsidR="005C7B53">
          <w:rPr>
            <w:webHidden/>
          </w:rPr>
          <w:tab/>
        </w:r>
      </w:hyperlink>
    </w:p>
    <w:p w14:paraId="334739F2" w14:textId="77777777" w:rsidR="005C7B53" w:rsidRDefault="00C23E32">
      <w:pPr>
        <w:pStyle w:val="13"/>
        <w:rPr>
          <w:lang w:val="ru-RU" w:eastAsia="ru-RU"/>
        </w:rPr>
      </w:pPr>
      <w:hyperlink w:anchor="_Toc524103797" w:history="1">
        <w:r w:rsidR="005C7B53" w:rsidRPr="00465590">
          <w:rPr>
            <w:rStyle w:val="ab"/>
            <w:lang w:val="ru-RU"/>
          </w:rPr>
          <w:t>10 Проведение сейсмического микрорайонирования</w:t>
        </w:r>
        <w:r w:rsidR="005C7B53">
          <w:rPr>
            <w:webHidden/>
          </w:rPr>
          <w:tab/>
        </w:r>
      </w:hyperlink>
    </w:p>
    <w:p w14:paraId="4E86C09F" w14:textId="77777777" w:rsidR="005C7B53" w:rsidRDefault="00C23E32">
      <w:pPr>
        <w:pStyle w:val="13"/>
        <w:rPr>
          <w:lang w:val="ru-RU" w:eastAsia="ru-RU"/>
        </w:rPr>
      </w:pPr>
      <w:hyperlink w:anchor="_Toc524103798" w:history="1">
        <w:r w:rsidR="005C7B53" w:rsidRPr="00465590">
          <w:rPr>
            <w:rStyle w:val="ab"/>
          </w:rPr>
          <w:t>10.1 Общие правила проведения сейсмического микрорайонирования</w:t>
        </w:r>
        <w:r w:rsidR="005C7B53">
          <w:rPr>
            <w:webHidden/>
          </w:rPr>
          <w:tab/>
        </w:r>
      </w:hyperlink>
    </w:p>
    <w:p w14:paraId="22986716" w14:textId="77777777" w:rsidR="005C7B53" w:rsidRDefault="00C23E32">
      <w:pPr>
        <w:pStyle w:val="13"/>
        <w:rPr>
          <w:lang w:val="ru-RU" w:eastAsia="ru-RU"/>
        </w:rPr>
      </w:pPr>
      <w:hyperlink w:anchor="_Toc524103799" w:history="1">
        <w:r w:rsidR="005C7B53" w:rsidRPr="00465590">
          <w:rPr>
            <w:rStyle w:val="ab"/>
            <w:iCs/>
            <w:lang w:val="ru-RU"/>
          </w:rPr>
          <w:t>10.2 Инженерно-геологические исследования</w:t>
        </w:r>
        <w:r w:rsidR="005C7B53">
          <w:rPr>
            <w:webHidden/>
          </w:rPr>
          <w:tab/>
        </w:r>
      </w:hyperlink>
    </w:p>
    <w:p w14:paraId="4BB769DE" w14:textId="77777777" w:rsidR="005C7B53" w:rsidRPr="00C90D9B" w:rsidRDefault="00C23E32">
      <w:pPr>
        <w:pStyle w:val="13"/>
        <w:rPr>
          <w:lang w:val="ru-RU" w:eastAsia="ru-RU"/>
        </w:rPr>
      </w:pPr>
      <w:hyperlink w:anchor="_Toc524103800" w:history="1">
        <w:r w:rsidR="005C7B53" w:rsidRPr="00C90D9B">
          <w:rPr>
            <w:rStyle w:val="ab"/>
            <w:iCs/>
            <w:lang w:val="ru-RU"/>
          </w:rPr>
          <w:t>10.3 Инструментальные геофизические исследования</w:t>
        </w:r>
        <w:r w:rsidR="005C7B53" w:rsidRPr="00C90D9B">
          <w:rPr>
            <w:webHidden/>
          </w:rPr>
          <w:tab/>
        </w:r>
      </w:hyperlink>
    </w:p>
    <w:p w14:paraId="5665504D" w14:textId="77777777" w:rsidR="005C7B53" w:rsidRPr="00C90D9B" w:rsidRDefault="00C23E32">
      <w:pPr>
        <w:pStyle w:val="13"/>
        <w:rPr>
          <w:lang w:val="ru-RU" w:eastAsia="ru-RU"/>
        </w:rPr>
      </w:pPr>
      <w:hyperlink w:anchor="_Toc524103801" w:history="1">
        <w:r w:rsidR="005C7B53" w:rsidRPr="00C90D9B">
          <w:rPr>
            <w:rStyle w:val="ab"/>
            <w:iCs/>
            <w:lang w:val="ru-RU"/>
          </w:rPr>
          <w:t>10.4 Расчеты параметров</w:t>
        </w:r>
        <w:r w:rsidR="005C7B53" w:rsidRPr="00C90D9B">
          <w:rPr>
            <w:rStyle w:val="ab"/>
            <w:lang w:val="ru-RU"/>
          </w:rPr>
          <w:t xml:space="preserve"> сейсмических воздействий с учетом грунтовых условий</w:t>
        </w:r>
        <w:r w:rsidR="005C7B53" w:rsidRPr="00C90D9B">
          <w:rPr>
            <w:webHidden/>
          </w:rPr>
          <w:tab/>
        </w:r>
      </w:hyperlink>
    </w:p>
    <w:p w14:paraId="07C66DF9" w14:textId="0B6A37AD" w:rsidR="005C7B53" w:rsidRDefault="00C23E32">
      <w:pPr>
        <w:pStyle w:val="13"/>
        <w:rPr>
          <w:lang w:val="ru-RU" w:eastAsia="ru-RU"/>
        </w:rPr>
      </w:pPr>
      <w:hyperlink w:anchor="_Toc524103802" w:history="1">
        <w:r w:rsidR="005C7B53" w:rsidRPr="00C90D9B">
          <w:rPr>
            <w:rStyle w:val="ab"/>
            <w:lang w:val="ru-RU"/>
          </w:rPr>
          <w:t>Приложение А</w:t>
        </w:r>
        <w:r w:rsidR="00B86E16" w:rsidRPr="00C90D9B">
          <w:rPr>
            <w:rStyle w:val="ab"/>
            <w:lang w:val="ru-RU"/>
          </w:rPr>
          <w:t xml:space="preserve"> (</w:t>
        </w:r>
        <w:r w:rsidR="00BB5679" w:rsidRPr="00C90D9B">
          <w:rPr>
            <w:rStyle w:val="ab"/>
            <w:b/>
            <w:lang w:val="ru-RU"/>
          </w:rPr>
          <w:t>рекоменд</w:t>
        </w:r>
        <w:r w:rsidR="00B86E16" w:rsidRPr="00C90D9B">
          <w:rPr>
            <w:rStyle w:val="ab"/>
            <w:lang w:val="ru-RU"/>
          </w:rPr>
          <w:t xml:space="preserve">уемое) Средние значения коэффициентов в уравнении макросейсмического </w:t>
        </w:r>
        <w:r w:rsidR="006422E7" w:rsidRPr="00C90D9B">
          <w:rPr>
            <w:rStyle w:val="ab"/>
            <w:lang w:val="ru-RU"/>
          </w:rPr>
          <w:t>поля для различных регионов</w:t>
        </w:r>
        <w:r w:rsidR="005C7B53" w:rsidRPr="00C90D9B">
          <w:rPr>
            <w:webHidden/>
          </w:rPr>
          <w:tab/>
        </w:r>
      </w:hyperlink>
    </w:p>
    <w:p w14:paraId="62758E52" w14:textId="77777777" w:rsidR="005C7B53" w:rsidRDefault="00C23E32">
      <w:pPr>
        <w:pStyle w:val="13"/>
        <w:rPr>
          <w:lang w:val="ru-RU" w:eastAsia="ru-RU"/>
        </w:rPr>
      </w:pPr>
      <w:hyperlink w:anchor="_Toc524103803" w:history="1">
        <w:r w:rsidR="005C7B53" w:rsidRPr="00465590">
          <w:rPr>
            <w:rStyle w:val="ab"/>
            <w:lang w:val="ru-RU"/>
          </w:rPr>
          <w:t>Библиография</w:t>
        </w:r>
        <w:r w:rsidR="005C7B53">
          <w:rPr>
            <w:webHidden/>
          </w:rPr>
          <w:tab/>
        </w:r>
      </w:hyperlink>
    </w:p>
    <w:p w14:paraId="52E1C7B7" w14:textId="77777777" w:rsidR="00C5173D" w:rsidRPr="007166B9" w:rsidRDefault="00536603" w:rsidP="008F5CE0">
      <w:pPr>
        <w:pStyle w:val="a9"/>
        <w:jc w:val="both"/>
        <w:rPr>
          <w:rFonts w:ascii="Times New Roman" w:hAnsi="Times New Roman"/>
          <w:sz w:val="24"/>
          <w:szCs w:val="24"/>
        </w:rPr>
      </w:pPr>
      <w:r w:rsidRPr="007166B9">
        <w:rPr>
          <w:rFonts w:ascii="Times New Roman" w:hAnsi="Times New Roman"/>
          <w:sz w:val="24"/>
          <w:szCs w:val="24"/>
        </w:rPr>
        <w:fldChar w:fldCharType="end"/>
      </w:r>
    </w:p>
    <w:p w14:paraId="3AB78ED9" w14:textId="77777777" w:rsidR="00C5173D" w:rsidRPr="007166B9" w:rsidRDefault="00C5173D" w:rsidP="007D717E">
      <w:pPr>
        <w:pStyle w:val="13"/>
        <w:rPr>
          <w:lang w:val="ru-RU"/>
        </w:rPr>
      </w:pPr>
    </w:p>
    <w:p w14:paraId="2EEFECBB" w14:textId="77777777" w:rsidR="00C5173D" w:rsidRPr="007166B9" w:rsidRDefault="00C5173D" w:rsidP="002C063F">
      <w:pPr>
        <w:spacing w:after="120" w:line="360" w:lineRule="auto"/>
        <w:jc w:val="center"/>
        <w:rPr>
          <w:rFonts w:ascii="Times New Roman" w:hAnsi="Times New Roman" w:cs="Times New Roman"/>
          <w:b/>
          <w:bCs/>
          <w:lang w:val="ru-RU"/>
        </w:rPr>
      </w:pPr>
      <w:r w:rsidRPr="007166B9">
        <w:rPr>
          <w:rFonts w:ascii="Times New Roman" w:hAnsi="Times New Roman" w:cs="Times New Roman"/>
          <w:b/>
          <w:bCs/>
          <w:lang w:val="ru-RU"/>
        </w:rPr>
        <w:br w:type="page"/>
      </w:r>
      <w:r w:rsidRPr="007166B9">
        <w:rPr>
          <w:rFonts w:ascii="Times New Roman" w:hAnsi="Times New Roman" w:cs="Times New Roman"/>
          <w:b/>
          <w:bCs/>
          <w:lang w:val="ru-RU"/>
        </w:rPr>
        <w:lastRenderedPageBreak/>
        <w:t>Введение</w:t>
      </w:r>
    </w:p>
    <w:p w14:paraId="455989DD" w14:textId="77777777" w:rsidR="00C5173D" w:rsidRPr="007166B9" w:rsidRDefault="00C5173D" w:rsidP="002C063F">
      <w:pPr>
        <w:spacing w:after="120" w:line="360" w:lineRule="auto"/>
        <w:jc w:val="center"/>
        <w:rPr>
          <w:rFonts w:ascii="Times New Roman" w:hAnsi="Times New Roman" w:cs="Times New Roman"/>
          <w:b/>
          <w:bCs/>
          <w:lang w:val="ru-RU"/>
        </w:rPr>
      </w:pPr>
    </w:p>
    <w:p w14:paraId="170ACB83" w14:textId="77777777" w:rsidR="006D5B38" w:rsidRPr="007166B9" w:rsidRDefault="006D5B38" w:rsidP="002C063F">
      <w:pPr>
        <w:spacing w:line="360" w:lineRule="auto"/>
        <w:ind w:firstLine="567"/>
        <w:jc w:val="both"/>
        <w:rPr>
          <w:rFonts w:ascii="Times New Roman" w:hAnsi="Times New Roman" w:cs="Times New Roman"/>
          <w:lang w:val="ru-RU"/>
        </w:rPr>
      </w:pPr>
      <w:r w:rsidRPr="007166B9">
        <w:rPr>
          <w:rFonts w:ascii="Times New Roman" w:hAnsi="Times New Roman" w:cs="Times New Roman"/>
          <w:lang w:val="ru-RU"/>
        </w:rPr>
        <w:t>Настоящий свод правил разработан в соответствии с требованиями</w:t>
      </w:r>
      <w:r w:rsidR="00E87406" w:rsidRPr="007166B9">
        <w:rPr>
          <w:rFonts w:ascii="Times New Roman" w:hAnsi="Times New Roman" w:cs="Times New Roman"/>
          <w:lang w:val="ru-RU"/>
        </w:rPr>
        <w:t xml:space="preserve"> </w:t>
      </w:r>
      <w:r w:rsidRPr="007166B9">
        <w:rPr>
          <w:rFonts w:ascii="Times New Roman" w:hAnsi="Times New Roman" w:cs="Times New Roman"/>
          <w:lang w:val="ru-RU"/>
        </w:rPr>
        <w:t>Федерального закона от 30 декабря 2009 г. № 384-ФЗ «Технический регламент о безопасности зданий и сооружений»</w:t>
      </w:r>
      <w:r w:rsidR="00C82253" w:rsidRPr="007166B9">
        <w:rPr>
          <w:rFonts w:ascii="Times New Roman" w:hAnsi="Times New Roman" w:cs="Times New Roman"/>
          <w:lang w:val="ru-RU"/>
        </w:rPr>
        <w:t xml:space="preserve"> </w:t>
      </w:r>
      <w:r w:rsidRPr="007166B9">
        <w:rPr>
          <w:rFonts w:ascii="Times New Roman" w:hAnsi="Times New Roman" w:cs="Times New Roman"/>
          <w:lang w:val="ru-RU"/>
        </w:rPr>
        <w:t>[1].</w:t>
      </w:r>
    </w:p>
    <w:p w14:paraId="142E2D78" w14:textId="77777777" w:rsidR="00C5173D" w:rsidRPr="007166B9" w:rsidRDefault="00C5173D" w:rsidP="002C063F">
      <w:pPr>
        <w:spacing w:after="120" w:line="360" w:lineRule="auto"/>
        <w:ind w:firstLine="567"/>
        <w:jc w:val="both"/>
        <w:rPr>
          <w:rFonts w:ascii="Times New Roman" w:hAnsi="Times New Roman" w:cs="Times New Roman"/>
          <w:lang w:val="ru-RU"/>
        </w:rPr>
      </w:pPr>
      <w:r w:rsidRPr="007166B9">
        <w:rPr>
          <w:rFonts w:ascii="Times New Roman" w:hAnsi="Times New Roman" w:cs="Times New Roman"/>
          <w:lang w:val="ru-RU"/>
        </w:rPr>
        <w:t>Разработ</w:t>
      </w:r>
      <w:r w:rsidR="00494F6B" w:rsidRPr="007166B9">
        <w:rPr>
          <w:rFonts w:ascii="Times New Roman" w:hAnsi="Times New Roman" w:cs="Times New Roman"/>
          <w:lang w:val="ru-RU"/>
        </w:rPr>
        <w:t>к</w:t>
      </w:r>
      <w:r w:rsidRPr="007166B9">
        <w:rPr>
          <w:rFonts w:ascii="Times New Roman" w:hAnsi="Times New Roman" w:cs="Times New Roman"/>
          <w:lang w:val="ru-RU"/>
        </w:rPr>
        <w:t>а</w:t>
      </w:r>
      <w:r w:rsidR="00494F6B" w:rsidRPr="007166B9">
        <w:rPr>
          <w:rFonts w:ascii="Times New Roman" w:hAnsi="Times New Roman" w:cs="Times New Roman"/>
          <w:lang w:val="ru-RU"/>
        </w:rPr>
        <w:t xml:space="preserve"> </w:t>
      </w:r>
      <w:r w:rsidR="00F532BD">
        <w:rPr>
          <w:rFonts w:ascii="Times New Roman" w:hAnsi="Times New Roman" w:cs="Times New Roman"/>
          <w:lang w:val="ru-RU"/>
        </w:rPr>
        <w:t xml:space="preserve">свод правил </w:t>
      </w:r>
      <w:r w:rsidRPr="007166B9">
        <w:rPr>
          <w:rFonts w:ascii="Times New Roman" w:hAnsi="Times New Roman" w:cs="Times New Roman"/>
          <w:lang w:val="ru-RU"/>
        </w:rPr>
        <w:t xml:space="preserve">выполнена авторским коллективом Федерального государственного бюджетного учреждения науки Институт физики Земли им. О.Ю. Шмидта Российской академии наук </w:t>
      </w:r>
      <w:r w:rsidR="008F03C8" w:rsidRPr="007166B9">
        <w:rPr>
          <w:rFonts w:ascii="Times New Roman" w:hAnsi="Times New Roman" w:cs="Times New Roman"/>
          <w:lang w:val="ru-RU"/>
        </w:rPr>
        <w:t>(</w:t>
      </w:r>
      <w:r w:rsidRPr="007166B9">
        <w:rPr>
          <w:rFonts w:ascii="Times New Roman" w:hAnsi="Times New Roman" w:cs="Times New Roman"/>
          <w:lang w:val="ru-RU"/>
        </w:rPr>
        <w:t xml:space="preserve">руководитель </w:t>
      </w:r>
      <w:r w:rsidR="00C82253" w:rsidRPr="007166B9">
        <w:rPr>
          <w:rFonts w:ascii="Times New Roman" w:hAnsi="Times New Roman" w:cs="Times New Roman"/>
          <w:lang w:val="ru-RU"/>
        </w:rPr>
        <w:t xml:space="preserve">разработки – д-р геол.-мин. наук, проф. </w:t>
      </w:r>
      <w:r w:rsidRPr="007166B9">
        <w:rPr>
          <w:rFonts w:ascii="Times New Roman" w:hAnsi="Times New Roman" w:cs="Times New Roman"/>
          <w:i/>
          <w:iCs/>
          <w:lang w:val="ru-RU"/>
        </w:rPr>
        <w:t>Е.А.</w:t>
      </w:r>
      <w:r w:rsidR="008F03C8" w:rsidRPr="007166B9">
        <w:rPr>
          <w:rFonts w:ascii="Times New Roman" w:hAnsi="Times New Roman" w:cs="Times New Roman"/>
          <w:i/>
          <w:iCs/>
          <w:lang w:val="ru-RU"/>
        </w:rPr>
        <w:t xml:space="preserve"> </w:t>
      </w:r>
      <w:r w:rsidRPr="007166B9">
        <w:rPr>
          <w:rFonts w:ascii="Times New Roman" w:hAnsi="Times New Roman" w:cs="Times New Roman"/>
          <w:i/>
          <w:iCs/>
          <w:lang w:val="ru-RU"/>
        </w:rPr>
        <w:t>Рогожин,</w:t>
      </w:r>
      <w:r w:rsidR="00494F6B" w:rsidRPr="007166B9">
        <w:rPr>
          <w:rFonts w:ascii="Times New Roman" w:hAnsi="Times New Roman" w:cs="Times New Roman"/>
          <w:i/>
          <w:iCs/>
          <w:lang w:val="ru-RU"/>
        </w:rPr>
        <w:t xml:space="preserve"> </w:t>
      </w:r>
      <w:r w:rsidRPr="007166B9">
        <w:rPr>
          <w:rFonts w:ascii="Times New Roman" w:hAnsi="Times New Roman" w:cs="Times New Roman"/>
          <w:lang w:val="ru-RU"/>
        </w:rPr>
        <w:t>д</w:t>
      </w:r>
      <w:r w:rsidR="00C82253" w:rsidRPr="007166B9">
        <w:rPr>
          <w:rFonts w:ascii="Times New Roman" w:hAnsi="Times New Roman" w:cs="Times New Roman"/>
          <w:lang w:val="ru-RU"/>
        </w:rPr>
        <w:t>-р</w:t>
      </w:r>
      <w:r w:rsidRPr="007166B9">
        <w:rPr>
          <w:rFonts w:ascii="Times New Roman" w:hAnsi="Times New Roman" w:cs="Times New Roman"/>
          <w:lang w:val="ru-RU"/>
        </w:rPr>
        <w:t xml:space="preserve"> физ.-мат. наук </w:t>
      </w:r>
      <w:r w:rsidRPr="007166B9">
        <w:rPr>
          <w:rFonts w:ascii="Times New Roman" w:hAnsi="Times New Roman" w:cs="Times New Roman"/>
          <w:i/>
          <w:iCs/>
          <w:lang w:val="ru-RU"/>
        </w:rPr>
        <w:t>А.С. Алешин</w:t>
      </w:r>
      <w:r w:rsidRPr="007166B9">
        <w:rPr>
          <w:rFonts w:ascii="Times New Roman" w:hAnsi="Times New Roman" w:cs="Times New Roman"/>
          <w:lang w:val="ru-RU"/>
        </w:rPr>
        <w:t>, д</w:t>
      </w:r>
      <w:r w:rsidR="00C82253" w:rsidRPr="007166B9">
        <w:rPr>
          <w:rFonts w:ascii="Times New Roman" w:hAnsi="Times New Roman" w:cs="Times New Roman"/>
          <w:lang w:val="ru-RU"/>
        </w:rPr>
        <w:t>.-р</w:t>
      </w:r>
      <w:r w:rsidRPr="007166B9">
        <w:rPr>
          <w:rFonts w:ascii="Times New Roman" w:hAnsi="Times New Roman" w:cs="Times New Roman"/>
          <w:lang w:val="ru-RU"/>
        </w:rPr>
        <w:t xml:space="preserve"> физ.-мат. наук</w:t>
      </w:r>
      <w:r w:rsidR="00C82253" w:rsidRPr="007166B9">
        <w:rPr>
          <w:rFonts w:ascii="Times New Roman" w:hAnsi="Times New Roman" w:cs="Times New Roman"/>
          <w:lang w:val="ru-RU"/>
        </w:rPr>
        <w:t>, проф.</w:t>
      </w:r>
      <w:r w:rsidRPr="007166B9">
        <w:rPr>
          <w:rFonts w:ascii="Times New Roman" w:hAnsi="Times New Roman" w:cs="Times New Roman"/>
          <w:lang w:val="ru-RU"/>
        </w:rPr>
        <w:t xml:space="preserve"> </w:t>
      </w:r>
      <w:r w:rsidRPr="007166B9">
        <w:rPr>
          <w:rFonts w:ascii="Times New Roman" w:hAnsi="Times New Roman" w:cs="Times New Roman"/>
          <w:i/>
          <w:iCs/>
          <w:lang w:val="ru-RU"/>
        </w:rPr>
        <w:t>Ф.Ф</w:t>
      </w:r>
      <w:r w:rsidR="008F03C8" w:rsidRPr="007166B9">
        <w:rPr>
          <w:rFonts w:ascii="Times New Roman" w:hAnsi="Times New Roman" w:cs="Times New Roman"/>
          <w:i/>
          <w:iCs/>
          <w:lang w:val="ru-RU"/>
        </w:rPr>
        <w:t>.</w:t>
      </w:r>
      <w:r w:rsidRPr="007166B9">
        <w:rPr>
          <w:rFonts w:ascii="Times New Roman" w:hAnsi="Times New Roman" w:cs="Times New Roman"/>
          <w:i/>
          <w:iCs/>
          <w:lang w:val="ru-RU"/>
        </w:rPr>
        <w:t xml:space="preserve"> Аптикаев,</w:t>
      </w:r>
      <w:r w:rsidR="00C0621C" w:rsidRPr="007166B9">
        <w:rPr>
          <w:rFonts w:ascii="Times New Roman" w:hAnsi="Times New Roman" w:cs="Times New Roman"/>
          <w:lang w:val="ru-RU"/>
        </w:rPr>
        <w:t xml:space="preserve"> д</w:t>
      </w:r>
      <w:r w:rsidR="00C82253" w:rsidRPr="007166B9">
        <w:rPr>
          <w:rFonts w:ascii="Times New Roman" w:hAnsi="Times New Roman" w:cs="Times New Roman"/>
          <w:lang w:val="ru-RU"/>
        </w:rPr>
        <w:t>-р</w:t>
      </w:r>
      <w:r w:rsidR="00C0621C" w:rsidRPr="007166B9">
        <w:rPr>
          <w:rFonts w:ascii="Times New Roman" w:hAnsi="Times New Roman" w:cs="Times New Roman"/>
          <w:lang w:val="ru-RU"/>
        </w:rPr>
        <w:t xml:space="preserve"> физ.-мат. наук </w:t>
      </w:r>
      <w:r w:rsidR="00C0621C" w:rsidRPr="007166B9">
        <w:rPr>
          <w:rFonts w:ascii="Times New Roman" w:hAnsi="Times New Roman" w:cs="Times New Roman"/>
          <w:i/>
          <w:lang w:val="ru-RU"/>
        </w:rPr>
        <w:t>Р.Э. Татевосян</w:t>
      </w:r>
      <w:r w:rsidR="00C0621C" w:rsidRPr="007166B9">
        <w:rPr>
          <w:rFonts w:ascii="Times New Roman" w:hAnsi="Times New Roman" w:cs="Times New Roman"/>
          <w:lang w:val="ru-RU"/>
        </w:rPr>
        <w:t xml:space="preserve">, </w:t>
      </w:r>
      <w:r w:rsidRPr="007166B9">
        <w:rPr>
          <w:rFonts w:ascii="Times New Roman" w:hAnsi="Times New Roman" w:cs="Times New Roman"/>
          <w:lang w:val="ru-RU"/>
        </w:rPr>
        <w:t xml:space="preserve">канд. физ.-мат. наук </w:t>
      </w:r>
      <w:r w:rsidRPr="007166B9">
        <w:rPr>
          <w:rFonts w:ascii="Times New Roman" w:hAnsi="Times New Roman" w:cs="Times New Roman"/>
          <w:i/>
          <w:iCs/>
          <w:lang w:val="ru-RU"/>
        </w:rPr>
        <w:t>А.И</w:t>
      </w:r>
      <w:r w:rsidR="00E638D7">
        <w:rPr>
          <w:rFonts w:ascii="Times New Roman" w:hAnsi="Times New Roman" w:cs="Times New Roman"/>
          <w:i/>
          <w:iCs/>
          <w:lang w:val="ru-RU"/>
        </w:rPr>
        <w:t>.</w:t>
      </w:r>
      <w:r w:rsidRPr="007166B9">
        <w:rPr>
          <w:rFonts w:ascii="Times New Roman" w:hAnsi="Times New Roman" w:cs="Times New Roman"/>
          <w:i/>
          <w:iCs/>
          <w:lang w:val="ru-RU"/>
        </w:rPr>
        <w:t xml:space="preserve"> Лутиков,</w:t>
      </w:r>
      <w:r w:rsidR="00494F6B" w:rsidRPr="007166B9">
        <w:rPr>
          <w:rFonts w:ascii="Times New Roman" w:hAnsi="Times New Roman" w:cs="Times New Roman"/>
          <w:i/>
          <w:iCs/>
          <w:lang w:val="ru-RU"/>
        </w:rPr>
        <w:t xml:space="preserve"> </w:t>
      </w:r>
      <w:r w:rsidRPr="007166B9">
        <w:rPr>
          <w:rFonts w:ascii="Times New Roman" w:hAnsi="Times New Roman" w:cs="Times New Roman"/>
          <w:lang w:val="ru-RU"/>
        </w:rPr>
        <w:t xml:space="preserve">канд. геол.-мин. наук </w:t>
      </w:r>
      <w:r w:rsidRPr="007166B9">
        <w:rPr>
          <w:rFonts w:ascii="Times New Roman" w:hAnsi="Times New Roman" w:cs="Times New Roman"/>
          <w:i/>
          <w:iCs/>
          <w:lang w:val="ru-RU"/>
        </w:rPr>
        <w:t>А.Н. Овсюченко</w:t>
      </w:r>
      <w:r w:rsidRPr="007166B9">
        <w:rPr>
          <w:rFonts w:ascii="Times New Roman" w:hAnsi="Times New Roman" w:cs="Times New Roman"/>
          <w:lang w:val="ru-RU"/>
        </w:rPr>
        <w:t xml:space="preserve">, канд. физ.-мат. наук </w:t>
      </w:r>
      <w:r w:rsidRPr="007166B9">
        <w:rPr>
          <w:rFonts w:ascii="Times New Roman" w:hAnsi="Times New Roman" w:cs="Times New Roman"/>
          <w:i/>
          <w:iCs/>
          <w:lang w:val="ru-RU"/>
        </w:rPr>
        <w:t>О.О. Эртелева</w:t>
      </w:r>
      <w:r w:rsidR="008F03C8" w:rsidRPr="007166B9">
        <w:rPr>
          <w:rFonts w:ascii="Times New Roman" w:hAnsi="Times New Roman" w:cs="Times New Roman"/>
          <w:iCs/>
          <w:lang w:val="ru-RU"/>
        </w:rPr>
        <w:t>)</w:t>
      </w:r>
      <w:r w:rsidR="00E638D7">
        <w:rPr>
          <w:rFonts w:ascii="Times New Roman" w:hAnsi="Times New Roman" w:cs="Times New Roman"/>
          <w:iCs/>
          <w:lang w:val="ru-RU"/>
        </w:rPr>
        <w:t>.</w:t>
      </w:r>
      <w:r w:rsidR="008F03C8" w:rsidRPr="007166B9">
        <w:rPr>
          <w:rFonts w:ascii="Times New Roman" w:hAnsi="Times New Roman" w:cs="Times New Roman"/>
          <w:i/>
          <w:iCs/>
          <w:lang w:val="ru-RU"/>
        </w:rPr>
        <w:t xml:space="preserve"> </w:t>
      </w:r>
    </w:p>
    <w:p w14:paraId="4A931601" w14:textId="77777777" w:rsidR="00C5173D" w:rsidRPr="007166B9" w:rsidRDefault="00C5173D" w:rsidP="002C063F">
      <w:pPr>
        <w:spacing w:line="360" w:lineRule="auto"/>
        <w:rPr>
          <w:rFonts w:ascii="Times New Roman" w:hAnsi="Times New Roman" w:cs="Times New Roman"/>
          <w:b/>
          <w:bCs/>
          <w:lang w:val="ru-RU"/>
        </w:rPr>
      </w:pPr>
    </w:p>
    <w:p w14:paraId="07C01429" w14:textId="77777777" w:rsidR="00C5173D" w:rsidRPr="007166B9" w:rsidRDefault="00C5173D" w:rsidP="002C063F">
      <w:pPr>
        <w:spacing w:line="360" w:lineRule="auto"/>
        <w:jc w:val="center"/>
        <w:rPr>
          <w:rFonts w:ascii="Times New Roman" w:hAnsi="Times New Roman" w:cs="Times New Roman"/>
          <w:b/>
          <w:bCs/>
          <w:lang w:val="ru-RU"/>
        </w:rPr>
        <w:sectPr w:rsidR="00C5173D" w:rsidRPr="007166B9" w:rsidSect="000D6374">
          <w:headerReference w:type="even" r:id="rId7"/>
          <w:headerReference w:type="default" r:id="rId8"/>
          <w:footerReference w:type="even" r:id="rId9"/>
          <w:footerReference w:type="default" r:id="rId10"/>
          <w:pgSz w:w="11906" w:h="16838" w:code="9"/>
          <w:pgMar w:top="1701" w:right="1418" w:bottom="1701" w:left="1418" w:header="1304" w:footer="1304" w:gutter="0"/>
          <w:pgNumType w:fmt="upperRoman" w:start="1"/>
          <w:cols w:space="708"/>
          <w:titlePg/>
          <w:docGrid w:linePitch="360"/>
        </w:sectPr>
      </w:pPr>
    </w:p>
    <w:p w14:paraId="6ED21CAB" w14:textId="77777777" w:rsidR="00C5173D" w:rsidRPr="007166B9" w:rsidRDefault="00C5173D" w:rsidP="00F317B3">
      <w:pPr>
        <w:jc w:val="center"/>
        <w:rPr>
          <w:rFonts w:ascii="Times New Roman" w:hAnsi="Times New Roman" w:cs="Times New Roman"/>
          <w:b/>
          <w:bCs/>
        </w:rPr>
      </w:pPr>
      <w:r w:rsidRPr="007166B9">
        <w:rPr>
          <w:rFonts w:ascii="Times New Roman" w:hAnsi="Times New Roman" w:cs="Times New Roman"/>
          <w:b/>
          <w:bCs/>
        </w:rPr>
        <w:lastRenderedPageBreak/>
        <w:t>СВОД ПРАВИЛ</w:t>
      </w:r>
    </w:p>
    <w:tbl>
      <w:tblPr>
        <w:tblW w:w="9072" w:type="dxa"/>
        <w:jc w:val="center"/>
        <w:tblBorders>
          <w:top w:val="single" w:sz="12" w:space="0" w:color="auto"/>
          <w:bottom w:val="single" w:sz="12" w:space="0" w:color="auto"/>
        </w:tblBorders>
        <w:tblLook w:val="00A0" w:firstRow="1" w:lastRow="0" w:firstColumn="1" w:lastColumn="0" w:noHBand="0" w:noVBand="0"/>
      </w:tblPr>
      <w:tblGrid>
        <w:gridCol w:w="9072"/>
      </w:tblGrid>
      <w:tr w:rsidR="00C5173D" w:rsidRPr="007166B9" w14:paraId="3DB7E284" w14:textId="77777777">
        <w:trPr>
          <w:jc w:val="center"/>
        </w:trPr>
        <w:tc>
          <w:tcPr>
            <w:tcW w:w="9072" w:type="dxa"/>
            <w:tcBorders>
              <w:top w:val="single" w:sz="12" w:space="0" w:color="auto"/>
              <w:bottom w:val="single" w:sz="12" w:space="0" w:color="auto"/>
            </w:tcBorders>
            <w:tcMar>
              <w:top w:w="57" w:type="dxa"/>
              <w:bottom w:w="57" w:type="dxa"/>
            </w:tcMar>
          </w:tcPr>
          <w:p w14:paraId="0DA2B9AB" w14:textId="77777777" w:rsidR="00EC6B0E" w:rsidRPr="00E638D7" w:rsidRDefault="00E638D7" w:rsidP="00F317B3">
            <w:pPr>
              <w:spacing w:after="120"/>
              <w:jc w:val="center"/>
              <w:rPr>
                <w:rFonts w:ascii="Times New Roman" w:hAnsi="Times New Roman" w:cs="Times New Roman"/>
                <w:b/>
                <w:bCs/>
                <w:lang w:val="ru-RU"/>
              </w:rPr>
            </w:pPr>
            <w:r w:rsidRPr="00E638D7">
              <w:rPr>
                <w:rFonts w:ascii="Times New Roman" w:hAnsi="Times New Roman" w:cs="Times New Roman"/>
                <w:b/>
                <w:bCs/>
                <w:lang w:val="ru-RU"/>
              </w:rPr>
              <w:t xml:space="preserve">ДЕТАЛЬНОЕ СЕЙСМИЧЕСКОЕ РАЙОНИРОВАНИЕ И СЕЙСМОМИКРОРАЙОНИРОВАНИЕ ДЛЯ ТЕРРИТОРИАЛЬНОГО ПЛАНИРОВАНИЯ </w:t>
            </w:r>
          </w:p>
          <w:p w14:paraId="36B99E2D" w14:textId="77777777" w:rsidR="00C5173D" w:rsidRPr="00E638D7" w:rsidRDefault="00C5173D" w:rsidP="00F317B3">
            <w:pPr>
              <w:jc w:val="center"/>
              <w:rPr>
                <w:rFonts w:ascii="Times New Roman" w:hAnsi="Times New Roman" w:cs="Times New Roman"/>
                <w:b/>
                <w:bCs/>
                <w:lang w:val="ru-RU"/>
              </w:rPr>
            </w:pPr>
          </w:p>
          <w:p w14:paraId="09F60203" w14:textId="77777777" w:rsidR="00C5173D" w:rsidRPr="00E638D7" w:rsidRDefault="00EC6B0E" w:rsidP="00F317B3">
            <w:pPr>
              <w:jc w:val="center"/>
              <w:rPr>
                <w:rFonts w:ascii="Times New Roman" w:hAnsi="Times New Roman" w:cs="Times New Roman"/>
                <w:b/>
                <w:bCs/>
              </w:rPr>
            </w:pPr>
            <w:r w:rsidRPr="00E638D7">
              <w:rPr>
                <w:rStyle w:val="translation-chunk"/>
                <w:rFonts w:ascii="Times New Roman" w:hAnsi="Times New Roman" w:cs="Times New Roman"/>
                <w:b/>
                <w:color w:val="222222"/>
              </w:rPr>
              <w:t>D</w:t>
            </w:r>
            <w:r w:rsidR="008F03C8" w:rsidRPr="00E638D7">
              <w:rPr>
                <w:rStyle w:val="translation-chunk"/>
                <w:rFonts w:ascii="Times New Roman" w:hAnsi="Times New Roman" w:cs="Times New Roman"/>
                <w:b/>
                <w:color w:val="222222"/>
              </w:rPr>
              <w:t>etailed</w:t>
            </w:r>
            <w:r w:rsidRPr="00E638D7">
              <w:rPr>
                <w:rStyle w:val="translation-chunk"/>
                <w:rFonts w:ascii="Times New Roman" w:hAnsi="Times New Roman" w:cs="Times New Roman"/>
                <w:b/>
                <w:color w:val="222222"/>
              </w:rPr>
              <w:t xml:space="preserve"> </w:t>
            </w:r>
            <w:r w:rsidR="008F03C8" w:rsidRPr="00E638D7">
              <w:rPr>
                <w:rStyle w:val="translation-chunk"/>
                <w:rFonts w:ascii="Times New Roman" w:hAnsi="Times New Roman" w:cs="Times New Roman"/>
                <w:b/>
                <w:color w:val="222222"/>
              </w:rPr>
              <w:t>seismic</w:t>
            </w:r>
            <w:r w:rsidRPr="00E638D7">
              <w:rPr>
                <w:rStyle w:val="translation-chunk"/>
                <w:rFonts w:ascii="Times New Roman" w:hAnsi="Times New Roman" w:cs="Times New Roman"/>
                <w:b/>
                <w:color w:val="222222"/>
              </w:rPr>
              <w:t xml:space="preserve"> </w:t>
            </w:r>
            <w:r w:rsidR="008F03C8" w:rsidRPr="00E638D7">
              <w:rPr>
                <w:rStyle w:val="translation-chunk"/>
                <w:rFonts w:ascii="Times New Roman" w:hAnsi="Times New Roman" w:cs="Times New Roman"/>
                <w:b/>
                <w:color w:val="222222"/>
              </w:rPr>
              <w:t>z</w:t>
            </w:r>
            <w:r w:rsidR="00E8143A" w:rsidRPr="00E638D7">
              <w:rPr>
                <w:rStyle w:val="translation-chunk"/>
                <w:rFonts w:ascii="Times New Roman" w:hAnsi="Times New Roman" w:cs="Times New Roman"/>
                <w:b/>
                <w:color w:val="222222"/>
              </w:rPr>
              <w:t xml:space="preserve">oning and seismic microzoning </w:t>
            </w:r>
            <w:r w:rsidR="008F03C8" w:rsidRPr="00E638D7">
              <w:rPr>
                <w:rStyle w:val="translation-chunk"/>
                <w:rFonts w:ascii="Times New Roman" w:hAnsi="Times New Roman" w:cs="Times New Roman"/>
                <w:b/>
                <w:color w:val="222222"/>
              </w:rPr>
              <w:t xml:space="preserve">for territorial planning </w:t>
            </w:r>
          </w:p>
        </w:tc>
      </w:tr>
    </w:tbl>
    <w:p w14:paraId="5279A8FC" w14:textId="77777777" w:rsidR="00C5173D" w:rsidRPr="007166B9" w:rsidRDefault="00C5173D" w:rsidP="00F317B3">
      <w:pPr>
        <w:spacing w:before="60"/>
        <w:jc w:val="right"/>
        <w:rPr>
          <w:rFonts w:ascii="Times New Roman" w:hAnsi="Times New Roman" w:cs="Times New Roman"/>
          <w:b/>
          <w:bCs/>
          <w:lang w:val="ru-RU"/>
        </w:rPr>
      </w:pPr>
      <w:r w:rsidRPr="007166B9">
        <w:rPr>
          <w:rFonts w:ascii="Times New Roman" w:hAnsi="Times New Roman" w:cs="Times New Roman"/>
          <w:b/>
          <w:bCs/>
          <w:lang w:val="ru-RU"/>
        </w:rPr>
        <w:t xml:space="preserve">Дата введения </w:t>
      </w:r>
      <w:r w:rsidR="00E638D7">
        <w:rPr>
          <w:rFonts w:ascii="Times New Roman" w:hAnsi="Times New Roman" w:cs="Times New Roman"/>
          <w:b/>
          <w:bCs/>
          <w:lang w:val="ru-RU"/>
        </w:rPr>
        <w:t xml:space="preserve">– </w:t>
      </w:r>
      <w:r w:rsidRPr="007166B9">
        <w:rPr>
          <w:rFonts w:ascii="Times New Roman" w:hAnsi="Times New Roman" w:cs="Times New Roman"/>
          <w:b/>
          <w:bCs/>
          <w:lang w:val="ru-RU"/>
        </w:rPr>
        <w:t>201</w:t>
      </w:r>
      <w:r w:rsidR="00E638D7">
        <w:rPr>
          <w:rFonts w:ascii="Times New Roman" w:hAnsi="Times New Roman" w:cs="Times New Roman"/>
          <w:b/>
          <w:bCs/>
          <w:lang w:val="ru-RU"/>
        </w:rPr>
        <w:t>9</w:t>
      </w:r>
      <w:r w:rsidRPr="007166B9">
        <w:rPr>
          <w:rFonts w:ascii="Times New Roman" w:hAnsi="Times New Roman" w:cs="Times New Roman"/>
          <w:b/>
          <w:bCs/>
          <w:lang w:val="ru-RU"/>
        </w:rPr>
        <w:t>–</w:t>
      </w:r>
      <w:r w:rsidR="00A8624C">
        <w:rPr>
          <w:rFonts w:ascii="Times New Roman" w:hAnsi="Times New Roman" w:cs="Times New Roman"/>
          <w:b/>
          <w:bCs/>
          <w:lang w:val="ru-RU"/>
        </w:rPr>
        <w:t>06</w:t>
      </w:r>
      <w:r w:rsidRPr="007166B9">
        <w:rPr>
          <w:rFonts w:ascii="Times New Roman" w:hAnsi="Times New Roman" w:cs="Times New Roman"/>
          <w:b/>
          <w:bCs/>
          <w:lang w:val="ru-RU"/>
        </w:rPr>
        <w:t>–</w:t>
      </w:r>
      <w:r w:rsidR="00A8624C">
        <w:rPr>
          <w:rFonts w:ascii="Times New Roman" w:hAnsi="Times New Roman" w:cs="Times New Roman"/>
          <w:b/>
          <w:bCs/>
          <w:lang w:val="ru-RU"/>
        </w:rPr>
        <w:t>27</w:t>
      </w:r>
    </w:p>
    <w:p w14:paraId="2054ACE2" w14:textId="77777777" w:rsidR="00C5173D" w:rsidRPr="007166B9" w:rsidRDefault="00C5173D" w:rsidP="002C063F">
      <w:pPr>
        <w:pStyle w:val="1"/>
        <w:spacing w:line="360" w:lineRule="auto"/>
        <w:ind w:firstLine="567"/>
        <w:rPr>
          <w:rFonts w:ascii="Times New Roman" w:hAnsi="Times New Roman"/>
          <w:sz w:val="24"/>
          <w:szCs w:val="24"/>
          <w:lang w:val="ru-RU"/>
        </w:rPr>
      </w:pPr>
      <w:bookmarkStart w:id="0" w:name="_Toc436309456"/>
      <w:bookmarkStart w:id="1" w:name="_Toc524103777"/>
      <w:r w:rsidRPr="007166B9">
        <w:rPr>
          <w:rFonts w:ascii="Times New Roman" w:hAnsi="Times New Roman"/>
          <w:sz w:val="24"/>
          <w:szCs w:val="24"/>
          <w:lang w:val="ru-RU"/>
        </w:rPr>
        <w:t>1</w:t>
      </w:r>
      <w:r w:rsidR="000D6374" w:rsidRPr="007166B9">
        <w:rPr>
          <w:rFonts w:ascii="Times New Roman" w:hAnsi="Times New Roman"/>
          <w:sz w:val="24"/>
          <w:szCs w:val="24"/>
          <w:lang w:val="ru-RU"/>
        </w:rPr>
        <w:t xml:space="preserve"> </w:t>
      </w:r>
      <w:r w:rsidRPr="007166B9">
        <w:rPr>
          <w:rFonts w:ascii="Times New Roman" w:hAnsi="Times New Roman"/>
          <w:sz w:val="24"/>
          <w:szCs w:val="24"/>
          <w:lang w:val="ru-RU"/>
        </w:rPr>
        <w:t>Область применения</w:t>
      </w:r>
      <w:bookmarkEnd w:id="0"/>
      <w:bookmarkEnd w:id="1"/>
    </w:p>
    <w:p w14:paraId="6B790BB4" w14:textId="77777777" w:rsidR="004B2A93" w:rsidRPr="007166B9" w:rsidRDefault="004B2A93" w:rsidP="002C063F">
      <w:pPr>
        <w:spacing w:line="360" w:lineRule="auto"/>
        <w:rPr>
          <w:rFonts w:ascii="Times New Roman" w:hAnsi="Times New Roman" w:cs="Times New Roman"/>
          <w:lang w:val="ru-RU"/>
        </w:rPr>
      </w:pPr>
    </w:p>
    <w:p w14:paraId="1DC2DBAC" w14:textId="742CE508" w:rsidR="00C5173D" w:rsidRPr="00C90D9B" w:rsidRDefault="00C5173D" w:rsidP="002C063F">
      <w:pPr>
        <w:spacing w:after="120" w:line="360" w:lineRule="auto"/>
        <w:ind w:firstLine="567"/>
        <w:jc w:val="both"/>
        <w:rPr>
          <w:rFonts w:ascii="Times New Roman" w:hAnsi="Times New Roman" w:cs="Times New Roman"/>
          <w:highlight w:val="green"/>
          <w:lang w:val="ru-RU"/>
        </w:rPr>
      </w:pPr>
      <w:r w:rsidRPr="00C90D9B">
        <w:rPr>
          <w:rFonts w:ascii="Times New Roman" w:hAnsi="Times New Roman" w:cs="Times New Roman"/>
          <w:highlight w:val="green"/>
          <w:lang w:val="ru-RU"/>
        </w:rPr>
        <w:t>1.1 Настоящий свод правил распространяется на работы по оценке сейсмической опасности, включающие сейсмотектонические, сейсмологические исследования, детальное сейсмическое районирование</w:t>
      </w:r>
      <w:r w:rsidR="00CD2843" w:rsidRPr="00C90D9B">
        <w:rPr>
          <w:rFonts w:ascii="Times New Roman" w:hAnsi="Times New Roman" w:cs="Times New Roman"/>
          <w:highlight w:val="green"/>
          <w:lang w:val="ru-RU"/>
        </w:rPr>
        <w:t xml:space="preserve"> (ДСР)</w:t>
      </w:r>
      <w:r w:rsidRPr="00C90D9B">
        <w:rPr>
          <w:rFonts w:ascii="Times New Roman" w:hAnsi="Times New Roman" w:cs="Times New Roman"/>
          <w:highlight w:val="green"/>
          <w:lang w:val="ru-RU"/>
        </w:rPr>
        <w:t>, сейсмическое микрорайонирование</w:t>
      </w:r>
      <w:r w:rsidR="00CD2843" w:rsidRPr="00C90D9B">
        <w:rPr>
          <w:rFonts w:ascii="Times New Roman" w:hAnsi="Times New Roman" w:cs="Times New Roman"/>
          <w:highlight w:val="green"/>
          <w:lang w:val="ru-RU"/>
        </w:rPr>
        <w:t xml:space="preserve"> (СМР)</w:t>
      </w:r>
      <w:r w:rsidRPr="00C90D9B">
        <w:rPr>
          <w:rFonts w:ascii="Times New Roman" w:hAnsi="Times New Roman" w:cs="Times New Roman"/>
          <w:highlight w:val="green"/>
          <w:lang w:val="ru-RU"/>
        </w:rPr>
        <w:t xml:space="preserve"> и оценку прогнозных сейсмических воздействий для площадных объектов</w:t>
      </w:r>
      <w:r w:rsidR="008F03C8" w:rsidRPr="00C90D9B">
        <w:rPr>
          <w:rFonts w:ascii="Times New Roman" w:hAnsi="Times New Roman" w:cs="Times New Roman"/>
          <w:highlight w:val="green"/>
          <w:lang w:val="ru-RU"/>
        </w:rPr>
        <w:t>:</w:t>
      </w:r>
      <w:r w:rsidRPr="00C90D9B">
        <w:rPr>
          <w:rFonts w:ascii="Times New Roman" w:hAnsi="Times New Roman" w:cs="Times New Roman"/>
          <w:highlight w:val="green"/>
          <w:lang w:val="ru-RU"/>
        </w:rPr>
        <w:t xml:space="preserve"> территорий городов</w:t>
      </w:r>
      <w:r w:rsidR="002D6BD3" w:rsidRPr="00C90D9B">
        <w:rPr>
          <w:rFonts w:ascii="Times New Roman" w:hAnsi="Times New Roman" w:cs="Times New Roman"/>
          <w:highlight w:val="green"/>
          <w:lang w:val="ru-RU"/>
        </w:rPr>
        <w:t>, городских районов</w:t>
      </w:r>
      <w:r w:rsidRPr="00C90D9B">
        <w:rPr>
          <w:rFonts w:ascii="Times New Roman" w:hAnsi="Times New Roman" w:cs="Times New Roman"/>
          <w:highlight w:val="green"/>
          <w:lang w:val="ru-RU"/>
        </w:rPr>
        <w:t xml:space="preserve"> </w:t>
      </w:r>
      <w:r w:rsidR="00CD2843" w:rsidRPr="00C90D9B">
        <w:rPr>
          <w:rFonts w:ascii="Times New Roman" w:hAnsi="Times New Roman" w:cs="Times New Roman"/>
          <w:highlight w:val="green"/>
          <w:lang w:val="ru-RU"/>
        </w:rPr>
        <w:t xml:space="preserve">(для ДСР и СМР) </w:t>
      </w:r>
      <w:r w:rsidRPr="00C90D9B">
        <w:rPr>
          <w:rFonts w:ascii="Times New Roman" w:hAnsi="Times New Roman" w:cs="Times New Roman"/>
          <w:highlight w:val="green"/>
          <w:lang w:val="ru-RU"/>
        </w:rPr>
        <w:t xml:space="preserve">и субъектов </w:t>
      </w:r>
      <w:r w:rsidR="00F532BD" w:rsidRPr="00C90D9B">
        <w:rPr>
          <w:rFonts w:ascii="Times New Roman" w:hAnsi="Times New Roman" w:cs="Times New Roman"/>
          <w:highlight w:val="green"/>
          <w:lang w:val="ru-RU"/>
        </w:rPr>
        <w:t xml:space="preserve">Российской </w:t>
      </w:r>
      <w:r w:rsidRPr="00C90D9B">
        <w:rPr>
          <w:rFonts w:ascii="Times New Roman" w:hAnsi="Times New Roman" w:cs="Times New Roman"/>
          <w:highlight w:val="green"/>
          <w:lang w:val="ru-RU"/>
        </w:rPr>
        <w:t>Федерации – краев, областей, республик</w:t>
      </w:r>
      <w:r w:rsidR="00CD2843" w:rsidRPr="00C90D9B">
        <w:rPr>
          <w:rFonts w:ascii="Times New Roman" w:hAnsi="Times New Roman" w:cs="Times New Roman"/>
          <w:highlight w:val="green"/>
          <w:lang w:val="ru-RU"/>
        </w:rPr>
        <w:t xml:space="preserve"> (для ДСР</w:t>
      </w:r>
      <w:r w:rsidRPr="00C90D9B">
        <w:rPr>
          <w:rFonts w:ascii="Times New Roman" w:hAnsi="Times New Roman" w:cs="Times New Roman"/>
          <w:highlight w:val="green"/>
          <w:lang w:val="ru-RU"/>
        </w:rPr>
        <w:t>)</w:t>
      </w:r>
      <w:r w:rsidR="006A4562" w:rsidRPr="00C90D9B">
        <w:rPr>
          <w:rFonts w:ascii="Times New Roman" w:hAnsi="Times New Roman" w:cs="Times New Roman"/>
          <w:highlight w:val="green"/>
          <w:lang w:val="ru-RU"/>
        </w:rPr>
        <w:t xml:space="preserve"> </w:t>
      </w:r>
      <w:r w:rsidR="008F03C8" w:rsidRPr="00C90D9B">
        <w:rPr>
          <w:rFonts w:ascii="Times New Roman" w:hAnsi="Times New Roman" w:cs="Times New Roman"/>
          <w:highlight w:val="green"/>
          <w:lang w:val="ru-RU"/>
        </w:rPr>
        <w:t>в</w:t>
      </w:r>
      <w:r w:rsidRPr="00C90D9B">
        <w:rPr>
          <w:rFonts w:ascii="Times New Roman" w:hAnsi="Times New Roman" w:cs="Times New Roman"/>
          <w:highlight w:val="green"/>
          <w:lang w:val="ru-RU"/>
        </w:rPr>
        <w:t xml:space="preserve"> цел</w:t>
      </w:r>
      <w:r w:rsidR="008F03C8" w:rsidRPr="00C90D9B">
        <w:rPr>
          <w:rFonts w:ascii="Times New Roman" w:hAnsi="Times New Roman" w:cs="Times New Roman"/>
          <w:highlight w:val="green"/>
          <w:lang w:val="ru-RU"/>
        </w:rPr>
        <w:t>ях</w:t>
      </w:r>
      <w:r w:rsidRPr="00C90D9B">
        <w:rPr>
          <w:rFonts w:ascii="Times New Roman" w:hAnsi="Times New Roman" w:cs="Times New Roman"/>
          <w:highlight w:val="green"/>
          <w:lang w:val="ru-RU"/>
        </w:rPr>
        <w:t xml:space="preserve"> предоставления</w:t>
      </w:r>
      <w:r w:rsidR="001366BA" w:rsidRPr="00C90D9B">
        <w:rPr>
          <w:rFonts w:ascii="Times New Roman" w:hAnsi="Times New Roman" w:cs="Times New Roman"/>
          <w:highlight w:val="green"/>
          <w:lang w:val="ru-RU"/>
        </w:rPr>
        <w:t xml:space="preserve"> заказчиком</w:t>
      </w:r>
      <w:r w:rsidRPr="00C90D9B">
        <w:rPr>
          <w:rFonts w:ascii="Times New Roman" w:hAnsi="Times New Roman" w:cs="Times New Roman"/>
          <w:highlight w:val="green"/>
          <w:lang w:val="ru-RU"/>
        </w:rPr>
        <w:t xml:space="preserve"> всей </w:t>
      </w:r>
      <w:r w:rsidR="00BB5679" w:rsidRPr="00C90D9B">
        <w:rPr>
          <w:rFonts w:ascii="Times New Roman" w:hAnsi="Times New Roman" w:cs="Times New Roman"/>
          <w:b/>
          <w:highlight w:val="green"/>
          <w:lang w:val="ru-RU"/>
        </w:rPr>
        <w:t>необходимо</w:t>
      </w:r>
      <w:r w:rsidRPr="00C90D9B">
        <w:rPr>
          <w:rFonts w:ascii="Times New Roman" w:hAnsi="Times New Roman" w:cs="Times New Roman"/>
          <w:highlight w:val="green"/>
          <w:lang w:val="ru-RU"/>
        </w:rPr>
        <w:t xml:space="preserve">й информации для </w:t>
      </w:r>
      <w:r w:rsidR="00CD2843" w:rsidRPr="00C90D9B">
        <w:rPr>
          <w:rFonts w:ascii="Times New Roman" w:hAnsi="Times New Roman" w:cs="Times New Roman"/>
          <w:highlight w:val="green"/>
          <w:lang w:val="ru-RU"/>
        </w:rPr>
        <w:t xml:space="preserve">предварительного </w:t>
      </w:r>
      <w:r w:rsidRPr="00C90D9B">
        <w:rPr>
          <w:rFonts w:ascii="Times New Roman" w:hAnsi="Times New Roman" w:cs="Times New Roman"/>
          <w:highlight w:val="green"/>
          <w:lang w:val="ru-RU"/>
        </w:rPr>
        <w:t xml:space="preserve">учета ожидаемых параметров сейсмического движения грунта, в том числе смещений по активным разломам. </w:t>
      </w:r>
    </w:p>
    <w:p w14:paraId="577222E2" w14:textId="77777777" w:rsidR="00C5173D" w:rsidRPr="007166B9" w:rsidRDefault="00C5173D" w:rsidP="002C063F">
      <w:pPr>
        <w:spacing w:after="120" w:line="360" w:lineRule="auto"/>
        <w:ind w:firstLine="567"/>
        <w:jc w:val="both"/>
        <w:rPr>
          <w:rFonts w:ascii="Times New Roman" w:hAnsi="Times New Roman" w:cs="Times New Roman"/>
          <w:lang w:val="ru-RU"/>
        </w:rPr>
      </w:pPr>
      <w:r w:rsidRPr="00C90D9B">
        <w:rPr>
          <w:rFonts w:ascii="Times New Roman" w:hAnsi="Times New Roman" w:cs="Times New Roman"/>
          <w:highlight w:val="green"/>
          <w:lang w:val="ru-RU"/>
        </w:rPr>
        <w:t xml:space="preserve">1.2 Настоящий свод правил распространяется на </w:t>
      </w:r>
      <w:r w:rsidR="00CD2843" w:rsidRPr="00C90D9B">
        <w:rPr>
          <w:rFonts w:ascii="Times New Roman" w:hAnsi="Times New Roman" w:cs="Times New Roman"/>
          <w:highlight w:val="green"/>
          <w:lang w:val="ru-RU"/>
        </w:rPr>
        <w:t xml:space="preserve">ДСР </w:t>
      </w:r>
      <w:r w:rsidRPr="00C90D9B">
        <w:rPr>
          <w:rFonts w:ascii="Times New Roman" w:hAnsi="Times New Roman" w:cs="Times New Roman"/>
          <w:highlight w:val="green"/>
          <w:lang w:val="ru-RU"/>
        </w:rPr>
        <w:t xml:space="preserve">и </w:t>
      </w:r>
      <w:r w:rsidR="00CD2843" w:rsidRPr="00C90D9B">
        <w:rPr>
          <w:rFonts w:ascii="Times New Roman" w:hAnsi="Times New Roman" w:cs="Times New Roman"/>
          <w:highlight w:val="green"/>
          <w:lang w:val="ru-RU"/>
        </w:rPr>
        <w:t xml:space="preserve">СМР </w:t>
      </w:r>
      <w:r w:rsidR="005D151A" w:rsidRPr="00C90D9B">
        <w:rPr>
          <w:rFonts w:ascii="Times New Roman" w:hAnsi="Times New Roman" w:cs="Times New Roman"/>
          <w:highlight w:val="green"/>
          <w:lang w:val="ru-RU"/>
        </w:rPr>
        <w:t>для выполнения работ по территориальному планированию.</w:t>
      </w:r>
      <w:r w:rsidR="005D151A" w:rsidRPr="007166B9">
        <w:rPr>
          <w:rFonts w:ascii="Times New Roman" w:hAnsi="Times New Roman" w:cs="Times New Roman"/>
          <w:lang w:val="ru-RU"/>
        </w:rPr>
        <w:t xml:space="preserve"> </w:t>
      </w:r>
    </w:p>
    <w:p w14:paraId="50B12A4B" w14:textId="77777777" w:rsidR="00C5173D" w:rsidRPr="007166B9" w:rsidRDefault="000D6374" w:rsidP="002C063F">
      <w:pPr>
        <w:pStyle w:val="1"/>
        <w:spacing w:line="360" w:lineRule="auto"/>
        <w:ind w:firstLine="567"/>
        <w:rPr>
          <w:rFonts w:ascii="Times New Roman" w:hAnsi="Times New Roman"/>
          <w:sz w:val="24"/>
          <w:szCs w:val="24"/>
          <w:lang w:val="ru-RU"/>
        </w:rPr>
      </w:pPr>
      <w:bookmarkStart w:id="2" w:name="_Toc524103778"/>
      <w:r w:rsidRPr="007166B9">
        <w:rPr>
          <w:rFonts w:ascii="Times New Roman" w:hAnsi="Times New Roman"/>
          <w:sz w:val="24"/>
          <w:szCs w:val="24"/>
          <w:lang w:val="ru-RU"/>
        </w:rPr>
        <w:t xml:space="preserve">2 </w:t>
      </w:r>
      <w:r w:rsidR="00C5173D" w:rsidRPr="007166B9">
        <w:rPr>
          <w:rFonts w:ascii="Times New Roman" w:hAnsi="Times New Roman"/>
          <w:sz w:val="24"/>
          <w:szCs w:val="24"/>
          <w:lang w:val="ru-RU"/>
        </w:rPr>
        <w:t>Нормативные ссылки</w:t>
      </w:r>
      <w:bookmarkEnd w:id="2"/>
    </w:p>
    <w:p w14:paraId="37B05231" w14:textId="77777777" w:rsidR="00B0716A" w:rsidRPr="007166B9" w:rsidRDefault="00B0716A" w:rsidP="002C063F">
      <w:pPr>
        <w:pStyle w:val="15"/>
        <w:spacing w:line="360" w:lineRule="auto"/>
        <w:ind w:firstLine="567"/>
        <w:jc w:val="both"/>
        <w:rPr>
          <w:rFonts w:ascii="Times New Roman" w:hAnsi="Times New Roman" w:cs="Times New Roman"/>
          <w:lang w:val="ru-RU"/>
        </w:rPr>
      </w:pPr>
      <w:r w:rsidRPr="007166B9">
        <w:rPr>
          <w:rFonts w:ascii="Times New Roman" w:hAnsi="Times New Roman" w:cs="Times New Roman"/>
          <w:lang w:val="ru-RU"/>
        </w:rPr>
        <w:t>В настоящем своде правил использованы нормативные ссылки на следующие документы:</w:t>
      </w:r>
    </w:p>
    <w:p w14:paraId="024DFE91" w14:textId="77777777" w:rsidR="002F15C2" w:rsidRPr="007166B9" w:rsidRDefault="002F15C2" w:rsidP="002C063F">
      <w:pPr>
        <w:pStyle w:val="15"/>
        <w:spacing w:line="360" w:lineRule="auto"/>
        <w:ind w:firstLine="567"/>
        <w:jc w:val="both"/>
        <w:rPr>
          <w:rFonts w:ascii="Times New Roman" w:hAnsi="Times New Roman" w:cs="Times New Roman"/>
          <w:lang w:val="ru-RU"/>
        </w:rPr>
      </w:pPr>
      <w:r w:rsidRPr="007166B9">
        <w:rPr>
          <w:rFonts w:ascii="Times New Roman" w:hAnsi="Times New Roman" w:cs="Times New Roman"/>
          <w:lang w:val="ru-RU"/>
        </w:rPr>
        <w:t>ГОСТ Р 57546</w:t>
      </w:r>
      <w:r w:rsidR="00BF35ED">
        <w:rPr>
          <w:rFonts w:ascii="Times New Roman" w:hAnsi="Times New Roman" w:cs="Times New Roman"/>
          <w:lang w:val="ru-RU"/>
        </w:rPr>
        <w:t>–</w:t>
      </w:r>
      <w:r w:rsidRPr="007166B9">
        <w:rPr>
          <w:rFonts w:ascii="Times New Roman" w:hAnsi="Times New Roman" w:cs="Times New Roman"/>
          <w:lang w:val="ru-RU"/>
        </w:rPr>
        <w:t>2017 Землетрясения. Ш</w:t>
      </w:r>
      <w:r w:rsidR="00C06F9D">
        <w:rPr>
          <w:rFonts w:ascii="Times New Roman" w:hAnsi="Times New Roman" w:cs="Times New Roman"/>
          <w:lang w:val="ru-RU"/>
        </w:rPr>
        <w:t>кала сейсмической интенсивности</w:t>
      </w:r>
    </w:p>
    <w:p w14:paraId="052BAF36" w14:textId="77777777" w:rsidR="00C5173D" w:rsidRPr="007166B9" w:rsidRDefault="005C572D" w:rsidP="002C063F">
      <w:pPr>
        <w:spacing w:line="360" w:lineRule="auto"/>
        <w:ind w:firstLine="567"/>
        <w:jc w:val="both"/>
        <w:rPr>
          <w:rFonts w:ascii="Times New Roman" w:hAnsi="Times New Roman" w:cs="Times New Roman"/>
          <w:lang w:val="ru-RU"/>
        </w:rPr>
      </w:pPr>
      <w:r w:rsidRPr="007166B9">
        <w:rPr>
          <w:rFonts w:ascii="Times New Roman" w:hAnsi="Times New Roman" w:cs="Times New Roman"/>
          <w:lang w:val="ru-RU"/>
        </w:rPr>
        <w:t>СП 14.13330.201</w:t>
      </w:r>
      <w:r w:rsidR="00BF35ED">
        <w:rPr>
          <w:rFonts w:ascii="Times New Roman" w:hAnsi="Times New Roman" w:cs="Times New Roman"/>
          <w:lang w:val="ru-RU"/>
        </w:rPr>
        <w:t>8</w:t>
      </w:r>
      <w:r w:rsidRPr="007166B9">
        <w:rPr>
          <w:rFonts w:ascii="Times New Roman" w:hAnsi="Times New Roman" w:cs="Times New Roman"/>
          <w:lang w:val="ru-RU"/>
        </w:rPr>
        <w:t xml:space="preserve"> «СНиП </w:t>
      </w:r>
      <w:r w:rsidRPr="007166B9">
        <w:rPr>
          <w:rFonts w:ascii="Times New Roman" w:hAnsi="Times New Roman" w:cs="Times New Roman"/>
        </w:rPr>
        <w:t>II</w:t>
      </w:r>
      <w:r w:rsidRPr="007166B9">
        <w:rPr>
          <w:rFonts w:ascii="Times New Roman" w:hAnsi="Times New Roman" w:cs="Times New Roman"/>
          <w:lang w:val="ru-RU"/>
        </w:rPr>
        <w:t xml:space="preserve">-7-81* Строительство в сейсмических районах» </w:t>
      </w:r>
    </w:p>
    <w:p w14:paraId="77ED5660" w14:textId="77777777" w:rsidR="00003488" w:rsidRDefault="00003488" w:rsidP="002C063F">
      <w:pPr>
        <w:spacing w:line="360" w:lineRule="auto"/>
        <w:ind w:firstLine="567"/>
        <w:jc w:val="both"/>
        <w:rPr>
          <w:rFonts w:ascii="Times New Roman" w:hAnsi="Times New Roman" w:cs="Times New Roman"/>
          <w:lang w:val="ru-RU"/>
        </w:rPr>
      </w:pPr>
      <w:r w:rsidRPr="007166B9">
        <w:rPr>
          <w:rFonts w:ascii="Times New Roman" w:hAnsi="Times New Roman" w:cs="Times New Roman"/>
          <w:iCs/>
          <w:lang w:val="ru-RU"/>
        </w:rPr>
        <w:t xml:space="preserve">СП 47.13330.2016 </w:t>
      </w:r>
      <w:r w:rsidR="00C27D71" w:rsidRPr="007166B9">
        <w:rPr>
          <w:rFonts w:ascii="Times New Roman" w:hAnsi="Times New Roman" w:cs="Times New Roman"/>
          <w:lang w:val="ru-RU"/>
        </w:rPr>
        <w:t>«</w:t>
      </w:r>
      <w:r w:rsidR="00EB20F3" w:rsidRPr="007166B9">
        <w:rPr>
          <w:rFonts w:ascii="Times New Roman" w:hAnsi="Times New Roman" w:cs="Times New Roman"/>
          <w:iCs/>
          <w:lang w:val="ru-RU"/>
        </w:rPr>
        <w:t xml:space="preserve">СНиП 11-02-96 </w:t>
      </w:r>
      <w:r w:rsidRPr="007166B9">
        <w:rPr>
          <w:rFonts w:ascii="Times New Roman" w:hAnsi="Times New Roman" w:cs="Times New Roman"/>
          <w:iCs/>
          <w:lang w:val="ru-RU"/>
        </w:rPr>
        <w:t>Инженерные изыскания для строительства. Основные полож</w:t>
      </w:r>
      <w:r w:rsidR="00EB20F3" w:rsidRPr="007166B9">
        <w:rPr>
          <w:rFonts w:ascii="Times New Roman" w:hAnsi="Times New Roman" w:cs="Times New Roman"/>
          <w:iCs/>
          <w:lang w:val="ru-RU"/>
        </w:rPr>
        <w:t>ения</w:t>
      </w:r>
      <w:r w:rsidR="00C27D71" w:rsidRPr="007166B9">
        <w:rPr>
          <w:rFonts w:ascii="Times New Roman" w:hAnsi="Times New Roman" w:cs="Times New Roman"/>
          <w:lang w:val="ru-RU"/>
        </w:rPr>
        <w:t>»</w:t>
      </w:r>
      <w:r w:rsidR="00EB20F3" w:rsidRPr="007166B9">
        <w:rPr>
          <w:rFonts w:ascii="Times New Roman" w:hAnsi="Times New Roman" w:cs="Times New Roman"/>
          <w:lang w:val="ru-RU"/>
        </w:rPr>
        <w:t xml:space="preserve"> </w:t>
      </w:r>
    </w:p>
    <w:p w14:paraId="671794B4" w14:textId="77777777" w:rsidR="00175095" w:rsidRPr="007166B9" w:rsidRDefault="00175095" w:rsidP="00175095">
      <w:pPr>
        <w:spacing w:line="360" w:lineRule="auto"/>
        <w:ind w:firstLine="567"/>
        <w:jc w:val="both"/>
        <w:rPr>
          <w:rFonts w:ascii="Times New Roman" w:hAnsi="Times New Roman" w:cs="Times New Roman"/>
          <w:spacing w:val="50"/>
          <w:lang w:val="ru-RU"/>
        </w:rPr>
      </w:pPr>
      <w:r w:rsidRPr="007166B9">
        <w:rPr>
          <w:rFonts w:ascii="Times New Roman" w:hAnsi="Times New Roman" w:cs="Times New Roman"/>
          <w:lang w:val="ru-RU"/>
        </w:rPr>
        <w:t>СП 283.1325800.2016 Объекты строительные повышенной ответственности. Правила сейсмического микрорайонирования</w:t>
      </w:r>
    </w:p>
    <w:p w14:paraId="0EB0A76B" w14:textId="77777777" w:rsidR="00175095" w:rsidRPr="007166B9" w:rsidRDefault="00175095" w:rsidP="00175095">
      <w:pPr>
        <w:spacing w:line="360" w:lineRule="auto"/>
        <w:ind w:firstLine="567"/>
        <w:jc w:val="both"/>
        <w:rPr>
          <w:rFonts w:ascii="Times New Roman" w:hAnsi="Times New Roman" w:cs="Times New Roman"/>
          <w:lang w:val="ru-RU"/>
        </w:rPr>
      </w:pPr>
      <w:r w:rsidRPr="007166B9">
        <w:rPr>
          <w:rFonts w:ascii="Times New Roman" w:hAnsi="Times New Roman" w:cs="Times New Roman"/>
          <w:lang w:val="ru-RU"/>
        </w:rPr>
        <w:t>СП 286.1325800.2016 Объекты строительные повышенной ответственности. Правила детального сейсмического районирования</w:t>
      </w:r>
    </w:p>
    <w:p w14:paraId="2A13682C" w14:textId="77777777" w:rsidR="009F4FE6" w:rsidRPr="007166B9" w:rsidRDefault="009F4FE6" w:rsidP="009F4FE6">
      <w:pPr>
        <w:spacing w:line="360" w:lineRule="auto"/>
        <w:ind w:firstLine="567"/>
        <w:jc w:val="both"/>
        <w:rPr>
          <w:rFonts w:ascii="Times New Roman" w:hAnsi="Times New Roman" w:cs="Times New Roman"/>
          <w:lang w:val="ru-RU"/>
        </w:rPr>
      </w:pPr>
    </w:p>
    <w:p w14:paraId="45903195" w14:textId="77777777" w:rsidR="009F4FE6" w:rsidRPr="007166B9" w:rsidRDefault="009F4FE6" w:rsidP="009F4FE6">
      <w:pPr>
        <w:pBdr>
          <w:top w:val="single" w:sz="4" w:space="1" w:color="auto"/>
        </w:pBdr>
        <w:spacing w:after="120" w:line="360" w:lineRule="auto"/>
        <w:jc w:val="both"/>
        <w:rPr>
          <w:rFonts w:ascii="Times New Roman" w:hAnsi="Times New Roman" w:cs="Times New Roman"/>
          <w:b/>
          <w:lang w:val="ru-RU"/>
        </w:rPr>
      </w:pPr>
      <w:r w:rsidRPr="007166B9">
        <w:rPr>
          <w:rFonts w:ascii="Times New Roman" w:hAnsi="Times New Roman" w:cs="Times New Roman"/>
          <w:b/>
          <w:lang w:val="ru-RU"/>
        </w:rPr>
        <w:t>Издание официальное</w:t>
      </w:r>
    </w:p>
    <w:p w14:paraId="47CAF38D" w14:textId="4696BCF0" w:rsidR="00025E0A" w:rsidRPr="004227D5" w:rsidRDefault="00025E0A" w:rsidP="00A9099E">
      <w:pPr>
        <w:pStyle w:val="15"/>
        <w:ind w:firstLine="567"/>
        <w:jc w:val="both"/>
        <w:rPr>
          <w:rFonts w:ascii="Times New Roman" w:hAnsi="Times New Roman" w:cs="Times New Roman"/>
          <w:sz w:val="20"/>
          <w:szCs w:val="20"/>
          <w:lang w:val="ru-RU"/>
        </w:rPr>
      </w:pPr>
      <w:r w:rsidRPr="004227D5">
        <w:rPr>
          <w:rFonts w:ascii="Times New Roman" w:hAnsi="Times New Roman" w:cs="Times New Roman"/>
          <w:sz w:val="20"/>
          <w:szCs w:val="20"/>
          <w:lang w:val="ru-RU"/>
        </w:rPr>
        <w:lastRenderedPageBreak/>
        <w:t xml:space="preserve">П </w:t>
      </w:r>
      <w:r w:rsidRPr="00C90D9B">
        <w:rPr>
          <w:rFonts w:ascii="Times New Roman" w:hAnsi="Times New Roman" w:cs="Times New Roman"/>
          <w:sz w:val="20"/>
          <w:szCs w:val="20"/>
          <w:lang w:val="ru-RU"/>
        </w:rPr>
        <w:t xml:space="preserve">р и м е ч а н и е </w:t>
      </w:r>
      <w:r w:rsidR="00C06F9D" w:rsidRPr="00C90D9B">
        <w:rPr>
          <w:rFonts w:ascii="Times New Roman" w:hAnsi="Times New Roman" w:cs="Times New Roman"/>
          <w:sz w:val="20"/>
          <w:szCs w:val="20"/>
          <w:lang w:val="ru-RU"/>
        </w:rPr>
        <w:t>–</w:t>
      </w:r>
      <w:r w:rsidRPr="00C90D9B">
        <w:rPr>
          <w:rFonts w:ascii="Times New Roman" w:hAnsi="Times New Roman" w:cs="Times New Roman"/>
          <w:sz w:val="20"/>
          <w:szCs w:val="20"/>
          <w:lang w:val="ru-RU"/>
        </w:rPr>
        <w:t xml:space="preserve"> При пользовании настоящим сводом правил </w:t>
      </w:r>
      <w:r w:rsidR="00BB5679" w:rsidRPr="00C90D9B">
        <w:rPr>
          <w:rFonts w:ascii="Times New Roman" w:hAnsi="Times New Roman" w:cs="Times New Roman"/>
          <w:b/>
          <w:sz w:val="20"/>
          <w:szCs w:val="20"/>
          <w:lang w:val="ru-RU"/>
        </w:rPr>
        <w:t>целесообразн</w:t>
      </w:r>
      <w:r w:rsidRPr="00C90D9B">
        <w:rPr>
          <w:rFonts w:ascii="Times New Roman" w:hAnsi="Times New Roman" w:cs="Times New Roman"/>
          <w:sz w:val="20"/>
          <w:szCs w:val="20"/>
          <w:lang w:val="ru-RU"/>
        </w:rPr>
        <w:t xml:space="preserve">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w:t>
      </w:r>
      <w:r w:rsidR="00BB5679" w:rsidRPr="00C90D9B">
        <w:rPr>
          <w:rFonts w:ascii="Times New Roman" w:hAnsi="Times New Roman" w:cs="Times New Roman"/>
          <w:b/>
          <w:sz w:val="20"/>
          <w:szCs w:val="20"/>
          <w:lang w:val="ru-RU"/>
        </w:rPr>
        <w:t>рекоменд</w:t>
      </w:r>
      <w:r w:rsidRPr="00C90D9B">
        <w:rPr>
          <w:rFonts w:ascii="Times New Roman" w:hAnsi="Times New Roman" w:cs="Times New Roman"/>
          <w:sz w:val="20"/>
          <w:szCs w:val="20"/>
          <w:lang w:val="ru-RU"/>
        </w:rPr>
        <w:t xml:space="preserve">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w:t>
      </w:r>
      <w:r w:rsidR="00BB5679" w:rsidRPr="00C90D9B">
        <w:rPr>
          <w:rFonts w:ascii="Times New Roman" w:hAnsi="Times New Roman" w:cs="Times New Roman"/>
          <w:b/>
          <w:sz w:val="20"/>
          <w:szCs w:val="20"/>
          <w:lang w:val="ru-RU"/>
        </w:rPr>
        <w:t>рекоменд</w:t>
      </w:r>
      <w:r w:rsidRPr="00C90D9B">
        <w:rPr>
          <w:rFonts w:ascii="Times New Roman" w:hAnsi="Times New Roman" w:cs="Times New Roman"/>
          <w:sz w:val="20"/>
          <w:szCs w:val="20"/>
          <w:lang w:val="ru-RU"/>
        </w:rPr>
        <w:t xml:space="preserve">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w:t>
      </w:r>
      <w:r w:rsidR="00BB5679" w:rsidRPr="00C90D9B">
        <w:rPr>
          <w:rFonts w:ascii="Times New Roman" w:hAnsi="Times New Roman" w:cs="Times New Roman"/>
          <w:b/>
          <w:sz w:val="20"/>
          <w:szCs w:val="20"/>
          <w:lang w:val="ru-RU"/>
        </w:rPr>
        <w:t>рекоменд</w:t>
      </w:r>
      <w:r w:rsidRPr="00C90D9B">
        <w:rPr>
          <w:rFonts w:ascii="Times New Roman" w:hAnsi="Times New Roman" w:cs="Times New Roman"/>
          <w:sz w:val="20"/>
          <w:szCs w:val="20"/>
          <w:lang w:val="ru-RU"/>
        </w:rPr>
        <w:t xml:space="preserve">уется применять без учета данного изменения. Если ссылочный документ отменен без замены, то положение, в котором дана ссылка на него, </w:t>
      </w:r>
      <w:r w:rsidR="00BB5679" w:rsidRPr="00C90D9B">
        <w:rPr>
          <w:rFonts w:ascii="Times New Roman" w:hAnsi="Times New Roman" w:cs="Times New Roman"/>
          <w:b/>
          <w:sz w:val="20"/>
          <w:szCs w:val="20"/>
          <w:lang w:val="ru-RU"/>
        </w:rPr>
        <w:t>рекоменд</w:t>
      </w:r>
      <w:r w:rsidRPr="00C90D9B">
        <w:rPr>
          <w:rFonts w:ascii="Times New Roman" w:hAnsi="Times New Roman" w:cs="Times New Roman"/>
          <w:sz w:val="20"/>
          <w:szCs w:val="20"/>
          <w:lang w:val="ru-RU"/>
        </w:rPr>
        <w:t xml:space="preserve">уется применять в части, не затрагивающей эту ссылку. Сведения о действии сводов правил </w:t>
      </w:r>
      <w:r w:rsidR="00BB5679" w:rsidRPr="00C90D9B">
        <w:rPr>
          <w:rFonts w:ascii="Times New Roman" w:hAnsi="Times New Roman" w:cs="Times New Roman"/>
          <w:b/>
          <w:sz w:val="20"/>
          <w:szCs w:val="20"/>
          <w:lang w:val="ru-RU"/>
        </w:rPr>
        <w:t>целесообразн</w:t>
      </w:r>
      <w:r w:rsidRPr="00C90D9B">
        <w:rPr>
          <w:rFonts w:ascii="Times New Roman" w:hAnsi="Times New Roman" w:cs="Times New Roman"/>
          <w:sz w:val="20"/>
          <w:szCs w:val="20"/>
          <w:lang w:val="ru-RU"/>
        </w:rPr>
        <w:t>о проверить в Федеральном информационном фонде стандартов.</w:t>
      </w:r>
    </w:p>
    <w:p w14:paraId="4FEE3A91" w14:textId="77777777" w:rsidR="00025E0A" w:rsidRPr="007166B9" w:rsidRDefault="00025E0A" w:rsidP="00025E0A">
      <w:pPr>
        <w:pStyle w:val="1"/>
        <w:spacing w:line="360" w:lineRule="auto"/>
        <w:ind w:firstLine="567"/>
        <w:rPr>
          <w:rFonts w:ascii="Times New Roman" w:hAnsi="Times New Roman"/>
          <w:sz w:val="24"/>
          <w:szCs w:val="24"/>
          <w:lang w:val="ru-RU"/>
        </w:rPr>
      </w:pPr>
      <w:bookmarkStart w:id="3" w:name="_Toc524103779"/>
      <w:r w:rsidRPr="007166B9">
        <w:rPr>
          <w:rFonts w:ascii="Times New Roman" w:hAnsi="Times New Roman"/>
          <w:sz w:val="24"/>
          <w:szCs w:val="24"/>
          <w:lang w:val="ru-RU"/>
        </w:rPr>
        <w:t>3 Термины и определения</w:t>
      </w:r>
      <w:bookmarkEnd w:id="3"/>
    </w:p>
    <w:p w14:paraId="0149BE6C" w14:textId="77777777" w:rsidR="00025E0A" w:rsidRDefault="00025E0A" w:rsidP="001B5F1B">
      <w:pPr>
        <w:pStyle w:val="15"/>
        <w:ind w:firstLine="567"/>
        <w:jc w:val="both"/>
        <w:rPr>
          <w:rFonts w:ascii="Times New Roman" w:hAnsi="Times New Roman" w:cs="Times New Roman"/>
          <w:lang w:val="ru-RU"/>
        </w:rPr>
      </w:pPr>
      <w:r w:rsidRPr="007166B9">
        <w:rPr>
          <w:rFonts w:ascii="Times New Roman" w:hAnsi="Times New Roman" w:cs="Times New Roman"/>
          <w:lang w:val="ru-RU"/>
        </w:rPr>
        <w:t>В настоящем своде правил применены следующие термины с соответствующими определениями:</w:t>
      </w:r>
    </w:p>
    <w:p w14:paraId="051ADE60" w14:textId="77777777" w:rsidR="0004449A" w:rsidRPr="0004449A" w:rsidRDefault="0004449A" w:rsidP="001B5F1B">
      <w:pPr>
        <w:pStyle w:val="15"/>
        <w:ind w:firstLine="567"/>
        <w:jc w:val="both"/>
        <w:rPr>
          <w:rFonts w:ascii="Times New Roman" w:hAnsi="Times New Roman"/>
          <w:color w:val="000000"/>
          <w:lang w:val="ru-RU"/>
        </w:rPr>
      </w:pPr>
      <w:r w:rsidRPr="0004449A">
        <w:rPr>
          <w:rFonts w:ascii="Times New Roman" w:hAnsi="Times New Roman"/>
          <w:color w:val="000000"/>
          <w:lang w:val="ru-RU"/>
        </w:rPr>
        <w:t>3.1</w:t>
      </w:r>
    </w:p>
    <w:p w14:paraId="72D1B1A2" w14:textId="77777777" w:rsidR="0004449A" w:rsidRPr="00C90D9B" w:rsidRDefault="0004449A" w:rsidP="001B5F1B">
      <w:pPr>
        <w:pStyle w:val="15"/>
        <w:pBdr>
          <w:top w:val="single" w:sz="4" w:space="1" w:color="auto"/>
          <w:left w:val="single" w:sz="4" w:space="4" w:color="auto"/>
          <w:bottom w:val="single" w:sz="4" w:space="1" w:color="auto"/>
          <w:right w:val="single" w:sz="4" w:space="4" w:color="auto"/>
        </w:pBdr>
        <w:ind w:firstLine="567"/>
        <w:jc w:val="both"/>
        <w:rPr>
          <w:rFonts w:ascii="Times New Roman" w:hAnsi="Times New Roman"/>
          <w:highlight w:val="green"/>
          <w:lang w:val="ru-RU"/>
        </w:rPr>
      </w:pPr>
      <w:r w:rsidRPr="00C90D9B">
        <w:rPr>
          <w:rFonts w:ascii="Times New Roman" w:hAnsi="Times New Roman"/>
          <w:b/>
          <w:color w:val="000000"/>
          <w:highlight w:val="green"/>
          <w:lang w:val="ru-RU"/>
        </w:rPr>
        <w:t xml:space="preserve">акселерограмма </w:t>
      </w:r>
      <w:r w:rsidRPr="00C90D9B">
        <w:rPr>
          <w:rFonts w:ascii="Times New Roman" w:hAnsi="Times New Roman"/>
          <w:b/>
          <w:highlight w:val="green"/>
          <w:lang w:val="ru-RU"/>
        </w:rPr>
        <w:t>(велосиграмма, сейсмограмма)</w:t>
      </w:r>
      <w:r w:rsidRPr="00C90D9B">
        <w:rPr>
          <w:rFonts w:ascii="Times New Roman" w:hAnsi="Times New Roman"/>
          <w:b/>
          <w:color w:val="000000"/>
          <w:highlight w:val="green"/>
          <w:lang w:val="ru-RU"/>
        </w:rPr>
        <w:t xml:space="preserve">: </w:t>
      </w:r>
      <w:r w:rsidRPr="00C90D9B">
        <w:rPr>
          <w:rFonts w:ascii="Times New Roman" w:hAnsi="Times New Roman"/>
          <w:color w:val="000000"/>
          <w:highlight w:val="green"/>
          <w:lang w:val="ru-RU"/>
        </w:rPr>
        <w:t xml:space="preserve">Зависимость ускорения </w:t>
      </w:r>
      <w:r w:rsidRPr="00C90D9B">
        <w:rPr>
          <w:rFonts w:ascii="Times New Roman" w:hAnsi="Times New Roman"/>
          <w:highlight w:val="green"/>
          <w:lang w:val="ru-RU"/>
        </w:rPr>
        <w:t>(скорости, смещения) от времени точки основания или сооружения в процессе землетрясения, имеющая одну, две или три компоненты.</w:t>
      </w:r>
    </w:p>
    <w:p w14:paraId="7198985B" w14:textId="77777777" w:rsidR="0004449A" w:rsidRPr="00D865E5" w:rsidRDefault="0004449A" w:rsidP="001B5F1B">
      <w:pPr>
        <w:pStyle w:val="15"/>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lang w:val="ru-RU"/>
        </w:rPr>
      </w:pPr>
      <w:r w:rsidRPr="00C90D9B">
        <w:rPr>
          <w:rFonts w:ascii="Times New Roman" w:hAnsi="Times New Roman" w:cs="Times New Roman"/>
          <w:highlight w:val="green"/>
          <w:lang w:val="ru-RU"/>
        </w:rPr>
        <w:t>[СП 286.1325800.2016, статья 3.1]</w:t>
      </w:r>
    </w:p>
    <w:p w14:paraId="0619C96F" w14:textId="77777777" w:rsidR="001B31CB" w:rsidRPr="00D865E5" w:rsidRDefault="00025E0A" w:rsidP="001B5F1B">
      <w:pPr>
        <w:spacing w:after="120"/>
        <w:ind w:firstLine="567"/>
        <w:jc w:val="both"/>
        <w:rPr>
          <w:rFonts w:ascii="Times New Roman" w:hAnsi="Times New Roman" w:cs="Times New Roman"/>
          <w:bCs/>
          <w:color w:val="000000"/>
          <w:lang w:val="ru-RU"/>
        </w:rPr>
      </w:pPr>
      <w:r w:rsidRPr="00D865E5">
        <w:rPr>
          <w:rFonts w:ascii="Times New Roman" w:hAnsi="Times New Roman" w:cs="Times New Roman"/>
          <w:bCs/>
          <w:color w:val="000000"/>
          <w:lang w:val="ru-RU"/>
        </w:rPr>
        <w:t>3.2</w:t>
      </w:r>
    </w:p>
    <w:p w14:paraId="265149DE" w14:textId="77777777" w:rsidR="00EF755F" w:rsidRPr="00C90D9B" w:rsidRDefault="00EF755F">
      <w:pPr>
        <w:pBdr>
          <w:top w:val="single" w:sz="4" w:space="1" w:color="auto"/>
          <w:left w:val="single" w:sz="4" w:space="4" w:color="auto"/>
          <w:bottom w:val="single" w:sz="4" w:space="1" w:color="auto"/>
          <w:right w:val="single" w:sz="4" w:space="4" w:color="auto"/>
        </w:pBdr>
        <w:autoSpaceDE w:val="0"/>
        <w:autoSpaceDN w:val="0"/>
        <w:adjustRightInd w:val="0"/>
        <w:ind w:firstLine="567"/>
        <w:jc w:val="both"/>
        <w:rPr>
          <w:rFonts w:ascii="Times New Roman" w:hAnsi="Times New Roman"/>
          <w:highlight w:val="green"/>
          <w:lang w:val="ru-RU" w:eastAsia="ru-RU"/>
        </w:rPr>
        <w:pPrChange w:id="4" w:author="Павел Смирнов" w:date="2016-12-29T11:10:00Z">
          <w:pPr>
            <w:autoSpaceDE w:val="0"/>
            <w:autoSpaceDN w:val="0"/>
            <w:adjustRightInd w:val="0"/>
            <w:ind w:firstLine="567"/>
            <w:jc w:val="both"/>
          </w:pPr>
        </w:pPrChange>
      </w:pPr>
      <w:r w:rsidRPr="00C90D9B">
        <w:rPr>
          <w:rFonts w:ascii="Times New Roman" w:hAnsi="Times New Roman"/>
          <w:b/>
          <w:highlight w:val="green"/>
          <w:lang w:val="ru-RU"/>
        </w:rPr>
        <w:t xml:space="preserve">активный разлом: </w:t>
      </w:r>
      <w:r w:rsidRPr="00C90D9B">
        <w:rPr>
          <w:rFonts w:ascii="Times New Roman" w:hAnsi="Times New Roman"/>
          <w:highlight w:val="green"/>
          <w:lang w:val="ru-RU" w:eastAsia="ru-RU"/>
        </w:rPr>
        <w:t xml:space="preserve">Тектоническое нарушение с признаками постоянных или периодических перемещений бортов разлома в позднем плейстоцене </w:t>
      </w:r>
      <w:ins w:id="5" w:author="Павел Смирнов" w:date="2016-12-29T13:17:00Z">
        <w:r w:rsidRPr="00C90D9B">
          <w:rPr>
            <w:rFonts w:ascii="Times New Roman" w:hAnsi="Times New Roman"/>
            <w:highlight w:val="green"/>
            <w:lang w:val="ru-RU" w:eastAsia="ru-RU"/>
          </w:rPr>
          <w:t>–</w:t>
        </w:r>
      </w:ins>
      <w:ins w:id="6" w:author="User" w:date="2016-11-07T09:31:00Z">
        <w:del w:id="7" w:author="Павел Смирнов" w:date="2016-12-29T13:17:00Z">
          <w:r w:rsidRPr="00C90D9B" w:rsidDel="00EA18E7">
            <w:rPr>
              <w:rFonts w:ascii="Times New Roman" w:hAnsi="Times New Roman"/>
              <w:highlight w:val="green"/>
              <w:lang w:val="ru-RU" w:eastAsia="ru-RU"/>
            </w:rPr>
            <w:delText>—</w:delText>
          </w:r>
        </w:del>
      </w:ins>
      <w:del w:id="8" w:author="User" w:date="2016-11-07T09:31:00Z">
        <w:r w:rsidRPr="00C90D9B" w:rsidDel="003B703F">
          <w:rPr>
            <w:rFonts w:ascii="Times New Roman" w:hAnsi="Times New Roman"/>
            <w:highlight w:val="green"/>
            <w:lang w:val="ru-RU" w:eastAsia="ru-RU"/>
          </w:rPr>
          <w:delText>-</w:delText>
        </w:r>
      </w:del>
      <w:r w:rsidRPr="00C90D9B">
        <w:rPr>
          <w:rFonts w:ascii="Times New Roman" w:hAnsi="Times New Roman"/>
          <w:highlight w:val="green"/>
          <w:lang w:val="ru-RU" w:eastAsia="ru-RU"/>
        </w:rPr>
        <w:t xml:space="preserve"> голоцене (за последние 100 000 лет), </w:t>
      </w:r>
      <w:del w:id="9" w:author="Татьяна Диденко" w:date="2017-01-18T13:49:00Z">
        <w:r w:rsidRPr="00C90D9B" w:rsidDel="00C34904">
          <w:rPr>
            <w:rFonts w:ascii="Times New Roman" w:hAnsi="Times New Roman"/>
            <w:highlight w:val="green"/>
            <w:lang w:val="ru-RU" w:eastAsia="ru-RU"/>
          </w:rPr>
          <w:delText>величина (</w:delText>
        </w:r>
      </w:del>
      <w:r w:rsidRPr="00C90D9B">
        <w:rPr>
          <w:rFonts w:ascii="Times New Roman" w:hAnsi="Times New Roman"/>
          <w:highlight w:val="green"/>
          <w:lang w:val="ru-RU" w:eastAsia="ru-RU"/>
        </w:rPr>
        <w:t>скорость</w:t>
      </w:r>
      <w:del w:id="10" w:author="Татьяна Диденко" w:date="2017-01-18T13:49:00Z">
        <w:r w:rsidRPr="00C90D9B" w:rsidDel="00C34904">
          <w:rPr>
            <w:rFonts w:ascii="Times New Roman" w:hAnsi="Times New Roman"/>
            <w:highlight w:val="green"/>
            <w:lang w:val="ru-RU" w:eastAsia="ru-RU"/>
          </w:rPr>
          <w:delText>)</w:delText>
        </w:r>
      </w:del>
      <w:r w:rsidRPr="00C90D9B">
        <w:rPr>
          <w:rFonts w:ascii="Times New Roman" w:hAnsi="Times New Roman"/>
          <w:highlight w:val="green"/>
          <w:lang w:val="ru-RU" w:eastAsia="ru-RU"/>
        </w:rPr>
        <w:t xml:space="preserve"> которых </w:t>
      </w:r>
      <w:del w:id="11" w:author="Татьяна Диденко" w:date="2017-01-18T13:49:00Z">
        <w:r w:rsidRPr="00C90D9B" w:rsidDel="00C34904">
          <w:rPr>
            <w:rFonts w:ascii="Times New Roman" w:hAnsi="Times New Roman"/>
            <w:highlight w:val="green"/>
            <w:lang w:val="ru-RU" w:eastAsia="ru-RU"/>
          </w:rPr>
          <w:delText>такова</w:delText>
        </w:r>
      </w:del>
      <w:ins w:id="12" w:author="User" w:date="2016-11-07T09:31:00Z">
        <w:del w:id="13" w:author="Татьяна Диденко" w:date="2017-01-18T13:49:00Z">
          <w:r w:rsidRPr="00C90D9B" w:rsidDel="00C34904">
            <w:rPr>
              <w:rFonts w:ascii="Times New Roman" w:hAnsi="Times New Roman"/>
              <w:highlight w:val="green"/>
              <w:lang w:val="ru-RU" w:eastAsia="ru-RU"/>
            </w:rPr>
            <w:delText>ая</w:delText>
          </w:r>
        </w:del>
      </w:ins>
      <w:del w:id="14" w:author="Татьяна Диденко" w:date="2017-01-18T13:49:00Z">
        <w:r w:rsidRPr="00C90D9B" w:rsidDel="00C34904">
          <w:rPr>
            <w:rFonts w:ascii="Times New Roman" w:hAnsi="Times New Roman"/>
            <w:highlight w:val="green"/>
            <w:lang w:val="ru-RU" w:eastAsia="ru-RU"/>
          </w:rPr>
          <w:delText xml:space="preserve">, что </w:delText>
        </w:r>
      </w:del>
      <w:del w:id="15" w:author="User" w:date="2016-11-07T09:31:00Z">
        <w:r w:rsidRPr="00C90D9B" w:rsidDel="003B703F">
          <w:rPr>
            <w:rFonts w:ascii="Times New Roman" w:hAnsi="Times New Roman"/>
            <w:highlight w:val="green"/>
            <w:lang w:val="ru-RU" w:eastAsia="ru-RU"/>
          </w:rPr>
          <w:delText xml:space="preserve">она </w:delText>
        </w:r>
      </w:del>
      <w:r w:rsidRPr="00C90D9B">
        <w:rPr>
          <w:rFonts w:ascii="Times New Roman" w:hAnsi="Times New Roman"/>
          <w:highlight w:val="green"/>
          <w:lang w:val="ru-RU" w:eastAsia="ru-RU"/>
        </w:rPr>
        <w:t>представляет опасность для сооружений и требует специальных конструктивных и/или компоновочных мероприятий для обеспечения их безопасности.</w:t>
      </w:r>
    </w:p>
    <w:p w14:paraId="178B9960" w14:textId="77777777" w:rsidR="00EF755F" w:rsidRPr="00D865E5" w:rsidRDefault="00EF755F" w:rsidP="001B5F1B">
      <w:pPr>
        <w:pStyle w:val="15"/>
        <w:pBdr>
          <w:top w:val="single" w:sz="4" w:space="1" w:color="auto"/>
          <w:left w:val="single" w:sz="4" w:space="4" w:color="auto"/>
          <w:bottom w:val="single" w:sz="4" w:space="1" w:color="auto"/>
          <w:right w:val="single" w:sz="4" w:space="4" w:color="auto"/>
        </w:pBdr>
        <w:ind w:firstLine="567"/>
        <w:jc w:val="both"/>
        <w:rPr>
          <w:rFonts w:ascii="Times New Roman" w:hAnsi="Times New Roman"/>
          <w:lang w:val="ru-RU"/>
        </w:rPr>
      </w:pPr>
      <w:r w:rsidRPr="00C90D9B">
        <w:rPr>
          <w:rFonts w:ascii="Times New Roman" w:hAnsi="Times New Roman" w:cs="Times New Roman"/>
          <w:highlight w:val="green"/>
          <w:lang w:val="ru-RU"/>
        </w:rPr>
        <w:t>[СП 286.1325800.2016, статья 3.3]</w:t>
      </w:r>
      <w:del w:id="16" w:author="User" w:date="2016-11-07T09:31:00Z">
        <w:r w:rsidRPr="00D865E5" w:rsidDel="003B703F">
          <w:rPr>
            <w:rFonts w:ascii="Times New Roman" w:hAnsi="Times New Roman"/>
            <w:lang w:val="ru-RU" w:eastAsia="ru-RU"/>
          </w:rPr>
          <w:delText xml:space="preserve"> </w:delText>
        </w:r>
      </w:del>
    </w:p>
    <w:p w14:paraId="6187B58A" w14:textId="77777777" w:rsidR="00524473" w:rsidRPr="00780C90" w:rsidRDefault="00494F6B" w:rsidP="001B5F1B">
      <w:pPr>
        <w:spacing w:after="120"/>
        <w:ind w:firstLine="567"/>
        <w:jc w:val="both"/>
        <w:rPr>
          <w:rFonts w:ascii="Times New Roman" w:hAnsi="Times New Roman" w:cs="Times New Roman"/>
          <w:b/>
          <w:bCs/>
          <w:color w:val="000000"/>
          <w:highlight w:val="green"/>
          <w:lang w:val="ru-RU"/>
        </w:rPr>
      </w:pPr>
      <w:r w:rsidRPr="00780C90">
        <w:rPr>
          <w:rFonts w:ascii="Times New Roman" w:hAnsi="Times New Roman" w:cs="Times New Roman"/>
          <w:bCs/>
          <w:color w:val="000000"/>
          <w:highlight w:val="green"/>
          <w:lang w:val="ru-RU"/>
        </w:rPr>
        <w:t>3.</w:t>
      </w:r>
      <w:r w:rsidR="00BF35ED" w:rsidRPr="00780C90">
        <w:rPr>
          <w:rFonts w:ascii="Times New Roman" w:hAnsi="Times New Roman" w:cs="Times New Roman"/>
          <w:bCs/>
          <w:color w:val="000000"/>
          <w:highlight w:val="green"/>
          <w:lang w:val="ru-RU"/>
        </w:rPr>
        <w:t>3</w:t>
      </w:r>
      <w:r w:rsidRPr="00780C90">
        <w:rPr>
          <w:rFonts w:ascii="Times New Roman" w:hAnsi="Times New Roman" w:cs="Times New Roman"/>
          <w:b/>
          <w:bCs/>
          <w:color w:val="000000"/>
          <w:highlight w:val="green"/>
          <w:lang w:val="ru-RU"/>
        </w:rPr>
        <w:t xml:space="preserve"> </w:t>
      </w:r>
    </w:p>
    <w:p w14:paraId="2E4C5BC8" w14:textId="77777777" w:rsidR="00C11E7E" w:rsidRPr="00780C90" w:rsidRDefault="00C11E7E">
      <w:pPr>
        <w:pBdr>
          <w:top w:val="single" w:sz="4" w:space="1" w:color="auto"/>
          <w:left w:val="single" w:sz="4" w:space="4" w:color="auto"/>
          <w:bottom w:val="single" w:sz="4" w:space="1" w:color="auto"/>
          <w:right w:val="single" w:sz="4" w:space="4" w:color="auto"/>
        </w:pBdr>
        <w:spacing w:after="120"/>
        <w:ind w:firstLine="567"/>
        <w:jc w:val="both"/>
        <w:rPr>
          <w:rFonts w:ascii="Times New Roman" w:eastAsia="MS Mincho" w:hAnsi="Times New Roman"/>
          <w:highlight w:val="green"/>
          <w:lang w:val="ru-RU"/>
        </w:rPr>
        <w:pPrChange w:id="17" w:author="Павел Смирнов" w:date="2016-12-29T11:10:00Z">
          <w:pPr>
            <w:spacing w:after="120"/>
            <w:ind w:firstLine="567"/>
            <w:jc w:val="both"/>
          </w:pPr>
        </w:pPrChange>
      </w:pPr>
      <w:r w:rsidRPr="00780C90">
        <w:rPr>
          <w:rFonts w:ascii="Times New Roman" w:hAnsi="Times New Roman"/>
          <w:b/>
          <w:color w:val="000000"/>
          <w:highlight w:val="green"/>
          <w:lang w:val="ru-RU"/>
        </w:rPr>
        <w:t xml:space="preserve">график (закон) повторяемости: </w:t>
      </w:r>
      <w:r w:rsidRPr="00780C90">
        <w:rPr>
          <w:rFonts w:ascii="Times New Roman" w:hAnsi="Times New Roman"/>
          <w:color w:val="000000"/>
          <w:highlight w:val="green"/>
          <w:lang w:val="ru-RU"/>
        </w:rPr>
        <w:t>З</w:t>
      </w:r>
      <w:r w:rsidRPr="00780C90">
        <w:rPr>
          <w:rFonts w:ascii="Times New Roman" w:hAnsi="Times New Roman"/>
          <w:highlight w:val="green"/>
          <w:lang w:val="ru-RU"/>
        </w:rPr>
        <w:t xml:space="preserve">ависимость между числом событий и магнитудой землетрясения </w:t>
      </w:r>
      <w:r w:rsidRPr="00780C90">
        <w:rPr>
          <w:rFonts w:ascii="Times New Roman" w:hAnsi="Times New Roman"/>
          <w:i/>
          <w:highlight w:val="green"/>
        </w:rPr>
        <w:t>N</w:t>
      </w:r>
      <w:r w:rsidRPr="00780C90">
        <w:rPr>
          <w:rFonts w:ascii="Times New Roman" w:hAnsi="Times New Roman"/>
          <w:highlight w:val="green"/>
          <w:lang w:val="ru-RU"/>
        </w:rPr>
        <w:t>(</w:t>
      </w:r>
      <w:r w:rsidRPr="00780C90">
        <w:rPr>
          <w:rFonts w:ascii="Times New Roman" w:hAnsi="Times New Roman"/>
          <w:i/>
          <w:highlight w:val="green"/>
        </w:rPr>
        <w:t>M</w:t>
      </w:r>
      <w:r w:rsidRPr="00780C90">
        <w:rPr>
          <w:rFonts w:ascii="Times New Roman" w:hAnsi="Times New Roman"/>
          <w:highlight w:val="green"/>
          <w:lang w:val="ru-RU"/>
        </w:rPr>
        <w:t>), закон повторяемости Гутенберга</w:t>
      </w:r>
      <w:ins w:id="18" w:author="Татьяна Диденко" w:date="2017-01-18T13:49:00Z">
        <w:r w:rsidRPr="00780C90">
          <w:rPr>
            <w:rFonts w:ascii="Times New Roman" w:hAnsi="Times New Roman"/>
            <w:highlight w:val="green"/>
            <w:lang w:val="ru-RU"/>
          </w:rPr>
          <w:t>–</w:t>
        </w:r>
      </w:ins>
      <w:del w:id="19" w:author="Татьяна Диденко" w:date="2017-01-18T13:49:00Z">
        <w:r w:rsidRPr="00780C90" w:rsidDel="00C34904">
          <w:rPr>
            <w:rFonts w:ascii="Times New Roman" w:hAnsi="Times New Roman"/>
            <w:highlight w:val="green"/>
            <w:lang w:val="ru-RU"/>
          </w:rPr>
          <w:delText>-</w:delText>
        </w:r>
      </w:del>
      <w:r w:rsidRPr="00780C90">
        <w:rPr>
          <w:rFonts w:ascii="Times New Roman" w:hAnsi="Times New Roman"/>
          <w:highlight w:val="green"/>
          <w:lang w:val="ru-RU"/>
        </w:rPr>
        <w:t xml:space="preserve">Рихтера. Для целей сейсмического районирования число событий в каждом интервале магнитуд нормируется на свой период </w:t>
      </w:r>
      <w:r w:rsidRPr="00780C90">
        <w:rPr>
          <w:rFonts w:ascii="Times New Roman" w:eastAsia="MS Mincho" w:hAnsi="Times New Roman"/>
          <w:highlight w:val="green"/>
          <w:lang w:val="ru-RU"/>
        </w:rPr>
        <w:t xml:space="preserve">представительной </w:t>
      </w:r>
      <w:del w:id="20" w:author="Татьяна Диденко" w:date="2017-01-18T13:50:00Z">
        <w:r w:rsidRPr="00780C90" w:rsidDel="00C34904">
          <w:rPr>
            <w:rFonts w:ascii="Times New Roman" w:eastAsia="MS Mincho" w:hAnsi="Times New Roman"/>
            <w:highlight w:val="green"/>
            <w:lang w:val="ru-RU"/>
          </w:rPr>
          <w:delText>фиксации</w:delText>
        </w:r>
        <w:r w:rsidRPr="00780C90" w:rsidDel="00C34904">
          <w:rPr>
            <w:rFonts w:ascii="Times New Roman" w:hAnsi="Times New Roman"/>
            <w:highlight w:val="green"/>
            <w:lang w:val="ru-RU"/>
          </w:rPr>
          <w:delText xml:space="preserve"> </w:delText>
        </w:r>
      </w:del>
      <w:ins w:id="21" w:author="Татьяна Диденко" w:date="2017-01-18T13:50:00Z">
        <w:r w:rsidRPr="00780C90">
          <w:rPr>
            <w:rFonts w:ascii="Times New Roman" w:eastAsia="MS Mincho" w:hAnsi="Times New Roman"/>
            <w:highlight w:val="green"/>
            <w:lang w:val="ru-RU"/>
          </w:rPr>
          <w:t>регистрации</w:t>
        </w:r>
        <w:r w:rsidRPr="00780C90">
          <w:rPr>
            <w:rFonts w:ascii="Times New Roman" w:hAnsi="Times New Roman"/>
            <w:highlight w:val="green"/>
            <w:lang w:val="ru-RU"/>
          </w:rPr>
          <w:t xml:space="preserve"> </w:t>
        </w:r>
      </w:ins>
      <w:del w:id="22" w:author="User" w:date="2016-11-06T20:42:00Z">
        <w:r w:rsidRPr="00780C90" w:rsidDel="00DC4FEA">
          <w:rPr>
            <w:rFonts w:ascii="Times New Roman" w:hAnsi="Times New Roman"/>
            <w:highlight w:val="green"/>
            <w:lang w:val="ru-RU"/>
          </w:rPr>
          <w:delText>(</w:delText>
        </w:r>
      </w:del>
      <w:r w:rsidRPr="00780C90">
        <w:rPr>
          <w:rFonts w:ascii="Times New Roman" w:eastAsia="MS Mincho" w:hAnsi="Times New Roman"/>
          <w:i/>
          <w:highlight w:val="green"/>
        </w:rPr>
        <w:t>T</w:t>
      </w:r>
      <w:r w:rsidRPr="00780C90">
        <w:rPr>
          <w:rFonts w:ascii="Times New Roman" w:eastAsia="MS Mincho" w:hAnsi="Times New Roman"/>
          <w:highlight w:val="green"/>
          <w:vertAlign w:val="subscript"/>
          <w:rPrChange w:id="23" w:author="User" w:date="2016-11-09T14:03:00Z">
            <w:rPr>
              <w:rFonts w:ascii="Times New Roman" w:eastAsia="MS Mincho" w:hAnsi="Times New Roman"/>
              <w:i/>
              <w:vertAlign w:val="subscript"/>
            </w:rPr>
          </w:rPrChange>
        </w:rPr>
        <w:t>repr</w:t>
      </w:r>
      <w:del w:id="24" w:author="User" w:date="2016-11-06T20:43:00Z">
        <w:r w:rsidRPr="00780C90" w:rsidDel="00DC4FEA">
          <w:rPr>
            <w:rFonts w:ascii="Times New Roman" w:eastAsia="MS Mincho" w:hAnsi="Times New Roman"/>
            <w:highlight w:val="green"/>
            <w:lang w:val="ru-RU"/>
          </w:rPr>
          <w:delText>)</w:delText>
        </w:r>
      </w:del>
      <w:r w:rsidRPr="00780C90">
        <w:rPr>
          <w:rFonts w:ascii="Times New Roman" w:eastAsia="MS Mincho" w:hAnsi="Times New Roman"/>
          <w:highlight w:val="green"/>
          <w:lang w:val="ru-RU"/>
        </w:rPr>
        <w:t xml:space="preserve">, так что </w:t>
      </w:r>
    </w:p>
    <w:p w14:paraId="4269C9AB" w14:textId="23B4CEE3" w:rsidR="00C11E7E" w:rsidRPr="00780C90" w:rsidRDefault="00C23E32">
      <w:pPr>
        <w:pBdr>
          <w:top w:val="single" w:sz="4" w:space="1" w:color="auto"/>
          <w:left w:val="single" w:sz="4" w:space="4" w:color="auto"/>
          <w:bottom w:val="single" w:sz="4" w:space="1" w:color="auto"/>
          <w:right w:val="single" w:sz="4" w:space="4" w:color="auto"/>
        </w:pBdr>
        <w:spacing w:after="120"/>
        <w:jc w:val="center"/>
        <w:rPr>
          <w:rFonts w:ascii="Times New Roman" w:eastAsia="MS Mincho" w:hAnsi="Times New Roman"/>
          <w:highlight w:val="green"/>
        </w:rPr>
        <w:pPrChange w:id="25" w:author="Павел Смирнов" w:date="2016-12-29T11:10:00Z">
          <w:pPr>
            <w:spacing w:after="120"/>
            <w:jc w:val="center"/>
          </w:pPr>
        </w:pPrChange>
      </w:pPr>
      <m:oMathPara>
        <m:oMath>
          <m:func>
            <m:funcPr>
              <m:ctrlPr>
                <w:rPr>
                  <w:rFonts w:ascii="Cambria Math" w:eastAsia="MS Mincho" w:hAnsi="Cambria Math"/>
                  <w:highlight w:val="green"/>
                </w:rPr>
              </m:ctrlPr>
            </m:funcPr>
            <m:fName>
              <m:r>
                <m:rPr>
                  <m:sty m:val="p"/>
                </m:rPr>
                <w:rPr>
                  <w:rFonts w:ascii="Cambria Math" w:eastAsia="MS Mincho" w:hAnsi="Cambria Math"/>
                  <w:highlight w:val="green"/>
                </w:rPr>
                <m:t>lg</m:t>
              </m:r>
            </m:fName>
            <m:e>
              <m:d>
                <m:dPr>
                  <m:ctrlPr>
                    <w:rPr>
                      <w:rFonts w:ascii="Cambria Math" w:eastAsia="MS Mincho" w:hAnsi="Cambria Math"/>
                      <w:i/>
                      <w:highlight w:val="green"/>
                    </w:rPr>
                  </m:ctrlPr>
                </m:dPr>
                <m:e>
                  <m:f>
                    <m:fPr>
                      <m:ctrlPr>
                        <w:rPr>
                          <w:rFonts w:ascii="Cambria Math" w:eastAsia="MS Mincho" w:hAnsi="Cambria Math"/>
                          <w:i/>
                          <w:highlight w:val="green"/>
                        </w:rPr>
                      </m:ctrlPr>
                    </m:fPr>
                    <m:num>
                      <m:r>
                        <w:rPr>
                          <w:rFonts w:ascii="Cambria Math" w:eastAsia="MS Mincho" w:hAnsi="Cambria Math"/>
                          <w:highlight w:val="green"/>
                        </w:rPr>
                        <m:t>N</m:t>
                      </m:r>
                    </m:num>
                    <m:den>
                      <m:sSub>
                        <m:sSubPr>
                          <m:ctrlPr>
                            <w:rPr>
                              <w:rFonts w:ascii="Cambria Math" w:eastAsia="MS Mincho" w:hAnsi="Cambria Math"/>
                              <w:i/>
                              <w:highlight w:val="green"/>
                            </w:rPr>
                          </m:ctrlPr>
                        </m:sSubPr>
                        <m:e>
                          <m:r>
                            <w:rPr>
                              <w:rFonts w:ascii="Cambria Math" w:eastAsia="MS Mincho" w:hAnsi="Cambria Math"/>
                              <w:highlight w:val="green"/>
                            </w:rPr>
                            <m:t>T</m:t>
                          </m:r>
                        </m:e>
                        <m:sub>
                          <m:r>
                            <m:rPr>
                              <m:nor/>
                            </m:rPr>
                            <w:rPr>
                              <w:rFonts w:ascii="Cambria Math" w:eastAsia="MS Mincho" w:hAnsi="Cambria Math"/>
                              <w:highlight w:val="green"/>
                              <w:rPrChange w:id="26" w:author="Татьяна Диденко" w:date="2017-01-18T13:50:00Z">
                                <w:rPr>
                                  <w:rFonts w:ascii="Cambria Math" w:eastAsia="MS Mincho" w:hAnsi="Cambria Math"/>
                                  <w:i/>
                                </w:rPr>
                              </w:rPrChange>
                            </w:rPr>
                            <m:t>repr</m:t>
                          </m:r>
                        </m:sub>
                      </m:sSub>
                    </m:den>
                  </m:f>
                </m:e>
              </m:d>
              <m:ctrlPr>
                <w:rPr>
                  <w:rFonts w:ascii="Cambria Math" w:eastAsia="MS Mincho" w:hAnsi="Cambria Math"/>
                  <w:i/>
                  <w:highlight w:val="green"/>
                </w:rPr>
              </m:ctrlPr>
            </m:e>
          </m:func>
          <m:r>
            <w:rPr>
              <w:rFonts w:ascii="Cambria Math" w:eastAsia="MS Mincho" w:hAnsi="Cambria Math"/>
              <w:highlight w:val="green"/>
            </w:rPr>
            <m:t>=-b</m:t>
          </m:r>
          <m:sSub>
            <m:sSubPr>
              <m:ctrlPr>
                <w:rPr>
                  <w:rFonts w:ascii="Cambria Math" w:eastAsia="MS Mincho" w:hAnsi="Cambria Math"/>
                  <w:i/>
                  <w:highlight w:val="green"/>
                </w:rPr>
              </m:ctrlPr>
            </m:sSubPr>
            <m:e>
              <m:r>
                <w:rPr>
                  <w:rFonts w:ascii="Cambria Math" w:eastAsia="MS Mincho" w:hAnsi="Cambria Math"/>
                  <w:highlight w:val="green"/>
                </w:rPr>
                <m:t>M</m:t>
              </m:r>
            </m:e>
            <m:sub>
              <m:r>
                <w:rPr>
                  <w:rFonts w:ascii="Cambria Math" w:eastAsia="MS Mincho" w:hAnsi="Cambria Math"/>
                  <w:highlight w:val="green"/>
                </w:rPr>
                <m:t>S</m:t>
              </m:r>
            </m:sub>
          </m:sSub>
          <m:r>
            <w:rPr>
              <w:rFonts w:ascii="Cambria Math" w:eastAsia="MS Mincho" w:hAnsi="Cambria Math"/>
              <w:highlight w:val="green"/>
            </w:rPr>
            <m:t>+A</m:t>
          </m:r>
          <m:r>
            <w:del w:id="27" w:author="Татьяна Диденко" w:date="2017-01-18T13:50:00Z">
              <m:rPr>
                <m:sty m:val="p"/>
              </m:rPr>
              <w:rPr>
                <w:rFonts w:eastAsia="MS Mincho"/>
                <w:highlight w:val="green"/>
              </w:rPr>
              <w:br/>
            </w:del>
          </m:r>
        </m:oMath>
      </m:oMathPara>
      <w:ins w:id="28" w:author="User" w:date="2016-11-06T20:42:00Z">
        <w:r w:rsidR="00C11E7E" w:rsidRPr="00780C90">
          <w:rPr>
            <w:rFonts w:eastAsia="MS Mincho"/>
            <w:highlight w:val="green"/>
          </w:rPr>
          <w:t>.</w:t>
        </w:r>
      </w:ins>
    </w:p>
    <w:p w14:paraId="6F6A7FEE" w14:textId="77777777" w:rsidR="00C11E7E" w:rsidRPr="00780C90" w:rsidRDefault="00C11E7E">
      <w:pPr>
        <w:pBdr>
          <w:top w:val="single" w:sz="4" w:space="1" w:color="auto"/>
          <w:left w:val="single" w:sz="4" w:space="4" w:color="auto"/>
          <w:bottom w:val="single" w:sz="4" w:space="1" w:color="auto"/>
          <w:right w:val="single" w:sz="4" w:space="4" w:color="auto"/>
        </w:pBdr>
        <w:spacing w:after="120"/>
        <w:ind w:firstLine="567"/>
        <w:jc w:val="both"/>
        <w:rPr>
          <w:rFonts w:ascii="Times New Roman" w:eastAsia="MS Mincho" w:hAnsi="Times New Roman"/>
          <w:highlight w:val="green"/>
          <w:lang w:val="ru-RU"/>
        </w:rPr>
        <w:pPrChange w:id="29" w:author="Павел Смирнов" w:date="2016-12-29T11:10:00Z">
          <w:pPr>
            <w:spacing w:after="120"/>
            <w:ind w:firstLine="567"/>
            <w:jc w:val="both"/>
          </w:pPr>
        </w:pPrChange>
      </w:pPr>
      <w:r w:rsidRPr="00780C90">
        <w:rPr>
          <w:rFonts w:ascii="Times New Roman" w:eastAsia="MS Mincho" w:hAnsi="Times New Roman"/>
          <w:highlight w:val="green"/>
          <w:lang w:val="ru-RU"/>
        </w:rPr>
        <w:t xml:space="preserve">Параметр </w:t>
      </w:r>
      <w:r w:rsidRPr="00780C90">
        <w:rPr>
          <w:rFonts w:ascii="Times New Roman" w:eastAsia="MS Mincho" w:hAnsi="Times New Roman"/>
          <w:i/>
          <w:highlight w:val="green"/>
        </w:rPr>
        <w:t>N</w:t>
      </w:r>
      <w:del w:id="30" w:author="User" w:date="2016-11-06T20:42:00Z">
        <w:r w:rsidRPr="00780C90" w:rsidDel="00DC4FEA">
          <w:rPr>
            <w:rFonts w:ascii="Times New Roman" w:eastAsia="MS Mincho" w:hAnsi="Times New Roman"/>
            <w:i/>
            <w:highlight w:val="green"/>
            <w:lang w:val="ru-RU"/>
          </w:rPr>
          <w:delText xml:space="preserve"> </w:delText>
        </w:r>
      </w:del>
      <w:r w:rsidRPr="00780C90">
        <w:rPr>
          <w:rFonts w:ascii="Times New Roman" w:eastAsia="MS Mincho" w:hAnsi="Times New Roman"/>
          <w:i/>
          <w:highlight w:val="green"/>
          <w:lang w:val="ru-RU"/>
        </w:rPr>
        <w:t>/</w:t>
      </w:r>
      <w:del w:id="31" w:author="User" w:date="2016-11-06T20:42:00Z">
        <w:r w:rsidRPr="00780C90" w:rsidDel="00DC4FEA">
          <w:rPr>
            <w:rFonts w:ascii="Times New Roman" w:eastAsia="MS Mincho" w:hAnsi="Times New Roman"/>
            <w:i/>
            <w:highlight w:val="green"/>
            <w:lang w:val="ru-RU"/>
          </w:rPr>
          <w:delText xml:space="preserve"> </w:delText>
        </w:r>
      </w:del>
      <w:r w:rsidRPr="00780C90">
        <w:rPr>
          <w:rFonts w:ascii="Times New Roman" w:eastAsia="MS Mincho" w:hAnsi="Times New Roman"/>
          <w:i/>
          <w:highlight w:val="green"/>
        </w:rPr>
        <w:t>T</w:t>
      </w:r>
      <w:r w:rsidRPr="00780C90">
        <w:rPr>
          <w:rFonts w:ascii="Times New Roman" w:eastAsia="MS Mincho" w:hAnsi="Times New Roman"/>
          <w:highlight w:val="green"/>
          <w:vertAlign w:val="subscript"/>
          <w:rPrChange w:id="32" w:author="User" w:date="2016-11-07T09:36:00Z">
            <w:rPr>
              <w:rFonts w:ascii="Times New Roman" w:eastAsia="MS Mincho" w:hAnsi="Times New Roman"/>
              <w:i/>
              <w:vertAlign w:val="subscript"/>
            </w:rPr>
          </w:rPrChange>
        </w:rPr>
        <w:t>repr</w:t>
      </w:r>
      <w:ins w:id="33" w:author="User" w:date="2016-11-06T20:42:00Z">
        <w:r w:rsidRPr="00780C90">
          <w:rPr>
            <w:rFonts w:ascii="Times New Roman" w:eastAsia="MS Mincho" w:hAnsi="Times New Roman"/>
            <w:i/>
            <w:highlight w:val="green"/>
            <w:vertAlign w:val="subscript"/>
            <w:lang w:val="ru-RU"/>
          </w:rPr>
          <w:t xml:space="preserve"> </w:t>
        </w:r>
      </w:ins>
      <w:ins w:id="34" w:author="Павел Смирнов" w:date="2016-12-29T13:17:00Z">
        <w:r w:rsidRPr="00780C90">
          <w:rPr>
            <w:rFonts w:ascii="Times New Roman" w:eastAsia="MS Mincho" w:hAnsi="Times New Roman"/>
            <w:highlight w:val="green"/>
            <w:lang w:val="ru-RU"/>
          </w:rPr>
          <w:t>–</w:t>
        </w:r>
      </w:ins>
      <w:ins w:id="35" w:author="User" w:date="2016-11-06T20:42:00Z">
        <w:del w:id="36" w:author="Павел Смирнов" w:date="2016-12-29T13:17:00Z">
          <w:r w:rsidRPr="00780C90" w:rsidDel="00EA18E7">
            <w:rPr>
              <w:rFonts w:ascii="Times New Roman" w:eastAsia="MS Mincho" w:hAnsi="Times New Roman"/>
              <w:highlight w:val="green"/>
              <w:lang w:val="ru-RU"/>
            </w:rPr>
            <w:delText>—</w:delText>
          </w:r>
        </w:del>
      </w:ins>
      <w:del w:id="37" w:author="User" w:date="2016-11-06T20:42:00Z">
        <w:r w:rsidRPr="00780C90" w:rsidDel="00DC4FEA">
          <w:rPr>
            <w:rFonts w:ascii="Times New Roman" w:eastAsia="MS Mincho" w:hAnsi="Times New Roman"/>
            <w:highlight w:val="green"/>
            <w:lang w:val="ru-RU"/>
          </w:rPr>
          <w:delText>-</w:delText>
        </w:r>
      </w:del>
      <w:r w:rsidRPr="00780C90">
        <w:rPr>
          <w:rFonts w:ascii="Times New Roman" w:eastAsia="MS Mincho" w:hAnsi="Times New Roman"/>
          <w:highlight w:val="green"/>
          <w:lang w:val="ru-RU"/>
        </w:rPr>
        <w:t xml:space="preserve"> это среднее число событий за год в соответствующем интервале магнитуд. График повторяемости оценивает средний период повторения землетрясений с данной магнитудой на территории ДСР.</w:t>
      </w:r>
      <w:del w:id="38" w:author="User" w:date="2016-11-06T20:42:00Z">
        <w:r w:rsidRPr="00780C90" w:rsidDel="00DC4FEA">
          <w:rPr>
            <w:rFonts w:ascii="Times New Roman" w:eastAsia="MS Mincho" w:hAnsi="Times New Roman"/>
            <w:highlight w:val="green"/>
            <w:lang w:val="ru-RU"/>
          </w:rPr>
          <w:delText xml:space="preserve"> </w:delText>
        </w:r>
      </w:del>
    </w:p>
    <w:p w14:paraId="63BAD35B" w14:textId="77777777" w:rsidR="00C11E7E" w:rsidRPr="00D865E5" w:rsidRDefault="00C11E7E" w:rsidP="001B5F1B">
      <w:pPr>
        <w:pStyle w:val="15"/>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b/>
          <w:bCs/>
          <w:color w:val="000000"/>
          <w:lang w:val="ru-RU"/>
        </w:rPr>
      </w:pPr>
      <w:r w:rsidRPr="00780C90">
        <w:rPr>
          <w:rFonts w:ascii="Times New Roman" w:hAnsi="Times New Roman" w:cs="Times New Roman"/>
          <w:highlight w:val="green"/>
          <w:lang w:val="ru-RU"/>
        </w:rPr>
        <w:t>[СП 286.1325800.2016, статья 3.</w:t>
      </w:r>
      <w:r w:rsidR="00A9099E" w:rsidRPr="00780C90">
        <w:rPr>
          <w:rFonts w:ascii="Times New Roman" w:hAnsi="Times New Roman" w:cs="Times New Roman"/>
          <w:highlight w:val="green"/>
          <w:lang w:val="ru-RU"/>
        </w:rPr>
        <w:t>5</w:t>
      </w:r>
      <w:r w:rsidRPr="00780C90">
        <w:rPr>
          <w:rFonts w:ascii="Times New Roman" w:hAnsi="Times New Roman" w:cs="Times New Roman"/>
          <w:highlight w:val="green"/>
          <w:lang w:val="ru-RU"/>
        </w:rPr>
        <w:t>]</w:t>
      </w:r>
    </w:p>
    <w:p w14:paraId="114B3AAE" w14:textId="77777777" w:rsidR="001B5F1B" w:rsidRDefault="001B5F1B" w:rsidP="001B5F1B">
      <w:pPr>
        <w:spacing w:after="120" w:line="360" w:lineRule="auto"/>
        <w:ind w:firstLine="567"/>
        <w:jc w:val="both"/>
        <w:rPr>
          <w:rFonts w:ascii="Times New Roman" w:hAnsi="Times New Roman"/>
          <w:color w:val="000000"/>
          <w:lang w:val="ru-RU"/>
        </w:rPr>
      </w:pPr>
    </w:p>
    <w:p w14:paraId="0E16D8EA" w14:textId="77777777" w:rsidR="001B5F1B" w:rsidRDefault="001B5F1B" w:rsidP="001B5F1B">
      <w:pPr>
        <w:spacing w:after="120" w:line="360" w:lineRule="auto"/>
        <w:ind w:firstLine="567"/>
        <w:jc w:val="both"/>
        <w:rPr>
          <w:rFonts w:ascii="Times New Roman" w:hAnsi="Times New Roman"/>
          <w:color w:val="000000"/>
          <w:lang w:val="ru-RU"/>
        </w:rPr>
      </w:pPr>
    </w:p>
    <w:p w14:paraId="1D8C4939" w14:textId="77777777" w:rsidR="001B5F1B" w:rsidRDefault="001B5F1B" w:rsidP="001B5F1B">
      <w:pPr>
        <w:spacing w:after="120" w:line="360" w:lineRule="auto"/>
        <w:ind w:firstLine="567"/>
        <w:jc w:val="both"/>
        <w:rPr>
          <w:rFonts w:ascii="Times New Roman" w:hAnsi="Times New Roman"/>
          <w:color w:val="000000"/>
          <w:lang w:val="ru-RU"/>
        </w:rPr>
      </w:pPr>
    </w:p>
    <w:p w14:paraId="29E1DCBC" w14:textId="77777777" w:rsidR="00161A10" w:rsidRPr="00780C90" w:rsidRDefault="00BF0E8F">
      <w:pPr>
        <w:spacing w:after="120" w:line="360" w:lineRule="auto"/>
        <w:ind w:firstLine="567"/>
        <w:jc w:val="both"/>
        <w:rPr>
          <w:rFonts w:ascii="Times New Roman" w:hAnsi="Times New Roman"/>
          <w:b/>
          <w:highlight w:val="green"/>
          <w:lang w:val="ru-RU"/>
        </w:rPr>
        <w:pPrChange w:id="39" w:author="Павел Смирнов" w:date="2016-12-29T11:10:00Z">
          <w:pPr>
            <w:spacing w:after="120"/>
            <w:ind w:firstLine="567"/>
            <w:jc w:val="both"/>
          </w:pPr>
        </w:pPrChange>
      </w:pPr>
      <w:r w:rsidRPr="00780C90">
        <w:rPr>
          <w:rFonts w:ascii="Times New Roman" w:hAnsi="Times New Roman"/>
          <w:color w:val="000000"/>
          <w:highlight w:val="green"/>
          <w:lang w:val="ru-RU"/>
          <w:rPrChange w:id="40" w:author="User" w:date="2016-11-06T20:37:00Z">
            <w:rPr>
              <w:rFonts w:ascii="Times New Roman" w:hAnsi="Times New Roman"/>
              <w:b/>
              <w:color w:val="000000"/>
              <w:lang w:val="ru-RU"/>
            </w:rPr>
          </w:rPrChange>
        </w:rPr>
        <w:t>3.</w:t>
      </w:r>
      <w:r w:rsidR="00161A10" w:rsidRPr="00780C90">
        <w:rPr>
          <w:rFonts w:ascii="Times New Roman" w:hAnsi="Times New Roman"/>
          <w:color w:val="000000"/>
          <w:highlight w:val="green"/>
          <w:lang w:val="ru-RU"/>
        </w:rPr>
        <w:t>4</w:t>
      </w:r>
      <w:del w:id="41" w:author="User" w:date="2016-11-06T20:45:00Z">
        <w:r w:rsidRPr="00780C90" w:rsidDel="00DC4FEA">
          <w:rPr>
            <w:rFonts w:ascii="Times New Roman" w:hAnsi="Times New Roman"/>
            <w:color w:val="000000"/>
            <w:highlight w:val="green"/>
            <w:lang w:val="ru-RU"/>
            <w:rPrChange w:id="42" w:author="User" w:date="2016-11-06T20:37:00Z">
              <w:rPr>
                <w:rFonts w:ascii="Times New Roman" w:hAnsi="Times New Roman"/>
                <w:b/>
                <w:color w:val="000000"/>
                <w:lang w:val="ru-RU"/>
              </w:rPr>
            </w:rPrChange>
          </w:rPr>
          <w:delText>8</w:delText>
        </w:r>
      </w:del>
      <w:r w:rsidRPr="00780C90">
        <w:rPr>
          <w:rFonts w:ascii="Times New Roman" w:hAnsi="Times New Roman"/>
          <w:b/>
          <w:highlight w:val="green"/>
          <w:lang w:val="ru-RU"/>
        </w:rPr>
        <w:t xml:space="preserve"> </w:t>
      </w:r>
    </w:p>
    <w:p w14:paraId="58DDE7A5" w14:textId="77777777" w:rsidR="00BF0E8F" w:rsidRPr="00780C90" w:rsidRDefault="00BF0E8F" w:rsidP="00161A10">
      <w:pPr>
        <w:pBdr>
          <w:top w:val="single" w:sz="4" w:space="1" w:color="auto"/>
          <w:left w:val="single" w:sz="4" w:space="4" w:color="auto"/>
          <w:bottom w:val="single" w:sz="4" w:space="1" w:color="auto"/>
          <w:right w:val="single" w:sz="4" w:space="4" w:color="auto"/>
        </w:pBdr>
        <w:spacing w:after="120" w:line="360" w:lineRule="auto"/>
        <w:ind w:firstLine="567"/>
        <w:jc w:val="both"/>
        <w:rPr>
          <w:rFonts w:ascii="Times New Roman" w:hAnsi="Times New Roman"/>
          <w:highlight w:val="green"/>
          <w:lang w:val="ru-RU"/>
        </w:rPr>
      </w:pPr>
      <w:r w:rsidRPr="00780C90">
        <w:rPr>
          <w:rFonts w:ascii="Times New Roman" w:hAnsi="Times New Roman"/>
          <w:b/>
          <w:highlight w:val="green"/>
          <w:lang w:val="ru-RU"/>
        </w:rPr>
        <w:t>детальное сейсмическое районирование</w:t>
      </w:r>
      <w:ins w:id="43" w:author="User" w:date="2016-11-06T20:42:00Z">
        <w:r w:rsidRPr="00780C90">
          <w:rPr>
            <w:rFonts w:ascii="Times New Roman" w:hAnsi="Times New Roman"/>
            <w:b/>
            <w:highlight w:val="green"/>
            <w:lang w:val="ru-RU"/>
          </w:rPr>
          <w:t>;</w:t>
        </w:r>
      </w:ins>
      <w:r w:rsidRPr="00780C90">
        <w:rPr>
          <w:rFonts w:ascii="Times New Roman" w:hAnsi="Times New Roman"/>
          <w:b/>
          <w:highlight w:val="green"/>
          <w:lang w:val="ru-RU"/>
        </w:rPr>
        <w:t xml:space="preserve"> </w:t>
      </w:r>
      <w:del w:id="44" w:author="User" w:date="2016-11-06T20:42:00Z">
        <w:r w:rsidRPr="00780C90" w:rsidDel="00DC4FEA">
          <w:rPr>
            <w:rFonts w:ascii="Times New Roman" w:hAnsi="Times New Roman"/>
            <w:b/>
            <w:highlight w:val="green"/>
            <w:lang w:val="ru-RU"/>
          </w:rPr>
          <w:delText>(</w:delText>
        </w:r>
      </w:del>
      <w:r w:rsidRPr="00780C90">
        <w:rPr>
          <w:rFonts w:ascii="Times New Roman" w:hAnsi="Times New Roman"/>
          <w:highlight w:val="green"/>
          <w:lang w:val="ru-RU"/>
          <w:rPrChange w:id="45" w:author="User" w:date="2016-11-06T20:42:00Z">
            <w:rPr>
              <w:rFonts w:ascii="Times New Roman" w:hAnsi="Times New Roman"/>
              <w:b/>
              <w:lang w:val="ru-RU"/>
            </w:rPr>
          </w:rPrChange>
        </w:rPr>
        <w:t>ДСР</w:t>
      </w:r>
      <w:del w:id="46" w:author="User" w:date="2016-11-06T20:42:00Z">
        <w:r w:rsidRPr="00780C90" w:rsidDel="00DC4FEA">
          <w:rPr>
            <w:rFonts w:ascii="Times New Roman" w:hAnsi="Times New Roman"/>
            <w:highlight w:val="green"/>
            <w:lang w:val="ru-RU"/>
            <w:rPrChange w:id="47" w:author="Татьяна Диденко" w:date="2017-01-18T13:50:00Z">
              <w:rPr>
                <w:rFonts w:ascii="Times New Roman" w:hAnsi="Times New Roman"/>
                <w:b/>
                <w:lang w:val="ru-RU"/>
              </w:rPr>
            </w:rPrChange>
          </w:rPr>
          <w:delText>)</w:delText>
        </w:r>
      </w:del>
      <w:r w:rsidRPr="00780C90">
        <w:rPr>
          <w:rFonts w:ascii="Times New Roman" w:hAnsi="Times New Roman"/>
          <w:highlight w:val="green"/>
          <w:lang w:val="ru-RU"/>
          <w:rPrChange w:id="48" w:author="Татьяна Диденко" w:date="2017-01-18T13:50:00Z">
            <w:rPr>
              <w:rFonts w:ascii="Times New Roman" w:hAnsi="Times New Roman"/>
              <w:b/>
              <w:lang w:val="ru-RU"/>
            </w:rPr>
          </w:rPrChange>
        </w:rPr>
        <w:t>:</w:t>
      </w:r>
      <w:r w:rsidRPr="00780C90">
        <w:rPr>
          <w:rFonts w:ascii="Times New Roman" w:hAnsi="Times New Roman"/>
          <w:highlight w:val="green"/>
          <w:lang w:val="ru-RU"/>
        </w:rPr>
        <w:t xml:space="preserve"> Метод сейсмического районирования, </w:t>
      </w:r>
      <w:del w:id="49" w:author="User" w:date="2016-11-07T09:37:00Z">
        <w:r w:rsidRPr="00780C90" w:rsidDel="003B703F">
          <w:rPr>
            <w:rFonts w:ascii="Times New Roman" w:hAnsi="Times New Roman"/>
            <w:highlight w:val="green"/>
            <w:lang w:val="ru-RU"/>
          </w:rPr>
          <w:delText xml:space="preserve">служит </w:delText>
        </w:r>
      </w:del>
      <w:ins w:id="50" w:author="User" w:date="2016-11-07T09:37:00Z">
        <w:r w:rsidRPr="00780C90">
          <w:rPr>
            <w:rFonts w:ascii="Times New Roman" w:hAnsi="Times New Roman"/>
            <w:highlight w:val="green"/>
            <w:lang w:val="ru-RU"/>
          </w:rPr>
          <w:t xml:space="preserve">который применяют </w:t>
        </w:r>
      </w:ins>
      <w:r w:rsidRPr="00780C90">
        <w:rPr>
          <w:rFonts w:ascii="Times New Roman" w:hAnsi="Times New Roman"/>
          <w:highlight w:val="green"/>
          <w:lang w:val="ru-RU"/>
        </w:rPr>
        <w:t>для определения возможных сейсмических воздействий, в том числе в инженерных терминах, на конкретные существующие и проектируемые сооружения, территории населенных пунктов и отдельных районов. Масштаб карт ДСР</w:t>
      </w:r>
      <w:del w:id="51" w:author="User" w:date="2016-11-07T10:13:00Z">
        <w:r w:rsidRPr="00780C90" w:rsidDel="00EF478F">
          <w:rPr>
            <w:rFonts w:ascii="Times New Roman" w:hAnsi="Times New Roman"/>
            <w:highlight w:val="green"/>
            <w:lang w:val="ru-RU"/>
          </w:rPr>
          <w:delText xml:space="preserve">: </w:delText>
        </w:r>
      </w:del>
      <w:ins w:id="52" w:author="User" w:date="2016-11-07T10:13:00Z">
        <w:r w:rsidRPr="00780C90">
          <w:rPr>
            <w:rFonts w:ascii="Times New Roman" w:hAnsi="Times New Roman"/>
            <w:highlight w:val="green"/>
            <w:lang w:val="ru-RU"/>
          </w:rPr>
          <w:t xml:space="preserve"> </w:t>
        </w:r>
        <w:del w:id="53" w:author="Павел Смирнов" w:date="2016-12-29T13:18:00Z">
          <w:r w:rsidRPr="00780C90" w:rsidDel="00EA18E7">
            <w:rPr>
              <w:rFonts w:ascii="Times New Roman" w:hAnsi="Times New Roman"/>
              <w:highlight w:val="green"/>
              <w:lang w:val="ru-RU"/>
            </w:rPr>
            <w:delText>—</w:delText>
          </w:r>
        </w:del>
      </w:ins>
      <w:ins w:id="54" w:author="Павел Смирнов" w:date="2016-12-29T13:18:00Z">
        <w:r w:rsidRPr="00780C90">
          <w:rPr>
            <w:rFonts w:ascii="Times New Roman" w:hAnsi="Times New Roman"/>
            <w:highlight w:val="green"/>
            <w:lang w:val="ru-RU"/>
          </w:rPr>
          <w:t>–</w:t>
        </w:r>
      </w:ins>
      <w:ins w:id="55" w:author="User" w:date="2016-11-07T10:13:00Z">
        <w:r w:rsidRPr="00780C90">
          <w:rPr>
            <w:rFonts w:ascii="Times New Roman" w:hAnsi="Times New Roman"/>
            <w:highlight w:val="green"/>
            <w:lang w:val="ru-RU"/>
          </w:rPr>
          <w:t xml:space="preserve"> </w:t>
        </w:r>
      </w:ins>
      <w:r w:rsidRPr="00780C90">
        <w:rPr>
          <w:rFonts w:ascii="Times New Roman" w:hAnsi="Times New Roman"/>
          <w:highlight w:val="green"/>
          <w:lang w:val="ru-RU"/>
          <w:rPrChange w:id="56" w:author="User" w:date="2016-11-06T20:42:00Z">
            <w:rPr>
              <w:rFonts w:ascii="Times New Roman" w:hAnsi="Times New Roman"/>
            </w:rPr>
          </w:rPrChange>
        </w:rPr>
        <w:t>1:500 000</w:t>
      </w:r>
      <w:del w:id="57" w:author="User" w:date="2016-11-06T20:46:00Z">
        <w:r w:rsidRPr="00780C90" w:rsidDel="00DC4FEA">
          <w:rPr>
            <w:rFonts w:ascii="Times New Roman" w:hAnsi="Times New Roman"/>
            <w:highlight w:val="green"/>
            <w:lang w:val="ru-RU"/>
            <w:rPrChange w:id="58" w:author="User" w:date="2016-11-06T20:42:00Z">
              <w:rPr>
                <w:rFonts w:ascii="Times New Roman" w:hAnsi="Times New Roman"/>
              </w:rPr>
            </w:rPrChange>
          </w:rPr>
          <w:delText xml:space="preserve"> </w:delText>
        </w:r>
      </w:del>
      <w:ins w:id="59" w:author="User" w:date="2016-11-09T14:22:00Z">
        <w:del w:id="60" w:author="Татьяна Диденко" w:date="2017-01-18T13:51:00Z">
          <w:r w:rsidRPr="00780C90" w:rsidDel="00C34904">
            <w:rPr>
              <w:rFonts w:ascii="Times New Roman" w:hAnsi="Times New Roman"/>
              <w:highlight w:val="green"/>
              <w:lang w:val="ru-RU"/>
            </w:rPr>
            <w:delText>÷</w:delText>
          </w:r>
        </w:del>
      </w:ins>
      <w:ins w:id="61" w:author="Татьяна Диденко" w:date="2017-01-18T13:51:00Z">
        <w:r w:rsidRPr="00780C90">
          <w:rPr>
            <w:rFonts w:ascii="Times New Roman" w:hAnsi="Times New Roman"/>
            <w:highlight w:val="green"/>
            <w:lang w:val="ru-RU"/>
          </w:rPr>
          <w:t>–</w:t>
        </w:r>
      </w:ins>
      <w:del w:id="62" w:author="User" w:date="2016-11-06T20:46:00Z">
        <w:r w:rsidRPr="00780C90" w:rsidDel="00DC4FEA">
          <w:rPr>
            <w:rFonts w:ascii="Times New Roman" w:hAnsi="Times New Roman"/>
            <w:highlight w:val="green"/>
            <w:lang w:val="ru-RU"/>
            <w:rPrChange w:id="63" w:author="User" w:date="2016-11-06T20:42:00Z">
              <w:rPr>
                <w:rFonts w:ascii="Times New Roman" w:hAnsi="Times New Roman"/>
              </w:rPr>
            </w:rPrChange>
          </w:rPr>
          <w:delText>-</w:delText>
        </w:r>
      </w:del>
      <w:r w:rsidRPr="00780C90">
        <w:rPr>
          <w:rFonts w:ascii="Times New Roman" w:hAnsi="Times New Roman"/>
          <w:highlight w:val="green"/>
          <w:lang w:val="ru-RU"/>
          <w:rPrChange w:id="64" w:author="User" w:date="2016-11-06T20:42:00Z">
            <w:rPr>
              <w:rFonts w:ascii="Times New Roman" w:hAnsi="Times New Roman"/>
            </w:rPr>
          </w:rPrChange>
        </w:rPr>
        <w:t>1:200 000</w:t>
      </w:r>
      <w:r w:rsidRPr="00780C90">
        <w:rPr>
          <w:rFonts w:ascii="Times New Roman" w:hAnsi="Times New Roman"/>
          <w:highlight w:val="green"/>
          <w:lang w:val="ru-RU"/>
        </w:rPr>
        <w:t>.</w:t>
      </w:r>
    </w:p>
    <w:p w14:paraId="540C8C7E" w14:textId="77777777" w:rsidR="00161A10" w:rsidRPr="00D865E5" w:rsidRDefault="00161A10" w:rsidP="00161A10">
      <w:pPr>
        <w:pStyle w:val="15"/>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lang w:val="ru-RU"/>
        </w:rPr>
      </w:pPr>
      <w:r w:rsidRPr="00780C90">
        <w:rPr>
          <w:rFonts w:ascii="Times New Roman" w:hAnsi="Times New Roman" w:cs="Times New Roman"/>
          <w:highlight w:val="green"/>
          <w:lang w:val="ru-RU"/>
        </w:rPr>
        <w:t>[СП 286.1325800.2016, статья 3.6]</w:t>
      </w:r>
    </w:p>
    <w:p w14:paraId="007698AA" w14:textId="77777777" w:rsidR="009607A4" w:rsidRPr="00780C90" w:rsidRDefault="00161A10">
      <w:pPr>
        <w:spacing w:after="120" w:line="360" w:lineRule="auto"/>
        <w:ind w:firstLine="567"/>
        <w:jc w:val="both"/>
        <w:rPr>
          <w:rFonts w:ascii="Times New Roman" w:hAnsi="Times New Roman"/>
          <w:b/>
          <w:color w:val="000000"/>
          <w:highlight w:val="green"/>
          <w:lang w:val="ru-RU"/>
        </w:rPr>
        <w:pPrChange w:id="65" w:author="Павел Смирнов" w:date="2016-12-29T11:10:00Z">
          <w:pPr>
            <w:spacing w:after="120"/>
            <w:ind w:firstLine="567"/>
            <w:jc w:val="both"/>
          </w:pPr>
        </w:pPrChange>
      </w:pPr>
      <w:r w:rsidRPr="00780C90">
        <w:rPr>
          <w:rFonts w:ascii="Times New Roman" w:hAnsi="Times New Roman"/>
          <w:color w:val="000000"/>
          <w:highlight w:val="green"/>
          <w:lang w:val="ru-RU"/>
          <w:rPrChange w:id="66" w:author="User" w:date="2016-11-06T20:37:00Z">
            <w:rPr>
              <w:rFonts w:ascii="Times New Roman" w:hAnsi="Times New Roman"/>
              <w:b/>
              <w:color w:val="000000"/>
              <w:lang w:val="ru-RU"/>
            </w:rPr>
          </w:rPrChange>
        </w:rPr>
        <w:t>3.</w:t>
      </w:r>
      <w:r w:rsidR="009607A4" w:rsidRPr="00780C90">
        <w:rPr>
          <w:rFonts w:ascii="Times New Roman" w:hAnsi="Times New Roman"/>
          <w:color w:val="000000"/>
          <w:highlight w:val="green"/>
          <w:lang w:val="ru-RU"/>
        </w:rPr>
        <w:t>5</w:t>
      </w:r>
    </w:p>
    <w:p w14:paraId="60CB71E5" w14:textId="77777777" w:rsidR="00161A10" w:rsidRPr="00780C90" w:rsidRDefault="00161A10" w:rsidP="009607A4">
      <w:pPr>
        <w:pBdr>
          <w:top w:val="single" w:sz="4" w:space="1" w:color="auto"/>
          <w:left w:val="single" w:sz="4" w:space="4" w:color="auto"/>
          <w:bottom w:val="single" w:sz="4" w:space="1" w:color="auto"/>
          <w:right w:val="single" w:sz="4" w:space="4" w:color="auto"/>
        </w:pBdr>
        <w:spacing w:after="120" w:line="360" w:lineRule="auto"/>
        <w:ind w:firstLine="567"/>
        <w:jc w:val="both"/>
        <w:rPr>
          <w:rFonts w:ascii="Times New Roman" w:hAnsi="Times New Roman"/>
          <w:color w:val="000000"/>
          <w:highlight w:val="green"/>
          <w:lang w:val="ru-RU"/>
        </w:rPr>
      </w:pPr>
      <w:r w:rsidRPr="00780C90">
        <w:rPr>
          <w:rFonts w:ascii="Times New Roman" w:hAnsi="Times New Roman"/>
          <w:b/>
          <w:color w:val="000000"/>
          <w:highlight w:val="green"/>
          <w:lang w:val="ru-RU"/>
        </w:rPr>
        <w:t xml:space="preserve">интенсивность землетрясения: </w:t>
      </w:r>
      <w:r w:rsidRPr="00780C90">
        <w:rPr>
          <w:rFonts w:ascii="Times New Roman" w:hAnsi="Times New Roman"/>
          <w:color w:val="000000"/>
          <w:highlight w:val="green"/>
          <w:lang w:val="ru-RU"/>
        </w:rPr>
        <w:t>Оценка воздействия землетрясения в баллах 12-балльной шкалы, определяемая по макросейсмическим описаниям разрушений и повреждений природных объектов, грунта, зданий и сооружений, движений тел, а также по наблюдениям и ощущениям людей.</w:t>
      </w:r>
    </w:p>
    <w:p w14:paraId="77DD4A9C" w14:textId="77777777" w:rsidR="009607A4" w:rsidRPr="00D865E5" w:rsidRDefault="009607A4" w:rsidP="009607A4">
      <w:pPr>
        <w:pStyle w:val="15"/>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olor w:val="000000"/>
          <w:lang w:val="ru-RU"/>
        </w:rPr>
      </w:pPr>
      <w:r w:rsidRPr="00780C90">
        <w:rPr>
          <w:rFonts w:ascii="Times New Roman" w:hAnsi="Times New Roman" w:cs="Times New Roman"/>
          <w:highlight w:val="green"/>
          <w:lang w:val="ru-RU"/>
        </w:rPr>
        <w:t>[СП 286.1325800.2016, статья 3.8]</w:t>
      </w:r>
    </w:p>
    <w:p w14:paraId="7F8447F7" w14:textId="77777777" w:rsidR="00C44B28" w:rsidRPr="00780C90" w:rsidRDefault="00C44B28">
      <w:pPr>
        <w:spacing w:after="120" w:line="360" w:lineRule="auto"/>
        <w:ind w:firstLine="567"/>
        <w:jc w:val="both"/>
        <w:rPr>
          <w:rFonts w:ascii="Times New Roman" w:hAnsi="Times New Roman"/>
          <w:b/>
          <w:spacing w:val="-4"/>
          <w:highlight w:val="green"/>
          <w:lang w:val="ru-RU"/>
        </w:rPr>
        <w:pPrChange w:id="67" w:author="Павел Смирнов" w:date="2016-12-29T11:10:00Z">
          <w:pPr>
            <w:spacing w:after="120"/>
            <w:ind w:firstLine="567"/>
            <w:jc w:val="both"/>
          </w:pPr>
        </w:pPrChange>
      </w:pPr>
      <w:r w:rsidRPr="00780C90">
        <w:rPr>
          <w:rFonts w:ascii="Times New Roman" w:hAnsi="Times New Roman"/>
          <w:spacing w:val="-4"/>
          <w:highlight w:val="green"/>
          <w:lang w:val="ru-RU"/>
          <w:rPrChange w:id="68" w:author="User" w:date="2016-11-06T20:37:00Z">
            <w:rPr>
              <w:rFonts w:ascii="Times New Roman" w:hAnsi="Times New Roman"/>
              <w:b/>
              <w:spacing w:val="-4"/>
              <w:lang w:val="ru-RU"/>
            </w:rPr>
          </w:rPrChange>
        </w:rPr>
        <w:t>3.</w:t>
      </w:r>
      <w:r w:rsidR="004876FD" w:rsidRPr="00780C90">
        <w:rPr>
          <w:rFonts w:ascii="Times New Roman" w:hAnsi="Times New Roman"/>
          <w:spacing w:val="-4"/>
          <w:highlight w:val="green"/>
          <w:lang w:val="ru-RU"/>
        </w:rPr>
        <w:t>6</w:t>
      </w:r>
      <w:r w:rsidRPr="00780C90">
        <w:rPr>
          <w:rFonts w:ascii="Times New Roman" w:hAnsi="Times New Roman"/>
          <w:b/>
          <w:spacing w:val="-4"/>
          <w:highlight w:val="green"/>
          <w:lang w:val="ru-RU"/>
        </w:rPr>
        <w:t xml:space="preserve"> </w:t>
      </w:r>
    </w:p>
    <w:p w14:paraId="10C9D455" w14:textId="77777777" w:rsidR="00C44B28" w:rsidRPr="00780C90" w:rsidRDefault="00C44B28" w:rsidP="00C44B28">
      <w:pPr>
        <w:pBdr>
          <w:top w:val="single" w:sz="4" w:space="1" w:color="auto"/>
          <w:left w:val="single" w:sz="4" w:space="4" w:color="auto"/>
          <w:bottom w:val="single" w:sz="4" w:space="1" w:color="auto"/>
          <w:right w:val="single" w:sz="4" w:space="4" w:color="auto"/>
        </w:pBdr>
        <w:spacing w:after="120" w:line="360" w:lineRule="auto"/>
        <w:ind w:firstLine="567"/>
        <w:jc w:val="both"/>
        <w:rPr>
          <w:ins w:id="69" w:author="Ксения Кисанова" w:date="2017-01-19T13:16:00Z"/>
          <w:rFonts w:ascii="Times New Roman" w:hAnsi="Times New Roman"/>
          <w:spacing w:val="-4"/>
          <w:highlight w:val="green"/>
          <w:lang w:val="ru-RU"/>
        </w:rPr>
      </w:pPr>
      <w:r w:rsidRPr="00780C90">
        <w:rPr>
          <w:rFonts w:ascii="Times New Roman" w:hAnsi="Times New Roman"/>
          <w:b/>
          <w:spacing w:val="-4"/>
          <w:highlight w:val="green"/>
          <w:lang w:val="ru-RU"/>
        </w:rPr>
        <w:t xml:space="preserve">матрица сейсмической активности </w:t>
      </w:r>
      <w:r w:rsidRPr="00780C90">
        <w:rPr>
          <w:rFonts w:ascii="Times New Roman" w:hAnsi="Times New Roman"/>
          <w:i/>
          <w:spacing w:val="-4"/>
          <w:highlight w:val="green"/>
          <w:rPrChange w:id="70" w:author="User" w:date="2016-11-09T14:40:00Z">
            <w:rPr>
              <w:rFonts w:ascii="Times New Roman" w:hAnsi="Times New Roman"/>
              <w:b/>
              <w:i/>
              <w:spacing w:val="-4"/>
            </w:rPr>
          </w:rPrChange>
        </w:rPr>
        <w:t>A</w:t>
      </w:r>
      <w:r w:rsidRPr="00780C90">
        <w:rPr>
          <w:rFonts w:ascii="Times New Roman" w:hAnsi="Times New Roman"/>
          <w:b/>
          <w:spacing w:val="-4"/>
          <w:highlight w:val="green"/>
          <w:vertAlign w:val="subscript"/>
          <w:lang w:val="ru-RU"/>
          <w:rPrChange w:id="71" w:author="User" w:date="2016-11-06T20:41:00Z">
            <w:rPr>
              <w:rFonts w:ascii="Times New Roman" w:hAnsi="Times New Roman"/>
              <w:b/>
              <w:i/>
              <w:spacing w:val="-4"/>
              <w:vertAlign w:val="subscript"/>
              <w:lang w:val="ru-RU"/>
            </w:rPr>
          </w:rPrChange>
        </w:rPr>
        <w:t>3.3</w:t>
      </w:r>
      <w:r w:rsidRPr="00780C90">
        <w:rPr>
          <w:rFonts w:ascii="Times New Roman" w:hAnsi="Times New Roman"/>
          <w:b/>
          <w:spacing w:val="-4"/>
          <w:highlight w:val="green"/>
          <w:lang w:val="ru-RU"/>
        </w:rPr>
        <w:t>:</w:t>
      </w:r>
      <w:r w:rsidRPr="00780C90">
        <w:rPr>
          <w:rFonts w:ascii="Times New Roman" w:hAnsi="Times New Roman"/>
          <w:spacing w:val="-4"/>
          <w:highlight w:val="green"/>
          <w:lang w:val="ru-RU"/>
        </w:rPr>
        <w:t xml:space="preserve"> Аналог сейсмической активности </w:t>
      </w:r>
      <w:r w:rsidRPr="00780C90">
        <w:rPr>
          <w:rFonts w:ascii="Times New Roman" w:hAnsi="Times New Roman"/>
          <w:i/>
          <w:spacing w:val="-4"/>
          <w:highlight w:val="green"/>
        </w:rPr>
        <w:t>A</w:t>
      </w:r>
      <w:r w:rsidRPr="00780C90">
        <w:rPr>
          <w:rFonts w:ascii="Times New Roman" w:hAnsi="Times New Roman"/>
          <w:spacing w:val="-4"/>
          <w:highlight w:val="green"/>
          <w:vertAlign w:val="subscript"/>
          <w:lang w:val="ru-RU"/>
          <w:rPrChange w:id="72" w:author="User" w:date="2016-11-06T20:41:00Z">
            <w:rPr>
              <w:rFonts w:ascii="Times New Roman" w:hAnsi="Times New Roman"/>
              <w:i/>
              <w:spacing w:val="-4"/>
              <w:vertAlign w:val="subscript"/>
              <w:lang w:val="ru-RU"/>
            </w:rPr>
          </w:rPrChange>
        </w:rPr>
        <w:t>10</w:t>
      </w:r>
      <w:r w:rsidRPr="00780C90">
        <w:rPr>
          <w:rFonts w:ascii="Times New Roman" w:hAnsi="Times New Roman"/>
          <w:spacing w:val="-4"/>
          <w:highlight w:val="green"/>
          <w:lang w:val="ru-RU"/>
        </w:rPr>
        <w:t>, котор</w:t>
      </w:r>
      <w:ins w:id="73" w:author="User" w:date="2016-11-07T09:41:00Z">
        <w:r w:rsidRPr="00780C90">
          <w:rPr>
            <w:rFonts w:ascii="Times New Roman" w:hAnsi="Times New Roman"/>
            <w:spacing w:val="-4"/>
            <w:highlight w:val="green"/>
            <w:lang w:val="ru-RU"/>
          </w:rPr>
          <w:t>ую</w:t>
        </w:r>
      </w:ins>
      <w:del w:id="74" w:author="User" w:date="2016-11-07T09:41:00Z">
        <w:r w:rsidRPr="00780C90" w:rsidDel="00430149">
          <w:rPr>
            <w:rFonts w:ascii="Times New Roman" w:hAnsi="Times New Roman"/>
            <w:spacing w:val="-4"/>
            <w:highlight w:val="green"/>
            <w:lang w:val="ru-RU"/>
          </w:rPr>
          <w:delText>ая</w:delText>
        </w:r>
      </w:del>
      <w:r w:rsidRPr="00780C90">
        <w:rPr>
          <w:rFonts w:ascii="Times New Roman" w:hAnsi="Times New Roman"/>
          <w:spacing w:val="-4"/>
          <w:highlight w:val="green"/>
          <w:lang w:val="ru-RU"/>
        </w:rPr>
        <w:t xml:space="preserve"> вместе с матрицей </w:t>
      </w:r>
      <w:r w:rsidRPr="00780C90">
        <w:rPr>
          <w:rFonts w:ascii="Times New Roman" w:hAnsi="Times New Roman"/>
          <w:i/>
          <w:spacing w:val="-4"/>
          <w:highlight w:val="green"/>
        </w:rPr>
        <w:t>M</w:t>
      </w:r>
      <w:r w:rsidRPr="00780C90">
        <w:rPr>
          <w:rFonts w:ascii="Times New Roman" w:hAnsi="Times New Roman"/>
          <w:spacing w:val="-4"/>
          <w:highlight w:val="green"/>
          <w:vertAlign w:val="subscript"/>
          <w:rPrChange w:id="75" w:author="User" w:date="2016-11-06T20:41:00Z">
            <w:rPr>
              <w:rFonts w:ascii="Times New Roman" w:hAnsi="Times New Roman"/>
              <w:i/>
              <w:spacing w:val="-4"/>
              <w:vertAlign w:val="subscript"/>
            </w:rPr>
          </w:rPrChange>
        </w:rPr>
        <w:t>max</w:t>
      </w:r>
      <w:r w:rsidRPr="00780C90">
        <w:rPr>
          <w:rFonts w:ascii="Times New Roman" w:hAnsi="Times New Roman"/>
          <w:spacing w:val="-4"/>
          <w:highlight w:val="green"/>
          <w:lang w:val="ru-RU"/>
        </w:rPr>
        <w:t xml:space="preserve"> использу</w:t>
      </w:r>
      <w:ins w:id="76" w:author="User" w:date="2016-11-07T09:41:00Z">
        <w:r w:rsidRPr="00780C90">
          <w:rPr>
            <w:rFonts w:ascii="Times New Roman" w:hAnsi="Times New Roman"/>
            <w:spacing w:val="-4"/>
            <w:highlight w:val="green"/>
            <w:lang w:val="ru-RU"/>
          </w:rPr>
          <w:t>ют</w:t>
        </w:r>
      </w:ins>
      <w:del w:id="77" w:author="User" w:date="2016-11-07T09:41:00Z">
        <w:r w:rsidRPr="00780C90" w:rsidDel="00430149">
          <w:rPr>
            <w:rFonts w:ascii="Times New Roman" w:hAnsi="Times New Roman"/>
            <w:spacing w:val="-4"/>
            <w:highlight w:val="green"/>
            <w:lang w:val="ru-RU"/>
          </w:rPr>
          <w:delText>ется</w:delText>
        </w:r>
      </w:del>
      <w:r w:rsidRPr="00780C90">
        <w:rPr>
          <w:rFonts w:ascii="Times New Roman" w:hAnsi="Times New Roman"/>
          <w:spacing w:val="-4"/>
          <w:highlight w:val="green"/>
          <w:lang w:val="ru-RU"/>
        </w:rPr>
        <w:t xml:space="preserve"> для расчета сейсмической сотрясаемости</w:t>
      </w:r>
      <w:ins w:id="78" w:author="Ксения Кисанова" w:date="2017-01-19T13:16:00Z">
        <w:r w:rsidRPr="00780C90">
          <w:rPr>
            <w:rFonts w:ascii="Times New Roman" w:hAnsi="Times New Roman"/>
            <w:spacing w:val="-4"/>
            <w:highlight w:val="green"/>
            <w:lang w:val="ru-RU"/>
          </w:rPr>
          <w:t>,</w:t>
        </w:r>
      </w:ins>
      <w:del w:id="79" w:author="Ксения Кисанова" w:date="2017-01-19T13:16:00Z">
        <w:r w:rsidRPr="00780C90" w:rsidDel="005D1BAF">
          <w:rPr>
            <w:rFonts w:ascii="Times New Roman" w:hAnsi="Times New Roman"/>
            <w:spacing w:val="-4"/>
            <w:highlight w:val="green"/>
            <w:lang w:val="ru-RU"/>
          </w:rPr>
          <w:delText xml:space="preserve">. В ней (магнитуда </w:delText>
        </w:r>
        <w:r w:rsidRPr="00780C90" w:rsidDel="005D1BAF">
          <w:rPr>
            <w:rFonts w:ascii="Times New Roman" w:hAnsi="Times New Roman"/>
            <w:i/>
            <w:spacing w:val="-4"/>
            <w:highlight w:val="green"/>
          </w:rPr>
          <w:delText>M</w:delText>
        </w:r>
        <w:r w:rsidRPr="00780C90" w:rsidDel="005D1BAF">
          <w:rPr>
            <w:rFonts w:ascii="Times New Roman" w:hAnsi="Times New Roman"/>
            <w:i/>
            <w:spacing w:val="-4"/>
            <w:highlight w:val="green"/>
            <w:vertAlign w:val="subscript"/>
          </w:rPr>
          <w:delText>S</w:delText>
        </w:r>
      </w:del>
      <w:ins w:id="80" w:author="User" w:date="2016-11-07T09:42:00Z">
        <w:del w:id="81" w:author="Ксения Кисанова" w:date="2017-01-19T13:16:00Z">
          <w:r w:rsidRPr="00780C90" w:rsidDel="005D1BAF">
            <w:rPr>
              <w:rFonts w:ascii="Times New Roman" w:hAnsi="Times New Roman"/>
              <w:i/>
              <w:spacing w:val="-4"/>
              <w:highlight w:val="green"/>
              <w:vertAlign w:val="subscript"/>
              <w:lang w:val="ru-RU"/>
            </w:rPr>
            <w:delText>,</w:delText>
          </w:r>
        </w:del>
      </w:ins>
      <w:del w:id="82" w:author="Ксения Кисанова" w:date="2017-01-19T13:16:00Z">
        <w:r w:rsidRPr="00780C90" w:rsidDel="005D1BAF">
          <w:rPr>
            <w:rFonts w:ascii="Times New Roman" w:hAnsi="Times New Roman"/>
            <w:i/>
            <w:spacing w:val="-4"/>
            <w:highlight w:val="green"/>
            <w:vertAlign w:val="subscript"/>
            <w:lang w:val="ru-RU"/>
          </w:rPr>
          <w:delText xml:space="preserve"> </w:delText>
        </w:r>
        <w:r w:rsidRPr="00780C90" w:rsidDel="005D1BAF">
          <w:rPr>
            <w:rFonts w:ascii="Times New Roman" w:hAnsi="Times New Roman"/>
            <w:spacing w:val="-4"/>
            <w:highlight w:val="green"/>
            <w:lang w:val="ru-RU"/>
          </w:rPr>
          <w:delText>=</w:delText>
        </w:r>
      </w:del>
      <w:ins w:id="83" w:author="User" w:date="2016-11-07T09:43:00Z">
        <w:del w:id="84" w:author="Ксения Кисанова" w:date="2017-01-19T13:16:00Z">
          <w:r w:rsidRPr="00780C90" w:rsidDel="005D1BAF">
            <w:rPr>
              <w:rFonts w:ascii="Times New Roman" w:hAnsi="Times New Roman"/>
              <w:spacing w:val="-4"/>
              <w:highlight w:val="green"/>
              <w:lang w:val="ru-RU"/>
            </w:rPr>
            <w:delText>равная</w:delText>
          </w:r>
        </w:del>
      </w:ins>
      <w:del w:id="85" w:author="Ксения Кисанова" w:date="2017-01-19T13:16:00Z">
        <w:r w:rsidRPr="00780C90" w:rsidDel="005D1BAF">
          <w:rPr>
            <w:rFonts w:ascii="Times New Roman" w:hAnsi="Times New Roman"/>
            <w:spacing w:val="-4"/>
            <w:highlight w:val="green"/>
            <w:lang w:val="ru-RU"/>
          </w:rPr>
          <w:delText xml:space="preserve"> 3</w:delText>
        </w:r>
      </w:del>
      <w:ins w:id="86" w:author="User" w:date="2016-11-07T09:41:00Z">
        <w:del w:id="87" w:author="Ксения Кисанова" w:date="2017-01-19T13:16:00Z">
          <w:r w:rsidRPr="00780C90" w:rsidDel="005D1BAF">
            <w:rPr>
              <w:rFonts w:ascii="Times New Roman" w:hAnsi="Times New Roman"/>
              <w:spacing w:val="-4"/>
              <w:highlight w:val="green"/>
              <w:lang w:val="ru-RU"/>
            </w:rPr>
            <w:delText>,</w:delText>
          </w:r>
        </w:del>
      </w:ins>
      <w:del w:id="88" w:author="Ксения Кисанова" w:date="2017-01-19T13:16:00Z">
        <w:r w:rsidRPr="00780C90" w:rsidDel="005D1BAF">
          <w:rPr>
            <w:rFonts w:ascii="Times New Roman" w:hAnsi="Times New Roman"/>
            <w:spacing w:val="-4"/>
            <w:highlight w:val="green"/>
            <w:lang w:val="ru-RU"/>
          </w:rPr>
          <w:delText>.3</w:delText>
        </w:r>
      </w:del>
      <w:ins w:id="89" w:author="User" w:date="2016-11-07T09:43:00Z">
        <w:del w:id="90" w:author="Ксения Кисанова" w:date="2017-01-19T13:16:00Z">
          <w:r w:rsidRPr="00780C90" w:rsidDel="005D1BAF">
            <w:rPr>
              <w:rFonts w:ascii="Times New Roman" w:hAnsi="Times New Roman"/>
              <w:spacing w:val="-4"/>
              <w:highlight w:val="green"/>
              <w:lang w:val="ru-RU"/>
            </w:rPr>
            <w:delText>,</w:delText>
          </w:r>
        </w:del>
      </w:ins>
      <w:del w:id="91" w:author="Ксения Кисанова" w:date="2017-01-19T13:16:00Z">
        <w:r w:rsidRPr="00780C90" w:rsidDel="005D1BAF">
          <w:rPr>
            <w:rFonts w:ascii="Times New Roman" w:hAnsi="Times New Roman"/>
            <w:spacing w:val="-4"/>
            <w:highlight w:val="green"/>
            <w:lang w:val="ru-RU"/>
          </w:rPr>
          <w:delText xml:space="preserve"> соответствует землетрясениям с энергетическим классом </w:delText>
        </w:r>
        <w:r w:rsidRPr="00780C90" w:rsidDel="005D1BAF">
          <w:rPr>
            <w:rFonts w:ascii="Times New Roman" w:hAnsi="Times New Roman"/>
            <w:spacing w:val="-4"/>
            <w:highlight w:val="green"/>
            <w:lang w:val="ru-RU"/>
            <w:rPrChange w:id="92" w:author="User" w:date="2016-11-06T20:41:00Z">
              <w:rPr>
                <w:rFonts w:ascii="Times New Roman" w:hAnsi="Times New Roman"/>
                <w:i/>
                <w:spacing w:val="-4"/>
                <w:lang w:val="ru-RU"/>
              </w:rPr>
            </w:rPrChange>
          </w:rPr>
          <w:delText>К</w:delText>
        </w:r>
      </w:del>
      <w:ins w:id="93" w:author="User" w:date="2016-11-07T09:43:00Z">
        <w:del w:id="94" w:author="Ксения Кисанова" w:date="2017-01-19T13:16:00Z">
          <w:r w:rsidRPr="00780C90" w:rsidDel="005D1BAF">
            <w:rPr>
              <w:rFonts w:ascii="Times New Roman" w:hAnsi="Times New Roman"/>
              <w:spacing w:val="-4"/>
              <w:highlight w:val="green"/>
              <w:lang w:val="ru-RU"/>
            </w:rPr>
            <w:delText>,</w:delText>
          </w:r>
        </w:del>
      </w:ins>
      <w:del w:id="95" w:author="Ксения Кисанова" w:date="2017-01-19T13:16:00Z">
        <w:r w:rsidRPr="00780C90" w:rsidDel="005D1BAF">
          <w:rPr>
            <w:rFonts w:ascii="Times New Roman" w:hAnsi="Times New Roman"/>
            <w:spacing w:val="-4"/>
            <w:highlight w:val="green"/>
            <w:lang w:val="ru-RU"/>
          </w:rPr>
          <w:delText xml:space="preserve"> = </w:delText>
        </w:r>
      </w:del>
      <w:ins w:id="96" w:author="User" w:date="2016-11-07T09:43:00Z">
        <w:del w:id="97" w:author="Ксения Кисанова" w:date="2017-01-19T13:16:00Z">
          <w:r w:rsidRPr="00780C90" w:rsidDel="005D1BAF">
            <w:rPr>
              <w:rFonts w:ascii="Times New Roman" w:hAnsi="Times New Roman"/>
              <w:spacing w:val="-4"/>
              <w:highlight w:val="green"/>
              <w:lang w:val="ru-RU"/>
            </w:rPr>
            <w:delText xml:space="preserve">равным </w:delText>
          </w:r>
        </w:del>
      </w:ins>
      <w:del w:id="98" w:author="Ксения Кисанова" w:date="2017-01-19T13:16:00Z">
        <w:r w:rsidRPr="00780C90" w:rsidDel="005D1BAF">
          <w:rPr>
            <w:rFonts w:ascii="Times New Roman" w:hAnsi="Times New Roman"/>
            <w:spacing w:val="-4"/>
            <w:highlight w:val="green"/>
            <w:lang w:val="ru-RU"/>
          </w:rPr>
          <w:delText>10, тем самым сохраняется преемственность в оценках величины сейсмической активности к исследованиям прошлых лет и обеспечивается сопоставимость полученных результатов)</w:delText>
        </w:r>
      </w:del>
      <w:r w:rsidRPr="00780C90">
        <w:rPr>
          <w:rFonts w:ascii="Times New Roman" w:hAnsi="Times New Roman"/>
          <w:spacing w:val="-4"/>
          <w:highlight w:val="green"/>
          <w:lang w:val="ru-RU"/>
        </w:rPr>
        <w:t xml:space="preserve"> значения сейсмической активности </w:t>
      </w:r>
      <w:ins w:id="99" w:author="Ксения Кисанова" w:date="2017-01-19T13:16:00Z">
        <w:r w:rsidRPr="00780C90">
          <w:rPr>
            <w:rFonts w:ascii="Times New Roman" w:hAnsi="Times New Roman"/>
            <w:spacing w:val="-4"/>
            <w:highlight w:val="green"/>
            <w:lang w:val="ru-RU"/>
          </w:rPr>
          <w:t xml:space="preserve">в которой </w:t>
        </w:r>
      </w:ins>
      <w:r w:rsidRPr="00780C90">
        <w:rPr>
          <w:rFonts w:ascii="Times New Roman" w:hAnsi="Times New Roman"/>
          <w:spacing w:val="-4"/>
          <w:highlight w:val="green"/>
          <w:lang w:val="ru-RU"/>
        </w:rPr>
        <w:t>отнесены к центрам узлов координатной сетки.</w:t>
      </w:r>
    </w:p>
    <w:p w14:paraId="29E36F43" w14:textId="77777777" w:rsidR="00C44B28" w:rsidRPr="00780C90" w:rsidRDefault="00C44B28">
      <w:pPr>
        <w:pBdr>
          <w:top w:val="single" w:sz="4" w:space="1" w:color="auto"/>
          <w:left w:val="single" w:sz="4" w:space="4" w:color="auto"/>
          <w:bottom w:val="single" w:sz="4" w:space="1" w:color="auto"/>
          <w:right w:val="single" w:sz="4" w:space="4" w:color="auto"/>
        </w:pBdr>
        <w:spacing w:after="120" w:line="360" w:lineRule="auto"/>
        <w:ind w:firstLine="567"/>
        <w:jc w:val="both"/>
        <w:rPr>
          <w:rFonts w:ascii="Times New Roman" w:hAnsi="Times New Roman"/>
          <w:spacing w:val="-4"/>
          <w:sz w:val="20"/>
          <w:szCs w:val="20"/>
          <w:highlight w:val="green"/>
          <w:lang w:val="ru-RU"/>
        </w:rPr>
        <w:pPrChange w:id="100" w:author="Павел Смирнов" w:date="2016-12-29T11:10:00Z">
          <w:pPr>
            <w:spacing w:after="120"/>
            <w:ind w:firstLine="567"/>
            <w:jc w:val="both"/>
          </w:pPr>
        </w:pPrChange>
      </w:pPr>
      <w:ins w:id="101" w:author="Ксения Кисанова" w:date="2017-01-19T13:17:00Z">
        <w:r w:rsidRPr="00780C90">
          <w:rPr>
            <w:rFonts w:ascii="Times New Roman" w:hAnsi="Times New Roman"/>
            <w:spacing w:val="26"/>
            <w:sz w:val="20"/>
            <w:szCs w:val="20"/>
            <w:highlight w:val="green"/>
            <w:lang w:val="ru-RU"/>
            <w:rPrChange w:id="102" w:author="Ксения Кисанова" w:date="2017-01-19T13:18:00Z">
              <w:rPr>
                <w:rFonts w:ascii="Times New Roman" w:hAnsi="Times New Roman"/>
                <w:spacing w:val="-4"/>
                <w:lang w:val="ru-RU"/>
              </w:rPr>
            </w:rPrChange>
          </w:rPr>
          <w:t>Примечание</w:t>
        </w:r>
        <w:r w:rsidRPr="00780C90">
          <w:rPr>
            <w:rFonts w:ascii="Times New Roman" w:hAnsi="Times New Roman"/>
            <w:spacing w:val="-4"/>
            <w:sz w:val="20"/>
            <w:szCs w:val="20"/>
            <w:highlight w:val="green"/>
            <w:lang w:val="ru-RU"/>
            <w:rPrChange w:id="103" w:author="Ксения Кисанова" w:date="2017-01-19T13:18:00Z">
              <w:rPr>
                <w:rFonts w:ascii="Times New Roman" w:hAnsi="Times New Roman"/>
                <w:spacing w:val="-4"/>
                <w:lang w:val="ru-RU"/>
              </w:rPr>
            </w:rPrChange>
          </w:rPr>
          <w:t xml:space="preserve"> – Магнитуда </w:t>
        </w:r>
        <w:r w:rsidRPr="00780C90">
          <w:rPr>
            <w:rFonts w:ascii="Times New Roman" w:hAnsi="Times New Roman"/>
            <w:i/>
            <w:spacing w:val="-4"/>
            <w:sz w:val="20"/>
            <w:szCs w:val="20"/>
            <w:highlight w:val="green"/>
            <w:rPrChange w:id="104" w:author="Ксения Кисанова" w:date="2017-01-19T13:18:00Z">
              <w:rPr>
                <w:rFonts w:ascii="Times New Roman" w:hAnsi="Times New Roman"/>
                <w:i/>
                <w:spacing w:val="-4"/>
              </w:rPr>
            </w:rPrChange>
          </w:rPr>
          <w:t>M</w:t>
        </w:r>
        <w:r w:rsidRPr="00780C90">
          <w:rPr>
            <w:rFonts w:ascii="Times New Roman" w:hAnsi="Times New Roman"/>
            <w:i/>
            <w:spacing w:val="-4"/>
            <w:sz w:val="20"/>
            <w:szCs w:val="20"/>
            <w:highlight w:val="green"/>
            <w:vertAlign w:val="subscript"/>
            <w:rPrChange w:id="105" w:author="Ксения Кисанова" w:date="2017-01-19T13:18:00Z">
              <w:rPr>
                <w:rFonts w:ascii="Times New Roman" w:hAnsi="Times New Roman"/>
                <w:i/>
                <w:spacing w:val="-4"/>
                <w:vertAlign w:val="subscript"/>
              </w:rPr>
            </w:rPrChange>
          </w:rPr>
          <w:t>S</w:t>
        </w:r>
        <w:r w:rsidRPr="00780C90">
          <w:rPr>
            <w:rFonts w:ascii="Times New Roman" w:hAnsi="Times New Roman"/>
            <w:i/>
            <w:spacing w:val="-4"/>
            <w:sz w:val="20"/>
            <w:szCs w:val="20"/>
            <w:highlight w:val="green"/>
            <w:lang w:val="ru-RU"/>
            <w:rPrChange w:id="106" w:author="Ксения Кисанова" w:date="2017-01-19T13:18:00Z">
              <w:rPr>
                <w:rFonts w:ascii="Times New Roman" w:hAnsi="Times New Roman"/>
                <w:i/>
                <w:spacing w:val="-4"/>
                <w:vertAlign w:val="subscript"/>
                <w:lang w:val="ru-RU"/>
              </w:rPr>
            </w:rPrChange>
          </w:rPr>
          <w:t>,</w:t>
        </w:r>
        <w:r w:rsidRPr="00780C90">
          <w:rPr>
            <w:rFonts w:ascii="Times New Roman" w:hAnsi="Times New Roman"/>
            <w:i/>
            <w:spacing w:val="-4"/>
            <w:sz w:val="20"/>
            <w:szCs w:val="20"/>
            <w:highlight w:val="green"/>
            <w:vertAlign w:val="subscript"/>
            <w:lang w:val="ru-RU"/>
            <w:rPrChange w:id="107" w:author="Ксения Кисанова" w:date="2017-01-19T13:18:00Z">
              <w:rPr>
                <w:rFonts w:ascii="Times New Roman" w:hAnsi="Times New Roman"/>
                <w:i/>
                <w:spacing w:val="-4"/>
                <w:vertAlign w:val="subscript"/>
                <w:lang w:val="ru-RU"/>
              </w:rPr>
            </w:rPrChange>
          </w:rPr>
          <w:t xml:space="preserve"> </w:t>
        </w:r>
        <w:r w:rsidRPr="00780C90">
          <w:rPr>
            <w:rFonts w:ascii="Times New Roman" w:hAnsi="Times New Roman"/>
            <w:spacing w:val="-4"/>
            <w:sz w:val="20"/>
            <w:szCs w:val="20"/>
            <w:highlight w:val="green"/>
            <w:lang w:val="ru-RU"/>
            <w:rPrChange w:id="108" w:author="Ксения Кисанова" w:date="2017-01-19T13:18:00Z">
              <w:rPr>
                <w:rFonts w:ascii="Times New Roman" w:hAnsi="Times New Roman"/>
                <w:spacing w:val="-4"/>
                <w:lang w:val="ru-RU"/>
              </w:rPr>
            </w:rPrChange>
          </w:rPr>
          <w:t xml:space="preserve">равная 3,3, соответствует землетрясениям с энергетическим классом </w:t>
        </w:r>
        <w:r w:rsidRPr="00780C90">
          <w:rPr>
            <w:rFonts w:ascii="Times New Roman" w:hAnsi="Times New Roman"/>
            <w:i/>
            <w:spacing w:val="-4"/>
            <w:sz w:val="20"/>
            <w:szCs w:val="20"/>
            <w:highlight w:val="green"/>
            <w:lang w:val="ru-RU"/>
            <w:rPrChange w:id="109" w:author="Ксения Кисанова" w:date="2017-01-19T13:18:00Z">
              <w:rPr>
                <w:rFonts w:ascii="Times New Roman" w:hAnsi="Times New Roman"/>
                <w:spacing w:val="-4"/>
                <w:lang w:val="ru-RU"/>
              </w:rPr>
            </w:rPrChange>
          </w:rPr>
          <w:t>К</w:t>
        </w:r>
        <w:r w:rsidRPr="00780C90">
          <w:rPr>
            <w:rFonts w:ascii="Times New Roman" w:hAnsi="Times New Roman"/>
            <w:spacing w:val="-4"/>
            <w:sz w:val="20"/>
            <w:szCs w:val="20"/>
            <w:highlight w:val="green"/>
            <w:lang w:val="ru-RU"/>
            <w:rPrChange w:id="110" w:author="Ксения Кисанова" w:date="2017-01-19T13:18:00Z">
              <w:rPr>
                <w:rFonts w:ascii="Times New Roman" w:hAnsi="Times New Roman"/>
                <w:spacing w:val="-4"/>
                <w:lang w:val="ru-RU"/>
              </w:rPr>
            </w:rPrChange>
          </w:rPr>
          <w:t>, равным 10, тем самым сохраняется преемственность в оценках величины сейсмической активности к исследованиям</w:t>
        </w:r>
      </w:ins>
      <w:r w:rsidRPr="00780C90">
        <w:rPr>
          <w:rFonts w:ascii="Times New Roman" w:hAnsi="Times New Roman"/>
          <w:spacing w:val="-4"/>
          <w:sz w:val="20"/>
          <w:szCs w:val="20"/>
          <w:highlight w:val="green"/>
          <w:lang w:val="ru-RU"/>
        </w:rPr>
        <w:t>и</w:t>
      </w:r>
      <w:ins w:id="111" w:author="Ксения Кисанова" w:date="2017-01-19T13:17:00Z">
        <w:r w:rsidRPr="00780C90">
          <w:rPr>
            <w:rFonts w:ascii="Times New Roman" w:hAnsi="Times New Roman"/>
            <w:spacing w:val="-4"/>
            <w:sz w:val="20"/>
            <w:szCs w:val="20"/>
            <w:highlight w:val="green"/>
            <w:lang w:val="ru-RU"/>
            <w:rPrChange w:id="112" w:author="Ксения Кисанова" w:date="2017-01-19T13:18:00Z">
              <w:rPr>
                <w:rFonts w:ascii="Times New Roman" w:hAnsi="Times New Roman"/>
                <w:spacing w:val="-4"/>
                <w:lang w:val="ru-RU"/>
              </w:rPr>
            </w:rPrChange>
          </w:rPr>
          <w:t xml:space="preserve"> прошлых лет и обеспечивается сопоставимость полученных результатов</w:t>
        </w:r>
      </w:ins>
      <w:ins w:id="113" w:author="Ксения Кисанова" w:date="2017-01-19T13:18:00Z">
        <w:r w:rsidRPr="00780C90">
          <w:rPr>
            <w:rFonts w:ascii="Times New Roman" w:hAnsi="Times New Roman"/>
            <w:spacing w:val="-4"/>
            <w:sz w:val="20"/>
            <w:szCs w:val="20"/>
            <w:highlight w:val="green"/>
            <w:lang w:val="ru-RU"/>
            <w:rPrChange w:id="114" w:author="Ксения Кисанова" w:date="2017-01-19T13:18:00Z">
              <w:rPr>
                <w:rFonts w:ascii="Times New Roman" w:hAnsi="Times New Roman"/>
                <w:spacing w:val="-4"/>
                <w:lang w:val="ru-RU"/>
              </w:rPr>
            </w:rPrChange>
          </w:rPr>
          <w:t>.</w:t>
        </w:r>
      </w:ins>
    </w:p>
    <w:p w14:paraId="15302187" w14:textId="77777777" w:rsidR="00C11E7E" w:rsidRPr="00D865E5" w:rsidRDefault="00C44B28" w:rsidP="004876FD">
      <w:pPr>
        <w:pStyle w:val="15"/>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b/>
          <w:bCs/>
          <w:color w:val="000000"/>
          <w:lang w:val="ru-RU"/>
        </w:rPr>
      </w:pPr>
      <w:r w:rsidRPr="00780C90">
        <w:rPr>
          <w:rFonts w:ascii="Times New Roman" w:hAnsi="Times New Roman" w:cs="Times New Roman"/>
          <w:highlight w:val="green"/>
          <w:lang w:val="ru-RU"/>
        </w:rPr>
        <w:t>[СП 286.1325800.2016, статья 3.</w:t>
      </w:r>
      <w:r w:rsidR="004876FD" w:rsidRPr="00780C90">
        <w:rPr>
          <w:rFonts w:ascii="Times New Roman" w:hAnsi="Times New Roman" w:cs="Times New Roman"/>
          <w:highlight w:val="green"/>
          <w:lang w:val="ru-RU"/>
        </w:rPr>
        <w:t>11</w:t>
      </w:r>
      <w:r w:rsidRPr="00780C90">
        <w:rPr>
          <w:rFonts w:ascii="Times New Roman" w:hAnsi="Times New Roman" w:cs="Times New Roman"/>
          <w:highlight w:val="green"/>
          <w:lang w:val="ru-RU"/>
        </w:rPr>
        <w:t>]</w:t>
      </w:r>
    </w:p>
    <w:p w14:paraId="7282F6C1" w14:textId="77777777" w:rsidR="002D54BA" w:rsidRPr="00780C90" w:rsidRDefault="002D54BA">
      <w:pPr>
        <w:spacing w:after="120" w:line="360" w:lineRule="auto"/>
        <w:ind w:firstLine="567"/>
        <w:jc w:val="both"/>
        <w:rPr>
          <w:rFonts w:ascii="Times New Roman" w:hAnsi="Times New Roman"/>
          <w:b/>
          <w:highlight w:val="green"/>
          <w:lang w:val="ru-RU"/>
        </w:rPr>
        <w:pPrChange w:id="115" w:author="Павел Смирнов" w:date="2016-12-29T11:10:00Z">
          <w:pPr>
            <w:spacing w:after="120"/>
            <w:ind w:firstLine="567"/>
            <w:jc w:val="both"/>
          </w:pPr>
        </w:pPrChange>
      </w:pPr>
      <w:r w:rsidRPr="00780C90">
        <w:rPr>
          <w:rFonts w:ascii="Times New Roman" w:hAnsi="Times New Roman"/>
          <w:highlight w:val="green"/>
          <w:lang w:val="ru-RU"/>
          <w:rPrChange w:id="116" w:author="User" w:date="2016-11-06T20:37:00Z">
            <w:rPr>
              <w:rFonts w:ascii="Times New Roman" w:hAnsi="Times New Roman"/>
              <w:b/>
              <w:lang w:val="ru-RU"/>
            </w:rPr>
          </w:rPrChange>
        </w:rPr>
        <w:t>3.</w:t>
      </w:r>
      <w:r w:rsidRPr="00780C90">
        <w:rPr>
          <w:rFonts w:ascii="Times New Roman" w:hAnsi="Times New Roman"/>
          <w:highlight w:val="green"/>
          <w:lang w:val="ru-RU"/>
        </w:rPr>
        <w:t>7</w:t>
      </w:r>
      <w:r w:rsidRPr="00780C90">
        <w:rPr>
          <w:rFonts w:ascii="Times New Roman" w:hAnsi="Times New Roman"/>
          <w:b/>
          <w:highlight w:val="green"/>
          <w:lang w:val="ru-RU"/>
        </w:rPr>
        <w:t xml:space="preserve"> </w:t>
      </w:r>
    </w:p>
    <w:p w14:paraId="25414B97" w14:textId="77777777" w:rsidR="002D54BA" w:rsidRPr="00780C90" w:rsidRDefault="002D54BA" w:rsidP="002D54BA">
      <w:pPr>
        <w:pBdr>
          <w:top w:val="single" w:sz="4" w:space="1" w:color="auto"/>
          <w:left w:val="single" w:sz="4" w:space="4" w:color="auto"/>
          <w:bottom w:val="single" w:sz="4" w:space="1" w:color="auto"/>
          <w:right w:val="single" w:sz="4" w:space="4" w:color="auto"/>
        </w:pBdr>
        <w:spacing w:after="120" w:line="360" w:lineRule="auto"/>
        <w:ind w:firstLine="567"/>
        <w:jc w:val="both"/>
        <w:rPr>
          <w:rFonts w:ascii="Times New Roman" w:hAnsi="Times New Roman"/>
          <w:color w:val="000000"/>
          <w:highlight w:val="green"/>
          <w:lang w:val="ru-RU"/>
        </w:rPr>
      </w:pPr>
      <w:r w:rsidRPr="00780C90">
        <w:rPr>
          <w:rFonts w:ascii="Times New Roman" w:hAnsi="Times New Roman"/>
          <w:b/>
          <w:color w:val="000000"/>
          <w:highlight w:val="green"/>
          <w:lang w:val="ru-RU"/>
        </w:rPr>
        <w:t>общее сейсмическое районирование</w:t>
      </w:r>
      <w:ins w:id="117" w:author="User" w:date="2016-11-06T20:47:00Z">
        <w:r w:rsidRPr="00780C90">
          <w:rPr>
            <w:rFonts w:ascii="Times New Roman" w:hAnsi="Times New Roman"/>
            <w:b/>
            <w:color w:val="000000"/>
            <w:highlight w:val="green"/>
            <w:lang w:val="ru-RU"/>
          </w:rPr>
          <w:t>;</w:t>
        </w:r>
      </w:ins>
      <w:r w:rsidRPr="00780C90">
        <w:rPr>
          <w:rFonts w:ascii="Times New Roman" w:hAnsi="Times New Roman"/>
          <w:b/>
          <w:color w:val="000000"/>
          <w:highlight w:val="green"/>
          <w:lang w:val="ru-RU"/>
        </w:rPr>
        <w:t xml:space="preserve"> </w:t>
      </w:r>
      <w:del w:id="118" w:author="User" w:date="2016-11-06T20:47:00Z">
        <w:r w:rsidRPr="00780C90" w:rsidDel="007107F5">
          <w:rPr>
            <w:rFonts w:ascii="Times New Roman" w:hAnsi="Times New Roman"/>
            <w:b/>
            <w:color w:val="000000"/>
            <w:highlight w:val="green"/>
            <w:lang w:val="ru-RU"/>
          </w:rPr>
          <w:delText>(</w:delText>
        </w:r>
      </w:del>
      <w:r w:rsidRPr="00780C90">
        <w:rPr>
          <w:rFonts w:ascii="Times New Roman" w:hAnsi="Times New Roman"/>
          <w:color w:val="000000"/>
          <w:highlight w:val="green"/>
          <w:lang w:val="ru-RU"/>
          <w:rPrChange w:id="119" w:author="User" w:date="2016-11-06T20:47:00Z">
            <w:rPr>
              <w:rFonts w:ascii="Times New Roman" w:hAnsi="Times New Roman"/>
              <w:b/>
              <w:color w:val="000000"/>
              <w:lang w:val="ru-RU"/>
            </w:rPr>
          </w:rPrChange>
        </w:rPr>
        <w:t>ОСР</w:t>
      </w:r>
      <w:del w:id="120" w:author="User" w:date="2016-11-06T20:47:00Z">
        <w:r w:rsidRPr="00780C90" w:rsidDel="007107F5">
          <w:rPr>
            <w:rFonts w:ascii="Times New Roman" w:hAnsi="Times New Roman"/>
            <w:color w:val="000000"/>
            <w:highlight w:val="green"/>
            <w:lang w:val="ru-RU"/>
            <w:rPrChange w:id="121" w:author="Ксения Кисанова" w:date="2017-01-19T13:19:00Z">
              <w:rPr>
                <w:rFonts w:ascii="Times New Roman" w:hAnsi="Times New Roman"/>
                <w:b/>
                <w:color w:val="000000"/>
                <w:lang w:val="ru-RU"/>
              </w:rPr>
            </w:rPrChange>
          </w:rPr>
          <w:delText>)</w:delText>
        </w:r>
      </w:del>
      <w:r w:rsidRPr="00780C90">
        <w:rPr>
          <w:rFonts w:ascii="Times New Roman" w:hAnsi="Times New Roman"/>
          <w:color w:val="000000"/>
          <w:highlight w:val="green"/>
          <w:lang w:val="ru-RU"/>
          <w:rPrChange w:id="122" w:author="Ксения Кисанова" w:date="2017-01-19T13:19:00Z">
            <w:rPr>
              <w:rFonts w:ascii="Times New Roman" w:hAnsi="Times New Roman"/>
              <w:b/>
              <w:color w:val="000000"/>
              <w:lang w:val="ru-RU"/>
            </w:rPr>
          </w:rPrChange>
        </w:rPr>
        <w:t>:</w:t>
      </w:r>
      <w:r w:rsidRPr="00780C90">
        <w:rPr>
          <w:rFonts w:ascii="Times New Roman" w:hAnsi="Times New Roman"/>
          <w:b/>
          <w:color w:val="000000"/>
          <w:highlight w:val="green"/>
          <w:lang w:val="ru-RU"/>
        </w:rPr>
        <w:t xml:space="preserve"> </w:t>
      </w:r>
      <w:r w:rsidRPr="00780C90">
        <w:rPr>
          <w:rFonts w:ascii="Times New Roman" w:hAnsi="Times New Roman"/>
          <w:color w:val="000000"/>
          <w:highlight w:val="green"/>
          <w:lang w:val="ru-RU"/>
        </w:rPr>
        <w:t>Метод сейсмического районирования</w:t>
      </w:r>
      <w:r w:rsidRPr="00780C90">
        <w:rPr>
          <w:rFonts w:ascii="Times New Roman" w:hAnsi="Times New Roman"/>
          <w:b/>
          <w:color w:val="000000"/>
          <w:highlight w:val="green"/>
          <w:lang w:val="ru-RU"/>
        </w:rPr>
        <w:t xml:space="preserve">, </w:t>
      </w:r>
      <w:r w:rsidRPr="00780C90">
        <w:rPr>
          <w:rFonts w:ascii="Times New Roman" w:hAnsi="Times New Roman"/>
          <w:color w:val="000000"/>
          <w:highlight w:val="green"/>
          <w:lang w:val="ru-RU"/>
        </w:rPr>
        <w:t xml:space="preserve">заключающийся в оценке нормативной сейсмичности районов на </w:t>
      </w:r>
      <w:r w:rsidRPr="00780C90">
        <w:rPr>
          <w:rFonts w:ascii="Times New Roman" w:hAnsi="Times New Roman"/>
          <w:color w:val="000000"/>
          <w:highlight w:val="green"/>
          <w:lang w:val="ru-RU"/>
        </w:rPr>
        <w:lastRenderedPageBreak/>
        <w:t>территории всей страны для нормативных периодов повторяемости. Масштаб карт ОСР 1:2</w:t>
      </w:r>
      <w:r w:rsidRPr="00780C90">
        <w:rPr>
          <w:rFonts w:ascii="Times New Roman" w:hAnsi="Times New Roman"/>
          <w:color w:val="000000"/>
          <w:highlight w:val="green"/>
        </w:rPr>
        <w:t> </w:t>
      </w:r>
      <w:r w:rsidRPr="00780C90">
        <w:rPr>
          <w:rFonts w:ascii="Times New Roman" w:hAnsi="Times New Roman"/>
          <w:color w:val="000000"/>
          <w:highlight w:val="green"/>
          <w:lang w:val="ru-RU"/>
        </w:rPr>
        <w:t>500</w:t>
      </w:r>
      <w:ins w:id="123" w:author="User" w:date="2016-11-07T09:44:00Z">
        <w:del w:id="124" w:author="Ксения Кисанова" w:date="2017-01-19T13:19:00Z">
          <w:r w:rsidRPr="00780C90" w:rsidDel="005D1BAF">
            <w:rPr>
              <w:rFonts w:ascii="Times New Roman" w:hAnsi="Times New Roman"/>
              <w:color w:val="000000"/>
              <w:highlight w:val="green"/>
              <w:lang w:val="ru-RU"/>
            </w:rPr>
            <w:delText xml:space="preserve"> </w:delText>
          </w:r>
        </w:del>
      </w:ins>
      <w:ins w:id="125" w:author="Ксения Кисанова" w:date="2017-01-19T13:19:00Z">
        <w:r w:rsidRPr="00780C90">
          <w:rPr>
            <w:rFonts w:ascii="Times New Roman" w:hAnsi="Times New Roman"/>
            <w:color w:val="000000"/>
            <w:highlight w:val="green"/>
            <w:lang w:val="ru-RU"/>
          </w:rPr>
          <w:t> </w:t>
        </w:r>
      </w:ins>
      <w:r w:rsidRPr="00780C90">
        <w:rPr>
          <w:rFonts w:ascii="Times New Roman" w:hAnsi="Times New Roman"/>
          <w:color w:val="000000"/>
          <w:highlight w:val="green"/>
          <w:lang w:val="ru-RU"/>
        </w:rPr>
        <w:t>000</w:t>
      </w:r>
      <w:ins w:id="126" w:author="Ксения Кисанова" w:date="2017-01-19T13:19:00Z">
        <w:r w:rsidRPr="00780C90">
          <w:rPr>
            <w:rFonts w:ascii="Times New Roman" w:hAnsi="Times New Roman"/>
            <w:color w:val="000000"/>
            <w:highlight w:val="green"/>
            <w:lang w:val="ru-RU"/>
          </w:rPr>
          <w:t>–</w:t>
        </w:r>
      </w:ins>
      <w:ins w:id="127" w:author="User" w:date="2016-11-09T14:22:00Z">
        <w:del w:id="128" w:author="Ксения Кисанова" w:date="2017-01-19T13:19:00Z">
          <w:r w:rsidRPr="00780C90" w:rsidDel="005D1BAF">
            <w:rPr>
              <w:rFonts w:ascii="Times New Roman" w:hAnsi="Times New Roman"/>
              <w:color w:val="000000"/>
              <w:highlight w:val="green"/>
              <w:lang w:val="ru-RU"/>
            </w:rPr>
            <w:delText>÷</w:delText>
          </w:r>
        </w:del>
      </w:ins>
      <w:del w:id="129" w:author="User" w:date="2016-11-09T14:22:00Z">
        <w:r w:rsidRPr="00780C90" w:rsidDel="004A4AD8">
          <w:rPr>
            <w:rFonts w:ascii="Times New Roman" w:hAnsi="Times New Roman"/>
            <w:color w:val="000000"/>
            <w:highlight w:val="green"/>
            <w:lang w:val="ru-RU"/>
          </w:rPr>
          <w:delText>–</w:delText>
        </w:r>
      </w:del>
      <w:r w:rsidRPr="00780C90">
        <w:rPr>
          <w:rFonts w:ascii="Times New Roman" w:hAnsi="Times New Roman"/>
          <w:color w:val="000000"/>
          <w:highlight w:val="green"/>
          <w:lang w:val="ru-RU"/>
        </w:rPr>
        <w:t>1:8</w:t>
      </w:r>
      <w:r w:rsidRPr="00780C90">
        <w:rPr>
          <w:rFonts w:ascii="Times New Roman" w:hAnsi="Times New Roman"/>
          <w:color w:val="000000"/>
          <w:highlight w:val="green"/>
        </w:rPr>
        <w:t> </w:t>
      </w:r>
      <w:r w:rsidRPr="00780C90">
        <w:rPr>
          <w:rFonts w:ascii="Times New Roman" w:hAnsi="Times New Roman"/>
          <w:color w:val="000000"/>
          <w:highlight w:val="green"/>
          <w:lang w:val="ru-RU"/>
        </w:rPr>
        <w:t>000</w:t>
      </w:r>
      <w:r w:rsidRPr="00780C90">
        <w:rPr>
          <w:rFonts w:ascii="Times New Roman" w:hAnsi="Times New Roman"/>
          <w:color w:val="000000"/>
          <w:highlight w:val="green"/>
        </w:rPr>
        <w:t> </w:t>
      </w:r>
      <w:r w:rsidRPr="00780C90">
        <w:rPr>
          <w:rFonts w:ascii="Times New Roman" w:hAnsi="Times New Roman"/>
          <w:color w:val="000000"/>
          <w:highlight w:val="green"/>
          <w:lang w:val="ru-RU"/>
        </w:rPr>
        <w:t>000.</w:t>
      </w:r>
      <w:ins w:id="130" w:author="Ксения Кисанова" w:date="2017-01-19T13:19:00Z">
        <w:r w:rsidRPr="00780C90">
          <w:rPr>
            <w:rFonts w:ascii="Times New Roman" w:hAnsi="Times New Roman"/>
            <w:color w:val="000000"/>
            <w:highlight w:val="green"/>
            <w:lang w:val="ru-RU"/>
          </w:rPr>
          <w:t xml:space="preserve"> При ОСР гарантировано выделение структур, способных генерировать землетрясения с магнитудой выше 6.</w:t>
        </w:r>
      </w:ins>
    </w:p>
    <w:p w14:paraId="54FDB4E6" w14:textId="77777777" w:rsidR="002D54BA" w:rsidRPr="00D865E5" w:rsidRDefault="002D54BA" w:rsidP="002D54BA">
      <w:pPr>
        <w:pStyle w:val="15"/>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olor w:val="000000"/>
          <w:lang w:val="ru-RU"/>
        </w:rPr>
      </w:pPr>
      <w:r w:rsidRPr="00780C90">
        <w:rPr>
          <w:rFonts w:ascii="Times New Roman" w:hAnsi="Times New Roman" w:cs="Times New Roman"/>
          <w:highlight w:val="green"/>
          <w:lang w:val="ru-RU"/>
        </w:rPr>
        <w:t>[СП 286.1325800.2016, статья 3.12]</w:t>
      </w:r>
    </w:p>
    <w:p w14:paraId="2411BB9D" w14:textId="77777777" w:rsidR="00494F6B" w:rsidRPr="00D865E5" w:rsidRDefault="00A73B22" w:rsidP="002C063F">
      <w:pPr>
        <w:pStyle w:val="a8"/>
        <w:shd w:val="clear" w:color="auto" w:fill="FFFFFF"/>
        <w:spacing w:before="0" w:beforeAutospacing="0" w:after="0" w:afterAutospacing="0" w:line="360" w:lineRule="auto"/>
        <w:ind w:firstLine="567"/>
        <w:jc w:val="both"/>
        <w:rPr>
          <w:rStyle w:val="goto"/>
          <w:rFonts w:ascii="Times New Roman" w:hAnsi="Times New Roman" w:cs="Times New Roman"/>
          <w:color w:val="000000"/>
          <w:lang w:val="ru-RU"/>
        </w:rPr>
      </w:pPr>
      <w:r w:rsidRPr="00D865E5">
        <w:rPr>
          <w:rStyle w:val="goto"/>
          <w:rFonts w:ascii="Times New Roman" w:hAnsi="Times New Roman" w:cs="Times New Roman"/>
          <w:bCs/>
          <w:color w:val="000000"/>
          <w:lang w:val="ru-RU"/>
        </w:rPr>
        <w:t>3.</w:t>
      </w:r>
      <w:r w:rsidR="0074454B" w:rsidRPr="00D865E5">
        <w:rPr>
          <w:rStyle w:val="goto"/>
          <w:rFonts w:ascii="Times New Roman" w:hAnsi="Times New Roman" w:cs="Times New Roman"/>
          <w:bCs/>
          <w:color w:val="000000"/>
          <w:lang w:val="ru-RU"/>
        </w:rPr>
        <w:t>8</w:t>
      </w:r>
      <w:r w:rsidR="00494F6B" w:rsidRPr="00D865E5">
        <w:rPr>
          <w:rStyle w:val="goto"/>
          <w:rFonts w:ascii="Times New Roman" w:hAnsi="Times New Roman" w:cs="Times New Roman"/>
          <w:b/>
          <w:bCs/>
          <w:color w:val="000000"/>
          <w:lang w:val="ru-RU"/>
        </w:rPr>
        <w:t xml:space="preserve"> опасные геологические процессы</w:t>
      </w:r>
      <w:r w:rsidR="00494F6B" w:rsidRPr="00D865E5">
        <w:rPr>
          <w:rStyle w:val="goto"/>
          <w:rFonts w:ascii="Times New Roman" w:hAnsi="Times New Roman" w:cs="Times New Roman"/>
          <w:b/>
          <w:color w:val="000000"/>
          <w:lang w:val="ru-RU"/>
        </w:rPr>
        <w:t>:</w:t>
      </w:r>
      <w:r w:rsidR="00494F6B" w:rsidRPr="00D865E5">
        <w:rPr>
          <w:rStyle w:val="goto"/>
          <w:rFonts w:ascii="Times New Roman" w:hAnsi="Times New Roman" w:cs="Times New Roman"/>
          <w:color w:val="000000"/>
          <w:lang w:val="ru-RU"/>
        </w:rPr>
        <w:t xml:space="preserve"> </w:t>
      </w:r>
      <w:r w:rsidR="00885309" w:rsidRPr="00D865E5">
        <w:rPr>
          <w:rStyle w:val="goto"/>
          <w:rFonts w:ascii="Times New Roman" w:hAnsi="Times New Roman" w:cs="Times New Roman"/>
          <w:color w:val="000000"/>
          <w:lang w:val="ru-RU"/>
        </w:rPr>
        <w:t>Г</w:t>
      </w:r>
      <w:r w:rsidR="00494F6B" w:rsidRPr="00D865E5">
        <w:rPr>
          <w:rStyle w:val="goto"/>
          <w:rFonts w:ascii="Times New Roman" w:hAnsi="Times New Roman" w:cs="Times New Roman"/>
          <w:color w:val="000000"/>
          <w:lang w:val="ru-RU"/>
        </w:rPr>
        <w:t>еологические процессы, активизирующиеся при сейсмических воздействиях.</w:t>
      </w:r>
    </w:p>
    <w:p w14:paraId="57574AA1" w14:textId="77777777" w:rsidR="00764524" w:rsidRPr="00780C90" w:rsidRDefault="00764524">
      <w:pPr>
        <w:spacing w:after="120" w:line="360" w:lineRule="auto"/>
        <w:ind w:firstLine="567"/>
        <w:jc w:val="both"/>
        <w:rPr>
          <w:rFonts w:ascii="Times New Roman" w:hAnsi="Times New Roman"/>
          <w:b/>
          <w:color w:val="000000"/>
          <w:highlight w:val="green"/>
          <w:lang w:val="ru-RU"/>
        </w:rPr>
        <w:pPrChange w:id="131" w:author="Павел Смирнов" w:date="2016-12-29T11:10:00Z">
          <w:pPr>
            <w:spacing w:after="120"/>
            <w:ind w:firstLine="567"/>
            <w:jc w:val="both"/>
          </w:pPr>
        </w:pPrChange>
      </w:pPr>
      <w:r w:rsidRPr="00780C90">
        <w:rPr>
          <w:rFonts w:ascii="Times New Roman" w:hAnsi="Times New Roman"/>
          <w:color w:val="000000"/>
          <w:highlight w:val="green"/>
          <w:lang w:val="ru-RU"/>
          <w:rPrChange w:id="132" w:author="User" w:date="2016-11-06T20:37:00Z">
            <w:rPr>
              <w:rFonts w:ascii="Times New Roman" w:hAnsi="Times New Roman"/>
              <w:b/>
              <w:color w:val="000000"/>
              <w:lang w:val="ru-RU"/>
            </w:rPr>
          </w:rPrChange>
        </w:rPr>
        <w:t>3.</w:t>
      </w:r>
      <w:r w:rsidRPr="00780C90">
        <w:rPr>
          <w:rFonts w:ascii="Times New Roman" w:hAnsi="Times New Roman"/>
          <w:color w:val="000000"/>
          <w:highlight w:val="green"/>
          <w:lang w:val="ru-RU"/>
        </w:rPr>
        <w:t>9</w:t>
      </w:r>
      <w:r w:rsidRPr="00780C90">
        <w:rPr>
          <w:rFonts w:ascii="Times New Roman" w:hAnsi="Times New Roman"/>
          <w:b/>
          <w:color w:val="000000"/>
          <w:highlight w:val="green"/>
          <w:lang w:val="ru-RU"/>
        </w:rPr>
        <w:t xml:space="preserve"> </w:t>
      </w:r>
    </w:p>
    <w:p w14:paraId="4AD6DF19" w14:textId="77777777" w:rsidR="00764524" w:rsidRPr="00780C90" w:rsidRDefault="00764524" w:rsidP="00764524">
      <w:pPr>
        <w:pBdr>
          <w:top w:val="single" w:sz="4" w:space="1" w:color="auto"/>
          <w:left w:val="single" w:sz="4" w:space="4" w:color="auto"/>
          <w:bottom w:val="single" w:sz="4" w:space="1" w:color="auto"/>
          <w:right w:val="single" w:sz="4" w:space="4" w:color="auto"/>
        </w:pBdr>
        <w:spacing w:after="120" w:line="360" w:lineRule="auto"/>
        <w:ind w:firstLine="567"/>
        <w:jc w:val="both"/>
        <w:rPr>
          <w:rFonts w:ascii="Times New Roman" w:hAnsi="Times New Roman"/>
          <w:spacing w:val="-4"/>
          <w:highlight w:val="green"/>
          <w:lang w:val="ru-RU"/>
        </w:rPr>
      </w:pPr>
      <w:r w:rsidRPr="00780C90">
        <w:rPr>
          <w:rFonts w:ascii="Times New Roman" w:hAnsi="Times New Roman"/>
          <w:b/>
          <w:color w:val="000000"/>
          <w:highlight w:val="green"/>
          <w:lang w:val="ru-RU"/>
        </w:rPr>
        <w:t>п</w:t>
      </w:r>
      <w:r w:rsidRPr="00780C90">
        <w:rPr>
          <w:rFonts w:ascii="Times New Roman" w:hAnsi="Times New Roman"/>
          <w:b/>
          <w:bCs/>
          <w:spacing w:val="-4"/>
          <w:highlight w:val="green"/>
          <w:lang w:val="ru-RU"/>
        </w:rPr>
        <w:t xml:space="preserve">алеосейсмодислокации: </w:t>
      </w:r>
      <w:r w:rsidRPr="00780C90">
        <w:rPr>
          <w:rFonts w:ascii="Times New Roman" w:hAnsi="Times New Roman"/>
          <w:spacing w:val="-4"/>
          <w:highlight w:val="green"/>
          <w:lang w:val="ru-RU"/>
        </w:rPr>
        <w:t xml:space="preserve">Следы на поверхности земли, оставленные палеоземлетрясениями. </w:t>
      </w:r>
      <w:del w:id="133" w:author="Ксения Кисанова" w:date="2017-01-19T13:21:00Z">
        <w:r w:rsidRPr="00780C90" w:rsidDel="005D1BAF">
          <w:rPr>
            <w:rFonts w:ascii="Times New Roman" w:hAnsi="Times New Roman"/>
            <w:spacing w:val="-4"/>
            <w:highlight w:val="green"/>
            <w:lang w:val="ru-RU"/>
          </w:rPr>
          <w:delText>По отношению к очагу землетрясения</w:delText>
        </w:r>
      </w:del>
      <w:ins w:id="134" w:author="Ксения Кисанова" w:date="2017-01-19T13:21:00Z">
        <w:r w:rsidRPr="00780C90">
          <w:rPr>
            <w:rFonts w:ascii="Times New Roman" w:hAnsi="Times New Roman"/>
            <w:spacing w:val="-4"/>
            <w:highlight w:val="green"/>
            <w:lang w:val="ru-RU"/>
          </w:rPr>
          <w:t>Выделяют первичные</w:t>
        </w:r>
      </w:ins>
      <w:ins w:id="135" w:author="User" w:date="2016-11-07T09:44:00Z">
        <w:r w:rsidRPr="00780C90">
          <w:rPr>
            <w:rFonts w:ascii="Times New Roman" w:hAnsi="Times New Roman"/>
            <w:spacing w:val="-4"/>
            <w:highlight w:val="green"/>
            <w:lang w:val="ru-RU"/>
          </w:rPr>
          <w:t xml:space="preserve"> </w:t>
        </w:r>
      </w:ins>
      <w:r w:rsidRPr="00780C90">
        <w:rPr>
          <w:rFonts w:ascii="Times New Roman" w:hAnsi="Times New Roman"/>
          <w:spacing w:val="-4"/>
          <w:highlight w:val="green"/>
          <w:lang w:val="ru-RU"/>
        </w:rPr>
        <w:t>палеосейсмодислокации</w:t>
      </w:r>
      <w:ins w:id="136" w:author="Ксения Кисанова" w:date="2017-01-19T13:21:00Z">
        <w:r w:rsidRPr="00780C90">
          <w:rPr>
            <w:rFonts w:ascii="Times New Roman" w:hAnsi="Times New Roman"/>
            <w:spacing w:val="-4"/>
            <w:highlight w:val="green"/>
            <w:lang w:val="ru-RU"/>
          </w:rPr>
          <w:t>,</w:t>
        </w:r>
      </w:ins>
      <w:r w:rsidRPr="00780C90">
        <w:rPr>
          <w:rFonts w:ascii="Times New Roman" w:hAnsi="Times New Roman"/>
          <w:spacing w:val="-4"/>
          <w:highlight w:val="green"/>
          <w:lang w:val="ru-RU"/>
        </w:rPr>
        <w:t xml:space="preserve"> </w:t>
      </w:r>
      <w:del w:id="137" w:author="Ксения Кисанова" w:date="2017-01-19T13:21:00Z">
        <w:r w:rsidRPr="00780C90" w:rsidDel="005D1BAF">
          <w:rPr>
            <w:rFonts w:ascii="Times New Roman" w:hAnsi="Times New Roman"/>
            <w:spacing w:val="-4"/>
            <w:highlight w:val="green"/>
            <w:lang w:val="ru-RU"/>
          </w:rPr>
          <w:delText xml:space="preserve">разделяются на две большие группы </w:delText>
        </w:r>
      </w:del>
      <w:ins w:id="138" w:author="Павел Смирнов" w:date="2016-12-29T13:18:00Z">
        <w:del w:id="139" w:author="Ксения Кисанова" w:date="2017-01-19T13:21:00Z">
          <w:r w:rsidRPr="00780C90" w:rsidDel="005D1BAF">
            <w:rPr>
              <w:rFonts w:ascii="Times New Roman" w:hAnsi="Times New Roman"/>
              <w:spacing w:val="-4"/>
              <w:highlight w:val="green"/>
              <w:lang w:val="ru-RU"/>
            </w:rPr>
            <w:delText>–</w:delText>
          </w:r>
        </w:del>
      </w:ins>
      <w:ins w:id="140" w:author="User" w:date="2016-11-07T09:44:00Z">
        <w:del w:id="141" w:author="Ксения Кисанова" w:date="2017-01-19T13:21:00Z">
          <w:r w:rsidRPr="00780C90" w:rsidDel="005D1BAF">
            <w:rPr>
              <w:rFonts w:ascii="Times New Roman" w:hAnsi="Times New Roman"/>
              <w:spacing w:val="-4"/>
              <w:highlight w:val="green"/>
              <w:lang w:val="ru-RU"/>
            </w:rPr>
            <w:delText>—</w:delText>
          </w:r>
        </w:del>
      </w:ins>
      <w:del w:id="142" w:author="Ксения Кисанова" w:date="2017-01-19T13:21:00Z">
        <w:r w:rsidRPr="00780C90" w:rsidDel="005D1BAF">
          <w:rPr>
            <w:rFonts w:ascii="Times New Roman" w:hAnsi="Times New Roman"/>
            <w:spacing w:val="-4"/>
            <w:highlight w:val="green"/>
            <w:lang w:val="ru-RU"/>
          </w:rPr>
          <w:delText>– первичные и вторичные. К первичным</w:delText>
        </w:r>
      </w:del>
      <w:ins w:id="143" w:author="Ксения Кисанова" w:date="2017-01-19T13:21:00Z">
        <w:r w:rsidRPr="00780C90">
          <w:rPr>
            <w:rFonts w:ascii="Times New Roman" w:hAnsi="Times New Roman"/>
            <w:spacing w:val="-4"/>
            <w:highlight w:val="green"/>
            <w:lang w:val="ru-RU"/>
          </w:rPr>
          <w:t>к которым</w:t>
        </w:r>
      </w:ins>
      <w:r w:rsidRPr="00780C90">
        <w:rPr>
          <w:rFonts w:ascii="Times New Roman" w:hAnsi="Times New Roman"/>
          <w:spacing w:val="-4"/>
          <w:highlight w:val="green"/>
          <w:lang w:val="ru-RU"/>
        </w:rPr>
        <w:t xml:space="preserve"> относятся </w:t>
      </w:r>
      <w:r w:rsidRPr="00780C90">
        <w:rPr>
          <w:rFonts w:ascii="Times New Roman" w:hAnsi="Times New Roman"/>
          <w:spacing w:val="-4"/>
          <w:highlight w:val="green"/>
          <w:lang w:val="ru-RU"/>
          <w:rPrChange w:id="144" w:author="User" w:date="2016-11-06T20:40:00Z">
            <w:rPr>
              <w:rFonts w:ascii="Times New Roman" w:hAnsi="Times New Roman"/>
              <w:b/>
              <w:spacing w:val="-4"/>
              <w:lang w:val="ru-RU"/>
            </w:rPr>
          </w:rPrChange>
        </w:rPr>
        <w:t>сейсмотектонические разрывы</w:t>
      </w:r>
      <w:del w:id="145" w:author="User" w:date="2016-11-06T20:40:00Z">
        <w:r w:rsidRPr="00780C90" w:rsidDel="00DC4FEA">
          <w:rPr>
            <w:rFonts w:ascii="Times New Roman" w:hAnsi="Times New Roman"/>
            <w:spacing w:val="-4"/>
            <w:highlight w:val="green"/>
            <w:lang w:val="ru-RU"/>
          </w:rPr>
          <w:delText>. К</w:delText>
        </w:r>
      </w:del>
      <w:ins w:id="146" w:author="Ксения Кисанова" w:date="2017-01-19T13:22:00Z">
        <w:r w:rsidRPr="00780C90">
          <w:rPr>
            <w:rFonts w:ascii="Times New Roman" w:hAnsi="Times New Roman"/>
            <w:spacing w:val="-4"/>
            <w:highlight w:val="green"/>
            <w:lang w:val="ru-RU"/>
          </w:rPr>
          <w:t>, и</w:t>
        </w:r>
      </w:ins>
      <w:ins w:id="147" w:author="User" w:date="2016-11-06T20:40:00Z">
        <w:del w:id="148" w:author="Ксения Кисанова" w:date="2017-01-19T13:22:00Z">
          <w:r w:rsidRPr="00780C90" w:rsidDel="005D1BAF">
            <w:rPr>
              <w:rFonts w:ascii="Times New Roman" w:hAnsi="Times New Roman"/>
              <w:spacing w:val="-4"/>
              <w:highlight w:val="green"/>
              <w:lang w:val="ru-RU"/>
            </w:rPr>
            <w:delText>; к</w:delText>
          </w:r>
        </w:del>
      </w:ins>
      <w:r w:rsidRPr="00780C90">
        <w:rPr>
          <w:rFonts w:ascii="Times New Roman" w:hAnsi="Times New Roman"/>
          <w:spacing w:val="-4"/>
          <w:highlight w:val="green"/>
          <w:lang w:val="ru-RU"/>
        </w:rPr>
        <w:t xml:space="preserve"> вторичны</w:t>
      </w:r>
      <w:ins w:id="149" w:author="Ксения Кисанова" w:date="2017-01-19T13:22:00Z">
        <w:r w:rsidRPr="00780C90">
          <w:rPr>
            <w:rFonts w:ascii="Times New Roman" w:hAnsi="Times New Roman"/>
            <w:spacing w:val="-4"/>
            <w:highlight w:val="green"/>
            <w:lang w:val="ru-RU"/>
          </w:rPr>
          <w:t>е</w:t>
        </w:r>
      </w:ins>
      <w:del w:id="150" w:author="Ксения Кисанова" w:date="2017-01-19T13:22:00Z">
        <w:r w:rsidRPr="00780C90" w:rsidDel="005D1BAF">
          <w:rPr>
            <w:rFonts w:ascii="Times New Roman" w:hAnsi="Times New Roman"/>
            <w:spacing w:val="-4"/>
            <w:highlight w:val="green"/>
            <w:lang w:val="ru-RU"/>
          </w:rPr>
          <w:delText>м</w:delText>
        </w:r>
      </w:del>
      <w:r w:rsidRPr="00780C90">
        <w:rPr>
          <w:rFonts w:ascii="Times New Roman" w:hAnsi="Times New Roman"/>
          <w:spacing w:val="-4"/>
          <w:highlight w:val="green"/>
          <w:lang w:val="ru-RU"/>
        </w:rPr>
        <w:t>, представляющи</w:t>
      </w:r>
      <w:ins w:id="151" w:author="Ксения Кисанова" w:date="2017-01-19T13:22:00Z">
        <w:r w:rsidRPr="00780C90">
          <w:rPr>
            <w:rFonts w:ascii="Times New Roman" w:hAnsi="Times New Roman"/>
            <w:spacing w:val="-4"/>
            <w:highlight w:val="green"/>
            <w:lang w:val="ru-RU"/>
          </w:rPr>
          <w:t>е</w:t>
        </w:r>
      </w:ins>
      <w:del w:id="152" w:author="Ксения Кисанова" w:date="2017-01-19T13:22:00Z">
        <w:r w:rsidRPr="00780C90" w:rsidDel="005D1BAF">
          <w:rPr>
            <w:rFonts w:ascii="Times New Roman" w:hAnsi="Times New Roman"/>
            <w:spacing w:val="-4"/>
            <w:highlight w:val="green"/>
            <w:lang w:val="ru-RU"/>
          </w:rPr>
          <w:delText>м</w:delText>
        </w:r>
      </w:del>
      <w:r w:rsidRPr="00780C90">
        <w:rPr>
          <w:rFonts w:ascii="Times New Roman" w:hAnsi="Times New Roman"/>
          <w:spacing w:val="-4"/>
          <w:highlight w:val="green"/>
          <w:lang w:val="ru-RU"/>
        </w:rPr>
        <w:t xml:space="preserve"> собой результат сейсмических колебаний, </w:t>
      </w:r>
      <w:ins w:id="153" w:author="Павел Смирнов" w:date="2016-12-29T13:18:00Z">
        <w:r w:rsidRPr="00780C90">
          <w:rPr>
            <w:rFonts w:ascii="Times New Roman" w:hAnsi="Times New Roman"/>
            <w:spacing w:val="-4"/>
            <w:highlight w:val="green"/>
            <w:lang w:val="ru-RU"/>
          </w:rPr>
          <w:t>–</w:t>
        </w:r>
      </w:ins>
      <w:ins w:id="154" w:author="User" w:date="2016-11-06T20:40:00Z">
        <w:del w:id="155" w:author="Павел Смирнов" w:date="2016-12-29T13:18:00Z">
          <w:r w:rsidRPr="00780C90" w:rsidDel="00EA18E7">
            <w:rPr>
              <w:rFonts w:ascii="Times New Roman" w:hAnsi="Times New Roman"/>
              <w:spacing w:val="-4"/>
              <w:highlight w:val="green"/>
              <w:lang w:val="ru-RU"/>
            </w:rPr>
            <w:delText>—</w:delText>
          </w:r>
        </w:del>
      </w:ins>
      <w:del w:id="156" w:author="User" w:date="2016-11-06T20:40:00Z">
        <w:r w:rsidRPr="00780C90" w:rsidDel="00DC4FEA">
          <w:rPr>
            <w:rFonts w:ascii="Times New Roman" w:hAnsi="Times New Roman"/>
            <w:spacing w:val="-4"/>
            <w:highlight w:val="green"/>
            <w:lang w:val="ru-RU"/>
          </w:rPr>
          <w:delText>относятся</w:delText>
        </w:r>
      </w:del>
      <w:r w:rsidRPr="00780C90">
        <w:rPr>
          <w:rFonts w:ascii="Times New Roman" w:hAnsi="Times New Roman"/>
          <w:spacing w:val="-4"/>
          <w:highlight w:val="green"/>
          <w:lang w:val="ru-RU"/>
        </w:rPr>
        <w:t xml:space="preserve"> сейсмогенные оползни, обвалы, осыпи, каменные лавины, гравитационные и вибрационные трещины, выбросы разжиженных грунтов и проседания земной поверхности.</w:t>
      </w:r>
    </w:p>
    <w:p w14:paraId="3039AF67" w14:textId="77777777" w:rsidR="00764524" w:rsidRPr="00D865E5" w:rsidRDefault="00764524" w:rsidP="00764524">
      <w:pPr>
        <w:pStyle w:val="15"/>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spacing w:val="-4"/>
          <w:lang w:val="ru-RU"/>
        </w:rPr>
      </w:pPr>
      <w:r w:rsidRPr="00780C90">
        <w:rPr>
          <w:rFonts w:ascii="Times New Roman" w:hAnsi="Times New Roman" w:cs="Times New Roman"/>
          <w:highlight w:val="green"/>
          <w:lang w:val="ru-RU"/>
        </w:rPr>
        <w:t>[СП 286.1325800.2016, статья 3.13]</w:t>
      </w:r>
      <w:del w:id="157" w:author="User" w:date="2016-11-06T20:41:00Z">
        <w:r w:rsidRPr="00D865E5" w:rsidDel="00DC4FEA">
          <w:rPr>
            <w:rFonts w:ascii="Times New Roman" w:hAnsi="Times New Roman"/>
            <w:spacing w:val="-4"/>
            <w:lang w:val="ru-RU"/>
          </w:rPr>
          <w:delText xml:space="preserve"> </w:delText>
        </w:r>
      </w:del>
    </w:p>
    <w:p w14:paraId="300ADCC8" w14:textId="77777777" w:rsidR="00CE619E" w:rsidRPr="00780C90" w:rsidRDefault="00CE619E" w:rsidP="00CE619E">
      <w:pPr>
        <w:pStyle w:val="a8"/>
        <w:shd w:val="clear" w:color="auto" w:fill="FFFFFF"/>
        <w:spacing w:before="0" w:beforeAutospacing="0" w:after="0" w:afterAutospacing="0" w:line="360" w:lineRule="auto"/>
        <w:ind w:firstLine="567"/>
        <w:jc w:val="both"/>
        <w:rPr>
          <w:rStyle w:val="goto"/>
          <w:rFonts w:ascii="Times New Roman" w:hAnsi="Times New Roman" w:cs="Times New Roman"/>
          <w:b/>
          <w:color w:val="000000"/>
          <w:highlight w:val="green"/>
          <w:lang w:val="ru-RU"/>
        </w:rPr>
      </w:pPr>
      <w:r w:rsidRPr="00780C90">
        <w:rPr>
          <w:rStyle w:val="goto"/>
          <w:rFonts w:ascii="Times New Roman" w:hAnsi="Times New Roman" w:cs="Times New Roman"/>
          <w:color w:val="000000"/>
          <w:highlight w:val="green"/>
          <w:lang w:val="ru-RU"/>
        </w:rPr>
        <w:t>3.10</w:t>
      </w:r>
      <w:r w:rsidRPr="00780C90">
        <w:rPr>
          <w:rStyle w:val="goto"/>
          <w:rFonts w:ascii="Times New Roman" w:hAnsi="Times New Roman" w:cs="Times New Roman"/>
          <w:b/>
          <w:color w:val="000000"/>
          <w:highlight w:val="green"/>
          <w:lang w:val="ru-RU"/>
        </w:rPr>
        <w:t xml:space="preserve"> </w:t>
      </w:r>
    </w:p>
    <w:p w14:paraId="2BC4C0BF" w14:textId="77777777" w:rsidR="00CE619E" w:rsidRPr="00780C90" w:rsidRDefault="00CE619E" w:rsidP="00CE619E">
      <w:pPr>
        <w:pStyle w:val="a8"/>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line="360" w:lineRule="auto"/>
        <w:ind w:firstLine="567"/>
        <w:jc w:val="both"/>
        <w:rPr>
          <w:rStyle w:val="goto"/>
          <w:rFonts w:ascii="Times New Roman" w:hAnsi="Times New Roman" w:cs="Times New Roman"/>
          <w:color w:val="000000"/>
          <w:highlight w:val="green"/>
          <w:lang w:val="ru-RU"/>
        </w:rPr>
      </w:pPr>
      <w:r w:rsidRPr="00780C90">
        <w:rPr>
          <w:rStyle w:val="goto"/>
          <w:rFonts w:ascii="Times New Roman" w:hAnsi="Times New Roman" w:cs="Times New Roman"/>
          <w:b/>
          <w:color w:val="000000"/>
          <w:highlight w:val="green"/>
          <w:lang w:val="ru-RU"/>
        </w:rPr>
        <w:t xml:space="preserve">сейсмическая жесткость: </w:t>
      </w:r>
      <w:r w:rsidRPr="00780C90">
        <w:rPr>
          <w:rStyle w:val="goto"/>
          <w:rFonts w:ascii="Times New Roman" w:hAnsi="Times New Roman" w:cs="Times New Roman"/>
          <w:color w:val="000000"/>
          <w:highlight w:val="green"/>
          <w:lang w:val="ru-RU"/>
        </w:rPr>
        <w:t>Произведение скорости поперечной волны в грунте на плотность грунта.</w:t>
      </w:r>
    </w:p>
    <w:p w14:paraId="36231BEE" w14:textId="77777777" w:rsidR="00CE619E" w:rsidRPr="00D865E5" w:rsidRDefault="00CE619E" w:rsidP="00CE619E">
      <w:pPr>
        <w:pStyle w:val="a8"/>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line="360" w:lineRule="auto"/>
        <w:ind w:firstLine="567"/>
        <w:jc w:val="both"/>
        <w:rPr>
          <w:rStyle w:val="goto"/>
          <w:rFonts w:ascii="Times New Roman" w:hAnsi="Times New Roman" w:cs="Times New Roman"/>
          <w:color w:val="000000"/>
          <w:lang w:val="ru-RU"/>
        </w:rPr>
      </w:pPr>
      <w:r w:rsidRPr="00780C90">
        <w:rPr>
          <w:rFonts w:ascii="Times New Roman" w:hAnsi="Times New Roman" w:cs="Times New Roman"/>
          <w:highlight w:val="green"/>
          <w:lang w:val="ru-RU"/>
        </w:rPr>
        <w:t>[СП 283.1325800.2016, статья 3.11]</w:t>
      </w:r>
    </w:p>
    <w:p w14:paraId="7BF34A4E" w14:textId="77777777" w:rsidR="004C684F" w:rsidRPr="00780C90" w:rsidRDefault="004C684F">
      <w:pPr>
        <w:spacing w:after="120" w:line="360" w:lineRule="auto"/>
        <w:ind w:firstLine="567"/>
        <w:jc w:val="both"/>
        <w:rPr>
          <w:rFonts w:ascii="Times New Roman" w:hAnsi="Times New Roman"/>
          <w:color w:val="000000"/>
          <w:highlight w:val="green"/>
          <w:lang w:val="ru-RU"/>
        </w:rPr>
        <w:pPrChange w:id="158" w:author="Павел Смирнов" w:date="2016-12-29T11:10:00Z">
          <w:pPr>
            <w:spacing w:after="120"/>
            <w:ind w:firstLine="567"/>
            <w:jc w:val="both"/>
          </w:pPr>
        </w:pPrChange>
      </w:pPr>
      <w:r w:rsidRPr="00780C90">
        <w:rPr>
          <w:rFonts w:ascii="Times New Roman" w:hAnsi="Times New Roman"/>
          <w:color w:val="000000"/>
          <w:highlight w:val="green"/>
          <w:lang w:val="ru-RU"/>
          <w:rPrChange w:id="159" w:author="User" w:date="2016-11-06T20:38:00Z">
            <w:rPr>
              <w:rFonts w:ascii="Times New Roman" w:hAnsi="Times New Roman"/>
              <w:b/>
              <w:color w:val="000000"/>
              <w:lang w:val="ru-RU"/>
            </w:rPr>
          </w:rPrChange>
        </w:rPr>
        <w:t>3.</w:t>
      </w:r>
      <w:r w:rsidR="00B97FB2" w:rsidRPr="00780C90">
        <w:rPr>
          <w:rFonts w:ascii="Times New Roman" w:hAnsi="Times New Roman"/>
          <w:color w:val="000000"/>
          <w:highlight w:val="green"/>
          <w:lang w:val="ru-RU"/>
        </w:rPr>
        <w:t>11</w:t>
      </w:r>
      <w:ins w:id="160" w:author="User" w:date="2016-11-06T20:38:00Z">
        <w:r w:rsidRPr="00780C90">
          <w:rPr>
            <w:rFonts w:ascii="Times New Roman" w:hAnsi="Times New Roman"/>
            <w:color w:val="000000"/>
            <w:highlight w:val="green"/>
            <w:lang w:val="ru-RU"/>
          </w:rPr>
          <w:t xml:space="preserve"> </w:t>
        </w:r>
      </w:ins>
    </w:p>
    <w:p w14:paraId="3F76922A" w14:textId="77777777" w:rsidR="004C684F" w:rsidRPr="00780C90" w:rsidRDefault="004C684F" w:rsidP="004C684F">
      <w:pPr>
        <w:pBdr>
          <w:top w:val="single" w:sz="4" w:space="1" w:color="auto"/>
          <w:left w:val="single" w:sz="4" w:space="4" w:color="auto"/>
          <w:bottom w:val="single" w:sz="4" w:space="1" w:color="auto"/>
          <w:right w:val="single" w:sz="4" w:space="4" w:color="auto"/>
        </w:pBdr>
        <w:spacing w:after="120" w:line="360" w:lineRule="auto"/>
        <w:ind w:firstLine="567"/>
        <w:jc w:val="both"/>
        <w:rPr>
          <w:rFonts w:ascii="Times New Roman" w:hAnsi="Times New Roman"/>
          <w:highlight w:val="green"/>
          <w:lang w:val="ru-RU"/>
        </w:rPr>
      </w:pPr>
      <w:r w:rsidRPr="00780C90">
        <w:rPr>
          <w:rFonts w:ascii="Times New Roman" w:hAnsi="Times New Roman"/>
          <w:b/>
          <w:highlight w:val="green"/>
          <w:lang w:val="ru-RU"/>
        </w:rPr>
        <w:t>сейсмическая сотрясаемость</w:t>
      </w:r>
      <w:r w:rsidRPr="00780C90">
        <w:rPr>
          <w:rFonts w:ascii="Times New Roman" w:hAnsi="Times New Roman"/>
          <w:highlight w:val="green"/>
          <w:lang w:val="ru-RU"/>
        </w:rPr>
        <w:t xml:space="preserve"> </w:t>
      </w:r>
      <w:del w:id="161" w:author="User" w:date="2016-11-06T20:39:00Z">
        <w:r w:rsidRPr="00780C90" w:rsidDel="00DC4FEA">
          <w:rPr>
            <w:rFonts w:ascii="Times New Roman" w:hAnsi="Times New Roman"/>
            <w:highlight w:val="green"/>
            <w:lang w:val="ru-RU"/>
          </w:rPr>
          <w:delText>(</w:delText>
        </w:r>
      </w:del>
      <w:r w:rsidRPr="00780C90">
        <w:rPr>
          <w:rFonts w:ascii="Times New Roman" w:hAnsi="Times New Roman"/>
          <w:i/>
          <w:highlight w:val="green"/>
        </w:rPr>
        <w:t>B</w:t>
      </w:r>
      <w:r w:rsidRPr="00780C90">
        <w:rPr>
          <w:rFonts w:ascii="Times New Roman" w:hAnsi="Times New Roman"/>
          <w:i/>
          <w:highlight w:val="green"/>
          <w:vertAlign w:val="subscript"/>
        </w:rPr>
        <w:t>I</w:t>
      </w:r>
      <w:del w:id="162" w:author="User" w:date="2016-11-06T20:39:00Z">
        <w:r w:rsidRPr="00780C90" w:rsidDel="00DC4FEA">
          <w:rPr>
            <w:rFonts w:ascii="Times New Roman" w:hAnsi="Times New Roman"/>
            <w:highlight w:val="green"/>
            <w:lang w:val="ru-RU"/>
          </w:rPr>
          <w:delText>)</w:delText>
        </w:r>
      </w:del>
      <w:r w:rsidRPr="00780C90">
        <w:rPr>
          <w:rFonts w:ascii="Times New Roman" w:hAnsi="Times New Roman"/>
          <w:highlight w:val="green"/>
          <w:lang w:val="ru-RU"/>
        </w:rPr>
        <w:t xml:space="preserve">: Средняя частота повторения сейсмических воздействий балльности </w:t>
      </w:r>
      <w:r w:rsidRPr="00780C90">
        <w:rPr>
          <w:rFonts w:ascii="Times New Roman" w:hAnsi="Times New Roman"/>
          <w:i/>
          <w:highlight w:val="green"/>
        </w:rPr>
        <w:t>I</w:t>
      </w:r>
      <w:r w:rsidRPr="00780C90">
        <w:rPr>
          <w:rFonts w:ascii="Times New Roman" w:hAnsi="Times New Roman"/>
          <w:highlight w:val="green"/>
          <w:lang w:val="ru-RU"/>
        </w:rPr>
        <w:t xml:space="preserve"> в данной точке</w:t>
      </w:r>
      <w:ins w:id="163" w:author="User" w:date="2016-11-07T09:50:00Z">
        <w:r w:rsidRPr="00780C90">
          <w:rPr>
            <w:rFonts w:ascii="Times New Roman" w:hAnsi="Times New Roman"/>
            <w:highlight w:val="green"/>
            <w:lang w:val="ru-RU"/>
          </w:rPr>
          <w:t>.</w:t>
        </w:r>
      </w:ins>
    </w:p>
    <w:p w14:paraId="42D22A9A" w14:textId="77777777" w:rsidR="004C684F" w:rsidRPr="00D865E5" w:rsidRDefault="004C684F" w:rsidP="004C684F">
      <w:pPr>
        <w:pStyle w:val="15"/>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olor w:val="000000"/>
          <w:lang w:val="ru-RU"/>
        </w:rPr>
      </w:pPr>
      <w:r w:rsidRPr="00780C90">
        <w:rPr>
          <w:rFonts w:ascii="Times New Roman" w:hAnsi="Times New Roman" w:cs="Times New Roman"/>
          <w:highlight w:val="green"/>
          <w:lang w:val="ru-RU"/>
        </w:rPr>
        <w:t>[СП 286.1325800.2016, статья 3.18]</w:t>
      </w:r>
      <w:del w:id="164" w:author="User" w:date="2016-11-06T20:41:00Z">
        <w:r w:rsidRPr="00D865E5" w:rsidDel="00DC4FEA">
          <w:rPr>
            <w:rFonts w:ascii="Times New Roman" w:hAnsi="Times New Roman"/>
            <w:spacing w:val="-4"/>
            <w:lang w:val="ru-RU"/>
          </w:rPr>
          <w:delText xml:space="preserve"> </w:delText>
        </w:r>
      </w:del>
      <w:del w:id="165" w:author="User" w:date="2016-11-07T09:50:00Z">
        <w:r w:rsidRPr="00D865E5" w:rsidDel="00CB5E7B">
          <w:rPr>
            <w:rFonts w:ascii="Times New Roman" w:hAnsi="Times New Roman"/>
            <w:lang w:val="ru-RU"/>
          </w:rPr>
          <w:delText xml:space="preserve"> </w:delText>
        </w:r>
      </w:del>
    </w:p>
    <w:p w14:paraId="13B92B84" w14:textId="77777777" w:rsidR="00A86EE6" w:rsidRPr="00780C90" w:rsidRDefault="00A86EE6">
      <w:pPr>
        <w:spacing w:after="120" w:line="360" w:lineRule="auto"/>
        <w:ind w:firstLine="567"/>
        <w:jc w:val="both"/>
        <w:rPr>
          <w:rFonts w:ascii="Times New Roman" w:hAnsi="Times New Roman"/>
          <w:spacing w:val="-4"/>
          <w:highlight w:val="green"/>
          <w:lang w:val="ru-RU"/>
        </w:rPr>
        <w:pPrChange w:id="166" w:author="Павел Смирнов" w:date="2016-12-29T11:10:00Z">
          <w:pPr>
            <w:spacing w:after="120"/>
            <w:ind w:firstLine="567"/>
            <w:jc w:val="both"/>
          </w:pPr>
        </w:pPrChange>
      </w:pPr>
      <w:r w:rsidRPr="00780C90">
        <w:rPr>
          <w:rFonts w:ascii="Times New Roman" w:hAnsi="Times New Roman"/>
          <w:spacing w:val="-4"/>
          <w:highlight w:val="green"/>
          <w:lang w:val="ru-RU"/>
          <w:rPrChange w:id="167" w:author="User" w:date="2016-11-06T20:38:00Z">
            <w:rPr>
              <w:rFonts w:ascii="Times New Roman" w:hAnsi="Times New Roman"/>
              <w:b/>
              <w:spacing w:val="-4"/>
              <w:lang w:val="ru-RU"/>
            </w:rPr>
          </w:rPrChange>
        </w:rPr>
        <w:t>3.</w:t>
      </w:r>
      <w:r w:rsidRPr="00780C90">
        <w:rPr>
          <w:rFonts w:ascii="Times New Roman" w:hAnsi="Times New Roman"/>
          <w:spacing w:val="-4"/>
          <w:highlight w:val="green"/>
          <w:lang w:val="ru-RU"/>
        </w:rPr>
        <w:t>12</w:t>
      </w:r>
    </w:p>
    <w:p w14:paraId="41C72B10" w14:textId="77777777" w:rsidR="00A86EE6" w:rsidRPr="00780C90" w:rsidRDefault="00A86EE6" w:rsidP="00A86EE6">
      <w:pPr>
        <w:pBdr>
          <w:top w:val="single" w:sz="4" w:space="1" w:color="auto"/>
          <w:left w:val="single" w:sz="4" w:space="4" w:color="auto"/>
          <w:bottom w:val="single" w:sz="4" w:space="1" w:color="auto"/>
          <w:right w:val="single" w:sz="4" w:space="4" w:color="auto"/>
        </w:pBdr>
        <w:spacing w:after="120" w:line="360" w:lineRule="auto"/>
        <w:ind w:firstLine="567"/>
        <w:jc w:val="both"/>
        <w:rPr>
          <w:rFonts w:ascii="Times New Roman" w:hAnsi="Times New Roman"/>
          <w:spacing w:val="-4"/>
          <w:highlight w:val="green"/>
          <w:lang w:val="ru-RU"/>
        </w:rPr>
      </w:pPr>
      <w:ins w:id="168" w:author="User" w:date="2016-11-07T09:25:00Z">
        <w:del w:id="169" w:author="Ксения Кисанова" w:date="2017-01-19T13:27:00Z">
          <w:r w:rsidRPr="00780C90" w:rsidDel="00F60054">
            <w:rPr>
              <w:rFonts w:ascii="Times New Roman" w:hAnsi="Times New Roman"/>
              <w:spacing w:val="-4"/>
              <w:highlight w:val="green"/>
              <w:lang w:val="ru-RU"/>
            </w:rPr>
            <w:delText>3</w:delText>
          </w:r>
        </w:del>
      </w:ins>
      <w:del w:id="170" w:author="User" w:date="2016-11-07T09:25:00Z">
        <w:r w:rsidRPr="00780C90" w:rsidDel="000202F9">
          <w:rPr>
            <w:rFonts w:ascii="Times New Roman" w:hAnsi="Times New Roman"/>
            <w:spacing w:val="-4"/>
            <w:highlight w:val="green"/>
            <w:lang w:val="ru-RU"/>
            <w:rPrChange w:id="171" w:author="User" w:date="2016-11-06T20:38:00Z">
              <w:rPr>
                <w:rFonts w:ascii="Times New Roman" w:hAnsi="Times New Roman"/>
                <w:b/>
                <w:spacing w:val="-4"/>
                <w:lang w:val="ru-RU"/>
              </w:rPr>
            </w:rPrChange>
          </w:rPr>
          <w:delText>4</w:delText>
        </w:r>
      </w:del>
      <w:r w:rsidRPr="00780C90">
        <w:rPr>
          <w:rFonts w:ascii="Times New Roman" w:hAnsi="Times New Roman"/>
          <w:b/>
          <w:spacing w:val="-4"/>
          <w:highlight w:val="green"/>
          <w:lang w:val="ru-RU"/>
        </w:rPr>
        <w:t xml:space="preserve"> сейсмический режим:</w:t>
      </w:r>
      <w:r w:rsidRPr="00780C90">
        <w:rPr>
          <w:rFonts w:ascii="Times New Roman" w:hAnsi="Times New Roman"/>
          <w:spacing w:val="-4"/>
          <w:highlight w:val="green"/>
          <w:lang w:val="ru-RU"/>
        </w:rPr>
        <w:t xml:space="preserve"> Под сейсмическим режимом </w:t>
      </w:r>
      <w:del w:id="172" w:author="User" w:date="2016-11-06T20:49:00Z">
        <w:r w:rsidRPr="00780C90" w:rsidDel="007107F5">
          <w:rPr>
            <w:rFonts w:ascii="Times New Roman" w:hAnsi="Times New Roman"/>
            <w:spacing w:val="-4"/>
            <w:highlight w:val="green"/>
            <w:lang w:val="ru-RU"/>
          </w:rPr>
          <w:delText>какой-либо</w:delText>
        </w:r>
      </w:del>
      <w:ins w:id="173" w:author="User" w:date="2016-11-06T20:49:00Z">
        <w:r w:rsidRPr="00780C90">
          <w:rPr>
            <w:rFonts w:ascii="Times New Roman" w:hAnsi="Times New Roman"/>
            <w:spacing w:val="-4"/>
            <w:highlight w:val="green"/>
            <w:lang w:val="ru-RU"/>
          </w:rPr>
          <w:t>определенной</w:t>
        </w:r>
      </w:ins>
      <w:r w:rsidRPr="00780C90">
        <w:rPr>
          <w:rFonts w:ascii="Times New Roman" w:hAnsi="Times New Roman"/>
          <w:spacing w:val="-4"/>
          <w:highlight w:val="green"/>
          <w:lang w:val="ru-RU"/>
        </w:rPr>
        <w:t xml:space="preserve"> территории понимается пространственно-временное распределение землетрясений различных энергий (магнитуд).</w:t>
      </w:r>
    </w:p>
    <w:p w14:paraId="10CBE2ED" w14:textId="77777777" w:rsidR="00A86EE6" w:rsidRPr="00D865E5" w:rsidRDefault="00A86EE6" w:rsidP="00A86EE6">
      <w:pPr>
        <w:pStyle w:val="15"/>
        <w:pBdr>
          <w:top w:val="single" w:sz="4" w:space="1" w:color="auto"/>
          <w:left w:val="single" w:sz="4" w:space="4" w:color="auto"/>
          <w:bottom w:val="single" w:sz="4" w:space="1" w:color="auto"/>
          <w:right w:val="single" w:sz="4" w:space="4" w:color="auto"/>
        </w:pBdr>
        <w:spacing w:line="360" w:lineRule="auto"/>
        <w:ind w:firstLine="567"/>
        <w:jc w:val="both"/>
        <w:rPr>
          <w:ins w:id="174" w:author="Ксения Кисанова" w:date="2017-01-19T13:27:00Z"/>
          <w:rFonts w:ascii="Times New Roman" w:hAnsi="Times New Roman"/>
          <w:spacing w:val="-4"/>
          <w:lang w:val="ru-RU"/>
        </w:rPr>
      </w:pPr>
      <w:r w:rsidRPr="00780C90">
        <w:rPr>
          <w:rFonts w:ascii="Times New Roman" w:hAnsi="Times New Roman" w:cs="Times New Roman"/>
          <w:highlight w:val="green"/>
          <w:lang w:val="ru-RU"/>
        </w:rPr>
        <w:t>[СП 286.1325800.2016, статья 3.20]</w:t>
      </w:r>
      <w:del w:id="175" w:author="User" w:date="2016-11-06T20:41:00Z">
        <w:r w:rsidRPr="00D865E5" w:rsidDel="00DC4FEA">
          <w:rPr>
            <w:rFonts w:ascii="Times New Roman" w:hAnsi="Times New Roman"/>
            <w:spacing w:val="-4"/>
            <w:lang w:val="ru-RU"/>
          </w:rPr>
          <w:delText xml:space="preserve"> </w:delText>
        </w:r>
      </w:del>
      <w:del w:id="176" w:author="User" w:date="2016-11-07T09:50:00Z">
        <w:r w:rsidRPr="00D865E5" w:rsidDel="00CB5E7B">
          <w:rPr>
            <w:rFonts w:ascii="Times New Roman" w:hAnsi="Times New Roman"/>
            <w:lang w:val="ru-RU"/>
          </w:rPr>
          <w:delText xml:space="preserve"> </w:delText>
        </w:r>
      </w:del>
    </w:p>
    <w:p w14:paraId="78CD56F7" w14:textId="77777777" w:rsidR="007F4DB1" w:rsidRPr="00780C90" w:rsidRDefault="00C13DA9" w:rsidP="00C13DA9">
      <w:pPr>
        <w:spacing w:after="120" w:line="360" w:lineRule="auto"/>
        <w:ind w:firstLine="567"/>
        <w:jc w:val="both"/>
        <w:rPr>
          <w:rFonts w:ascii="Times New Roman" w:hAnsi="Times New Roman" w:cs="Times New Roman"/>
          <w:b/>
          <w:bCs/>
          <w:color w:val="000000"/>
          <w:highlight w:val="green"/>
          <w:lang w:val="ru-RU"/>
        </w:rPr>
      </w:pPr>
      <w:r w:rsidRPr="00780C90">
        <w:rPr>
          <w:rFonts w:ascii="Times New Roman" w:hAnsi="Times New Roman" w:cs="Times New Roman"/>
          <w:bCs/>
          <w:color w:val="000000"/>
          <w:highlight w:val="green"/>
          <w:lang w:val="ru-RU"/>
        </w:rPr>
        <w:t>3.13</w:t>
      </w:r>
      <w:r w:rsidRPr="00780C90">
        <w:rPr>
          <w:rFonts w:ascii="Times New Roman" w:hAnsi="Times New Roman" w:cs="Times New Roman"/>
          <w:b/>
          <w:bCs/>
          <w:color w:val="000000"/>
          <w:highlight w:val="green"/>
          <w:lang w:val="ru-RU"/>
        </w:rPr>
        <w:t xml:space="preserve"> </w:t>
      </w:r>
    </w:p>
    <w:p w14:paraId="788E3CC2" w14:textId="77777777" w:rsidR="007F4DB1" w:rsidRPr="00780C90" w:rsidRDefault="00C13DA9" w:rsidP="007F4DB1">
      <w:pPr>
        <w:pBdr>
          <w:top w:val="single" w:sz="4" w:space="1" w:color="auto"/>
          <w:left w:val="single" w:sz="4" w:space="4" w:color="auto"/>
          <w:bottom w:val="single" w:sz="4" w:space="1" w:color="auto"/>
          <w:right w:val="single" w:sz="4" w:space="4" w:color="auto"/>
        </w:pBdr>
        <w:spacing w:after="120" w:line="360" w:lineRule="auto"/>
        <w:ind w:firstLine="567"/>
        <w:jc w:val="both"/>
        <w:rPr>
          <w:rFonts w:ascii="Times New Roman" w:hAnsi="Times New Roman"/>
          <w:color w:val="000000"/>
          <w:highlight w:val="green"/>
          <w:lang w:val="ru-RU"/>
        </w:rPr>
      </w:pPr>
      <w:r w:rsidRPr="00780C90">
        <w:rPr>
          <w:rFonts w:ascii="Times New Roman" w:hAnsi="Times New Roman" w:cs="Times New Roman"/>
          <w:b/>
          <w:bCs/>
          <w:color w:val="000000"/>
          <w:highlight w:val="green"/>
          <w:lang w:val="ru-RU"/>
        </w:rPr>
        <w:lastRenderedPageBreak/>
        <w:t xml:space="preserve">сейсмическое воздействие: </w:t>
      </w:r>
      <w:ins w:id="177" w:author="Ксения Кисанова" w:date="2017-01-19T13:27:00Z">
        <w:r w:rsidR="007F4DB1" w:rsidRPr="00780C90">
          <w:rPr>
            <w:rFonts w:ascii="Times New Roman" w:hAnsi="Times New Roman"/>
            <w:color w:val="000000"/>
            <w:highlight w:val="green"/>
            <w:lang w:val="ru-RU"/>
          </w:rPr>
          <w:t>Движение грунта, вызванное природными или техногенными факторами (землетрясения, взрывы, движение транспорта, работа промышленного оборудования), обусловливающее движение, деформации, иногда разрушение сооружений и других объектов</w:t>
        </w:r>
      </w:ins>
      <w:r w:rsidR="007F4DB1" w:rsidRPr="00780C90">
        <w:rPr>
          <w:rFonts w:ascii="Times New Roman" w:hAnsi="Times New Roman"/>
          <w:color w:val="000000"/>
          <w:highlight w:val="green"/>
          <w:lang w:val="ru-RU"/>
        </w:rPr>
        <w:t>.</w:t>
      </w:r>
    </w:p>
    <w:p w14:paraId="03BDE893" w14:textId="77777777" w:rsidR="007F4DB1" w:rsidRPr="00D865E5" w:rsidRDefault="007F4DB1" w:rsidP="00524473">
      <w:pPr>
        <w:pStyle w:val="15"/>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olor w:val="000000"/>
          <w:lang w:val="ru-RU"/>
        </w:rPr>
      </w:pPr>
      <w:r w:rsidRPr="00780C90">
        <w:rPr>
          <w:rFonts w:ascii="Times New Roman" w:hAnsi="Times New Roman" w:cs="Times New Roman"/>
          <w:highlight w:val="green"/>
          <w:lang w:val="ru-RU"/>
        </w:rPr>
        <w:t>[СП 286.1325800.2016, статья 3.21]</w:t>
      </w:r>
    </w:p>
    <w:p w14:paraId="278FF9E3" w14:textId="77777777" w:rsidR="00A86EE6" w:rsidRPr="00780C90" w:rsidRDefault="00A86EE6">
      <w:pPr>
        <w:spacing w:after="120" w:line="360" w:lineRule="auto"/>
        <w:ind w:firstLine="567"/>
        <w:jc w:val="both"/>
        <w:rPr>
          <w:rFonts w:ascii="Times New Roman" w:hAnsi="Times New Roman"/>
          <w:b/>
          <w:color w:val="000000"/>
          <w:highlight w:val="green"/>
          <w:lang w:val="ru-RU"/>
        </w:rPr>
        <w:pPrChange w:id="178" w:author="Ксения Кисанова" w:date="2017-01-19T13:28:00Z">
          <w:pPr>
            <w:spacing w:after="120"/>
            <w:ind w:firstLine="567"/>
            <w:jc w:val="both"/>
          </w:pPr>
        </w:pPrChange>
      </w:pPr>
      <w:ins w:id="179" w:author="Ксения Кисанова" w:date="2017-01-19T13:27:00Z">
        <w:r w:rsidRPr="00780C90">
          <w:rPr>
            <w:rFonts w:ascii="Times New Roman" w:hAnsi="Times New Roman"/>
            <w:color w:val="000000"/>
            <w:highlight w:val="green"/>
            <w:lang w:val="ru-RU"/>
          </w:rPr>
          <w:t>3.</w:t>
        </w:r>
      </w:ins>
      <w:r w:rsidRPr="00780C90">
        <w:rPr>
          <w:rFonts w:ascii="Times New Roman" w:hAnsi="Times New Roman"/>
          <w:color w:val="000000"/>
          <w:highlight w:val="green"/>
          <w:lang w:val="ru-RU"/>
        </w:rPr>
        <w:t>14</w:t>
      </w:r>
      <w:ins w:id="180" w:author="Ксения Кисанова" w:date="2017-01-19T13:27:00Z">
        <w:r w:rsidRPr="00780C90">
          <w:rPr>
            <w:rFonts w:ascii="Times New Roman" w:hAnsi="Times New Roman"/>
            <w:b/>
            <w:color w:val="000000"/>
            <w:highlight w:val="green"/>
            <w:lang w:val="ru-RU"/>
          </w:rPr>
          <w:t xml:space="preserve"> </w:t>
        </w:r>
      </w:ins>
    </w:p>
    <w:p w14:paraId="597252EE" w14:textId="77777777" w:rsidR="00A86EE6" w:rsidRPr="00780C90" w:rsidRDefault="00A86EE6" w:rsidP="00A86EE6">
      <w:pPr>
        <w:pBdr>
          <w:top w:val="single" w:sz="4" w:space="1" w:color="auto"/>
          <w:left w:val="single" w:sz="4" w:space="4" w:color="auto"/>
          <w:bottom w:val="single" w:sz="4" w:space="1" w:color="auto"/>
          <w:right w:val="single" w:sz="4" w:space="4" w:color="auto"/>
        </w:pBdr>
        <w:spacing w:after="120" w:line="360" w:lineRule="auto"/>
        <w:ind w:firstLine="567"/>
        <w:jc w:val="both"/>
        <w:rPr>
          <w:rFonts w:ascii="Times New Roman" w:hAnsi="Times New Roman"/>
          <w:color w:val="000000"/>
          <w:highlight w:val="green"/>
          <w:lang w:val="ru-RU"/>
        </w:rPr>
      </w:pPr>
      <w:ins w:id="181" w:author="Ксения Кисанова" w:date="2017-01-19T13:27:00Z">
        <w:r w:rsidRPr="00780C90">
          <w:rPr>
            <w:rFonts w:ascii="Times New Roman" w:hAnsi="Times New Roman"/>
            <w:b/>
            <w:color w:val="000000"/>
            <w:highlight w:val="green"/>
            <w:lang w:val="ru-RU"/>
          </w:rPr>
          <w:t xml:space="preserve">сейсмическое микрорайонирование; </w:t>
        </w:r>
        <w:r w:rsidRPr="00780C90">
          <w:rPr>
            <w:rFonts w:ascii="Times New Roman" w:hAnsi="Times New Roman"/>
            <w:color w:val="000000"/>
            <w:highlight w:val="green"/>
            <w:lang w:val="ru-RU"/>
          </w:rPr>
          <w:t>СМР:</w:t>
        </w:r>
        <w:r w:rsidRPr="00780C90">
          <w:rPr>
            <w:rFonts w:ascii="Times New Roman" w:hAnsi="Times New Roman"/>
            <w:b/>
            <w:color w:val="000000"/>
            <w:highlight w:val="green"/>
            <w:lang w:val="ru-RU"/>
          </w:rPr>
          <w:t xml:space="preserve"> </w:t>
        </w:r>
        <w:r w:rsidRPr="00780C90">
          <w:rPr>
            <w:rFonts w:ascii="Times New Roman" w:hAnsi="Times New Roman"/>
            <w:color w:val="000000"/>
            <w:spacing w:val="4"/>
            <w:highlight w:val="green"/>
            <w:lang w:val="ru-RU"/>
          </w:rPr>
          <w:t>Метод сейсмического районирования, о</w:t>
        </w:r>
        <w:r w:rsidRPr="00780C90">
          <w:rPr>
            <w:rFonts w:ascii="Times New Roman" w:hAnsi="Times New Roman"/>
            <w:color w:val="000000"/>
            <w:highlight w:val="green"/>
            <w:lang w:val="ru-RU"/>
          </w:rPr>
          <w:t xml:space="preserve">ценивающий влияние локальных (сейсмотектонических, грунтовых, гидрогеологических, геоморфологических) особенностей геологического строения площадок. Масштаб карт СМР для площадных объектов </w:t>
        </w:r>
        <w:r w:rsidRPr="00780C90">
          <w:rPr>
            <w:rFonts w:ascii="Times New Roman" w:hAnsi="Times New Roman"/>
            <w:spacing w:val="-4"/>
            <w:highlight w:val="green"/>
            <w:lang w:val="ru-RU"/>
          </w:rPr>
          <w:t>–</w:t>
        </w:r>
        <w:r w:rsidRPr="00780C90">
          <w:rPr>
            <w:rFonts w:ascii="Times New Roman" w:hAnsi="Times New Roman"/>
            <w:color w:val="000000"/>
            <w:highlight w:val="green"/>
            <w:lang w:val="ru-RU"/>
          </w:rPr>
          <w:t xml:space="preserve"> 1:50 000</w:t>
        </w:r>
      </w:ins>
      <w:r w:rsidRPr="00780C90">
        <w:rPr>
          <w:rFonts w:ascii="Times New Roman" w:hAnsi="Times New Roman"/>
          <w:color w:val="000000"/>
          <w:highlight w:val="green"/>
          <w:lang w:val="ru-RU"/>
        </w:rPr>
        <w:t xml:space="preserve"> и крупнее.</w:t>
      </w:r>
    </w:p>
    <w:p w14:paraId="11E449A8" w14:textId="77777777" w:rsidR="00A86EE6" w:rsidRPr="00D865E5" w:rsidRDefault="00A86EE6" w:rsidP="00A86EE6">
      <w:pPr>
        <w:pStyle w:val="15"/>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olor w:val="000000"/>
          <w:lang w:val="ru-RU"/>
          <w:rPrChange w:id="182" w:author="Ксения Кисанова" w:date="2017-01-19T13:28:00Z">
            <w:rPr>
              <w:rFonts w:ascii="Times New Roman" w:hAnsi="Times New Roman"/>
              <w:spacing w:val="-4"/>
              <w:lang w:val="ru-RU"/>
            </w:rPr>
          </w:rPrChange>
        </w:rPr>
      </w:pPr>
      <w:r w:rsidRPr="00780C90">
        <w:rPr>
          <w:rFonts w:ascii="Times New Roman" w:hAnsi="Times New Roman" w:cs="Times New Roman"/>
          <w:highlight w:val="green"/>
          <w:lang w:val="ru-RU"/>
        </w:rPr>
        <w:t>[СП 286.1325800.2016, статья 3.22]</w:t>
      </w:r>
    </w:p>
    <w:p w14:paraId="7DEA79A9" w14:textId="77777777" w:rsidR="009B3D56" w:rsidRPr="00780C90" w:rsidRDefault="009B3D56">
      <w:pPr>
        <w:spacing w:after="120" w:line="360" w:lineRule="auto"/>
        <w:ind w:firstLine="567"/>
        <w:jc w:val="both"/>
        <w:rPr>
          <w:rFonts w:ascii="Times New Roman" w:hAnsi="Times New Roman"/>
          <w:b/>
          <w:color w:val="000000"/>
          <w:highlight w:val="green"/>
          <w:lang w:val="ru-RU"/>
        </w:rPr>
        <w:pPrChange w:id="183" w:author="Павел Смирнов" w:date="2016-12-29T11:10:00Z">
          <w:pPr>
            <w:spacing w:after="120"/>
            <w:ind w:firstLine="567"/>
            <w:jc w:val="both"/>
          </w:pPr>
        </w:pPrChange>
      </w:pPr>
      <w:ins w:id="184" w:author="User" w:date="2016-11-06T20:50:00Z">
        <w:r w:rsidRPr="00780C90">
          <w:rPr>
            <w:rFonts w:ascii="Times New Roman" w:hAnsi="Times New Roman"/>
            <w:color w:val="000000"/>
            <w:highlight w:val="green"/>
            <w:lang w:val="ru-RU"/>
          </w:rPr>
          <w:t>3.</w:t>
        </w:r>
      </w:ins>
      <w:r w:rsidRPr="00780C90">
        <w:rPr>
          <w:rFonts w:ascii="Times New Roman" w:hAnsi="Times New Roman"/>
          <w:color w:val="000000"/>
          <w:highlight w:val="green"/>
          <w:lang w:val="ru-RU"/>
        </w:rPr>
        <w:t>15</w:t>
      </w:r>
      <w:ins w:id="185" w:author="User" w:date="2016-11-06T20:50:00Z">
        <w:r w:rsidRPr="00780C90">
          <w:rPr>
            <w:rFonts w:ascii="Times New Roman" w:hAnsi="Times New Roman"/>
            <w:b/>
            <w:color w:val="000000"/>
            <w:highlight w:val="green"/>
            <w:lang w:val="ru-RU"/>
          </w:rPr>
          <w:t xml:space="preserve"> </w:t>
        </w:r>
      </w:ins>
    </w:p>
    <w:p w14:paraId="274A3B1D" w14:textId="77777777" w:rsidR="009B3D56" w:rsidRPr="00780C90" w:rsidRDefault="009B3D56" w:rsidP="009B3D56">
      <w:pPr>
        <w:pBdr>
          <w:top w:val="single" w:sz="4" w:space="1" w:color="auto"/>
          <w:left w:val="single" w:sz="4" w:space="4" w:color="auto"/>
          <w:bottom w:val="single" w:sz="4" w:space="1" w:color="auto"/>
          <w:right w:val="single" w:sz="4" w:space="4" w:color="auto"/>
        </w:pBdr>
        <w:spacing w:after="120" w:line="360" w:lineRule="auto"/>
        <w:ind w:firstLine="567"/>
        <w:jc w:val="both"/>
        <w:rPr>
          <w:rFonts w:ascii="Times New Roman" w:hAnsi="Times New Roman"/>
          <w:color w:val="000000"/>
          <w:highlight w:val="green"/>
          <w:lang w:val="ru-RU"/>
        </w:rPr>
      </w:pPr>
      <w:ins w:id="186" w:author="User" w:date="2016-11-06T20:50:00Z">
        <w:r w:rsidRPr="00780C90">
          <w:rPr>
            <w:rFonts w:ascii="Times New Roman" w:hAnsi="Times New Roman"/>
            <w:b/>
            <w:color w:val="000000"/>
            <w:highlight w:val="green"/>
            <w:lang w:val="ru-RU"/>
          </w:rPr>
          <w:t xml:space="preserve">сейсмическое районирование; </w:t>
        </w:r>
        <w:r w:rsidRPr="00780C90">
          <w:rPr>
            <w:rFonts w:ascii="Times New Roman" w:hAnsi="Times New Roman"/>
            <w:color w:val="000000"/>
            <w:highlight w:val="green"/>
            <w:lang w:val="ru-RU"/>
          </w:rPr>
          <w:t>СР</w:t>
        </w:r>
        <w:r w:rsidRPr="00780C90">
          <w:rPr>
            <w:rFonts w:ascii="Times New Roman" w:hAnsi="Times New Roman"/>
            <w:color w:val="000000"/>
            <w:highlight w:val="green"/>
            <w:lang w:val="ru-RU"/>
            <w:rPrChange w:id="187" w:author="Ксения Кисанова" w:date="2017-01-19T13:28:00Z">
              <w:rPr>
                <w:rFonts w:ascii="Times New Roman" w:hAnsi="Times New Roman"/>
                <w:b/>
                <w:color w:val="000000"/>
                <w:lang w:val="ru-RU"/>
              </w:rPr>
            </w:rPrChange>
          </w:rPr>
          <w:t>:</w:t>
        </w:r>
        <w:r w:rsidRPr="00780C90">
          <w:rPr>
            <w:rFonts w:ascii="Times New Roman" w:hAnsi="Times New Roman"/>
            <w:b/>
            <w:color w:val="000000"/>
            <w:highlight w:val="green"/>
            <w:lang w:val="ru-RU"/>
          </w:rPr>
          <w:t xml:space="preserve"> </w:t>
        </w:r>
        <w:r w:rsidRPr="00780C90">
          <w:rPr>
            <w:rFonts w:ascii="Times New Roman" w:hAnsi="Times New Roman"/>
            <w:color w:val="000000"/>
            <w:highlight w:val="green"/>
            <w:lang w:val="ru-RU"/>
          </w:rPr>
          <w:t xml:space="preserve">Картирование ожидаемых сейсмических воздействий, основанное на выявлении зон </w:t>
        </w:r>
      </w:ins>
      <w:ins w:id="188" w:author="Ксения Кисанова" w:date="2017-01-19T13:28:00Z">
        <w:r w:rsidRPr="00780C90">
          <w:rPr>
            <w:rFonts w:ascii="Times New Roman" w:hAnsi="Times New Roman"/>
            <w:color w:val="000000"/>
            <w:highlight w:val="green"/>
            <w:lang w:val="ru-RU"/>
          </w:rPr>
          <w:t>возможных очагов землетрясений</w:t>
        </w:r>
      </w:ins>
      <w:ins w:id="189" w:author="User" w:date="2016-11-06T20:50:00Z">
        <w:del w:id="190" w:author="Ксения Кисанова" w:date="2017-01-19T13:28:00Z">
          <w:r w:rsidRPr="00780C90" w:rsidDel="00F60054">
            <w:rPr>
              <w:rFonts w:ascii="Times New Roman" w:hAnsi="Times New Roman"/>
              <w:color w:val="000000"/>
              <w:highlight w:val="green"/>
              <w:lang w:val="ru-RU"/>
            </w:rPr>
            <w:delText>ВОЗ</w:delText>
          </w:r>
        </w:del>
        <w:r w:rsidRPr="00780C90">
          <w:rPr>
            <w:rFonts w:ascii="Times New Roman" w:hAnsi="Times New Roman"/>
            <w:color w:val="000000"/>
            <w:highlight w:val="green"/>
            <w:lang w:val="ru-RU"/>
          </w:rPr>
          <w:t xml:space="preserve"> и определении сейсмического эффекта, создаваемого ими на земной поверхности. Карты СР служат для осуществления сейсмостойкого строительства, обеспечения безопасности населения, охраны окружающей среды и других мероприятий, направленных на снижение ущерба при сильных землетрясениях.</w:t>
        </w:r>
      </w:ins>
    </w:p>
    <w:p w14:paraId="65CA7E9B" w14:textId="77777777" w:rsidR="009B3D56" w:rsidRPr="00D865E5" w:rsidRDefault="009B3D56" w:rsidP="009B3D56">
      <w:pPr>
        <w:pStyle w:val="15"/>
        <w:pBdr>
          <w:top w:val="single" w:sz="4" w:space="1" w:color="auto"/>
          <w:left w:val="single" w:sz="4" w:space="4" w:color="auto"/>
          <w:bottom w:val="single" w:sz="4" w:space="1" w:color="auto"/>
          <w:right w:val="single" w:sz="4" w:space="4" w:color="auto"/>
        </w:pBdr>
        <w:spacing w:line="360" w:lineRule="auto"/>
        <w:ind w:firstLine="567"/>
        <w:jc w:val="both"/>
        <w:rPr>
          <w:ins w:id="191" w:author="User" w:date="2016-11-06T20:50:00Z"/>
          <w:rFonts w:ascii="Times New Roman" w:hAnsi="Times New Roman"/>
          <w:color w:val="000000"/>
          <w:lang w:val="ru-RU"/>
        </w:rPr>
      </w:pPr>
      <w:r w:rsidRPr="00780C90">
        <w:rPr>
          <w:rFonts w:ascii="Times New Roman" w:hAnsi="Times New Roman" w:cs="Times New Roman"/>
          <w:highlight w:val="green"/>
          <w:lang w:val="ru-RU"/>
        </w:rPr>
        <w:t>[СП 286.1325800.2016, статья 3.23]</w:t>
      </w:r>
    </w:p>
    <w:p w14:paraId="2467ED8E" w14:textId="77777777" w:rsidR="001940C4" w:rsidRPr="00D865E5" w:rsidRDefault="006453EB" w:rsidP="002C063F">
      <w:pPr>
        <w:spacing w:after="120" w:line="360" w:lineRule="auto"/>
        <w:ind w:firstLine="567"/>
        <w:jc w:val="both"/>
        <w:rPr>
          <w:rFonts w:ascii="Times New Roman" w:hAnsi="Times New Roman" w:cs="Times New Roman"/>
          <w:color w:val="000000"/>
          <w:lang w:val="ru-RU"/>
        </w:rPr>
      </w:pPr>
      <w:r w:rsidRPr="00780C90">
        <w:rPr>
          <w:rFonts w:ascii="Times New Roman" w:hAnsi="Times New Roman" w:cs="Times New Roman"/>
          <w:color w:val="000000"/>
          <w:highlight w:val="green"/>
          <w:lang w:val="ru-RU"/>
        </w:rPr>
        <w:t>3.</w:t>
      </w:r>
      <w:r w:rsidR="00E2252F" w:rsidRPr="00780C90">
        <w:rPr>
          <w:rFonts w:ascii="Times New Roman" w:hAnsi="Times New Roman" w:cs="Times New Roman"/>
          <w:color w:val="000000"/>
          <w:highlight w:val="green"/>
          <w:lang w:val="ru-RU"/>
        </w:rPr>
        <w:t>1</w:t>
      </w:r>
      <w:r w:rsidR="008C7904" w:rsidRPr="00780C90">
        <w:rPr>
          <w:rFonts w:ascii="Times New Roman" w:hAnsi="Times New Roman" w:cs="Times New Roman"/>
          <w:color w:val="000000"/>
          <w:highlight w:val="green"/>
          <w:lang w:val="ru-RU"/>
        </w:rPr>
        <w:t>6</w:t>
      </w:r>
      <w:r w:rsidR="001940C4" w:rsidRPr="00780C90">
        <w:rPr>
          <w:rFonts w:ascii="Times New Roman" w:hAnsi="Times New Roman" w:cs="Times New Roman"/>
          <w:b/>
          <w:color w:val="000000"/>
          <w:highlight w:val="green"/>
          <w:lang w:val="ru-RU"/>
        </w:rPr>
        <w:t xml:space="preserve"> сейсмоактивный слой:</w:t>
      </w:r>
      <w:r w:rsidR="001940C4" w:rsidRPr="00780C90">
        <w:rPr>
          <w:rFonts w:ascii="Times New Roman" w:hAnsi="Times New Roman" w:cs="Times New Roman"/>
          <w:color w:val="000000"/>
          <w:highlight w:val="green"/>
          <w:lang w:val="ru-RU"/>
        </w:rPr>
        <w:t xml:space="preserve"> Интервал глубин, в котором сосредоточено наибольшее количество очагов сильных сейсмических событий </w:t>
      </w:r>
      <w:r w:rsidRPr="00780C90">
        <w:rPr>
          <w:rFonts w:ascii="Times New Roman" w:hAnsi="Times New Roman" w:cs="Times New Roman"/>
          <w:color w:val="000000"/>
          <w:highlight w:val="green"/>
          <w:lang w:val="ru-RU"/>
        </w:rPr>
        <w:t xml:space="preserve">с </w:t>
      </w:r>
      <w:r w:rsidRPr="00780C90">
        <w:rPr>
          <w:rFonts w:ascii="Times New Roman" w:hAnsi="Times New Roman" w:cs="Times New Roman"/>
          <w:i/>
          <w:color w:val="000000"/>
          <w:highlight w:val="green"/>
          <w:lang w:val="ru-RU"/>
        </w:rPr>
        <w:t>М</w:t>
      </w:r>
      <w:r w:rsidR="00CD5C8B" w:rsidRPr="00780C90">
        <w:rPr>
          <w:rFonts w:ascii="Times New Roman" w:hAnsi="Times New Roman" w:cs="Times New Roman"/>
          <w:color w:val="000000"/>
          <w:highlight w:val="green"/>
          <w:lang w:val="ru-RU"/>
        </w:rPr>
        <w:t xml:space="preserve"> </w:t>
      </w:r>
      <w:r w:rsidR="00A10859" w:rsidRPr="00780C90">
        <w:rPr>
          <w:rFonts w:ascii="Times New Roman" w:hAnsi="Times New Roman" w:cs="Times New Roman"/>
          <w:color w:val="000000"/>
          <w:highlight w:val="green"/>
          <w:lang w:val="ru-RU"/>
        </w:rPr>
        <w:t>&gt;</w:t>
      </w:r>
      <w:r w:rsidR="00CD5C8B" w:rsidRPr="00780C90">
        <w:rPr>
          <w:rFonts w:ascii="Times New Roman" w:hAnsi="Times New Roman" w:cs="Times New Roman"/>
          <w:color w:val="000000"/>
          <w:highlight w:val="green"/>
          <w:lang w:val="ru-RU"/>
        </w:rPr>
        <w:t xml:space="preserve"> </w:t>
      </w:r>
      <w:r w:rsidR="00A10859" w:rsidRPr="00780C90">
        <w:rPr>
          <w:rFonts w:ascii="Times New Roman" w:hAnsi="Times New Roman" w:cs="Times New Roman"/>
          <w:color w:val="000000"/>
          <w:highlight w:val="green"/>
          <w:lang w:val="ru-RU"/>
        </w:rPr>
        <w:t>5.</w:t>
      </w:r>
      <w:r w:rsidR="008301CE" w:rsidRPr="00D865E5">
        <w:rPr>
          <w:rFonts w:ascii="Times New Roman" w:hAnsi="Times New Roman" w:cs="Times New Roman"/>
          <w:color w:val="000000"/>
          <w:lang w:val="ru-RU"/>
        </w:rPr>
        <w:t xml:space="preserve"> </w:t>
      </w:r>
    </w:p>
    <w:p w14:paraId="421133FB" w14:textId="77777777" w:rsidR="002C263F" w:rsidRPr="00780C90" w:rsidRDefault="002C263F">
      <w:pPr>
        <w:spacing w:after="120" w:line="360" w:lineRule="auto"/>
        <w:ind w:firstLine="567"/>
        <w:jc w:val="both"/>
        <w:rPr>
          <w:rFonts w:ascii="Times New Roman" w:hAnsi="Times New Roman"/>
          <w:b/>
          <w:spacing w:val="-4"/>
          <w:highlight w:val="green"/>
          <w:lang w:val="ru-RU"/>
        </w:rPr>
        <w:pPrChange w:id="192" w:author="Павел Смирнов" w:date="2016-12-29T11:10:00Z">
          <w:pPr>
            <w:spacing w:after="120"/>
            <w:ind w:firstLine="567"/>
            <w:jc w:val="both"/>
          </w:pPr>
        </w:pPrChange>
      </w:pPr>
      <w:r w:rsidRPr="00780C90">
        <w:rPr>
          <w:rFonts w:ascii="Times New Roman" w:hAnsi="Times New Roman"/>
          <w:spacing w:val="-4"/>
          <w:highlight w:val="green"/>
          <w:lang w:val="ru-RU"/>
          <w:rPrChange w:id="193" w:author="User" w:date="2016-11-06T20:38:00Z">
            <w:rPr>
              <w:rFonts w:ascii="Times New Roman" w:hAnsi="Times New Roman"/>
              <w:b/>
              <w:spacing w:val="-4"/>
              <w:lang w:val="ru-RU"/>
            </w:rPr>
          </w:rPrChange>
        </w:rPr>
        <w:t>3.</w:t>
      </w:r>
      <w:r w:rsidR="008C7E0F" w:rsidRPr="00780C90">
        <w:rPr>
          <w:rFonts w:ascii="Times New Roman" w:hAnsi="Times New Roman"/>
          <w:spacing w:val="-4"/>
          <w:highlight w:val="green"/>
          <w:lang w:val="ru-RU"/>
        </w:rPr>
        <w:t>17</w:t>
      </w:r>
      <w:r w:rsidRPr="00780C90">
        <w:rPr>
          <w:rFonts w:ascii="Times New Roman" w:hAnsi="Times New Roman"/>
          <w:b/>
          <w:spacing w:val="-4"/>
          <w:highlight w:val="green"/>
          <w:lang w:val="ru-RU"/>
        </w:rPr>
        <w:t xml:space="preserve"> </w:t>
      </w:r>
    </w:p>
    <w:p w14:paraId="29040465" w14:textId="77777777" w:rsidR="002C263F" w:rsidRPr="00780C90" w:rsidRDefault="002C263F" w:rsidP="002C263F">
      <w:pPr>
        <w:pBdr>
          <w:top w:val="single" w:sz="4" w:space="1" w:color="auto"/>
          <w:left w:val="single" w:sz="4" w:space="4" w:color="auto"/>
          <w:bottom w:val="single" w:sz="4" w:space="1" w:color="auto"/>
          <w:right w:val="single" w:sz="4" w:space="4" w:color="auto"/>
        </w:pBdr>
        <w:spacing w:after="120" w:line="360" w:lineRule="auto"/>
        <w:ind w:firstLine="567"/>
        <w:jc w:val="both"/>
        <w:rPr>
          <w:rFonts w:ascii="Times New Roman" w:hAnsi="Times New Roman"/>
          <w:highlight w:val="green"/>
          <w:lang w:val="ru-RU"/>
        </w:rPr>
      </w:pPr>
      <w:r w:rsidRPr="00780C90">
        <w:rPr>
          <w:rFonts w:ascii="Times New Roman" w:hAnsi="Times New Roman"/>
          <w:b/>
          <w:spacing w:val="-4"/>
          <w:highlight w:val="green"/>
          <w:lang w:val="ru-RU"/>
        </w:rPr>
        <w:t xml:space="preserve">сейсмотектонический разрыв (сейсморазрыв): </w:t>
      </w:r>
      <w:r w:rsidRPr="00780C90">
        <w:rPr>
          <w:rFonts w:ascii="Times New Roman" w:hAnsi="Times New Roman"/>
          <w:spacing w:val="-4"/>
          <w:highlight w:val="green"/>
          <w:lang w:val="ru-RU"/>
        </w:rPr>
        <w:t>Разрыв дневной поверхности, имеющий все признаки тектонического</w:t>
      </w:r>
      <w:ins w:id="194" w:author="User" w:date="2016-11-07T10:16:00Z">
        <w:r w:rsidRPr="00780C90">
          <w:rPr>
            <w:rFonts w:ascii="Times New Roman" w:hAnsi="Times New Roman"/>
            <w:spacing w:val="-4"/>
            <w:highlight w:val="green"/>
            <w:lang w:val="ru-RU"/>
          </w:rPr>
          <w:t xml:space="preserve"> и</w:t>
        </w:r>
      </w:ins>
      <w:del w:id="195" w:author="User" w:date="2016-11-07T10:16:00Z">
        <w:r w:rsidRPr="00780C90" w:rsidDel="00EF478F">
          <w:rPr>
            <w:rFonts w:ascii="Times New Roman" w:hAnsi="Times New Roman"/>
            <w:spacing w:val="-4"/>
            <w:highlight w:val="green"/>
            <w:lang w:val="ru-RU"/>
          </w:rPr>
          <w:delText>;</w:delText>
        </w:r>
      </w:del>
      <w:r w:rsidRPr="00780C90">
        <w:rPr>
          <w:rFonts w:ascii="Times New Roman" w:hAnsi="Times New Roman"/>
          <w:spacing w:val="-4"/>
          <w:highlight w:val="green"/>
          <w:lang w:val="ru-RU"/>
        </w:rPr>
        <w:t xml:space="preserve"> связанный </w:t>
      </w:r>
      <w:r w:rsidRPr="00780C90">
        <w:rPr>
          <w:rFonts w:ascii="Times New Roman" w:hAnsi="Times New Roman"/>
          <w:highlight w:val="green"/>
          <w:lang w:val="ru-RU"/>
        </w:rPr>
        <w:t>с выходом сейсмического очага на земную поверхность.</w:t>
      </w:r>
    </w:p>
    <w:p w14:paraId="1A2952DD" w14:textId="77777777" w:rsidR="00B17EBC" w:rsidRPr="00D865E5" w:rsidRDefault="002C263F" w:rsidP="00B17EBC">
      <w:pPr>
        <w:pStyle w:val="15"/>
        <w:pBdr>
          <w:top w:val="single" w:sz="4" w:space="1" w:color="auto"/>
          <w:left w:val="single" w:sz="4" w:space="4" w:color="auto"/>
          <w:bottom w:val="single" w:sz="4" w:space="1" w:color="auto"/>
          <w:right w:val="single" w:sz="4" w:space="4" w:color="auto"/>
        </w:pBdr>
        <w:spacing w:line="360" w:lineRule="auto"/>
        <w:ind w:firstLine="567"/>
        <w:jc w:val="both"/>
        <w:rPr>
          <w:rStyle w:val="goto"/>
          <w:rFonts w:ascii="Times New Roman" w:hAnsi="Times New Roman" w:cs="Times New Roman"/>
          <w:color w:val="000000"/>
          <w:lang w:val="ru-RU"/>
        </w:rPr>
      </w:pPr>
      <w:r w:rsidRPr="00780C90">
        <w:rPr>
          <w:rFonts w:ascii="Times New Roman" w:hAnsi="Times New Roman" w:cs="Times New Roman"/>
          <w:highlight w:val="green"/>
          <w:lang w:val="ru-RU"/>
        </w:rPr>
        <w:t>[СП 286.1325800.2016, статья 3.27]</w:t>
      </w:r>
    </w:p>
    <w:p w14:paraId="3E5C964B" w14:textId="77777777" w:rsidR="008C7E0F" w:rsidRPr="00780C90" w:rsidRDefault="00781EDE" w:rsidP="008C7E0F">
      <w:pPr>
        <w:pStyle w:val="a8"/>
        <w:shd w:val="clear" w:color="auto" w:fill="FFFFFF"/>
        <w:spacing w:before="120" w:beforeAutospacing="0" w:after="0" w:afterAutospacing="0" w:line="360" w:lineRule="auto"/>
        <w:ind w:firstLine="567"/>
        <w:jc w:val="both"/>
        <w:rPr>
          <w:rStyle w:val="goto"/>
          <w:rFonts w:ascii="Times New Roman" w:hAnsi="Times New Roman" w:cs="Times New Roman"/>
          <w:color w:val="000000"/>
          <w:highlight w:val="green"/>
          <w:lang w:val="ru-RU"/>
        </w:rPr>
      </w:pPr>
      <w:r w:rsidRPr="00780C90">
        <w:rPr>
          <w:rStyle w:val="goto"/>
          <w:rFonts w:ascii="Times New Roman" w:hAnsi="Times New Roman" w:cs="Times New Roman"/>
          <w:color w:val="000000"/>
          <w:highlight w:val="green"/>
          <w:lang w:val="ru-RU"/>
        </w:rPr>
        <w:t>3.18</w:t>
      </w:r>
    </w:p>
    <w:p w14:paraId="00FE82F5" w14:textId="77777777" w:rsidR="00781EDE" w:rsidRPr="00780C90" w:rsidRDefault="00781EDE" w:rsidP="00B17EBC">
      <w:pPr>
        <w:pStyle w:val="15"/>
        <w:pBdr>
          <w:top w:val="single" w:sz="4" w:space="1" w:color="auto"/>
          <w:left w:val="single" w:sz="4" w:space="4" w:color="auto"/>
          <w:bottom w:val="single" w:sz="4" w:space="1" w:color="auto"/>
          <w:right w:val="single" w:sz="4" w:space="4" w:color="auto"/>
        </w:pBdr>
        <w:spacing w:line="360" w:lineRule="auto"/>
        <w:ind w:firstLine="567"/>
        <w:jc w:val="both"/>
        <w:rPr>
          <w:rFonts w:ascii="Times New Roman" w:hAnsi="Times New Roman" w:cs="Times New Roman"/>
          <w:highlight w:val="green"/>
          <w:lang w:val="ru-RU"/>
        </w:rPr>
      </w:pPr>
      <w:r w:rsidRPr="00780C90">
        <w:rPr>
          <w:rStyle w:val="goto"/>
          <w:rFonts w:ascii="Times New Roman" w:hAnsi="Times New Roman" w:cs="Times New Roman"/>
          <w:b/>
          <w:color w:val="000000"/>
          <w:highlight w:val="green"/>
          <w:lang w:val="ru-RU"/>
        </w:rPr>
        <w:t xml:space="preserve">спектральные характеристики грунтовой толщи: </w:t>
      </w:r>
      <w:r w:rsidRPr="00780C90">
        <w:rPr>
          <w:rStyle w:val="goto"/>
          <w:rFonts w:ascii="Times New Roman" w:hAnsi="Times New Roman" w:cs="Times New Roman"/>
          <w:color w:val="000000"/>
          <w:highlight w:val="green"/>
          <w:lang w:val="ru-RU"/>
        </w:rPr>
        <w:t>Спектры Фурье, спектры реакции и коэффициенты динамичности грунтового массива.</w:t>
      </w:r>
    </w:p>
    <w:p w14:paraId="3EF29DF6" w14:textId="77777777" w:rsidR="00B17EBC" w:rsidRPr="00D865E5" w:rsidRDefault="00B17EBC" w:rsidP="00B17EBC">
      <w:pPr>
        <w:pStyle w:val="15"/>
        <w:pBdr>
          <w:top w:val="single" w:sz="4" w:space="1" w:color="auto"/>
          <w:left w:val="single" w:sz="4" w:space="4" w:color="auto"/>
          <w:bottom w:val="single" w:sz="4" w:space="1" w:color="auto"/>
          <w:right w:val="single" w:sz="4" w:space="4" w:color="auto"/>
        </w:pBdr>
        <w:spacing w:line="360" w:lineRule="auto"/>
        <w:ind w:firstLine="567"/>
        <w:jc w:val="both"/>
        <w:rPr>
          <w:rStyle w:val="goto"/>
          <w:rFonts w:ascii="Times New Roman" w:hAnsi="Times New Roman" w:cs="Times New Roman"/>
          <w:color w:val="000000"/>
          <w:lang w:val="ru-RU"/>
        </w:rPr>
      </w:pPr>
      <w:r w:rsidRPr="00780C90">
        <w:rPr>
          <w:rFonts w:ascii="Times New Roman" w:hAnsi="Times New Roman" w:cs="Times New Roman"/>
          <w:highlight w:val="green"/>
          <w:lang w:val="ru-RU"/>
        </w:rPr>
        <w:lastRenderedPageBreak/>
        <w:t>[СП 28</w:t>
      </w:r>
      <w:r w:rsidR="000B7965" w:rsidRPr="00780C90">
        <w:rPr>
          <w:rFonts w:ascii="Times New Roman" w:hAnsi="Times New Roman" w:cs="Times New Roman"/>
          <w:highlight w:val="green"/>
          <w:lang w:val="ru-RU"/>
        </w:rPr>
        <w:t>3</w:t>
      </w:r>
      <w:r w:rsidRPr="00780C90">
        <w:rPr>
          <w:rFonts w:ascii="Times New Roman" w:hAnsi="Times New Roman" w:cs="Times New Roman"/>
          <w:highlight w:val="green"/>
          <w:lang w:val="ru-RU"/>
        </w:rPr>
        <w:t>.1325800.2016, статья 3.17]</w:t>
      </w:r>
    </w:p>
    <w:p w14:paraId="7CA2BF9B" w14:textId="77777777" w:rsidR="00C5173D" w:rsidRPr="007166B9" w:rsidRDefault="00C5173D" w:rsidP="002C063F">
      <w:pPr>
        <w:pStyle w:val="1"/>
        <w:spacing w:line="360" w:lineRule="auto"/>
        <w:ind w:firstLine="567"/>
        <w:rPr>
          <w:rFonts w:ascii="Times New Roman" w:hAnsi="Times New Roman"/>
          <w:sz w:val="24"/>
          <w:szCs w:val="24"/>
          <w:lang w:val="ru-RU"/>
        </w:rPr>
      </w:pPr>
      <w:bookmarkStart w:id="196" w:name="_Toc524103780"/>
      <w:r w:rsidRPr="00D865E5">
        <w:rPr>
          <w:rFonts w:ascii="Times New Roman" w:hAnsi="Times New Roman"/>
          <w:sz w:val="24"/>
          <w:szCs w:val="24"/>
          <w:lang w:val="ru-RU"/>
        </w:rPr>
        <w:t>4 Общие положения</w:t>
      </w:r>
      <w:bookmarkEnd w:id="196"/>
    </w:p>
    <w:p w14:paraId="0A9D8F6E" w14:textId="77777777" w:rsidR="00C5173D" w:rsidRPr="007166B9" w:rsidRDefault="00587213" w:rsidP="002C063F">
      <w:pPr>
        <w:widowControl w:val="0"/>
        <w:spacing w:after="120" w:line="360" w:lineRule="auto"/>
        <w:ind w:firstLine="567"/>
        <w:jc w:val="both"/>
        <w:rPr>
          <w:rFonts w:ascii="Times New Roman" w:hAnsi="Times New Roman" w:cs="Times New Roman"/>
          <w:lang w:val="ru-RU"/>
        </w:rPr>
      </w:pPr>
      <w:r w:rsidRPr="007166B9">
        <w:rPr>
          <w:rFonts w:ascii="Times New Roman" w:hAnsi="Times New Roman" w:cs="Times New Roman"/>
          <w:lang w:val="ru-RU"/>
        </w:rPr>
        <w:t xml:space="preserve">4.1 </w:t>
      </w:r>
      <w:r w:rsidR="00CB5DF6" w:rsidRPr="007166B9">
        <w:rPr>
          <w:rFonts w:ascii="Times New Roman" w:hAnsi="Times New Roman" w:cs="Times New Roman"/>
          <w:lang w:val="ru-RU"/>
        </w:rPr>
        <w:t>Н</w:t>
      </w:r>
      <w:r w:rsidR="00C27D71" w:rsidRPr="007166B9">
        <w:rPr>
          <w:rFonts w:ascii="Times New Roman" w:hAnsi="Times New Roman" w:cs="Times New Roman"/>
          <w:lang w:val="ru-RU"/>
        </w:rPr>
        <w:t>астоящ</w:t>
      </w:r>
      <w:r w:rsidR="00CB5DF6" w:rsidRPr="007166B9">
        <w:rPr>
          <w:rFonts w:ascii="Times New Roman" w:hAnsi="Times New Roman" w:cs="Times New Roman"/>
          <w:lang w:val="ru-RU"/>
        </w:rPr>
        <w:t>ий</w:t>
      </w:r>
      <w:r w:rsidR="00C27D71" w:rsidRPr="007166B9">
        <w:rPr>
          <w:rFonts w:ascii="Times New Roman" w:hAnsi="Times New Roman" w:cs="Times New Roman"/>
          <w:lang w:val="ru-RU"/>
        </w:rPr>
        <w:t xml:space="preserve"> </w:t>
      </w:r>
      <w:r w:rsidR="00CB5DF6" w:rsidRPr="007166B9">
        <w:rPr>
          <w:rFonts w:ascii="Times New Roman" w:hAnsi="Times New Roman" w:cs="Times New Roman"/>
          <w:lang w:val="ru-RU"/>
        </w:rPr>
        <w:t>с</w:t>
      </w:r>
      <w:r w:rsidR="00C5173D" w:rsidRPr="007166B9">
        <w:rPr>
          <w:rFonts w:ascii="Times New Roman" w:hAnsi="Times New Roman" w:cs="Times New Roman"/>
          <w:lang w:val="ru-RU"/>
        </w:rPr>
        <w:t xml:space="preserve">вод правил предназначается для описания методов детального сейсмического районирования ДСР площадных </w:t>
      </w:r>
      <w:r w:rsidR="00461CA9" w:rsidRPr="007166B9">
        <w:rPr>
          <w:rFonts w:ascii="Times New Roman" w:hAnsi="Times New Roman" w:cs="Times New Roman"/>
          <w:lang w:val="ru-RU"/>
        </w:rPr>
        <w:t xml:space="preserve">территорий </w:t>
      </w:r>
      <w:r w:rsidR="009A64E6">
        <w:rPr>
          <w:rFonts w:ascii="Times New Roman" w:hAnsi="Times New Roman"/>
          <w:color w:val="000000"/>
          <w:sz w:val="20"/>
          <w:szCs w:val="20"/>
          <w:lang w:val="ru-RU"/>
        </w:rPr>
        <w:t>–</w:t>
      </w:r>
      <w:r w:rsidR="00C5173D" w:rsidRPr="007166B9">
        <w:rPr>
          <w:rFonts w:ascii="Times New Roman" w:hAnsi="Times New Roman" w:cs="Times New Roman"/>
          <w:lang w:val="ru-RU"/>
        </w:rPr>
        <w:t xml:space="preserve"> городов, республик, краев, областей Российской Федерации, а также </w:t>
      </w:r>
      <w:r w:rsidR="00461CA9" w:rsidRPr="007166B9">
        <w:rPr>
          <w:rFonts w:ascii="Times New Roman" w:hAnsi="Times New Roman" w:cs="Times New Roman"/>
          <w:lang w:val="ru-RU"/>
        </w:rPr>
        <w:t>городов и районов</w:t>
      </w:r>
      <w:r w:rsidR="00C5173D" w:rsidRPr="007166B9">
        <w:rPr>
          <w:rFonts w:ascii="Times New Roman" w:hAnsi="Times New Roman" w:cs="Times New Roman"/>
          <w:lang w:val="ru-RU"/>
        </w:rPr>
        <w:t xml:space="preserve">, к которым применимы в данном контексте работы по СМР. </w:t>
      </w:r>
    </w:p>
    <w:p w14:paraId="599414A6" w14:textId="77777777" w:rsidR="00C5173D" w:rsidRPr="007166B9" w:rsidRDefault="00587213" w:rsidP="002C063F">
      <w:pPr>
        <w:spacing w:after="120" w:line="360" w:lineRule="auto"/>
        <w:ind w:firstLine="567"/>
        <w:jc w:val="both"/>
        <w:rPr>
          <w:rFonts w:ascii="Times New Roman" w:hAnsi="Times New Roman" w:cs="Times New Roman"/>
          <w:lang w:val="ru-RU"/>
        </w:rPr>
      </w:pPr>
      <w:r w:rsidRPr="007166B9">
        <w:rPr>
          <w:rFonts w:ascii="Times New Roman" w:hAnsi="Times New Roman" w:cs="Times New Roman"/>
          <w:lang w:val="ru-RU"/>
        </w:rPr>
        <w:t xml:space="preserve">4.2 </w:t>
      </w:r>
      <w:r w:rsidR="00C5173D" w:rsidRPr="007166B9">
        <w:rPr>
          <w:rFonts w:ascii="Times New Roman" w:hAnsi="Times New Roman" w:cs="Times New Roman"/>
          <w:lang w:val="ru-RU"/>
        </w:rPr>
        <w:t>Д</w:t>
      </w:r>
      <w:r w:rsidR="00275E84">
        <w:rPr>
          <w:rFonts w:ascii="Times New Roman" w:hAnsi="Times New Roman" w:cs="Times New Roman"/>
          <w:lang w:val="ru-RU"/>
        </w:rPr>
        <w:t>етальное сейсмическое районирование</w:t>
      </w:r>
      <w:r w:rsidR="00C5173D" w:rsidRPr="007166B9">
        <w:rPr>
          <w:rFonts w:ascii="Times New Roman" w:hAnsi="Times New Roman" w:cs="Times New Roman"/>
          <w:lang w:val="ru-RU"/>
        </w:rPr>
        <w:t xml:space="preserve"> является самостоятельным видом работ. </w:t>
      </w:r>
    </w:p>
    <w:p w14:paraId="20E90C28" w14:textId="4172BF79" w:rsidR="00C5173D" w:rsidRPr="00780C90" w:rsidRDefault="00587213" w:rsidP="002C063F">
      <w:pPr>
        <w:spacing w:after="120" w:line="360" w:lineRule="auto"/>
        <w:ind w:firstLine="567"/>
        <w:jc w:val="both"/>
        <w:rPr>
          <w:rFonts w:ascii="Times New Roman" w:hAnsi="Times New Roman" w:cs="Times New Roman"/>
          <w:highlight w:val="green"/>
          <w:lang w:val="ru-RU"/>
        </w:rPr>
      </w:pPr>
      <w:r w:rsidRPr="00780C90">
        <w:rPr>
          <w:rFonts w:ascii="Times New Roman" w:hAnsi="Times New Roman" w:cs="Times New Roman"/>
          <w:highlight w:val="green"/>
          <w:lang w:val="ru-RU"/>
        </w:rPr>
        <w:t xml:space="preserve">4.3 </w:t>
      </w:r>
      <w:r w:rsidR="00C5173D" w:rsidRPr="00780C90">
        <w:rPr>
          <w:rFonts w:ascii="Times New Roman" w:hAnsi="Times New Roman" w:cs="Times New Roman"/>
          <w:highlight w:val="green"/>
          <w:lang w:val="ru-RU"/>
        </w:rPr>
        <w:t xml:space="preserve">При оценке сейсмической опасности для объектов </w:t>
      </w:r>
      <w:r w:rsidR="00C0621C" w:rsidRPr="00780C90">
        <w:rPr>
          <w:rFonts w:ascii="Times New Roman" w:hAnsi="Times New Roman" w:cs="Times New Roman"/>
          <w:highlight w:val="green"/>
          <w:lang w:val="ru-RU"/>
        </w:rPr>
        <w:t xml:space="preserve">территориального планирования </w:t>
      </w:r>
      <w:r w:rsidR="00BB5679" w:rsidRPr="00780C90">
        <w:rPr>
          <w:rFonts w:ascii="Times New Roman" w:hAnsi="Times New Roman" w:cs="Times New Roman"/>
          <w:b/>
          <w:highlight w:val="green"/>
          <w:lang w:val="ru-RU"/>
        </w:rPr>
        <w:t>необходимо</w:t>
      </w:r>
      <w:r w:rsidR="00C5173D" w:rsidRPr="00780C90">
        <w:rPr>
          <w:rFonts w:ascii="Times New Roman" w:hAnsi="Times New Roman" w:cs="Times New Roman"/>
          <w:highlight w:val="green"/>
          <w:lang w:val="ru-RU"/>
        </w:rPr>
        <w:t xml:space="preserve"> учитывать все зоны </w:t>
      </w:r>
      <w:r w:rsidR="004316EB" w:rsidRPr="00780C90">
        <w:rPr>
          <w:rFonts w:ascii="Times New Roman" w:hAnsi="Times New Roman" w:cs="Times New Roman"/>
          <w:highlight w:val="green"/>
          <w:lang w:val="ru-RU"/>
        </w:rPr>
        <w:t>возможных очагов землетрясений (</w:t>
      </w:r>
      <w:r w:rsidR="00C5173D" w:rsidRPr="00780C90">
        <w:rPr>
          <w:rFonts w:ascii="Times New Roman" w:hAnsi="Times New Roman" w:cs="Times New Roman"/>
          <w:highlight w:val="green"/>
          <w:lang w:val="ru-RU"/>
        </w:rPr>
        <w:t>ВОЗ</w:t>
      </w:r>
      <w:r w:rsidR="004316EB" w:rsidRPr="00780C90">
        <w:rPr>
          <w:rFonts w:ascii="Times New Roman" w:hAnsi="Times New Roman" w:cs="Times New Roman"/>
          <w:highlight w:val="green"/>
          <w:lang w:val="ru-RU"/>
        </w:rPr>
        <w:t>)</w:t>
      </w:r>
      <w:r w:rsidR="00C5173D" w:rsidRPr="00780C90">
        <w:rPr>
          <w:rFonts w:ascii="Times New Roman" w:hAnsi="Times New Roman" w:cs="Times New Roman"/>
          <w:highlight w:val="green"/>
          <w:lang w:val="ru-RU"/>
        </w:rPr>
        <w:t xml:space="preserve">, </w:t>
      </w:r>
      <w:r w:rsidR="00A543AA" w:rsidRPr="00780C90">
        <w:rPr>
          <w:rFonts w:ascii="Times New Roman" w:hAnsi="Times New Roman" w:cs="Times New Roman"/>
          <w:highlight w:val="green"/>
          <w:lang w:val="ru-RU"/>
        </w:rPr>
        <w:t>представляющие опасность для объектов предполагаемого строительства</w:t>
      </w:r>
      <w:r w:rsidR="005D09AC" w:rsidRPr="00780C90">
        <w:rPr>
          <w:rFonts w:ascii="Times New Roman" w:hAnsi="Times New Roman" w:cs="Times New Roman"/>
          <w:highlight w:val="green"/>
          <w:lang w:val="ru-RU"/>
        </w:rPr>
        <w:t>,</w:t>
      </w:r>
      <w:r w:rsidR="00A543AA" w:rsidRPr="00780C90">
        <w:rPr>
          <w:rFonts w:ascii="Times New Roman" w:hAnsi="Times New Roman" w:cs="Times New Roman"/>
          <w:highlight w:val="green"/>
          <w:lang w:val="ru-RU"/>
        </w:rPr>
        <w:t xml:space="preserve"> </w:t>
      </w:r>
      <w:r w:rsidR="005D09AC" w:rsidRPr="00780C90">
        <w:rPr>
          <w:rFonts w:ascii="Times New Roman" w:hAnsi="Times New Roman" w:cs="Times New Roman"/>
          <w:highlight w:val="green"/>
          <w:lang w:val="ru-RU"/>
        </w:rPr>
        <w:t>в</w:t>
      </w:r>
      <w:r w:rsidR="00A543AA" w:rsidRPr="00780C90">
        <w:rPr>
          <w:rFonts w:ascii="Times New Roman" w:hAnsi="Times New Roman" w:cs="Times New Roman"/>
          <w:highlight w:val="green"/>
          <w:lang w:val="ru-RU"/>
        </w:rPr>
        <w:t xml:space="preserve"> том числе с м</w:t>
      </w:r>
      <w:r w:rsidR="005D09AC" w:rsidRPr="00780C90">
        <w:rPr>
          <w:rFonts w:ascii="Times New Roman" w:hAnsi="Times New Roman" w:cs="Times New Roman"/>
          <w:highlight w:val="green"/>
          <w:lang w:val="ru-RU"/>
        </w:rPr>
        <w:t>а</w:t>
      </w:r>
      <w:r w:rsidR="00A543AA" w:rsidRPr="00780C90">
        <w:rPr>
          <w:rFonts w:ascii="Times New Roman" w:hAnsi="Times New Roman" w:cs="Times New Roman"/>
          <w:highlight w:val="green"/>
          <w:lang w:val="ru-RU"/>
        </w:rPr>
        <w:t xml:space="preserve">гнитудным потенциалом </w:t>
      </w:r>
      <w:r w:rsidR="00A543AA" w:rsidRPr="00780C90">
        <w:rPr>
          <w:rFonts w:ascii="Times New Roman" w:hAnsi="Times New Roman" w:cs="Times New Roman"/>
          <w:i/>
          <w:highlight w:val="green"/>
          <w:lang w:val="ru-RU"/>
        </w:rPr>
        <w:t>М</w:t>
      </w:r>
      <w:r w:rsidR="005D09AC" w:rsidRPr="00780C90">
        <w:rPr>
          <w:rFonts w:ascii="Times New Roman" w:hAnsi="Times New Roman" w:cs="Times New Roman"/>
          <w:highlight w:val="green"/>
          <w:lang w:val="ru-RU"/>
        </w:rPr>
        <w:t xml:space="preserve"> </w:t>
      </w:r>
      <w:r w:rsidR="00461CA9" w:rsidRPr="00780C90">
        <w:rPr>
          <w:rFonts w:ascii="Times New Roman" w:hAnsi="Times New Roman" w:cs="Times New Roman"/>
          <w:highlight w:val="green"/>
          <w:lang w:val="ru-RU"/>
        </w:rPr>
        <w:t>≤</w:t>
      </w:r>
      <w:r w:rsidR="005D09AC" w:rsidRPr="00780C90">
        <w:rPr>
          <w:rFonts w:ascii="Times New Roman" w:hAnsi="Times New Roman" w:cs="Times New Roman"/>
          <w:highlight w:val="green"/>
          <w:lang w:val="ru-RU"/>
        </w:rPr>
        <w:t xml:space="preserve"> </w:t>
      </w:r>
      <w:r w:rsidR="00A543AA" w:rsidRPr="00780C90">
        <w:rPr>
          <w:rFonts w:ascii="Times New Roman" w:hAnsi="Times New Roman" w:cs="Times New Roman"/>
          <w:highlight w:val="green"/>
          <w:lang w:val="ru-RU"/>
        </w:rPr>
        <w:t>6,</w:t>
      </w:r>
      <w:r w:rsidR="00461CA9" w:rsidRPr="00780C90">
        <w:rPr>
          <w:rFonts w:ascii="Times New Roman" w:hAnsi="Times New Roman" w:cs="Times New Roman"/>
          <w:highlight w:val="green"/>
          <w:lang w:val="ru-RU"/>
        </w:rPr>
        <w:t>0</w:t>
      </w:r>
      <w:r w:rsidR="005D09AC" w:rsidRPr="00780C90">
        <w:rPr>
          <w:rFonts w:ascii="Times New Roman" w:hAnsi="Times New Roman" w:cs="Times New Roman"/>
          <w:highlight w:val="green"/>
          <w:lang w:val="ru-RU"/>
        </w:rPr>
        <w:t>.</w:t>
      </w:r>
      <w:r w:rsidR="00C5173D" w:rsidRPr="00780C90">
        <w:rPr>
          <w:rFonts w:ascii="Times New Roman" w:hAnsi="Times New Roman" w:cs="Times New Roman"/>
          <w:highlight w:val="green"/>
          <w:lang w:val="ru-RU"/>
        </w:rPr>
        <w:t xml:space="preserve"> Выделение зон ВОЗ базируется на использовании результатов полевых работ. Цель ДСР</w:t>
      </w:r>
      <w:r w:rsidR="00003488" w:rsidRPr="00780C90">
        <w:rPr>
          <w:rFonts w:ascii="Times New Roman" w:hAnsi="Times New Roman" w:cs="Times New Roman"/>
          <w:highlight w:val="green"/>
          <w:lang w:val="ru-RU"/>
        </w:rPr>
        <w:t xml:space="preserve"> для территориального планирования</w:t>
      </w:r>
      <w:r w:rsidR="00C5173D" w:rsidRPr="00780C90">
        <w:rPr>
          <w:rFonts w:ascii="Times New Roman" w:hAnsi="Times New Roman" w:cs="Times New Roman"/>
          <w:highlight w:val="green"/>
          <w:lang w:val="ru-RU"/>
        </w:rPr>
        <w:t xml:space="preserve"> </w:t>
      </w:r>
      <w:r w:rsidR="004316EB" w:rsidRPr="00780C90">
        <w:rPr>
          <w:rFonts w:ascii="Times New Roman" w:hAnsi="Times New Roman" w:cs="Times New Roman"/>
          <w:highlight w:val="green"/>
          <w:lang w:val="ru-RU"/>
        </w:rPr>
        <w:t>–</w:t>
      </w:r>
      <w:r w:rsidR="00C5173D" w:rsidRPr="00780C90">
        <w:rPr>
          <w:rFonts w:ascii="Times New Roman" w:hAnsi="Times New Roman" w:cs="Times New Roman"/>
          <w:highlight w:val="green"/>
          <w:lang w:val="ru-RU"/>
        </w:rPr>
        <w:t xml:space="preserve"> предоставление </w:t>
      </w:r>
      <w:r w:rsidR="00003488" w:rsidRPr="00780C90">
        <w:rPr>
          <w:rFonts w:ascii="Times New Roman" w:hAnsi="Times New Roman" w:cs="Times New Roman"/>
          <w:highlight w:val="green"/>
          <w:lang w:val="ru-RU"/>
        </w:rPr>
        <w:t>инженерам,</w:t>
      </w:r>
      <w:r w:rsidR="00C5173D" w:rsidRPr="00780C90">
        <w:rPr>
          <w:rFonts w:ascii="Times New Roman" w:hAnsi="Times New Roman" w:cs="Times New Roman"/>
          <w:highlight w:val="green"/>
          <w:lang w:val="ru-RU"/>
        </w:rPr>
        <w:t xml:space="preserve"> проектировщикам</w:t>
      </w:r>
      <w:r w:rsidR="00003488" w:rsidRPr="00780C90">
        <w:rPr>
          <w:rFonts w:ascii="Times New Roman" w:hAnsi="Times New Roman" w:cs="Times New Roman"/>
          <w:highlight w:val="green"/>
          <w:lang w:val="ru-RU"/>
        </w:rPr>
        <w:t xml:space="preserve"> и другим заинтересованным лицам</w:t>
      </w:r>
      <w:r w:rsidR="00C5173D" w:rsidRPr="00780C90">
        <w:rPr>
          <w:rFonts w:ascii="Times New Roman" w:hAnsi="Times New Roman" w:cs="Times New Roman"/>
          <w:highlight w:val="green"/>
          <w:lang w:val="ru-RU"/>
        </w:rPr>
        <w:t xml:space="preserve"> детальных данных о прогнозных сейсмических воздействиях и смещениях по активным разломам, </w:t>
      </w:r>
      <w:r w:rsidR="007159D9" w:rsidRPr="00780C90">
        <w:rPr>
          <w:rFonts w:ascii="Times New Roman" w:hAnsi="Times New Roman" w:cs="Times New Roman"/>
          <w:highlight w:val="green"/>
          <w:lang w:val="ru-RU"/>
        </w:rPr>
        <w:t xml:space="preserve">необходимых для планируемого размещения объектов согласно </w:t>
      </w:r>
      <w:r w:rsidR="007159D9" w:rsidRPr="00780C90">
        <w:rPr>
          <w:rFonts w:ascii="Times New Roman" w:hAnsi="Times New Roman" w:cs="Times New Roman"/>
          <w:iCs/>
          <w:highlight w:val="green"/>
          <w:lang w:val="ru-RU"/>
        </w:rPr>
        <w:t>СП 47.13330</w:t>
      </w:r>
      <w:r w:rsidR="007159D9" w:rsidRPr="00780C90">
        <w:rPr>
          <w:rFonts w:ascii="Times New Roman" w:hAnsi="Times New Roman" w:cs="Times New Roman"/>
          <w:highlight w:val="green"/>
          <w:lang w:val="ru-RU"/>
        </w:rPr>
        <w:t>.</w:t>
      </w:r>
      <w:r w:rsidR="00C5173D" w:rsidRPr="00780C90">
        <w:rPr>
          <w:rFonts w:ascii="Times New Roman" w:hAnsi="Times New Roman" w:cs="Times New Roman"/>
          <w:highlight w:val="green"/>
          <w:lang w:val="ru-RU"/>
        </w:rPr>
        <w:t xml:space="preserve"> </w:t>
      </w:r>
    </w:p>
    <w:p w14:paraId="27842AEE" w14:textId="6F78E4DC" w:rsidR="00B92264" w:rsidRPr="00780C90" w:rsidRDefault="00B92264" w:rsidP="002C063F">
      <w:pPr>
        <w:spacing w:after="120" w:line="360" w:lineRule="auto"/>
        <w:ind w:firstLine="567"/>
        <w:jc w:val="both"/>
        <w:rPr>
          <w:rFonts w:ascii="Times New Roman" w:hAnsi="Times New Roman" w:cs="Times New Roman"/>
          <w:highlight w:val="green"/>
          <w:lang w:val="ru-RU"/>
        </w:rPr>
      </w:pPr>
      <w:r w:rsidRPr="00780C90">
        <w:rPr>
          <w:rFonts w:ascii="Times New Roman" w:hAnsi="Times New Roman" w:cs="Times New Roman"/>
          <w:highlight w:val="green"/>
          <w:lang w:val="ru-RU"/>
        </w:rPr>
        <w:t>Сейсмическое микрорайонирование для объектов территориального планирования (городов, городских районов) выполня</w:t>
      </w:r>
      <w:r w:rsidR="00D97F30" w:rsidRPr="00780C90">
        <w:rPr>
          <w:rFonts w:ascii="Times New Roman" w:hAnsi="Times New Roman" w:cs="Times New Roman"/>
          <w:highlight w:val="green"/>
          <w:lang w:val="ru-RU"/>
        </w:rPr>
        <w:t>ют</w:t>
      </w:r>
      <w:r w:rsidRPr="00780C90">
        <w:rPr>
          <w:rFonts w:ascii="Times New Roman" w:hAnsi="Times New Roman" w:cs="Times New Roman"/>
          <w:highlight w:val="green"/>
          <w:lang w:val="ru-RU"/>
        </w:rPr>
        <w:t xml:space="preserve"> </w:t>
      </w:r>
      <w:r w:rsidR="00D97F30" w:rsidRPr="00780C90">
        <w:rPr>
          <w:rFonts w:ascii="Times New Roman" w:hAnsi="Times New Roman" w:cs="Times New Roman"/>
          <w:highlight w:val="green"/>
          <w:lang w:val="ru-RU"/>
        </w:rPr>
        <w:t>в</w:t>
      </w:r>
      <w:r w:rsidRPr="00780C90">
        <w:rPr>
          <w:rFonts w:ascii="Times New Roman" w:hAnsi="Times New Roman" w:cs="Times New Roman"/>
          <w:highlight w:val="green"/>
          <w:lang w:val="ru-RU"/>
        </w:rPr>
        <w:t xml:space="preserve"> цел</w:t>
      </w:r>
      <w:r w:rsidR="00D97F30" w:rsidRPr="00780C90">
        <w:rPr>
          <w:rFonts w:ascii="Times New Roman" w:hAnsi="Times New Roman" w:cs="Times New Roman"/>
          <w:highlight w:val="green"/>
          <w:lang w:val="ru-RU"/>
        </w:rPr>
        <w:t>ях</w:t>
      </w:r>
      <w:r w:rsidRPr="00780C90">
        <w:rPr>
          <w:rFonts w:ascii="Times New Roman" w:hAnsi="Times New Roman" w:cs="Times New Roman"/>
          <w:highlight w:val="green"/>
          <w:lang w:val="ru-RU"/>
        </w:rPr>
        <w:t xml:space="preserve"> количественной оценки влияния местных условий (состав и свойства грунтов, особенности рельефа, наличие опасных геологических процессов и явлений и др.) на сейсмичность с указанием изм</w:t>
      </w:r>
      <w:r w:rsidR="002D650B" w:rsidRPr="00780C90">
        <w:rPr>
          <w:rFonts w:ascii="Times New Roman" w:hAnsi="Times New Roman" w:cs="Times New Roman"/>
          <w:highlight w:val="green"/>
          <w:lang w:val="ru-RU"/>
        </w:rPr>
        <w:t>енения интенсивности в баллах и (</w:t>
      </w:r>
      <w:r w:rsidRPr="00780C90">
        <w:rPr>
          <w:rFonts w:ascii="Times New Roman" w:hAnsi="Times New Roman" w:cs="Times New Roman"/>
          <w:highlight w:val="green"/>
          <w:lang w:val="ru-RU"/>
        </w:rPr>
        <w:t>или</w:t>
      </w:r>
      <w:r w:rsidR="002D650B" w:rsidRPr="00780C90">
        <w:rPr>
          <w:rFonts w:ascii="Times New Roman" w:hAnsi="Times New Roman" w:cs="Times New Roman"/>
          <w:highlight w:val="green"/>
          <w:lang w:val="ru-RU"/>
        </w:rPr>
        <w:t>)</w:t>
      </w:r>
      <w:r w:rsidRPr="00780C90">
        <w:rPr>
          <w:rFonts w:ascii="Times New Roman" w:hAnsi="Times New Roman" w:cs="Times New Roman"/>
          <w:highlight w:val="green"/>
          <w:lang w:val="ru-RU"/>
        </w:rPr>
        <w:t xml:space="preserve"> инструментальных параметров сейсмических колебаний. Работы по СМР выполняются на </w:t>
      </w:r>
      <w:r w:rsidR="00EE78EA" w:rsidRPr="00780C90">
        <w:rPr>
          <w:rFonts w:ascii="Times New Roman" w:hAnsi="Times New Roman" w:cs="Times New Roman"/>
          <w:highlight w:val="green"/>
          <w:lang w:val="ru-RU"/>
        </w:rPr>
        <w:t>у</w:t>
      </w:r>
      <w:r w:rsidRPr="00780C90">
        <w:rPr>
          <w:rFonts w:ascii="Times New Roman" w:hAnsi="Times New Roman" w:cs="Times New Roman"/>
          <w:highlight w:val="green"/>
          <w:lang w:val="ru-RU"/>
        </w:rPr>
        <w:t>частках, изучение которых дает важную информацию для решения задач территориального планирования (участки разломов, участки распространения специфических грунтов, потенциального разжижения грунтов, склоны, жильные льды и т.</w:t>
      </w:r>
      <w:r w:rsidR="00D97F30" w:rsidRPr="00780C90">
        <w:rPr>
          <w:rFonts w:ascii="Times New Roman" w:hAnsi="Times New Roman" w:cs="Times New Roman"/>
          <w:highlight w:val="green"/>
          <w:lang w:val="ru-RU"/>
        </w:rPr>
        <w:t xml:space="preserve"> </w:t>
      </w:r>
      <w:r w:rsidRPr="00780C90">
        <w:rPr>
          <w:rFonts w:ascii="Times New Roman" w:hAnsi="Times New Roman" w:cs="Times New Roman"/>
          <w:highlight w:val="green"/>
          <w:lang w:val="ru-RU"/>
        </w:rPr>
        <w:t xml:space="preserve">п.). Выделение таких участков </w:t>
      </w:r>
      <w:r w:rsidR="00BB5679" w:rsidRPr="00780C90">
        <w:rPr>
          <w:rFonts w:ascii="Times New Roman" w:hAnsi="Times New Roman" w:cs="Times New Roman"/>
          <w:b/>
          <w:highlight w:val="green"/>
          <w:lang w:val="ru-RU"/>
        </w:rPr>
        <w:t>долж</w:t>
      </w:r>
      <w:r w:rsidRPr="00780C90">
        <w:rPr>
          <w:rFonts w:ascii="Times New Roman" w:hAnsi="Times New Roman" w:cs="Times New Roman"/>
          <w:highlight w:val="green"/>
          <w:lang w:val="ru-RU"/>
        </w:rPr>
        <w:t>но быть обосновано в программе работ.</w:t>
      </w:r>
    </w:p>
    <w:p w14:paraId="146FC27B" w14:textId="77777777" w:rsidR="00C5173D" w:rsidRPr="00780C90" w:rsidRDefault="00D97F30" w:rsidP="002C063F">
      <w:pPr>
        <w:spacing w:after="120" w:line="360" w:lineRule="auto"/>
        <w:ind w:firstLine="567"/>
        <w:jc w:val="both"/>
        <w:rPr>
          <w:rFonts w:ascii="Times New Roman" w:hAnsi="Times New Roman" w:cs="Times New Roman"/>
          <w:highlight w:val="green"/>
          <w:lang w:val="ru-RU"/>
        </w:rPr>
      </w:pPr>
      <w:r w:rsidRPr="00780C90">
        <w:rPr>
          <w:rFonts w:ascii="Times New Roman" w:hAnsi="Times New Roman" w:cs="Times New Roman"/>
          <w:highlight w:val="green"/>
          <w:lang w:val="ru-RU"/>
        </w:rPr>
        <w:t xml:space="preserve">Согласно </w:t>
      </w:r>
      <w:r w:rsidR="00854203" w:rsidRPr="00780C90">
        <w:rPr>
          <w:rFonts w:ascii="Times New Roman" w:hAnsi="Times New Roman" w:cs="Times New Roman"/>
          <w:highlight w:val="green"/>
          <w:lang w:val="ru-RU"/>
        </w:rPr>
        <w:t xml:space="preserve">[2] </w:t>
      </w:r>
      <w:r w:rsidR="00C5173D" w:rsidRPr="00780C90">
        <w:rPr>
          <w:rFonts w:ascii="Times New Roman" w:hAnsi="Times New Roman" w:cs="Times New Roman"/>
          <w:highlight w:val="green"/>
          <w:lang w:val="ru-RU"/>
        </w:rPr>
        <w:t xml:space="preserve">сейсмотектонические и сейсмологические исследования выделены в отдельный вид работ в составе инженерно-геологических изысканий. </w:t>
      </w:r>
    </w:p>
    <w:p w14:paraId="1E84B03E" w14:textId="77777777" w:rsidR="00C5173D" w:rsidRPr="007166B9" w:rsidRDefault="00C5173D" w:rsidP="002C063F">
      <w:pPr>
        <w:spacing w:after="120" w:line="360" w:lineRule="auto"/>
        <w:ind w:firstLine="567"/>
        <w:jc w:val="both"/>
        <w:rPr>
          <w:rFonts w:ascii="Times New Roman" w:hAnsi="Times New Roman" w:cs="Times New Roman"/>
          <w:strike/>
          <w:lang w:val="ru-RU"/>
        </w:rPr>
      </w:pPr>
      <w:r w:rsidRPr="00780C90">
        <w:rPr>
          <w:rFonts w:ascii="Times New Roman" w:hAnsi="Times New Roman" w:cs="Times New Roman"/>
          <w:highlight w:val="green"/>
          <w:lang w:val="ru-RU"/>
        </w:rPr>
        <w:lastRenderedPageBreak/>
        <w:t>Согласно СП 14</w:t>
      </w:r>
      <w:r w:rsidR="00DA797A" w:rsidRPr="00780C90">
        <w:rPr>
          <w:rFonts w:ascii="Times New Roman" w:hAnsi="Times New Roman" w:cs="Times New Roman"/>
          <w:highlight w:val="green"/>
          <w:lang w:val="ru-RU"/>
        </w:rPr>
        <w:t>.</w:t>
      </w:r>
      <w:r w:rsidRPr="00780C90">
        <w:rPr>
          <w:rFonts w:ascii="Times New Roman" w:hAnsi="Times New Roman" w:cs="Times New Roman"/>
          <w:highlight w:val="green"/>
          <w:lang w:val="ru-RU"/>
        </w:rPr>
        <w:t xml:space="preserve">13330 при определении возможных сейсмических воздействий для конкретных существующих и проектируемых сооружений предусмотрено проведение </w:t>
      </w:r>
      <w:r w:rsidR="003D571B" w:rsidRPr="00780C90">
        <w:rPr>
          <w:rFonts w:ascii="Times New Roman" w:hAnsi="Times New Roman" w:cs="Times New Roman"/>
          <w:highlight w:val="green"/>
          <w:lang w:val="ru-RU"/>
        </w:rPr>
        <w:t>ДСР в масштабе 1</w:t>
      </w:r>
      <w:r w:rsidRPr="00780C90">
        <w:rPr>
          <w:rFonts w:ascii="Times New Roman" w:hAnsi="Times New Roman" w:cs="Times New Roman"/>
          <w:highlight w:val="green"/>
          <w:lang w:val="ru-RU"/>
        </w:rPr>
        <w:t>:500</w:t>
      </w:r>
      <w:r w:rsidR="008A7916" w:rsidRPr="00780C90">
        <w:rPr>
          <w:rFonts w:ascii="Times New Roman" w:hAnsi="Times New Roman" w:cs="Times New Roman"/>
          <w:highlight w:val="green"/>
          <w:lang w:val="ru-RU"/>
        </w:rPr>
        <w:t xml:space="preserve"> </w:t>
      </w:r>
      <w:r w:rsidRPr="00780C90">
        <w:rPr>
          <w:rFonts w:ascii="Times New Roman" w:hAnsi="Times New Roman" w:cs="Times New Roman"/>
          <w:highlight w:val="green"/>
          <w:lang w:val="ru-RU"/>
        </w:rPr>
        <w:t>000 и крупнее.</w:t>
      </w:r>
      <w:r w:rsidRPr="007166B9">
        <w:rPr>
          <w:rFonts w:ascii="Times New Roman" w:hAnsi="Times New Roman" w:cs="Times New Roman"/>
          <w:lang w:val="ru-RU"/>
        </w:rPr>
        <w:t xml:space="preserve"> </w:t>
      </w:r>
    </w:p>
    <w:p w14:paraId="6369FFE8" w14:textId="77777777" w:rsidR="00587213" w:rsidRPr="007166B9" w:rsidRDefault="00587213" w:rsidP="002C063F">
      <w:pPr>
        <w:spacing w:after="120" w:line="360" w:lineRule="auto"/>
        <w:ind w:firstLine="567"/>
        <w:jc w:val="both"/>
        <w:rPr>
          <w:rFonts w:ascii="Times New Roman" w:hAnsi="Times New Roman" w:cs="Times New Roman"/>
          <w:lang w:val="ru-RU"/>
        </w:rPr>
      </w:pPr>
      <w:r w:rsidRPr="00780C90">
        <w:rPr>
          <w:rFonts w:ascii="Times New Roman" w:hAnsi="Times New Roman" w:cs="Times New Roman"/>
          <w:highlight w:val="green"/>
          <w:lang w:val="ru-RU"/>
        </w:rPr>
        <w:t>4.4 Карты ДСР</w:t>
      </w:r>
      <w:r w:rsidR="00C2113C" w:rsidRPr="00780C90">
        <w:rPr>
          <w:rFonts w:ascii="Times New Roman" w:hAnsi="Times New Roman" w:cs="Times New Roman"/>
          <w:highlight w:val="green"/>
          <w:lang w:val="ru-RU"/>
        </w:rPr>
        <w:t xml:space="preserve"> для соответствующих территорий </w:t>
      </w:r>
      <w:r w:rsidR="00857D20" w:rsidRPr="00780C90">
        <w:rPr>
          <w:rFonts w:ascii="Times New Roman" w:hAnsi="Times New Roman" w:cs="Times New Roman"/>
          <w:highlight w:val="green"/>
          <w:lang w:val="ru-RU"/>
        </w:rPr>
        <w:t xml:space="preserve">после утверждения в установленном порядке </w:t>
      </w:r>
      <w:r w:rsidR="00C2113C" w:rsidRPr="00780C90">
        <w:rPr>
          <w:rFonts w:ascii="Times New Roman" w:hAnsi="Times New Roman" w:cs="Times New Roman"/>
          <w:highlight w:val="green"/>
          <w:lang w:val="ru-RU"/>
        </w:rPr>
        <w:t>заменяют карты ОСР.</w:t>
      </w:r>
      <w:r w:rsidR="004E332B" w:rsidRPr="00780C90">
        <w:rPr>
          <w:rFonts w:ascii="Times New Roman" w:hAnsi="Times New Roman" w:cs="Times New Roman"/>
          <w:highlight w:val="green"/>
          <w:lang w:val="ru-RU"/>
        </w:rPr>
        <w:t xml:space="preserve"> Значения ожидаемой интенсивности приводят для грунтов категории</w:t>
      </w:r>
      <w:r w:rsidR="00EE78EA" w:rsidRPr="00780C90">
        <w:rPr>
          <w:rFonts w:ascii="Times New Roman" w:hAnsi="Times New Roman" w:cs="Times New Roman"/>
          <w:highlight w:val="green"/>
          <w:lang w:val="ru-RU"/>
        </w:rPr>
        <w:t xml:space="preserve"> </w:t>
      </w:r>
      <w:r w:rsidR="002D650B" w:rsidRPr="00780C90">
        <w:rPr>
          <w:rFonts w:ascii="Times New Roman" w:hAnsi="Times New Roman" w:cs="Times New Roman"/>
          <w:highlight w:val="green"/>
        </w:rPr>
        <w:t>II</w:t>
      </w:r>
      <w:r w:rsidR="002D650B" w:rsidRPr="00780C90">
        <w:rPr>
          <w:rFonts w:ascii="Times New Roman" w:hAnsi="Times New Roman" w:cs="Times New Roman"/>
          <w:highlight w:val="green"/>
          <w:lang w:val="ru-RU"/>
        </w:rPr>
        <w:t xml:space="preserve"> </w:t>
      </w:r>
      <w:r w:rsidR="00EE78EA" w:rsidRPr="00780C90">
        <w:rPr>
          <w:rFonts w:ascii="Times New Roman" w:hAnsi="Times New Roman" w:cs="Times New Roman"/>
          <w:highlight w:val="green"/>
          <w:lang w:val="ru-RU"/>
        </w:rPr>
        <w:t>по сейсмическим свойствам</w:t>
      </w:r>
      <w:r w:rsidR="002D650B" w:rsidRPr="00780C90">
        <w:rPr>
          <w:rFonts w:ascii="Times New Roman" w:hAnsi="Times New Roman" w:cs="Times New Roman"/>
          <w:highlight w:val="green"/>
          <w:lang w:val="ru-RU"/>
        </w:rPr>
        <w:t xml:space="preserve"> согласно СП 14.13330.</w:t>
      </w:r>
    </w:p>
    <w:p w14:paraId="748B48C3" w14:textId="77777777" w:rsidR="00C5173D" w:rsidRPr="00780C90" w:rsidRDefault="00C5173D" w:rsidP="002C063F">
      <w:pPr>
        <w:pStyle w:val="1"/>
        <w:spacing w:line="360" w:lineRule="auto"/>
        <w:ind w:firstLine="567"/>
        <w:rPr>
          <w:rFonts w:ascii="Times New Roman" w:hAnsi="Times New Roman"/>
          <w:sz w:val="24"/>
          <w:szCs w:val="24"/>
          <w:highlight w:val="green"/>
          <w:lang w:val="ru-RU"/>
        </w:rPr>
      </w:pPr>
      <w:bookmarkStart w:id="197" w:name="_Toc524103781"/>
      <w:r w:rsidRPr="00780C90">
        <w:rPr>
          <w:rFonts w:ascii="Times New Roman" w:hAnsi="Times New Roman"/>
          <w:sz w:val="24"/>
          <w:szCs w:val="24"/>
          <w:highlight w:val="green"/>
          <w:lang w:val="ru-RU"/>
        </w:rPr>
        <w:t>5 Состав, стадийность и сроки выполнения работ по</w:t>
      </w:r>
      <w:r w:rsidR="00D97F30" w:rsidRPr="00780C90">
        <w:rPr>
          <w:rFonts w:ascii="Times New Roman" w:hAnsi="Times New Roman"/>
          <w:sz w:val="24"/>
          <w:szCs w:val="24"/>
          <w:highlight w:val="green"/>
          <w:lang w:val="ru-RU"/>
        </w:rPr>
        <w:t xml:space="preserve"> детальному сейсмическому районированию</w:t>
      </w:r>
      <w:bookmarkEnd w:id="197"/>
      <w:r w:rsidRPr="00780C90">
        <w:rPr>
          <w:rFonts w:ascii="Times New Roman" w:hAnsi="Times New Roman"/>
          <w:sz w:val="24"/>
          <w:szCs w:val="24"/>
          <w:highlight w:val="green"/>
          <w:lang w:val="ru-RU"/>
        </w:rPr>
        <w:t xml:space="preserve"> </w:t>
      </w:r>
    </w:p>
    <w:p w14:paraId="1E7346BF" w14:textId="2BAC740E" w:rsidR="009267CC" w:rsidRPr="00780C90" w:rsidRDefault="009267CC" w:rsidP="002C063F">
      <w:pPr>
        <w:spacing w:after="120" w:line="360" w:lineRule="auto"/>
        <w:ind w:firstLine="567"/>
        <w:jc w:val="both"/>
        <w:rPr>
          <w:rFonts w:ascii="Times New Roman" w:hAnsi="Times New Roman" w:cs="Times New Roman"/>
          <w:highlight w:val="green"/>
          <w:lang w:val="ru-RU"/>
        </w:rPr>
      </w:pPr>
      <w:r w:rsidRPr="00780C90">
        <w:rPr>
          <w:rFonts w:ascii="Times New Roman" w:hAnsi="Times New Roman" w:cs="Times New Roman"/>
          <w:highlight w:val="green"/>
          <w:lang w:val="ru-RU"/>
        </w:rPr>
        <w:t xml:space="preserve">Детальное сейсмическое районирование для территориального планирования начинается на первых стадиях инженерно-изыскательских работ, но завершается не менее чем через </w:t>
      </w:r>
      <w:r w:rsidR="002D650B" w:rsidRPr="00780C90">
        <w:rPr>
          <w:rFonts w:ascii="Times New Roman" w:hAnsi="Times New Roman" w:cs="Times New Roman"/>
          <w:highlight w:val="green"/>
          <w:lang w:val="ru-RU"/>
        </w:rPr>
        <w:t>2</w:t>
      </w:r>
      <w:r w:rsidRPr="00780C90">
        <w:rPr>
          <w:rFonts w:ascii="Times New Roman" w:hAnsi="Times New Roman" w:cs="Times New Roman"/>
          <w:highlight w:val="green"/>
          <w:lang w:val="ru-RU"/>
        </w:rPr>
        <w:t xml:space="preserve"> мес после получения результатов геодезических, инженерно-геологических, сейсмологических и геофизических изысканий. При оценке сейсмической опасности </w:t>
      </w:r>
      <w:r w:rsidR="00BB5679" w:rsidRPr="00780C90">
        <w:rPr>
          <w:rFonts w:ascii="Times New Roman" w:hAnsi="Times New Roman" w:cs="Times New Roman"/>
          <w:b/>
          <w:highlight w:val="green"/>
          <w:lang w:val="ru-RU"/>
        </w:rPr>
        <w:t>необходимо</w:t>
      </w:r>
      <w:r w:rsidRPr="00780C90">
        <w:rPr>
          <w:rFonts w:ascii="Times New Roman" w:hAnsi="Times New Roman" w:cs="Times New Roman"/>
          <w:highlight w:val="green"/>
          <w:lang w:val="ru-RU"/>
        </w:rPr>
        <w:t xml:space="preserve"> использование результатов всех значимых сейсмотектонических, палеосейсмологических, инженерно-геологических, геолого-геофизических и геодезических работ, проведенных ранее применительно к объекту территориального планирования. Сюда входят обзорные и детальные геологические, тектонические, сейсмотектонические карты, карты новейшей тектоники, карты разломов, топографические планы, результаты дистанционного зондирования (аэро-, космосъемки, лазерного сканирования и др.), инженерно-геологические и геофизические разрезы, несущие сведения о структурно-тектонических и сейсмогеологических особенностях района, результаты бурения и т.</w:t>
      </w:r>
      <w:r w:rsidR="002D650B" w:rsidRPr="00780C90">
        <w:rPr>
          <w:rFonts w:ascii="Times New Roman" w:hAnsi="Times New Roman" w:cs="Times New Roman"/>
          <w:highlight w:val="green"/>
          <w:lang w:val="ru-RU"/>
        </w:rPr>
        <w:t xml:space="preserve"> </w:t>
      </w:r>
      <w:r w:rsidRPr="00780C90">
        <w:rPr>
          <w:rFonts w:ascii="Times New Roman" w:hAnsi="Times New Roman" w:cs="Times New Roman"/>
          <w:highlight w:val="green"/>
          <w:lang w:val="ru-RU"/>
        </w:rPr>
        <w:t xml:space="preserve">д. </w:t>
      </w:r>
    </w:p>
    <w:p w14:paraId="476DC210" w14:textId="77777777" w:rsidR="009267CC" w:rsidRPr="00780C90" w:rsidRDefault="009267CC" w:rsidP="002C063F">
      <w:pPr>
        <w:spacing w:after="120" w:line="360" w:lineRule="auto"/>
        <w:ind w:firstLine="567"/>
        <w:jc w:val="both"/>
        <w:rPr>
          <w:rFonts w:ascii="Times New Roman" w:hAnsi="Times New Roman" w:cs="Times New Roman"/>
          <w:highlight w:val="green"/>
          <w:lang w:val="ru-RU"/>
        </w:rPr>
      </w:pPr>
      <w:r w:rsidRPr="00780C90">
        <w:rPr>
          <w:rFonts w:ascii="Times New Roman" w:hAnsi="Times New Roman" w:cs="Times New Roman"/>
          <w:highlight w:val="green"/>
          <w:lang w:val="ru-RU"/>
        </w:rPr>
        <w:t xml:space="preserve">ДСР проводится в три этапа: </w:t>
      </w:r>
    </w:p>
    <w:p w14:paraId="58BAADE3" w14:textId="77777777" w:rsidR="009267CC" w:rsidRPr="00780C90" w:rsidRDefault="009267CC" w:rsidP="002C063F">
      <w:pPr>
        <w:spacing w:after="120" w:line="360" w:lineRule="auto"/>
        <w:ind w:firstLine="567"/>
        <w:jc w:val="both"/>
        <w:rPr>
          <w:rFonts w:ascii="Times New Roman" w:hAnsi="Times New Roman" w:cs="Times New Roman"/>
          <w:highlight w:val="green"/>
          <w:lang w:val="ru-RU"/>
        </w:rPr>
      </w:pPr>
      <w:r w:rsidRPr="00780C90">
        <w:rPr>
          <w:rFonts w:ascii="Times New Roman" w:hAnsi="Times New Roman" w:cs="Times New Roman"/>
          <w:highlight w:val="green"/>
          <w:lang w:val="ru-RU"/>
        </w:rPr>
        <w:t>1</w:t>
      </w:r>
      <w:r w:rsidR="002D650B" w:rsidRPr="00780C90">
        <w:rPr>
          <w:rFonts w:ascii="Times New Roman" w:hAnsi="Times New Roman" w:cs="Times New Roman"/>
          <w:highlight w:val="green"/>
          <w:lang w:val="ru-RU"/>
        </w:rPr>
        <w:t>-й</w:t>
      </w:r>
      <w:r w:rsidRPr="00780C90">
        <w:rPr>
          <w:rFonts w:ascii="Times New Roman" w:hAnsi="Times New Roman" w:cs="Times New Roman"/>
          <w:highlight w:val="green"/>
          <w:lang w:val="ru-RU"/>
        </w:rPr>
        <w:t xml:space="preserve"> этап </w:t>
      </w:r>
      <w:r w:rsidR="009A64E6" w:rsidRPr="00780C90">
        <w:rPr>
          <w:rFonts w:ascii="Times New Roman" w:hAnsi="Times New Roman"/>
          <w:color w:val="000000"/>
          <w:highlight w:val="green"/>
          <w:lang w:val="ru-RU"/>
        </w:rPr>
        <w:t>–</w:t>
      </w:r>
      <w:r w:rsidRPr="00780C90">
        <w:rPr>
          <w:rFonts w:ascii="Times New Roman" w:hAnsi="Times New Roman" w:cs="Times New Roman"/>
          <w:highlight w:val="green"/>
          <w:lang w:val="ru-RU"/>
        </w:rPr>
        <w:t xml:space="preserve"> сбор и обобщение литературного и фондового материала; </w:t>
      </w:r>
    </w:p>
    <w:p w14:paraId="0CADC1A6" w14:textId="77777777" w:rsidR="009267CC" w:rsidRPr="00780C90" w:rsidRDefault="009267CC" w:rsidP="002C063F">
      <w:pPr>
        <w:spacing w:after="120" w:line="360" w:lineRule="auto"/>
        <w:ind w:firstLine="567"/>
        <w:jc w:val="both"/>
        <w:rPr>
          <w:rFonts w:ascii="Times New Roman" w:hAnsi="Times New Roman" w:cs="Times New Roman"/>
          <w:highlight w:val="green"/>
          <w:lang w:val="ru-RU"/>
        </w:rPr>
      </w:pPr>
      <w:r w:rsidRPr="00780C90">
        <w:rPr>
          <w:rFonts w:ascii="Times New Roman" w:hAnsi="Times New Roman" w:cs="Times New Roman"/>
          <w:highlight w:val="green"/>
          <w:lang w:val="ru-RU"/>
        </w:rPr>
        <w:t>2</w:t>
      </w:r>
      <w:r w:rsidR="002D650B" w:rsidRPr="00780C90">
        <w:rPr>
          <w:rFonts w:ascii="Times New Roman" w:hAnsi="Times New Roman" w:cs="Times New Roman"/>
          <w:highlight w:val="green"/>
          <w:lang w:val="ru-RU"/>
        </w:rPr>
        <w:t xml:space="preserve">-й </w:t>
      </w:r>
      <w:r w:rsidRPr="00780C90">
        <w:rPr>
          <w:rFonts w:ascii="Times New Roman" w:hAnsi="Times New Roman" w:cs="Times New Roman"/>
          <w:highlight w:val="green"/>
          <w:lang w:val="ru-RU"/>
        </w:rPr>
        <w:t xml:space="preserve">этап </w:t>
      </w:r>
      <w:r w:rsidR="009A64E6" w:rsidRPr="00780C90">
        <w:rPr>
          <w:rFonts w:ascii="Times New Roman" w:hAnsi="Times New Roman"/>
          <w:color w:val="000000"/>
          <w:highlight w:val="green"/>
          <w:lang w:val="ru-RU"/>
        </w:rPr>
        <w:t>–</w:t>
      </w:r>
      <w:r w:rsidRPr="00780C90">
        <w:rPr>
          <w:rFonts w:ascii="Times New Roman" w:hAnsi="Times New Roman" w:cs="Times New Roman"/>
          <w:highlight w:val="green"/>
          <w:lang w:val="ru-RU"/>
        </w:rPr>
        <w:t xml:space="preserve"> дистанционные и полевые исследования, в частности, выявление и прослеживание на местности, а также картирование активных геологических структур (разломов, молодых складок, блоков коры), геофизическое изучение их глубинного строения, регистрация проявлений местной сейсмичности; </w:t>
      </w:r>
    </w:p>
    <w:p w14:paraId="00EAAB2A" w14:textId="77777777" w:rsidR="009267CC" w:rsidRPr="00780C90" w:rsidRDefault="009267CC" w:rsidP="002C063F">
      <w:pPr>
        <w:spacing w:after="120" w:line="360" w:lineRule="auto"/>
        <w:ind w:firstLine="567"/>
        <w:jc w:val="both"/>
        <w:rPr>
          <w:rFonts w:ascii="Times New Roman" w:hAnsi="Times New Roman" w:cs="Times New Roman"/>
          <w:highlight w:val="green"/>
          <w:lang w:val="ru-RU"/>
        </w:rPr>
      </w:pPr>
      <w:r w:rsidRPr="00780C90">
        <w:rPr>
          <w:rFonts w:ascii="Times New Roman" w:hAnsi="Times New Roman" w:cs="Times New Roman"/>
          <w:highlight w:val="green"/>
          <w:lang w:val="ru-RU"/>
        </w:rPr>
        <w:t>3</w:t>
      </w:r>
      <w:r w:rsidR="009B2439" w:rsidRPr="00780C90">
        <w:rPr>
          <w:rFonts w:ascii="Times New Roman" w:hAnsi="Times New Roman" w:cs="Times New Roman"/>
          <w:highlight w:val="green"/>
          <w:lang w:val="ru-RU"/>
        </w:rPr>
        <w:t>-й</w:t>
      </w:r>
      <w:r w:rsidRPr="00780C90">
        <w:rPr>
          <w:rFonts w:ascii="Times New Roman" w:hAnsi="Times New Roman" w:cs="Times New Roman"/>
          <w:highlight w:val="green"/>
          <w:lang w:val="ru-RU"/>
        </w:rPr>
        <w:t xml:space="preserve"> этап </w:t>
      </w:r>
      <w:r w:rsidR="009A64E6" w:rsidRPr="00780C90">
        <w:rPr>
          <w:rFonts w:ascii="Times New Roman" w:hAnsi="Times New Roman"/>
          <w:color w:val="000000"/>
          <w:highlight w:val="green"/>
          <w:lang w:val="ru-RU"/>
        </w:rPr>
        <w:t>–</w:t>
      </w:r>
      <w:r w:rsidR="00B71E7A" w:rsidRPr="00780C90">
        <w:rPr>
          <w:rFonts w:ascii="Times New Roman" w:hAnsi="Times New Roman"/>
          <w:color w:val="000000"/>
          <w:highlight w:val="green"/>
          <w:lang w:val="ru-RU"/>
        </w:rPr>
        <w:t xml:space="preserve"> </w:t>
      </w:r>
      <w:r w:rsidRPr="00780C90">
        <w:rPr>
          <w:rFonts w:ascii="Times New Roman" w:hAnsi="Times New Roman" w:cs="Times New Roman"/>
          <w:highlight w:val="green"/>
          <w:lang w:val="ru-RU"/>
        </w:rPr>
        <w:t xml:space="preserve">обработка всех собранных материалов, разработка заключения об уровне сейсмической активности и основных морфолого-кинематических характеристиках выявленных сейсмогенерирующих структур, построение детальной </w:t>
      </w:r>
      <w:r w:rsidRPr="00780C90">
        <w:rPr>
          <w:rFonts w:ascii="Times New Roman" w:hAnsi="Times New Roman" w:cs="Times New Roman"/>
          <w:highlight w:val="green"/>
          <w:lang w:val="ru-RU"/>
        </w:rPr>
        <w:lastRenderedPageBreak/>
        <w:t>сейсмотектонической карты (в масштабах 1:500</w:t>
      </w:r>
      <w:r w:rsidR="008A7916" w:rsidRPr="00780C90">
        <w:rPr>
          <w:rFonts w:ascii="Times New Roman" w:hAnsi="Times New Roman" w:cs="Times New Roman"/>
          <w:highlight w:val="green"/>
          <w:lang w:val="ru-RU"/>
        </w:rPr>
        <w:t xml:space="preserve"> </w:t>
      </w:r>
      <w:r w:rsidRPr="00780C90">
        <w:rPr>
          <w:rFonts w:ascii="Times New Roman" w:hAnsi="Times New Roman" w:cs="Times New Roman"/>
          <w:highlight w:val="green"/>
          <w:lang w:val="ru-RU"/>
        </w:rPr>
        <w:t>000, 1:200</w:t>
      </w:r>
      <w:r w:rsidR="008A7916" w:rsidRPr="00780C90">
        <w:rPr>
          <w:rFonts w:ascii="Times New Roman" w:hAnsi="Times New Roman" w:cs="Times New Roman"/>
          <w:highlight w:val="green"/>
          <w:lang w:val="ru-RU"/>
        </w:rPr>
        <w:t xml:space="preserve"> </w:t>
      </w:r>
      <w:r w:rsidRPr="00780C90">
        <w:rPr>
          <w:rFonts w:ascii="Times New Roman" w:hAnsi="Times New Roman" w:cs="Times New Roman"/>
          <w:highlight w:val="green"/>
          <w:lang w:val="ru-RU"/>
        </w:rPr>
        <w:t xml:space="preserve">000 или крупнее), построение детальной карты сейсмических воздействий, написание отчета о выполненных работах. </w:t>
      </w:r>
    </w:p>
    <w:p w14:paraId="45B52407" w14:textId="77777777" w:rsidR="009267CC" w:rsidRPr="00780C90" w:rsidRDefault="009267CC" w:rsidP="002C063F">
      <w:pPr>
        <w:spacing w:after="120" w:line="360" w:lineRule="auto"/>
        <w:ind w:firstLine="567"/>
        <w:jc w:val="both"/>
        <w:rPr>
          <w:rFonts w:ascii="Times New Roman" w:hAnsi="Times New Roman" w:cs="Times New Roman"/>
          <w:highlight w:val="green"/>
          <w:lang w:val="ru-RU"/>
        </w:rPr>
      </w:pPr>
      <w:r w:rsidRPr="00780C90">
        <w:rPr>
          <w:rFonts w:ascii="Times New Roman" w:hAnsi="Times New Roman" w:cs="Times New Roman"/>
          <w:highlight w:val="green"/>
          <w:lang w:val="ru-RU"/>
        </w:rPr>
        <w:t xml:space="preserve">Основные виды работ ДСР </w:t>
      </w:r>
      <w:r w:rsidR="00970EC5" w:rsidRPr="00780C90">
        <w:rPr>
          <w:rFonts w:ascii="Times New Roman" w:hAnsi="Times New Roman" w:cs="Times New Roman"/>
          <w:highlight w:val="green"/>
          <w:lang w:val="ru-RU"/>
        </w:rPr>
        <w:t>(</w:t>
      </w:r>
      <w:r w:rsidRPr="00780C90">
        <w:rPr>
          <w:rFonts w:ascii="Times New Roman" w:hAnsi="Times New Roman" w:cs="Times New Roman"/>
          <w:highlight w:val="green"/>
          <w:lang w:val="ru-RU"/>
        </w:rPr>
        <w:t xml:space="preserve">раздел 5 СП </w:t>
      </w:r>
      <w:r w:rsidR="00DA797A" w:rsidRPr="00780C90">
        <w:rPr>
          <w:rFonts w:ascii="Times New Roman" w:hAnsi="Times New Roman" w:cs="Times New Roman"/>
          <w:highlight w:val="green"/>
          <w:lang w:val="ru-RU"/>
        </w:rPr>
        <w:t>286.1325800</w:t>
      </w:r>
      <w:r w:rsidRPr="00780C90">
        <w:rPr>
          <w:rFonts w:ascii="Times New Roman" w:hAnsi="Times New Roman" w:cs="Times New Roman"/>
          <w:highlight w:val="green"/>
          <w:lang w:val="ru-RU"/>
        </w:rPr>
        <w:t>.</w:t>
      </w:r>
      <w:r w:rsidR="009B2439" w:rsidRPr="00780C90">
        <w:rPr>
          <w:rFonts w:ascii="Times New Roman" w:hAnsi="Times New Roman" w:cs="Times New Roman"/>
          <w:highlight w:val="green"/>
          <w:lang w:val="ru-RU"/>
        </w:rPr>
        <w:t>2016</w:t>
      </w:r>
      <w:r w:rsidR="00970EC5" w:rsidRPr="00780C90">
        <w:rPr>
          <w:rFonts w:ascii="Times New Roman" w:hAnsi="Times New Roman" w:cs="Times New Roman"/>
          <w:highlight w:val="green"/>
          <w:lang w:val="ru-RU"/>
        </w:rPr>
        <w:t>)</w:t>
      </w:r>
      <w:r w:rsidRPr="00780C90">
        <w:rPr>
          <w:rFonts w:ascii="Times New Roman" w:hAnsi="Times New Roman" w:cs="Times New Roman"/>
          <w:highlight w:val="green"/>
          <w:lang w:val="ru-RU"/>
        </w:rPr>
        <w:t xml:space="preserve">: </w:t>
      </w:r>
    </w:p>
    <w:p w14:paraId="5133FC1B" w14:textId="77777777" w:rsidR="009267CC" w:rsidRPr="00780C90" w:rsidRDefault="009267CC" w:rsidP="002C063F">
      <w:pPr>
        <w:spacing w:after="120" w:line="360" w:lineRule="auto"/>
        <w:ind w:firstLine="567"/>
        <w:jc w:val="both"/>
        <w:rPr>
          <w:rFonts w:ascii="Times New Roman" w:hAnsi="Times New Roman" w:cs="Times New Roman"/>
          <w:highlight w:val="green"/>
          <w:lang w:val="ru-RU"/>
        </w:rPr>
      </w:pPr>
      <w:r w:rsidRPr="00780C90">
        <w:rPr>
          <w:rFonts w:ascii="Times New Roman" w:hAnsi="Times New Roman" w:cs="Times New Roman"/>
          <w:highlight w:val="green"/>
          <w:lang w:val="ru-RU"/>
        </w:rPr>
        <w:t xml:space="preserve">1) сейсмотектонические исследования; </w:t>
      </w:r>
    </w:p>
    <w:p w14:paraId="525B7BC3" w14:textId="77777777" w:rsidR="009267CC" w:rsidRPr="00780C90" w:rsidRDefault="009267CC" w:rsidP="002C063F">
      <w:pPr>
        <w:spacing w:after="120" w:line="360" w:lineRule="auto"/>
        <w:ind w:firstLine="567"/>
        <w:jc w:val="both"/>
        <w:rPr>
          <w:rFonts w:ascii="Times New Roman" w:hAnsi="Times New Roman" w:cs="Times New Roman"/>
          <w:highlight w:val="green"/>
          <w:lang w:val="ru-RU"/>
        </w:rPr>
      </w:pPr>
      <w:r w:rsidRPr="00780C90">
        <w:rPr>
          <w:rFonts w:ascii="Times New Roman" w:hAnsi="Times New Roman" w:cs="Times New Roman"/>
          <w:highlight w:val="green"/>
          <w:lang w:val="ru-RU"/>
        </w:rPr>
        <w:t xml:space="preserve">2) сейсмологические исследования; </w:t>
      </w:r>
    </w:p>
    <w:p w14:paraId="1AA7CD85" w14:textId="77777777" w:rsidR="009267CC" w:rsidRPr="00780C90" w:rsidRDefault="009267CC" w:rsidP="002C063F">
      <w:pPr>
        <w:spacing w:after="120" w:line="360" w:lineRule="auto"/>
        <w:ind w:firstLine="567"/>
        <w:jc w:val="both"/>
        <w:rPr>
          <w:rFonts w:ascii="Times New Roman" w:hAnsi="Times New Roman" w:cs="Times New Roman"/>
          <w:highlight w:val="green"/>
          <w:lang w:val="ru-RU"/>
        </w:rPr>
      </w:pPr>
      <w:r w:rsidRPr="00780C90">
        <w:rPr>
          <w:rFonts w:ascii="Times New Roman" w:hAnsi="Times New Roman" w:cs="Times New Roman"/>
          <w:highlight w:val="green"/>
          <w:lang w:val="ru-RU"/>
        </w:rPr>
        <w:t xml:space="preserve">3) расчет сейсмических воздействий. </w:t>
      </w:r>
    </w:p>
    <w:p w14:paraId="32842D73" w14:textId="7FDC8F16" w:rsidR="009267CC" w:rsidRPr="00780C90" w:rsidRDefault="009267CC" w:rsidP="002C063F">
      <w:pPr>
        <w:spacing w:after="120" w:line="360" w:lineRule="auto"/>
        <w:ind w:firstLine="567"/>
        <w:jc w:val="both"/>
        <w:rPr>
          <w:rFonts w:ascii="Times New Roman" w:hAnsi="Times New Roman" w:cs="Times New Roman"/>
          <w:highlight w:val="green"/>
          <w:lang w:val="ru-RU"/>
        </w:rPr>
      </w:pPr>
      <w:r w:rsidRPr="00780C90">
        <w:rPr>
          <w:rFonts w:ascii="Times New Roman" w:hAnsi="Times New Roman" w:cs="Times New Roman"/>
          <w:highlight w:val="green"/>
          <w:lang w:val="ru-RU"/>
        </w:rPr>
        <w:t xml:space="preserve">Полевые сейсмотектонические исследования </w:t>
      </w:r>
      <w:r w:rsidR="00BB5679" w:rsidRPr="00780C90">
        <w:rPr>
          <w:rFonts w:ascii="Times New Roman" w:hAnsi="Times New Roman" w:cs="Times New Roman"/>
          <w:b/>
          <w:highlight w:val="green"/>
          <w:lang w:val="ru-RU"/>
        </w:rPr>
        <w:t>могут</w:t>
      </w:r>
      <w:r w:rsidRPr="00780C90">
        <w:rPr>
          <w:rFonts w:ascii="Times New Roman" w:hAnsi="Times New Roman" w:cs="Times New Roman"/>
          <w:highlight w:val="green"/>
          <w:lang w:val="ru-RU"/>
        </w:rPr>
        <w:t xml:space="preserve"> проводиться только в определенные сезоны (весна </w:t>
      </w:r>
      <w:r w:rsidR="009B2439" w:rsidRPr="00780C90">
        <w:rPr>
          <w:rFonts w:ascii="Times New Roman" w:hAnsi="Times New Roman" w:cs="Times New Roman"/>
          <w:highlight w:val="green"/>
          <w:lang w:val="ru-RU"/>
        </w:rPr>
        <w:t>–</w:t>
      </w:r>
      <w:r w:rsidRPr="00780C90">
        <w:rPr>
          <w:rFonts w:ascii="Times New Roman" w:hAnsi="Times New Roman" w:cs="Times New Roman"/>
          <w:highlight w:val="green"/>
          <w:lang w:val="ru-RU"/>
        </w:rPr>
        <w:t xml:space="preserve"> лето </w:t>
      </w:r>
      <w:r w:rsidR="009B2439" w:rsidRPr="00780C90">
        <w:rPr>
          <w:rFonts w:ascii="Times New Roman" w:hAnsi="Times New Roman" w:cs="Times New Roman"/>
          <w:highlight w:val="green"/>
          <w:lang w:val="ru-RU"/>
        </w:rPr>
        <w:t>–</w:t>
      </w:r>
      <w:r w:rsidRPr="00780C90">
        <w:rPr>
          <w:rFonts w:ascii="Times New Roman" w:hAnsi="Times New Roman" w:cs="Times New Roman"/>
          <w:highlight w:val="green"/>
          <w:lang w:val="ru-RU"/>
        </w:rPr>
        <w:t xml:space="preserve"> осень). </w:t>
      </w:r>
    </w:p>
    <w:p w14:paraId="13D06F38" w14:textId="77777777" w:rsidR="009267CC" w:rsidRPr="00780C90" w:rsidRDefault="009267CC" w:rsidP="002C063F">
      <w:pPr>
        <w:spacing w:after="120" w:line="360" w:lineRule="auto"/>
        <w:ind w:firstLine="567"/>
        <w:jc w:val="both"/>
        <w:rPr>
          <w:rFonts w:ascii="Times New Roman" w:hAnsi="Times New Roman" w:cs="Times New Roman"/>
          <w:highlight w:val="green"/>
          <w:lang w:val="ru-RU"/>
        </w:rPr>
      </w:pPr>
      <w:r w:rsidRPr="00780C90">
        <w:rPr>
          <w:rFonts w:ascii="Times New Roman" w:hAnsi="Times New Roman" w:cs="Times New Roman"/>
          <w:highlight w:val="green"/>
          <w:lang w:val="ru-RU"/>
        </w:rPr>
        <w:t>По результатам проведенных сейсмотектонических и сейсмологических исследований составляется детальная карта сейсмогенерирующих структур с указанием их сейсмического потенциала (</w:t>
      </w:r>
      <w:r w:rsidR="00CD5C8B" w:rsidRPr="00780C90">
        <w:rPr>
          <w:rFonts w:ascii="Times New Roman" w:hAnsi="Times New Roman" w:cs="Times New Roman"/>
          <w:i/>
          <w:highlight w:val="green"/>
          <w:lang w:val="ru-RU"/>
        </w:rPr>
        <w:t>М</w:t>
      </w:r>
      <w:r w:rsidR="009B2439" w:rsidRPr="00780C90">
        <w:rPr>
          <w:rFonts w:ascii="Times New Roman" w:hAnsi="Times New Roman" w:cs="Times New Roman"/>
          <w:highlight w:val="green"/>
          <w:vertAlign w:val="subscript"/>
        </w:rPr>
        <w:t>max</w:t>
      </w:r>
      <w:r w:rsidRPr="00780C90">
        <w:rPr>
          <w:rFonts w:ascii="Times New Roman" w:hAnsi="Times New Roman" w:cs="Times New Roman"/>
          <w:highlight w:val="green"/>
          <w:lang w:val="ru-RU"/>
        </w:rPr>
        <w:t>), морфолого-кинематических характеристик, глубины залегания потенциальных очагов землетрясений. На основании всех этих данных выполняются расчеты прогнозных сейсмических воздействий и составляется детальная карта сейсмического районирования в терми</w:t>
      </w:r>
      <w:r w:rsidR="009B2439" w:rsidRPr="00780C90">
        <w:rPr>
          <w:rFonts w:ascii="Times New Roman" w:hAnsi="Times New Roman" w:cs="Times New Roman"/>
          <w:highlight w:val="green"/>
          <w:lang w:val="ru-RU"/>
        </w:rPr>
        <w:t>нах сейсмической интенсивности [</w:t>
      </w:r>
      <w:r w:rsidRPr="00780C90">
        <w:rPr>
          <w:rFonts w:ascii="Times New Roman" w:hAnsi="Times New Roman" w:cs="Times New Roman"/>
          <w:highlight w:val="green"/>
          <w:lang w:val="ru-RU"/>
        </w:rPr>
        <w:t xml:space="preserve">в баллах </w:t>
      </w:r>
      <w:r w:rsidRPr="00780C90">
        <w:rPr>
          <w:rFonts w:ascii="Times New Roman" w:hAnsi="Times New Roman" w:cs="Times New Roman"/>
          <w:color w:val="000000"/>
          <w:highlight w:val="green"/>
          <w:lang w:val="ru-RU"/>
        </w:rPr>
        <w:t>шкалы</w:t>
      </w:r>
      <w:r w:rsidRPr="00780C90">
        <w:rPr>
          <w:rFonts w:ascii="Times New Roman" w:hAnsi="Times New Roman" w:cs="Times New Roman"/>
          <w:bCs/>
          <w:highlight w:val="green"/>
          <w:lang w:val="ru-RU"/>
        </w:rPr>
        <w:t xml:space="preserve"> </w:t>
      </w:r>
      <w:r w:rsidR="00DA797A" w:rsidRPr="00780C90">
        <w:rPr>
          <w:rFonts w:ascii="Times New Roman" w:hAnsi="Times New Roman" w:cs="Times New Roman"/>
          <w:bCs/>
          <w:highlight w:val="green"/>
          <w:lang w:val="ru-RU"/>
        </w:rPr>
        <w:t xml:space="preserve">интенсивности </w:t>
      </w:r>
      <w:r w:rsidRPr="00780C90">
        <w:rPr>
          <w:rFonts w:ascii="Times New Roman" w:hAnsi="Times New Roman" w:cs="Times New Roman"/>
          <w:bCs/>
          <w:highlight w:val="green"/>
          <w:lang w:val="ru-RU"/>
        </w:rPr>
        <w:t xml:space="preserve">ГОСТ Р 57546 </w:t>
      </w:r>
      <w:r w:rsidRPr="00780C90">
        <w:rPr>
          <w:rFonts w:ascii="Times New Roman" w:hAnsi="Times New Roman" w:cs="Times New Roman"/>
          <w:color w:val="000000"/>
          <w:highlight w:val="green"/>
          <w:lang w:val="ru-RU"/>
        </w:rPr>
        <w:t>и</w:t>
      </w:r>
      <w:r w:rsidR="009B2439" w:rsidRPr="00780C90">
        <w:rPr>
          <w:rFonts w:ascii="Times New Roman" w:hAnsi="Times New Roman" w:cs="Times New Roman"/>
          <w:color w:val="000000"/>
          <w:highlight w:val="green"/>
          <w:lang w:val="ru-RU"/>
        </w:rPr>
        <w:t xml:space="preserve"> (</w:t>
      </w:r>
      <w:r w:rsidRPr="00780C90">
        <w:rPr>
          <w:rFonts w:ascii="Times New Roman" w:hAnsi="Times New Roman" w:cs="Times New Roman"/>
          <w:color w:val="000000"/>
          <w:highlight w:val="green"/>
          <w:lang w:val="ru-RU"/>
        </w:rPr>
        <w:t>или</w:t>
      </w:r>
      <w:r w:rsidR="009B2439" w:rsidRPr="00780C90">
        <w:rPr>
          <w:rFonts w:ascii="Times New Roman" w:hAnsi="Times New Roman" w:cs="Times New Roman"/>
          <w:color w:val="000000"/>
          <w:highlight w:val="green"/>
          <w:lang w:val="ru-RU"/>
        </w:rPr>
        <w:t>)</w:t>
      </w:r>
      <w:r w:rsidRPr="00780C90">
        <w:rPr>
          <w:rFonts w:ascii="Times New Roman" w:hAnsi="Times New Roman" w:cs="Times New Roman"/>
          <w:color w:val="000000"/>
          <w:highlight w:val="green"/>
          <w:lang w:val="ru-RU"/>
        </w:rPr>
        <w:t xml:space="preserve"> в кинематических параметрах движения грунта</w:t>
      </w:r>
      <w:r w:rsidR="009B2439" w:rsidRPr="00780C90">
        <w:rPr>
          <w:rFonts w:ascii="Times New Roman" w:hAnsi="Times New Roman" w:cs="Times New Roman"/>
          <w:color w:val="000000"/>
          <w:highlight w:val="green"/>
          <w:lang w:val="ru-RU"/>
        </w:rPr>
        <w:t>]</w:t>
      </w:r>
      <w:r w:rsidRPr="00780C90">
        <w:rPr>
          <w:rFonts w:ascii="Times New Roman" w:hAnsi="Times New Roman" w:cs="Times New Roman"/>
          <w:color w:val="000000"/>
          <w:highlight w:val="green"/>
          <w:lang w:val="ru-RU"/>
        </w:rPr>
        <w:t>.</w:t>
      </w:r>
    </w:p>
    <w:p w14:paraId="3E477409" w14:textId="77777777" w:rsidR="00C5173D" w:rsidRPr="007166B9" w:rsidRDefault="009267CC" w:rsidP="002C063F">
      <w:pPr>
        <w:spacing w:after="120" w:line="360" w:lineRule="auto"/>
        <w:ind w:firstLine="567"/>
        <w:jc w:val="both"/>
        <w:rPr>
          <w:rFonts w:ascii="Times New Roman" w:hAnsi="Times New Roman" w:cs="Times New Roman"/>
          <w:lang w:val="ru-RU"/>
        </w:rPr>
      </w:pPr>
      <w:r w:rsidRPr="00780C90">
        <w:rPr>
          <w:rFonts w:ascii="Times New Roman" w:hAnsi="Times New Roman" w:cs="Times New Roman"/>
          <w:highlight w:val="green"/>
          <w:lang w:val="ru-RU"/>
        </w:rPr>
        <w:t>Результаты ДСР в виде карт сейсмической опасности используются в качестве исходных при проведении сейсмического микрорайонирования объектов т</w:t>
      </w:r>
      <w:r w:rsidR="009B2439" w:rsidRPr="00780C90">
        <w:rPr>
          <w:rFonts w:ascii="Times New Roman" w:hAnsi="Times New Roman" w:cs="Times New Roman"/>
          <w:highlight w:val="green"/>
          <w:lang w:val="ru-RU"/>
        </w:rPr>
        <w:t xml:space="preserve">ерриториального планирования, то </w:t>
      </w:r>
      <w:r w:rsidRPr="00780C90">
        <w:rPr>
          <w:rFonts w:ascii="Times New Roman" w:hAnsi="Times New Roman" w:cs="Times New Roman"/>
          <w:highlight w:val="green"/>
          <w:lang w:val="ru-RU"/>
        </w:rPr>
        <w:t>е</w:t>
      </w:r>
      <w:r w:rsidR="009B2439" w:rsidRPr="00780C90">
        <w:rPr>
          <w:rFonts w:ascii="Times New Roman" w:hAnsi="Times New Roman" w:cs="Times New Roman"/>
          <w:highlight w:val="green"/>
          <w:lang w:val="ru-RU"/>
        </w:rPr>
        <w:t>сть</w:t>
      </w:r>
      <w:r w:rsidRPr="00780C90">
        <w:rPr>
          <w:rFonts w:ascii="Times New Roman" w:hAnsi="Times New Roman" w:cs="Times New Roman"/>
          <w:highlight w:val="green"/>
          <w:lang w:val="ru-RU"/>
        </w:rPr>
        <w:t xml:space="preserve"> оценки сейсмической опасности с учетом грунтовых условий.</w:t>
      </w:r>
    </w:p>
    <w:p w14:paraId="563B5C0E" w14:textId="77777777" w:rsidR="00862295" w:rsidRPr="007166B9" w:rsidRDefault="00C5173D" w:rsidP="002C063F">
      <w:pPr>
        <w:pStyle w:val="1"/>
        <w:spacing w:line="360" w:lineRule="auto"/>
        <w:ind w:firstLine="567"/>
        <w:rPr>
          <w:rFonts w:ascii="Times New Roman" w:hAnsi="Times New Roman"/>
          <w:sz w:val="24"/>
          <w:szCs w:val="24"/>
          <w:lang w:val="ru-RU"/>
        </w:rPr>
      </w:pPr>
      <w:bookmarkStart w:id="198" w:name="_Toc524103782"/>
      <w:r w:rsidRPr="007166B9">
        <w:rPr>
          <w:rFonts w:ascii="Times New Roman" w:hAnsi="Times New Roman"/>
          <w:sz w:val="24"/>
          <w:szCs w:val="24"/>
          <w:lang w:val="ru-RU"/>
        </w:rPr>
        <w:t>6 Сейсмотектонические исследования</w:t>
      </w:r>
      <w:bookmarkEnd w:id="198"/>
      <w:r w:rsidR="00DD0415" w:rsidRPr="007166B9">
        <w:rPr>
          <w:rFonts w:ascii="Times New Roman" w:hAnsi="Times New Roman"/>
          <w:sz w:val="24"/>
          <w:szCs w:val="24"/>
          <w:lang w:val="ru-RU"/>
        </w:rPr>
        <w:t xml:space="preserve"> </w:t>
      </w:r>
    </w:p>
    <w:p w14:paraId="3E47564F" w14:textId="77777777" w:rsidR="00862295" w:rsidRPr="00780C90" w:rsidRDefault="00862295" w:rsidP="002C063F">
      <w:pPr>
        <w:pStyle w:val="1"/>
        <w:spacing w:line="360" w:lineRule="auto"/>
        <w:ind w:firstLine="567"/>
        <w:rPr>
          <w:rFonts w:ascii="Times New Roman" w:hAnsi="Times New Roman"/>
          <w:sz w:val="24"/>
          <w:szCs w:val="24"/>
          <w:highlight w:val="green"/>
          <w:lang w:val="ru-RU"/>
        </w:rPr>
      </w:pPr>
      <w:bookmarkStart w:id="199" w:name="_Toc524103783"/>
      <w:r w:rsidRPr="00780C90">
        <w:rPr>
          <w:rFonts w:ascii="Times New Roman" w:hAnsi="Times New Roman"/>
          <w:sz w:val="24"/>
          <w:szCs w:val="24"/>
          <w:highlight w:val="green"/>
        </w:rPr>
        <w:t>6.1 Цели, задачи и этапы сейсмотектонических исследований</w:t>
      </w:r>
      <w:bookmarkEnd w:id="199"/>
    </w:p>
    <w:p w14:paraId="51C6EAA4" w14:textId="2DBD116E" w:rsidR="009267CC" w:rsidRPr="00780C90" w:rsidRDefault="009267CC" w:rsidP="002C063F">
      <w:pPr>
        <w:spacing w:after="120" w:line="360" w:lineRule="auto"/>
        <w:ind w:firstLine="567"/>
        <w:jc w:val="both"/>
        <w:rPr>
          <w:rFonts w:ascii="Times New Roman" w:hAnsi="Times New Roman" w:cs="Times New Roman"/>
          <w:strike/>
          <w:highlight w:val="green"/>
          <w:lang w:val="ru-RU"/>
        </w:rPr>
      </w:pPr>
      <w:r w:rsidRPr="00780C90">
        <w:rPr>
          <w:rFonts w:ascii="Times New Roman" w:hAnsi="Times New Roman" w:cs="Times New Roman"/>
          <w:spacing w:val="-4"/>
          <w:highlight w:val="green"/>
          <w:lang w:val="ru-RU"/>
        </w:rPr>
        <w:t xml:space="preserve">Цель сейсмотектонических исследований заключается в составлении детальной сейсмотектонической карты для всей площади </w:t>
      </w:r>
      <w:r w:rsidRPr="00780C90">
        <w:rPr>
          <w:rFonts w:ascii="Times New Roman" w:hAnsi="Times New Roman" w:cs="Times New Roman"/>
          <w:highlight w:val="green"/>
          <w:lang w:val="ru-RU"/>
        </w:rPr>
        <w:t xml:space="preserve">объекта территориального планирования как основы для </w:t>
      </w:r>
      <w:r w:rsidRPr="00780C90">
        <w:rPr>
          <w:rFonts w:ascii="Times New Roman" w:hAnsi="Times New Roman" w:cs="Times New Roman"/>
          <w:spacing w:val="-4"/>
          <w:highlight w:val="green"/>
          <w:lang w:val="ru-RU"/>
        </w:rPr>
        <w:t xml:space="preserve">оценки опасности проявлений сейсмических и тектонических явлений. К опасным явлениям относятся собственно сейсмические сотрясения, отражаемые на картах ДСР, а также вторичные эффекты (порожденные землетрясением гравитационные и вибрационные трещины, оползни, обвалы, осыпи, каменные лавины, выбросы разжиженных грунтов и проседания земной поверхности), сейсмотектонические разрывы, </w:t>
      </w:r>
      <w:r w:rsidRPr="00780C90">
        <w:rPr>
          <w:rFonts w:ascii="Times New Roman" w:hAnsi="Times New Roman" w:cs="Times New Roman"/>
          <w:spacing w:val="-4"/>
          <w:highlight w:val="green"/>
          <w:lang w:val="ru-RU"/>
        </w:rPr>
        <w:lastRenderedPageBreak/>
        <w:t>возникающие моментально, и медленные смещения по разломам. Положение и характеристики сейсмотектонических разрывов отражаются на детальной сейсмотектонической карте для объекта территориального планирования. Сейсмотектонические разрывы и медленные смещения в зонах активных разломов</w:t>
      </w:r>
      <w:r w:rsidRPr="00780C90">
        <w:rPr>
          <w:rFonts w:ascii="Times New Roman" w:hAnsi="Times New Roman" w:cs="Times New Roman"/>
          <w:highlight w:val="green"/>
          <w:lang w:val="ru-RU"/>
        </w:rPr>
        <w:t xml:space="preserve"> связаны с разрывными выходами сейсмических очагов на земную поверхность (сейсморазрывами). Ожидаемая амплитуда смещений земной поверхности по сейсморазрывам </w:t>
      </w:r>
      <w:r w:rsidR="00BB5679" w:rsidRPr="00780C90">
        <w:rPr>
          <w:rFonts w:ascii="Times New Roman" w:hAnsi="Times New Roman" w:cs="Times New Roman"/>
          <w:b/>
          <w:highlight w:val="green"/>
          <w:lang w:val="ru-RU"/>
        </w:rPr>
        <w:t>долж</w:t>
      </w:r>
      <w:r w:rsidRPr="00780C90">
        <w:rPr>
          <w:rFonts w:ascii="Times New Roman" w:hAnsi="Times New Roman" w:cs="Times New Roman"/>
          <w:highlight w:val="green"/>
          <w:lang w:val="ru-RU"/>
        </w:rPr>
        <w:t>на быть отраже</w:t>
      </w:r>
      <w:r w:rsidR="0037370F" w:rsidRPr="00780C90">
        <w:rPr>
          <w:rFonts w:ascii="Times New Roman" w:hAnsi="Times New Roman" w:cs="Times New Roman"/>
          <w:highlight w:val="green"/>
          <w:lang w:val="ru-RU"/>
        </w:rPr>
        <w:t>на на сейсмотектонической карте</w:t>
      </w:r>
      <w:r w:rsidR="00032762" w:rsidRPr="00780C90">
        <w:rPr>
          <w:rFonts w:ascii="Times New Roman" w:hAnsi="Times New Roman" w:cs="Times New Roman"/>
          <w:highlight w:val="green"/>
          <w:lang w:val="ru-RU"/>
        </w:rPr>
        <w:t xml:space="preserve">. </w:t>
      </w:r>
      <w:r w:rsidRPr="00780C90">
        <w:rPr>
          <w:rFonts w:ascii="Times New Roman" w:hAnsi="Times New Roman" w:cs="Times New Roman"/>
          <w:strike/>
          <w:highlight w:val="green"/>
          <w:lang w:val="ru-RU"/>
        </w:rPr>
        <w:t xml:space="preserve"> </w:t>
      </w:r>
    </w:p>
    <w:p w14:paraId="57247C87" w14:textId="77777777" w:rsidR="009267CC" w:rsidRPr="00780C90" w:rsidRDefault="00970EC5" w:rsidP="002C063F">
      <w:pPr>
        <w:spacing w:after="120" w:line="360" w:lineRule="auto"/>
        <w:ind w:firstLine="567"/>
        <w:jc w:val="both"/>
        <w:rPr>
          <w:rFonts w:ascii="Times New Roman" w:hAnsi="Times New Roman" w:cs="Times New Roman"/>
          <w:spacing w:val="-4"/>
          <w:highlight w:val="green"/>
          <w:lang w:val="ru-RU"/>
        </w:rPr>
      </w:pPr>
      <w:r w:rsidRPr="00780C90">
        <w:rPr>
          <w:rFonts w:ascii="Times New Roman" w:hAnsi="Times New Roman" w:cs="Times New Roman"/>
          <w:spacing w:val="-4"/>
          <w:highlight w:val="green"/>
          <w:lang w:val="ru-RU"/>
        </w:rPr>
        <w:t>В задачи сейсмотектонических исследований с</w:t>
      </w:r>
      <w:r w:rsidR="009267CC" w:rsidRPr="00780C90">
        <w:rPr>
          <w:rFonts w:ascii="Times New Roman" w:hAnsi="Times New Roman" w:cs="Times New Roman"/>
          <w:highlight w:val="green"/>
          <w:lang w:val="ru-RU"/>
        </w:rPr>
        <w:t xml:space="preserve">огласно СП 286.1325800 </w:t>
      </w:r>
      <w:r w:rsidR="009267CC" w:rsidRPr="00780C90">
        <w:rPr>
          <w:rFonts w:ascii="Times New Roman" w:hAnsi="Times New Roman" w:cs="Times New Roman"/>
          <w:spacing w:val="-4"/>
          <w:highlight w:val="green"/>
          <w:lang w:val="ru-RU"/>
        </w:rPr>
        <w:t>вход</w:t>
      </w:r>
      <w:r w:rsidR="0036586F" w:rsidRPr="00780C90">
        <w:rPr>
          <w:rFonts w:ascii="Times New Roman" w:hAnsi="Times New Roman" w:cs="Times New Roman"/>
          <w:spacing w:val="-4"/>
          <w:highlight w:val="green"/>
          <w:lang w:val="ru-RU"/>
        </w:rPr>
        <w:t>я</w:t>
      </w:r>
      <w:r w:rsidR="009267CC" w:rsidRPr="00780C90">
        <w:rPr>
          <w:rFonts w:ascii="Times New Roman" w:hAnsi="Times New Roman" w:cs="Times New Roman"/>
          <w:spacing w:val="-4"/>
          <w:highlight w:val="green"/>
          <w:lang w:val="ru-RU"/>
        </w:rPr>
        <w:t>т:</w:t>
      </w:r>
    </w:p>
    <w:p w14:paraId="2DCA36EA" w14:textId="77777777" w:rsidR="009267CC" w:rsidRPr="00780C90" w:rsidRDefault="009267CC" w:rsidP="002C063F">
      <w:pPr>
        <w:pStyle w:val="a9"/>
        <w:spacing w:line="360" w:lineRule="auto"/>
        <w:ind w:firstLine="567"/>
        <w:jc w:val="both"/>
        <w:rPr>
          <w:rFonts w:ascii="Times New Roman" w:hAnsi="Times New Roman"/>
          <w:sz w:val="24"/>
          <w:szCs w:val="24"/>
          <w:highlight w:val="green"/>
        </w:rPr>
      </w:pPr>
      <w:r w:rsidRPr="00780C90">
        <w:rPr>
          <w:rFonts w:ascii="Times New Roman" w:hAnsi="Times New Roman"/>
          <w:spacing w:val="-4"/>
          <w:sz w:val="24"/>
          <w:szCs w:val="24"/>
          <w:highlight w:val="green"/>
        </w:rPr>
        <w:t xml:space="preserve">- </w:t>
      </w:r>
      <w:r w:rsidRPr="00780C90">
        <w:rPr>
          <w:rFonts w:ascii="Times New Roman" w:hAnsi="Times New Roman"/>
          <w:sz w:val="24"/>
          <w:szCs w:val="24"/>
          <w:highlight w:val="green"/>
        </w:rPr>
        <w:t xml:space="preserve">выявление активных разломов </w:t>
      </w:r>
      <w:r w:rsidRPr="00780C90">
        <w:rPr>
          <w:rFonts w:ascii="Times New Roman" w:hAnsi="Times New Roman"/>
          <w:sz w:val="24"/>
          <w:szCs w:val="24"/>
          <w:highlight w:val="green"/>
          <w:lang w:val="ru-RU"/>
        </w:rPr>
        <w:t xml:space="preserve">и картирование их на территории региона </w:t>
      </w:r>
      <w:r w:rsidRPr="00780C90">
        <w:rPr>
          <w:rFonts w:ascii="Times New Roman" w:hAnsi="Times New Roman"/>
          <w:sz w:val="24"/>
          <w:szCs w:val="24"/>
          <w:highlight w:val="green"/>
        </w:rPr>
        <w:t>с оценкой параметров прогнозных смещений;</w:t>
      </w:r>
    </w:p>
    <w:p w14:paraId="41A969C0" w14:textId="77777777" w:rsidR="009267CC" w:rsidRPr="00780C90" w:rsidRDefault="009267CC" w:rsidP="002C063F">
      <w:pPr>
        <w:spacing w:after="120" w:line="360" w:lineRule="auto"/>
        <w:ind w:firstLine="567"/>
        <w:jc w:val="both"/>
        <w:rPr>
          <w:rFonts w:ascii="Times New Roman" w:hAnsi="Times New Roman" w:cs="Times New Roman"/>
          <w:highlight w:val="green"/>
          <w:lang w:val="ru-RU"/>
        </w:rPr>
      </w:pPr>
      <w:r w:rsidRPr="00780C90">
        <w:rPr>
          <w:rFonts w:ascii="Times New Roman" w:hAnsi="Times New Roman" w:cs="Times New Roman"/>
          <w:highlight w:val="green"/>
          <w:lang w:val="ru-RU"/>
        </w:rPr>
        <w:t xml:space="preserve">- разработка сейсмотектонической модели и построение карты зон ВОЗ в детальном масштабе, </w:t>
      </w:r>
      <w:r w:rsidRPr="00780C90">
        <w:rPr>
          <w:rFonts w:ascii="Times New Roman" w:hAnsi="Times New Roman" w:cs="Times New Roman"/>
          <w:spacing w:val="-4"/>
          <w:highlight w:val="green"/>
          <w:lang w:val="ru-RU"/>
        </w:rPr>
        <w:t>опасных для площадных объектов изучения.</w:t>
      </w:r>
    </w:p>
    <w:p w14:paraId="1B4AD42D" w14:textId="4F3F17A6" w:rsidR="009267CC" w:rsidRPr="00780C90" w:rsidRDefault="009267CC" w:rsidP="002C063F">
      <w:pPr>
        <w:spacing w:after="120" w:line="360" w:lineRule="auto"/>
        <w:ind w:firstLine="567"/>
        <w:jc w:val="both"/>
        <w:rPr>
          <w:rFonts w:ascii="Times New Roman" w:hAnsi="Times New Roman" w:cs="Times New Roman"/>
          <w:spacing w:val="-4"/>
          <w:highlight w:val="green"/>
          <w:lang w:val="ru-RU"/>
        </w:rPr>
      </w:pPr>
      <w:r w:rsidRPr="00780C90">
        <w:rPr>
          <w:rFonts w:ascii="Times New Roman" w:hAnsi="Times New Roman" w:cs="Times New Roman"/>
          <w:highlight w:val="green"/>
          <w:lang w:val="ru-RU"/>
        </w:rPr>
        <w:t xml:space="preserve">Указанные задачи определяют два основных направления сейсмотектонических исследований и тесно взаимосвязаны между собой. Отражение на сейсмотектонической карте параметров прогнозных смещений по активным разломам </w:t>
      </w:r>
      <w:r w:rsidR="00BB5679" w:rsidRPr="00780C90">
        <w:rPr>
          <w:rFonts w:ascii="Times New Roman" w:hAnsi="Times New Roman" w:cs="Times New Roman"/>
          <w:b/>
          <w:highlight w:val="green"/>
          <w:lang w:val="ru-RU"/>
        </w:rPr>
        <w:t>необходимо</w:t>
      </w:r>
      <w:r w:rsidRPr="00780C90">
        <w:rPr>
          <w:rFonts w:ascii="Times New Roman" w:hAnsi="Times New Roman" w:cs="Times New Roman"/>
          <w:highlight w:val="green"/>
          <w:lang w:val="ru-RU"/>
        </w:rPr>
        <w:t xml:space="preserve"> для прогноза возможных разрушений строительных объектов. Материалы полевого изучения активных разломов и </w:t>
      </w:r>
      <w:r w:rsidRPr="00780C90">
        <w:rPr>
          <w:rFonts w:ascii="Times New Roman" w:hAnsi="Times New Roman" w:cs="Times New Roman"/>
          <w:spacing w:val="-4"/>
          <w:highlight w:val="green"/>
          <w:lang w:val="ru-RU"/>
        </w:rPr>
        <w:t xml:space="preserve">вторичных палеосейсмодислокаций, наряду с другими сейсмотектоническими и сейсмологическими данными, ложатся в основу </w:t>
      </w:r>
      <w:r w:rsidRPr="00780C90">
        <w:rPr>
          <w:rFonts w:ascii="Times New Roman" w:hAnsi="Times New Roman" w:cs="Times New Roman"/>
          <w:highlight w:val="green"/>
          <w:lang w:val="ru-RU"/>
        </w:rPr>
        <w:t>карты зон ВОЗ в детальном масштабе.</w:t>
      </w:r>
    </w:p>
    <w:p w14:paraId="20BA8BA1" w14:textId="48B2E2BB" w:rsidR="009267CC" w:rsidRPr="00780C90" w:rsidRDefault="009267CC" w:rsidP="002C063F">
      <w:pPr>
        <w:spacing w:after="120" w:line="360" w:lineRule="auto"/>
        <w:ind w:firstLine="567"/>
        <w:jc w:val="both"/>
        <w:rPr>
          <w:rFonts w:ascii="Times New Roman" w:hAnsi="Times New Roman" w:cs="Times New Roman"/>
          <w:strike/>
          <w:highlight w:val="green"/>
          <w:lang w:val="ru-RU"/>
        </w:rPr>
      </w:pPr>
      <w:r w:rsidRPr="00780C90">
        <w:rPr>
          <w:rFonts w:ascii="Times New Roman" w:hAnsi="Times New Roman" w:cs="Times New Roman"/>
          <w:highlight w:val="green"/>
          <w:lang w:val="ru-RU"/>
        </w:rPr>
        <w:t xml:space="preserve">В качестве первого шага в сейсмотектонических исследованиях </w:t>
      </w:r>
      <w:r w:rsidR="00BB5679" w:rsidRPr="00780C90">
        <w:rPr>
          <w:rFonts w:ascii="Times New Roman" w:hAnsi="Times New Roman" w:cs="Times New Roman"/>
          <w:b/>
          <w:highlight w:val="green"/>
          <w:lang w:val="ru-RU"/>
        </w:rPr>
        <w:t>принима</w:t>
      </w:r>
      <w:r w:rsidRPr="00780C90">
        <w:rPr>
          <w:rFonts w:ascii="Times New Roman" w:hAnsi="Times New Roman" w:cs="Times New Roman"/>
          <w:highlight w:val="green"/>
          <w:lang w:val="ru-RU"/>
        </w:rPr>
        <w:t>ется сейсмотектоническая основа ОСР.</w:t>
      </w:r>
    </w:p>
    <w:p w14:paraId="2F8B6BB1" w14:textId="77777777" w:rsidR="009267CC" w:rsidRPr="00780C90" w:rsidRDefault="009267CC" w:rsidP="002C063F">
      <w:pPr>
        <w:spacing w:after="120" w:line="360" w:lineRule="auto"/>
        <w:ind w:firstLine="567"/>
        <w:jc w:val="both"/>
        <w:rPr>
          <w:rFonts w:ascii="Times New Roman" w:hAnsi="Times New Roman" w:cs="Times New Roman"/>
          <w:highlight w:val="green"/>
          <w:lang w:val="ru-RU"/>
        </w:rPr>
      </w:pPr>
      <w:r w:rsidRPr="00780C90">
        <w:rPr>
          <w:rFonts w:ascii="Times New Roman" w:hAnsi="Times New Roman" w:cs="Times New Roman"/>
          <w:highlight w:val="green"/>
          <w:lang w:val="ru-RU"/>
        </w:rPr>
        <w:t xml:space="preserve">Сейсмотектонические исследования проводят в три этапа. </w:t>
      </w:r>
    </w:p>
    <w:p w14:paraId="12AF34BA" w14:textId="77777777" w:rsidR="009267CC" w:rsidRPr="00780C90" w:rsidRDefault="009267CC" w:rsidP="002C063F">
      <w:pPr>
        <w:spacing w:after="120" w:line="360" w:lineRule="auto"/>
        <w:ind w:firstLine="567"/>
        <w:jc w:val="both"/>
        <w:rPr>
          <w:rFonts w:ascii="Times New Roman" w:hAnsi="Times New Roman" w:cs="Times New Roman"/>
          <w:highlight w:val="green"/>
          <w:lang w:val="ru-RU"/>
        </w:rPr>
      </w:pPr>
      <w:r w:rsidRPr="00780C90">
        <w:rPr>
          <w:rFonts w:ascii="Times New Roman" w:hAnsi="Times New Roman" w:cs="Times New Roman"/>
          <w:highlight w:val="green"/>
          <w:lang w:val="ru-RU"/>
        </w:rPr>
        <w:t>На первом этапе пров</w:t>
      </w:r>
      <w:r w:rsidR="00B71E7A" w:rsidRPr="00780C90">
        <w:rPr>
          <w:rFonts w:ascii="Times New Roman" w:hAnsi="Times New Roman" w:cs="Times New Roman"/>
          <w:highlight w:val="green"/>
          <w:lang w:val="ru-RU"/>
        </w:rPr>
        <w:t>одится сбор исходного материала</w:t>
      </w:r>
      <w:r w:rsidRPr="00780C90">
        <w:rPr>
          <w:rFonts w:ascii="Times New Roman" w:hAnsi="Times New Roman" w:cs="Times New Roman"/>
          <w:highlight w:val="green"/>
          <w:lang w:val="ru-RU"/>
        </w:rPr>
        <w:t>. На этой основе создается и анализируется региональная сейсмотектоническая база данных в виде серии результирующих карт соответствующего содержания в масштабе 1:500</w:t>
      </w:r>
      <w:r w:rsidR="00CD5C8B" w:rsidRPr="00780C90">
        <w:rPr>
          <w:rFonts w:ascii="Times New Roman" w:hAnsi="Times New Roman" w:cs="Times New Roman"/>
          <w:highlight w:val="green"/>
          <w:lang w:val="ru-RU"/>
        </w:rPr>
        <w:t xml:space="preserve"> </w:t>
      </w:r>
      <w:r w:rsidRPr="00780C90">
        <w:rPr>
          <w:rFonts w:ascii="Times New Roman" w:hAnsi="Times New Roman" w:cs="Times New Roman"/>
          <w:highlight w:val="green"/>
          <w:lang w:val="ru-RU"/>
        </w:rPr>
        <w:t xml:space="preserve">000 и крупнее. </w:t>
      </w:r>
    </w:p>
    <w:p w14:paraId="66868BB9" w14:textId="77777777" w:rsidR="009267CC" w:rsidRPr="00780C90" w:rsidRDefault="009267CC" w:rsidP="002C063F">
      <w:pPr>
        <w:spacing w:after="120" w:line="360" w:lineRule="auto"/>
        <w:ind w:firstLine="567"/>
        <w:jc w:val="both"/>
        <w:rPr>
          <w:rFonts w:ascii="Times New Roman" w:hAnsi="Times New Roman" w:cs="Times New Roman"/>
          <w:highlight w:val="green"/>
          <w:lang w:val="ru-RU"/>
        </w:rPr>
      </w:pPr>
      <w:r w:rsidRPr="00780C90">
        <w:rPr>
          <w:rFonts w:ascii="Times New Roman" w:hAnsi="Times New Roman" w:cs="Times New Roman"/>
          <w:highlight w:val="green"/>
          <w:lang w:val="ru-RU"/>
        </w:rPr>
        <w:t>Второй этап подразумевает проведение полевых сейсмотектонических исследований на всей площади объекта территориального планирования и сопредельных территориях.</w:t>
      </w:r>
    </w:p>
    <w:p w14:paraId="52AB3556" w14:textId="77777777" w:rsidR="00C5173D" w:rsidRPr="007166B9" w:rsidRDefault="009267CC" w:rsidP="002C063F">
      <w:pPr>
        <w:spacing w:after="120" w:line="360" w:lineRule="auto"/>
        <w:ind w:firstLine="567"/>
        <w:jc w:val="both"/>
        <w:rPr>
          <w:rFonts w:ascii="Times New Roman" w:hAnsi="Times New Roman" w:cs="Times New Roman"/>
          <w:lang w:val="ru-RU"/>
        </w:rPr>
      </w:pPr>
      <w:r w:rsidRPr="00780C90">
        <w:rPr>
          <w:rFonts w:ascii="Times New Roman" w:hAnsi="Times New Roman" w:cs="Times New Roman"/>
          <w:highlight w:val="green"/>
          <w:lang w:val="ru-RU"/>
        </w:rPr>
        <w:lastRenderedPageBreak/>
        <w:t>Третий этап включает обобщение всех собранных материалов, разработку сейсмотектонической модели и составление карты зон ВОЗ в детальном масштабе.</w:t>
      </w:r>
    </w:p>
    <w:p w14:paraId="0D2A0B1F" w14:textId="77777777" w:rsidR="00C5173D" w:rsidRPr="00780C90" w:rsidRDefault="00C5173D" w:rsidP="002C063F">
      <w:pPr>
        <w:pStyle w:val="1"/>
        <w:spacing w:line="360" w:lineRule="auto"/>
        <w:ind w:firstLine="567"/>
        <w:rPr>
          <w:rStyle w:val="goto"/>
          <w:rFonts w:ascii="Times New Roman" w:hAnsi="Times New Roman"/>
          <w:b w:val="0"/>
          <w:bCs w:val="0"/>
          <w:color w:val="000000"/>
          <w:sz w:val="24"/>
          <w:szCs w:val="24"/>
          <w:highlight w:val="green"/>
          <w:lang w:val="ru-RU"/>
        </w:rPr>
      </w:pPr>
      <w:bookmarkStart w:id="200" w:name="_Toc524103784"/>
      <w:r w:rsidRPr="00780C90">
        <w:rPr>
          <w:rStyle w:val="goto"/>
          <w:rFonts w:ascii="Times New Roman" w:hAnsi="Times New Roman"/>
          <w:bCs w:val="0"/>
          <w:color w:val="000000"/>
          <w:sz w:val="24"/>
          <w:szCs w:val="24"/>
          <w:highlight w:val="green"/>
          <w:lang w:val="ru-RU"/>
        </w:rPr>
        <w:t>6.</w:t>
      </w:r>
      <w:r w:rsidR="00862295" w:rsidRPr="00780C90">
        <w:rPr>
          <w:rStyle w:val="goto"/>
          <w:rFonts w:ascii="Times New Roman" w:hAnsi="Times New Roman"/>
          <w:bCs w:val="0"/>
          <w:color w:val="000000"/>
          <w:sz w:val="24"/>
          <w:szCs w:val="24"/>
          <w:highlight w:val="green"/>
          <w:lang w:val="ru-RU"/>
        </w:rPr>
        <w:t>2</w:t>
      </w:r>
      <w:r w:rsidRPr="00780C90">
        <w:rPr>
          <w:rStyle w:val="goto"/>
          <w:rFonts w:ascii="Times New Roman" w:hAnsi="Times New Roman"/>
          <w:bCs w:val="0"/>
          <w:color w:val="000000"/>
          <w:sz w:val="24"/>
          <w:szCs w:val="24"/>
          <w:highlight w:val="green"/>
          <w:lang w:val="ru-RU"/>
        </w:rPr>
        <w:t xml:space="preserve"> </w:t>
      </w:r>
      <w:r w:rsidRPr="00780C90">
        <w:rPr>
          <w:rFonts w:ascii="Times New Roman" w:hAnsi="Times New Roman"/>
          <w:sz w:val="24"/>
          <w:szCs w:val="24"/>
          <w:highlight w:val="green"/>
          <w:lang w:val="ru-RU"/>
        </w:rPr>
        <w:t>Изучение активных разломов и оценка их параметров</w:t>
      </w:r>
      <w:bookmarkEnd w:id="200"/>
    </w:p>
    <w:p w14:paraId="20F966CD" w14:textId="77777777" w:rsidR="009267CC" w:rsidRPr="00780C90" w:rsidRDefault="009267CC" w:rsidP="002C063F">
      <w:pPr>
        <w:spacing w:after="120" w:line="360" w:lineRule="auto"/>
        <w:ind w:firstLine="567"/>
        <w:jc w:val="both"/>
        <w:rPr>
          <w:rFonts w:ascii="Times New Roman" w:hAnsi="Times New Roman" w:cs="Times New Roman"/>
          <w:strike/>
          <w:highlight w:val="green"/>
          <w:lang w:val="ru-RU"/>
        </w:rPr>
      </w:pPr>
      <w:r w:rsidRPr="00780C90">
        <w:rPr>
          <w:rFonts w:ascii="Times New Roman" w:hAnsi="Times New Roman" w:cs="Times New Roman"/>
          <w:highlight w:val="green"/>
          <w:lang w:val="ru-RU"/>
        </w:rPr>
        <w:t xml:space="preserve">Методика выявления и изучения активных разломов </w:t>
      </w:r>
      <w:r w:rsidR="00C1238F" w:rsidRPr="00780C90">
        <w:rPr>
          <w:rFonts w:ascii="Times New Roman" w:hAnsi="Times New Roman" w:cs="Times New Roman"/>
          <w:highlight w:val="green"/>
          <w:lang w:val="ru-RU"/>
        </w:rPr>
        <w:t xml:space="preserve">приведена </w:t>
      </w:r>
      <w:r w:rsidRPr="00780C90">
        <w:rPr>
          <w:rFonts w:ascii="Times New Roman" w:hAnsi="Times New Roman" w:cs="Times New Roman"/>
          <w:highlight w:val="green"/>
          <w:lang w:val="ru-RU"/>
        </w:rPr>
        <w:t>в СП 286.1325800</w:t>
      </w:r>
      <w:r w:rsidR="00EE78EA" w:rsidRPr="00780C90">
        <w:rPr>
          <w:rFonts w:ascii="Times New Roman" w:hAnsi="Times New Roman" w:cs="Times New Roman"/>
          <w:highlight w:val="green"/>
          <w:lang w:val="ru-RU"/>
        </w:rPr>
        <w:t>.</w:t>
      </w:r>
      <w:r w:rsidRPr="00780C90">
        <w:rPr>
          <w:rFonts w:ascii="Times New Roman" w:hAnsi="Times New Roman" w:cs="Times New Roman"/>
          <w:strike/>
          <w:highlight w:val="green"/>
          <w:lang w:val="ru-RU"/>
        </w:rPr>
        <w:t xml:space="preserve"> </w:t>
      </w:r>
    </w:p>
    <w:p w14:paraId="1AE98557" w14:textId="081D7026" w:rsidR="009267CC" w:rsidRPr="00780C90" w:rsidRDefault="00BB5679" w:rsidP="002C063F">
      <w:pPr>
        <w:spacing w:after="120" w:line="360" w:lineRule="auto"/>
        <w:ind w:firstLine="567"/>
        <w:jc w:val="both"/>
        <w:rPr>
          <w:rFonts w:ascii="Times New Roman" w:hAnsi="Times New Roman" w:cs="Times New Roman"/>
          <w:highlight w:val="green"/>
          <w:lang w:val="ru-RU"/>
        </w:rPr>
      </w:pPr>
      <w:r w:rsidRPr="00780C90">
        <w:rPr>
          <w:rFonts w:ascii="Times New Roman" w:hAnsi="Times New Roman" w:cs="Times New Roman"/>
          <w:b/>
          <w:highlight w:val="green"/>
          <w:lang w:val="ru-RU"/>
        </w:rPr>
        <w:t>Необходимо</w:t>
      </w:r>
      <w:r w:rsidR="009267CC" w:rsidRPr="00780C90">
        <w:rPr>
          <w:rFonts w:ascii="Times New Roman" w:hAnsi="Times New Roman" w:cs="Times New Roman"/>
          <w:highlight w:val="green"/>
          <w:lang w:val="ru-RU"/>
        </w:rPr>
        <w:t xml:space="preserve"> выполнить дешифрирование материалов ДЗЗ для всей территории объекта территориального планирования в камеральных условиях. Дешифрирование, помимо непосредственного использования материалов ДЗЗ (космических снимков высокого разрешения, аэрофотоснимков и цифрового рельефа), включает в себя сведение всех картографических материалов (разномасштабных топографических, геологических, тектонических, геоморфологических и др</w:t>
      </w:r>
      <w:r w:rsidR="0036586F" w:rsidRPr="00780C90">
        <w:rPr>
          <w:rFonts w:ascii="Times New Roman" w:hAnsi="Times New Roman" w:cs="Times New Roman"/>
          <w:highlight w:val="green"/>
          <w:lang w:val="ru-RU"/>
        </w:rPr>
        <w:t>угих</w:t>
      </w:r>
      <w:r w:rsidR="009267CC" w:rsidRPr="00780C90">
        <w:rPr>
          <w:rFonts w:ascii="Times New Roman" w:hAnsi="Times New Roman" w:cs="Times New Roman"/>
          <w:highlight w:val="green"/>
          <w:lang w:val="ru-RU"/>
        </w:rPr>
        <w:t xml:space="preserve"> карт) в единую детальную карту сейсмолинеаментов в общей системе координат, с дальнейшим их всесторонним сопоставительным анализом. </w:t>
      </w:r>
    </w:p>
    <w:p w14:paraId="0BAD1D4C" w14:textId="77777777" w:rsidR="009267CC" w:rsidRPr="00780C90" w:rsidRDefault="009267CC" w:rsidP="002C063F">
      <w:pPr>
        <w:spacing w:after="120" w:line="360" w:lineRule="auto"/>
        <w:ind w:firstLine="567"/>
        <w:jc w:val="both"/>
        <w:rPr>
          <w:rFonts w:ascii="Times New Roman" w:hAnsi="Times New Roman" w:cs="Times New Roman"/>
          <w:highlight w:val="green"/>
          <w:lang w:val="ru-RU"/>
        </w:rPr>
      </w:pPr>
      <w:r w:rsidRPr="00780C90">
        <w:rPr>
          <w:rFonts w:ascii="Times New Roman" w:hAnsi="Times New Roman" w:cs="Times New Roman"/>
          <w:highlight w:val="green"/>
          <w:lang w:val="ru-RU"/>
        </w:rPr>
        <w:t xml:space="preserve">Наиболее информативными </w:t>
      </w:r>
      <w:r w:rsidR="0036586F" w:rsidRPr="00780C90">
        <w:rPr>
          <w:rFonts w:ascii="Times New Roman" w:hAnsi="Times New Roman" w:cs="Times New Roman"/>
          <w:highlight w:val="green"/>
          <w:lang w:val="ru-RU"/>
        </w:rPr>
        <w:t>для</w:t>
      </w:r>
      <w:r w:rsidRPr="00780C90">
        <w:rPr>
          <w:rFonts w:ascii="Times New Roman" w:hAnsi="Times New Roman" w:cs="Times New Roman"/>
          <w:highlight w:val="green"/>
          <w:lang w:val="ru-RU"/>
        </w:rPr>
        <w:t xml:space="preserve"> этих цел</w:t>
      </w:r>
      <w:r w:rsidR="0036586F" w:rsidRPr="00780C90">
        <w:rPr>
          <w:rFonts w:ascii="Times New Roman" w:hAnsi="Times New Roman" w:cs="Times New Roman"/>
          <w:highlight w:val="green"/>
          <w:lang w:val="ru-RU"/>
        </w:rPr>
        <w:t>ей</w:t>
      </w:r>
      <w:r w:rsidRPr="00780C90">
        <w:rPr>
          <w:rFonts w:ascii="Times New Roman" w:hAnsi="Times New Roman" w:cs="Times New Roman"/>
          <w:highlight w:val="green"/>
          <w:lang w:val="ru-RU"/>
        </w:rPr>
        <w:t xml:space="preserve"> являются материалы лазерного сканирования. Цель работ заключается в выявлении и точной привязке к картам в детальном </w:t>
      </w:r>
      <w:r w:rsidR="00DE0CFC" w:rsidRPr="00780C90">
        <w:rPr>
          <w:rFonts w:ascii="Times New Roman" w:hAnsi="Times New Roman" w:cs="Times New Roman"/>
          <w:highlight w:val="green"/>
          <w:lang w:val="ru-RU"/>
        </w:rPr>
        <w:t xml:space="preserve"> </w:t>
      </w:r>
      <w:r w:rsidRPr="00780C90">
        <w:rPr>
          <w:rFonts w:ascii="Times New Roman" w:hAnsi="Times New Roman" w:cs="Times New Roman"/>
          <w:highlight w:val="green"/>
          <w:lang w:val="ru-RU"/>
        </w:rPr>
        <w:t xml:space="preserve">масштабе </w:t>
      </w:r>
      <w:r w:rsidR="00DE0CFC" w:rsidRPr="00780C90">
        <w:rPr>
          <w:rFonts w:ascii="Times New Roman" w:hAnsi="Times New Roman" w:cs="Times New Roman"/>
          <w:highlight w:val="green"/>
          <w:lang w:val="ru-RU"/>
        </w:rPr>
        <w:t xml:space="preserve"> </w:t>
      </w:r>
      <w:r w:rsidR="0036586F" w:rsidRPr="00780C90">
        <w:rPr>
          <w:rFonts w:ascii="Times New Roman" w:hAnsi="Times New Roman" w:cs="Times New Roman"/>
          <w:highlight w:val="green"/>
          <w:lang w:val="ru-RU"/>
        </w:rPr>
        <w:t>(1:10 000</w:t>
      </w:r>
      <w:r w:rsidRPr="00780C90">
        <w:rPr>
          <w:rFonts w:ascii="Times New Roman" w:hAnsi="Times New Roman" w:cs="Times New Roman"/>
          <w:highlight w:val="green"/>
          <w:lang w:val="ru-RU"/>
        </w:rPr>
        <w:t>–</w:t>
      </w:r>
      <w:r w:rsidR="00CD5C8B" w:rsidRPr="00780C90">
        <w:rPr>
          <w:rFonts w:ascii="Times New Roman" w:hAnsi="Times New Roman" w:cs="Times New Roman"/>
          <w:highlight w:val="green"/>
          <w:lang w:val="ru-RU"/>
        </w:rPr>
        <w:t>1:</w:t>
      </w:r>
      <w:r w:rsidRPr="00780C90">
        <w:rPr>
          <w:rFonts w:ascii="Times New Roman" w:hAnsi="Times New Roman" w:cs="Times New Roman"/>
          <w:highlight w:val="green"/>
          <w:lang w:val="ru-RU"/>
        </w:rPr>
        <w:t>100</w:t>
      </w:r>
      <w:r w:rsidR="00CD5C8B" w:rsidRPr="00780C90">
        <w:rPr>
          <w:rFonts w:ascii="Times New Roman" w:hAnsi="Times New Roman" w:cs="Times New Roman"/>
          <w:highlight w:val="green"/>
          <w:lang w:val="ru-RU"/>
        </w:rPr>
        <w:t xml:space="preserve"> </w:t>
      </w:r>
      <w:r w:rsidRPr="00780C90">
        <w:rPr>
          <w:rFonts w:ascii="Times New Roman" w:hAnsi="Times New Roman" w:cs="Times New Roman"/>
          <w:highlight w:val="green"/>
          <w:lang w:val="ru-RU"/>
        </w:rPr>
        <w:t>000)</w:t>
      </w:r>
      <w:r w:rsidR="00DE0CFC" w:rsidRPr="00780C90">
        <w:rPr>
          <w:rFonts w:ascii="Times New Roman" w:hAnsi="Times New Roman" w:cs="Times New Roman"/>
          <w:highlight w:val="green"/>
          <w:lang w:val="ru-RU"/>
        </w:rPr>
        <w:t xml:space="preserve">  </w:t>
      </w:r>
      <w:r w:rsidRPr="00780C90">
        <w:rPr>
          <w:rFonts w:ascii="Times New Roman" w:hAnsi="Times New Roman" w:cs="Times New Roman"/>
          <w:highlight w:val="green"/>
          <w:lang w:val="ru-RU"/>
        </w:rPr>
        <w:t xml:space="preserve"> специфических</w:t>
      </w:r>
      <w:r w:rsidR="003D679B" w:rsidRPr="00780C90">
        <w:rPr>
          <w:rFonts w:ascii="Times New Roman" w:hAnsi="Times New Roman" w:cs="Times New Roman"/>
          <w:highlight w:val="green"/>
          <w:lang w:val="ru-RU"/>
        </w:rPr>
        <w:t xml:space="preserve"> </w:t>
      </w:r>
      <w:r w:rsidR="00DE0CFC" w:rsidRPr="00780C90">
        <w:rPr>
          <w:rFonts w:ascii="Times New Roman" w:hAnsi="Times New Roman" w:cs="Times New Roman"/>
          <w:highlight w:val="green"/>
          <w:lang w:val="ru-RU"/>
        </w:rPr>
        <w:t xml:space="preserve">  </w:t>
      </w:r>
      <w:r w:rsidRPr="00780C90">
        <w:rPr>
          <w:rFonts w:ascii="Times New Roman" w:hAnsi="Times New Roman" w:cs="Times New Roman"/>
          <w:highlight w:val="green"/>
          <w:lang w:val="ru-RU"/>
        </w:rPr>
        <w:t xml:space="preserve">морфоструктурных элементов, прямо или косвенно указывающих на наличие молодых тектонических деформаций и следов сильных землетрясений. В общем случае в качестве активных выделяются нарушения, отчетливо выраженные в рельефе в виде закономерно ориентированных уступов, ложбин и валов разной протяженности, которые пересекают и смещают различные формы рельефа позднеплейстоцен-голоценового возраста (долины водотоков, речные или морские террасы, конусы выноса, поверхности выравнивания и др.), а также синхронные им отложения. </w:t>
      </w:r>
    </w:p>
    <w:p w14:paraId="0B49930D" w14:textId="77777777" w:rsidR="009267CC" w:rsidRPr="00780C90" w:rsidRDefault="009267CC" w:rsidP="002C063F">
      <w:pPr>
        <w:spacing w:after="120" w:line="360" w:lineRule="auto"/>
        <w:ind w:firstLine="567"/>
        <w:jc w:val="both"/>
        <w:rPr>
          <w:rFonts w:ascii="Times New Roman" w:hAnsi="Times New Roman" w:cs="Times New Roman"/>
          <w:highlight w:val="green"/>
          <w:lang w:val="ru-RU"/>
        </w:rPr>
      </w:pPr>
      <w:r w:rsidRPr="00780C90">
        <w:rPr>
          <w:rFonts w:ascii="Times New Roman" w:hAnsi="Times New Roman" w:cs="Times New Roman"/>
          <w:highlight w:val="green"/>
          <w:lang w:val="ru-RU"/>
        </w:rPr>
        <w:t xml:space="preserve">Дистанционные исследования позволяют предварительно наметить положение активных разломов и вторичных палеосейсмодислокаций на детальной сейсмотектонической карте. Для детальной характеристики активных разломов, непосредственно затрагивающих площадные объекты изучения, дешифрирование проводится на площади, составляющей не менее </w:t>
      </w:r>
      <w:smartTag w:uri="urn:schemas-microsoft-com:office:smarttags" w:element="metricconverter">
        <w:smartTagPr>
          <w:attr w:name="ProductID" w:val="20 км"/>
        </w:smartTagPr>
        <w:r w:rsidRPr="00780C90">
          <w:rPr>
            <w:rFonts w:ascii="Times New Roman" w:hAnsi="Times New Roman" w:cs="Times New Roman"/>
            <w:highlight w:val="green"/>
            <w:lang w:val="ru-RU"/>
          </w:rPr>
          <w:t>20 км</w:t>
        </w:r>
      </w:smartTag>
      <w:r w:rsidRPr="00780C90">
        <w:rPr>
          <w:rFonts w:ascii="Times New Roman" w:hAnsi="Times New Roman" w:cs="Times New Roman"/>
          <w:highlight w:val="green"/>
          <w:lang w:val="ru-RU"/>
        </w:rPr>
        <w:t xml:space="preserve"> в каждую сторону от границ объекта территориального планирования.</w:t>
      </w:r>
      <w:r w:rsidR="0096386C" w:rsidRPr="00780C90">
        <w:rPr>
          <w:rFonts w:ascii="Times New Roman" w:hAnsi="Times New Roman" w:cs="Times New Roman"/>
          <w:highlight w:val="green"/>
          <w:lang w:val="ru-RU"/>
        </w:rPr>
        <w:t xml:space="preserve"> </w:t>
      </w:r>
    </w:p>
    <w:p w14:paraId="209B142B" w14:textId="452312C3" w:rsidR="009267CC" w:rsidRPr="00780C90" w:rsidRDefault="003829D6" w:rsidP="002C063F">
      <w:pPr>
        <w:spacing w:after="120" w:line="360" w:lineRule="auto"/>
        <w:ind w:firstLine="567"/>
        <w:jc w:val="both"/>
        <w:rPr>
          <w:rFonts w:ascii="Times New Roman" w:hAnsi="Times New Roman" w:cs="Times New Roman"/>
          <w:highlight w:val="green"/>
          <w:lang w:val="ru-RU"/>
        </w:rPr>
      </w:pPr>
      <w:r w:rsidRPr="00780C90">
        <w:rPr>
          <w:rFonts w:ascii="Times New Roman" w:hAnsi="Times New Roman" w:cs="Times New Roman"/>
          <w:highlight w:val="green"/>
          <w:lang w:val="ru-RU"/>
        </w:rPr>
        <w:lastRenderedPageBreak/>
        <w:t>Н</w:t>
      </w:r>
      <w:r w:rsidR="009267CC" w:rsidRPr="00780C90">
        <w:rPr>
          <w:rFonts w:ascii="Times New Roman" w:hAnsi="Times New Roman" w:cs="Times New Roman"/>
          <w:highlight w:val="green"/>
          <w:lang w:val="ru-RU"/>
        </w:rPr>
        <w:t xml:space="preserve">аличие и параметры активных разломов </w:t>
      </w:r>
      <w:r w:rsidR="00BB5679" w:rsidRPr="00780C90">
        <w:rPr>
          <w:rFonts w:ascii="Times New Roman" w:hAnsi="Times New Roman" w:cs="Times New Roman"/>
          <w:b/>
          <w:highlight w:val="green"/>
          <w:lang w:val="ru-RU"/>
        </w:rPr>
        <w:t>следует</w:t>
      </w:r>
      <w:r w:rsidR="00FB5313" w:rsidRPr="00780C90">
        <w:rPr>
          <w:rFonts w:ascii="Times New Roman" w:hAnsi="Times New Roman" w:cs="Times New Roman"/>
          <w:highlight w:val="green"/>
          <w:lang w:val="ru-RU"/>
        </w:rPr>
        <w:t xml:space="preserve"> определять </w:t>
      </w:r>
      <w:r w:rsidR="009267CC" w:rsidRPr="00780C90">
        <w:rPr>
          <w:rFonts w:ascii="Times New Roman" w:hAnsi="Times New Roman" w:cs="Times New Roman"/>
          <w:highlight w:val="green"/>
          <w:lang w:val="ru-RU"/>
        </w:rPr>
        <w:t xml:space="preserve">по результатам полевых исследований на всей площади объекта территориального планирования. Состав полевых сейсмотектонических исследований </w:t>
      </w:r>
      <w:r w:rsidR="00BC7FF2" w:rsidRPr="00780C90">
        <w:rPr>
          <w:rFonts w:ascii="Times New Roman" w:hAnsi="Times New Roman" w:cs="Times New Roman"/>
          <w:highlight w:val="green"/>
          <w:lang w:val="ru-RU"/>
        </w:rPr>
        <w:t>приведен</w:t>
      </w:r>
      <w:r w:rsidR="009267CC" w:rsidRPr="00780C90">
        <w:rPr>
          <w:rFonts w:ascii="Times New Roman" w:hAnsi="Times New Roman" w:cs="Times New Roman"/>
          <w:highlight w:val="green"/>
          <w:lang w:val="ru-RU"/>
        </w:rPr>
        <w:t xml:space="preserve"> в СП 286.1325800.</w:t>
      </w:r>
      <w:r w:rsidR="00EE78EA" w:rsidRPr="00780C90">
        <w:rPr>
          <w:rFonts w:ascii="Times New Roman" w:hAnsi="Times New Roman" w:cs="Times New Roman"/>
          <w:highlight w:val="green"/>
          <w:lang w:val="ru-RU"/>
        </w:rPr>
        <w:t xml:space="preserve"> </w:t>
      </w:r>
    </w:p>
    <w:p w14:paraId="7861832B" w14:textId="19392101" w:rsidR="009267CC" w:rsidRPr="00780C90" w:rsidRDefault="009267CC" w:rsidP="002C063F">
      <w:pPr>
        <w:spacing w:after="120" w:line="360" w:lineRule="auto"/>
        <w:ind w:firstLine="567"/>
        <w:jc w:val="both"/>
        <w:rPr>
          <w:rFonts w:ascii="Times New Roman" w:hAnsi="Times New Roman" w:cs="Times New Roman"/>
          <w:highlight w:val="green"/>
          <w:lang w:val="ru-RU"/>
        </w:rPr>
      </w:pPr>
      <w:r w:rsidRPr="00780C90">
        <w:rPr>
          <w:rFonts w:ascii="Times New Roman" w:hAnsi="Times New Roman" w:cs="Times New Roman"/>
          <w:highlight w:val="green"/>
          <w:lang w:val="ru-RU"/>
        </w:rPr>
        <w:t>Маршрутное картирование выполня</w:t>
      </w:r>
      <w:r w:rsidR="003D679B" w:rsidRPr="00780C90">
        <w:rPr>
          <w:rFonts w:ascii="Times New Roman" w:hAnsi="Times New Roman" w:cs="Times New Roman"/>
          <w:highlight w:val="green"/>
          <w:lang w:val="ru-RU"/>
        </w:rPr>
        <w:t>е</w:t>
      </w:r>
      <w:r w:rsidRPr="00780C90">
        <w:rPr>
          <w:rFonts w:ascii="Times New Roman" w:hAnsi="Times New Roman" w:cs="Times New Roman"/>
          <w:highlight w:val="green"/>
          <w:lang w:val="ru-RU"/>
        </w:rPr>
        <w:t xml:space="preserve">тся на всей площади объекта территориального планирования </w:t>
      </w:r>
      <w:r w:rsidR="003D679B" w:rsidRPr="00780C90">
        <w:rPr>
          <w:rFonts w:ascii="Times New Roman" w:hAnsi="Times New Roman" w:cs="Times New Roman"/>
          <w:highlight w:val="green"/>
          <w:lang w:val="ru-RU"/>
        </w:rPr>
        <w:t>в</w:t>
      </w:r>
      <w:r w:rsidRPr="00780C90">
        <w:rPr>
          <w:rFonts w:ascii="Times New Roman" w:hAnsi="Times New Roman" w:cs="Times New Roman"/>
          <w:highlight w:val="green"/>
          <w:lang w:val="ru-RU"/>
        </w:rPr>
        <w:t xml:space="preserve"> цел</w:t>
      </w:r>
      <w:r w:rsidR="003D679B" w:rsidRPr="00780C90">
        <w:rPr>
          <w:rFonts w:ascii="Times New Roman" w:hAnsi="Times New Roman" w:cs="Times New Roman"/>
          <w:highlight w:val="green"/>
          <w:lang w:val="ru-RU"/>
        </w:rPr>
        <w:t>ях</w:t>
      </w:r>
      <w:r w:rsidRPr="00780C90">
        <w:rPr>
          <w:rFonts w:ascii="Times New Roman" w:hAnsi="Times New Roman" w:cs="Times New Roman"/>
          <w:highlight w:val="green"/>
          <w:lang w:val="ru-RU"/>
        </w:rPr>
        <w:t xml:space="preserve"> заверки и прослеживания по простиранию молодых тектонических деформаций, выявленных по дистанционным данным, оценки возраста и </w:t>
      </w:r>
      <w:r w:rsidRPr="00780C90">
        <w:rPr>
          <w:rFonts w:ascii="Times New Roman" w:hAnsi="Times New Roman" w:cs="Times New Roman"/>
          <w:spacing w:val="-4"/>
          <w:highlight w:val="green"/>
          <w:lang w:val="ru-RU"/>
        </w:rPr>
        <w:t>генетической при</w:t>
      </w:r>
      <w:r w:rsidR="00BB5679" w:rsidRPr="00780C90">
        <w:rPr>
          <w:rFonts w:ascii="Times New Roman" w:hAnsi="Times New Roman" w:cs="Times New Roman"/>
          <w:b/>
          <w:spacing w:val="-4"/>
          <w:highlight w:val="green"/>
          <w:lang w:val="ru-RU"/>
        </w:rPr>
        <w:t>надлеж</w:t>
      </w:r>
      <w:r w:rsidRPr="00780C90">
        <w:rPr>
          <w:rFonts w:ascii="Times New Roman" w:hAnsi="Times New Roman" w:cs="Times New Roman"/>
          <w:spacing w:val="-4"/>
          <w:highlight w:val="green"/>
          <w:lang w:val="ru-RU"/>
        </w:rPr>
        <w:t xml:space="preserve">ности </w:t>
      </w:r>
      <w:r w:rsidRPr="00780C90">
        <w:rPr>
          <w:rFonts w:ascii="Times New Roman" w:hAnsi="Times New Roman" w:cs="Times New Roman"/>
          <w:highlight w:val="green"/>
          <w:lang w:val="ru-RU"/>
        </w:rPr>
        <w:t xml:space="preserve">смещенных по разлому отложений и форм рельефа, величины и направленности этих деформаций, оценки ширины зон разломов по геоморфологическим и геологическим данным, а также для выявления других признаков возможной сейсмической активизации – вторичных палеосейсмодислокаций для ключевых участков объекта территориального планирования. Данные о строении разреза молодых отложений в процессе выбора мест для проходки горных выработок позволяют целенаправленно провести геофизические исследования (сейсморазведка, электроразведка, георадарное зондирование). Они же дают возможность оценить проникновение на глубину зоны разлома в разрезе и общую его ширину в плане. </w:t>
      </w:r>
    </w:p>
    <w:p w14:paraId="4FF208BF" w14:textId="77777777" w:rsidR="009267CC" w:rsidRPr="00780C90" w:rsidRDefault="009267CC" w:rsidP="002C063F">
      <w:pPr>
        <w:spacing w:after="120" w:line="360" w:lineRule="auto"/>
        <w:ind w:firstLine="567"/>
        <w:jc w:val="both"/>
        <w:rPr>
          <w:rFonts w:ascii="Times New Roman" w:hAnsi="Times New Roman" w:cs="Times New Roman"/>
          <w:strike/>
          <w:highlight w:val="green"/>
          <w:lang w:val="ru-RU"/>
        </w:rPr>
      </w:pPr>
      <w:r w:rsidRPr="00780C90">
        <w:rPr>
          <w:rFonts w:ascii="Times New Roman" w:hAnsi="Times New Roman" w:cs="Times New Roman"/>
          <w:highlight w:val="green"/>
          <w:lang w:val="ru-RU"/>
        </w:rPr>
        <w:t xml:space="preserve">Горные выработки проходятся </w:t>
      </w:r>
      <w:r w:rsidR="003D679B" w:rsidRPr="00780C90">
        <w:rPr>
          <w:rFonts w:ascii="Times New Roman" w:hAnsi="Times New Roman" w:cs="Times New Roman"/>
          <w:highlight w:val="green"/>
          <w:lang w:val="ru-RU"/>
        </w:rPr>
        <w:t>в целях</w:t>
      </w:r>
      <w:r w:rsidRPr="00780C90">
        <w:rPr>
          <w:rFonts w:ascii="Times New Roman" w:hAnsi="Times New Roman" w:cs="Times New Roman"/>
          <w:highlight w:val="green"/>
          <w:lang w:val="ru-RU"/>
        </w:rPr>
        <w:t xml:space="preserve"> исследования проявлений разломных зон в молодых отложениях </w:t>
      </w:r>
      <w:r w:rsidR="0096386C" w:rsidRPr="00780C90">
        <w:rPr>
          <w:rFonts w:ascii="Times New Roman" w:hAnsi="Times New Roman" w:cs="Times New Roman"/>
          <w:highlight w:val="green"/>
          <w:lang w:val="ru-RU"/>
        </w:rPr>
        <w:t xml:space="preserve">согласно </w:t>
      </w:r>
      <w:r w:rsidRPr="00780C90">
        <w:rPr>
          <w:rFonts w:ascii="Times New Roman" w:hAnsi="Times New Roman" w:cs="Times New Roman"/>
          <w:highlight w:val="green"/>
          <w:lang w:val="ru-RU"/>
        </w:rPr>
        <w:t xml:space="preserve">СП 286.1325800. </w:t>
      </w:r>
    </w:p>
    <w:p w14:paraId="1346789B" w14:textId="788E5C66" w:rsidR="009267CC" w:rsidRPr="00780C90" w:rsidRDefault="0034627F" w:rsidP="002C063F">
      <w:pPr>
        <w:spacing w:after="120" w:line="360" w:lineRule="auto"/>
        <w:ind w:firstLine="567"/>
        <w:jc w:val="both"/>
        <w:rPr>
          <w:rFonts w:ascii="Times New Roman" w:hAnsi="Times New Roman" w:cs="Times New Roman"/>
          <w:highlight w:val="green"/>
          <w:lang w:val="ru-RU"/>
        </w:rPr>
      </w:pPr>
      <w:r w:rsidRPr="00780C90">
        <w:rPr>
          <w:rFonts w:ascii="Times New Roman" w:hAnsi="Times New Roman" w:cs="Times New Roman"/>
          <w:highlight w:val="green"/>
          <w:lang w:val="ru-RU"/>
        </w:rPr>
        <w:t xml:space="preserve">На сейсмотектонической карте для объекта территориального планирования по результатам полевых сейсмотектонических исследований </w:t>
      </w:r>
      <w:r w:rsidR="00BB5679" w:rsidRPr="00780C90">
        <w:rPr>
          <w:rFonts w:ascii="Times New Roman" w:hAnsi="Times New Roman" w:cs="Times New Roman"/>
          <w:b/>
          <w:highlight w:val="green"/>
          <w:lang w:val="ru-RU"/>
        </w:rPr>
        <w:t>долж</w:t>
      </w:r>
      <w:r w:rsidRPr="00780C90">
        <w:rPr>
          <w:rFonts w:ascii="Times New Roman" w:hAnsi="Times New Roman" w:cs="Times New Roman"/>
          <w:highlight w:val="green"/>
          <w:lang w:val="ru-RU"/>
        </w:rPr>
        <w:t xml:space="preserve">ны быть указаны характеристики выделенных активных разломов: </w:t>
      </w:r>
    </w:p>
    <w:p w14:paraId="118D9765" w14:textId="77777777" w:rsidR="009267CC" w:rsidRPr="00780C90" w:rsidRDefault="00CC2C5F" w:rsidP="00CC2C5F">
      <w:pPr>
        <w:spacing w:after="120" w:line="360" w:lineRule="auto"/>
        <w:ind w:left="540"/>
        <w:jc w:val="both"/>
        <w:rPr>
          <w:rFonts w:ascii="Times New Roman" w:hAnsi="Times New Roman" w:cs="Times New Roman"/>
          <w:highlight w:val="green"/>
          <w:lang w:val="ru-RU"/>
        </w:rPr>
      </w:pPr>
      <w:r w:rsidRPr="00780C90">
        <w:rPr>
          <w:rFonts w:ascii="Times New Roman" w:hAnsi="Times New Roman" w:cs="Times New Roman"/>
          <w:highlight w:val="green"/>
          <w:lang w:val="ru-RU"/>
        </w:rPr>
        <w:t xml:space="preserve">1) </w:t>
      </w:r>
      <w:r w:rsidR="009267CC" w:rsidRPr="00780C90">
        <w:rPr>
          <w:rFonts w:ascii="Times New Roman" w:hAnsi="Times New Roman" w:cs="Times New Roman"/>
          <w:highlight w:val="green"/>
          <w:lang w:val="ru-RU"/>
        </w:rPr>
        <w:t>местоположение в масштабе 1:10</w:t>
      </w:r>
      <w:r w:rsidR="00CD5C8B" w:rsidRPr="00780C90">
        <w:rPr>
          <w:rFonts w:ascii="Times New Roman" w:hAnsi="Times New Roman" w:cs="Times New Roman"/>
          <w:highlight w:val="green"/>
          <w:lang w:val="ru-RU"/>
        </w:rPr>
        <w:t xml:space="preserve"> </w:t>
      </w:r>
      <w:r w:rsidR="009267CC" w:rsidRPr="00780C90">
        <w:rPr>
          <w:rFonts w:ascii="Times New Roman" w:hAnsi="Times New Roman" w:cs="Times New Roman"/>
          <w:highlight w:val="green"/>
          <w:lang w:val="ru-RU"/>
        </w:rPr>
        <w:t>000–1:25 000, ширина зоны разлома;</w:t>
      </w:r>
    </w:p>
    <w:p w14:paraId="7FF5C34C" w14:textId="77777777" w:rsidR="009267CC" w:rsidRPr="00780C90" w:rsidRDefault="00CC2C5F" w:rsidP="00CC2C5F">
      <w:pPr>
        <w:spacing w:after="120" w:line="360" w:lineRule="auto"/>
        <w:ind w:left="540"/>
        <w:jc w:val="both"/>
        <w:rPr>
          <w:rFonts w:ascii="Times New Roman" w:hAnsi="Times New Roman" w:cs="Times New Roman"/>
          <w:highlight w:val="green"/>
          <w:lang w:val="ru-RU"/>
        </w:rPr>
      </w:pPr>
      <w:r w:rsidRPr="00780C90">
        <w:rPr>
          <w:rFonts w:ascii="Times New Roman" w:hAnsi="Times New Roman" w:cs="Times New Roman"/>
          <w:highlight w:val="green"/>
          <w:lang w:val="ru-RU"/>
        </w:rPr>
        <w:t xml:space="preserve">2) </w:t>
      </w:r>
      <w:r w:rsidR="009267CC" w:rsidRPr="00780C90">
        <w:rPr>
          <w:rFonts w:ascii="Times New Roman" w:hAnsi="Times New Roman" w:cs="Times New Roman"/>
          <w:highlight w:val="green"/>
          <w:lang w:val="ru-RU"/>
        </w:rPr>
        <w:t>кинематический тип разлома (направление смещений);</w:t>
      </w:r>
    </w:p>
    <w:p w14:paraId="12523100" w14:textId="77777777" w:rsidR="009267CC" w:rsidRPr="00780C90" w:rsidRDefault="00CC2C5F" w:rsidP="00CC2C5F">
      <w:pPr>
        <w:spacing w:after="120" w:line="360" w:lineRule="auto"/>
        <w:ind w:left="540"/>
        <w:jc w:val="both"/>
        <w:rPr>
          <w:rFonts w:ascii="Times New Roman" w:hAnsi="Times New Roman" w:cs="Times New Roman"/>
          <w:highlight w:val="green"/>
          <w:lang w:val="ru-RU"/>
        </w:rPr>
      </w:pPr>
      <w:r w:rsidRPr="00780C90">
        <w:rPr>
          <w:rFonts w:ascii="Times New Roman" w:hAnsi="Times New Roman" w:cs="Times New Roman"/>
          <w:highlight w:val="green"/>
          <w:lang w:val="ru-RU"/>
        </w:rPr>
        <w:t xml:space="preserve">3) </w:t>
      </w:r>
      <w:r w:rsidR="009267CC" w:rsidRPr="00780C90">
        <w:rPr>
          <w:rFonts w:ascii="Times New Roman" w:hAnsi="Times New Roman" w:cs="Times New Roman"/>
          <w:highlight w:val="green"/>
          <w:lang w:val="ru-RU"/>
        </w:rPr>
        <w:t>ориентировка и падение поверхности сместителя;</w:t>
      </w:r>
    </w:p>
    <w:p w14:paraId="762E802C" w14:textId="77777777" w:rsidR="009267CC" w:rsidRPr="00780C90" w:rsidRDefault="00CC2C5F" w:rsidP="00CC2C5F">
      <w:pPr>
        <w:spacing w:after="120" w:line="360" w:lineRule="auto"/>
        <w:ind w:left="540"/>
        <w:jc w:val="both"/>
        <w:rPr>
          <w:rFonts w:ascii="Times New Roman" w:hAnsi="Times New Roman" w:cs="Times New Roman"/>
          <w:highlight w:val="green"/>
          <w:lang w:val="ru-RU"/>
        </w:rPr>
      </w:pPr>
      <w:r w:rsidRPr="00780C90">
        <w:rPr>
          <w:rFonts w:ascii="Times New Roman" w:hAnsi="Times New Roman" w:cs="Times New Roman"/>
          <w:highlight w:val="green"/>
          <w:lang w:val="ru-RU"/>
        </w:rPr>
        <w:t xml:space="preserve">4) </w:t>
      </w:r>
      <w:r w:rsidR="009267CC" w:rsidRPr="00780C90">
        <w:rPr>
          <w:rFonts w:ascii="Times New Roman" w:hAnsi="Times New Roman" w:cs="Times New Roman"/>
          <w:highlight w:val="green"/>
          <w:lang w:val="ru-RU"/>
        </w:rPr>
        <w:t xml:space="preserve">сейсмический потенциал в терминах </w:t>
      </w:r>
      <w:r w:rsidR="009267CC" w:rsidRPr="00780C90">
        <w:rPr>
          <w:rFonts w:ascii="Times New Roman" w:hAnsi="Times New Roman" w:cs="Times New Roman"/>
          <w:i/>
          <w:highlight w:val="green"/>
          <w:lang w:val="ru-RU"/>
        </w:rPr>
        <w:t>М</w:t>
      </w:r>
      <w:r w:rsidRPr="00780C90">
        <w:rPr>
          <w:rFonts w:ascii="Times New Roman" w:hAnsi="Times New Roman" w:cs="Times New Roman"/>
          <w:highlight w:val="green"/>
          <w:vertAlign w:val="subscript"/>
        </w:rPr>
        <w:t>max</w:t>
      </w:r>
      <w:r w:rsidR="009267CC" w:rsidRPr="00780C90">
        <w:rPr>
          <w:rFonts w:ascii="Times New Roman" w:hAnsi="Times New Roman" w:cs="Times New Roman"/>
          <w:highlight w:val="green"/>
          <w:lang w:val="ru-RU"/>
        </w:rPr>
        <w:t>.</w:t>
      </w:r>
    </w:p>
    <w:p w14:paraId="70F81A82" w14:textId="77777777" w:rsidR="00C5173D" w:rsidRPr="007166B9" w:rsidRDefault="009267CC" w:rsidP="002C063F">
      <w:pPr>
        <w:spacing w:after="120" w:line="360" w:lineRule="auto"/>
        <w:ind w:firstLine="567"/>
        <w:jc w:val="both"/>
        <w:rPr>
          <w:rFonts w:ascii="Times New Roman" w:hAnsi="Times New Roman" w:cs="Times New Roman"/>
          <w:lang w:val="ru-RU"/>
        </w:rPr>
      </w:pPr>
      <w:r w:rsidRPr="00780C90">
        <w:rPr>
          <w:rFonts w:ascii="Times New Roman" w:hAnsi="Times New Roman" w:cs="Times New Roman"/>
          <w:highlight w:val="green"/>
          <w:lang w:val="ru-RU"/>
        </w:rPr>
        <w:t>Наряду с другими сейсмотектоническими и сейсмологическими данными, материалы полевого изучения активных разломов и вторичных палеосейсмодислокаций ложатся в основу детальной карты зон ВОЗ для площади, охватывающей все источники сейсмических воздействий, оказывающие влияние на площадь объекта территориального планирования.</w:t>
      </w:r>
    </w:p>
    <w:p w14:paraId="791DD73F" w14:textId="77777777" w:rsidR="00C5173D" w:rsidRPr="00780C90" w:rsidRDefault="00C5173D" w:rsidP="002C063F">
      <w:pPr>
        <w:pStyle w:val="1"/>
        <w:spacing w:line="360" w:lineRule="auto"/>
        <w:ind w:firstLine="567"/>
        <w:rPr>
          <w:rFonts w:ascii="Times New Roman" w:hAnsi="Times New Roman"/>
          <w:sz w:val="24"/>
          <w:szCs w:val="24"/>
          <w:highlight w:val="green"/>
          <w:lang w:val="ru-RU"/>
        </w:rPr>
      </w:pPr>
      <w:bookmarkStart w:id="201" w:name="_Toc524103785"/>
      <w:r w:rsidRPr="00780C90">
        <w:rPr>
          <w:rStyle w:val="goto"/>
          <w:rFonts w:ascii="Times New Roman" w:hAnsi="Times New Roman"/>
          <w:bCs w:val="0"/>
          <w:color w:val="000000"/>
          <w:sz w:val="24"/>
          <w:szCs w:val="24"/>
          <w:highlight w:val="green"/>
          <w:lang w:val="ru-RU"/>
        </w:rPr>
        <w:lastRenderedPageBreak/>
        <w:t>6.</w:t>
      </w:r>
      <w:r w:rsidR="00862295" w:rsidRPr="00780C90">
        <w:rPr>
          <w:rStyle w:val="goto"/>
          <w:rFonts w:ascii="Times New Roman" w:hAnsi="Times New Roman"/>
          <w:bCs w:val="0"/>
          <w:color w:val="000000"/>
          <w:sz w:val="24"/>
          <w:szCs w:val="24"/>
          <w:highlight w:val="green"/>
          <w:lang w:val="ru-RU"/>
        </w:rPr>
        <w:t>3</w:t>
      </w:r>
      <w:r w:rsidRPr="00780C90">
        <w:rPr>
          <w:rStyle w:val="goto"/>
          <w:rFonts w:ascii="Times New Roman" w:hAnsi="Times New Roman"/>
          <w:bCs w:val="0"/>
          <w:color w:val="000000"/>
          <w:sz w:val="24"/>
          <w:szCs w:val="24"/>
          <w:highlight w:val="green"/>
          <w:lang w:val="ru-RU"/>
        </w:rPr>
        <w:t xml:space="preserve"> Разработка сейсмотектонической модели</w:t>
      </w:r>
      <w:bookmarkEnd w:id="201"/>
    </w:p>
    <w:p w14:paraId="08D78CFE" w14:textId="77777777" w:rsidR="009267CC" w:rsidRPr="00780C90" w:rsidRDefault="003D09E2" w:rsidP="002C063F">
      <w:pPr>
        <w:spacing w:after="120" w:line="360" w:lineRule="auto"/>
        <w:ind w:firstLine="567"/>
        <w:jc w:val="both"/>
        <w:rPr>
          <w:rFonts w:ascii="Times New Roman" w:hAnsi="Times New Roman" w:cs="Times New Roman"/>
          <w:highlight w:val="green"/>
          <w:lang w:val="ru-RU"/>
        </w:rPr>
      </w:pPr>
      <w:r w:rsidRPr="00780C90">
        <w:rPr>
          <w:rFonts w:ascii="Times New Roman" w:hAnsi="Times New Roman" w:cs="Times New Roman"/>
          <w:highlight w:val="green"/>
          <w:lang w:val="ru-RU"/>
        </w:rPr>
        <w:t>Д</w:t>
      </w:r>
      <w:r w:rsidR="009267CC" w:rsidRPr="00780C90">
        <w:rPr>
          <w:rFonts w:ascii="Times New Roman" w:hAnsi="Times New Roman" w:cs="Times New Roman"/>
          <w:highlight w:val="green"/>
          <w:lang w:val="ru-RU"/>
        </w:rPr>
        <w:t xml:space="preserve">ля установления точного местоположения активных разломов и построения сейсмотектонической модели и детальной карты зон ВОЗ для всей площади объекта территориального планирования и окружающих </w:t>
      </w:r>
      <w:r w:rsidR="0096386C" w:rsidRPr="00780C90">
        <w:rPr>
          <w:rFonts w:ascii="Times New Roman" w:hAnsi="Times New Roman" w:cs="Times New Roman"/>
          <w:highlight w:val="green"/>
          <w:lang w:val="ru-RU"/>
        </w:rPr>
        <w:t>районов на расстоянии</w:t>
      </w:r>
      <w:r w:rsidR="009267CC" w:rsidRPr="00780C90">
        <w:rPr>
          <w:rFonts w:ascii="Times New Roman" w:hAnsi="Times New Roman" w:cs="Times New Roman"/>
          <w:highlight w:val="green"/>
          <w:lang w:val="ru-RU"/>
        </w:rPr>
        <w:t xml:space="preserve"> </w:t>
      </w:r>
      <w:r w:rsidR="002D0FBB" w:rsidRPr="00780C90">
        <w:rPr>
          <w:rFonts w:ascii="Times New Roman" w:hAnsi="Times New Roman" w:cs="Times New Roman"/>
          <w:highlight w:val="green"/>
          <w:lang w:val="ru-RU"/>
        </w:rPr>
        <w:t>5</w:t>
      </w:r>
      <w:r w:rsidR="009267CC" w:rsidRPr="00780C90">
        <w:rPr>
          <w:rFonts w:ascii="Times New Roman" w:hAnsi="Times New Roman" w:cs="Times New Roman"/>
          <w:highlight w:val="green"/>
          <w:lang w:val="ru-RU"/>
        </w:rPr>
        <w:t>0 км</w:t>
      </w:r>
      <w:r w:rsidR="0096386C" w:rsidRPr="00780C90">
        <w:rPr>
          <w:rFonts w:ascii="Times New Roman" w:hAnsi="Times New Roman" w:cs="Times New Roman"/>
          <w:highlight w:val="green"/>
          <w:lang w:val="ru-RU"/>
        </w:rPr>
        <w:t xml:space="preserve"> от границ объекта исследований</w:t>
      </w:r>
      <w:r w:rsidR="009267CC" w:rsidRPr="00780C90">
        <w:rPr>
          <w:rFonts w:ascii="Times New Roman" w:hAnsi="Times New Roman" w:cs="Times New Roman"/>
          <w:highlight w:val="green"/>
          <w:lang w:val="ru-RU"/>
        </w:rPr>
        <w:t xml:space="preserve"> </w:t>
      </w:r>
      <w:r w:rsidRPr="00780C90">
        <w:rPr>
          <w:rFonts w:ascii="Times New Roman" w:hAnsi="Times New Roman" w:cs="Times New Roman"/>
          <w:highlight w:val="green"/>
          <w:lang w:val="ru-RU"/>
        </w:rPr>
        <w:t>используются результаты полевых исследований согласно СП 286.1325800.</w:t>
      </w:r>
    </w:p>
    <w:p w14:paraId="50489E8D" w14:textId="77777777" w:rsidR="009267CC" w:rsidRPr="00780C90" w:rsidRDefault="009267CC" w:rsidP="002C063F">
      <w:pPr>
        <w:spacing w:after="120" w:line="360" w:lineRule="auto"/>
        <w:ind w:firstLine="567"/>
        <w:jc w:val="both"/>
        <w:rPr>
          <w:rFonts w:ascii="Times New Roman" w:hAnsi="Times New Roman" w:cs="Times New Roman"/>
          <w:highlight w:val="green"/>
          <w:lang w:val="ru-RU"/>
        </w:rPr>
      </w:pPr>
      <w:r w:rsidRPr="00780C90">
        <w:rPr>
          <w:rFonts w:ascii="Times New Roman" w:hAnsi="Times New Roman" w:cs="Times New Roman"/>
          <w:highlight w:val="green"/>
          <w:lang w:val="ru-RU"/>
        </w:rPr>
        <w:t xml:space="preserve">Основные элементы сейсмотектонической модели и карты зон ВОЗ </w:t>
      </w:r>
      <w:r w:rsidR="003D09E2" w:rsidRPr="00780C90">
        <w:rPr>
          <w:rFonts w:ascii="Times New Roman" w:hAnsi="Times New Roman" w:cs="Times New Roman"/>
          <w:highlight w:val="green"/>
          <w:lang w:val="ru-RU"/>
        </w:rPr>
        <w:t>приведены</w:t>
      </w:r>
      <w:r w:rsidRPr="00780C90">
        <w:rPr>
          <w:rFonts w:ascii="Times New Roman" w:hAnsi="Times New Roman" w:cs="Times New Roman"/>
          <w:highlight w:val="green"/>
          <w:lang w:val="ru-RU"/>
        </w:rPr>
        <w:t xml:space="preserve"> в </w:t>
      </w:r>
      <w:r w:rsidR="001E66D8" w:rsidRPr="00780C90">
        <w:rPr>
          <w:rFonts w:ascii="Times New Roman" w:hAnsi="Times New Roman" w:cs="Times New Roman"/>
          <w:highlight w:val="green"/>
          <w:lang w:val="ru-RU"/>
        </w:rPr>
        <w:t xml:space="preserve">пункте 6.3 </w:t>
      </w:r>
      <w:r w:rsidRPr="00780C90">
        <w:rPr>
          <w:rFonts w:ascii="Times New Roman" w:hAnsi="Times New Roman" w:cs="Times New Roman"/>
          <w:highlight w:val="green"/>
          <w:lang w:val="ru-RU"/>
        </w:rPr>
        <w:t>СП 286.1325800</w:t>
      </w:r>
      <w:r w:rsidR="002C3604" w:rsidRPr="00780C90">
        <w:rPr>
          <w:rFonts w:ascii="Times New Roman" w:hAnsi="Times New Roman" w:cs="Times New Roman"/>
          <w:highlight w:val="green"/>
          <w:lang w:val="ru-RU"/>
        </w:rPr>
        <w:t>.2016</w:t>
      </w:r>
      <w:r w:rsidR="001E66D8" w:rsidRPr="00780C90">
        <w:rPr>
          <w:rFonts w:ascii="Times New Roman" w:hAnsi="Times New Roman" w:cs="Times New Roman"/>
          <w:highlight w:val="green"/>
          <w:lang w:val="ru-RU"/>
        </w:rPr>
        <w:t>.</w:t>
      </w:r>
    </w:p>
    <w:p w14:paraId="0CF75C7F" w14:textId="77777777" w:rsidR="009267CC" w:rsidRPr="00780C90" w:rsidRDefault="009267CC" w:rsidP="002C063F">
      <w:pPr>
        <w:spacing w:after="120" w:line="360" w:lineRule="auto"/>
        <w:ind w:firstLine="567"/>
        <w:jc w:val="both"/>
        <w:rPr>
          <w:rFonts w:ascii="Times New Roman" w:hAnsi="Times New Roman" w:cs="Times New Roman"/>
          <w:highlight w:val="green"/>
          <w:lang w:val="ru-RU"/>
        </w:rPr>
      </w:pPr>
      <w:r w:rsidRPr="00780C90">
        <w:rPr>
          <w:rFonts w:ascii="Times New Roman" w:hAnsi="Times New Roman" w:cs="Times New Roman"/>
          <w:highlight w:val="green"/>
          <w:lang w:val="ru-RU"/>
        </w:rPr>
        <w:t>Конечным итогом сейсмотектонических исследований явля</w:t>
      </w:r>
      <w:r w:rsidR="001E66D8" w:rsidRPr="00780C90">
        <w:rPr>
          <w:rFonts w:ascii="Times New Roman" w:hAnsi="Times New Roman" w:cs="Times New Roman"/>
          <w:highlight w:val="green"/>
          <w:lang w:val="ru-RU"/>
        </w:rPr>
        <w:t>ю</w:t>
      </w:r>
      <w:r w:rsidRPr="00780C90">
        <w:rPr>
          <w:rFonts w:ascii="Times New Roman" w:hAnsi="Times New Roman" w:cs="Times New Roman"/>
          <w:highlight w:val="green"/>
          <w:lang w:val="ru-RU"/>
        </w:rPr>
        <w:t xml:space="preserve">тся: </w:t>
      </w:r>
    </w:p>
    <w:p w14:paraId="08A41C60" w14:textId="77777777" w:rsidR="009267CC" w:rsidRPr="00780C90" w:rsidRDefault="009267CC" w:rsidP="00945E19">
      <w:pPr>
        <w:numPr>
          <w:ilvl w:val="0"/>
          <w:numId w:val="25"/>
        </w:numPr>
        <w:spacing w:after="120" w:line="360" w:lineRule="auto"/>
        <w:jc w:val="both"/>
        <w:rPr>
          <w:rFonts w:ascii="Times New Roman" w:hAnsi="Times New Roman" w:cs="Times New Roman"/>
          <w:highlight w:val="green"/>
        </w:rPr>
      </w:pPr>
      <w:r w:rsidRPr="00780C90">
        <w:rPr>
          <w:rFonts w:ascii="Times New Roman" w:hAnsi="Times New Roman" w:cs="Times New Roman"/>
          <w:highlight w:val="green"/>
        </w:rPr>
        <w:t xml:space="preserve">разработка сейсмотектонической модели региона; </w:t>
      </w:r>
    </w:p>
    <w:p w14:paraId="1AE1571C" w14:textId="77777777" w:rsidR="009267CC" w:rsidRPr="00780C90" w:rsidRDefault="009267CC" w:rsidP="00945E19">
      <w:pPr>
        <w:numPr>
          <w:ilvl w:val="0"/>
          <w:numId w:val="25"/>
        </w:numPr>
        <w:spacing w:after="120" w:line="360" w:lineRule="auto"/>
        <w:jc w:val="both"/>
        <w:rPr>
          <w:rFonts w:ascii="Times New Roman" w:hAnsi="Times New Roman" w:cs="Times New Roman"/>
          <w:highlight w:val="green"/>
          <w:lang w:val="ru-RU"/>
        </w:rPr>
      </w:pPr>
      <w:r w:rsidRPr="00780C90">
        <w:rPr>
          <w:rFonts w:ascii="Times New Roman" w:hAnsi="Times New Roman" w:cs="Times New Roman"/>
          <w:highlight w:val="green"/>
          <w:lang w:val="ru-RU"/>
        </w:rPr>
        <w:t xml:space="preserve">построение карты зон ВОЗ масштаба 1:200 000 – 1:500 000; </w:t>
      </w:r>
    </w:p>
    <w:p w14:paraId="51D7848B" w14:textId="77777777" w:rsidR="009267CC" w:rsidRPr="00780C90" w:rsidRDefault="009267CC" w:rsidP="00945E19">
      <w:pPr>
        <w:numPr>
          <w:ilvl w:val="0"/>
          <w:numId w:val="25"/>
        </w:numPr>
        <w:spacing w:after="120" w:line="360" w:lineRule="auto"/>
        <w:jc w:val="both"/>
        <w:rPr>
          <w:rFonts w:ascii="Times New Roman" w:hAnsi="Times New Roman" w:cs="Times New Roman"/>
          <w:highlight w:val="green"/>
          <w:lang w:val="ru-RU"/>
        </w:rPr>
      </w:pPr>
      <w:r w:rsidRPr="00780C90">
        <w:rPr>
          <w:rFonts w:ascii="Times New Roman" w:hAnsi="Times New Roman" w:cs="Times New Roman"/>
          <w:highlight w:val="green"/>
          <w:lang w:val="ru-RU"/>
        </w:rPr>
        <w:t>выделение активных разломов, оценка их параметров и точная привязка в масштабе 1:10</w:t>
      </w:r>
      <w:r w:rsidR="00FA2AC8" w:rsidRPr="00780C90">
        <w:rPr>
          <w:rFonts w:ascii="Times New Roman" w:hAnsi="Times New Roman" w:cs="Times New Roman"/>
          <w:highlight w:val="green"/>
          <w:lang w:val="ru-RU"/>
        </w:rPr>
        <w:t xml:space="preserve"> </w:t>
      </w:r>
      <w:r w:rsidRPr="00780C90">
        <w:rPr>
          <w:rFonts w:ascii="Times New Roman" w:hAnsi="Times New Roman" w:cs="Times New Roman"/>
          <w:highlight w:val="green"/>
          <w:lang w:val="ru-RU"/>
        </w:rPr>
        <w:t xml:space="preserve">000 – 1:25 000. </w:t>
      </w:r>
    </w:p>
    <w:p w14:paraId="5404AB40" w14:textId="77777777" w:rsidR="009267CC" w:rsidRPr="00780C90" w:rsidRDefault="009267CC" w:rsidP="002C063F">
      <w:pPr>
        <w:spacing w:after="120" w:line="360" w:lineRule="auto"/>
        <w:ind w:firstLine="567"/>
        <w:jc w:val="both"/>
        <w:rPr>
          <w:rFonts w:ascii="Times New Roman" w:hAnsi="Times New Roman" w:cs="Times New Roman"/>
          <w:highlight w:val="green"/>
          <w:lang w:val="ru-RU"/>
        </w:rPr>
      </w:pPr>
      <w:r w:rsidRPr="00780C90">
        <w:rPr>
          <w:rFonts w:ascii="Times New Roman" w:hAnsi="Times New Roman" w:cs="Times New Roman"/>
          <w:highlight w:val="green"/>
          <w:lang w:val="ru-RU"/>
        </w:rPr>
        <w:t>Важнейшей составляющей карты зон ВОЗ является расчет прогнозных магнитуд землетрясений. Оценка максимально возможных магнитуд ожидаемых землетрясений (</w:t>
      </w:r>
      <w:r w:rsidR="004227D5" w:rsidRPr="00780C90">
        <w:rPr>
          <w:rFonts w:ascii="Times New Roman" w:hAnsi="Times New Roman" w:cs="Times New Roman"/>
          <w:i/>
          <w:highlight w:val="green"/>
          <w:lang w:val="ru-RU"/>
        </w:rPr>
        <w:t>М</w:t>
      </w:r>
      <w:r w:rsidR="000212A3" w:rsidRPr="00780C90">
        <w:rPr>
          <w:rFonts w:ascii="Times New Roman" w:hAnsi="Times New Roman" w:cs="Times New Roman"/>
          <w:highlight w:val="green"/>
          <w:vertAlign w:val="subscript"/>
        </w:rPr>
        <w:t>max</w:t>
      </w:r>
      <w:r w:rsidRPr="00780C90">
        <w:rPr>
          <w:rFonts w:ascii="Times New Roman" w:hAnsi="Times New Roman" w:cs="Times New Roman"/>
          <w:highlight w:val="green"/>
          <w:lang w:val="ru-RU"/>
        </w:rPr>
        <w:t xml:space="preserve">) проводится по комплексу геолого-геофизических, сейсмологических, палеосейсмологических и сейсмотектонических данных. Наиболее надежным является комплексный подход с использованием взаимно дополняющих методов: традиционного, формализованного и палеосейсмологического. </w:t>
      </w:r>
    </w:p>
    <w:p w14:paraId="522A9F86" w14:textId="77777777" w:rsidR="009267CC" w:rsidRPr="00780C90" w:rsidRDefault="009267CC" w:rsidP="002C063F">
      <w:pPr>
        <w:spacing w:after="120" w:line="360" w:lineRule="auto"/>
        <w:ind w:firstLine="567"/>
        <w:jc w:val="both"/>
        <w:rPr>
          <w:rFonts w:ascii="Times New Roman" w:hAnsi="Times New Roman" w:cs="Times New Roman"/>
          <w:highlight w:val="green"/>
          <w:lang w:val="ru-RU"/>
        </w:rPr>
      </w:pPr>
      <w:r w:rsidRPr="00780C90">
        <w:rPr>
          <w:rFonts w:ascii="Times New Roman" w:hAnsi="Times New Roman" w:cs="Times New Roman"/>
          <w:highlight w:val="green"/>
          <w:lang w:val="ru-RU"/>
        </w:rPr>
        <w:t>Традиционный метод основан на суммировании геологических, неотектонических, геофизических и сейсмологических данных в виде карты сейсмогенерирующих структур.</w:t>
      </w:r>
    </w:p>
    <w:p w14:paraId="4836B963" w14:textId="77777777" w:rsidR="009267CC" w:rsidRPr="00780C90" w:rsidRDefault="009267CC" w:rsidP="002C063F">
      <w:pPr>
        <w:spacing w:after="120" w:line="360" w:lineRule="auto"/>
        <w:ind w:firstLine="567"/>
        <w:jc w:val="both"/>
        <w:rPr>
          <w:rFonts w:ascii="Times New Roman" w:hAnsi="Times New Roman" w:cs="Times New Roman"/>
          <w:highlight w:val="green"/>
          <w:lang w:val="ru-RU"/>
        </w:rPr>
      </w:pPr>
      <w:r w:rsidRPr="00780C90">
        <w:rPr>
          <w:rFonts w:ascii="Times New Roman" w:hAnsi="Times New Roman" w:cs="Times New Roman"/>
          <w:highlight w:val="green"/>
          <w:lang w:val="ru-RU"/>
        </w:rPr>
        <w:t xml:space="preserve">Второй метод оценки сейсмического потенциала – формализованный, основанный на численном моделировании геолого-геофизических критериев сейсмичности, с выявлением количественных связей между различными сейсмогеологическими параметрами, наиболее полно на уровне современных знаний отражающими уровень современной активизации той или иной структуры. </w:t>
      </w:r>
    </w:p>
    <w:p w14:paraId="7672DF68" w14:textId="77777777" w:rsidR="009267CC" w:rsidRPr="00780C90" w:rsidRDefault="009267CC" w:rsidP="002C063F">
      <w:pPr>
        <w:spacing w:after="120" w:line="360" w:lineRule="auto"/>
        <w:ind w:firstLine="567"/>
        <w:jc w:val="both"/>
        <w:rPr>
          <w:rFonts w:ascii="Times New Roman" w:hAnsi="Times New Roman" w:cs="Times New Roman"/>
          <w:highlight w:val="green"/>
          <w:lang w:val="ru-RU"/>
        </w:rPr>
      </w:pPr>
      <w:r w:rsidRPr="00780C90">
        <w:rPr>
          <w:rFonts w:ascii="Times New Roman" w:hAnsi="Times New Roman" w:cs="Times New Roman"/>
          <w:highlight w:val="green"/>
          <w:lang w:val="ru-RU"/>
        </w:rPr>
        <w:t xml:space="preserve">Оценка </w:t>
      </w:r>
      <w:r w:rsidRPr="00780C90">
        <w:rPr>
          <w:rFonts w:ascii="Times New Roman" w:hAnsi="Times New Roman" w:cs="Times New Roman"/>
          <w:i/>
          <w:highlight w:val="green"/>
          <w:lang w:val="ru-RU"/>
        </w:rPr>
        <w:t>М</w:t>
      </w:r>
      <w:r w:rsidR="000212A3" w:rsidRPr="00780C90">
        <w:rPr>
          <w:rFonts w:ascii="Times New Roman" w:hAnsi="Times New Roman" w:cs="Times New Roman"/>
          <w:highlight w:val="green"/>
          <w:vertAlign w:val="subscript"/>
        </w:rPr>
        <w:t>max</w:t>
      </w:r>
      <w:r w:rsidRPr="00780C90">
        <w:rPr>
          <w:rFonts w:ascii="Times New Roman" w:hAnsi="Times New Roman" w:cs="Times New Roman"/>
          <w:i/>
          <w:highlight w:val="green"/>
          <w:lang w:val="ru-RU"/>
        </w:rPr>
        <w:t xml:space="preserve"> </w:t>
      </w:r>
      <w:r w:rsidRPr="00780C90">
        <w:rPr>
          <w:rFonts w:ascii="Times New Roman" w:hAnsi="Times New Roman" w:cs="Times New Roman"/>
          <w:highlight w:val="green"/>
          <w:lang w:val="ru-RU"/>
        </w:rPr>
        <w:t xml:space="preserve">по комплексу палеосейсмологических данных основывается на корреляционных связях между магнитудой землетрясения, протяженностью разрыва и величиной подвижки по нему. Уравнения имеют вид: </w:t>
      </w:r>
    </w:p>
    <w:p w14:paraId="2FF18DD2" w14:textId="77777777" w:rsidR="009267CC" w:rsidRPr="00780C90" w:rsidRDefault="009267CC" w:rsidP="002C063F">
      <w:pPr>
        <w:spacing w:line="360" w:lineRule="auto"/>
        <w:ind w:firstLine="540"/>
        <w:jc w:val="both"/>
        <w:rPr>
          <w:rFonts w:ascii="Times New Roman" w:hAnsi="Times New Roman" w:cs="Times New Roman"/>
          <w:highlight w:val="green"/>
          <w:lang w:val="ru-RU"/>
        </w:rPr>
      </w:pPr>
    </w:p>
    <w:p w14:paraId="60DA80A3" w14:textId="77777777" w:rsidR="009267CC" w:rsidRPr="00780C90" w:rsidRDefault="009267CC" w:rsidP="002C063F">
      <w:pPr>
        <w:spacing w:line="360" w:lineRule="auto"/>
        <w:jc w:val="right"/>
        <w:rPr>
          <w:rFonts w:ascii="Times New Roman" w:hAnsi="Times New Roman" w:cs="Times New Roman"/>
          <w:highlight w:val="green"/>
          <w:lang w:val="ru-RU"/>
        </w:rPr>
      </w:pPr>
      <w:r w:rsidRPr="00780C90">
        <w:rPr>
          <w:rFonts w:ascii="Times New Roman" w:hAnsi="Times New Roman" w:cs="Times New Roman"/>
          <w:i/>
          <w:highlight w:val="green"/>
        </w:rPr>
        <w:t>M</w:t>
      </w:r>
      <w:r w:rsidRPr="00780C90">
        <w:rPr>
          <w:rFonts w:ascii="Times New Roman" w:hAnsi="Times New Roman" w:cs="Times New Roman"/>
          <w:highlight w:val="green"/>
          <w:lang w:val="ru-RU"/>
        </w:rPr>
        <w:t xml:space="preserve"> = </w:t>
      </w:r>
      <w:r w:rsidRPr="00780C90">
        <w:rPr>
          <w:rFonts w:ascii="Times New Roman" w:hAnsi="Times New Roman" w:cs="Times New Roman"/>
          <w:i/>
          <w:highlight w:val="green"/>
        </w:rPr>
        <w:t>a</w:t>
      </w:r>
      <w:r w:rsidRPr="00780C90">
        <w:rPr>
          <w:rFonts w:ascii="Times New Roman" w:hAnsi="Times New Roman" w:cs="Times New Roman"/>
          <w:highlight w:val="green"/>
          <w:lang w:val="ru-RU"/>
        </w:rPr>
        <w:t xml:space="preserve"> + </w:t>
      </w:r>
      <w:r w:rsidRPr="00780C90">
        <w:rPr>
          <w:rFonts w:ascii="Times New Roman" w:hAnsi="Times New Roman" w:cs="Times New Roman"/>
          <w:i/>
          <w:highlight w:val="green"/>
        </w:rPr>
        <w:t>b</w:t>
      </w:r>
      <w:r w:rsidRPr="00780C90">
        <w:rPr>
          <w:rFonts w:ascii="Times New Roman" w:hAnsi="Times New Roman" w:cs="Times New Roman"/>
          <w:i/>
          <w:highlight w:val="green"/>
          <w:lang w:val="ru-RU"/>
        </w:rPr>
        <w:t xml:space="preserve"> </w:t>
      </w:r>
      <w:r w:rsidRPr="00780C90">
        <w:rPr>
          <w:rFonts w:ascii="Times New Roman" w:hAnsi="Times New Roman" w:cs="Times New Roman"/>
          <w:highlight w:val="green"/>
        </w:rPr>
        <w:t>lg</w:t>
      </w:r>
      <w:r w:rsidRPr="00780C90">
        <w:rPr>
          <w:rFonts w:ascii="Times New Roman" w:hAnsi="Times New Roman" w:cs="Times New Roman"/>
          <w:i/>
          <w:highlight w:val="green"/>
        </w:rPr>
        <w:t>L</w:t>
      </w:r>
      <w:r w:rsidRPr="00780C90">
        <w:rPr>
          <w:rFonts w:ascii="Times New Roman" w:hAnsi="Times New Roman" w:cs="Times New Roman"/>
          <w:highlight w:val="green"/>
          <w:lang w:val="ru-RU"/>
        </w:rPr>
        <w:t xml:space="preserve">, </w:t>
      </w:r>
      <w:r w:rsidR="00B91ECC" w:rsidRPr="00780C90">
        <w:rPr>
          <w:rFonts w:ascii="Times New Roman" w:hAnsi="Times New Roman" w:cs="Times New Roman"/>
          <w:highlight w:val="green"/>
          <w:lang w:val="ru-RU"/>
        </w:rPr>
        <w:tab/>
      </w:r>
      <w:r w:rsidRPr="00780C90">
        <w:rPr>
          <w:rFonts w:ascii="Times New Roman" w:hAnsi="Times New Roman" w:cs="Times New Roman"/>
          <w:highlight w:val="green"/>
          <w:lang w:val="ru-RU"/>
        </w:rPr>
        <w:tab/>
      </w:r>
      <w:r w:rsidRPr="00780C90">
        <w:rPr>
          <w:rFonts w:ascii="Times New Roman" w:hAnsi="Times New Roman" w:cs="Times New Roman"/>
          <w:highlight w:val="green"/>
          <w:lang w:val="ru-RU"/>
        </w:rPr>
        <w:tab/>
      </w:r>
      <w:r w:rsidRPr="00780C90">
        <w:rPr>
          <w:rFonts w:ascii="Times New Roman" w:hAnsi="Times New Roman" w:cs="Times New Roman"/>
          <w:highlight w:val="green"/>
          <w:lang w:val="ru-RU"/>
        </w:rPr>
        <w:tab/>
      </w:r>
      <w:r w:rsidRPr="00780C90">
        <w:rPr>
          <w:rFonts w:ascii="Times New Roman" w:hAnsi="Times New Roman" w:cs="Times New Roman"/>
          <w:highlight w:val="green"/>
          <w:lang w:val="ru-RU"/>
        </w:rPr>
        <w:tab/>
        <w:t>(6.1)</w:t>
      </w:r>
    </w:p>
    <w:p w14:paraId="3985D4C4" w14:textId="77777777" w:rsidR="009267CC" w:rsidRPr="00780C90" w:rsidRDefault="009267CC" w:rsidP="002C063F">
      <w:pPr>
        <w:spacing w:line="360" w:lineRule="auto"/>
        <w:jc w:val="right"/>
        <w:rPr>
          <w:rFonts w:ascii="Times New Roman" w:hAnsi="Times New Roman" w:cs="Times New Roman"/>
          <w:highlight w:val="green"/>
          <w:lang w:val="ru-RU"/>
        </w:rPr>
      </w:pPr>
      <w:r w:rsidRPr="00780C90">
        <w:rPr>
          <w:rFonts w:ascii="Times New Roman" w:hAnsi="Times New Roman" w:cs="Times New Roman"/>
          <w:i/>
          <w:highlight w:val="green"/>
        </w:rPr>
        <w:t>M</w:t>
      </w:r>
      <w:r w:rsidRPr="00780C90">
        <w:rPr>
          <w:rFonts w:ascii="Times New Roman" w:hAnsi="Times New Roman" w:cs="Times New Roman"/>
          <w:highlight w:val="green"/>
          <w:lang w:val="ru-RU"/>
        </w:rPr>
        <w:t xml:space="preserve"> = </w:t>
      </w:r>
      <w:r w:rsidRPr="00780C90">
        <w:rPr>
          <w:rFonts w:ascii="Times New Roman" w:hAnsi="Times New Roman" w:cs="Times New Roman"/>
          <w:i/>
          <w:highlight w:val="green"/>
        </w:rPr>
        <w:t>c</w:t>
      </w:r>
      <w:r w:rsidRPr="00780C90">
        <w:rPr>
          <w:rFonts w:ascii="Times New Roman" w:hAnsi="Times New Roman" w:cs="Times New Roman"/>
          <w:i/>
          <w:highlight w:val="green"/>
          <w:lang w:val="ru-RU"/>
        </w:rPr>
        <w:t xml:space="preserve"> </w:t>
      </w:r>
      <w:r w:rsidRPr="00780C90">
        <w:rPr>
          <w:rFonts w:ascii="Times New Roman" w:hAnsi="Times New Roman" w:cs="Times New Roman"/>
          <w:highlight w:val="green"/>
          <w:lang w:val="ru-RU"/>
        </w:rPr>
        <w:t xml:space="preserve">+ </w:t>
      </w:r>
      <w:r w:rsidRPr="00780C90">
        <w:rPr>
          <w:rFonts w:ascii="Times New Roman" w:hAnsi="Times New Roman" w:cs="Times New Roman"/>
          <w:i/>
          <w:highlight w:val="green"/>
        </w:rPr>
        <w:t>d</w:t>
      </w:r>
      <w:r w:rsidRPr="00780C90">
        <w:rPr>
          <w:rFonts w:ascii="Times New Roman" w:hAnsi="Times New Roman" w:cs="Times New Roman"/>
          <w:i/>
          <w:highlight w:val="green"/>
          <w:lang w:val="ru-RU"/>
        </w:rPr>
        <w:t xml:space="preserve"> </w:t>
      </w:r>
      <w:r w:rsidRPr="00780C90">
        <w:rPr>
          <w:rFonts w:ascii="Times New Roman" w:hAnsi="Times New Roman" w:cs="Times New Roman"/>
          <w:highlight w:val="green"/>
        </w:rPr>
        <w:t>lg</w:t>
      </w:r>
      <w:r w:rsidRPr="00780C90">
        <w:rPr>
          <w:rFonts w:ascii="Times New Roman" w:hAnsi="Times New Roman" w:cs="Times New Roman"/>
          <w:i/>
          <w:highlight w:val="green"/>
        </w:rPr>
        <w:t>D</w:t>
      </w:r>
      <w:r w:rsidRPr="00780C90">
        <w:rPr>
          <w:rFonts w:ascii="Times New Roman" w:hAnsi="Times New Roman" w:cs="Times New Roman"/>
          <w:i/>
          <w:highlight w:val="green"/>
          <w:lang w:val="ru-RU"/>
        </w:rPr>
        <w:tab/>
      </w:r>
      <w:r w:rsidR="000212A3" w:rsidRPr="00780C90">
        <w:rPr>
          <w:rFonts w:ascii="Times New Roman" w:hAnsi="Times New Roman" w:cs="Times New Roman"/>
          <w:i/>
          <w:highlight w:val="green"/>
          <w:lang w:val="ru-RU"/>
        </w:rPr>
        <w:t>,</w:t>
      </w:r>
      <w:r w:rsidR="00B91ECC" w:rsidRPr="00780C90">
        <w:rPr>
          <w:rFonts w:ascii="Times New Roman" w:hAnsi="Times New Roman" w:cs="Times New Roman"/>
          <w:i/>
          <w:highlight w:val="green"/>
          <w:lang w:val="ru-RU"/>
        </w:rPr>
        <w:tab/>
      </w:r>
      <w:r w:rsidRPr="00780C90">
        <w:rPr>
          <w:rFonts w:ascii="Times New Roman" w:hAnsi="Times New Roman" w:cs="Times New Roman"/>
          <w:i/>
          <w:highlight w:val="green"/>
          <w:lang w:val="ru-RU"/>
        </w:rPr>
        <w:tab/>
      </w:r>
      <w:r w:rsidRPr="00780C90">
        <w:rPr>
          <w:rFonts w:ascii="Times New Roman" w:hAnsi="Times New Roman" w:cs="Times New Roman"/>
          <w:i/>
          <w:highlight w:val="green"/>
          <w:lang w:val="ru-RU"/>
        </w:rPr>
        <w:tab/>
      </w:r>
      <w:r w:rsidRPr="00780C90">
        <w:rPr>
          <w:rFonts w:ascii="Times New Roman" w:hAnsi="Times New Roman" w:cs="Times New Roman"/>
          <w:i/>
          <w:highlight w:val="green"/>
          <w:lang w:val="ru-RU"/>
        </w:rPr>
        <w:tab/>
      </w:r>
      <w:r w:rsidRPr="00780C90">
        <w:rPr>
          <w:rFonts w:ascii="Times New Roman" w:hAnsi="Times New Roman" w:cs="Times New Roman"/>
          <w:i/>
          <w:highlight w:val="green"/>
          <w:lang w:val="ru-RU"/>
        </w:rPr>
        <w:tab/>
      </w:r>
      <w:r w:rsidRPr="00780C90">
        <w:rPr>
          <w:rFonts w:ascii="Times New Roman" w:hAnsi="Times New Roman" w:cs="Times New Roman"/>
          <w:highlight w:val="green"/>
          <w:lang w:val="ru-RU"/>
        </w:rPr>
        <w:t>(6.2)</w:t>
      </w:r>
    </w:p>
    <w:p w14:paraId="5E403E17" w14:textId="77777777" w:rsidR="009267CC" w:rsidRPr="00780C90" w:rsidRDefault="009267CC" w:rsidP="001B5F1B">
      <w:pPr>
        <w:spacing w:after="120"/>
        <w:jc w:val="both"/>
        <w:rPr>
          <w:rFonts w:ascii="Times New Roman" w:hAnsi="Times New Roman" w:cs="Times New Roman"/>
          <w:highlight w:val="green"/>
          <w:lang w:val="ru-RU"/>
        </w:rPr>
      </w:pPr>
      <w:r w:rsidRPr="00780C90">
        <w:rPr>
          <w:rFonts w:ascii="Times New Roman" w:hAnsi="Times New Roman" w:cs="Times New Roman"/>
          <w:highlight w:val="green"/>
          <w:lang w:val="ru-RU"/>
        </w:rPr>
        <w:t xml:space="preserve">где </w:t>
      </w:r>
      <w:r w:rsidR="00FC3C65" w:rsidRPr="00780C90">
        <w:rPr>
          <w:rFonts w:ascii="Times New Roman" w:hAnsi="Times New Roman" w:cs="Times New Roman"/>
          <w:highlight w:val="green"/>
          <w:lang w:val="ru-RU"/>
        </w:rPr>
        <w:t xml:space="preserve">   </w:t>
      </w:r>
      <w:r w:rsidRPr="00780C90">
        <w:rPr>
          <w:rFonts w:ascii="Times New Roman" w:hAnsi="Times New Roman" w:cs="Times New Roman"/>
          <w:i/>
          <w:highlight w:val="green"/>
        </w:rPr>
        <w:t>L</w:t>
      </w:r>
      <w:r w:rsidRPr="00780C90">
        <w:rPr>
          <w:rFonts w:ascii="Times New Roman" w:hAnsi="Times New Roman" w:cs="Times New Roman"/>
          <w:i/>
          <w:highlight w:val="green"/>
          <w:lang w:val="ru-RU"/>
        </w:rPr>
        <w:t xml:space="preserve"> </w:t>
      </w:r>
      <w:r w:rsidR="009A64E6" w:rsidRPr="00780C90">
        <w:rPr>
          <w:rFonts w:ascii="Times New Roman" w:hAnsi="Times New Roman"/>
          <w:color w:val="000000"/>
          <w:highlight w:val="green"/>
          <w:lang w:val="ru-RU"/>
        </w:rPr>
        <w:t>–</w:t>
      </w:r>
      <w:r w:rsidRPr="00780C90">
        <w:rPr>
          <w:rFonts w:ascii="Times New Roman" w:hAnsi="Times New Roman" w:cs="Times New Roman"/>
          <w:highlight w:val="green"/>
          <w:lang w:val="ru-RU"/>
        </w:rPr>
        <w:t xml:space="preserve"> длина сейсморазрыва, км; </w:t>
      </w:r>
    </w:p>
    <w:p w14:paraId="619ADEDB" w14:textId="77777777" w:rsidR="009362AF" w:rsidRPr="00780C90" w:rsidRDefault="009267CC" w:rsidP="001B5F1B">
      <w:pPr>
        <w:spacing w:after="120"/>
        <w:ind w:firstLine="567"/>
        <w:jc w:val="both"/>
        <w:rPr>
          <w:rFonts w:ascii="Times New Roman" w:hAnsi="Times New Roman" w:cs="Times New Roman"/>
          <w:highlight w:val="green"/>
          <w:lang w:val="ru-RU"/>
        </w:rPr>
      </w:pPr>
      <w:r w:rsidRPr="00780C90">
        <w:rPr>
          <w:rFonts w:ascii="Times New Roman" w:hAnsi="Times New Roman" w:cs="Times New Roman"/>
          <w:i/>
          <w:highlight w:val="green"/>
        </w:rPr>
        <w:t>D</w:t>
      </w:r>
      <w:r w:rsidRPr="00780C90">
        <w:rPr>
          <w:rFonts w:ascii="Times New Roman" w:hAnsi="Times New Roman" w:cs="Times New Roman"/>
          <w:i/>
          <w:highlight w:val="green"/>
          <w:lang w:val="ru-RU"/>
        </w:rPr>
        <w:t xml:space="preserve"> </w:t>
      </w:r>
      <w:r w:rsidR="009A64E6" w:rsidRPr="00780C90">
        <w:rPr>
          <w:rFonts w:ascii="Times New Roman" w:hAnsi="Times New Roman"/>
          <w:color w:val="000000"/>
          <w:highlight w:val="green"/>
          <w:lang w:val="ru-RU"/>
        </w:rPr>
        <w:t>–</w:t>
      </w:r>
      <w:r w:rsidRPr="00780C90">
        <w:rPr>
          <w:rFonts w:ascii="Times New Roman" w:hAnsi="Times New Roman" w:cs="Times New Roman"/>
          <w:highlight w:val="green"/>
          <w:lang w:val="ru-RU"/>
        </w:rPr>
        <w:t xml:space="preserve"> величина одноактного смещения, м</w:t>
      </w:r>
      <w:r w:rsidR="000212A3" w:rsidRPr="00780C90">
        <w:rPr>
          <w:rFonts w:ascii="Times New Roman" w:hAnsi="Times New Roman" w:cs="Times New Roman"/>
          <w:highlight w:val="green"/>
          <w:lang w:val="ru-RU"/>
        </w:rPr>
        <w:t>;</w:t>
      </w:r>
    </w:p>
    <w:p w14:paraId="0D6463FC" w14:textId="77777777" w:rsidR="009267CC" w:rsidRPr="00780C90" w:rsidRDefault="009362AF" w:rsidP="002C063F">
      <w:pPr>
        <w:spacing w:after="120" w:line="360" w:lineRule="auto"/>
        <w:ind w:firstLine="567"/>
        <w:jc w:val="both"/>
        <w:rPr>
          <w:rFonts w:ascii="Times New Roman" w:hAnsi="Times New Roman" w:cs="Times New Roman"/>
          <w:highlight w:val="green"/>
          <w:lang w:val="ru-RU"/>
        </w:rPr>
      </w:pPr>
      <w:r w:rsidRPr="00780C90">
        <w:rPr>
          <w:rFonts w:ascii="Times New Roman" w:hAnsi="Times New Roman"/>
          <w:bCs/>
          <w:i/>
          <w:highlight w:val="green"/>
        </w:rPr>
        <w:t>a</w:t>
      </w:r>
      <w:r w:rsidRPr="00780C90">
        <w:rPr>
          <w:rFonts w:ascii="Times New Roman" w:hAnsi="Times New Roman"/>
          <w:highlight w:val="green"/>
          <w:lang w:val="ru-RU"/>
        </w:rPr>
        <w:t xml:space="preserve">, </w:t>
      </w:r>
      <w:r w:rsidRPr="00780C90">
        <w:rPr>
          <w:rFonts w:ascii="Times New Roman" w:hAnsi="Times New Roman"/>
          <w:bCs/>
          <w:i/>
          <w:highlight w:val="green"/>
        </w:rPr>
        <w:t>b</w:t>
      </w:r>
      <w:r w:rsidRPr="00780C90">
        <w:rPr>
          <w:rFonts w:ascii="Times New Roman" w:hAnsi="Times New Roman"/>
          <w:highlight w:val="green"/>
          <w:lang w:val="ru-RU"/>
        </w:rPr>
        <w:t xml:space="preserve">, </w:t>
      </w:r>
      <w:r w:rsidRPr="00780C90">
        <w:rPr>
          <w:rFonts w:ascii="Times New Roman" w:hAnsi="Times New Roman"/>
          <w:bCs/>
          <w:i/>
          <w:highlight w:val="green"/>
        </w:rPr>
        <w:t>c</w:t>
      </w:r>
      <w:r w:rsidR="000212A3" w:rsidRPr="00780C90">
        <w:rPr>
          <w:rFonts w:ascii="Times New Roman" w:hAnsi="Times New Roman"/>
          <w:bCs/>
          <w:i/>
          <w:highlight w:val="green"/>
          <w:lang w:val="ru-RU"/>
        </w:rPr>
        <w:t xml:space="preserve"> </w:t>
      </w:r>
      <w:r w:rsidRPr="00780C90">
        <w:rPr>
          <w:rFonts w:ascii="Times New Roman" w:hAnsi="Times New Roman"/>
          <w:highlight w:val="green"/>
          <w:lang w:val="ru-RU"/>
        </w:rPr>
        <w:t xml:space="preserve">и </w:t>
      </w:r>
      <w:r w:rsidRPr="00780C90">
        <w:rPr>
          <w:rFonts w:ascii="Times New Roman" w:hAnsi="Times New Roman"/>
          <w:bCs/>
          <w:i/>
          <w:highlight w:val="green"/>
        </w:rPr>
        <w:t>d</w:t>
      </w:r>
      <w:r w:rsidR="000212A3" w:rsidRPr="00780C90">
        <w:rPr>
          <w:rFonts w:ascii="Times New Roman" w:hAnsi="Times New Roman"/>
          <w:bCs/>
          <w:i/>
          <w:highlight w:val="green"/>
          <w:lang w:val="ru-RU"/>
        </w:rPr>
        <w:t xml:space="preserve"> </w:t>
      </w:r>
      <w:r w:rsidRPr="00780C90">
        <w:rPr>
          <w:rFonts w:ascii="Times New Roman" w:hAnsi="Times New Roman"/>
          <w:spacing w:val="-4"/>
          <w:highlight w:val="green"/>
          <w:lang w:val="ru-RU"/>
        </w:rPr>
        <w:t>–</w:t>
      </w:r>
      <w:r w:rsidR="000212A3" w:rsidRPr="00780C90">
        <w:rPr>
          <w:rFonts w:ascii="Times New Roman" w:hAnsi="Times New Roman"/>
          <w:spacing w:val="-4"/>
          <w:highlight w:val="green"/>
          <w:lang w:val="ru-RU"/>
        </w:rPr>
        <w:t xml:space="preserve"> </w:t>
      </w:r>
      <w:r w:rsidRPr="00780C90">
        <w:rPr>
          <w:rFonts w:ascii="Times New Roman" w:hAnsi="Times New Roman"/>
          <w:highlight w:val="green"/>
          <w:lang w:val="ru-RU"/>
        </w:rPr>
        <w:t>коэффициенты</w:t>
      </w:r>
      <w:r w:rsidR="009267CC" w:rsidRPr="00780C90">
        <w:rPr>
          <w:rFonts w:ascii="Times New Roman" w:hAnsi="Times New Roman" w:cs="Times New Roman"/>
          <w:highlight w:val="green"/>
          <w:lang w:val="ru-RU"/>
        </w:rPr>
        <w:t xml:space="preserve">. </w:t>
      </w:r>
    </w:p>
    <w:p w14:paraId="5F5C67A7" w14:textId="77777777" w:rsidR="009267CC" w:rsidRPr="00780C90" w:rsidRDefault="009267CC" w:rsidP="002C063F">
      <w:pPr>
        <w:spacing w:after="120" w:line="360" w:lineRule="auto"/>
        <w:ind w:firstLine="567"/>
        <w:jc w:val="both"/>
        <w:rPr>
          <w:rFonts w:ascii="Times New Roman" w:hAnsi="Times New Roman" w:cs="Times New Roman"/>
          <w:highlight w:val="green"/>
          <w:lang w:val="ru-RU"/>
        </w:rPr>
      </w:pPr>
      <w:r w:rsidRPr="00780C90">
        <w:rPr>
          <w:rFonts w:ascii="Times New Roman" w:hAnsi="Times New Roman" w:cs="Times New Roman"/>
          <w:highlight w:val="green"/>
          <w:lang w:val="ru-RU"/>
        </w:rPr>
        <w:t xml:space="preserve">Коэффициенты </w:t>
      </w:r>
      <w:r w:rsidRPr="00780C90">
        <w:rPr>
          <w:rFonts w:ascii="Times New Roman" w:hAnsi="Times New Roman" w:cs="Times New Roman"/>
          <w:i/>
          <w:highlight w:val="green"/>
        </w:rPr>
        <w:t>a</w:t>
      </w:r>
      <w:r w:rsidRPr="00780C90">
        <w:rPr>
          <w:rFonts w:ascii="Times New Roman" w:hAnsi="Times New Roman" w:cs="Times New Roman"/>
          <w:highlight w:val="green"/>
          <w:lang w:val="ru-RU"/>
        </w:rPr>
        <w:t xml:space="preserve">, </w:t>
      </w:r>
      <w:r w:rsidRPr="00780C90">
        <w:rPr>
          <w:rFonts w:ascii="Times New Roman" w:hAnsi="Times New Roman" w:cs="Times New Roman"/>
          <w:i/>
          <w:highlight w:val="green"/>
        </w:rPr>
        <w:t>b</w:t>
      </w:r>
      <w:r w:rsidRPr="00780C90">
        <w:rPr>
          <w:rFonts w:ascii="Times New Roman" w:hAnsi="Times New Roman" w:cs="Times New Roman"/>
          <w:highlight w:val="green"/>
          <w:lang w:val="ru-RU"/>
        </w:rPr>
        <w:t xml:space="preserve">, </w:t>
      </w:r>
      <w:r w:rsidRPr="00780C90">
        <w:rPr>
          <w:rFonts w:ascii="Times New Roman" w:hAnsi="Times New Roman" w:cs="Times New Roman"/>
          <w:i/>
          <w:highlight w:val="green"/>
        </w:rPr>
        <w:t>c</w:t>
      </w:r>
      <w:r w:rsidRPr="00780C90">
        <w:rPr>
          <w:rFonts w:ascii="Times New Roman" w:hAnsi="Times New Roman" w:cs="Times New Roman"/>
          <w:highlight w:val="green"/>
          <w:lang w:val="ru-RU"/>
        </w:rPr>
        <w:t xml:space="preserve"> и </w:t>
      </w:r>
      <w:r w:rsidRPr="00780C90">
        <w:rPr>
          <w:rFonts w:ascii="Times New Roman" w:hAnsi="Times New Roman" w:cs="Times New Roman"/>
          <w:i/>
          <w:highlight w:val="green"/>
        </w:rPr>
        <w:t>d</w:t>
      </w:r>
      <w:r w:rsidRPr="00780C90">
        <w:rPr>
          <w:rFonts w:ascii="Times New Roman" w:hAnsi="Times New Roman" w:cs="Times New Roman"/>
          <w:highlight w:val="green"/>
          <w:lang w:val="ru-RU"/>
        </w:rPr>
        <w:t xml:space="preserve"> существенно варьируют в разных регионах и для Земли в целом, и по данным разных авторов. В связи с этим необходим подбор наиболее представительных региональных коэффициентов. Эти соотношения позволяют оценить магнитуду зоны ВОЗ по конкретным деформациям молодых отложений сейсморазрывами, параметры которых получаются в результате проведения полевых сейсмотектонических исследований. В случае отсутствия ярко выраженных активных разломов на поверхности силу древних землетрясений можно восстановить по параметрам вторичных палеосейсмодислокаций (обвалов, оползней, структур разжижения грунтов и др.). К таковым, в первую очередь, относятся размеры области, охваченной одновозрастными палеосейсмодислокациями. </w:t>
      </w:r>
      <w:r w:rsidR="00C93A02" w:rsidRPr="00780C90">
        <w:rPr>
          <w:rFonts w:ascii="Times New Roman" w:hAnsi="Times New Roman" w:cs="Times New Roman"/>
          <w:highlight w:val="green"/>
          <w:lang w:val="ru-RU"/>
        </w:rPr>
        <w:t xml:space="preserve">Кроме линейных зон ВОЗ, связанных с активными разломами и сейсмолинеаментами, </w:t>
      </w:r>
      <w:r w:rsidR="00CC3657" w:rsidRPr="00780C90">
        <w:rPr>
          <w:rFonts w:ascii="Times New Roman" w:hAnsi="Times New Roman" w:cs="Times New Roman"/>
          <w:highlight w:val="green"/>
          <w:lang w:val="ru-RU"/>
        </w:rPr>
        <w:t xml:space="preserve">на основании анализа проявлений рассеянной сейсмичности </w:t>
      </w:r>
      <w:r w:rsidR="00C93A02" w:rsidRPr="00780C90">
        <w:rPr>
          <w:rFonts w:ascii="Times New Roman" w:hAnsi="Times New Roman" w:cs="Times New Roman"/>
          <w:highlight w:val="green"/>
          <w:lang w:val="ru-RU"/>
        </w:rPr>
        <w:t>выделяют площадные домены, для которых характеристиками являются:</w:t>
      </w:r>
    </w:p>
    <w:p w14:paraId="770158D7" w14:textId="77777777" w:rsidR="00C93A02" w:rsidRPr="00780C90" w:rsidRDefault="00C93A02" w:rsidP="00A3751B">
      <w:pPr>
        <w:numPr>
          <w:ilvl w:val="0"/>
          <w:numId w:val="41"/>
        </w:numPr>
        <w:spacing w:after="120" w:line="360" w:lineRule="auto"/>
        <w:jc w:val="both"/>
        <w:rPr>
          <w:rFonts w:ascii="Times New Roman" w:hAnsi="Times New Roman" w:cs="Times New Roman"/>
          <w:highlight w:val="green"/>
          <w:lang w:val="ru-RU"/>
        </w:rPr>
      </w:pPr>
      <w:r w:rsidRPr="00780C90">
        <w:rPr>
          <w:rFonts w:ascii="Times New Roman" w:hAnsi="Times New Roman" w:cs="Times New Roman"/>
          <w:highlight w:val="green"/>
          <w:lang w:val="ru-RU"/>
        </w:rPr>
        <w:t>местоположение в масштабе 1:10 000–1:25 000;</w:t>
      </w:r>
    </w:p>
    <w:p w14:paraId="09BA34E2" w14:textId="77777777" w:rsidR="00C93A02" w:rsidRPr="00780C90" w:rsidRDefault="00C93A02" w:rsidP="002C063F">
      <w:pPr>
        <w:numPr>
          <w:ilvl w:val="0"/>
          <w:numId w:val="41"/>
        </w:numPr>
        <w:spacing w:after="120" w:line="360" w:lineRule="auto"/>
        <w:jc w:val="both"/>
        <w:rPr>
          <w:rFonts w:ascii="Times New Roman" w:hAnsi="Times New Roman" w:cs="Times New Roman"/>
          <w:highlight w:val="green"/>
          <w:lang w:val="ru-RU"/>
        </w:rPr>
      </w:pPr>
      <w:r w:rsidRPr="00780C90">
        <w:rPr>
          <w:rFonts w:ascii="Times New Roman" w:hAnsi="Times New Roman" w:cs="Times New Roman"/>
          <w:highlight w:val="green"/>
          <w:lang w:val="ru-RU"/>
        </w:rPr>
        <w:t>глубина заложения;</w:t>
      </w:r>
    </w:p>
    <w:p w14:paraId="478B707B" w14:textId="77777777" w:rsidR="00C93A02" w:rsidRPr="00780C90" w:rsidRDefault="00C93A02" w:rsidP="002C063F">
      <w:pPr>
        <w:numPr>
          <w:ilvl w:val="0"/>
          <w:numId w:val="41"/>
        </w:numPr>
        <w:spacing w:after="120" w:line="360" w:lineRule="auto"/>
        <w:jc w:val="both"/>
        <w:rPr>
          <w:rFonts w:ascii="Times New Roman" w:hAnsi="Times New Roman" w:cs="Times New Roman"/>
          <w:highlight w:val="green"/>
          <w:lang w:val="ru-RU"/>
        </w:rPr>
      </w:pPr>
      <w:r w:rsidRPr="00780C90">
        <w:rPr>
          <w:rFonts w:ascii="Times New Roman" w:hAnsi="Times New Roman" w:cs="Times New Roman"/>
          <w:highlight w:val="green"/>
          <w:lang w:val="ru-RU"/>
        </w:rPr>
        <w:t xml:space="preserve">сейсмический потенциал в терминах </w:t>
      </w:r>
      <w:r w:rsidRPr="00780C90">
        <w:rPr>
          <w:rFonts w:ascii="Times New Roman" w:hAnsi="Times New Roman" w:cs="Times New Roman"/>
          <w:i/>
          <w:highlight w:val="green"/>
          <w:lang w:val="ru-RU"/>
        </w:rPr>
        <w:t>М</w:t>
      </w:r>
      <w:r w:rsidR="00A3751B" w:rsidRPr="00780C90">
        <w:rPr>
          <w:rFonts w:ascii="Times New Roman" w:hAnsi="Times New Roman" w:cs="Times New Roman"/>
          <w:highlight w:val="green"/>
          <w:vertAlign w:val="subscript"/>
        </w:rPr>
        <w:t>max</w:t>
      </w:r>
      <w:r w:rsidRPr="00780C90">
        <w:rPr>
          <w:rFonts w:ascii="Times New Roman" w:hAnsi="Times New Roman" w:cs="Times New Roman"/>
          <w:highlight w:val="green"/>
          <w:lang w:val="ru-RU"/>
        </w:rPr>
        <w:t>.</w:t>
      </w:r>
    </w:p>
    <w:p w14:paraId="4B67093B" w14:textId="5E79DCFE" w:rsidR="00C5173D" w:rsidRPr="007166B9" w:rsidRDefault="009267CC" w:rsidP="002C063F">
      <w:pPr>
        <w:spacing w:after="120" w:line="360" w:lineRule="auto"/>
        <w:ind w:firstLine="567"/>
        <w:jc w:val="both"/>
        <w:rPr>
          <w:rFonts w:ascii="Times New Roman" w:hAnsi="Times New Roman" w:cs="Times New Roman"/>
          <w:lang w:val="ru-RU"/>
        </w:rPr>
      </w:pPr>
      <w:r w:rsidRPr="00780C90">
        <w:rPr>
          <w:rFonts w:ascii="Times New Roman" w:hAnsi="Times New Roman" w:cs="Times New Roman"/>
          <w:highlight w:val="green"/>
          <w:lang w:val="ru-RU"/>
        </w:rPr>
        <w:t>Сейсмотектонические исследования позволяют проводить детальное картирование уровня сейсмической опасности на всей площади объекта территориального планирования. В ряде случаев это приводит к существенному с</w:t>
      </w:r>
      <w:r w:rsidR="00A3751B" w:rsidRPr="00780C90">
        <w:rPr>
          <w:rFonts w:ascii="Times New Roman" w:hAnsi="Times New Roman" w:cs="Times New Roman"/>
          <w:highlight w:val="green"/>
          <w:lang w:val="ru-RU"/>
        </w:rPr>
        <w:t>окращению участков с высокой (8–</w:t>
      </w:r>
      <w:r w:rsidRPr="00780C90">
        <w:rPr>
          <w:rFonts w:ascii="Times New Roman" w:hAnsi="Times New Roman" w:cs="Times New Roman"/>
          <w:highlight w:val="green"/>
          <w:lang w:val="ru-RU"/>
        </w:rPr>
        <w:t xml:space="preserve">9 баллов) сейсмической опасностью по сравнению с ОСР. В других случаях </w:t>
      </w:r>
      <w:r w:rsidR="00BB5679" w:rsidRPr="00780C90">
        <w:rPr>
          <w:rFonts w:ascii="Times New Roman" w:hAnsi="Times New Roman" w:cs="Times New Roman"/>
          <w:b/>
          <w:highlight w:val="green"/>
          <w:lang w:val="ru-RU"/>
        </w:rPr>
        <w:t>могут</w:t>
      </w:r>
      <w:r w:rsidRPr="00780C90">
        <w:rPr>
          <w:rFonts w:ascii="Times New Roman" w:hAnsi="Times New Roman" w:cs="Times New Roman"/>
          <w:highlight w:val="green"/>
          <w:lang w:val="ru-RU"/>
        </w:rPr>
        <w:t xml:space="preserve"> быть найдены новые, ранее неизвестные источники сейсмических воздействий. Тогда уровень сейсмической опасности </w:t>
      </w:r>
      <w:r w:rsidR="00BB5679" w:rsidRPr="00780C90">
        <w:rPr>
          <w:rFonts w:ascii="Times New Roman" w:hAnsi="Times New Roman" w:cs="Times New Roman"/>
          <w:b/>
          <w:highlight w:val="green"/>
          <w:lang w:val="ru-RU"/>
        </w:rPr>
        <w:t>может</w:t>
      </w:r>
      <w:r w:rsidRPr="00780C90">
        <w:rPr>
          <w:rFonts w:ascii="Times New Roman" w:hAnsi="Times New Roman" w:cs="Times New Roman"/>
          <w:highlight w:val="green"/>
          <w:lang w:val="ru-RU"/>
        </w:rPr>
        <w:t xml:space="preserve"> быть повышен на локальных участках по сравнению с данными ОСР.</w:t>
      </w:r>
      <w:r w:rsidRPr="007166B9">
        <w:rPr>
          <w:rFonts w:ascii="Times New Roman" w:hAnsi="Times New Roman" w:cs="Times New Roman"/>
          <w:lang w:val="ru-RU"/>
        </w:rPr>
        <w:t xml:space="preserve"> </w:t>
      </w:r>
    </w:p>
    <w:p w14:paraId="4ADA0183" w14:textId="77777777" w:rsidR="00C5173D" w:rsidRPr="007166B9" w:rsidRDefault="00C5173D" w:rsidP="002C063F">
      <w:pPr>
        <w:pStyle w:val="1"/>
        <w:spacing w:line="360" w:lineRule="auto"/>
        <w:ind w:firstLine="567"/>
        <w:rPr>
          <w:rFonts w:ascii="Times New Roman" w:hAnsi="Times New Roman"/>
          <w:sz w:val="24"/>
          <w:szCs w:val="24"/>
          <w:lang w:val="ru-RU"/>
        </w:rPr>
      </w:pPr>
      <w:bookmarkStart w:id="202" w:name="_Toc524103786"/>
      <w:r w:rsidRPr="007166B9">
        <w:rPr>
          <w:rFonts w:ascii="Times New Roman" w:hAnsi="Times New Roman"/>
          <w:sz w:val="24"/>
          <w:szCs w:val="24"/>
          <w:lang w:val="ru-RU"/>
        </w:rPr>
        <w:lastRenderedPageBreak/>
        <w:t>7 Сейсмологические исследования</w:t>
      </w:r>
      <w:bookmarkEnd w:id="202"/>
    </w:p>
    <w:p w14:paraId="2878D9B4" w14:textId="77777777" w:rsidR="00A56FF8" w:rsidRPr="00B85F8B" w:rsidRDefault="00A56FF8" w:rsidP="002C063F">
      <w:pPr>
        <w:pStyle w:val="1"/>
        <w:spacing w:line="360" w:lineRule="auto"/>
        <w:ind w:firstLine="567"/>
        <w:jc w:val="both"/>
        <w:rPr>
          <w:rStyle w:val="goto"/>
          <w:rFonts w:ascii="Times New Roman" w:hAnsi="Times New Roman"/>
          <w:sz w:val="24"/>
          <w:szCs w:val="24"/>
          <w:highlight w:val="green"/>
        </w:rPr>
      </w:pPr>
      <w:bookmarkStart w:id="203" w:name="_Toc524103787"/>
      <w:r w:rsidRPr="00B85F8B">
        <w:rPr>
          <w:rStyle w:val="goto"/>
          <w:rFonts w:ascii="Times New Roman" w:hAnsi="Times New Roman"/>
          <w:sz w:val="24"/>
          <w:szCs w:val="24"/>
          <w:highlight w:val="green"/>
        </w:rPr>
        <w:t>7.1 Цели сейсмологических исследований</w:t>
      </w:r>
      <w:bookmarkEnd w:id="203"/>
    </w:p>
    <w:p w14:paraId="3F44A36F" w14:textId="77777777" w:rsidR="00FC1966" w:rsidRPr="00B85F8B" w:rsidRDefault="00FC1966" w:rsidP="002C063F">
      <w:pPr>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 xml:space="preserve">Основными задачами сейсмологических исследований являются: составление базы сейсмологических данных района исследований для разработки каталога землетрясений, оценка средних периодов повторения землетрясений различных магнитуд, определение мощности и глубины залегания сейсмоактивного слоя. </w:t>
      </w:r>
    </w:p>
    <w:p w14:paraId="473EB962" w14:textId="2357A6EC" w:rsidR="00FC1966" w:rsidRPr="007166B9" w:rsidRDefault="00FC1966" w:rsidP="002C063F">
      <w:pPr>
        <w:spacing w:after="120" w:line="360" w:lineRule="auto"/>
        <w:ind w:firstLine="567"/>
        <w:jc w:val="both"/>
        <w:rPr>
          <w:rFonts w:ascii="Times New Roman" w:hAnsi="Times New Roman" w:cs="Times New Roman"/>
          <w:spacing w:val="-4"/>
          <w:lang w:val="ru-RU"/>
        </w:rPr>
      </w:pPr>
      <w:r w:rsidRPr="00B85F8B">
        <w:rPr>
          <w:rFonts w:ascii="Times New Roman" w:hAnsi="Times New Roman" w:cs="Times New Roman"/>
          <w:spacing w:val="-4"/>
          <w:highlight w:val="green"/>
          <w:lang w:val="ru-RU"/>
        </w:rPr>
        <w:t xml:space="preserve">Размер области исследований </w:t>
      </w:r>
      <w:r w:rsidR="00BB5679" w:rsidRPr="00B85F8B">
        <w:rPr>
          <w:rFonts w:ascii="Times New Roman" w:hAnsi="Times New Roman" w:cs="Times New Roman"/>
          <w:b/>
          <w:spacing w:val="-4"/>
          <w:highlight w:val="green"/>
          <w:lang w:val="ru-RU"/>
        </w:rPr>
        <w:t>определяется</w:t>
      </w:r>
      <w:r w:rsidRPr="00B85F8B">
        <w:rPr>
          <w:rFonts w:ascii="Times New Roman" w:hAnsi="Times New Roman" w:cs="Times New Roman"/>
          <w:spacing w:val="-4"/>
          <w:highlight w:val="green"/>
          <w:lang w:val="ru-RU"/>
        </w:rPr>
        <w:t xml:space="preserve"> </w:t>
      </w:r>
      <w:r w:rsidR="009D12E2" w:rsidRPr="00B85F8B">
        <w:rPr>
          <w:rFonts w:ascii="Times New Roman" w:hAnsi="Times New Roman" w:cs="Times New Roman"/>
          <w:spacing w:val="-4"/>
          <w:highlight w:val="green"/>
          <w:lang w:val="ru-RU"/>
        </w:rPr>
        <w:t>в соответствии с п</w:t>
      </w:r>
      <w:r w:rsidR="00C66160" w:rsidRPr="00B85F8B">
        <w:rPr>
          <w:rFonts w:ascii="Times New Roman" w:hAnsi="Times New Roman" w:cs="Times New Roman"/>
          <w:spacing w:val="-4"/>
          <w:highlight w:val="green"/>
          <w:lang w:val="ru-RU"/>
        </w:rPr>
        <w:t>ункт</w:t>
      </w:r>
      <w:r w:rsidR="009D12E2" w:rsidRPr="00B85F8B">
        <w:rPr>
          <w:rFonts w:ascii="Times New Roman" w:hAnsi="Times New Roman" w:cs="Times New Roman"/>
          <w:spacing w:val="-4"/>
          <w:highlight w:val="green"/>
          <w:lang w:val="ru-RU"/>
        </w:rPr>
        <w:t>ом</w:t>
      </w:r>
      <w:r w:rsidR="00C66160" w:rsidRPr="00B85F8B">
        <w:rPr>
          <w:rFonts w:ascii="Times New Roman" w:hAnsi="Times New Roman" w:cs="Times New Roman"/>
          <w:spacing w:val="-4"/>
          <w:highlight w:val="green"/>
          <w:lang w:val="ru-RU"/>
        </w:rPr>
        <w:t xml:space="preserve"> 7.1 </w:t>
      </w:r>
      <w:r w:rsidR="00C66160" w:rsidRPr="00B85F8B">
        <w:rPr>
          <w:rFonts w:ascii="Times New Roman" w:hAnsi="Times New Roman" w:cs="Times New Roman"/>
          <w:highlight w:val="green"/>
          <w:lang w:val="ru-RU"/>
        </w:rPr>
        <w:t>СП 286.1325800.</w:t>
      </w:r>
      <w:r w:rsidR="00A3751B" w:rsidRPr="00B85F8B">
        <w:rPr>
          <w:rFonts w:ascii="Times New Roman" w:hAnsi="Times New Roman" w:cs="Times New Roman"/>
          <w:highlight w:val="green"/>
          <w:lang w:val="ru-RU"/>
        </w:rPr>
        <w:t>2016.</w:t>
      </w:r>
      <w:r w:rsidR="00C66160" w:rsidRPr="007166B9">
        <w:rPr>
          <w:rFonts w:ascii="Times New Roman" w:hAnsi="Times New Roman" w:cs="Times New Roman"/>
          <w:lang w:val="ru-RU"/>
        </w:rPr>
        <w:t xml:space="preserve"> </w:t>
      </w:r>
    </w:p>
    <w:p w14:paraId="4C5AB932" w14:textId="77777777" w:rsidR="00C5173D" w:rsidRPr="00B85F8B" w:rsidRDefault="00C5173D" w:rsidP="002C063F">
      <w:pPr>
        <w:pStyle w:val="1"/>
        <w:spacing w:line="360" w:lineRule="auto"/>
        <w:ind w:firstLine="567"/>
        <w:rPr>
          <w:rStyle w:val="goto"/>
          <w:rFonts w:ascii="Times New Roman" w:hAnsi="Times New Roman"/>
          <w:color w:val="000000"/>
          <w:sz w:val="24"/>
          <w:szCs w:val="24"/>
          <w:highlight w:val="green"/>
          <w:lang w:val="ru-RU"/>
        </w:rPr>
      </w:pPr>
      <w:bookmarkStart w:id="204" w:name="_Toc524103788"/>
      <w:r w:rsidRPr="00B85F8B">
        <w:rPr>
          <w:rStyle w:val="goto"/>
          <w:rFonts w:ascii="Times New Roman" w:hAnsi="Times New Roman"/>
          <w:color w:val="000000"/>
          <w:sz w:val="24"/>
          <w:szCs w:val="24"/>
          <w:highlight w:val="green"/>
          <w:lang w:val="ru-RU"/>
        </w:rPr>
        <w:t>7.</w:t>
      </w:r>
      <w:r w:rsidR="00A56FF8" w:rsidRPr="00B85F8B">
        <w:rPr>
          <w:rStyle w:val="goto"/>
          <w:rFonts w:ascii="Times New Roman" w:hAnsi="Times New Roman"/>
          <w:color w:val="000000"/>
          <w:sz w:val="24"/>
          <w:szCs w:val="24"/>
          <w:highlight w:val="green"/>
          <w:lang w:val="ru-RU"/>
        </w:rPr>
        <w:t>2</w:t>
      </w:r>
      <w:r w:rsidRPr="00B85F8B">
        <w:rPr>
          <w:rStyle w:val="goto"/>
          <w:rFonts w:ascii="Times New Roman" w:hAnsi="Times New Roman"/>
          <w:color w:val="000000"/>
          <w:sz w:val="24"/>
          <w:szCs w:val="24"/>
          <w:highlight w:val="green"/>
          <w:lang w:val="ru-RU"/>
        </w:rPr>
        <w:t xml:space="preserve"> Разработка сводного каталога землетрясений</w:t>
      </w:r>
      <w:bookmarkEnd w:id="204"/>
    </w:p>
    <w:p w14:paraId="4F7F8FC6" w14:textId="77777777" w:rsidR="0055658E" w:rsidRPr="007166B9" w:rsidRDefault="0055658E" w:rsidP="002C063F">
      <w:pPr>
        <w:spacing w:after="120" w:line="360" w:lineRule="auto"/>
        <w:ind w:firstLine="567"/>
        <w:jc w:val="both"/>
        <w:rPr>
          <w:rFonts w:ascii="Times New Roman" w:hAnsi="Times New Roman" w:cs="Times New Roman"/>
          <w:color w:val="000000"/>
          <w:lang w:val="ru-RU"/>
        </w:rPr>
      </w:pPr>
      <w:r w:rsidRPr="00B85F8B">
        <w:rPr>
          <w:rFonts w:ascii="Times New Roman" w:hAnsi="Times New Roman" w:cs="Times New Roman"/>
          <w:color w:val="000000"/>
          <w:highlight w:val="green"/>
          <w:lang w:val="ru-RU"/>
        </w:rPr>
        <w:t xml:space="preserve">Сводный каталог землетрясений составляется </w:t>
      </w:r>
      <w:r w:rsidR="009D12E2" w:rsidRPr="00B85F8B">
        <w:rPr>
          <w:rFonts w:ascii="Times New Roman" w:hAnsi="Times New Roman" w:cs="Times New Roman"/>
          <w:color w:val="000000"/>
          <w:highlight w:val="green"/>
          <w:lang w:val="ru-RU"/>
        </w:rPr>
        <w:t>в соответствии с пунктом</w:t>
      </w:r>
      <w:r w:rsidRPr="00B85F8B">
        <w:rPr>
          <w:rFonts w:ascii="Times New Roman" w:hAnsi="Times New Roman" w:cs="Times New Roman"/>
          <w:color w:val="000000"/>
          <w:highlight w:val="green"/>
          <w:lang w:val="ru-RU"/>
        </w:rPr>
        <w:t xml:space="preserve"> 7.2 </w:t>
      </w:r>
      <w:r w:rsidR="00C66160" w:rsidRPr="00B85F8B">
        <w:rPr>
          <w:rFonts w:ascii="Times New Roman" w:hAnsi="Times New Roman" w:cs="Times New Roman"/>
          <w:highlight w:val="green"/>
          <w:lang w:val="ru-RU"/>
        </w:rPr>
        <w:t>СП 286.1325800.</w:t>
      </w:r>
      <w:r w:rsidR="00CC7113" w:rsidRPr="00B85F8B">
        <w:rPr>
          <w:rFonts w:ascii="Times New Roman" w:hAnsi="Times New Roman" w:cs="Times New Roman"/>
          <w:highlight w:val="green"/>
          <w:lang w:val="ru-RU"/>
        </w:rPr>
        <w:t>2016.</w:t>
      </w:r>
      <w:r w:rsidR="00FA2AC8" w:rsidRPr="007166B9">
        <w:rPr>
          <w:rFonts w:ascii="Times New Roman" w:hAnsi="Times New Roman" w:cs="Times New Roman"/>
          <w:lang w:val="ru-RU"/>
        </w:rPr>
        <w:t xml:space="preserve"> </w:t>
      </w:r>
    </w:p>
    <w:p w14:paraId="6BBB8C3F" w14:textId="77777777" w:rsidR="00C5173D" w:rsidRPr="00B85F8B" w:rsidRDefault="001561ED" w:rsidP="002C063F">
      <w:pPr>
        <w:pStyle w:val="1"/>
        <w:spacing w:line="360" w:lineRule="auto"/>
        <w:ind w:firstLine="567"/>
        <w:rPr>
          <w:rFonts w:ascii="Times New Roman" w:hAnsi="Times New Roman"/>
          <w:sz w:val="24"/>
          <w:szCs w:val="24"/>
          <w:highlight w:val="green"/>
          <w:lang w:val="ru-RU"/>
        </w:rPr>
      </w:pPr>
      <w:bookmarkStart w:id="205" w:name="_Toc524103789"/>
      <w:r w:rsidRPr="00B85F8B">
        <w:rPr>
          <w:rFonts w:ascii="Times New Roman" w:hAnsi="Times New Roman"/>
          <w:sz w:val="24"/>
          <w:szCs w:val="24"/>
          <w:highlight w:val="green"/>
          <w:lang w:val="ru-RU"/>
        </w:rPr>
        <w:t>7.</w:t>
      </w:r>
      <w:r w:rsidR="00A56FF8" w:rsidRPr="00B85F8B">
        <w:rPr>
          <w:rFonts w:ascii="Times New Roman" w:hAnsi="Times New Roman"/>
          <w:sz w:val="24"/>
          <w:szCs w:val="24"/>
          <w:highlight w:val="green"/>
          <w:lang w:val="ru-RU"/>
        </w:rPr>
        <w:t>3</w:t>
      </w:r>
      <w:r w:rsidR="00C5173D" w:rsidRPr="00B85F8B">
        <w:rPr>
          <w:rFonts w:ascii="Times New Roman" w:hAnsi="Times New Roman"/>
          <w:sz w:val="24"/>
          <w:szCs w:val="24"/>
          <w:highlight w:val="green"/>
          <w:lang w:val="ru-RU"/>
        </w:rPr>
        <w:t xml:space="preserve"> Локальные сейсмологические наблюдения</w:t>
      </w:r>
      <w:bookmarkEnd w:id="205"/>
    </w:p>
    <w:p w14:paraId="15004D9E" w14:textId="4E84A5ED" w:rsidR="0055658E" w:rsidRPr="007166B9" w:rsidRDefault="0055658E" w:rsidP="002C063F">
      <w:pPr>
        <w:spacing w:after="120" w:line="360" w:lineRule="auto"/>
        <w:ind w:firstLine="567"/>
        <w:jc w:val="both"/>
        <w:rPr>
          <w:rFonts w:ascii="Times New Roman" w:hAnsi="Times New Roman" w:cs="Times New Roman"/>
          <w:lang w:val="ru-RU"/>
        </w:rPr>
      </w:pPr>
      <w:bookmarkStart w:id="206" w:name="_Toc446421753"/>
      <w:r w:rsidRPr="00B85F8B">
        <w:rPr>
          <w:rFonts w:ascii="Times New Roman" w:hAnsi="Times New Roman" w:cs="Times New Roman"/>
          <w:highlight w:val="green"/>
          <w:lang w:val="ru-RU"/>
        </w:rPr>
        <w:t>Для обеспечения исходными сейсмологическими данными организуется локальная сеть сейсмических наблюдений. Параметры сети и методик</w:t>
      </w:r>
      <w:r w:rsidR="00CC7113" w:rsidRPr="00B85F8B">
        <w:rPr>
          <w:rFonts w:ascii="Times New Roman" w:hAnsi="Times New Roman" w:cs="Times New Roman"/>
          <w:highlight w:val="green"/>
          <w:lang w:val="ru-RU"/>
        </w:rPr>
        <w:t>у</w:t>
      </w:r>
      <w:r w:rsidRPr="00B85F8B">
        <w:rPr>
          <w:rFonts w:ascii="Times New Roman" w:hAnsi="Times New Roman" w:cs="Times New Roman"/>
          <w:highlight w:val="green"/>
          <w:lang w:val="ru-RU"/>
        </w:rPr>
        <w:t xml:space="preserve"> наблюдений </w:t>
      </w:r>
      <w:r w:rsidR="00BB5679" w:rsidRPr="00B85F8B">
        <w:rPr>
          <w:rFonts w:ascii="Times New Roman" w:hAnsi="Times New Roman" w:cs="Times New Roman"/>
          <w:b/>
          <w:highlight w:val="green"/>
          <w:lang w:val="ru-RU"/>
        </w:rPr>
        <w:t>принима</w:t>
      </w:r>
      <w:r w:rsidR="00CC7113" w:rsidRPr="00B85F8B">
        <w:rPr>
          <w:rFonts w:ascii="Times New Roman" w:hAnsi="Times New Roman" w:cs="Times New Roman"/>
          <w:highlight w:val="green"/>
          <w:lang w:val="ru-RU"/>
        </w:rPr>
        <w:t>ют</w:t>
      </w:r>
      <w:r w:rsidRPr="00B85F8B">
        <w:rPr>
          <w:rFonts w:ascii="Times New Roman" w:hAnsi="Times New Roman" w:cs="Times New Roman"/>
          <w:highlight w:val="green"/>
          <w:lang w:val="ru-RU"/>
        </w:rPr>
        <w:t xml:space="preserve"> </w:t>
      </w:r>
      <w:r w:rsidR="001866EB" w:rsidRPr="00B85F8B">
        <w:rPr>
          <w:rFonts w:ascii="Times New Roman" w:hAnsi="Times New Roman" w:cs="Times New Roman"/>
          <w:highlight w:val="green"/>
          <w:lang w:val="ru-RU"/>
        </w:rPr>
        <w:t xml:space="preserve">в соответствии с </w:t>
      </w:r>
      <w:r w:rsidRPr="00B85F8B">
        <w:rPr>
          <w:rFonts w:ascii="Times New Roman" w:hAnsi="Times New Roman" w:cs="Times New Roman"/>
          <w:highlight w:val="green"/>
          <w:lang w:val="ru-RU"/>
        </w:rPr>
        <w:t>пункт</w:t>
      </w:r>
      <w:r w:rsidR="001866EB" w:rsidRPr="00B85F8B">
        <w:rPr>
          <w:rFonts w:ascii="Times New Roman" w:hAnsi="Times New Roman" w:cs="Times New Roman"/>
          <w:highlight w:val="green"/>
          <w:lang w:val="ru-RU"/>
        </w:rPr>
        <w:t>ом</w:t>
      </w:r>
      <w:r w:rsidRPr="00B85F8B">
        <w:rPr>
          <w:rFonts w:ascii="Times New Roman" w:hAnsi="Times New Roman" w:cs="Times New Roman"/>
          <w:highlight w:val="green"/>
          <w:lang w:val="ru-RU"/>
        </w:rPr>
        <w:t xml:space="preserve"> 7.3 </w:t>
      </w:r>
      <w:r w:rsidR="00C66160" w:rsidRPr="00B85F8B">
        <w:rPr>
          <w:rFonts w:ascii="Times New Roman" w:hAnsi="Times New Roman" w:cs="Times New Roman"/>
          <w:highlight w:val="green"/>
          <w:lang w:val="ru-RU"/>
        </w:rPr>
        <w:t>СП 286.1325800.</w:t>
      </w:r>
      <w:r w:rsidR="00CC7113" w:rsidRPr="00B85F8B">
        <w:rPr>
          <w:rFonts w:ascii="Times New Roman" w:hAnsi="Times New Roman" w:cs="Times New Roman"/>
          <w:highlight w:val="green"/>
          <w:lang w:val="ru-RU"/>
        </w:rPr>
        <w:t>2016.</w:t>
      </w:r>
      <w:r w:rsidR="00C66160" w:rsidRPr="007166B9">
        <w:rPr>
          <w:rFonts w:ascii="Times New Roman" w:hAnsi="Times New Roman" w:cs="Times New Roman"/>
          <w:lang w:val="ru-RU"/>
        </w:rPr>
        <w:t xml:space="preserve"> </w:t>
      </w:r>
    </w:p>
    <w:p w14:paraId="47AE5C46" w14:textId="77777777" w:rsidR="00C5173D" w:rsidRPr="00B85F8B" w:rsidRDefault="00C5173D" w:rsidP="002C063F">
      <w:pPr>
        <w:pStyle w:val="1"/>
        <w:spacing w:line="360" w:lineRule="auto"/>
        <w:ind w:firstLine="567"/>
        <w:rPr>
          <w:rStyle w:val="goto"/>
          <w:rFonts w:ascii="Times New Roman" w:hAnsi="Times New Roman"/>
          <w:color w:val="000000"/>
          <w:sz w:val="24"/>
          <w:szCs w:val="24"/>
          <w:highlight w:val="green"/>
          <w:lang w:val="ru-RU"/>
        </w:rPr>
      </w:pPr>
      <w:bookmarkStart w:id="207" w:name="_Toc524103790"/>
      <w:r w:rsidRPr="00B85F8B">
        <w:rPr>
          <w:rStyle w:val="goto"/>
          <w:rFonts w:ascii="Times New Roman" w:hAnsi="Times New Roman"/>
          <w:color w:val="000000"/>
          <w:sz w:val="24"/>
          <w:szCs w:val="24"/>
          <w:highlight w:val="green"/>
          <w:lang w:val="ru-RU"/>
        </w:rPr>
        <w:t>7.</w:t>
      </w:r>
      <w:r w:rsidR="00A56FF8" w:rsidRPr="00B85F8B">
        <w:rPr>
          <w:rStyle w:val="goto"/>
          <w:rFonts w:ascii="Times New Roman" w:hAnsi="Times New Roman"/>
          <w:color w:val="000000"/>
          <w:sz w:val="24"/>
          <w:szCs w:val="24"/>
          <w:highlight w:val="green"/>
          <w:lang w:val="ru-RU"/>
        </w:rPr>
        <w:t>4</w:t>
      </w:r>
      <w:r w:rsidRPr="00B85F8B">
        <w:rPr>
          <w:rStyle w:val="goto"/>
          <w:rFonts w:ascii="Times New Roman" w:hAnsi="Times New Roman"/>
          <w:color w:val="000000"/>
          <w:sz w:val="24"/>
          <w:szCs w:val="24"/>
          <w:highlight w:val="green"/>
          <w:lang w:val="ru-RU"/>
        </w:rPr>
        <w:t xml:space="preserve"> Оценка параметров сейсмического режима</w:t>
      </w:r>
      <w:bookmarkEnd w:id="206"/>
      <w:bookmarkEnd w:id="207"/>
    </w:p>
    <w:p w14:paraId="0716B3EA" w14:textId="77777777" w:rsidR="0055658E" w:rsidRPr="007166B9" w:rsidRDefault="0055658E" w:rsidP="002C063F">
      <w:pPr>
        <w:spacing w:after="120" w:line="360" w:lineRule="auto"/>
        <w:ind w:firstLine="567"/>
        <w:jc w:val="both"/>
        <w:rPr>
          <w:rFonts w:ascii="Times New Roman" w:hAnsi="Times New Roman" w:cs="Times New Roman"/>
          <w:lang w:val="ru-RU"/>
        </w:rPr>
      </w:pPr>
      <w:r w:rsidRPr="00B85F8B">
        <w:rPr>
          <w:rFonts w:ascii="Times New Roman" w:hAnsi="Times New Roman" w:cs="Times New Roman"/>
          <w:highlight w:val="green"/>
          <w:lang w:val="ru-RU"/>
        </w:rPr>
        <w:t xml:space="preserve">В результате сейсмологических исследований модель зон ВОЗ, разработанная по сейсмотектоническим данным, уточняется. Возможно также построение альтернативной модели. Параметры режима определяются </w:t>
      </w:r>
      <w:r w:rsidR="00B70632" w:rsidRPr="00B85F8B">
        <w:rPr>
          <w:rFonts w:ascii="Times New Roman" w:hAnsi="Times New Roman" w:cs="Times New Roman"/>
          <w:highlight w:val="green"/>
          <w:lang w:val="ru-RU"/>
        </w:rPr>
        <w:t xml:space="preserve">в соответствии с </w:t>
      </w:r>
      <w:r w:rsidRPr="00B85F8B">
        <w:rPr>
          <w:rFonts w:ascii="Times New Roman" w:hAnsi="Times New Roman" w:cs="Times New Roman"/>
          <w:highlight w:val="green"/>
          <w:lang w:val="ru-RU"/>
        </w:rPr>
        <w:t xml:space="preserve">пунктом 7.4 </w:t>
      </w:r>
      <w:r w:rsidR="00160660" w:rsidRPr="00B85F8B">
        <w:rPr>
          <w:rFonts w:ascii="Times New Roman" w:hAnsi="Times New Roman" w:cs="Times New Roman"/>
          <w:highlight w:val="green"/>
          <w:lang w:val="ru-RU"/>
        </w:rPr>
        <w:t>СП 286.1325800.</w:t>
      </w:r>
      <w:r w:rsidR="00CC7113" w:rsidRPr="00B85F8B">
        <w:rPr>
          <w:rFonts w:ascii="Times New Roman" w:hAnsi="Times New Roman" w:cs="Times New Roman"/>
          <w:highlight w:val="green"/>
          <w:lang w:val="ru-RU"/>
        </w:rPr>
        <w:t>2016.</w:t>
      </w:r>
      <w:r w:rsidR="00FA2AC8" w:rsidRPr="007166B9">
        <w:rPr>
          <w:rFonts w:ascii="Times New Roman" w:hAnsi="Times New Roman" w:cs="Times New Roman"/>
          <w:lang w:val="ru-RU"/>
        </w:rPr>
        <w:t xml:space="preserve"> </w:t>
      </w:r>
    </w:p>
    <w:p w14:paraId="0D00BA41" w14:textId="77777777" w:rsidR="00C5173D" w:rsidRPr="007166B9" w:rsidRDefault="00C5173D" w:rsidP="002C063F">
      <w:pPr>
        <w:pStyle w:val="1"/>
        <w:spacing w:line="360" w:lineRule="auto"/>
        <w:ind w:firstLine="567"/>
        <w:rPr>
          <w:rFonts w:ascii="Times New Roman" w:hAnsi="Times New Roman"/>
          <w:sz w:val="24"/>
          <w:szCs w:val="24"/>
          <w:lang w:val="ru-RU"/>
        </w:rPr>
      </w:pPr>
      <w:bookmarkStart w:id="208" w:name="_Toc524103791"/>
      <w:r w:rsidRPr="007166B9">
        <w:rPr>
          <w:rFonts w:ascii="Times New Roman" w:hAnsi="Times New Roman"/>
          <w:sz w:val="24"/>
          <w:szCs w:val="24"/>
          <w:lang w:val="ru-RU"/>
        </w:rPr>
        <w:t>8 Расчет</w:t>
      </w:r>
      <w:r w:rsidR="00112239" w:rsidRPr="007166B9">
        <w:rPr>
          <w:rFonts w:ascii="Times New Roman" w:hAnsi="Times New Roman"/>
          <w:sz w:val="24"/>
          <w:szCs w:val="24"/>
          <w:lang w:val="ru-RU"/>
        </w:rPr>
        <w:t xml:space="preserve"> </w:t>
      </w:r>
      <w:r w:rsidRPr="007166B9">
        <w:rPr>
          <w:rFonts w:ascii="Times New Roman" w:hAnsi="Times New Roman"/>
          <w:sz w:val="24"/>
          <w:szCs w:val="24"/>
          <w:lang w:val="ru-RU"/>
        </w:rPr>
        <w:t>прогнозных сейсмически</w:t>
      </w:r>
      <w:r w:rsidR="006219F8">
        <w:rPr>
          <w:rFonts w:ascii="Times New Roman" w:hAnsi="Times New Roman"/>
          <w:sz w:val="24"/>
          <w:szCs w:val="24"/>
          <w:lang w:val="ru-RU"/>
        </w:rPr>
        <w:t>х</w:t>
      </w:r>
      <w:r w:rsidRPr="007166B9">
        <w:rPr>
          <w:rFonts w:ascii="Times New Roman" w:hAnsi="Times New Roman"/>
          <w:sz w:val="24"/>
          <w:szCs w:val="24"/>
          <w:lang w:val="ru-RU"/>
        </w:rPr>
        <w:t xml:space="preserve"> воздействий</w:t>
      </w:r>
      <w:bookmarkEnd w:id="208"/>
    </w:p>
    <w:p w14:paraId="6FF60376" w14:textId="77777777" w:rsidR="001561ED" w:rsidRPr="00B85F8B" w:rsidRDefault="00A56FF8" w:rsidP="002C063F">
      <w:pPr>
        <w:pStyle w:val="1"/>
        <w:spacing w:line="360" w:lineRule="auto"/>
        <w:ind w:firstLine="567"/>
        <w:rPr>
          <w:rFonts w:ascii="Times New Roman" w:hAnsi="Times New Roman"/>
          <w:sz w:val="24"/>
          <w:szCs w:val="24"/>
          <w:highlight w:val="green"/>
        </w:rPr>
      </w:pPr>
      <w:bookmarkStart w:id="209" w:name="_Toc524103792"/>
      <w:r w:rsidRPr="00B85F8B">
        <w:rPr>
          <w:rFonts w:ascii="Times New Roman" w:hAnsi="Times New Roman"/>
          <w:sz w:val="24"/>
          <w:szCs w:val="24"/>
          <w:highlight w:val="green"/>
        </w:rPr>
        <w:t>8.1 Общие положения расчета прогнозных сейсмических воздействий</w:t>
      </w:r>
      <w:bookmarkEnd w:id="209"/>
    </w:p>
    <w:p w14:paraId="4BEFBA61" w14:textId="77777777" w:rsidR="00C52CBE" w:rsidRPr="00B85F8B" w:rsidRDefault="0073385C" w:rsidP="002C063F">
      <w:pPr>
        <w:pStyle w:val="a8"/>
        <w:shd w:val="clear" w:color="auto" w:fill="FFFFFF"/>
        <w:spacing w:before="0" w:beforeAutospacing="0" w:after="120" w:afterAutospacing="0" w:line="360" w:lineRule="auto"/>
        <w:ind w:firstLine="567"/>
        <w:jc w:val="both"/>
        <w:rPr>
          <w:rStyle w:val="hps"/>
          <w:rFonts w:ascii="Times New Roman" w:hAnsi="Times New Roman" w:cs="Times New Roman"/>
          <w:highlight w:val="green"/>
          <w:lang w:val="ru-RU"/>
        </w:rPr>
      </w:pPr>
      <w:r w:rsidRPr="00B85F8B">
        <w:rPr>
          <w:rStyle w:val="hps"/>
          <w:rFonts w:ascii="Times New Roman" w:hAnsi="Times New Roman" w:cs="Times New Roman"/>
          <w:highlight w:val="green"/>
          <w:lang w:val="ru-RU"/>
        </w:rPr>
        <w:t xml:space="preserve">Прогнозные сейсмические воздействия при работах </w:t>
      </w:r>
      <w:r w:rsidR="00C52CBE" w:rsidRPr="00B85F8B">
        <w:rPr>
          <w:rStyle w:val="hps"/>
          <w:rFonts w:ascii="Times New Roman" w:hAnsi="Times New Roman" w:cs="Times New Roman"/>
          <w:highlight w:val="green"/>
          <w:lang w:val="ru-RU"/>
        </w:rPr>
        <w:t xml:space="preserve">по </w:t>
      </w:r>
      <w:r w:rsidRPr="00B85F8B">
        <w:rPr>
          <w:rStyle w:val="hps"/>
          <w:rFonts w:ascii="Times New Roman" w:hAnsi="Times New Roman" w:cs="Times New Roman"/>
          <w:highlight w:val="green"/>
          <w:lang w:val="ru-RU"/>
        </w:rPr>
        <w:t>ДСР для объектов территориального планирования выражаются в терминах интенсивности сотрясений в баллах макросейсмической шкалы</w:t>
      </w:r>
      <w:r w:rsidR="00C52CBE" w:rsidRPr="00B85F8B">
        <w:rPr>
          <w:rStyle w:val="hps"/>
          <w:rFonts w:ascii="Times New Roman" w:hAnsi="Times New Roman" w:cs="Times New Roman"/>
          <w:highlight w:val="green"/>
          <w:lang w:val="ru-RU"/>
        </w:rPr>
        <w:t xml:space="preserve">. </w:t>
      </w:r>
    </w:p>
    <w:p w14:paraId="46CE0676" w14:textId="50CC6974" w:rsidR="0073385C" w:rsidRPr="00B85F8B" w:rsidRDefault="00C52CBE" w:rsidP="002C063F">
      <w:pPr>
        <w:pStyle w:val="a8"/>
        <w:shd w:val="clear" w:color="auto" w:fill="FFFFFF"/>
        <w:spacing w:before="0" w:beforeAutospacing="0" w:after="120" w:afterAutospacing="0" w:line="360" w:lineRule="auto"/>
        <w:ind w:firstLine="567"/>
        <w:jc w:val="both"/>
        <w:rPr>
          <w:rStyle w:val="hps"/>
          <w:rFonts w:ascii="Times New Roman" w:hAnsi="Times New Roman" w:cs="Times New Roman"/>
          <w:highlight w:val="green"/>
          <w:lang w:val="ru-RU"/>
        </w:rPr>
      </w:pPr>
      <w:r w:rsidRPr="00B85F8B">
        <w:rPr>
          <w:rStyle w:val="hps"/>
          <w:rFonts w:ascii="Times New Roman" w:hAnsi="Times New Roman" w:cs="Times New Roman"/>
          <w:highlight w:val="green"/>
          <w:lang w:val="ru-RU"/>
        </w:rPr>
        <w:t>В случае включения в техническое зада</w:t>
      </w:r>
      <w:r w:rsidR="0024645F" w:rsidRPr="00B85F8B">
        <w:rPr>
          <w:rStyle w:val="hps"/>
          <w:rFonts w:ascii="Times New Roman" w:hAnsi="Times New Roman" w:cs="Times New Roman"/>
          <w:highlight w:val="green"/>
          <w:lang w:val="ru-RU"/>
        </w:rPr>
        <w:t>н</w:t>
      </w:r>
      <w:r w:rsidRPr="00B85F8B">
        <w:rPr>
          <w:rStyle w:val="hps"/>
          <w:rFonts w:ascii="Times New Roman" w:hAnsi="Times New Roman" w:cs="Times New Roman"/>
          <w:highlight w:val="green"/>
          <w:lang w:val="ru-RU"/>
        </w:rPr>
        <w:t xml:space="preserve">ие дополнительно требования картирования прогнозных сейсмических воздействий </w:t>
      </w:r>
      <w:r w:rsidR="0073385C" w:rsidRPr="00B85F8B">
        <w:rPr>
          <w:rStyle w:val="hps"/>
          <w:rFonts w:ascii="Times New Roman" w:hAnsi="Times New Roman" w:cs="Times New Roman"/>
          <w:highlight w:val="green"/>
          <w:lang w:val="ru-RU"/>
        </w:rPr>
        <w:t xml:space="preserve">в количественных параметрах сейсмических </w:t>
      </w:r>
      <w:r w:rsidRPr="00B85F8B">
        <w:rPr>
          <w:rStyle w:val="hps"/>
          <w:rFonts w:ascii="Times New Roman" w:hAnsi="Times New Roman" w:cs="Times New Roman"/>
          <w:highlight w:val="green"/>
          <w:lang w:val="ru-RU"/>
        </w:rPr>
        <w:t xml:space="preserve">колебаний </w:t>
      </w:r>
      <w:r w:rsidR="00A907D7" w:rsidRPr="00B85F8B">
        <w:rPr>
          <w:rStyle w:val="hps"/>
          <w:rFonts w:ascii="Times New Roman" w:hAnsi="Times New Roman" w:cs="Times New Roman"/>
          <w:highlight w:val="green"/>
          <w:lang w:val="ru-RU"/>
        </w:rPr>
        <w:t>в каждой точке предварит</w:t>
      </w:r>
      <w:r w:rsidR="00D0157F" w:rsidRPr="00B85F8B">
        <w:rPr>
          <w:rStyle w:val="hps"/>
          <w:rFonts w:ascii="Times New Roman" w:hAnsi="Times New Roman" w:cs="Times New Roman"/>
          <w:highlight w:val="green"/>
          <w:lang w:val="ru-RU"/>
        </w:rPr>
        <w:t xml:space="preserve">ельно выбранной для картирования </w:t>
      </w:r>
      <w:r w:rsidR="00D0157F" w:rsidRPr="00B85F8B">
        <w:rPr>
          <w:rStyle w:val="hps"/>
          <w:rFonts w:ascii="Times New Roman" w:hAnsi="Times New Roman" w:cs="Times New Roman"/>
          <w:highlight w:val="green"/>
          <w:lang w:val="ru-RU"/>
        </w:rPr>
        <w:lastRenderedPageBreak/>
        <w:t xml:space="preserve">сетки при определении сейсмических воздействий </w:t>
      </w:r>
      <w:r w:rsidR="00BB5679" w:rsidRPr="00B85F8B">
        <w:rPr>
          <w:rStyle w:val="hps"/>
          <w:rFonts w:ascii="Times New Roman" w:hAnsi="Times New Roman" w:cs="Times New Roman"/>
          <w:b/>
          <w:highlight w:val="green"/>
          <w:lang w:val="ru-RU"/>
        </w:rPr>
        <w:t>следует</w:t>
      </w:r>
      <w:r w:rsidRPr="00B85F8B">
        <w:rPr>
          <w:rStyle w:val="hps"/>
          <w:rFonts w:ascii="Times New Roman" w:hAnsi="Times New Roman" w:cs="Times New Roman"/>
          <w:highlight w:val="green"/>
          <w:lang w:val="ru-RU"/>
        </w:rPr>
        <w:t xml:space="preserve"> руководствоваться требованиями СП 286</w:t>
      </w:r>
      <w:r w:rsidRPr="00B85F8B">
        <w:rPr>
          <w:rFonts w:ascii="Times New Roman" w:hAnsi="Times New Roman" w:cs="Times New Roman"/>
          <w:highlight w:val="green"/>
          <w:lang w:val="ru-RU"/>
        </w:rPr>
        <w:t>.1325800.</w:t>
      </w:r>
      <w:r w:rsidR="0073385C" w:rsidRPr="00B85F8B">
        <w:rPr>
          <w:rStyle w:val="hps"/>
          <w:rFonts w:ascii="Times New Roman" w:hAnsi="Times New Roman" w:cs="Times New Roman"/>
          <w:highlight w:val="green"/>
          <w:lang w:val="ru-RU"/>
        </w:rPr>
        <w:t xml:space="preserve"> </w:t>
      </w:r>
      <w:r w:rsidR="00892147" w:rsidRPr="00B85F8B">
        <w:rPr>
          <w:rStyle w:val="hps"/>
          <w:rFonts w:ascii="Times New Roman" w:hAnsi="Times New Roman" w:cs="Times New Roman"/>
          <w:highlight w:val="green"/>
          <w:lang w:val="ru-RU"/>
        </w:rPr>
        <w:t xml:space="preserve">Как и для карт интенсивности, карты в ускорениях строятся для грунтов </w:t>
      </w:r>
      <w:r w:rsidR="008A7916" w:rsidRPr="00B85F8B">
        <w:rPr>
          <w:rFonts w:ascii="Times New Roman" w:hAnsi="Times New Roman" w:cs="Times New Roman"/>
          <w:highlight w:val="green"/>
          <w:lang w:val="ru-RU"/>
        </w:rPr>
        <w:t xml:space="preserve">категории </w:t>
      </w:r>
      <w:r w:rsidR="00A907D7" w:rsidRPr="00B85F8B">
        <w:rPr>
          <w:rFonts w:ascii="Times New Roman" w:hAnsi="Times New Roman" w:cs="Times New Roman"/>
          <w:highlight w:val="green"/>
        </w:rPr>
        <w:t>II</w:t>
      </w:r>
      <w:r w:rsidR="00A907D7" w:rsidRPr="00B85F8B">
        <w:rPr>
          <w:rFonts w:ascii="Times New Roman" w:hAnsi="Times New Roman" w:cs="Times New Roman"/>
          <w:highlight w:val="green"/>
          <w:lang w:val="ru-RU"/>
        </w:rPr>
        <w:t xml:space="preserve"> </w:t>
      </w:r>
      <w:r w:rsidR="008A7916" w:rsidRPr="00B85F8B">
        <w:rPr>
          <w:rFonts w:ascii="Times New Roman" w:hAnsi="Times New Roman" w:cs="Times New Roman"/>
          <w:highlight w:val="green"/>
          <w:lang w:val="ru-RU"/>
        </w:rPr>
        <w:t>по сейсмическим свойствам согласно СП 14.13330</w:t>
      </w:r>
      <w:r w:rsidR="00892147" w:rsidRPr="00B85F8B">
        <w:rPr>
          <w:rStyle w:val="hps"/>
          <w:rFonts w:ascii="Times New Roman" w:hAnsi="Times New Roman" w:cs="Times New Roman"/>
          <w:highlight w:val="green"/>
          <w:lang w:val="ru-RU"/>
        </w:rPr>
        <w:t>.</w:t>
      </w:r>
      <w:r w:rsidR="004227D5" w:rsidRPr="00B85F8B">
        <w:rPr>
          <w:rStyle w:val="hps"/>
          <w:rFonts w:ascii="Times New Roman" w:hAnsi="Times New Roman" w:cs="Times New Roman"/>
          <w:highlight w:val="green"/>
          <w:lang w:val="ru-RU"/>
        </w:rPr>
        <w:t xml:space="preserve"> </w:t>
      </w:r>
    </w:p>
    <w:p w14:paraId="68DAB3EF" w14:textId="77777777" w:rsidR="00C5173D" w:rsidRPr="00B85F8B" w:rsidRDefault="00C5173D" w:rsidP="002C063F">
      <w:pPr>
        <w:pStyle w:val="a9"/>
        <w:spacing w:line="360" w:lineRule="auto"/>
        <w:ind w:firstLine="567"/>
        <w:jc w:val="both"/>
        <w:rPr>
          <w:rFonts w:ascii="Times New Roman" w:hAnsi="Times New Roman"/>
          <w:sz w:val="24"/>
          <w:szCs w:val="24"/>
          <w:highlight w:val="green"/>
        </w:rPr>
      </w:pPr>
      <w:r w:rsidRPr="00B85F8B">
        <w:rPr>
          <w:rFonts w:ascii="Times New Roman" w:hAnsi="Times New Roman"/>
          <w:sz w:val="24"/>
          <w:szCs w:val="24"/>
          <w:highlight w:val="green"/>
        </w:rPr>
        <w:t>Сейсмотектоническими и сейсмологическими наблюдениями при ДСР определяются:</w:t>
      </w:r>
    </w:p>
    <w:p w14:paraId="2935B436" w14:textId="77777777" w:rsidR="00C5173D" w:rsidRPr="00B85F8B" w:rsidRDefault="00C5173D" w:rsidP="002C063F">
      <w:pPr>
        <w:pStyle w:val="a9"/>
        <w:spacing w:line="360" w:lineRule="auto"/>
        <w:ind w:firstLine="567"/>
        <w:jc w:val="both"/>
        <w:rPr>
          <w:rFonts w:ascii="Times New Roman" w:hAnsi="Times New Roman"/>
          <w:sz w:val="24"/>
          <w:szCs w:val="24"/>
          <w:highlight w:val="green"/>
        </w:rPr>
      </w:pPr>
      <w:r w:rsidRPr="00B85F8B">
        <w:rPr>
          <w:rFonts w:ascii="Times New Roman" w:hAnsi="Times New Roman"/>
          <w:sz w:val="24"/>
          <w:szCs w:val="24"/>
          <w:highlight w:val="green"/>
        </w:rPr>
        <w:t>а) ожидаемая магнитуда землетрясения, соответствующая категории объект</w:t>
      </w:r>
      <w:r w:rsidR="00954E1F" w:rsidRPr="00B85F8B">
        <w:rPr>
          <w:rFonts w:ascii="Times New Roman" w:hAnsi="Times New Roman"/>
          <w:sz w:val="24"/>
          <w:szCs w:val="24"/>
          <w:highlight w:val="green"/>
          <w:lang w:val="ru-RU"/>
        </w:rPr>
        <w:t>а на данной площади</w:t>
      </w:r>
      <w:r w:rsidRPr="00B85F8B">
        <w:rPr>
          <w:rFonts w:ascii="Times New Roman" w:hAnsi="Times New Roman"/>
          <w:sz w:val="24"/>
          <w:szCs w:val="24"/>
          <w:highlight w:val="green"/>
        </w:rPr>
        <w:t>;</w:t>
      </w:r>
    </w:p>
    <w:p w14:paraId="0C4F5409" w14:textId="77777777" w:rsidR="00C5173D" w:rsidRPr="00B85F8B" w:rsidRDefault="00C5173D" w:rsidP="002C063F">
      <w:pPr>
        <w:pStyle w:val="a9"/>
        <w:spacing w:line="360" w:lineRule="auto"/>
        <w:ind w:firstLine="567"/>
        <w:jc w:val="both"/>
        <w:rPr>
          <w:rFonts w:ascii="Times New Roman" w:hAnsi="Times New Roman"/>
          <w:sz w:val="24"/>
          <w:szCs w:val="24"/>
          <w:highlight w:val="green"/>
        </w:rPr>
      </w:pPr>
      <w:r w:rsidRPr="00B85F8B">
        <w:rPr>
          <w:rFonts w:ascii="Times New Roman" w:hAnsi="Times New Roman"/>
          <w:sz w:val="24"/>
          <w:szCs w:val="24"/>
          <w:highlight w:val="green"/>
        </w:rPr>
        <w:t xml:space="preserve">б) глубина очага; </w:t>
      </w:r>
    </w:p>
    <w:p w14:paraId="5A579DA2" w14:textId="77777777" w:rsidR="00C5173D" w:rsidRPr="00B85F8B" w:rsidRDefault="00C5173D" w:rsidP="002C063F">
      <w:pPr>
        <w:pStyle w:val="a9"/>
        <w:spacing w:line="360" w:lineRule="auto"/>
        <w:ind w:firstLine="567"/>
        <w:jc w:val="both"/>
        <w:rPr>
          <w:rFonts w:ascii="Times New Roman" w:hAnsi="Times New Roman"/>
          <w:sz w:val="24"/>
          <w:szCs w:val="24"/>
          <w:highlight w:val="green"/>
        </w:rPr>
      </w:pPr>
      <w:r w:rsidRPr="00B85F8B">
        <w:rPr>
          <w:rFonts w:ascii="Times New Roman" w:hAnsi="Times New Roman"/>
          <w:sz w:val="24"/>
          <w:szCs w:val="24"/>
          <w:highlight w:val="green"/>
        </w:rPr>
        <w:t>в) тип подвижки в очаге (взброс, сдвиг, сброс</w:t>
      </w:r>
      <w:r w:rsidR="00BA2432" w:rsidRPr="00B85F8B">
        <w:rPr>
          <w:rFonts w:ascii="Times New Roman" w:hAnsi="Times New Roman"/>
          <w:sz w:val="24"/>
          <w:szCs w:val="24"/>
          <w:highlight w:val="green"/>
        </w:rPr>
        <w:t xml:space="preserve"> </w:t>
      </w:r>
      <w:r w:rsidRPr="00B85F8B">
        <w:rPr>
          <w:rFonts w:ascii="Times New Roman" w:hAnsi="Times New Roman"/>
          <w:sz w:val="24"/>
          <w:szCs w:val="24"/>
          <w:highlight w:val="green"/>
        </w:rPr>
        <w:t>и их комбинации);</w:t>
      </w:r>
    </w:p>
    <w:p w14:paraId="6E472AD0" w14:textId="77777777" w:rsidR="00C5173D" w:rsidRPr="00B85F8B" w:rsidRDefault="00C5173D" w:rsidP="002C063F">
      <w:pPr>
        <w:pStyle w:val="a9"/>
        <w:spacing w:line="360" w:lineRule="auto"/>
        <w:ind w:firstLine="567"/>
        <w:jc w:val="both"/>
        <w:rPr>
          <w:rFonts w:ascii="Times New Roman" w:hAnsi="Times New Roman"/>
          <w:sz w:val="24"/>
          <w:szCs w:val="24"/>
          <w:highlight w:val="green"/>
        </w:rPr>
      </w:pPr>
      <w:r w:rsidRPr="00B85F8B">
        <w:rPr>
          <w:rFonts w:ascii="Times New Roman" w:hAnsi="Times New Roman"/>
          <w:sz w:val="24"/>
          <w:szCs w:val="24"/>
          <w:highlight w:val="green"/>
        </w:rPr>
        <w:t>г) кратчайшее расстояние до поверхности разлома.</w:t>
      </w:r>
    </w:p>
    <w:p w14:paraId="3B425B09" w14:textId="4A2A8B62" w:rsidR="00C5173D" w:rsidRPr="00B85F8B" w:rsidRDefault="00C5173D" w:rsidP="002C063F">
      <w:pPr>
        <w:pStyle w:val="a8"/>
        <w:shd w:val="clear" w:color="auto" w:fill="FFFFFF"/>
        <w:spacing w:before="0" w:beforeAutospacing="0" w:after="120" w:afterAutospacing="0" w:line="360" w:lineRule="auto"/>
        <w:ind w:firstLine="567"/>
        <w:jc w:val="both"/>
        <w:rPr>
          <w:rStyle w:val="goto"/>
          <w:rFonts w:ascii="Times New Roman" w:hAnsi="Times New Roman" w:cs="Times New Roman"/>
          <w:color w:val="000000"/>
          <w:highlight w:val="green"/>
          <w:lang w:val="ru-RU"/>
        </w:rPr>
      </w:pPr>
      <w:r w:rsidRPr="00B85F8B">
        <w:rPr>
          <w:rStyle w:val="goto"/>
          <w:rFonts w:ascii="Times New Roman" w:hAnsi="Times New Roman" w:cs="Times New Roman"/>
          <w:color w:val="000000"/>
          <w:highlight w:val="green"/>
          <w:lang w:val="ru-RU"/>
        </w:rPr>
        <w:t xml:space="preserve">Расчет сейсмических воздействий основывается на окончательной модели зон ВОЗ, в которой согласуются сейсмотектонические и сейсмологические данные. Если для объяснения всей совокупности существующих данных </w:t>
      </w:r>
      <w:r w:rsidR="00BB5679" w:rsidRPr="00B85F8B">
        <w:rPr>
          <w:rStyle w:val="goto"/>
          <w:rFonts w:ascii="Times New Roman" w:hAnsi="Times New Roman" w:cs="Times New Roman"/>
          <w:b/>
          <w:color w:val="000000"/>
          <w:highlight w:val="green"/>
          <w:lang w:val="ru-RU"/>
        </w:rPr>
        <w:t>могут</w:t>
      </w:r>
      <w:r w:rsidRPr="00B85F8B">
        <w:rPr>
          <w:rStyle w:val="goto"/>
          <w:rFonts w:ascii="Times New Roman" w:hAnsi="Times New Roman" w:cs="Times New Roman"/>
          <w:color w:val="000000"/>
          <w:highlight w:val="green"/>
          <w:lang w:val="ru-RU"/>
        </w:rPr>
        <w:t xml:space="preserve"> быть предложены различные модели, среди которых нельзя однозначно выделить единственную достоверную, то в расчеты </w:t>
      </w:r>
      <w:r w:rsidR="00BB5679" w:rsidRPr="00B85F8B">
        <w:rPr>
          <w:rStyle w:val="goto"/>
          <w:rFonts w:ascii="Times New Roman" w:hAnsi="Times New Roman" w:cs="Times New Roman"/>
          <w:b/>
          <w:color w:val="000000"/>
          <w:highlight w:val="green"/>
          <w:lang w:val="ru-RU"/>
        </w:rPr>
        <w:t>долж</w:t>
      </w:r>
      <w:r w:rsidRPr="00B85F8B">
        <w:rPr>
          <w:rStyle w:val="goto"/>
          <w:rFonts w:ascii="Times New Roman" w:hAnsi="Times New Roman" w:cs="Times New Roman"/>
          <w:color w:val="000000"/>
          <w:highlight w:val="green"/>
          <w:lang w:val="ru-RU"/>
        </w:rPr>
        <w:t>ны включаться все альтернативные модели</w:t>
      </w:r>
      <w:r w:rsidR="002D6BD3" w:rsidRPr="00B85F8B">
        <w:rPr>
          <w:rStyle w:val="goto"/>
          <w:rFonts w:ascii="Times New Roman" w:hAnsi="Times New Roman" w:cs="Times New Roman"/>
          <w:color w:val="000000"/>
          <w:highlight w:val="green"/>
          <w:lang w:val="ru-RU"/>
        </w:rPr>
        <w:t xml:space="preserve"> по принципу логического «дерева»</w:t>
      </w:r>
      <w:r w:rsidRPr="00B85F8B">
        <w:rPr>
          <w:rStyle w:val="goto"/>
          <w:rFonts w:ascii="Times New Roman" w:hAnsi="Times New Roman" w:cs="Times New Roman"/>
          <w:color w:val="000000"/>
          <w:highlight w:val="green"/>
          <w:lang w:val="ru-RU"/>
        </w:rPr>
        <w:t xml:space="preserve">. </w:t>
      </w:r>
    </w:p>
    <w:p w14:paraId="7BAB2A47" w14:textId="77777777" w:rsidR="00C5173D" w:rsidRPr="00B85F8B" w:rsidRDefault="00C5173D" w:rsidP="002C063F">
      <w:pPr>
        <w:pStyle w:val="a8"/>
        <w:shd w:val="clear" w:color="auto" w:fill="FFFFFF"/>
        <w:spacing w:before="0" w:beforeAutospacing="0" w:after="120" w:afterAutospacing="0" w:line="360" w:lineRule="auto"/>
        <w:ind w:firstLine="567"/>
        <w:jc w:val="both"/>
        <w:rPr>
          <w:rFonts w:ascii="Times New Roman" w:hAnsi="Times New Roman" w:cs="Times New Roman"/>
          <w:spacing w:val="-6"/>
          <w:lang w:val="ru-RU"/>
        </w:rPr>
      </w:pPr>
      <w:r w:rsidRPr="00B85F8B">
        <w:rPr>
          <w:rStyle w:val="goto"/>
          <w:rFonts w:ascii="Times New Roman" w:hAnsi="Times New Roman" w:cs="Times New Roman"/>
          <w:color w:val="000000"/>
          <w:spacing w:val="-6"/>
          <w:lang w:val="ru-RU"/>
        </w:rPr>
        <w:t xml:space="preserve">Предпочтительным является проведение расчетов сейсмических воздействий как </w:t>
      </w:r>
      <w:r w:rsidRPr="00B85F8B">
        <w:rPr>
          <w:rStyle w:val="hps"/>
          <w:rFonts w:ascii="Times New Roman" w:hAnsi="Times New Roman" w:cs="Times New Roman"/>
          <w:spacing w:val="-6"/>
          <w:lang w:val="ru-RU"/>
        </w:rPr>
        <w:t>вероятностным, так и детерминистским метод</w:t>
      </w:r>
      <w:r w:rsidR="00A907D7" w:rsidRPr="00B85F8B">
        <w:rPr>
          <w:rStyle w:val="hps"/>
          <w:rFonts w:ascii="Times New Roman" w:hAnsi="Times New Roman" w:cs="Times New Roman"/>
          <w:spacing w:val="-6"/>
          <w:lang w:val="ru-RU"/>
        </w:rPr>
        <w:t>ом</w:t>
      </w:r>
      <w:r w:rsidRPr="00B85F8B">
        <w:rPr>
          <w:rStyle w:val="hps"/>
          <w:rFonts w:ascii="Times New Roman" w:hAnsi="Times New Roman" w:cs="Times New Roman"/>
          <w:spacing w:val="-6"/>
          <w:lang w:val="ru-RU"/>
        </w:rPr>
        <w:t xml:space="preserve"> анализа</w:t>
      </w:r>
      <w:r w:rsidRPr="00B85F8B">
        <w:rPr>
          <w:rFonts w:ascii="Times New Roman" w:hAnsi="Times New Roman" w:cs="Times New Roman"/>
          <w:spacing w:val="-6"/>
          <w:lang w:val="ru-RU"/>
        </w:rPr>
        <w:t>.</w:t>
      </w:r>
      <w:r w:rsidR="00FA2AC8" w:rsidRPr="00B85F8B">
        <w:rPr>
          <w:rFonts w:ascii="Times New Roman" w:hAnsi="Times New Roman" w:cs="Times New Roman"/>
          <w:spacing w:val="-6"/>
          <w:lang w:val="ru-RU"/>
        </w:rPr>
        <w:t xml:space="preserve"> </w:t>
      </w:r>
    </w:p>
    <w:p w14:paraId="7081E6F7" w14:textId="253DB47A" w:rsidR="00C5173D" w:rsidRPr="007166B9" w:rsidRDefault="00C5173D" w:rsidP="002C063F">
      <w:pPr>
        <w:pStyle w:val="a8"/>
        <w:shd w:val="clear" w:color="auto" w:fill="FFFFFF"/>
        <w:spacing w:before="0" w:beforeAutospacing="0" w:after="120" w:afterAutospacing="0" w:line="360" w:lineRule="auto"/>
        <w:ind w:firstLine="567"/>
        <w:jc w:val="both"/>
        <w:rPr>
          <w:rStyle w:val="hps"/>
          <w:rFonts w:ascii="Times New Roman" w:hAnsi="Times New Roman" w:cs="Times New Roman"/>
          <w:lang w:val="ru-RU"/>
        </w:rPr>
      </w:pPr>
      <w:r w:rsidRPr="00B85F8B">
        <w:rPr>
          <w:rFonts w:ascii="Times New Roman" w:hAnsi="Times New Roman" w:cs="Times New Roman"/>
          <w:highlight w:val="green"/>
          <w:lang w:val="ru-RU"/>
        </w:rPr>
        <w:t xml:space="preserve">При расчетах вероятностным методом </w:t>
      </w:r>
      <w:r w:rsidR="00BB5679" w:rsidRPr="00B85F8B">
        <w:rPr>
          <w:rFonts w:ascii="Times New Roman" w:hAnsi="Times New Roman" w:cs="Times New Roman"/>
          <w:b/>
          <w:highlight w:val="green"/>
          <w:lang w:val="ru-RU"/>
        </w:rPr>
        <w:t>следует</w:t>
      </w:r>
      <w:r w:rsidRPr="00B85F8B">
        <w:rPr>
          <w:rFonts w:ascii="Times New Roman" w:hAnsi="Times New Roman" w:cs="Times New Roman"/>
          <w:highlight w:val="green"/>
          <w:lang w:val="ru-RU"/>
        </w:rPr>
        <w:t xml:space="preserve"> указать</w:t>
      </w:r>
      <w:r w:rsidR="002D6BD3" w:rsidRPr="00B85F8B">
        <w:rPr>
          <w:rFonts w:ascii="Times New Roman" w:hAnsi="Times New Roman" w:cs="Times New Roman"/>
          <w:highlight w:val="green"/>
          <w:lang w:val="ru-RU"/>
        </w:rPr>
        <w:t>,</w:t>
      </w:r>
      <w:r w:rsidRPr="00B85F8B">
        <w:rPr>
          <w:rFonts w:ascii="Times New Roman" w:hAnsi="Times New Roman" w:cs="Times New Roman"/>
          <w:highlight w:val="green"/>
          <w:lang w:val="ru-RU"/>
        </w:rPr>
        <w:t xml:space="preserve"> для какой вероятности превышения рассчитаны воздействия 5</w:t>
      </w:r>
      <w:r w:rsidR="00A56FF8" w:rsidRPr="00B85F8B">
        <w:rPr>
          <w:rFonts w:ascii="Times New Roman" w:hAnsi="Times New Roman" w:cs="Times New Roman"/>
          <w:highlight w:val="green"/>
          <w:lang w:val="ru-RU"/>
        </w:rPr>
        <w:t xml:space="preserve"> </w:t>
      </w:r>
      <w:r w:rsidRPr="00B85F8B">
        <w:rPr>
          <w:rFonts w:ascii="Times New Roman" w:hAnsi="Times New Roman" w:cs="Times New Roman"/>
          <w:highlight w:val="green"/>
          <w:lang w:val="ru-RU"/>
        </w:rPr>
        <w:t>%</w:t>
      </w:r>
      <w:r w:rsidR="00B634EF" w:rsidRPr="00B85F8B">
        <w:rPr>
          <w:rFonts w:ascii="Times New Roman" w:hAnsi="Times New Roman" w:cs="Times New Roman"/>
          <w:highlight w:val="green"/>
          <w:lang w:val="ru-RU"/>
        </w:rPr>
        <w:t xml:space="preserve"> за 50 лет (период повторяемости </w:t>
      </w:r>
      <w:r w:rsidR="00A907D7" w:rsidRPr="00B85F8B">
        <w:rPr>
          <w:rFonts w:ascii="Times New Roman" w:hAnsi="Times New Roman" w:cs="Times New Roman"/>
          <w:highlight w:val="green"/>
          <w:lang w:val="ru-RU"/>
        </w:rPr>
        <w:t>один</w:t>
      </w:r>
      <w:r w:rsidR="00B634EF" w:rsidRPr="00B85F8B">
        <w:rPr>
          <w:rFonts w:ascii="Times New Roman" w:hAnsi="Times New Roman" w:cs="Times New Roman"/>
          <w:highlight w:val="green"/>
          <w:lang w:val="ru-RU"/>
        </w:rPr>
        <w:t xml:space="preserve"> раз в 1000 лет)</w:t>
      </w:r>
      <w:r w:rsidR="00863566" w:rsidRPr="00B85F8B">
        <w:rPr>
          <w:rFonts w:ascii="Times New Roman" w:hAnsi="Times New Roman" w:cs="Times New Roman"/>
          <w:highlight w:val="green"/>
          <w:lang w:val="ru-RU"/>
        </w:rPr>
        <w:t>,</w:t>
      </w:r>
      <w:r w:rsidRPr="00B85F8B">
        <w:rPr>
          <w:rFonts w:ascii="Times New Roman" w:hAnsi="Times New Roman" w:cs="Times New Roman"/>
          <w:highlight w:val="green"/>
          <w:lang w:val="ru-RU"/>
        </w:rPr>
        <w:t xml:space="preserve"> 10</w:t>
      </w:r>
      <w:r w:rsidR="00A56FF8" w:rsidRPr="00B85F8B">
        <w:rPr>
          <w:rFonts w:ascii="Times New Roman" w:hAnsi="Times New Roman" w:cs="Times New Roman"/>
          <w:highlight w:val="green"/>
          <w:lang w:val="ru-RU"/>
        </w:rPr>
        <w:t xml:space="preserve"> </w:t>
      </w:r>
      <w:r w:rsidRPr="00B85F8B">
        <w:rPr>
          <w:rFonts w:ascii="Times New Roman" w:hAnsi="Times New Roman" w:cs="Times New Roman"/>
          <w:highlight w:val="green"/>
          <w:lang w:val="ru-RU"/>
        </w:rPr>
        <w:t xml:space="preserve">% </w:t>
      </w:r>
      <w:r w:rsidR="00B634EF" w:rsidRPr="00B85F8B">
        <w:rPr>
          <w:rFonts w:ascii="Times New Roman" w:hAnsi="Times New Roman" w:cs="Times New Roman"/>
          <w:highlight w:val="green"/>
          <w:lang w:val="ru-RU"/>
        </w:rPr>
        <w:t>з</w:t>
      </w:r>
      <w:r w:rsidR="00A907D7" w:rsidRPr="00B85F8B">
        <w:rPr>
          <w:rFonts w:ascii="Times New Roman" w:hAnsi="Times New Roman" w:cs="Times New Roman"/>
          <w:highlight w:val="green"/>
          <w:lang w:val="ru-RU"/>
        </w:rPr>
        <w:t>а 50 лет (период повторяемости один</w:t>
      </w:r>
      <w:r w:rsidR="00B634EF" w:rsidRPr="00B85F8B">
        <w:rPr>
          <w:rFonts w:ascii="Times New Roman" w:hAnsi="Times New Roman" w:cs="Times New Roman"/>
          <w:highlight w:val="green"/>
          <w:lang w:val="ru-RU"/>
        </w:rPr>
        <w:t xml:space="preserve"> раз в 500 лет) </w:t>
      </w:r>
      <w:r w:rsidR="00863566" w:rsidRPr="00B85F8B">
        <w:rPr>
          <w:rFonts w:ascii="Times New Roman" w:hAnsi="Times New Roman" w:cs="Times New Roman"/>
          <w:highlight w:val="green"/>
          <w:lang w:val="ru-RU"/>
        </w:rPr>
        <w:t>и</w:t>
      </w:r>
      <w:r w:rsidR="00B634EF" w:rsidRPr="00B85F8B">
        <w:rPr>
          <w:rFonts w:ascii="Times New Roman" w:hAnsi="Times New Roman" w:cs="Times New Roman"/>
          <w:highlight w:val="green"/>
          <w:lang w:val="ru-RU"/>
        </w:rPr>
        <w:t>ли</w:t>
      </w:r>
      <w:r w:rsidR="00863566" w:rsidRPr="00B85F8B">
        <w:rPr>
          <w:rFonts w:ascii="Times New Roman" w:hAnsi="Times New Roman" w:cs="Times New Roman"/>
          <w:highlight w:val="green"/>
          <w:lang w:val="ru-RU"/>
        </w:rPr>
        <w:t xml:space="preserve"> 22</w:t>
      </w:r>
      <w:r w:rsidR="00A907D7" w:rsidRPr="00B85F8B">
        <w:rPr>
          <w:rFonts w:ascii="Times New Roman" w:hAnsi="Times New Roman" w:cs="Times New Roman"/>
          <w:highlight w:val="green"/>
          <w:lang w:val="ru-RU"/>
        </w:rPr>
        <w:t xml:space="preserve"> </w:t>
      </w:r>
      <w:r w:rsidR="00863566" w:rsidRPr="00B85F8B">
        <w:rPr>
          <w:rFonts w:ascii="Times New Roman" w:hAnsi="Times New Roman" w:cs="Times New Roman"/>
          <w:highlight w:val="green"/>
          <w:lang w:val="ru-RU"/>
        </w:rPr>
        <w:t xml:space="preserve">% </w:t>
      </w:r>
      <w:r w:rsidR="00B634EF" w:rsidRPr="00B85F8B">
        <w:rPr>
          <w:rFonts w:ascii="Times New Roman" w:hAnsi="Times New Roman" w:cs="Times New Roman"/>
          <w:highlight w:val="green"/>
          <w:lang w:val="ru-RU"/>
        </w:rPr>
        <w:t xml:space="preserve">за 50 лет (период повторяемости </w:t>
      </w:r>
      <w:r w:rsidR="00A907D7" w:rsidRPr="00B85F8B">
        <w:rPr>
          <w:rFonts w:ascii="Times New Roman" w:hAnsi="Times New Roman" w:cs="Times New Roman"/>
          <w:highlight w:val="green"/>
          <w:lang w:val="ru-RU"/>
        </w:rPr>
        <w:t>один</w:t>
      </w:r>
      <w:r w:rsidR="00B634EF" w:rsidRPr="00B85F8B">
        <w:rPr>
          <w:rFonts w:ascii="Times New Roman" w:hAnsi="Times New Roman" w:cs="Times New Roman"/>
          <w:highlight w:val="green"/>
          <w:lang w:val="ru-RU"/>
        </w:rPr>
        <w:t xml:space="preserve"> раз в 200 лет).</w:t>
      </w:r>
      <w:r w:rsidR="00B634EF" w:rsidRPr="007166B9">
        <w:rPr>
          <w:rFonts w:ascii="Times New Roman" w:hAnsi="Times New Roman" w:cs="Times New Roman"/>
          <w:lang w:val="ru-RU"/>
        </w:rPr>
        <w:t xml:space="preserve"> </w:t>
      </w:r>
    </w:p>
    <w:p w14:paraId="428697A1" w14:textId="77777777" w:rsidR="00C5173D" w:rsidRPr="00B85F8B" w:rsidRDefault="00C5173D" w:rsidP="002C063F">
      <w:pPr>
        <w:pStyle w:val="1"/>
        <w:spacing w:before="0" w:after="120" w:line="360" w:lineRule="auto"/>
        <w:ind w:firstLine="567"/>
        <w:jc w:val="both"/>
        <w:rPr>
          <w:rStyle w:val="goto"/>
          <w:rFonts w:ascii="Times New Roman" w:hAnsi="Times New Roman"/>
          <w:color w:val="000000"/>
          <w:sz w:val="24"/>
          <w:szCs w:val="24"/>
          <w:highlight w:val="green"/>
          <w:lang w:val="ru-RU"/>
        </w:rPr>
      </w:pPr>
      <w:bookmarkStart w:id="210" w:name="_Toc446421756"/>
      <w:bookmarkStart w:id="211" w:name="_Toc524103793"/>
      <w:r w:rsidRPr="00B85F8B">
        <w:rPr>
          <w:rStyle w:val="goto"/>
          <w:rFonts w:ascii="Times New Roman" w:hAnsi="Times New Roman"/>
          <w:color w:val="000000"/>
          <w:sz w:val="24"/>
          <w:szCs w:val="24"/>
          <w:highlight w:val="green"/>
          <w:lang w:val="ru-RU"/>
        </w:rPr>
        <w:t>8.</w:t>
      </w:r>
      <w:r w:rsidR="00A56FF8" w:rsidRPr="00B85F8B">
        <w:rPr>
          <w:rStyle w:val="goto"/>
          <w:rFonts w:ascii="Times New Roman" w:hAnsi="Times New Roman"/>
          <w:color w:val="000000"/>
          <w:sz w:val="24"/>
          <w:szCs w:val="24"/>
          <w:highlight w:val="green"/>
          <w:lang w:val="ru-RU"/>
        </w:rPr>
        <w:t>2</w:t>
      </w:r>
      <w:r w:rsidRPr="00B85F8B">
        <w:rPr>
          <w:rStyle w:val="goto"/>
          <w:rFonts w:ascii="Times New Roman" w:hAnsi="Times New Roman"/>
          <w:color w:val="000000"/>
          <w:sz w:val="24"/>
          <w:szCs w:val="24"/>
          <w:highlight w:val="green"/>
          <w:lang w:val="ru-RU"/>
        </w:rPr>
        <w:t xml:space="preserve"> Расчет параметров исходных сейсмических воздействий в баллах шкалы</w:t>
      </w:r>
      <w:r w:rsidR="00CA7A92" w:rsidRPr="00B85F8B">
        <w:rPr>
          <w:rStyle w:val="goto"/>
          <w:rFonts w:ascii="Times New Roman" w:hAnsi="Times New Roman"/>
          <w:color w:val="000000"/>
          <w:sz w:val="24"/>
          <w:szCs w:val="24"/>
          <w:highlight w:val="green"/>
          <w:lang w:val="ru-RU"/>
        </w:rPr>
        <w:t xml:space="preserve"> сейсмической интенсивности</w:t>
      </w:r>
      <w:r w:rsidRPr="00B85F8B">
        <w:rPr>
          <w:rStyle w:val="goto"/>
          <w:rFonts w:ascii="Times New Roman" w:hAnsi="Times New Roman"/>
          <w:color w:val="000000"/>
          <w:sz w:val="24"/>
          <w:szCs w:val="24"/>
          <w:highlight w:val="green"/>
          <w:lang w:val="ru-RU"/>
        </w:rPr>
        <w:t xml:space="preserve"> (методом расчета сейсмической сотрясаемости)</w:t>
      </w:r>
      <w:bookmarkEnd w:id="210"/>
      <w:bookmarkEnd w:id="211"/>
      <w:r w:rsidR="00F26EAD" w:rsidRPr="00B85F8B">
        <w:rPr>
          <w:rStyle w:val="goto"/>
          <w:rFonts w:ascii="Times New Roman" w:hAnsi="Times New Roman"/>
          <w:color w:val="000000"/>
          <w:sz w:val="24"/>
          <w:szCs w:val="24"/>
          <w:highlight w:val="green"/>
          <w:lang w:val="ru-RU"/>
        </w:rPr>
        <w:t xml:space="preserve"> </w:t>
      </w:r>
    </w:p>
    <w:p w14:paraId="4073C5BE" w14:textId="77777777" w:rsidR="00C5173D" w:rsidRPr="00B85F8B" w:rsidRDefault="00C5173D" w:rsidP="002C063F">
      <w:pPr>
        <w:spacing w:after="120" w:line="360" w:lineRule="auto"/>
        <w:ind w:firstLine="567"/>
        <w:jc w:val="both"/>
        <w:rPr>
          <w:rFonts w:ascii="Times New Roman" w:eastAsia="MS Mincho" w:hAnsi="Times New Roman" w:cs="Times New Roman"/>
          <w:highlight w:val="green"/>
          <w:lang w:val="ru-RU"/>
        </w:rPr>
      </w:pPr>
      <w:r w:rsidRPr="00B85F8B">
        <w:rPr>
          <w:rFonts w:ascii="Times New Roman" w:eastAsia="MS Mincho" w:hAnsi="Times New Roman" w:cs="Times New Roman"/>
          <w:highlight w:val="green"/>
          <w:lang w:val="ru-RU"/>
        </w:rPr>
        <w:t xml:space="preserve">Расчет сейсмической сотрясаемости в данной точке (ячейке матрицы сотрясаемости) позволяет получать вероятностные оценки исходной </w:t>
      </w:r>
      <w:r w:rsidR="007520B6" w:rsidRPr="00B85F8B">
        <w:rPr>
          <w:rFonts w:ascii="Times New Roman" w:hAnsi="Times New Roman" w:cs="Times New Roman"/>
          <w:highlight w:val="green"/>
          <w:lang w:val="ru-RU"/>
        </w:rPr>
        <w:t>интенсивности</w:t>
      </w:r>
      <w:r w:rsidRPr="00B85F8B">
        <w:rPr>
          <w:rFonts w:ascii="Times New Roman" w:eastAsia="MS Mincho" w:hAnsi="Times New Roman" w:cs="Times New Roman"/>
          <w:highlight w:val="green"/>
          <w:lang w:val="ru-RU"/>
        </w:rPr>
        <w:t xml:space="preserve"> в этой точке.</w:t>
      </w:r>
    </w:p>
    <w:p w14:paraId="3475E417" w14:textId="77777777" w:rsidR="00C5173D" w:rsidRPr="00B85F8B" w:rsidRDefault="00C5173D" w:rsidP="002C063F">
      <w:pPr>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 xml:space="preserve">Первичными материалами для оценки сейсмической сотрясаемости, то есть исходной </w:t>
      </w:r>
      <w:r w:rsidR="007520B6" w:rsidRPr="00B85F8B">
        <w:rPr>
          <w:rFonts w:ascii="Times New Roman" w:hAnsi="Times New Roman" w:cs="Times New Roman"/>
          <w:highlight w:val="green"/>
          <w:lang w:val="ru-RU"/>
        </w:rPr>
        <w:t>интенсивности</w:t>
      </w:r>
      <w:r w:rsidRPr="00B85F8B">
        <w:rPr>
          <w:rFonts w:ascii="Times New Roman" w:hAnsi="Times New Roman" w:cs="Times New Roman"/>
          <w:highlight w:val="green"/>
          <w:lang w:val="ru-RU"/>
        </w:rPr>
        <w:t xml:space="preserve"> и ее повторяемости, служат:</w:t>
      </w:r>
    </w:p>
    <w:p w14:paraId="29BC0692" w14:textId="77777777" w:rsidR="00C5173D" w:rsidRPr="00B85F8B" w:rsidRDefault="00C5173D" w:rsidP="002C063F">
      <w:pPr>
        <w:widowControl w:val="0"/>
        <w:autoSpaceDE w:val="0"/>
        <w:autoSpaceDN w:val="0"/>
        <w:adjustRightInd w:val="0"/>
        <w:spacing w:after="120" w:line="360" w:lineRule="auto"/>
        <w:ind w:firstLine="567"/>
        <w:jc w:val="both"/>
        <w:rPr>
          <w:rFonts w:ascii="Times New Roman" w:eastAsia="MS Mincho" w:hAnsi="Times New Roman" w:cs="Times New Roman"/>
          <w:highlight w:val="green"/>
          <w:lang w:val="ru-RU"/>
        </w:rPr>
      </w:pPr>
      <w:r w:rsidRPr="00B85F8B">
        <w:rPr>
          <w:rFonts w:ascii="Times New Roman" w:hAnsi="Times New Roman" w:cs="Times New Roman"/>
          <w:highlight w:val="green"/>
          <w:lang w:val="ru-RU"/>
        </w:rPr>
        <w:lastRenderedPageBreak/>
        <w:t xml:space="preserve">1) матрица </w:t>
      </w:r>
      <w:r w:rsidR="0014573C" w:rsidRPr="00B85F8B">
        <w:rPr>
          <w:rFonts w:ascii="Times New Roman" w:hAnsi="Times New Roman" w:cs="Times New Roman"/>
          <w:i/>
          <w:highlight w:val="green"/>
          <w:lang w:val="ru-RU"/>
        </w:rPr>
        <w:t>М</w:t>
      </w:r>
      <w:r w:rsidR="002E27A8" w:rsidRPr="00B85F8B">
        <w:rPr>
          <w:rFonts w:ascii="Times New Roman" w:hAnsi="Times New Roman" w:cs="Times New Roman"/>
          <w:highlight w:val="green"/>
          <w:vertAlign w:val="subscript"/>
        </w:rPr>
        <w:t>max</w:t>
      </w:r>
      <w:r w:rsidRPr="00B85F8B">
        <w:rPr>
          <w:rFonts w:ascii="Times New Roman" w:hAnsi="Times New Roman" w:cs="Times New Roman"/>
          <w:highlight w:val="green"/>
          <w:lang w:val="ru-RU"/>
        </w:rPr>
        <w:t>, являющаяся формализованным цифровым аналогом схемы зон ВОЗ;</w:t>
      </w:r>
    </w:p>
    <w:p w14:paraId="2D54DC11" w14:textId="5B2D8056" w:rsidR="00C5173D" w:rsidRPr="00B85F8B" w:rsidRDefault="00C5173D" w:rsidP="002C063F">
      <w:pPr>
        <w:widowControl w:val="0"/>
        <w:autoSpaceDE w:val="0"/>
        <w:autoSpaceDN w:val="0"/>
        <w:adjustRightInd w:val="0"/>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 xml:space="preserve">2) матрица сейсмической активности </w:t>
      </w:r>
      <w:r w:rsidRPr="00B85F8B">
        <w:rPr>
          <w:rFonts w:ascii="Times New Roman" w:hAnsi="Times New Roman" w:cs="Times New Roman"/>
          <w:i/>
          <w:highlight w:val="green"/>
        </w:rPr>
        <w:t>A</w:t>
      </w:r>
      <w:r w:rsidRPr="00B85F8B">
        <w:rPr>
          <w:rFonts w:ascii="Times New Roman" w:hAnsi="Times New Roman" w:cs="Times New Roman"/>
          <w:highlight w:val="green"/>
          <w:vertAlign w:val="subscript"/>
          <w:lang w:val="ru-RU"/>
        </w:rPr>
        <w:t>3</w:t>
      </w:r>
      <w:r w:rsidR="00D61D66" w:rsidRPr="00B85F8B">
        <w:rPr>
          <w:rFonts w:ascii="Times New Roman" w:hAnsi="Times New Roman" w:cs="Times New Roman"/>
          <w:highlight w:val="green"/>
          <w:vertAlign w:val="subscript"/>
          <w:lang w:val="ru-RU"/>
        </w:rPr>
        <w:t>,</w:t>
      </w:r>
      <w:r w:rsidRPr="00B85F8B">
        <w:rPr>
          <w:rFonts w:ascii="Times New Roman" w:hAnsi="Times New Roman" w:cs="Times New Roman"/>
          <w:highlight w:val="green"/>
          <w:vertAlign w:val="subscript"/>
          <w:lang w:val="ru-RU"/>
        </w:rPr>
        <w:t>3</w:t>
      </w:r>
      <w:r w:rsidRPr="00B85F8B">
        <w:rPr>
          <w:rFonts w:ascii="Times New Roman" w:hAnsi="Times New Roman" w:cs="Times New Roman"/>
          <w:highlight w:val="green"/>
          <w:lang w:val="ru-RU"/>
        </w:rPr>
        <w:t>, которая позволяет для каждой зоны ВОЗ</w:t>
      </w:r>
      <w:r w:rsidR="00112239" w:rsidRPr="00B85F8B">
        <w:rPr>
          <w:rFonts w:ascii="Times New Roman" w:hAnsi="Times New Roman" w:cs="Times New Roman"/>
          <w:highlight w:val="green"/>
          <w:lang w:val="ru-RU"/>
        </w:rPr>
        <w:t xml:space="preserve"> </w:t>
      </w:r>
      <w:r w:rsidRPr="00B85F8B">
        <w:rPr>
          <w:rFonts w:ascii="Times New Roman" w:hAnsi="Times New Roman" w:cs="Times New Roman"/>
          <w:highlight w:val="green"/>
          <w:lang w:val="ru-RU"/>
        </w:rPr>
        <w:t>определить</w:t>
      </w:r>
      <w:r w:rsidR="00112239" w:rsidRPr="00B85F8B">
        <w:rPr>
          <w:rFonts w:ascii="Times New Roman" w:hAnsi="Times New Roman" w:cs="Times New Roman"/>
          <w:highlight w:val="green"/>
          <w:lang w:val="ru-RU"/>
        </w:rPr>
        <w:t xml:space="preserve"> </w:t>
      </w:r>
      <w:r w:rsidRPr="00B85F8B">
        <w:rPr>
          <w:rFonts w:ascii="Times New Roman" w:hAnsi="Times New Roman" w:cs="Times New Roman"/>
          <w:highlight w:val="green"/>
          <w:lang w:val="ru-RU"/>
        </w:rPr>
        <w:t>присущую</w:t>
      </w:r>
      <w:r w:rsidR="00112239" w:rsidRPr="00B85F8B">
        <w:rPr>
          <w:rFonts w:ascii="Times New Roman" w:hAnsi="Times New Roman" w:cs="Times New Roman"/>
          <w:highlight w:val="green"/>
          <w:lang w:val="ru-RU"/>
        </w:rPr>
        <w:t xml:space="preserve"> </w:t>
      </w:r>
      <w:r w:rsidRPr="00B85F8B">
        <w:rPr>
          <w:rFonts w:ascii="Times New Roman" w:hAnsi="Times New Roman" w:cs="Times New Roman"/>
          <w:highlight w:val="green"/>
          <w:lang w:val="ru-RU"/>
        </w:rPr>
        <w:t>ей</w:t>
      </w:r>
      <w:r w:rsidR="00112239" w:rsidRPr="00B85F8B">
        <w:rPr>
          <w:rFonts w:ascii="Times New Roman" w:hAnsi="Times New Roman" w:cs="Times New Roman"/>
          <w:highlight w:val="green"/>
          <w:lang w:val="ru-RU"/>
        </w:rPr>
        <w:t xml:space="preserve"> </w:t>
      </w:r>
      <w:r w:rsidRPr="00B85F8B">
        <w:rPr>
          <w:rFonts w:ascii="Times New Roman" w:hAnsi="Times New Roman" w:cs="Times New Roman"/>
          <w:highlight w:val="green"/>
          <w:lang w:val="ru-RU"/>
        </w:rPr>
        <w:t xml:space="preserve">повторяемость землетрясений различных магнитуд </w:t>
      </w:r>
      <w:r w:rsidR="000A75D1" w:rsidRPr="00B85F8B">
        <w:rPr>
          <w:rFonts w:ascii="Times New Roman" w:hAnsi="Times New Roman" w:cs="Times New Roman"/>
          <w:highlight w:val="green"/>
          <w:lang w:val="ru-RU"/>
        </w:rPr>
        <w:br/>
      </w:r>
      <w:r w:rsidRPr="00B85F8B">
        <w:rPr>
          <w:rFonts w:ascii="Times New Roman" w:hAnsi="Times New Roman" w:cs="Times New Roman"/>
          <w:i/>
          <w:highlight w:val="green"/>
        </w:rPr>
        <w:t>M</w:t>
      </w:r>
      <w:r w:rsidR="000A75D1" w:rsidRPr="00B85F8B">
        <w:rPr>
          <w:rFonts w:ascii="Times New Roman" w:hAnsi="Times New Roman" w:cs="Times New Roman"/>
          <w:i/>
          <w:highlight w:val="green"/>
          <w:lang w:val="ru-RU"/>
        </w:rPr>
        <w:t xml:space="preserve"> </w:t>
      </w:r>
      <w:r w:rsidRPr="00B85F8B">
        <w:rPr>
          <w:rFonts w:ascii="Times New Roman" w:hAnsi="Times New Roman" w:cs="Times New Roman"/>
          <w:highlight w:val="green"/>
          <w:u w:val="single"/>
          <w:lang w:val="ru-RU"/>
        </w:rPr>
        <w:t>&lt;</w:t>
      </w:r>
      <w:r w:rsidR="000A75D1" w:rsidRPr="00B85F8B">
        <w:rPr>
          <w:rFonts w:ascii="Times New Roman" w:hAnsi="Times New Roman" w:cs="Times New Roman"/>
          <w:highlight w:val="green"/>
          <w:u w:val="single"/>
          <w:lang w:val="ru-RU"/>
        </w:rPr>
        <w:t xml:space="preserve"> </w:t>
      </w:r>
      <w:r w:rsidR="0014573C" w:rsidRPr="00B85F8B">
        <w:rPr>
          <w:rFonts w:ascii="Times New Roman" w:hAnsi="Times New Roman" w:cs="Times New Roman"/>
          <w:i/>
          <w:highlight w:val="green"/>
          <w:lang w:val="ru-RU"/>
        </w:rPr>
        <w:t>М</w:t>
      </w:r>
      <w:r w:rsidR="004A5EF7" w:rsidRPr="00B85F8B">
        <w:rPr>
          <w:rFonts w:ascii="Times New Roman" w:hAnsi="Times New Roman" w:cs="Times New Roman"/>
          <w:highlight w:val="green"/>
          <w:vertAlign w:val="subscript"/>
        </w:rPr>
        <w:t>max</w:t>
      </w:r>
      <w:r w:rsidRPr="00B85F8B">
        <w:rPr>
          <w:rFonts w:ascii="Times New Roman" w:hAnsi="Times New Roman" w:cs="Times New Roman"/>
          <w:highlight w:val="green"/>
          <w:lang w:val="ru-RU"/>
        </w:rPr>
        <w:t xml:space="preserve">; </w:t>
      </w:r>
      <w:r w:rsidR="002070E5" w:rsidRPr="00B85F8B">
        <w:rPr>
          <w:rFonts w:ascii="Times New Roman" w:hAnsi="Times New Roman" w:cs="Times New Roman"/>
          <w:highlight w:val="green"/>
          <w:lang w:val="ru-RU"/>
        </w:rPr>
        <w:t xml:space="preserve">при этом в используемой при расчетах сейсмической сотрясаемости матрице сейсмической активности в пределах каждой зоны ВОЗ </w:t>
      </w:r>
      <w:r w:rsidR="00BB5679" w:rsidRPr="00B85F8B">
        <w:rPr>
          <w:rFonts w:ascii="Times New Roman" w:hAnsi="Times New Roman" w:cs="Times New Roman"/>
          <w:b/>
          <w:highlight w:val="green"/>
          <w:lang w:val="ru-RU"/>
        </w:rPr>
        <w:t>принима</w:t>
      </w:r>
      <w:r w:rsidR="002070E5" w:rsidRPr="00B85F8B">
        <w:rPr>
          <w:rFonts w:ascii="Times New Roman" w:hAnsi="Times New Roman" w:cs="Times New Roman"/>
          <w:highlight w:val="green"/>
          <w:lang w:val="ru-RU"/>
        </w:rPr>
        <w:t>ется одно и то же значение сейсмической активности</w:t>
      </w:r>
      <w:r w:rsidR="00D61D66" w:rsidRPr="00B85F8B">
        <w:rPr>
          <w:rFonts w:ascii="Times New Roman" w:hAnsi="Times New Roman" w:cs="Times New Roman"/>
          <w:highlight w:val="green"/>
          <w:lang w:val="ru-RU"/>
        </w:rPr>
        <w:t xml:space="preserve">; </w:t>
      </w:r>
    </w:p>
    <w:p w14:paraId="2B8B4787" w14:textId="77777777" w:rsidR="00C5173D" w:rsidRPr="00B85F8B" w:rsidRDefault="00C5173D" w:rsidP="002C063F">
      <w:pPr>
        <w:widowControl w:val="0"/>
        <w:autoSpaceDE w:val="0"/>
        <w:autoSpaceDN w:val="0"/>
        <w:adjustRightInd w:val="0"/>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 xml:space="preserve">3) наклон графика повторяемости </w:t>
      </w:r>
      <w:r w:rsidRPr="00B85F8B">
        <w:rPr>
          <w:rFonts w:ascii="Times New Roman" w:hAnsi="Times New Roman" w:cs="Times New Roman"/>
          <w:i/>
          <w:highlight w:val="green"/>
        </w:rPr>
        <w:t>b</w:t>
      </w:r>
      <w:r w:rsidRPr="00B85F8B">
        <w:rPr>
          <w:rFonts w:ascii="Times New Roman" w:hAnsi="Times New Roman" w:cs="Times New Roman"/>
          <w:highlight w:val="green"/>
          <w:lang w:val="ru-RU"/>
        </w:rPr>
        <w:t>, определяющий вместе с сейсмической активностью повторяемость землетрясений различных магнитуд;</w:t>
      </w:r>
    </w:p>
    <w:p w14:paraId="1943C73C" w14:textId="7D047F87" w:rsidR="00C5173D" w:rsidRPr="00B85F8B" w:rsidRDefault="00C5173D" w:rsidP="002C063F">
      <w:pPr>
        <w:widowControl w:val="0"/>
        <w:autoSpaceDE w:val="0"/>
        <w:autoSpaceDN w:val="0"/>
        <w:adjustRightInd w:val="0"/>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4) данные о средних глубинах очагов землетрясений, источником которых служат распределения по глубине гипоцентров сильных и умеренных землетрясений</w:t>
      </w:r>
      <w:r w:rsidR="002F1E1A" w:rsidRPr="00B85F8B">
        <w:rPr>
          <w:rFonts w:ascii="Times New Roman" w:hAnsi="Times New Roman" w:cs="Times New Roman"/>
          <w:highlight w:val="green"/>
          <w:lang w:val="ru-RU"/>
        </w:rPr>
        <w:t xml:space="preserve">, при этом за среднюю глубину очагов, </w:t>
      </w:r>
      <w:r w:rsidR="00BB5679" w:rsidRPr="00B85F8B">
        <w:rPr>
          <w:rFonts w:ascii="Times New Roman" w:hAnsi="Times New Roman" w:cs="Times New Roman"/>
          <w:b/>
          <w:highlight w:val="green"/>
          <w:lang w:val="ru-RU"/>
        </w:rPr>
        <w:t>как правило</w:t>
      </w:r>
      <w:r w:rsidR="007D7208" w:rsidRPr="00B85F8B">
        <w:rPr>
          <w:rFonts w:ascii="Times New Roman" w:hAnsi="Times New Roman" w:cs="Times New Roman"/>
          <w:highlight w:val="green"/>
          <w:lang w:val="ru-RU"/>
        </w:rPr>
        <w:t>,</w:t>
      </w:r>
      <w:r w:rsidR="002F1E1A" w:rsidRPr="00B85F8B">
        <w:rPr>
          <w:rFonts w:ascii="Times New Roman" w:hAnsi="Times New Roman" w:cs="Times New Roman"/>
          <w:highlight w:val="green"/>
          <w:lang w:val="ru-RU"/>
        </w:rPr>
        <w:t xml:space="preserve"> </w:t>
      </w:r>
      <w:r w:rsidR="00BB5679" w:rsidRPr="00B85F8B">
        <w:rPr>
          <w:rFonts w:ascii="Times New Roman" w:hAnsi="Times New Roman" w:cs="Times New Roman"/>
          <w:b/>
          <w:highlight w:val="green"/>
          <w:lang w:val="ru-RU"/>
        </w:rPr>
        <w:t>принима</w:t>
      </w:r>
      <w:r w:rsidR="00E81792" w:rsidRPr="00B85F8B">
        <w:rPr>
          <w:rFonts w:ascii="Times New Roman" w:hAnsi="Times New Roman" w:cs="Times New Roman"/>
          <w:highlight w:val="green"/>
          <w:lang w:val="ru-RU"/>
        </w:rPr>
        <w:t>ют</w:t>
      </w:r>
      <w:r w:rsidR="002F1E1A" w:rsidRPr="00B85F8B">
        <w:rPr>
          <w:rFonts w:ascii="Times New Roman" w:hAnsi="Times New Roman" w:cs="Times New Roman"/>
          <w:highlight w:val="green"/>
          <w:lang w:val="ru-RU"/>
        </w:rPr>
        <w:t xml:space="preserve"> </w:t>
      </w:r>
      <w:r w:rsidR="009C7E0C" w:rsidRPr="00B85F8B">
        <w:rPr>
          <w:rFonts w:ascii="Times New Roman" w:hAnsi="Times New Roman" w:cs="Times New Roman"/>
          <w:highlight w:val="green"/>
          <w:lang w:val="ru-RU"/>
        </w:rPr>
        <w:t>глубин</w:t>
      </w:r>
      <w:r w:rsidR="00E81792" w:rsidRPr="00B85F8B">
        <w:rPr>
          <w:rFonts w:ascii="Times New Roman" w:hAnsi="Times New Roman" w:cs="Times New Roman"/>
          <w:highlight w:val="green"/>
          <w:lang w:val="ru-RU"/>
        </w:rPr>
        <w:t>у</w:t>
      </w:r>
      <w:r w:rsidR="009C7E0C" w:rsidRPr="00B85F8B">
        <w:rPr>
          <w:rFonts w:ascii="Times New Roman" w:hAnsi="Times New Roman" w:cs="Times New Roman"/>
          <w:highlight w:val="green"/>
          <w:lang w:val="ru-RU"/>
        </w:rPr>
        <w:t xml:space="preserve"> </w:t>
      </w:r>
      <w:r w:rsidR="002F1E1A" w:rsidRPr="00B85F8B">
        <w:rPr>
          <w:rFonts w:ascii="Times New Roman" w:hAnsi="Times New Roman" w:cs="Times New Roman"/>
          <w:highlight w:val="green"/>
          <w:lang w:val="ru-RU"/>
        </w:rPr>
        <w:t>кровл</w:t>
      </w:r>
      <w:r w:rsidR="009C7E0C" w:rsidRPr="00B85F8B">
        <w:rPr>
          <w:rFonts w:ascii="Times New Roman" w:hAnsi="Times New Roman" w:cs="Times New Roman"/>
          <w:highlight w:val="green"/>
          <w:lang w:val="ru-RU"/>
        </w:rPr>
        <w:t>и</w:t>
      </w:r>
      <w:r w:rsidR="002F1E1A" w:rsidRPr="00B85F8B">
        <w:rPr>
          <w:rFonts w:ascii="Times New Roman" w:hAnsi="Times New Roman" w:cs="Times New Roman"/>
          <w:highlight w:val="green"/>
          <w:lang w:val="ru-RU"/>
        </w:rPr>
        <w:t xml:space="preserve"> слоя, в котором наблюдается максимум распределения по глубине гипоцентров сильных и умеренных землетрясений</w:t>
      </w:r>
      <w:r w:rsidRPr="00B85F8B">
        <w:rPr>
          <w:rFonts w:ascii="Times New Roman" w:hAnsi="Times New Roman" w:cs="Times New Roman"/>
          <w:highlight w:val="green"/>
          <w:lang w:val="ru-RU"/>
        </w:rPr>
        <w:t>;</w:t>
      </w:r>
    </w:p>
    <w:p w14:paraId="583EFD52" w14:textId="77777777" w:rsidR="00C5173D" w:rsidRPr="00B85F8B" w:rsidRDefault="00C5173D" w:rsidP="002C063F">
      <w:pPr>
        <w:widowControl w:val="0"/>
        <w:autoSpaceDE w:val="0"/>
        <w:autoSpaceDN w:val="0"/>
        <w:adjustRightInd w:val="0"/>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5) уравнение макросейсмического поля</w:t>
      </w:r>
      <w:r w:rsidR="00B91ECC" w:rsidRPr="00B85F8B">
        <w:rPr>
          <w:rFonts w:ascii="Times New Roman" w:hAnsi="Times New Roman" w:cs="Times New Roman"/>
          <w:highlight w:val="green"/>
          <w:lang w:val="ru-RU"/>
        </w:rPr>
        <w:t xml:space="preserve"> </w:t>
      </w:r>
      <w:r w:rsidR="00E81792" w:rsidRPr="00B85F8B">
        <w:rPr>
          <w:rFonts w:ascii="Times New Roman" w:hAnsi="Times New Roman" w:cs="Times New Roman"/>
          <w:highlight w:val="green"/>
          <w:lang w:val="ru-RU"/>
        </w:rPr>
        <w:t>(</w:t>
      </w:r>
      <w:r w:rsidR="00B91ECC" w:rsidRPr="00B85F8B">
        <w:rPr>
          <w:rFonts w:ascii="Times New Roman" w:hAnsi="Times New Roman" w:cs="Times New Roman"/>
          <w:highlight w:val="green"/>
          <w:lang w:val="ru-RU"/>
        </w:rPr>
        <w:t>УМП</w:t>
      </w:r>
      <w:r w:rsidR="00E81792" w:rsidRPr="00B85F8B">
        <w:rPr>
          <w:rFonts w:ascii="Times New Roman" w:hAnsi="Times New Roman" w:cs="Times New Roman"/>
          <w:highlight w:val="green"/>
          <w:lang w:val="ru-RU"/>
        </w:rPr>
        <w:t>)</w:t>
      </w:r>
      <w:r w:rsidRPr="00B85F8B">
        <w:rPr>
          <w:rFonts w:ascii="Times New Roman" w:hAnsi="Times New Roman" w:cs="Times New Roman"/>
          <w:highlight w:val="green"/>
          <w:lang w:val="ru-RU"/>
        </w:rPr>
        <w:t xml:space="preserve">, дающее эмпирическую корреляционную связь между наблюдаемой макросейсмической </w:t>
      </w:r>
      <w:r w:rsidR="007520B6" w:rsidRPr="00B85F8B">
        <w:rPr>
          <w:rFonts w:ascii="Times New Roman" w:hAnsi="Times New Roman" w:cs="Times New Roman"/>
          <w:highlight w:val="green"/>
          <w:lang w:val="ru-RU"/>
        </w:rPr>
        <w:t>интенсивностью</w:t>
      </w:r>
      <w:r w:rsidRPr="00B85F8B">
        <w:rPr>
          <w:rFonts w:ascii="Times New Roman" w:hAnsi="Times New Roman" w:cs="Times New Roman"/>
          <w:highlight w:val="green"/>
          <w:lang w:val="ru-RU"/>
        </w:rPr>
        <w:t>,</w:t>
      </w:r>
      <w:r w:rsidR="00112239" w:rsidRPr="00B85F8B">
        <w:rPr>
          <w:rFonts w:ascii="Times New Roman" w:hAnsi="Times New Roman" w:cs="Times New Roman"/>
          <w:highlight w:val="green"/>
          <w:lang w:val="ru-RU"/>
        </w:rPr>
        <w:t xml:space="preserve"> </w:t>
      </w:r>
      <w:r w:rsidRPr="00B85F8B">
        <w:rPr>
          <w:rFonts w:ascii="Times New Roman" w:hAnsi="Times New Roman" w:cs="Times New Roman"/>
          <w:highlight w:val="green"/>
          <w:lang w:val="ru-RU"/>
        </w:rPr>
        <w:t>магнитудой землетрясения, эпицентральным расстоянием и глубиной очага.</w:t>
      </w:r>
    </w:p>
    <w:p w14:paraId="0389194C" w14:textId="77777777" w:rsidR="00C5173D" w:rsidRPr="00B85F8B" w:rsidRDefault="00C5173D" w:rsidP="002C063F">
      <w:pPr>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При расчетах сейсмической сотрясаемости используется</w:t>
      </w:r>
      <w:r w:rsidR="00B91ECC" w:rsidRPr="00B85F8B">
        <w:rPr>
          <w:rFonts w:ascii="Times New Roman" w:hAnsi="Times New Roman" w:cs="Times New Roman"/>
          <w:highlight w:val="green"/>
          <w:lang w:val="ru-RU"/>
        </w:rPr>
        <w:t xml:space="preserve"> УМП</w:t>
      </w:r>
      <w:r w:rsidR="00112239" w:rsidRPr="00B85F8B">
        <w:rPr>
          <w:rFonts w:ascii="Times New Roman" w:hAnsi="Times New Roman" w:cs="Times New Roman"/>
          <w:highlight w:val="green"/>
          <w:lang w:val="ru-RU"/>
        </w:rPr>
        <w:t xml:space="preserve"> </w:t>
      </w:r>
      <w:r w:rsidRPr="00B85F8B">
        <w:rPr>
          <w:rFonts w:ascii="Times New Roman" w:hAnsi="Times New Roman" w:cs="Times New Roman"/>
          <w:highlight w:val="green"/>
          <w:lang w:val="ru-RU"/>
        </w:rPr>
        <w:t>в форме Блейка</w:t>
      </w:r>
      <w:r w:rsidR="005E3024" w:rsidRPr="00B85F8B">
        <w:rPr>
          <w:rFonts w:ascii="Times New Roman" w:hAnsi="Times New Roman" w:cs="Times New Roman"/>
          <w:highlight w:val="green"/>
          <w:lang w:val="ru-RU"/>
        </w:rPr>
        <w:t>–</w:t>
      </w:r>
      <w:r w:rsidRPr="00B85F8B">
        <w:rPr>
          <w:rFonts w:ascii="Times New Roman" w:hAnsi="Times New Roman" w:cs="Times New Roman"/>
          <w:highlight w:val="green"/>
          <w:lang w:val="ru-RU"/>
        </w:rPr>
        <w:t>Шебалина</w:t>
      </w:r>
      <w:r w:rsidR="00FB76BA" w:rsidRPr="00B85F8B">
        <w:rPr>
          <w:rFonts w:ascii="Times New Roman" w:hAnsi="Times New Roman" w:cs="Times New Roman"/>
          <w:highlight w:val="green"/>
          <w:lang w:val="ru-RU"/>
        </w:rPr>
        <w:t xml:space="preserve">, параметры которого получены относительно грунтов категории </w:t>
      </w:r>
      <w:r w:rsidR="005E3024" w:rsidRPr="00B85F8B">
        <w:rPr>
          <w:rFonts w:ascii="Times New Roman" w:hAnsi="Times New Roman" w:cs="Times New Roman"/>
          <w:highlight w:val="green"/>
        </w:rPr>
        <w:t>II</w:t>
      </w:r>
      <w:r w:rsidR="005E3024" w:rsidRPr="00B85F8B">
        <w:rPr>
          <w:rFonts w:ascii="Times New Roman" w:hAnsi="Times New Roman" w:cs="Times New Roman"/>
          <w:highlight w:val="green"/>
          <w:lang w:val="ru-RU"/>
        </w:rPr>
        <w:t xml:space="preserve"> </w:t>
      </w:r>
      <w:r w:rsidR="00FB76BA" w:rsidRPr="00B85F8B">
        <w:rPr>
          <w:rFonts w:ascii="Times New Roman" w:hAnsi="Times New Roman" w:cs="Times New Roman"/>
          <w:highlight w:val="green"/>
          <w:lang w:val="ru-RU"/>
        </w:rPr>
        <w:t>по сейсмическим свойствам</w:t>
      </w:r>
      <w:r w:rsidRPr="00B85F8B">
        <w:rPr>
          <w:rFonts w:ascii="Times New Roman" w:hAnsi="Times New Roman" w:cs="Times New Roman"/>
          <w:highlight w:val="green"/>
          <w:lang w:val="ru-RU"/>
        </w:rPr>
        <w:t>:</w:t>
      </w:r>
    </w:p>
    <w:p w14:paraId="3D9C184E" w14:textId="77777777" w:rsidR="00C5173D" w:rsidRPr="00B85F8B" w:rsidRDefault="00B43DCC" w:rsidP="002C063F">
      <w:pPr>
        <w:spacing w:after="120" w:line="360" w:lineRule="auto"/>
        <w:ind w:firstLine="567"/>
        <w:jc w:val="right"/>
        <w:rPr>
          <w:rFonts w:ascii="Times New Roman" w:hAnsi="Times New Roman" w:cs="Times New Roman"/>
          <w:highlight w:val="green"/>
          <w:lang w:val="ru-RU"/>
        </w:rPr>
      </w:pPr>
      <w:r w:rsidRPr="00B85F8B">
        <w:rPr>
          <w:rFonts w:ascii="Times New Roman" w:hAnsi="Times New Roman" w:cs="Times New Roman"/>
          <w:i/>
          <w:highlight w:val="green"/>
        </w:rPr>
        <w:t>I</w:t>
      </w:r>
      <w:r w:rsidRPr="00B85F8B">
        <w:rPr>
          <w:rFonts w:ascii="Times New Roman" w:hAnsi="Times New Roman" w:cs="Times New Roman"/>
          <w:highlight w:val="green"/>
          <w:lang w:val="ru-RU"/>
        </w:rPr>
        <w:t xml:space="preserve"> = </w:t>
      </w:r>
      <w:r w:rsidRPr="00B85F8B">
        <w:rPr>
          <w:rFonts w:ascii="Times New Roman" w:hAnsi="Times New Roman" w:cs="Times New Roman"/>
          <w:i/>
          <w:highlight w:val="green"/>
        </w:rPr>
        <w:t>aM</w:t>
      </w:r>
      <w:r w:rsidRPr="00B85F8B">
        <w:rPr>
          <w:rFonts w:ascii="Times New Roman" w:hAnsi="Times New Roman" w:cs="Times New Roman"/>
          <w:i/>
          <w:highlight w:val="green"/>
          <w:vertAlign w:val="subscript"/>
        </w:rPr>
        <w:t>S</w:t>
      </w:r>
      <w:r w:rsidRPr="00B85F8B">
        <w:rPr>
          <w:rFonts w:ascii="Times New Roman" w:hAnsi="Times New Roman" w:cs="Times New Roman"/>
          <w:highlight w:val="green"/>
          <w:lang w:val="ru-RU"/>
        </w:rPr>
        <w:t xml:space="preserve"> – </w:t>
      </w:r>
      <w:r w:rsidRPr="00B85F8B">
        <w:rPr>
          <w:rFonts w:ascii="Times New Roman" w:hAnsi="Times New Roman" w:cs="Times New Roman"/>
          <w:i/>
          <w:highlight w:val="green"/>
        </w:rPr>
        <w:t>v</w:t>
      </w:r>
      <w:r w:rsidR="00531F98" w:rsidRPr="00B85F8B">
        <w:rPr>
          <w:rFonts w:ascii="Times New Roman" w:hAnsi="Times New Roman" w:cs="Times New Roman"/>
          <w:i/>
          <w:highlight w:val="green"/>
        </w:rPr>
        <w:sym w:font="Symbol" w:char="F0D7"/>
      </w:r>
      <w:r w:rsidR="00531F98" w:rsidRPr="00B85F8B">
        <w:rPr>
          <w:rFonts w:ascii="Times New Roman" w:hAnsi="Times New Roman" w:cs="Times New Roman"/>
          <w:i/>
          <w:highlight w:val="green"/>
          <w:lang w:val="ru-RU"/>
        </w:rPr>
        <w:t xml:space="preserve"> </w:t>
      </w:r>
      <w:r w:rsidRPr="00B85F8B">
        <w:rPr>
          <w:rFonts w:ascii="Times New Roman" w:hAnsi="Times New Roman" w:cs="Times New Roman"/>
          <w:highlight w:val="green"/>
        </w:rPr>
        <w:t>lg</w:t>
      </w:r>
      <w:r w:rsidRPr="00B85F8B">
        <w:rPr>
          <w:rFonts w:ascii="Times New Roman" w:hAnsi="Times New Roman" w:cs="Times New Roman"/>
          <w:i/>
          <w:highlight w:val="green"/>
        </w:rPr>
        <w:t>R</w:t>
      </w:r>
      <w:r w:rsidRPr="00B85F8B">
        <w:rPr>
          <w:rFonts w:ascii="Times New Roman" w:hAnsi="Times New Roman" w:cs="Times New Roman"/>
          <w:highlight w:val="green"/>
          <w:lang w:val="ru-RU"/>
        </w:rPr>
        <w:t xml:space="preserve"> + </w:t>
      </w:r>
      <w:r w:rsidRPr="00B85F8B">
        <w:rPr>
          <w:rFonts w:ascii="Times New Roman" w:hAnsi="Times New Roman" w:cs="Times New Roman"/>
          <w:i/>
          <w:highlight w:val="green"/>
        </w:rPr>
        <w:t>c</w:t>
      </w:r>
      <w:r w:rsidR="00C5173D" w:rsidRPr="00B85F8B">
        <w:rPr>
          <w:rFonts w:ascii="Times New Roman" w:hAnsi="Times New Roman" w:cs="Times New Roman"/>
          <w:highlight w:val="green"/>
          <w:lang w:val="ru-RU"/>
        </w:rPr>
        <w:t xml:space="preserve">, </w:t>
      </w:r>
      <w:r w:rsidR="004C749C" w:rsidRPr="00B85F8B">
        <w:rPr>
          <w:rFonts w:ascii="Times New Roman" w:hAnsi="Times New Roman" w:cs="Times New Roman"/>
          <w:highlight w:val="green"/>
          <w:lang w:val="ru-RU"/>
        </w:rPr>
        <w:tab/>
      </w:r>
      <w:r w:rsidR="004C749C" w:rsidRPr="00B85F8B">
        <w:rPr>
          <w:rFonts w:ascii="Times New Roman" w:hAnsi="Times New Roman" w:cs="Times New Roman"/>
          <w:highlight w:val="green"/>
          <w:lang w:val="ru-RU"/>
        </w:rPr>
        <w:tab/>
      </w:r>
      <w:r w:rsidR="004C749C" w:rsidRPr="00B85F8B">
        <w:rPr>
          <w:rFonts w:ascii="Times New Roman" w:hAnsi="Times New Roman" w:cs="Times New Roman"/>
          <w:highlight w:val="green"/>
          <w:lang w:val="ru-RU"/>
        </w:rPr>
        <w:tab/>
      </w:r>
      <w:r w:rsidR="004C749C" w:rsidRPr="00B85F8B">
        <w:rPr>
          <w:rFonts w:ascii="Times New Roman" w:hAnsi="Times New Roman" w:cs="Times New Roman"/>
          <w:highlight w:val="green"/>
          <w:lang w:val="ru-RU"/>
        </w:rPr>
        <w:tab/>
        <w:t>(8.1)</w:t>
      </w:r>
    </w:p>
    <w:p w14:paraId="285D3BCF" w14:textId="77777777" w:rsidR="00FC3C65" w:rsidRPr="00B85F8B" w:rsidRDefault="00C5173D" w:rsidP="002C063F">
      <w:pPr>
        <w:spacing w:after="120" w:line="360" w:lineRule="auto"/>
        <w:jc w:val="both"/>
        <w:rPr>
          <w:rFonts w:ascii="Times New Roman" w:hAnsi="Times New Roman" w:cs="Times New Roman"/>
          <w:highlight w:val="green"/>
          <w:lang w:val="ru-RU"/>
        </w:rPr>
      </w:pPr>
      <w:r w:rsidRPr="00B85F8B">
        <w:rPr>
          <w:rFonts w:ascii="Times New Roman" w:hAnsi="Times New Roman" w:cs="Times New Roman"/>
          <w:highlight w:val="green"/>
          <w:lang w:val="ru-RU"/>
        </w:rPr>
        <w:t xml:space="preserve">где </w:t>
      </w:r>
      <w:r w:rsidRPr="00B85F8B">
        <w:rPr>
          <w:rFonts w:ascii="Times New Roman" w:hAnsi="Times New Roman" w:cs="Times New Roman"/>
          <w:i/>
          <w:iCs/>
          <w:highlight w:val="green"/>
        </w:rPr>
        <w:t>R</w:t>
      </w:r>
      <w:r w:rsidRPr="00B85F8B">
        <w:rPr>
          <w:rFonts w:ascii="Times New Roman" w:hAnsi="Times New Roman" w:cs="Times New Roman"/>
          <w:highlight w:val="green"/>
          <w:lang w:val="ru-RU"/>
        </w:rPr>
        <w:t xml:space="preserve"> </w:t>
      </w:r>
      <w:r w:rsidR="009A64E6" w:rsidRPr="00B85F8B">
        <w:rPr>
          <w:rFonts w:ascii="Times New Roman" w:hAnsi="Times New Roman"/>
          <w:color w:val="000000"/>
          <w:sz w:val="28"/>
          <w:szCs w:val="28"/>
          <w:highlight w:val="green"/>
          <w:lang w:val="ru-RU"/>
        </w:rPr>
        <w:t>–</w:t>
      </w:r>
      <w:r w:rsidRPr="00B85F8B">
        <w:rPr>
          <w:rFonts w:ascii="Times New Roman" w:hAnsi="Times New Roman" w:cs="Times New Roman"/>
          <w:sz w:val="28"/>
          <w:szCs w:val="28"/>
          <w:highlight w:val="green"/>
          <w:lang w:val="ru-RU"/>
        </w:rPr>
        <w:t xml:space="preserve"> </w:t>
      </w:r>
      <w:r w:rsidRPr="00B85F8B">
        <w:rPr>
          <w:rFonts w:ascii="Times New Roman" w:hAnsi="Times New Roman" w:cs="Times New Roman"/>
          <w:highlight w:val="green"/>
          <w:lang w:val="ru-RU"/>
        </w:rPr>
        <w:t xml:space="preserve">расстояние между гипоцентром землетрясения и точкой наблюдения, то есть </w:t>
      </w:r>
      <w:r w:rsidRPr="00B85F8B">
        <w:rPr>
          <w:rFonts w:ascii="Times New Roman" w:hAnsi="Times New Roman" w:cs="Times New Roman"/>
          <w:position w:val="-12"/>
          <w:highlight w:val="green"/>
        </w:rPr>
        <w:object w:dxaOrig="1500" w:dyaOrig="440" w14:anchorId="0EEAC3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05pt;height:20.4pt" o:ole="">
            <v:imagedata r:id="rId11" o:title=""/>
          </v:shape>
          <o:OLEObject Type="Embed" ProgID="Equation.3" ShapeID="_x0000_i1025" DrawAspect="Content" ObjectID="_1769330535" r:id="rId12"/>
        </w:object>
      </w:r>
      <w:r w:rsidRPr="00B85F8B">
        <w:rPr>
          <w:rFonts w:ascii="Times New Roman" w:hAnsi="Times New Roman" w:cs="Times New Roman"/>
          <w:highlight w:val="green"/>
          <w:lang w:val="ru-RU"/>
        </w:rPr>
        <w:t xml:space="preserve">. Здесь </w:t>
      </w:r>
      <w:r w:rsidRPr="00B85F8B">
        <w:rPr>
          <w:rFonts w:ascii="Times New Roman" w:hAnsi="Times New Roman" w:cs="Times New Roman"/>
          <w:iCs/>
          <w:highlight w:val="green"/>
        </w:rPr>
        <w:sym w:font="Symbol" w:char="F044"/>
      </w:r>
      <w:r w:rsidRPr="00B85F8B">
        <w:rPr>
          <w:rFonts w:ascii="Times New Roman" w:hAnsi="Times New Roman" w:cs="Times New Roman"/>
          <w:highlight w:val="green"/>
          <w:lang w:val="ru-RU"/>
        </w:rPr>
        <w:t xml:space="preserve"> и </w:t>
      </w:r>
      <w:r w:rsidRPr="00B85F8B">
        <w:rPr>
          <w:rFonts w:ascii="Times New Roman" w:hAnsi="Times New Roman" w:cs="Times New Roman"/>
          <w:i/>
          <w:iCs/>
          <w:highlight w:val="green"/>
        </w:rPr>
        <w:t>h</w:t>
      </w:r>
      <w:r w:rsidR="00B71E7A" w:rsidRPr="00B85F8B">
        <w:rPr>
          <w:rFonts w:ascii="Times New Roman" w:hAnsi="Times New Roman" w:cs="Times New Roman"/>
          <w:i/>
          <w:iCs/>
          <w:highlight w:val="green"/>
          <w:lang w:val="ru-RU"/>
        </w:rPr>
        <w:t xml:space="preserve"> </w:t>
      </w:r>
      <w:r w:rsidR="009A64E6" w:rsidRPr="00B85F8B">
        <w:rPr>
          <w:rFonts w:ascii="Times New Roman" w:hAnsi="Times New Roman"/>
          <w:color w:val="000000"/>
          <w:highlight w:val="green"/>
          <w:lang w:val="ru-RU"/>
        </w:rPr>
        <w:t>–</w:t>
      </w:r>
      <w:r w:rsidR="00B71E7A" w:rsidRPr="00B85F8B">
        <w:rPr>
          <w:rFonts w:ascii="Times New Roman" w:hAnsi="Times New Roman"/>
          <w:color w:val="000000"/>
          <w:highlight w:val="green"/>
          <w:lang w:val="ru-RU"/>
        </w:rPr>
        <w:t xml:space="preserve"> </w:t>
      </w:r>
      <w:r w:rsidRPr="00B85F8B">
        <w:rPr>
          <w:rFonts w:ascii="Times New Roman" w:hAnsi="Times New Roman" w:cs="Times New Roman"/>
          <w:highlight w:val="green"/>
          <w:lang w:val="ru-RU"/>
        </w:rPr>
        <w:t>эпицентральное расстояние и глубина очага в километрах</w:t>
      </w:r>
      <w:r w:rsidR="00531F98" w:rsidRPr="00B85F8B">
        <w:rPr>
          <w:rFonts w:ascii="Times New Roman" w:hAnsi="Times New Roman" w:cs="Times New Roman"/>
          <w:highlight w:val="green"/>
          <w:lang w:val="ru-RU"/>
        </w:rPr>
        <w:t xml:space="preserve"> соответственно</w:t>
      </w:r>
      <w:r w:rsidR="009362AF" w:rsidRPr="00B85F8B">
        <w:rPr>
          <w:rFonts w:ascii="Times New Roman" w:hAnsi="Times New Roman" w:cs="Times New Roman"/>
          <w:highlight w:val="green"/>
          <w:lang w:val="ru-RU"/>
        </w:rPr>
        <w:t>,</w:t>
      </w:r>
      <w:r w:rsidR="00B91ECC" w:rsidRPr="00B85F8B">
        <w:rPr>
          <w:rFonts w:ascii="Times New Roman" w:hAnsi="Times New Roman" w:cs="Times New Roman"/>
          <w:highlight w:val="green"/>
          <w:lang w:val="ru-RU"/>
        </w:rPr>
        <w:t xml:space="preserve"> </w:t>
      </w:r>
    </w:p>
    <w:p w14:paraId="1BCC3504" w14:textId="77777777" w:rsidR="009362AF" w:rsidRPr="00B85F8B" w:rsidRDefault="009362AF" w:rsidP="009362AF">
      <w:pPr>
        <w:spacing w:after="120" w:line="360" w:lineRule="auto"/>
        <w:ind w:firstLine="567"/>
        <w:jc w:val="both"/>
        <w:rPr>
          <w:rFonts w:ascii="Times New Roman" w:hAnsi="Times New Roman" w:cs="Times New Roman"/>
          <w:highlight w:val="green"/>
          <w:lang w:val="ru-RU"/>
        </w:rPr>
      </w:pPr>
      <w:r w:rsidRPr="00B85F8B">
        <w:rPr>
          <w:rFonts w:ascii="Times New Roman" w:hAnsi="Times New Roman"/>
          <w:i/>
          <w:highlight w:val="green"/>
        </w:rPr>
        <w:t>a</w:t>
      </w:r>
      <w:r w:rsidRPr="00B85F8B">
        <w:rPr>
          <w:rFonts w:ascii="Times New Roman" w:hAnsi="Times New Roman"/>
          <w:highlight w:val="green"/>
          <w:lang w:val="ru-RU"/>
        </w:rPr>
        <w:t xml:space="preserve">, </w:t>
      </w:r>
      <w:r w:rsidRPr="00B85F8B">
        <w:rPr>
          <w:rFonts w:ascii="Times New Roman" w:hAnsi="Times New Roman"/>
          <w:i/>
          <w:highlight w:val="green"/>
        </w:rPr>
        <w:t>v</w:t>
      </w:r>
      <w:r w:rsidRPr="00B85F8B">
        <w:rPr>
          <w:rFonts w:ascii="Times New Roman" w:hAnsi="Times New Roman"/>
          <w:highlight w:val="green"/>
          <w:lang w:val="ru-RU"/>
        </w:rPr>
        <w:t xml:space="preserve">, </w:t>
      </w:r>
      <w:r w:rsidRPr="00B85F8B">
        <w:rPr>
          <w:rFonts w:ascii="Times New Roman" w:hAnsi="Times New Roman"/>
          <w:i/>
          <w:highlight w:val="green"/>
        </w:rPr>
        <w:t>c</w:t>
      </w:r>
      <w:r w:rsidRPr="00B85F8B">
        <w:rPr>
          <w:rFonts w:ascii="Times New Roman" w:hAnsi="Times New Roman"/>
          <w:highlight w:val="green"/>
          <w:lang w:val="ru-RU"/>
        </w:rPr>
        <w:t xml:space="preserve"> </w:t>
      </w:r>
      <w:r w:rsidR="009A64E6" w:rsidRPr="00B85F8B">
        <w:rPr>
          <w:rFonts w:ascii="Times New Roman" w:hAnsi="Times New Roman"/>
          <w:color w:val="000000"/>
          <w:sz w:val="28"/>
          <w:szCs w:val="28"/>
          <w:highlight w:val="green"/>
          <w:lang w:val="ru-RU"/>
        </w:rPr>
        <w:t>–</w:t>
      </w:r>
      <w:r w:rsidRPr="00B85F8B">
        <w:rPr>
          <w:rFonts w:ascii="Times New Roman" w:hAnsi="Times New Roman"/>
          <w:sz w:val="28"/>
          <w:szCs w:val="28"/>
          <w:highlight w:val="green"/>
          <w:lang w:val="ru-RU"/>
        </w:rPr>
        <w:t xml:space="preserve"> </w:t>
      </w:r>
      <w:r w:rsidRPr="00B85F8B">
        <w:rPr>
          <w:rFonts w:ascii="Times New Roman" w:hAnsi="Times New Roman"/>
          <w:highlight w:val="green"/>
          <w:lang w:val="ru-RU"/>
        </w:rPr>
        <w:t>коэффициенты.</w:t>
      </w:r>
    </w:p>
    <w:p w14:paraId="041A9281" w14:textId="65C22E78" w:rsidR="00B7028C" w:rsidRPr="00C23E32" w:rsidRDefault="00B91ECC" w:rsidP="009362AF">
      <w:pPr>
        <w:spacing w:after="120" w:line="360" w:lineRule="auto"/>
        <w:ind w:firstLine="567"/>
        <w:jc w:val="both"/>
        <w:rPr>
          <w:rFonts w:ascii="Times New Roman" w:hAnsi="Times New Roman" w:cs="Times New Roman"/>
          <w:lang w:val="ru-RU"/>
        </w:rPr>
      </w:pPr>
      <w:r w:rsidRPr="00C23E32">
        <w:rPr>
          <w:rFonts w:ascii="Times New Roman" w:hAnsi="Times New Roman" w:cs="Times New Roman"/>
          <w:lang w:val="ru-RU"/>
        </w:rPr>
        <w:t>Параметры</w:t>
      </w:r>
      <w:r w:rsidR="00E810D9" w:rsidRPr="00C23E32">
        <w:rPr>
          <w:rFonts w:ascii="Times New Roman" w:hAnsi="Times New Roman" w:cs="Times New Roman"/>
          <w:lang w:val="ru-RU"/>
        </w:rPr>
        <w:t xml:space="preserve"> </w:t>
      </w:r>
      <w:r w:rsidRPr="00C23E32">
        <w:rPr>
          <w:rFonts w:ascii="Times New Roman" w:hAnsi="Times New Roman" w:cs="Times New Roman"/>
          <w:lang w:val="ru-RU"/>
        </w:rPr>
        <w:t xml:space="preserve">УМП </w:t>
      </w:r>
      <w:r w:rsidR="009362AF" w:rsidRPr="00C23E32">
        <w:rPr>
          <w:rFonts w:ascii="Times New Roman" w:hAnsi="Times New Roman" w:cs="Times New Roman"/>
          <w:lang w:val="ru-RU"/>
        </w:rPr>
        <w:t xml:space="preserve">(коэффициенты </w:t>
      </w:r>
      <w:r w:rsidR="009362AF" w:rsidRPr="00C23E32">
        <w:rPr>
          <w:rFonts w:ascii="Times New Roman" w:hAnsi="Times New Roman"/>
          <w:i/>
        </w:rPr>
        <w:t>a</w:t>
      </w:r>
      <w:r w:rsidR="009362AF" w:rsidRPr="00C23E32">
        <w:rPr>
          <w:rFonts w:ascii="Times New Roman" w:hAnsi="Times New Roman"/>
          <w:lang w:val="ru-RU"/>
        </w:rPr>
        <w:t xml:space="preserve">, </w:t>
      </w:r>
      <w:r w:rsidR="009362AF" w:rsidRPr="00C23E32">
        <w:rPr>
          <w:rFonts w:ascii="Times New Roman" w:hAnsi="Times New Roman"/>
          <w:i/>
        </w:rPr>
        <w:t>v</w:t>
      </w:r>
      <w:r w:rsidR="009362AF" w:rsidRPr="00C23E32">
        <w:rPr>
          <w:rFonts w:ascii="Times New Roman" w:hAnsi="Times New Roman"/>
          <w:lang w:val="ru-RU"/>
        </w:rPr>
        <w:t xml:space="preserve">, </w:t>
      </w:r>
      <w:r w:rsidR="009362AF" w:rsidRPr="00C23E32">
        <w:rPr>
          <w:rFonts w:ascii="Times New Roman" w:hAnsi="Times New Roman"/>
          <w:i/>
        </w:rPr>
        <w:t>c</w:t>
      </w:r>
      <w:r w:rsidR="009362AF" w:rsidRPr="00C23E32">
        <w:rPr>
          <w:rFonts w:ascii="Times New Roman" w:hAnsi="Times New Roman"/>
          <w:lang w:val="ru-RU"/>
        </w:rPr>
        <w:t xml:space="preserve">) </w:t>
      </w:r>
      <w:r w:rsidRPr="00C23E32">
        <w:rPr>
          <w:rFonts w:ascii="Times New Roman" w:hAnsi="Times New Roman" w:cs="Times New Roman"/>
          <w:lang w:val="ru-RU"/>
        </w:rPr>
        <w:t>для некоторых регионов Р</w:t>
      </w:r>
      <w:r w:rsidR="00F06BF4" w:rsidRPr="00C23E32">
        <w:rPr>
          <w:rFonts w:ascii="Times New Roman" w:hAnsi="Times New Roman" w:cs="Times New Roman"/>
          <w:lang w:val="ru-RU"/>
        </w:rPr>
        <w:t xml:space="preserve">оссийской </w:t>
      </w:r>
      <w:r w:rsidRPr="00C23E32">
        <w:rPr>
          <w:rFonts w:ascii="Times New Roman" w:hAnsi="Times New Roman" w:cs="Times New Roman"/>
          <w:lang w:val="ru-RU"/>
        </w:rPr>
        <w:t>Ф</w:t>
      </w:r>
      <w:r w:rsidR="00F06BF4" w:rsidRPr="00C23E32">
        <w:rPr>
          <w:rFonts w:ascii="Times New Roman" w:hAnsi="Times New Roman" w:cs="Times New Roman"/>
          <w:lang w:val="ru-RU"/>
        </w:rPr>
        <w:t>едерации</w:t>
      </w:r>
      <w:r w:rsidRPr="00C23E32">
        <w:rPr>
          <w:rFonts w:ascii="Times New Roman" w:hAnsi="Times New Roman" w:cs="Times New Roman"/>
          <w:lang w:val="ru-RU"/>
        </w:rPr>
        <w:t xml:space="preserve"> приведены в </w:t>
      </w:r>
      <w:r w:rsidR="00F06BF4" w:rsidRPr="00C23E32">
        <w:rPr>
          <w:rFonts w:ascii="Times New Roman" w:hAnsi="Times New Roman" w:cs="Times New Roman"/>
          <w:lang w:val="ru-RU"/>
        </w:rPr>
        <w:t>п</w:t>
      </w:r>
      <w:r w:rsidRPr="00C23E32">
        <w:rPr>
          <w:rFonts w:ascii="Times New Roman" w:hAnsi="Times New Roman" w:cs="Times New Roman"/>
          <w:lang w:val="ru-RU"/>
        </w:rPr>
        <w:t>риложении А.</w:t>
      </w:r>
      <w:r w:rsidR="00B7028C" w:rsidRPr="00C23E32">
        <w:rPr>
          <w:rFonts w:ascii="Times New Roman" w:hAnsi="Times New Roman" w:cs="Times New Roman"/>
          <w:lang w:val="ru-RU"/>
        </w:rPr>
        <w:t xml:space="preserve"> </w:t>
      </w:r>
      <w:r w:rsidR="00E810D9" w:rsidRPr="00C23E32">
        <w:rPr>
          <w:rFonts w:ascii="Times New Roman" w:hAnsi="Times New Roman" w:cs="Times New Roman"/>
          <w:lang w:val="ru-RU"/>
        </w:rPr>
        <w:t xml:space="preserve">При </w:t>
      </w:r>
      <w:r w:rsidR="00BB5679" w:rsidRPr="00C23E32">
        <w:rPr>
          <w:rFonts w:ascii="Times New Roman" w:hAnsi="Times New Roman" w:cs="Times New Roman"/>
          <w:b/>
          <w:lang w:val="ru-RU"/>
        </w:rPr>
        <w:t>необходимо</w:t>
      </w:r>
      <w:r w:rsidR="00E810D9" w:rsidRPr="00C23E32">
        <w:rPr>
          <w:rFonts w:ascii="Times New Roman" w:hAnsi="Times New Roman" w:cs="Times New Roman"/>
          <w:lang w:val="ru-RU"/>
        </w:rPr>
        <w:t>сти, в случае особо ответственных объектов, параметры</w:t>
      </w:r>
      <w:r w:rsidRPr="00C23E32">
        <w:rPr>
          <w:rFonts w:ascii="Times New Roman" w:hAnsi="Times New Roman" w:cs="Times New Roman"/>
          <w:lang w:val="ru-RU"/>
        </w:rPr>
        <w:t xml:space="preserve"> УМП</w:t>
      </w:r>
      <w:r w:rsidR="00E810D9" w:rsidRPr="00C23E32">
        <w:rPr>
          <w:rFonts w:ascii="Times New Roman" w:hAnsi="Times New Roman" w:cs="Times New Roman"/>
          <w:lang w:val="ru-RU"/>
        </w:rPr>
        <w:t xml:space="preserve"> </w:t>
      </w:r>
      <w:r w:rsidR="00BB5679" w:rsidRPr="00C23E32">
        <w:rPr>
          <w:rFonts w:ascii="Times New Roman" w:hAnsi="Times New Roman" w:cs="Times New Roman"/>
          <w:b/>
          <w:lang w:val="ru-RU"/>
        </w:rPr>
        <w:t>могут</w:t>
      </w:r>
      <w:r w:rsidR="00E810D9" w:rsidRPr="00C23E32">
        <w:rPr>
          <w:rFonts w:ascii="Times New Roman" w:hAnsi="Times New Roman" w:cs="Times New Roman"/>
          <w:lang w:val="ru-RU"/>
        </w:rPr>
        <w:t xml:space="preserve"> уточняться. </w:t>
      </w:r>
    </w:p>
    <w:p w14:paraId="0A730D3F" w14:textId="5D1832E8" w:rsidR="009D5979" w:rsidRPr="00B85F8B" w:rsidRDefault="00C5173D" w:rsidP="002C063F">
      <w:pPr>
        <w:spacing w:after="120" w:line="360" w:lineRule="auto"/>
        <w:ind w:firstLine="567"/>
        <w:jc w:val="both"/>
        <w:rPr>
          <w:rFonts w:ascii="Times New Roman" w:eastAsia="MS Mincho" w:hAnsi="Times New Roman" w:cs="Times New Roman"/>
          <w:highlight w:val="green"/>
          <w:lang w:val="ru-RU"/>
        </w:rPr>
      </w:pPr>
      <w:r w:rsidRPr="00B85F8B">
        <w:rPr>
          <w:rFonts w:ascii="Times New Roman" w:eastAsia="MS Mincho" w:hAnsi="Times New Roman" w:cs="Times New Roman"/>
          <w:highlight w:val="green"/>
          <w:lang w:val="ru-RU"/>
        </w:rPr>
        <w:lastRenderedPageBreak/>
        <w:t xml:space="preserve">Расчет сейсмической сотрясаемости в данной точке (ячейке матрицы сотрясаемости) </w:t>
      </w:r>
      <w:r w:rsidR="00BB5679" w:rsidRPr="00B85F8B">
        <w:rPr>
          <w:rFonts w:ascii="Times New Roman" w:eastAsia="MS Mincho" w:hAnsi="Times New Roman" w:cs="Times New Roman"/>
          <w:b/>
          <w:highlight w:val="green"/>
          <w:lang w:val="ru-RU"/>
        </w:rPr>
        <w:t>осуществляется</w:t>
      </w:r>
      <w:r w:rsidRPr="00B85F8B">
        <w:rPr>
          <w:rFonts w:ascii="Times New Roman" w:eastAsia="MS Mincho" w:hAnsi="Times New Roman" w:cs="Times New Roman"/>
          <w:highlight w:val="green"/>
          <w:lang w:val="ru-RU"/>
        </w:rPr>
        <w:t xml:space="preserve"> путем численного интегрирования сейсмических воздействий</w:t>
      </w:r>
      <w:r w:rsidR="00994248" w:rsidRPr="00B85F8B">
        <w:rPr>
          <w:rFonts w:ascii="Times New Roman" w:eastAsia="MS Mincho" w:hAnsi="Times New Roman" w:cs="Times New Roman"/>
          <w:highlight w:val="green"/>
          <w:lang w:val="ru-RU"/>
        </w:rPr>
        <w:t xml:space="preserve"> </w:t>
      </w:r>
      <w:r w:rsidRPr="00B85F8B">
        <w:rPr>
          <w:rFonts w:ascii="Times New Roman" w:eastAsia="MS Mincho" w:hAnsi="Times New Roman" w:cs="Times New Roman"/>
          <w:highlight w:val="green"/>
          <w:lang w:val="ru-RU"/>
        </w:rPr>
        <w:t xml:space="preserve">в этой точке от всех сейсмических источников (ячейки матрицы </w:t>
      </w:r>
      <w:r w:rsidR="004227D5" w:rsidRPr="00B85F8B">
        <w:rPr>
          <w:rFonts w:ascii="Times New Roman" w:hAnsi="Times New Roman" w:cs="Times New Roman"/>
          <w:i/>
          <w:highlight w:val="green"/>
          <w:lang w:val="ru-RU"/>
        </w:rPr>
        <w:t>М</w:t>
      </w:r>
      <w:r w:rsidR="00F06BF4" w:rsidRPr="00B85F8B">
        <w:rPr>
          <w:rFonts w:ascii="Times New Roman" w:hAnsi="Times New Roman" w:cs="Times New Roman"/>
          <w:highlight w:val="green"/>
          <w:vertAlign w:val="subscript"/>
        </w:rPr>
        <w:t>max</w:t>
      </w:r>
      <w:r w:rsidRPr="00B85F8B">
        <w:rPr>
          <w:rFonts w:ascii="Times New Roman" w:eastAsia="MS Mincho" w:hAnsi="Times New Roman" w:cs="Times New Roman"/>
          <w:highlight w:val="green"/>
          <w:lang w:val="ru-RU"/>
        </w:rPr>
        <w:t xml:space="preserve">) на рассматриваемой территории с учетом средней частоты повторения в них землетрясений различных магнитуд (ячейки матрицы сейсмической активности) от низшей представительной вплоть до </w:t>
      </w:r>
      <w:r w:rsidR="004227D5" w:rsidRPr="00B85F8B">
        <w:rPr>
          <w:rFonts w:ascii="Times New Roman" w:hAnsi="Times New Roman" w:cs="Times New Roman"/>
          <w:i/>
          <w:highlight w:val="green"/>
          <w:lang w:val="ru-RU"/>
        </w:rPr>
        <w:t>М</w:t>
      </w:r>
      <w:r w:rsidR="007F1833" w:rsidRPr="00B85F8B">
        <w:rPr>
          <w:rFonts w:ascii="Times New Roman" w:hAnsi="Times New Roman" w:cs="Times New Roman"/>
          <w:highlight w:val="green"/>
          <w:vertAlign w:val="subscript"/>
        </w:rPr>
        <w:t>max</w:t>
      </w:r>
      <w:r w:rsidRPr="00B85F8B">
        <w:rPr>
          <w:rFonts w:ascii="Times New Roman" w:eastAsia="MS Mincho" w:hAnsi="Times New Roman" w:cs="Times New Roman"/>
          <w:i/>
          <w:highlight w:val="green"/>
          <w:lang w:val="ru-RU"/>
        </w:rPr>
        <w:t>.</w:t>
      </w:r>
      <w:r w:rsidRPr="00B85F8B">
        <w:rPr>
          <w:rFonts w:ascii="Times New Roman" w:eastAsia="MS Mincho" w:hAnsi="Times New Roman" w:cs="Times New Roman"/>
          <w:highlight w:val="green"/>
          <w:lang w:val="ru-RU"/>
        </w:rPr>
        <w:t xml:space="preserve"> </w:t>
      </w:r>
      <w:r w:rsidR="00994248" w:rsidRPr="00B85F8B">
        <w:rPr>
          <w:rFonts w:ascii="Times New Roman" w:eastAsia="MS Mincho" w:hAnsi="Times New Roman" w:cs="Times New Roman"/>
          <w:highlight w:val="green"/>
          <w:lang w:val="ru-RU"/>
        </w:rPr>
        <w:t>С</w:t>
      </w:r>
      <w:r w:rsidRPr="00B85F8B">
        <w:rPr>
          <w:rFonts w:ascii="Times New Roman" w:eastAsia="MS Mincho" w:hAnsi="Times New Roman" w:cs="Times New Roman"/>
          <w:highlight w:val="green"/>
          <w:lang w:val="ru-RU"/>
        </w:rPr>
        <w:t xml:space="preserve">редняя частота повторения землетрясений с магнитудами </w:t>
      </w:r>
      <w:r w:rsidRPr="00B85F8B">
        <w:rPr>
          <w:rFonts w:ascii="Times New Roman" w:eastAsia="MS Mincho" w:hAnsi="Times New Roman" w:cs="Times New Roman"/>
          <w:i/>
          <w:highlight w:val="green"/>
        </w:rPr>
        <w:t>M</w:t>
      </w:r>
      <w:r w:rsidRPr="00B85F8B">
        <w:rPr>
          <w:rFonts w:ascii="Times New Roman" w:eastAsia="MS Mincho" w:hAnsi="Times New Roman" w:cs="Times New Roman"/>
          <w:i/>
          <w:highlight w:val="green"/>
          <w:lang w:val="ru-RU"/>
        </w:rPr>
        <w:t xml:space="preserve"> </w:t>
      </w:r>
      <w:r w:rsidRPr="00B85F8B">
        <w:rPr>
          <w:rFonts w:ascii="Times New Roman" w:eastAsia="MS Mincho" w:hAnsi="Times New Roman" w:cs="Times New Roman"/>
          <w:highlight w:val="green"/>
          <w:lang w:val="ru-RU"/>
        </w:rPr>
        <w:t xml:space="preserve">≤ </w:t>
      </w:r>
      <w:r w:rsidR="004227D5" w:rsidRPr="00B85F8B">
        <w:rPr>
          <w:rFonts w:ascii="Times New Roman" w:hAnsi="Times New Roman" w:cs="Times New Roman"/>
          <w:i/>
          <w:highlight w:val="green"/>
          <w:lang w:val="ru-RU"/>
        </w:rPr>
        <w:t>М</w:t>
      </w:r>
      <w:r w:rsidR="007F1833" w:rsidRPr="00B85F8B">
        <w:rPr>
          <w:rFonts w:ascii="Times New Roman" w:hAnsi="Times New Roman" w:cs="Times New Roman"/>
          <w:highlight w:val="green"/>
          <w:vertAlign w:val="subscript"/>
        </w:rPr>
        <w:t>max</w:t>
      </w:r>
      <w:r w:rsidR="004227D5" w:rsidRPr="00B85F8B">
        <w:rPr>
          <w:rFonts w:ascii="Times New Roman" w:eastAsia="MS Mincho" w:hAnsi="Times New Roman" w:cs="Times New Roman"/>
          <w:i/>
          <w:highlight w:val="green"/>
          <w:lang w:val="ru-RU"/>
        </w:rPr>
        <w:t>.</w:t>
      </w:r>
      <w:r w:rsidRPr="00B85F8B">
        <w:rPr>
          <w:rFonts w:ascii="Times New Roman" w:eastAsia="MS Mincho" w:hAnsi="Times New Roman" w:cs="Times New Roman"/>
          <w:highlight w:val="green"/>
          <w:lang w:val="ru-RU"/>
        </w:rPr>
        <w:t xml:space="preserve"> </w:t>
      </w:r>
      <w:r w:rsidR="00BB5679" w:rsidRPr="00B85F8B">
        <w:rPr>
          <w:rFonts w:ascii="Times New Roman" w:eastAsia="MS Mincho" w:hAnsi="Times New Roman" w:cs="Times New Roman"/>
          <w:b/>
          <w:highlight w:val="green"/>
          <w:lang w:val="ru-RU"/>
        </w:rPr>
        <w:t>определяется</w:t>
      </w:r>
      <w:r w:rsidRPr="00B85F8B">
        <w:rPr>
          <w:rFonts w:ascii="Times New Roman" w:eastAsia="MS Mincho" w:hAnsi="Times New Roman" w:cs="Times New Roman"/>
          <w:highlight w:val="green"/>
          <w:lang w:val="ru-RU"/>
        </w:rPr>
        <w:t xml:space="preserve"> в каждой ячейке матрицы </w:t>
      </w:r>
      <w:r w:rsidR="004227D5" w:rsidRPr="00B85F8B">
        <w:rPr>
          <w:rFonts w:ascii="Times New Roman" w:hAnsi="Times New Roman" w:cs="Times New Roman"/>
          <w:i/>
          <w:highlight w:val="green"/>
          <w:lang w:val="ru-RU"/>
        </w:rPr>
        <w:t>М</w:t>
      </w:r>
      <w:r w:rsidR="007F1833" w:rsidRPr="00B85F8B">
        <w:rPr>
          <w:rFonts w:ascii="Times New Roman" w:hAnsi="Times New Roman" w:cs="Times New Roman"/>
          <w:highlight w:val="green"/>
          <w:vertAlign w:val="subscript"/>
        </w:rPr>
        <w:t>max</w:t>
      </w:r>
      <w:r w:rsidR="004227D5" w:rsidRPr="00B85F8B">
        <w:rPr>
          <w:rFonts w:ascii="Times New Roman" w:eastAsia="MS Mincho" w:hAnsi="Times New Roman" w:cs="Times New Roman"/>
          <w:i/>
          <w:highlight w:val="green"/>
          <w:lang w:val="ru-RU"/>
        </w:rPr>
        <w:t>.</w:t>
      </w:r>
      <w:r w:rsidRPr="00B85F8B">
        <w:rPr>
          <w:rFonts w:ascii="Times New Roman" w:eastAsia="MS Mincho" w:hAnsi="Times New Roman" w:cs="Times New Roman"/>
          <w:highlight w:val="green"/>
          <w:lang w:val="ru-RU"/>
        </w:rPr>
        <w:t xml:space="preserve"> по величине сейсмической активности </w:t>
      </w:r>
      <w:r w:rsidRPr="00B85F8B">
        <w:rPr>
          <w:rFonts w:ascii="Times New Roman" w:eastAsia="MS Mincho" w:hAnsi="Times New Roman" w:cs="Times New Roman"/>
          <w:i/>
          <w:highlight w:val="green"/>
        </w:rPr>
        <w:t>A</w:t>
      </w:r>
      <w:r w:rsidRPr="00B85F8B">
        <w:rPr>
          <w:rFonts w:ascii="Times New Roman" w:eastAsia="MS Mincho" w:hAnsi="Times New Roman" w:cs="Times New Roman"/>
          <w:highlight w:val="green"/>
          <w:vertAlign w:val="subscript"/>
          <w:lang w:val="ru-RU"/>
        </w:rPr>
        <w:t>3</w:t>
      </w:r>
      <w:r w:rsidR="00531F98" w:rsidRPr="00B85F8B">
        <w:rPr>
          <w:rFonts w:ascii="Times New Roman" w:eastAsia="MS Mincho" w:hAnsi="Times New Roman" w:cs="Times New Roman"/>
          <w:highlight w:val="green"/>
          <w:vertAlign w:val="subscript"/>
          <w:lang w:val="ru-RU"/>
        </w:rPr>
        <w:t>,</w:t>
      </w:r>
      <w:r w:rsidRPr="00B85F8B">
        <w:rPr>
          <w:rFonts w:ascii="Times New Roman" w:eastAsia="MS Mincho" w:hAnsi="Times New Roman" w:cs="Times New Roman"/>
          <w:highlight w:val="green"/>
          <w:vertAlign w:val="subscript"/>
          <w:lang w:val="ru-RU"/>
        </w:rPr>
        <w:t>3</w:t>
      </w:r>
      <w:r w:rsidR="00531F98" w:rsidRPr="00B85F8B">
        <w:rPr>
          <w:rFonts w:ascii="Times New Roman" w:eastAsia="MS Mincho" w:hAnsi="Times New Roman" w:cs="Times New Roman"/>
          <w:highlight w:val="green"/>
          <w:vertAlign w:val="subscript"/>
          <w:lang w:val="ru-RU"/>
        </w:rPr>
        <w:t xml:space="preserve"> </w:t>
      </w:r>
      <w:r w:rsidRPr="00B85F8B">
        <w:rPr>
          <w:rFonts w:ascii="Times New Roman" w:eastAsia="MS Mincho" w:hAnsi="Times New Roman" w:cs="Times New Roman"/>
          <w:highlight w:val="green"/>
          <w:lang w:val="ru-RU"/>
        </w:rPr>
        <w:t xml:space="preserve">в этой ячейке и наклону графика повторяемости. </w:t>
      </w:r>
    </w:p>
    <w:p w14:paraId="7ACFEE11" w14:textId="3F88F730" w:rsidR="00C5173D" w:rsidRPr="00B85F8B" w:rsidRDefault="00C5173D" w:rsidP="002C063F">
      <w:pPr>
        <w:spacing w:after="120" w:line="360" w:lineRule="auto"/>
        <w:ind w:firstLine="567"/>
        <w:jc w:val="both"/>
        <w:rPr>
          <w:rFonts w:ascii="Times New Roman" w:hAnsi="Times New Roman" w:cs="Times New Roman"/>
          <w:i/>
          <w:highlight w:val="green"/>
          <w:lang w:val="ru-RU"/>
        </w:rPr>
      </w:pPr>
      <w:r w:rsidRPr="00B85F8B">
        <w:rPr>
          <w:rFonts w:ascii="Times New Roman" w:eastAsia="MS Mincho" w:hAnsi="Times New Roman" w:cs="Times New Roman"/>
          <w:highlight w:val="green"/>
          <w:lang w:val="ru-RU"/>
        </w:rPr>
        <w:t xml:space="preserve">При этом в каждой зоне ВОЗ </w:t>
      </w:r>
      <w:r w:rsidR="00BB5679" w:rsidRPr="00B85F8B">
        <w:rPr>
          <w:rFonts w:ascii="Times New Roman" w:eastAsia="MS Mincho" w:hAnsi="Times New Roman" w:cs="Times New Roman"/>
          <w:b/>
          <w:highlight w:val="green"/>
          <w:lang w:val="ru-RU"/>
        </w:rPr>
        <w:t>принима</w:t>
      </w:r>
      <w:r w:rsidRPr="00B85F8B">
        <w:rPr>
          <w:rFonts w:ascii="Times New Roman" w:eastAsia="MS Mincho" w:hAnsi="Times New Roman" w:cs="Times New Roman"/>
          <w:highlight w:val="green"/>
          <w:lang w:val="ru-RU"/>
        </w:rPr>
        <w:t xml:space="preserve">ется единое значение </w:t>
      </w:r>
      <w:r w:rsidRPr="00B85F8B">
        <w:rPr>
          <w:rFonts w:ascii="Times New Roman" w:eastAsia="MS Mincho" w:hAnsi="Times New Roman" w:cs="Times New Roman"/>
          <w:i/>
          <w:highlight w:val="green"/>
        </w:rPr>
        <w:t>A</w:t>
      </w:r>
      <w:r w:rsidRPr="00B85F8B">
        <w:rPr>
          <w:rFonts w:ascii="Times New Roman" w:eastAsia="MS Mincho" w:hAnsi="Times New Roman" w:cs="Times New Roman"/>
          <w:highlight w:val="green"/>
          <w:vertAlign w:val="subscript"/>
          <w:lang w:val="ru-RU"/>
        </w:rPr>
        <w:t>3</w:t>
      </w:r>
      <w:r w:rsidR="00531F98" w:rsidRPr="00B85F8B">
        <w:rPr>
          <w:rFonts w:ascii="Times New Roman" w:eastAsia="MS Mincho" w:hAnsi="Times New Roman" w:cs="Times New Roman"/>
          <w:highlight w:val="green"/>
          <w:vertAlign w:val="subscript"/>
          <w:lang w:val="ru-RU"/>
        </w:rPr>
        <w:t>,</w:t>
      </w:r>
      <w:r w:rsidRPr="00B85F8B">
        <w:rPr>
          <w:rFonts w:ascii="Times New Roman" w:eastAsia="MS Mincho" w:hAnsi="Times New Roman" w:cs="Times New Roman"/>
          <w:highlight w:val="green"/>
          <w:vertAlign w:val="subscript"/>
          <w:lang w:val="ru-RU"/>
        </w:rPr>
        <w:t>3</w:t>
      </w:r>
      <w:r w:rsidRPr="00B85F8B">
        <w:rPr>
          <w:rFonts w:ascii="Times New Roman" w:eastAsia="MS Mincho" w:hAnsi="Times New Roman" w:cs="Times New Roman"/>
          <w:highlight w:val="green"/>
          <w:lang w:val="ru-RU"/>
        </w:rPr>
        <w:t xml:space="preserve">, равное максимальному наблюденному значению </w:t>
      </w:r>
      <w:r w:rsidRPr="00B85F8B">
        <w:rPr>
          <w:rFonts w:ascii="Times New Roman" w:eastAsia="MS Mincho" w:hAnsi="Times New Roman" w:cs="Times New Roman"/>
          <w:i/>
          <w:highlight w:val="green"/>
        </w:rPr>
        <w:t>A</w:t>
      </w:r>
      <w:r w:rsidRPr="00B85F8B">
        <w:rPr>
          <w:rFonts w:ascii="Times New Roman" w:eastAsia="MS Mincho" w:hAnsi="Times New Roman" w:cs="Times New Roman"/>
          <w:highlight w:val="green"/>
          <w:vertAlign w:val="subscript"/>
          <w:lang w:val="ru-RU"/>
        </w:rPr>
        <w:t>3</w:t>
      </w:r>
      <w:r w:rsidR="00531F98" w:rsidRPr="00B85F8B">
        <w:rPr>
          <w:rFonts w:ascii="Times New Roman" w:eastAsia="MS Mincho" w:hAnsi="Times New Roman" w:cs="Times New Roman"/>
          <w:highlight w:val="green"/>
          <w:vertAlign w:val="subscript"/>
          <w:lang w:val="ru-RU"/>
        </w:rPr>
        <w:t>,</w:t>
      </w:r>
      <w:r w:rsidRPr="00B85F8B">
        <w:rPr>
          <w:rFonts w:ascii="Times New Roman" w:eastAsia="MS Mincho" w:hAnsi="Times New Roman" w:cs="Times New Roman"/>
          <w:highlight w:val="green"/>
          <w:vertAlign w:val="subscript"/>
          <w:lang w:val="ru-RU"/>
        </w:rPr>
        <w:t>3</w:t>
      </w:r>
      <w:r w:rsidRPr="00B85F8B">
        <w:rPr>
          <w:rFonts w:ascii="Times New Roman" w:eastAsia="MS Mincho" w:hAnsi="Times New Roman" w:cs="Times New Roman"/>
          <w:highlight w:val="green"/>
          <w:lang w:val="ru-RU"/>
        </w:rPr>
        <w:t xml:space="preserve"> в этой зоне.</w:t>
      </w:r>
      <w:r w:rsidR="00E810D9" w:rsidRPr="00B85F8B">
        <w:rPr>
          <w:rFonts w:ascii="Times New Roman" w:eastAsia="MS Mincho" w:hAnsi="Times New Roman" w:cs="Times New Roman"/>
          <w:highlight w:val="green"/>
          <w:lang w:val="ru-RU"/>
        </w:rPr>
        <w:t xml:space="preserve"> Проблема неточечности больших очагов при численном интегрировании решается соответствием площадей зон ВОЗ величине принятой для них </w:t>
      </w:r>
      <w:r w:rsidR="004227D5" w:rsidRPr="00B85F8B">
        <w:rPr>
          <w:rFonts w:ascii="Times New Roman" w:hAnsi="Times New Roman" w:cs="Times New Roman"/>
          <w:i/>
          <w:highlight w:val="green"/>
          <w:lang w:val="ru-RU"/>
        </w:rPr>
        <w:t>М</w:t>
      </w:r>
      <w:r w:rsidR="007F1833" w:rsidRPr="00B85F8B">
        <w:rPr>
          <w:rFonts w:ascii="Times New Roman" w:hAnsi="Times New Roman" w:cs="Times New Roman"/>
          <w:highlight w:val="green"/>
          <w:vertAlign w:val="subscript"/>
        </w:rPr>
        <w:t>max</w:t>
      </w:r>
      <w:r w:rsidR="00E810D9" w:rsidRPr="00B85F8B">
        <w:rPr>
          <w:rFonts w:ascii="Times New Roman" w:hAnsi="Times New Roman" w:cs="Times New Roman"/>
          <w:i/>
          <w:highlight w:val="green"/>
          <w:lang w:val="ru-RU"/>
        </w:rPr>
        <w:t xml:space="preserve">. </w:t>
      </w:r>
    </w:p>
    <w:p w14:paraId="15ED0D9F" w14:textId="706871BC" w:rsidR="00465783" w:rsidRPr="00C12F6A" w:rsidRDefault="00E810D9" w:rsidP="002C063F">
      <w:pPr>
        <w:spacing w:after="120" w:line="360" w:lineRule="auto"/>
        <w:ind w:firstLine="567"/>
        <w:jc w:val="both"/>
        <w:rPr>
          <w:rFonts w:ascii="Times New Roman" w:eastAsia="MS Mincho" w:hAnsi="Times New Roman" w:cs="Times New Roman"/>
          <w:lang w:val="ru-RU"/>
        </w:rPr>
      </w:pPr>
      <w:r w:rsidRPr="00B85F8B">
        <w:rPr>
          <w:rFonts w:ascii="Times New Roman" w:eastAsia="MS Mincho" w:hAnsi="Times New Roman" w:cs="Times New Roman"/>
          <w:highlight w:val="green"/>
          <w:lang w:val="ru-RU"/>
        </w:rPr>
        <w:t xml:space="preserve">При расчете параметров исходных сейсмических воздействий в баллах макросейсмической шкалы </w:t>
      </w:r>
      <w:r w:rsidR="00BB5679" w:rsidRPr="00B85F8B">
        <w:rPr>
          <w:rFonts w:ascii="Times New Roman" w:eastAsia="MS Mincho" w:hAnsi="Times New Roman" w:cs="Times New Roman"/>
          <w:b/>
          <w:highlight w:val="green"/>
          <w:lang w:val="ru-RU"/>
        </w:rPr>
        <w:t>допускается</w:t>
      </w:r>
      <w:r w:rsidRPr="00B85F8B">
        <w:rPr>
          <w:rFonts w:ascii="Times New Roman" w:eastAsia="MS Mincho" w:hAnsi="Times New Roman" w:cs="Times New Roman"/>
          <w:highlight w:val="green"/>
          <w:lang w:val="ru-RU"/>
        </w:rPr>
        <w:t xml:space="preserve"> применять и иные методы</w:t>
      </w:r>
      <w:r w:rsidR="00465783" w:rsidRPr="00B85F8B">
        <w:rPr>
          <w:rFonts w:ascii="Times New Roman" w:eastAsia="MS Mincho" w:hAnsi="Times New Roman" w:cs="Times New Roman"/>
          <w:highlight w:val="green"/>
          <w:lang w:val="ru-RU"/>
        </w:rPr>
        <w:t>.</w:t>
      </w:r>
      <w:r w:rsidR="00C12F6A" w:rsidRPr="00C12F6A">
        <w:rPr>
          <w:rFonts w:ascii="Times New Roman" w:eastAsia="MS Mincho" w:hAnsi="Times New Roman" w:cs="Times New Roman"/>
          <w:lang w:val="ru-RU"/>
        </w:rPr>
        <w:t xml:space="preserve"> </w:t>
      </w:r>
    </w:p>
    <w:p w14:paraId="42304196" w14:textId="77777777" w:rsidR="00C5173D" w:rsidRPr="00B85F8B" w:rsidRDefault="001561ED" w:rsidP="002C063F">
      <w:pPr>
        <w:pStyle w:val="1"/>
        <w:spacing w:line="360" w:lineRule="auto"/>
        <w:ind w:firstLine="567"/>
        <w:rPr>
          <w:rFonts w:ascii="Times New Roman" w:hAnsi="Times New Roman"/>
          <w:sz w:val="24"/>
          <w:szCs w:val="24"/>
          <w:highlight w:val="green"/>
          <w:lang w:val="ru-RU"/>
        </w:rPr>
      </w:pPr>
      <w:bookmarkStart w:id="212" w:name="_Toc524103794"/>
      <w:r w:rsidRPr="00B85F8B">
        <w:rPr>
          <w:rFonts w:ascii="Times New Roman" w:hAnsi="Times New Roman"/>
          <w:sz w:val="24"/>
          <w:szCs w:val="24"/>
          <w:highlight w:val="green"/>
          <w:lang w:val="ru-RU"/>
        </w:rPr>
        <w:t>8.</w:t>
      </w:r>
      <w:r w:rsidR="00A56FF8" w:rsidRPr="00B85F8B">
        <w:rPr>
          <w:rFonts w:ascii="Times New Roman" w:hAnsi="Times New Roman"/>
          <w:sz w:val="24"/>
          <w:szCs w:val="24"/>
          <w:highlight w:val="green"/>
          <w:lang w:val="ru-RU"/>
        </w:rPr>
        <w:t>3</w:t>
      </w:r>
      <w:r w:rsidR="00C5173D" w:rsidRPr="00B85F8B">
        <w:rPr>
          <w:rFonts w:ascii="Times New Roman" w:hAnsi="Times New Roman"/>
          <w:sz w:val="24"/>
          <w:szCs w:val="24"/>
          <w:highlight w:val="green"/>
          <w:lang w:val="ru-RU"/>
        </w:rPr>
        <w:t xml:space="preserve"> Уровень ускорений грунта</w:t>
      </w:r>
      <w:bookmarkEnd w:id="212"/>
    </w:p>
    <w:p w14:paraId="5050F381" w14:textId="267221DE" w:rsidR="00D0157F" w:rsidRPr="00B85F8B" w:rsidRDefault="00D0157F" w:rsidP="002C063F">
      <w:pPr>
        <w:pStyle w:val="a8"/>
        <w:shd w:val="clear" w:color="auto" w:fill="FFFFFF"/>
        <w:spacing w:before="0" w:beforeAutospacing="0" w:after="120" w:afterAutospacing="0" w:line="360" w:lineRule="auto"/>
        <w:ind w:firstLine="567"/>
        <w:jc w:val="both"/>
        <w:rPr>
          <w:rFonts w:ascii="Times New Roman" w:hAnsi="Times New Roman" w:cs="Times New Roman"/>
          <w:highlight w:val="green"/>
          <w:lang w:val="ru-RU"/>
        </w:rPr>
      </w:pPr>
      <w:r w:rsidRPr="00B85F8B">
        <w:rPr>
          <w:rStyle w:val="hps"/>
          <w:rFonts w:ascii="Times New Roman" w:hAnsi="Times New Roman" w:cs="Times New Roman"/>
          <w:highlight w:val="green"/>
          <w:lang w:val="ru-RU"/>
        </w:rPr>
        <w:t>В случае включения в техническое зада</w:t>
      </w:r>
      <w:r w:rsidR="0024645F" w:rsidRPr="00B85F8B">
        <w:rPr>
          <w:rStyle w:val="hps"/>
          <w:rFonts w:ascii="Times New Roman" w:hAnsi="Times New Roman" w:cs="Times New Roman"/>
          <w:highlight w:val="green"/>
          <w:lang w:val="ru-RU"/>
        </w:rPr>
        <w:t>н</w:t>
      </w:r>
      <w:r w:rsidRPr="00B85F8B">
        <w:rPr>
          <w:rStyle w:val="hps"/>
          <w:rFonts w:ascii="Times New Roman" w:hAnsi="Times New Roman" w:cs="Times New Roman"/>
          <w:highlight w:val="green"/>
          <w:lang w:val="ru-RU"/>
        </w:rPr>
        <w:t xml:space="preserve">ие </w:t>
      </w:r>
      <w:r w:rsidR="00DB5BFB" w:rsidRPr="00B85F8B">
        <w:rPr>
          <w:rStyle w:val="hps"/>
          <w:rFonts w:ascii="Times New Roman" w:hAnsi="Times New Roman" w:cs="Times New Roman"/>
          <w:highlight w:val="green"/>
          <w:lang w:val="ru-RU"/>
        </w:rPr>
        <w:t xml:space="preserve">дополнительного требования </w:t>
      </w:r>
      <w:r w:rsidRPr="00B85F8B">
        <w:rPr>
          <w:rStyle w:val="hps"/>
          <w:rFonts w:ascii="Times New Roman" w:hAnsi="Times New Roman" w:cs="Times New Roman"/>
          <w:highlight w:val="green"/>
          <w:lang w:val="ru-RU"/>
        </w:rPr>
        <w:t xml:space="preserve">на производство работ </w:t>
      </w:r>
      <w:r w:rsidR="00DB5BFB" w:rsidRPr="00B85F8B">
        <w:rPr>
          <w:rStyle w:val="hps"/>
          <w:rFonts w:ascii="Times New Roman" w:hAnsi="Times New Roman" w:cs="Times New Roman"/>
          <w:highlight w:val="green"/>
          <w:lang w:val="ru-RU"/>
        </w:rPr>
        <w:t xml:space="preserve">по </w:t>
      </w:r>
      <w:r w:rsidRPr="00B85F8B">
        <w:rPr>
          <w:rStyle w:val="hps"/>
          <w:rFonts w:ascii="Times New Roman" w:hAnsi="Times New Roman" w:cs="Times New Roman"/>
          <w:highlight w:val="green"/>
          <w:lang w:val="ru-RU"/>
        </w:rPr>
        <w:t>картировани</w:t>
      </w:r>
      <w:r w:rsidR="00DB5BFB" w:rsidRPr="00B85F8B">
        <w:rPr>
          <w:rStyle w:val="hps"/>
          <w:rFonts w:ascii="Times New Roman" w:hAnsi="Times New Roman" w:cs="Times New Roman"/>
          <w:highlight w:val="green"/>
          <w:lang w:val="ru-RU"/>
        </w:rPr>
        <w:t>ю</w:t>
      </w:r>
      <w:r w:rsidRPr="00B85F8B">
        <w:rPr>
          <w:rStyle w:val="hps"/>
          <w:rFonts w:ascii="Times New Roman" w:hAnsi="Times New Roman" w:cs="Times New Roman"/>
          <w:highlight w:val="green"/>
          <w:lang w:val="ru-RU"/>
        </w:rPr>
        <w:t xml:space="preserve"> прогнозных </w:t>
      </w:r>
      <w:r w:rsidR="005D4819" w:rsidRPr="00B85F8B">
        <w:rPr>
          <w:rStyle w:val="hps"/>
          <w:rFonts w:ascii="Times New Roman" w:hAnsi="Times New Roman" w:cs="Times New Roman"/>
          <w:highlight w:val="green"/>
          <w:lang w:val="ru-RU"/>
        </w:rPr>
        <w:t xml:space="preserve">значений </w:t>
      </w:r>
      <w:r w:rsidR="00E35080" w:rsidRPr="00B85F8B">
        <w:rPr>
          <w:rStyle w:val="hps"/>
          <w:rFonts w:ascii="Times New Roman" w:hAnsi="Times New Roman" w:cs="Times New Roman"/>
          <w:highlight w:val="green"/>
          <w:lang w:val="ru-RU"/>
        </w:rPr>
        <w:t xml:space="preserve">уровней ускорений грунта </w:t>
      </w:r>
      <w:r w:rsidR="0069539A" w:rsidRPr="00B85F8B">
        <w:rPr>
          <w:rStyle w:val="hps"/>
          <w:rFonts w:ascii="Times New Roman" w:hAnsi="Times New Roman" w:cs="Times New Roman"/>
          <w:highlight w:val="green"/>
          <w:lang w:val="ru-RU"/>
        </w:rPr>
        <w:t>для последующ</w:t>
      </w:r>
      <w:r w:rsidR="000F768C" w:rsidRPr="00B85F8B">
        <w:rPr>
          <w:rStyle w:val="hps"/>
          <w:rFonts w:ascii="Times New Roman" w:hAnsi="Times New Roman" w:cs="Times New Roman"/>
          <w:highlight w:val="green"/>
          <w:lang w:val="ru-RU"/>
        </w:rPr>
        <w:t xml:space="preserve">его использования </w:t>
      </w:r>
      <w:r w:rsidR="00DB5BFB" w:rsidRPr="00B85F8B">
        <w:rPr>
          <w:rStyle w:val="hps"/>
          <w:rFonts w:ascii="Times New Roman" w:hAnsi="Times New Roman" w:cs="Times New Roman"/>
          <w:highlight w:val="green"/>
          <w:lang w:val="ru-RU"/>
        </w:rPr>
        <w:t xml:space="preserve">их </w:t>
      </w:r>
      <w:r w:rsidR="00BB556F" w:rsidRPr="00B85F8B">
        <w:rPr>
          <w:rStyle w:val="hps"/>
          <w:rFonts w:ascii="Times New Roman" w:hAnsi="Times New Roman" w:cs="Times New Roman"/>
          <w:highlight w:val="green"/>
          <w:lang w:val="ru-RU"/>
        </w:rPr>
        <w:t xml:space="preserve">при </w:t>
      </w:r>
      <w:r w:rsidR="00DB5BFB" w:rsidRPr="00B85F8B">
        <w:rPr>
          <w:rStyle w:val="hps"/>
          <w:rFonts w:ascii="Times New Roman" w:hAnsi="Times New Roman" w:cs="Times New Roman"/>
          <w:highlight w:val="green"/>
          <w:lang w:val="ru-RU"/>
        </w:rPr>
        <w:t xml:space="preserve">применении </w:t>
      </w:r>
      <w:r w:rsidR="00BB556F" w:rsidRPr="00B85F8B">
        <w:rPr>
          <w:rStyle w:val="hps"/>
          <w:rFonts w:ascii="Times New Roman" w:hAnsi="Times New Roman" w:cs="Times New Roman"/>
          <w:highlight w:val="green"/>
          <w:lang w:val="ru-RU"/>
        </w:rPr>
        <w:t>динамическо</w:t>
      </w:r>
      <w:r w:rsidR="00DB5BFB" w:rsidRPr="00B85F8B">
        <w:rPr>
          <w:rStyle w:val="hps"/>
          <w:rFonts w:ascii="Times New Roman" w:hAnsi="Times New Roman" w:cs="Times New Roman"/>
          <w:highlight w:val="green"/>
          <w:lang w:val="ru-RU"/>
        </w:rPr>
        <w:t>го</w:t>
      </w:r>
      <w:r w:rsidR="00BB556F" w:rsidRPr="00B85F8B">
        <w:rPr>
          <w:rStyle w:val="hps"/>
          <w:rFonts w:ascii="Times New Roman" w:hAnsi="Times New Roman" w:cs="Times New Roman"/>
          <w:highlight w:val="green"/>
          <w:lang w:val="ru-RU"/>
        </w:rPr>
        <w:t xml:space="preserve"> метод</w:t>
      </w:r>
      <w:r w:rsidR="00DB5BFB" w:rsidRPr="00B85F8B">
        <w:rPr>
          <w:rStyle w:val="hps"/>
          <w:rFonts w:ascii="Times New Roman" w:hAnsi="Times New Roman" w:cs="Times New Roman"/>
          <w:highlight w:val="green"/>
          <w:lang w:val="ru-RU"/>
        </w:rPr>
        <w:t>а</w:t>
      </w:r>
      <w:r w:rsidR="00BB556F" w:rsidRPr="00B85F8B">
        <w:rPr>
          <w:rStyle w:val="hps"/>
          <w:rFonts w:ascii="Times New Roman" w:hAnsi="Times New Roman" w:cs="Times New Roman"/>
          <w:highlight w:val="green"/>
          <w:lang w:val="ru-RU"/>
        </w:rPr>
        <w:t xml:space="preserve"> </w:t>
      </w:r>
      <w:r w:rsidR="0069539A" w:rsidRPr="00B85F8B">
        <w:rPr>
          <w:rStyle w:val="hps"/>
          <w:rFonts w:ascii="Times New Roman" w:hAnsi="Times New Roman" w:cs="Times New Roman"/>
          <w:highlight w:val="green"/>
          <w:lang w:val="ru-RU"/>
        </w:rPr>
        <w:t>расчет</w:t>
      </w:r>
      <w:r w:rsidR="00BB556F" w:rsidRPr="00B85F8B">
        <w:rPr>
          <w:rStyle w:val="hps"/>
          <w:rFonts w:ascii="Times New Roman" w:hAnsi="Times New Roman" w:cs="Times New Roman"/>
          <w:highlight w:val="green"/>
          <w:lang w:val="ru-RU"/>
        </w:rPr>
        <w:t>а</w:t>
      </w:r>
      <w:r w:rsidR="0069539A" w:rsidRPr="00B85F8B">
        <w:rPr>
          <w:rStyle w:val="hps"/>
          <w:rFonts w:ascii="Times New Roman" w:hAnsi="Times New Roman" w:cs="Times New Roman"/>
          <w:highlight w:val="green"/>
          <w:lang w:val="ru-RU"/>
        </w:rPr>
        <w:t xml:space="preserve"> на сейсмостойкость </w:t>
      </w:r>
      <w:r w:rsidRPr="00B85F8B">
        <w:rPr>
          <w:rStyle w:val="hps"/>
          <w:rFonts w:ascii="Times New Roman" w:hAnsi="Times New Roman" w:cs="Times New Roman"/>
          <w:highlight w:val="green"/>
          <w:lang w:val="ru-RU"/>
        </w:rPr>
        <w:t xml:space="preserve">в каждой точке предварительно выбранной для картирования сетки </w:t>
      </w:r>
      <w:r w:rsidR="00C93A02" w:rsidRPr="00B85F8B">
        <w:rPr>
          <w:rStyle w:val="hps"/>
          <w:rFonts w:ascii="Times New Roman" w:hAnsi="Times New Roman" w:cs="Times New Roman"/>
          <w:highlight w:val="green"/>
          <w:lang w:val="ru-RU"/>
        </w:rPr>
        <w:t>при</w:t>
      </w:r>
      <w:r w:rsidR="00DB5161" w:rsidRPr="00B85F8B">
        <w:rPr>
          <w:rStyle w:val="hps"/>
          <w:rFonts w:ascii="Times New Roman" w:hAnsi="Times New Roman" w:cs="Times New Roman"/>
          <w:highlight w:val="green"/>
          <w:lang w:val="ru-RU"/>
        </w:rPr>
        <w:t xml:space="preserve"> расчета</w:t>
      </w:r>
      <w:r w:rsidR="00C93A02" w:rsidRPr="00B85F8B">
        <w:rPr>
          <w:rStyle w:val="hps"/>
          <w:rFonts w:ascii="Times New Roman" w:hAnsi="Times New Roman" w:cs="Times New Roman"/>
          <w:highlight w:val="green"/>
          <w:lang w:val="ru-RU"/>
        </w:rPr>
        <w:t>х</w:t>
      </w:r>
      <w:r w:rsidR="00DB5161" w:rsidRPr="00B85F8B">
        <w:rPr>
          <w:rStyle w:val="hps"/>
          <w:rFonts w:ascii="Times New Roman" w:hAnsi="Times New Roman" w:cs="Times New Roman"/>
          <w:highlight w:val="green"/>
          <w:lang w:val="ru-RU"/>
        </w:rPr>
        <w:t xml:space="preserve"> уровня ускорений грунта </w:t>
      </w:r>
      <w:r w:rsidR="00BB5679" w:rsidRPr="00B85F8B">
        <w:rPr>
          <w:rStyle w:val="hps"/>
          <w:rFonts w:ascii="Times New Roman" w:hAnsi="Times New Roman" w:cs="Times New Roman"/>
          <w:b/>
          <w:highlight w:val="green"/>
          <w:lang w:val="ru-RU"/>
        </w:rPr>
        <w:t>следует</w:t>
      </w:r>
      <w:r w:rsidRPr="00B85F8B">
        <w:rPr>
          <w:rStyle w:val="hps"/>
          <w:rFonts w:ascii="Times New Roman" w:hAnsi="Times New Roman" w:cs="Times New Roman"/>
          <w:highlight w:val="green"/>
          <w:lang w:val="ru-RU"/>
        </w:rPr>
        <w:t xml:space="preserve"> руководствоваться требованиями </w:t>
      </w:r>
      <w:r w:rsidR="00DB5161" w:rsidRPr="00B85F8B">
        <w:rPr>
          <w:rStyle w:val="hps"/>
          <w:rFonts w:ascii="Times New Roman" w:hAnsi="Times New Roman" w:cs="Times New Roman"/>
          <w:highlight w:val="green"/>
          <w:lang w:val="ru-RU"/>
        </w:rPr>
        <w:t>пункта 8.</w:t>
      </w:r>
      <w:r w:rsidR="00F8059E" w:rsidRPr="00B85F8B">
        <w:rPr>
          <w:rStyle w:val="hps"/>
          <w:rFonts w:ascii="Times New Roman" w:hAnsi="Times New Roman" w:cs="Times New Roman"/>
          <w:highlight w:val="green"/>
          <w:lang w:val="ru-RU"/>
        </w:rPr>
        <w:t>3</w:t>
      </w:r>
      <w:r w:rsidR="00DB5161" w:rsidRPr="00B85F8B">
        <w:rPr>
          <w:rStyle w:val="hps"/>
          <w:rFonts w:ascii="Times New Roman" w:hAnsi="Times New Roman" w:cs="Times New Roman"/>
          <w:highlight w:val="green"/>
          <w:lang w:val="ru-RU"/>
        </w:rPr>
        <w:t xml:space="preserve"> </w:t>
      </w:r>
      <w:r w:rsidRPr="00B85F8B">
        <w:rPr>
          <w:rStyle w:val="hps"/>
          <w:rFonts w:ascii="Times New Roman" w:hAnsi="Times New Roman" w:cs="Times New Roman"/>
          <w:highlight w:val="green"/>
          <w:lang w:val="ru-RU"/>
        </w:rPr>
        <w:t>СП 286</w:t>
      </w:r>
      <w:r w:rsidRPr="00B85F8B">
        <w:rPr>
          <w:rFonts w:ascii="Times New Roman" w:hAnsi="Times New Roman" w:cs="Times New Roman"/>
          <w:highlight w:val="green"/>
          <w:lang w:val="ru-RU"/>
        </w:rPr>
        <w:t>.1325800.</w:t>
      </w:r>
      <w:r w:rsidR="00465783" w:rsidRPr="00B85F8B">
        <w:rPr>
          <w:rFonts w:ascii="Times New Roman" w:hAnsi="Times New Roman" w:cs="Times New Roman"/>
          <w:highlight w:val="green"/>
          <w:lang w:val="ru-RU"/>
        </w:rPr>
        <w:t>2016.</w:t>
      </w:r>
      <w:r w:rsidR="00FA2AC8" w:rsidRPr="00B85F8B">
        <w:rPr>
          <w:rFonts w:ascii="Times New Roman" w:hAnsi="Times New Roman" w:cs="Times New Roman"/>
          <w:highlight w:val="green"/>
          <w:lang w:val="ru-RU"/>
        </w:rPr>
        <w:t xml:space="preserve"> </w:t>
      </w:r>
    </w:p>
    <w:p w14:paraId="4C9A77CD" w14:textId="34428AD6" w:rsidR="0033103D" w:rsidRPr="007166B9" w:rsidRDefault="00465783" w:rsidP="002C063F">
      <w:pPr>
        <w:pStyle w:val="a9"/>
        <w:spacing w:line="360" w:lineRule="auto"/>
        <w:ind w:firstLine="567"/>
        <w:jc w:val="both"/>
        <w:rPr>
          <w:rFonts w:ascii="Times New Roman" w:hAnsi="Times New Roman"/>
          <w:sz w:val="20"/>
          <w:szCs w:val="20"/>
        </w:rPr>
      </w:pPr>
      <w:r w:rsidRPr="00B85F8B">
        <w:rPr>
          <w:rFonts w:ascii="Times New Roman" w:hAnsi="Times New Roman"/>
          <w:color w:val="000000"/>
          <w:spacing w:val="20"/>
          <w:sz w:val="20"/>
          <w:szCs w:val="20"/>
          <w:highlight w:val="green"/>
        </w:rPr>
        <w:t>Примечание</w:t>
      </w:r>
      <w:r w:rsidR="0033103D" w:rsidRPr="00B85F8B">
        <w:rPr>
          <w:rFonts w:ascii="Times New Roman" w:hAnsi="Times New Roman"/>
          <w:color w:val="000000"/>
          <w:sz w:val="20"/>
          <w:szCs w:val="20"/>
          <w:highlight w:val="green"/>
        </w:rPr>
        <w:t xml:space="preserve"> </w:t>
      </w:r>
      <w:r w:rsidR="009A64E6" w:rsidRPr="00B85F8B">
        <w:rPr>
          <w:rFonts w:ascii="Times New Roman" w:hAnsi="Times New Roman"/>
          <w:color w:val="000000"/>
          <w:sz w:val="20"/>
          <w:szCs w:val="20"/>
          <w:highlight w:val="green"/>
        </w:rPr>
        <w:t>–</w:t>
      </w:r>
      <w:r w:rsidR="0033103D" w:rsidRPr="00B85F8B">
        <w:rPr>
          <w:rFonts w:ascii="Times New Roman" w:hAnsi="Times New Roman"/>
          <w:sz w:val="20"/>
          <w:szCs w:val="20"/>
          <w:highlight w:val="green"/>
        </w:rPr>
        <w:t xml:space="preserve"> </w:t>
      </w:r>
      <w:r w:rsidR="0033103D" w:rsidRPr="00B85F8B">
        <w:rPr>
          <w:rFonts w:ascii="Times New Roman" w:hAnsi="Times New Roman"/>
          <w:sz w:val="20"/>
          <w:szCs w:val="20"/>
          <w:highlight w:val="green"/>
          <w:lang w:val="ru-RU"/>
        </w:rPr>
        <w:t xml:space="preserve">При расчетах пиковых ускорений грунта </w:t>
      </w:r>
      <w:r w:rsidR="00BB5679" w:rsidRPr="00B85F8B">
        <w:rPr>
          <w:rFonts w:ascii="Times New Roman" w:hAnsi="Times New Roman"/>
          <w:b/>
          <w:sz w:val="20"/>
          <w:szCs w:val="20"/>
          <w:highlight w:val="green"/>
          <w:lang w:val="ru-RU"/>
        </w:rPr>
        <w:t>следует</w:t>
      </w:r>
      <w:r w:rsidR="0033103D" w:rsidRPr="00B85F8B">
        <w:rPr>
          <w:rFonts w:ascii="Times New Roman" w:hAnsi="Times New Roman"/>
          <w:sz w:val="20"/>
          <w:szCs w:val="20"/>
          <w:highlight w:val="green"/>
          <w:lang w:val="ru-RU"/>
        </w:rPr>
        <w:t xml:space="preserve"> </w:t>
      </w:r>
      <w:r w:rsidR="00BB5679" w:rsidRPr="00B85F8B">
        <w:rPr>
          <w:rFonts w:ascii="Times New Roman" w:hAnsi="Times New Roman"/>
          <w:b/>
          <w:sz w:val="20"/>
          <w:szCs w:val="20"/>
          <w:highlight w:val="green"/>
        </w:rPr>
        <w:t>принима</w:t>
      </w:r>
      <w:r w:rsidR="0033103D" w:rsidRPr="00B85F8B">
        <w:rPr>
          <w:rFonts w:ascii="Times New Roman" w:hAnsi="Times New Roman"/>
          <w:sz w:val="20"/>
          <w:szCs w:val="20"/>
          <w:highlight w:val="green"/>
        </w:rPr>
        <w:t xml:space="preserve">ть во внимание, что при </w:t>
      </w:r>
      <w:r w:rsidR="0033103D" w:rsidRPr="00B85F8B">
        <w:rPr>
          <w:rFonts w:ascii="Times New Roman" w:hAnsi="Times New Roman"/>
          <w:i/>
          <w:iCs/>
          <w:sz w:val="20"/>
          <w:szCs w:val="20"/>
          <w:highlight w:val="green"/>
        </w:rPr>
        <w:t xml:space="preserve">I </w:t>
      </w:r>
      <w:r w:rsidR="0033103D" w:rsidRPr="00B85F8B">
        <w:rPr>
          <w:rFonts w:ascii="Times New Roman" w:hAnsi="Times New Roman"/>
          <w:sz w:val="20"/>
          <w:szCs w:val="20"/>
          <w:highlight w:val="green"/>
        </w:rPr>
        <w:t xml:space="preserve">&gt; 7,5, где </w:t>
      </w:r>
      <w:r w:rsidR="0033103D" w:rsidRPr="00B85F8B">
        <w:rPr>
          <w:rFonts w:ascii="Times New Roman" w:hAnsi="Times New Roman"/>
          <w:i/>
          <w:iCs/>
          <w:sz w:val="20"/>
          <w:szCs w:val="20"/>
          <w:highlight w:val="green"/>
        </w:rPr>
        <w:t>I</w:t>
      </w:r>
      <w:r w:rsidR="0033103D" w:rsidRPr="00B85F8B">
        <w:rPr>
          <w:rFonts w:ascii="Times New Roman" w:hAnsi="Times New Roman"/>
          <w:sz w:val="20"/>
          <w:szCs w:val="20"/>
          <w:highlight w:val="green"/>
        </w:rPr>
        <w:t xml:space="preserve"> </w:t>
      </w:r>
      <w:r w:rsidR="009A64E6" w:rsidRPr="00B85F8B">
        <w:rPr>
          <w:rFonts w:ascii="Times New Roman" w:hAnsi="Times New Roman"/>
          <w:color w:val="000000"/>
          <w:sz w:val="20"/>
          <w:szCs w:val="20"/>
          <w:highlight w:val="green"/>
        </w:rPr>
        <w:t>–</w:t>
      </w:r>
      <w:r w:rsidR="0033103D" w:rsidRPr="00B85F8B">
        <w:rPr>
          <w:rFonts w:ascii="Times New Roman" w:hAnsi="Times New Roman"/>
          <w:sz w:val="20"/>
          <w:szCs w:val="20"/>
          <w:highlight w:val="green"/>
        </w:rPr>
        <w:t xml:space="preserve"> интенсивность в баллах, амплитуды колебаний на рыхлых грунтах меньше, чем на скальных (в пределах стандартных отклонений), но сейсмическая интенсивность возрастает за счет резкого увеличения про</w:t>
      </w:r>
      <w:r w:rsidR="00BB5679" w:rsidRPr="00B85F8B">
        <w:rPr>
          <w:rFonts w:ascii="Times New Roman" w:hAnsi="Times New Roman"/>
          <w:b/>
          <w:sz w:val="20"/>
          <w:szCs w:val="20"/>
          <w:highlight w:val="green"/>
        </w:rPr>
        <w:t>долж</w:t>
      </w:r>
      <w:r w:rsidR="0033103D" w:rsidRPr="00B85F8B">
        <w:rPr>
          <w:rFonts w:ascii="Times New Roman" w:hAnsi="Times New Roman"/>
          <w:sz w:val="20"/>
          <w:szCs w:val="20"/>
          <w:highlight w:val="green"/>
        </w:rPr>
        <w:t xml:space="preserve">ительности колебаний. При </w:t>
      </w:r>
      <w:r w:rsidR="0033103D" w:rsidRPr="00B85F8B">
        <w:rPr>
          <w:rFonts w:ascii="Times New Roman" w:hAnsi="Times New Roman"/>
          <w:i/>
          <w:iCs/>
          <w:sz w:val="20"/>
          <w:szCs w:val="20"/>
          <w:highlight w:val="green"/>
        </w:rPr>
        <w:t>I</w:t>
      </w:r>
      <w:r w:rsidR="0033103D" w:rsidRPr="00B85F8B">
        <w:rPr>
          <w:rFonts w:ascii="Times New Roman" w:hAnsi="Times New Roman"/>
          <w:sz w:val="20"/>
          <w:szCs w:val="20"/>
          <w:highlight w:val="green"/>
        </w:rPr>
        <w:t xml:space="preserve"> = 7,0 половина приращения интенсивности относится к амплитуде, а половина </w:t>
      </w:r>
      <w:r w:rsidR="009A64E6" w:rsidRPr="00B85F8B">
        <w:rPr>
          <w:rFonts w:ascii="Times New Roman" w:hAnsi="Times New Roman"/>
          <w:color w:val="000000"/>
          <w:sz w:val="20"/>
          <w:szCs w:val="20"/>
          <w:highlight w:val="green"/>
        </w:rPr>
        <w:t>–</w:t>
      </w:r>
      <w:r w:rsidR="0033103D" w:rsidRPr="00B85F8B">
        <w:rPr>
          <w:rFonts w:ascii="Times New Roman" w:hAnsi="Times New Roman"/>
          <w:sz w:val="20"/>
          <w:szCs w:val="20"/>
          <w:highlight w:val="green"/>
        </w:rPr>
        <w:t xml:space="preserve"> к про</w:t>
      </w:r>
      <w:r w:rsidR="00BB5679" w:rsidRPr="00B85F8B">
        <w:rPr>
          <w:rFonts w:ascii="Times New Roman" w:hAnsi="Times New Roman"/>
          <w:b/>
          <w:sz w:val="20"/>
          <w:szCs w:val="20"/>
          <w:highlight w:val="green"/>
        </w:rPr>
        <w:t>долж</w:t>
      </w:r>
      <w:r w:rsidR="0033103D" w:rsidRPr="00B85F8B">
        <w:rPr>
          <w:rFonts w:ascii="Times New Roman" w:hAnsi="Times New Roman"/>
          <w:sz w:val="20"/>
          <w:szCs w:val="20"/>
          <w:highlight w:val="green"/>
        </w:rPr>
        <w:t>ительности колебаний.</w:t>
      </w:r>
      <w:r w:rsidR="0033103D" w:rsidRPr="007166B9">
        <w:rPr>
          <w:rFonts w:ascii="Times New Roman" w:hAnsi="Times New Roman"/>
          <w:sz w:val="20"/>
          <w:szCs w:val="20"/>
        </w:rPr>
        <w:t xml:space="preserve"> </w:t>
      </w:r>
    </w:p>
    <w:p w14:paraId="5CF2C871" w14:textId="77777777" w:rsidR="00C5173D" w:rsidRPr="00B85F8B" w:rsidRDefault="00C5173D" w:rsidP="002C063F">
      <w:pPr>
        <w:pStyle w:val="1"/>
        <w:spacing w:line="360" w:lineRule="auto"/>
        <w:ind w:firstLine="567"/>
        <w:rPr>
          <w:rFonts w:ascii="Times New Roman" w:hAnsi="Times New Roman"/>
          <w:sz w:val="24"/>
          <w:szCs w:val="24"/>
          <w:highlight w:val="green"/>
          <w:lang w:val="ru-RU"/>
        </w:rPr>
      </w:pPr>
      <w:bookmarkStart w:id="213" w:name="_Toc419477109"/>
      <w:bookmarkStart w:id="214" w:name="_Toc524103795"/>
      <w:r w:rsidRPr="00B85F8B">
        <w:rPr>
          <w:rFonts w:ascii="Times New Roman" w:hAnsi="Times New Roman"/>
          <w:sz w:val="24"/>
          <w:szCs w:val="24"/>
          <w:highlight w:val="green"/>
          <w:lang w:val="ru-RU"/>
        </w:rPr>
        <w:t>8.</w:t>
      </w:r>
      <w:r w:rsidR="00E2252F" w:rsidRPr="00B85F8B">
        <w:rPr>
          <w:rFonts w:ascii="Times New Roman" w:hAnsi="Times New Roman"/>
          <w:sz w:val="24"/>
          <w:szCs w:val="24"/>
          <w:highlight w:val="green"/>
          <w:lang w:val="ru-RU"/>
        </w:rPr>
        <w:t>4</w:t>
      </w:r>
      <w:r w:rsidRPr="00B85F8B">
        <w:rPr>
          <w:rFonts w:ascii="Times New Roman" w:hAnsi="Times New Roman"/>
          <w:sz w:val="24"/>
          <w:szCs w:val="24"/>
          <w:highlight w:val="green"/>
          <w:lang w:val="ru-RU"/>
        </w:rPr>
        <w:t xml:space="preserve"> Построение локального спектра</w:t>
      </w:r>
      <w:bookmarkEnd w:id="213"/>
      <w:r w:rsidR="00A53F0B" w:rsidRPr="00B85F8B">
        <w:rPr>
          <w:rFonts w:ascii="Times New Roman" w:hAnsi="Times New Roman"/>
          <w:sz w:val="24"/>
          <w:szCs w:val="24"/>
          <w:highlight w:val="green"/>
          <w:lang w:val="ru-RU"/>
        </w:rPr>
        <w:t xml:space="preserve"> и синтетической акселерограммы</w:t>
      </w:r>
      <w:bookmarkEnd w:id="214"/>
      <w:r w:rsidR="00A53F0B" w:rsidRPr="00B85F8B">
        <w:rPr>
          <w:rFonts w:ascii="Times New Roman" w:hAnsi="Times New Roman"/>
          <w:sz w:val="24"/>
          <w:szCs w:val="24"/>
          <w:highlight w:val="green"/>
          <w:lang w:val="ru-RU"/>
        </w:rPr>
        <w:t xml:space="preserve"> </w:t>
      </w:r>
    </w:p>
    <w:p w14:paraId="69007023" w14:textId="10686E15" w:rsidR="00DB5161" w:rsidRPr="00B85F8B" w:rsidRDefault="00DB5161" w:rsidP="002C063F">
      <w:pPr>
        <w:pStyle w:val="a9"/>
        <w:spacing w:line="360" w:lineRule="auto"/>
        <w:ind w:firstLine="567"/>
        <w:jc w:val="both"/>
        <w:rPr>
          <w:rStyle w:val="hps"/>
          <w:rFonts w:ascii="Times New Roman" w:hAnsi="Times New Roman"/>
          <w:sz w:val="24"/>
          <w:szCs w:val="24"/>
          <w:highlight w:val="green"/>
          <w:lang w:val="ru-RU"/>
        </w:rPr>
      </w:pPr>
      <w:r w:rsidRPr="00B85F8B">
        <w:rPr>
          <w:rStyle w:val="hps"/>
          <w:rFonts w:ascii="Times New Roman" w:hAnsi="Times New Roman"/>
          <w:sz w:val="24"/>
          <w:szCs w:val="24"/>
          <w:highlight w:val="green"/>
        </w:rPr>
        <w:t>В случае включения в техническое зада</w:t>
      </w:r>
      <w:r w:rsidR="001C0314" w:rsidRPr="00B85F8B">
        <w:rPr>
          <w:rStyle w:val="hps"/>
          <w:rFonts w:ascii="Times New Roman" w:hAnsi="Times New Roman"/>
          <w:sz w:val="24"/>
          <w:szCs w:val="24"/>
          <w:highlight w:val="green"/>
          <w:lang w:val="ru-RU"/>
        </w:rPr>
        <w:t>н</w:t>
      </w:r>
      <w:r w:rsidRPr="00B85F8B">
        <w:rPr>
          <w:rStyle w:val="hps"/>
          <w:rFonts w:ascii="Times New Roman" w:hAnsi="Times New Roman"/>
          <w:sz w:val="24"/>
          <w:szCs w:val="24"/>
          <w:highlight w:val="green"/>
        </w:rPr>
        <w:t xml:space="preserve">ие </w:t>
      </w:r>
      <w:r w:rsidR="00F8059E" w:rsidRPr="00B85F8B">
        <w:rPr>
          <w:rStyle w:val="hps"/>
          <w:rFonts w:ascii="Times New Roman" w:hAnsi="Times New Roman"/>
          <w:sz w:val="24"/>
          <w:szCs w:val="24"/>
          <w:highlight w:val="green"/>
          <w:lang w:val="ru-RU"/>
        </w:rPr>
        <w:t>дополнительного</w:t>
      </w:r>
      <w:r w:rsidR="00F8059E" w:rsidRPr="00B85F8B">
        <w:rPr>
          <w:rStyle w:val="hps"/>
          <w:rFonts w:ascii="Times New Roman" w:hAnsi="Times New Roman"/>
          <w:sz w:val="24"/>
          <w:szCs w:val="24"/>
          <w:highlight w:val="green"/>
        </w:rPr>
        <w:t xml:space="preserve"> </w:t>
      </w:r>
      <w:r w:rsidRPr="00B85F8B">
        <w:rPr>
          <w:rStyle w:val="hps"/>
          <w:rFonts w:ascii="Times New Roman" w:hAnsi="Times New Roman"/>
          <w:sz w:val="24"/>
          <w:szCs w:val="24"/>
          <w:highlight w:val="green"/>
        </w:rPr>
        <w:t xml:space="preserve">требования </w:t>
      </w:r>
      <w:r w:rsidR="00571DA8" w:rsidRPr="00B85F8B">
        <w:rPr>
          <w:rStyle w:val="hps"/>
          <w:rFonts w:ascii="Times New Roman" w:hAnsi="Times New Roman"/>
          <w:sz w:val="24"/>
          <w:szCs w:val="24"/>
          <w:highlight w:val="green"/>
        </w:rPr>
        <w:t xml:space="preserve">создания набора прогнозных сейсмических воздействий в виде локальных спектров и акселерограмм </w:t>
      </w:r>
      <w:r w:rsidR="00611986" w:rsidRPr="00B85F8B">
        <w:rPr>
          <w:rStyle w:val="hps"/>
          <w:rFonts w:ascii="Times New Roman" w:hAnsi="Times New Roman"/>
          <w:sz w:val="24"/>
          <w:szCs w:val="24"/>
          <w:highlight w:val="green"/>
          <w:lang w:val="ru-RU"/>
        </w:rPr>
        <w:t>в отдельных пунктах на исследуемой территории</w:t>
      </w:r>
      <w:r w:rsidR="00611986" w:rsidRPr="00B85F8B">
        <w:rPr>
          <w:rStyle w:val="hps"/>
          <w:rFonts w:ascii="Times New Roman" w:hAnsi="Times New Roman"/>
          <w:sz w:val="24"/>
          <w:szCs w:val="24"/>
          <w:highlight w:val="green"/>
        </w:rPr>
        <w:t xml:space="preserve"> </w:t>
      </w:r>
      <w:r w:rsidRPr="00B85F8B">
        <w:rPr>
          <w:rStyle w:val="hps"/>
          <w:rFonts w:ascii="Times New Roman" w:hAnsi="Times New Roman"/>
          <w:sz w:val="24"/>
          <w:szCs w:val="24"/>
          <w:highlight w:val="green"/>
        </w:rPr>
        <w:t>при построении локальн</w:t>
      </w:r>
      <w:r w:rsidR="00A53F0B" w:rsidRPr="00B85F8B">
        <w:rPr>
          <w:rStyle w:val="hps"/>
          <w:rFonts w:ascii="Times New Roman" w:hAnsi="Times New Roman"/>
          <w:sz w:val="24"/>
          <w:szCs w:val="24"/>
          <w:highlight w:val="green"/>
          <w:lang w:val="ru-RU"/>
        </w:rPr>
        <w:t>ых</w:t>
      </w:r>
      <w:r w:rsidRPr="00B85F8B">
        <w:rPr>
          <w:rStyle w:val="hps"/>
          <w:rFonts w:ascii="Times New Roman" w:hAnsi="Times New Roman"/>
          <w:sz w:val="24"/>
          <w:szCs w:val="24"/>
          <w:highlight w:val="green"/>
        </w:rPr>
        <w:t xml:space="preserve"> спектр</w:t>
      </w:r>
      <w:r w:rsidR="00A53F0B" w:rsidRPr="00B85F8B">
        <w:rPr>
          <w:rStyle w:val="hps"/>
          <w:rFonts w:ascii="Times New Roman" w:hAnsi="Times New Roman"/>
          <w:sz w:val="24"/>
          <w:szCs w:val="24"/>
          <w:highlight w:val="green"/>
          <w:lang w:val="ru-RU"/>
        </w:rPr>
        <w:t>ов</w:t>
      </w:r>
      <w:r w:rsidRPr="00B85F8B">
        <w:rPr>
          <w:rStyle w:val="hps"/>
          <w:rFonts w:ascii="Times New Roman" w:hAnsi="Times New Roman"/>
          <w:sz w:val="24"/>
          <w:szCs w:val="24"/>
          <w:highlight w:val="green"/>
        </w:rPr>
        <w:t xml:space="preserve"> реакции </w:t>
      </w:r>
      <w:r w:rsidR="00A53F0B" w:rsidRPr="00B85F8B">
        <w:rPr>
          <w:rStyle w:val="hps"/>
          <w:rFonts w:ascii="Times New Roman" w:hAnsi="Times New Roman"/>
          <w:sz w:val="24"/>
          <w:szCs w:val="24"/>
          <w:highlight w:val="green"/>
          <w:lang w:val="ru-RU"/>
        </w:rPr>
        <w:t xml:space="preserve">и соответствующих акселерограмм </w:t>
      </w:r>
      <w:r w:rsidR="00BB5679" w:rsidRPr="00B85F8B">
        <w:rPr>
          <w:rStyle w:val="hps"/>
          <w:rFonts w:ascii="Times New Roman" w:hAnsi="Times New Roman"/>
          <w:b/>
          <w:sz w:val="24"/>
          <w:szCs w:val="24"/>
          <w:highlight w:val="green"/>
        </w:rPr>
        <w:t>следует</w:t>
      </w:r>
      <w:r w:rsidRPr="00B85F8B">
        <w:rPr>
          <w:rStyle w:val="hps"/>
          <w:rFonts w:ascii="Times New Roman" w:hAnsi="Times New Roman"/>
          <w:sz w:val="24"/>
          <w:szCs w:val="24"/>
          <w:highlight w:val="green"/>
        </w:rPr>
        <w:t xml:space="preserve"> </w:t>
      </w:r>
      <w:r w:rsidRPr="00B85F8B">
        <w:rPr>
          <w:rStyle w:val="hps"/>
          <w:rFonts w:ascii="Times New Roman" w:hAnsi="Times New Roman"/>
          <w:sz w:val="24"/>
          <w:szCs w:val="24"/>
          <w:highlight w:val="green"/>
        </w:rPr>
        <w:lastRenderedPageBreak/>
        <w:t>руководствоваться требованиями пункт</w:t>
      </w:r>
      <w:r w:rsidR="00A53F0B" w:rsidRPr="00B85F8B">
        <w:rPr>
          <w:rStyle w:val="hps"/>
          <w:rFonts w:ascii="Times New Roman" w:hAnsi="Times New Roman"/>
          <w:sz w:val="24"/>
          <w:szCs w:val="24"/>
          <w:highlight w:val="green"/>
          <w:lang w:val="ru-RU"/>
        </w:rPr>
        <w:t>ов</w:t>
      </w:r>
      <w:r w:rsidRPr="00B85F8B">
        <w:rPr>
          <w:rStyle w:val="hps"/>
          <w:rFonts w:ascii="Times New Roman" w:hAnsi="Times New Roman"/>
          <w:sz w:val="24"/>
          <w:szCs w:val="24"/>
          <w:highlight w:val="green"/>
        </w:rPr>
        <w:t xml:space="preserve"> 8.</w:t>
      </w:r>
      <w:r w:rsidR="00F8059E" w:rsidRPr="00B85F8B">
        <w:rPr>
          <w:rStyle w:val="hps"/>
          <w:rFonts w:ascii="Times New Roman" w:hAnsi="Times New Roman"/>
          <w:sz w:val="24"/>
          <w:szCs w:val="24"/>
          <w:highlight w:val="green"/>
          <w:lang w:val="ru-RU"/>
        </w:rPr>
        <w:t>8</w:t>
      </w:r>
      <w:r w:rsidR="00A53F0B" w:rsidRPr="00B85F8B">
        <w:rPr>
          <w:rStyle w:val="hps"/>
          <w:rFonts w:ascii="Times New Roman" w:hAnsi="Times New Roman"/>
          <w:sz w:val="24"/>
          <w:szCs w:val="24"/>
          <w:highlight w:val="green"/>
          <w:lang w:val="ru-RU"/>
        </w:rPr>
        <w:t xml:space="preserve"> </w:t>
      </w:r>
      <w:r w:rsidR="00465783" w:rsidRPr="00B85F8B">
        <w:rPr>
          <w:rStyle w:val="hps"/>
          <w:rFonts w:ascii="Times New Roman" w:hAnsi="Times New Roman"/>
          <w:sz w:val="24"/>
          <w:szCs w:val="24"/>
          <w:highlight w:val="green"/>
          <w:lang w:val="ru-RU"/>
        </w:rPr>
        <w:t>–</w:t>
      </w:r>
      <w:r w:rsidR="00A53F0B" w:rsidRPr="00B85F8B">
        <w:rPr>
          <w:rStyle w:val="hps"/>
          <w:rFonts w:ascii="Times New Roman" w:hAnsi="Times New Roman"/>
          <w:sz w:val="24"/>
          <w:szCs w:val="24"/>
          <w:highlight w:val="green"/>
          <w:lang w:val="ru-RU"/>
        </w:rPr>
        <w:t xml:space="preserve"> 8.9</w:t>
      </w:r>
      <w:r w:rsidRPr="00B85F8B">
        <w:rPr>
          <w:rStyle w:val="hps"/>
          <w:rFonts w:ascii="Times New Roman" w:hAnsi="Times New Roman"/>
          <w:sz w:val="24"/>
          <w:szCs w:val="24"/>
          <w:highlight w:val="green"/>
        </w:rPr>
        <w:t xml:space="preserve"> СП 286</w:t>
      </w:r>
      <w:r w:rsidRPr="00B85F8B">
        <w:rPr>
          <w:rFonts w:ascii="Times New Roman" w:hAnsi="Times New Roman"/>
          <w:sz w:val="24"/>
          <w:szCs w:val="24"/>
          <w:highlight w:val="green"/>
        </w:rPr>
        <w:t>.1325800.</w:t>
      </w:r>
      <w:r w:rsidR="00465783" w:rsidRPr="00B85F8B">
        <w:rPr>
          <w:rFonts w:ascii="Times New Roman" w:hAnsi="Times New Roman"/>
          <w:sz w:val="24"/>
          <w:szCs w:val="24"/>
          <w:highlight w:val="green"/>
          <w:lang w:val="ru-RU"/>
        </w:rPr>
        <w:t>2016.</w:t>
      </w:r>
      <w:r w:rsidR="00611986" w:rsidRPr="00B85F8B">
        <w:rPr>
          <w:rStyle w:val="hps"/>
          <w:rFonts w:ascii="Times New Roman" w:hAnsi="Times New Roman"/>
          <w:sz w:val="24"/>
          <w:szCs w:val="24"/>
          <w:highlight w:val="green"/>
          <w:lang w:val="ru-RU"/>
        </w:rPr>
        <w:t xml:space="preserve"> </w:t>
      </w:r>
      <w:r w:rsidR="00D44998" w:rsidRPr="00B85F8B">
        <w:rPr>
          <w:rStyle w:val="hps"/>
          <w:rFonts w:ascii="Times New Roman" w:hAnsi="Times New Roman"/>
          <w:sz w:val="24"/>
          <w:szCs w:val="24"/>
          <w:highlight w:val="green"/>
          <w:lang w:val="ru-RU"/>
        </w:rPr>
        <w:t>Д</w:t>
      </w:r>
      <w:r w:rsidR="00D44998" w:rsidRPr="00B85F8B">
        <w:rPr>
          <w:rStyle w:val="hps"/>
          <w:rFonts w:ascii="Times New Roman" w:hAnsi="Times New Roman"/>
          <w:sz w:val="24"/>
          <w:szCs w:val="24"/>
          <w:highlight w:val="green"/>
        </w:rPr>
        <w:t xml:space="preserve">ля расчета преобладающего периода колебаний грунта </w:t>
      </w:r>
      <w:r w:rsidR="00BB5679" w:rsidRPr="00B85F8B">
        <w:rPr>
          <w:rStyle w:val="hps"/>
          <w:rFonts w:ascii="Times New Roman" w:hAnsi="Times New Roman"/>
          <w:b/>
          <w:sz w:val="24"/>
          <w:szCs w:val="24"/>
          <w:highlight w:val="green"/>
        </w:rPr>
        <w:t>следует</w:t>
      </w:r>
      <w:r w:rsidR="00D44998" w:rsidRPr="00B85F8B">
        <w:rPr>
          <w:rStyle w:val="hps"/>
          <w:rFonts w:ascii="Times New Roman" w:hAnsi="Times New Roman"/>
          <w:sz w:val="24"/>
          <w:szCs w:val="24"/>
          <w:highlight w:val="green"/>
        </w:rPr>
        <w:t xml:space="preserve"> руководствоваться требованиями пункта 8.</w:t>
      </w:r>
      <w:r w:rsidR="00D44998" w:rsidRPr="00B85F8B">
        <w:rPr>
          <w:rStyle w:val="hps"/>
          <w:rFonts w:ascii="Times New Roman" w:hAnsi="Times New Roman"/>
          <w:sz w:val="24"/>
          <w:szCs w:val="24"/>
          <w:highlight w:val="green"/>
          <w:lang w:val="ru-RU"/>
        </w:rPr>
        <w:t>4</w:t>
      </w:r>
      <w:r w:rsidR="00D44998" w:rsidRPr="00B85F8B">
        <w:rPr>
          <w:rStyle w:val="hps"/>
          <w:rFonts w:ascii="Times New Roman" w:hAnsi="Times New Roman"/>
          <w:sz w:val="24"/>
          <w:szCs w:val="24"/>
          <w:highlight w:val="green"/>
        </w:rPr>
        <w:t xml:space="preserve"> СП 286</w:t>
      </w:r>
      <w:r w:rsidR="00D44998" w:rsidRPr="00B85F8B">
        <w:rPr>
          <w:rFonts w:ascii="Times New Roman" w:hAnsi="Times New Roman"/>
          <w:sz w:val="24"/>
          <w:szCs w:val="24"/>
          <w:highlight w:val="green"/>
        </w:rPr>
        <w:t>.1325800.</w:t>
      </w:r>
      <w:r w:rsidR="00D44998" w:rsidRPr="00B85F8B">
        <w:rPr>
          <w:rStyle w:val="hps"/>
          <w:rFonts w:ascii="Times New Roman" w:hAnsi="Times New Roman"/>
          <w:sz w:val="24"/>
          <w:szCs w:val="24"/>
          <w:highlight w:val="green"/>
          <w:lang w:val="ru-RU"/>
        </w:rPr>
        <w:t xml:space="preserve"> Д</w:t>
      </w:r>
      <w:r w:rsidR="00D44998" w:rsidRPr="00B85F8B">
        <w:rPr>
          <w:rStyle w:val="hps"/>
          <w:rFonts w:ascii="Times New Roman" w:hAnsi="Times New Roman"/>
          <w:sz w:val="24"/>
          <w:szCs w:val="24"/>
          <w:highlight w:val="green"/>
        </w:rPr>
        <w:t>ля расчета про</w:t>
      </w:r>
      <w:r w:rsidR="00BB5679" w:rsidRPr="00B85F8B">
        <w:rPr>
          <w:rStyle w:val="hps"/>
          <w:rFonts w:ascii="Times New Roman" w:hAnsi="Times New Roman"/>
          <w:b/>
          <w:sz w:val="24"/>
          <w:szCs w:val="24"/>
          <w:highlight w:val="green"/>
        </w:rPr>
        <w:t>долж</w:t>
      </w:r>
      <w:r w:rsidR="00D44998" w:rsidRPr="00B85F8B">
        <w:rPr>
          <w:rStyle w:val="hps"/>
          <w:rFonts w:ascii="Times New Roman" w:hAnsi="Times New Roman"/>
          <w:sz w:val="24"/>
          <w:szCs w:val="24"/>
          <w:highlight w:val="green"/>
        </w:rPr>
        <w:t xml:space="preserve">ительности колебаний грунта </w:t>
      </w:r>
      <w:r w:rsidR="00BB5679" w:rsidRPr="00B85F8B">
        <w:rPr>
          <w:rStyle w:val="hps"/>
          <w:rFonts w:ascii="Times New Roman" w:hAnsi="Times New Roman"/>
          <w:b/>
          <w:sz w:val="24"/>
          <w:szCs w:val="24"/>
          <w:highlight w:val="green"/>
        </w:rPr>
        <w:t>следует</w:t>
      </w:r>
      <w:r w:rsidR="00D44998" w:rsidRPr="00B85F8B">
        <w:rPr>
          <w:rStyle w:val="hps"/>
          <w:rFonts w:ascii="Times New Roman" w:hAnsi="Times New Roman"/>
          <w:sz w:val="24"/>
          <w:szCs w:val="24"/>
          <w:highlight w:val="green"/>
        </w:rPr>
        <w:t xml:space="preserve"> руководствоваться требованиями пункта 8.</w:t>
      </w:r>
      <w:r w:rsidR="00D44998" w:rsidRPr="00B85F8B">
        <w:rPr>
          <w:rStyle w:val="hps"/>
          <w:rFonts w:ascii="Times New Roman" w:hAnsi="Times New Roman"/>
          <w:sz w:val="24"/>
          <w:szCs w:val="24"/>
          <w:highlight w:val="green"/>
          <w:lang w:val="ru-RU"/>
        </w:rPr>
        <w:t>5</w:t>
      </w:r>
      <w:r w:rsidR="00D44998" w:rsidRPr="00B85F8B">
        <w:rPr>
          <w:rStyle w:val="hps"/>
          <w:rFonts w:ascii="Times New Roman" w:hAnsi="Times New Roman"/>
          <w:sz w:val="24"/>
          <w:szCs w:val="24"/>
          <w:highlight w:val="green"/>
        </w:rPr>
        <w:t xml:space="preserve"> СП 286</w:t>
      </w:r>
      <w:r w:rsidR="00D44998" w:rsidRPr="00B85F8B">
        <w:rPr>
          <w:rFonts w:ascii="Times New Roman" w:hAnsi="Times New Roman"/>
          <w:sz w:val="24"/>
          <w:szCs w:val="24"/>
          <w:highlight w:val="green"/>
        </w:rPr>
        <w:t>.1325800.</w:t>
      </w:r>
      <w:r w:rsidR="00276C00" w:rsidRPr="00B85F8B">
        <w:rPr>
          <w:rFonts w:ascii="Times New Roman" w:hAnsi="Times New Roman"/>
          <w:sz w:val="24"/>
          <w:szCs w:val="24"/>
          <w:highlight w:val="green"/>
          <w:lang w:val="ru-RU"/>
        </w:rPr>
        <w:t>2016.</w:t>
      </w:r>
      <w:r w:rsidR="00D44998" w:rsidRPr="00B85F8B">
        <w:rPr>
          <w:rStyle w:val="hps"/>
          <w:rFonts w:ascii="Times New Roman" w:hAnsi="Times New Roman"/>
          <w:sz w:val="24"/>
          <w:szCs w:val="24"/>
          <w:highlight w:val="green"/>
          <w:lang w:val="ru-RU"/>
        </w:rPr>
        <w:t xml:space="preserve"> Д</w:t>
      </w:r>
      <w:r w:rsidR="00D44998" w:rsidRPr="00B85F8B">
        <w:rPr>
          <w:rStyle w:val="hps"/>
          <w:rFonts w:ascii="Times New Roman" w:hAnsi="Times New Roman"/>
          <w:sz w:val="24"/>
          <w:szCs w:val="24"/>
          <w:highlight w:val="green"/>
        </w:rPr>
        <w:t xml:space="preserve">ля расчета частотного состава колебаний </w:t>
      </w:r>
      <w:r w:rsidR="00BB5679" w:rsidRPr="00B85F8B">
        <w:rPr>
          <w:rStyle w:val="hps"/>
          <w:rFonts w:ascii="Times New Roman" w:hAnsi="Times New Roman"/>
          <w:b/>
          <w:sz w:val="24"/>
          <w:szCs w:val="24"/>
          <w:highlight w:val="green"/>
        </w:rPr>
        <w:t>следует</w:t>
      </w:r>
      <w:r w:rsidR="00D44998" w:rsidRPr="00B85F8B">
        <w:rPr>
          <w:rStyle w:val="hps"/>
          <w:rFonts w:ascii="Times New Roman" w:hAnsi="Times New Roman"/>
          <w:sz w:val="24"/>
          <w:szCs w:val="24"/>
          <w:highlight w:val="green"/>
        </w:rPr>
        <w:t xml:space="preserve"> руководствоваться требованиями пункта 8.</w:t>
      </w:r>
      <w:r w:rsidR="00D44998" w:rsidRPr="00B85F8B">
        <w:rPr>
          <w:rStyle w:val="hps"/>
          <w:rFonts w:ascii="Times New Roman" w:hAnsi="Times New Roman"/>
          <w:sz w:val="24"/>
          <w:szCs w:val="24"/>
          <w:highlight w:val="green"/>
          <w:lang w:val="ru-RU"/>
        </w:rPr>
        <w:t>6</w:t>
      </w:r>
      <w:r w:rsidR="00D44998" w:rsidRPr="00B85F8B">
        <w:rPr>
          <w:rStyle w:val="hps"/>
          <w:rFonts w:ascii="Times New Roman" w:hAnsi="Times New Roman"/>
          <w:sz w:val="24"/>
          <w:szCs w:val="24"/>
          <w:highlight w:val="green"/>
        </w:rPr>
        <w:t xml:space="preserve"> СП 286</w:t>
      </w:r>
      <w:r w:rsidR="00D44998" w:rsidRPr="00B85F8B">
        <w:rPr>
          <w:rFonts w:ascii="Times New Roman" w:hAnsi="Times New Roman"/>
          <w:sz w:val="24"/>
          <w:szCs w:val="24"/>
          <w:highlight w:val="green"/>
        </w:rPr>
        <w:t>.1325800.</w:t>
      </w:r>
      <w:r w:rsidR="00276C00" w:rsidRPr="00B85F8B">
        <w:rPr>
          <w:rFonts w:ascii="Times New Roman" w:hAnsi="Times New Roman"/>
          <w:sz w:val="24"/>
          <w:szCs w:val="24"/>
          <w:highlight w:val="green"/>
          <w:lang w:val="ru-RU"/>
        </w:rPr>
        <w:t>2016.</w:t>
      </w:r>
      <w:r w:rsidR="00F12824" w:rsidRPr="00B85F8B">
        <w:rPr>
          <w:rStyle w:val="hps"/>
          <w:rFonts w:ascii="Times New Roman" w:hAnsi="Times New Roman"/>
          <w:sz w:val="24"/>
          <w:szCs w:val="24"/>
          <w:highlight w:val="green"/>
          <w:lang w:val="ru-RU"/>
        </w:rPr>
        <w:t xml:space="preserve"> </w:t>
      </w:r>
      <w:r w:rsidR="00A53F0B" w:rsidRPr="00B85F8B">
        <w:rPr>
          <w:rStyle w:val="hps"/>
          <w:rFonts w:ascii="Times New Roman" w:hAnsi="Times New Roman"/>
          <w:sz w:val="24"/>
          <w:szCs w:val="24"/>
          <w:highlight w:val="green"/>
          <w:lang w:val="ru-RU"/>
        </w:rPr>
        <w:t>Д</w:t>
      </w:r>
      <w:r w:rsidR="00A53F0B" w:rsidRPr="00B85F8B">
        <w:rPr>
          <w:rStyle w:val="hps"/>
          <w:rFonts w:ascii="Times New Roman" w:hAnsi="Times New Roman"/>
          <w:sz w:val="24"/>
          <w:szCs w:val="24"/>
          <w:highlight w:val="green"/>
        </w:rPr>
        <w:t xml:space="preserve">ля выбора значения коэффициента динамического усиления </w:t>
      </w:r>
      <w:r w:rsidR="00BB5679" w:rsidRPr="00B85F8B">
        <w:rPr>
          <w:rStyle w:val="hps"/>
          <w:rFonts w:ascii="Times New Roman" w:hAnsi="Times New Roman"/>
          <w:b/>
          <w:sz w:val="24"/>
          <w:szCs w:val="24"/>
          <w:highlight w:val="green"/>
        </w:rPr>
        <w:t>следует</w:t>
      </w:r>
      <w:r w:rsidR="00A53F0B" w:rsidRPr="00B85F8B">
        <w:rPr>
          <w:rStyle w:val="hps"/>
          <w:rFonts w:ascii="Times New Roman" w:hAnsi="Times New Roman"/>
          <w:sz w:val="24"/>
          <w:szCs w:val="24"/>
          <w:highlight w:val="green"/>
        </w:rPr>
        <w:t xml:space="preserve"> руководствоваться требованиями пункта 8.</w:t>
      </w:r>
      <w:r w:rsidR="00A53F0B" w:rsidRPr="00B85F8B">
        <w:rPr>
          <w:rStyle w:val="hps"/>
          <w:rFonts w:ascii="Times New Roman" w:hAnsi="Times New Roman"/>
          <w:sz w:val="24"/>
          <w:szCs w:val="24"/>
          <w:highlight w:val="green"/>
          <w:lang w:val="ru-RU"/>
        </w:rPr>
        <w:t>7</w:t>
      </w:r>
      <w:r w:rsidR="00A53F0B" w:rsidRPr="00B85F8B">
        <w:rPr>
          <w:rStyle w:val="hps"/>
          <w:rFonts w:ascii="Times New Roman" w:hAnsi="Times New Roman"/>
          <w:sz w:val="24"/>
          <w:szCs w:val="24"/>
          <w:highlight w:val="green"/>
        </w:rPr>
        <w:t xml:space="preserve"> СП 286</w:t>
      </w:r>
      <w:r w:rsidR="00A53F0B" w:rsidRPr="00B85F8B">
        <w:rPr>
          <w:rFonts w:ascii="Times New Roman" w:hAnsi="Times New Roman"/>
          <w:sz w:val="24"/>
          <w:szCs w:val="24"/>
          <w:highlight w:val="green"/>
        </w:rPr>
        <w:t>.1325800.</w:t>
      </w:r>
      <w:r w:rsidR="00276C00" w:rsidRPr="00B85F8B">
        <w:rPr>
          <w:rFonts w:ascii="Times New Roman" w:hAnsi="Times New Roman"/>
          <w:sz w:val="24"/>
          <w:szCs w:val="24"/>
          <w:highlight w:val="green"/>
          <w:lang w:val="ru-RU"/>
        </w:rPr>
        <w:t>2016.</w:t>
      </w:r>
      <w:r w:rsidR="00A53F0B" w:rsidRPr="00B85F8B">
        <w:rPr>
          <w:rStyle w:val="hps"/>
          <w:rFonts w:ascii="Times New Roman" w:hAnsi="Times New Roman"/>
          <w:sz w:val="24"/>
          <w:szCs w:val="24"/>
          <w:highlight w:val="green"/>
          <w:lang w:val="ru-RU"/>
        </w:rPr>
        <w:t xml:space="preserve"> </w:t>
      </w:r>
      <w:r w:rsidR="00611986" w:rsidRPr="00B85F8B">
        <w:rPr>
          <w:rStyle w:val="hps"/>
          <w:rFonts w:ascii="Times New Roman" w:hAnsi="Times New Roman"/>
          <w:sz w:val="24"/>
          <w:szCs w:val="24"/>
          <w:highlight w:val="green"/>
          <w:lang w:val="ru-RU"/>
        </w:rPr>
        <w:t xml:space="preserve">Список пунктов </w:t>
      </w:r>
      <w:r w:rsidR="00C12F6A" w:rsidRPr="00B85F8B">
        <w:rPr>
          <w:rStyle w:val="hps"/>
          <w:rFonts w:ascii="Times New Roman" w:hAnsi="Times New Roman"/>
          <w:sz w:val="24"/>
          <w:szCs w:val="24"/>
          <w:highlight w:val="green"/>
          <w:lang w:val="ru-RU"/>
        </w:rPr>
        <w:t xml:space="preserve">(населенных пунктов и др.) </w:t>
      </w:r>
      <w:r w:rsidR="00BB5679" w:rsidRPr="00B85F8B">
        <w:rPr>
          <w:rStyle w:val="hps"/>
          <w:rFonts w:ascii="Times New Roman" w:hAnsi="Times New Roman"/>
          <w:b/>
          <w:sz w:val="24"/>
          <w:szCs w:val="24"/>
          <w:highlight w:val="green"/>
          <w:lang w:val="ru-RU"/>
        </w:rPr>
        <w:t>долж</w:t>
      </w:r>
      <w:r w:rsidR="009B6B37" w:rsidRPr="00B85F8B">
        <w:rPr>
          <w:rStyle w:val="hps"/>
          <w:rFonts w:ascii="Times New Roman" w:hAnsi="Times New Roman"/>
          <w:sz w:val="24"/>
          <w:szCs w:val="24"/>
          <w:highlight w:val="green"/>
          <w:lang w:val="ru-RU"/>
        </w:rPr>
        <w:t>ен быть приведен</w:t>
      </w:r>
      <w:r w:rsidR="00611986" w:rsidRPr="00B85F8B">
        <w:rPr>
          <w:rStyle w:val="hps"/>
          <w:rFonts w:ascii="Times New Roman" w:hAnsi="Times New Roman"/>
          <w:sz w:val="24"/>
          <w:szCs w:val="24"/>
          <w:highlight w:val="green"/>
          <w:lang w:val="ru-RU"/>
        </w:rPr>
        <w:t xml:space="preserve"> в техническом задании.</w:t>
      </w:r>
      <w:r w:rsidR="00A53F0B" w:rsidRPr="00B85F8B">
        <w:rPr>
          <w:rStyle w:val="hps"/>
          <w:rFonts w:ascii="Times New Roman" w:hAnsi="Times New Roman"/>
          <w:sz w:val="24"/>
          <w:szCs w:val="24"/>
          <w:highlight w:val="green"/>
          <w:lang w:val="ru-RU"/>
        </w:rPr>
        <w:t xml:space="preserve"> </w:t>
      </w:r>
    </w:p>
    <w:p w14:paraId="50DAEDCB" w14:textId="77777777" w:rsidR="007166B9" w:rsidRPr="00B85F8B" w:rsidRDefault="007166B9" w:rsidP="002C063F">
      <w:pPr>
        <w:pStyle w:val="a9"/>
        <w:spacing w:line="360" w:lineRule="auto"/>
        <w:ind w:firstLine="567"/>
        <w:jc w:val="both"/>
        <w:rPr>
          <w:rFonts w:ascii="Times New Roman" w:eastAsia="MS Mincho" w:hAnsi="Times New Roman"/>
          <w:sz w:val="24"/>
          <w:szCs w:val="24"/>
          <w:highlight w:val="green"/>
          <w:lang w:val="ru-RU"/>
        </w:rPr>
      </w:pPr>
      <w:r w:rsidRPr="00B85F8B">
        <w:rPr>
          <w:rFonts w:ascii="Times New Roman" w:eastAsia="MS Mincho" w:hAnsi="Times New Roman"/>
          <w:sz w:val="24"/>
          <w:szCs w:val="24"/>
          <w:highlight w:val="green"/>
          <w:lang w:val="ru-RU"/>
        </w:rPr>
        <w:t>В случае применения при расчетах количественных параметров сейсмических воздействий эмпирическ</w:t>
      </w:r>
      <w:r w:rsidR="00276C00" w:rsidRPr="00B85F8B">
        <w:rPr>
          <w:rFonts w:ascii="Times New Roman" w:eastAsia="MS Mincho" w:hAnsi="Times New Roman"/>
          <w:sz w:val="24"/>
          <w:szCs w:val="24"/>
          <w:highlight w:val="green"/>
          <w:lang w:val="ru-RU"/>
        </w:rPr>
        <w:t>ого метода согласно пунктам 8.3</w:t>
      </w:r>
      <w:r w:rsidRPr="00B85F8B">
        <w:rPr>
          <w:rFonts w:ascii="Times New Roman" w:eastAsia="MS Mincho" w:hAnsi="Times New Roman"/>
          <w:sz w:val="24"/>
          <w:szCs w:val="24"/>
          <w:highlight w:val="green"/>
          <w:lang w:val="ru-RU"/>
        </w:rPr>
        <w:t>–8.9 СП 286.1325800</w:t>
      </w:r>
      <w:r w:rsidR="00276C00" w:rsidRPr="00B85F8B">
        <w:rPr>
          <w:rFonts w:ascii="Times New Roman" w:eastAsia="MS Mincho" w:hAnsi="Times New Roman"/>
          <w:sz w:val="24"/>
          <w:szCs w:val="24"/>
          <w:highlight w:val="green"/>
          <w:lang w:val="ru-RU"/>
        </w:rPr>
        <w:t xml:space="preserve">.2016 </w:t>
      </w:r>
      <w:r w:rsidRPr="00B85F8B">
        <w:rPr>
          <w:rFonts w:ascii="Times New Roman" w:eastAsia="MS Mincho" w:hAnsi="Times New Roman"/>
          <w:sz w:val="24"/>
          <w:szCs w:val="24"/>
          <w:highlight w:val="green"/>
          <w:lang w:val="ru-RU"/>
        </w:rPr>
        <w:t>п</w:t>
      </w:r>
      <w:r w:rsidR="00DB359C" w:rsidRPr="00B85F8B">
        <w:rPr>
          <w:rFonts w:ascii="Times New Roman" w:hAnsi="Times New Roman"/>
          <w:sz w:val="24"/>
          <w:szCs w:val="24"/>
          <w:highlight w:val="green"/>
        </w:rPr>
        <w:t xml:space="preserve">оправки в спектр, описанные </w:t>
      </w:r>
      <w:r w:rsidR="00DB359C" w:rsidRPr="00B85F8B">
        <w:rPr>
          <w:rFonts w:ascii="Times New Roman" w:hAnsi="Times New Roman"/>
          <w:sz w:val="24"/>
          <w:szCs w:val="24"/>
          <w:highlight w:val="green"/>
          <w:lang w:val="ru-RU"/>
        </w:rPr>
        <w:t>в</w:t>
      </w:r>
      <w:r w:rsidRPr="00B85F8B">
        <w:rPr>
          <w:rFonts w:ascii="Times New Roman" w:hAnsi="Times New Roman"/>
          <w:sz w:val="24"/>
          <w:szCs w:val="24"/>
          <w:highlight w:val="green"/>
        </w:rPr>
        <w:t xml:space="preserve"> 10.</w:t>
      </w:r>
      <w:r w:rsidRPr="00B85F8B">
        <w:rPr>
          <w:rFonts w:ascii="Times New Roman" w:hAnsi="Times New Roman"/>
          <w:sz w:val="24"/>
          <w:szCs w:val="24"/>
          <w:highlight w:val="green"/>
          <w:lang w:val="ru-RU"/>
        </w:rPr>
        <w:t>4</w:t>
      </w:r>
      <w:r w:rsidR="00DB359C" w:rsidRPr="00B85F8B">
        <w:rPr>
          <w:rFonts w:ascii="Times New Roman" w:hAnsi="Times New Roman"/>
          <w:sz w:val="24"/>
          <w:szCs w:val="24"/>
          <w:highlight w:val="green"/>
          <w:lang w:val="ru-RU"/>
        </w:rPr>
        <w:t>,</w:t>
      </w:r>
      <w:r w:rsidRPr="00B85F8B">
        <w:rPr>
          <w:rFonts w:ascii="Times New Roman" w:hAnsi="Times New Roman"/>
          <w:sz w:val="24"/>
          <w:szCs w:val="24"/>
          <w:highlight w:val="green"/>
        </w:rPr>
        <w:t xml:space="preserve"> не вводятся, поскольку в принятой методике отбор материала для составления эмпирических формул проводился с учетом грунтовых условий.</w:t>
      </w:r>
    </w:p>
    <w:p w14:paraId="79E160FB" w14:textId="1C1FEE28" w:rsidR="0033103D" w:rsidRPr="00B85F8B" w:rsidRDefault="0033103D" w:rsidP="002C063F">
      <w:pPr>
        <w:pStyle w:val="a9"/>
        <w:spacing w:line="360" w:lineRule="auto"/>
        <w:ind w:firstLine="567"/>
        <w:jc w:val="both"/>
        <w:rPr>
          <w:rFonts w:ascii="Times New Roman" w:hAnsi="Times New Roman"/>
          <w:sz w:val="24"/>
          <w:szCs w:val="24"/>
          <w:highlight w:val="green"/>
        </w:rPr>
      </w:pPr>
      <w:r w:rsidRPr="00B85F8B">
        <w:rPr>
          <w:rFonts w:ascii="Times New Roman" w:eastAsia="MS Mincho" w:hAnsi="Times New Roman"/>
          <w:sz w:val="24"/>
          <w:szCs w:val="24"/>
          <w:highlight w:val="green"/>
          <w:lang w:val="ru-RU"/>
        </w:rPr>
        <w:t xml:space="preserve">В случае применения теоретических расчетов </w:t>
      </w:r>
      <w:r w:rsidRPr="00B85F8B">
        <w:rPr>
          <w:rFonts w:ascii="Times New Roman" w:eastAsia="MS Mincho" w:hAnsi="Times New Roman"/>
          <w:sz w:val="24"/>
          <w:szCs w:val="24"/>
          <w:highlight w:val="green"/>
        </w:rPr>
        <w:t>количественных параметров сейсмических воздействий</w:t>
      </w:r>
      <w:r w:rsidRPr="00B85F8B">
        <w:rPr>
          <w:rFonts w:ascii="Times New Roman" w:hAnsi="Times New Roman"/>
          <w:sz w:val="24"/>
          <w:szCs w:val="24"/>
          <w:highlight w:val="green"/>
        </w:rPr>
        <w:t xml:space="preserve">, проводимых для случая скального грунта с последующим пересчетом на локальные грунтовые условия, </w:t>
      </w:r>
      <w:r w:rsidR="00BB5679" w:rsidRPr="00B85F8B">
        <w:rPr>
          <w:rFonts w:ascii="Times New Roman" w:hAnsi="Times New Roman"/>
          <w:b/>
          <w:sz w:val="24"/>
          <w:szCs w:val="24"/>
          <w:highlight w:val="green"/>
        </w:rPr>
        <w:t>необходимо</w:t>
      </w:r>
      <w:r w:rsidRPr="00B85F8B">
        <w:rPr>
          <w:rFonts w:ascii="Times New Roman" w:hAnsi="Times New Roman"/>
          <w:sz w:val="24"/>
          <w:szCs w:val="24"/>
          <w:highlight w:val="green"/>
        </w:rPr>
        <w:t xml:space="preserve"> проведение процедуры, описанной в 10.</w:t>
      </w:r>
      <w:r w:rsidRPr="00B85F8B">
        <w:rPr>
          <w:rFonts w:ascii="Times New Roman" w:hAnsi="Times New Roman"/>
          <w:sz w:val="24"/>
          <w:szCs w:val="24"/>
          <w:highlight w:val="green"/>
          <w:lang w:val="ru-RU"/>
        </w:rPr>
        <w:t>4</w:t>
      </w:r>
      <w:r w:rsidRPr="00B85F8B">
        <w:rPr>
          <w:rFonts w:ascii="Times New Roman" w:hAnsi="Times New Roman"/>
          <w:sz w:val="24"/>
          <w:szCs w:val="24"/>
          <w:highlight w:val="green"/>
        </w:rPr>
        <w:t xml:space="preserve">, или аналогичной. </w:t>
      </w:r>
    </w:p>
    <w:p w14:paraId="56526E06" w14:textId="21073F1F" w:rsidR="0033103D" w:rsidRPr="007166B9" w:rsidRDefault="0033103D" w:rsidP="002C063F">
      <w:pPr>
        <w:pStyle w:val="a9"/>
        <w:spacing w:line="360" w:lineRule="auto"/>
        <w:ind w:firstLine="567"/>
        <w:jc w:val="both"/>
        <w:rPr>
          <w:rFonts w:ascii="Times New Roman" w:hAnsi="Times New Roman"/>
          <w:sz w:val="20"/>
          <w:szCs w:val="20"/>
        </w:rPr>
      </w:pPr>
      <w:r w:rsidRPr="00B85F8B">
        <w:rPr>
          <w:rFonts w:ascii="Times New Roman" w:hAnsi="Times New Roman"/>
          <w:color w:val="000000"/>
          <w:spacing w:val="20"/>
          <w:sz w:val="20"/>
          <w:szCs w:val="20"/>
        </w:rPr>
        <w:t>П</w:t>
      </w:r>
      <w:r w:rsidR="002636FF" w:rsidRPr="00B85F8B">
        <w:rPr>
          <w:rFonts w:ascii="Times New Roman" w:hAnsi="Times New Roman"/>
          <w:color w:val="000000"/>
          <w:spacing w:val="20"/>
          <w:sz w:val="20"/>
          <w:szCs w:val="20"/>
        </w:rPr>
        <w:t xml:space="preserve"> </w:t>
      </w:r>
      <w:r w:rsidRPr="00B85F8B">
        <w:rPr>
          <w:rFonts w:ascii="Times New Roman" w:hAnsi="Times New Roman"/>
          <w:color w:val="000000"/>
          <w:spacing w:val="20"/>
          <w:sz w:val="20"/>
          <w:szCs w:val="20"/>
        </w:rPr>
        <w:t>р</w:t>
      </w:r>
      <w:r w:rsidR="002636FF" w:rsidRPr="00B85F8B">
        <w:rPr>
          <w:rFonts w:ascii="Times New Roman" w:hAnsi="Times New Roman"/>
          <w:color w:val="000000"/>
          <w:spacing w:val="20"/>
          <w:sz w:val="20"/>
          <w:szCs w:val="20"/>
        </w:rPr>
        <w:t xml:space="preserve"> </w:t>
      </w:r>
      <w:r w:rsidRPr="00B85F8B">
        <w:rPr>
          <w:rFonts w:ascii="Times New Roman" w:hAnsi="Times New Roman"/>
          <w:color w:val="000000"/>
          <w:spacing w:val="20"/>
          <w:sz w:val="20"/>
          <w:szCs w:val="20"/>
        </w:rPr>
        <w:t>и</w:t>
      </w:r>
      <w:r w:rsidR="002636FF" w:rsidRPr="00B85F8B">
        <w:rPr>
          <w:rFonts w:ascii="Times New Roman" w:hAnsi="Times New Roman"/>
          <w:color w:val="000000"/>
          <w:spacing w:val="20"/>
          <w:sz w:val="20"/>
          <w:szCs w:val="20"/>
        </w:rPr>
        <w:t xml:space="preserve"> </w:t>
      </w:r>
      <w:r w:rsidRPr="00B85F8B">
        <w:rPr>
          <w:rFonts w:ascii="Times New Roman" w:hAnsi="Times New Roman"/>
          <w:color w:val="000000"/>
          <w:spacing w:val="20"/>
          <w:sz w:val="20"/>
          <w:szCs w:val="20"/>
        </w:rPr>
        <w:t>м</w:t>
      </w:r>
      <w:r w:rsidR="002636FF" w:rsidRPr="00B85F8B">
        <w:rPr>
          <w:rFonts w:ascii="Times New Roman" w:hAnsi="Times New Roman"/>
          <w:color w:val="000000"/>
          <w:spacing w:val="20"/>
          <w:sz w:val="20"/>
          <w:szCs w:val="20"/>
        </w:rPr>
        <w:t xml:space="preserve"> </w:t>
      </w:r>
      <w:r w:rsidRPr="00B85F8B">
        <w:rPr>
          <w:rFonts w:ascii="Times New Roman" w:hAnsi="Times New Roman"/>
          <w:color w:val="000000"/>
          <w:spacing w:val="20"/>
          <w:sz w:val="20"/>
          <w:szCs w:val="20"/>
        </w:rPr>
        <w:t>е</w:t>
      </w:r>
      <w:r w:rsidR="002636FF" w:rsidRPr="00B85F8B">
        <w:rPr>
          <w:rFonts w:ascii="Times New Roman" w:hAnsi="Times New Roman"/>
          <w:color w:val="000000"/>
          <w:spacing w:val="20"/>
          <w:sz w:val="20"/>
          <w:szCs w:val="20"/>
        </w:rPr>
        <w:t xml:space="preserve"> </w:t>
      </w:r>
      <w:r w:rsidRPr="00B85F8B">
        <w:rPr>
          <w:rFonts w:ascii="Times New Roman" w:hAnsi="Times New Roman"/>
          <w:color w:val="000000"/>
          <w:spacing w:val="20"/>
          <w:sz w:val="20"/>
          <w:szCs w:val="20"/>
        </w:rPr>
        <w:t>ч</w:t>
      </w:r>
      <w:r w:rsidR="002636FF" w:rsidRPr="00B85F8B">
        <w:rPr>
          <w:rFonts w:ascii="Times New Roman" w:hAnsi="Times New Roman"/>
          <w:color w:val="000000"/>
          <w:spacing w:val="20"/>
          <w:sz w:val="20"/>
          <w:szCs w:val="20"/>
        </w:rPr>
        <w:t xml:space="preserve"> </w:t>
      </w:r>
      <w:r w:rsidRPr="00B85F8B">
        <w:rPr>
          <w:rFonts w:ascii="Times New Roman" w:hAnsi="Times New Roman"/>
          <w:color w:val="000000"/>
          <w:spacing w:val="20"/>
          <w:sz w:val="20"/>
          <w:szCs w:val="20"/>
        </w:rPr>
        <w:t>а</w:t>
      </w:r>
      <w:r w:rsidR="002636FF" w:rsidRPr="00B85F8B">
        <w:rPr>
          <w:rFonts w:ascii="Times New Roman" w:hAnsi="Times New Roman"/>
          <w:color w:val="000000"/>
          <w:spacing w:val="20"/>
          <w:sz w:val="20"/>
          <w:szCs w:val="20"/>
        </w:rPr>
        <w:t xml:space="preserve"> </w:t>
      </w:r>
      <w:r w:rsidRPr="00B85F8B">
        <w:rPr>
          <w:rFonts w:ascii="Times New Roman" w:hAnsi="Times New Roman"/>
          <w:color w:val="000000"/>
          <w:spacing w:val="20"/>
          <w:sz w:val="20"/>
          <w:szCs w:val="20"/>
        </w:rPr>
        <w:t>н</w:t>
      </w:r>
      <w:r w:rsidR="002636FF" w:rsidRPr="00B85F8B">
        <w:rPr>
          <w:rFonts w:ascii="Times New Roman" w:hAnsi="Times New Roman"/>
          <w:color w:val="000000"/>
          <w:spacing w:val="20"/>
          <w:sz w:val="20"/>
          <w:szCs w:val="20"/>
        </w:rPr>
        <w:t xml:space="preserve"> </w:t>
      </w:r>
      <w:r w:rsidRPr="00B85F8B">
        <w:rPr>
          <w:rFonts w:ascii="Times New Roman" w:hAnsi="Times New Roman"/>
          <w:color w:val="000000"/>
          <w:spacing w:val="20"/>
          <w:sz w:val="20"/>
          <w:szCs w:val="20"/>
        </w:rPr>
        <w:t>и</w:t>
      </w:r>
      <w:r w:rsidR="002636FF" w:rsidRPr="00B85F8B">
        <w:rPr>
          <w:rFonts w:ascii="Times New Roman" w:hAnsi="Times New Roman"/>
          <w:color w:val="000000"/>
          <w:spacing w:val="20"/>
          <w:sz w:val="20"/>
          <w:szCs w:val="20"/>
        </w:rPr>
        <w:t xml:space="preserve"> </w:t>
      </w:r>
      <w:r w:rsidRPr="00B85F8B">
        <w:rPr>
          <w:rFonts w:ascii="Times New Roman" w:hAnsi="Times New Roman"/>
          <w:color w:val="000000"/>
          <w:spacing w:val="20"/>
          <w:sz w:val="20"/>
          <w:szCs w:val="20"/>
        </w:rPr>
        <w:t>е</w:t>
      </w:r>
      <w:r w:rsidRPr="00B85F8B">
        <w:rPr>
          <w:rFonts w:ascii="Times New Roman" w:hAnsi="Times New Roman"/>
          <w:color w:val="000000"/>
          <w:sz w:val="20"/>
          <w:szCs w:val="20"/>
        </w:rPr>
        <w:t xml:space="preserve"> </w:t>
      </w:r>
      <w:r w:rsidR="009A64E6" w:rsidRPr="00B85F8B">
        <w:rPr>
          <w:rFonts w:ascii="Times New Roman" w:hAnsi="Times New Roman"/>
          <w:color w:val="000000"/>
          <w:sz w:val="20"/>
          <w:szCs w:val="20"/>
        </w:rPr>
        <w:t>–</w:t>
      </w:r>
      <w:r w:rsidRPr="00B85F8B">
        <w:rPr>
          <w:rFonts w:ascii="Times New Roman" w:hAnsi="Times New Roman"/>
          <w:color w:val="000000"/>
          <w:sz w:val="20"/>
          <w:szCs w:val="20"/>
        </w:rPr>
        <w:t xml:space="preserve"> </w:t>
      </w:r>
      <w:r w:rsidR="00BB5679" w:rsidRPr="00B85F8B">
        <w:rPr>
          <w:rFonts w:ascii="Times New Roman" w:hAnsi="Times New Roman"/>
          <w:b/>
          <w:color w:val="000000"/>
          <w:sz w:val="20"/>
          <w:szCs w:val="20"/>
        </w:rPr>
        <w:t>Следует</w:t>
      </w:r>
      <w:r w:rsidRPr="00B85F8B">
        <w:rPr>
          <w:rFonts w:ascii="Times New Roman" w:hAnsi="Times New Roman"/>
          <w:color w:val="000000"/>
          <w:sz w:val="20"/>
          <w:szCs w:val="20"/>
        </w:rPr>
        <w:t xml:space="preserve"> </w:t>
      </w:r>
      <w:r w:rsidR="00BB5679" w:rsidRPr="00B85F8B">
        <w:rPr>
          <w:rFonts w:ascii="Times New Roman" w:hAnsi="Times New Roman"/>
          <w:b/>
          <w:color w:val="000000"/>
          <w:sz w:val="20"/>
          <w:szCs w:val="20"/>
        </w:rPr>
        <w:t>принима</w:t>
      </w:r>
      <w:r w:rsidRPr="00B85F8B">
        <w:rPr>
          <w:rFonts w:ascii="Times New Roman" w:hAnsi="Times New Roman"/>
          <w:color w:val="000000"/>
          <w:sz w:val="20"/>
          <w:szCs w:val="20"/>
        </w:rPr>
        <w:t>ть во внимание, что т</w:t>
      </w:r>
      <w:r w:rsidRPr="00B85F8B">
        <w:rPr>
          <w:rFonts w:ascii="Times New Roman" w:hAnsi="Times New Roman"/>
          <w:sz w:val="20"/>
          <w:szCs w:val="20"/>
        </w:rPr>
        <w:t xml:space="preserve">еоретические методы обладают меньшей точностью, </w:t>
      </w:r>
      <w:r w:rsidR="0064066E" w:rsidRPr="00B85F8B">
        <w:rPr>
          <w:rFonts w:ascii="Times New Roman" w:hAnsi="Times New Roman"/>
          <w:sz w:val="20"/>
          <w:szCs w:val="20"/>
          <w:lang w:val="ru-RU"/>
        </w:rPr>
        <w:t>так как</w:t>
      </w:r>
      <w:r w:rsidRPr="00B85F8B">
        <w:rPr>
          <w:rFonts w:ascii="Times New Roman" w:hAnsi="Times New Roman"/>
          <w:sz w:val="20"/>
          <w:szCs w:val="20"/>
        </w:rPr>
        <w:t xml:space="preserve"> вблизи строительных площадок в </w:t>
      </w:r>
      <w:r w:rsidR="00DB359C" w:rsidRPr="00B85F8B">
        <w:rPr>
          <w:rFonts w:ascii="Times New Roman" w:hAnsi="Times New Roman"/>
          <w:sz w:val="20"/>
          <w:szCs w:val="20"/>
          <w:lang w:val="ru-RU"/>
        </w:rPr>
        <w:t>Российской Федерации</w:t>
      </w:r>
      <w:r w:rsidRPr="00B85F8B">
        <w:rPr>
          <w:rFonts w:ascii="Times New Roman" w:hAnsi="Times New Roman"/>
          <w:sz w:val="20"/>
          <w:szCs w:val="20"/>
        </w:rPr>
        <w:t xml:space="preserve">, </w:t>
      </w:r>
      <w:r w:rsidR="00BB5679" w:rsidRPr="00B85F8B">
        <w:rPr>
          <w:rFonts w:ascii="Times New Roman" w:hAnsi="Times New Roman"/>
          <w:b/>
          <w:sz w:val="20"/>
          <w:szCs w:val="20"/>
        </w:rPr>
        <w:t>как правило</w:t>
      </w:r>
      <w:r w:rsidRPr="00B85F8B">
        <w:rPr>
          <w:rFonts w:ascii="Times New Roman" w:hAnsi="Times New Roman"/>
          <w:sz w:val="20"/>
          <w:szCs w:val="20"/>
        </w:rPr>
        <w:t>, записи сильных движений отсутствуют.</w:t>
      </w:r>
      <w:r w:rsidRPr="007166B9">
        <w:rPr>
          <w:rFonts w:ascii="Times New Roman" w:hAnsi="Times New Roman"/>
          <w:sz w:val="20"/>
          <w:szCs w:val="20"/>
        </w:rPr>
        <w:t xml:space="preserve"> </w:t>
      </w:r>
    </w:p>
    <w:p w14:paraId="3353CB4D" w14:textId="77777777" w:rsidR="00C5173D" w:rsidRPr="00B85F8B" w:rsidRDefault="00DB359C" w:rsidP="002C063F">
      <w:pPr>
        <w:pStyle w:val="1"/>
        <w:spacing w:line="360" w:lineRule="auto"/>
        <w:ind w:firstLine="567"/>
        <w:rPr>
          <w:rFonts w:ascii="Times New Roman" w:hAnsi="Times New Roman"/>
          <w:sz w:val="24"/>
          <w:szCs w:val="24"/>
          <w:highlight w:val="green"/>
          <w:lang w:val="ru-RU"/>
        </w:rPr>
      </w:pPr>
      <w:bookmarkStart w:id="215" w:name="_Toc524103796"/>
      <w:r w:rsidRPr="00B85F8B">
        <w:rPr>
          <w:rFonts w:ascii="Times New Roman" w:hAnsi="Times New Roman"/>
          <w:sz w:val="24"/>
          <w:szCs w:val="24"/>
          <w:highlight w:val="green"/>
          <w:lang w:val="ru-RU"/>
        </w:rPr>
        <w:t>9</w:t>
      </w:r>
      <w:r w:rsidR="00C5173D" w:rsidRPr="00B85F8B">
        <w:rPr>
          <w:rFonts w:ascii="Times New Roman" w:hAnsi="Times New Roman"/>
          <w:sz w:val="24"/>
          <w:szCs w:val="24"/>
          <w:highlight w:val="green"/>
          <w:lang w:val="ru-RU"/>
        </w:rPr>
        <w:t xml:space="preserve"> Построение карт </w:t>
      </w:r>
      <w:r w:rsidRPr="00B85F8B">
        <w:rPr>
          <w:rFonts w:ascii="Times New Roman" w:hAnsi="Times New Roman"/>
          <w:sz w:val="24"/>
          <w:szCs w:val="24"/>
          <w:highlight w:val="green"/>
          <w:lang w:val="ru-RU"/>
        </w:rPr>
        <w:t>детального сейсмического районирования</w:t>
      </w:r>
      <w:r w:rsidR="00C5173D" w:rsidRPr="00B85F8B">
        <w:rPr>
          <w:rFonts w:ascii="Times New Roman" w:hAnsi="Times New Roman"/>
          <w:sz w:val="24"/>
          <w:szCs w:val="24"/>
          <w:highlight w:val="green"/>
          <w:lang w:val="ru-RU"/>
        </w:rPr>
        <w:t xml:space="preserve"> для площадных объектов</w:t>
      </w:r>
      <w:bookmarkEnd w:id="215"/>
      <w:r w:rsidR="00635C5B" w:rsidRPr="00B85F8B">
        <w:rPr>
          <w:rFonts w:ascii="Times New Roman" w:hAnsi="Times New Roman"/>
          <w:sz w:val="24"/>
          <w:szCs w:val="24"/>
          <w:highlight w:val="green"/>
          <w:lang w:val="ru-RU"/>
        </w:rPr>
        <w:t xml:space="preserve"> </w:t>
      </w:r>
    </w:p>
    <w:p w14:paraId="30AB0AC3" w14:textId="09C2A2F1" w:rsidR="00606A2A" w:rsidRPr="00B85F8B" w:rsidRDefault="000450C4" w:rsidP="002C063F">
      <w:pPr>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 xml:space="preserve">При построении карт ДСР для площадных объектов состав работ </w:t>
      </w:r>
      <w:r w:rsidR="00BB5679" w:rsidRPr="00B85F8B">
        <w:rPr>
          <w:rFonts w:ascii="Times New Roman" w:hAnsi="Times New Roman" w:cs="Times New Roman"/>
          <w:b/>
          <w:highlight w:val="green"/>
          <w:lang w:val="ru-RU"/>
        </w:rPr>
        <w:t>принима</w:t>
      </w:r>
      <w:r w:rsidRPr="00B85F8B">
        <w:rPr>
          <w:rFonts w:ascii="Times New Roman" w:hAnsi="Times New Roman" w:cs="Times New Roman"/>
          <w:highlight w:val="green"/>
          <w:lang w:val="ru-RU"/>
        </w:rPr>
        <w:t>ется в соответствии с 8.2</w:t>
      </w:r>
      <w:r w:rsidR="001973BA" w:rsidRPr="00B85F8B">
        <w:rPr>
          <w:rFonts w:ascii="Times New Roman" w:hAnsi="Times New Roman" w:cs="Times New Roman"/>
          <w:highlight w:val="green"/>
          <w:lang w:val="ru-RU"/>
        </w:rPr>
        <w:t>.</w:t>
      </w:r>
    </w:p>
    <w:p w14:paraId="2CC8A0C0" w14:textId="77777777" w:rsidR="00CA7A92" w:rsidRPr="00B85F8B" w:rsidRDefault="00CA7A92" w:rsidP="002C063F">
      <w:pPr>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 xml:space="preserve">Итогом этих работ является картирование исходного сейсмического балла применительно к грунтам категории </w:t>
      </w:r>
      <w:r w:rsidR="001040DC" w:rsidRPr="00B85F8B">
        <w:rPr>
          <w:rFonts w:ascii="Times New Roman" w:hAnsi="Times New Roman" w:cs="Times New Roman"/>
          <w:highlight w:val="green"/>
        </w:rPr>
        <w:t>II</w:t>
      </w:r>
      <w:r w:rsidR="001040DC" w:rsidRPr="00B85F8B">
        <w:rPr>
          <w:rFonts w:ascii="Times New Roman" w:hAnsi="Times New Roman" w:cs="Times New Roman"/>
          <w:highlight w:val="green"/>
          <w:lang w:val="ru-RU"/>
        </w:rPr>
        <w:t xml:space="preserve"> </w:t>
      </w:r>
      <w:r w:rsidRPr="00B85F8B">
        <w:rPr>
          <w:rFonts w:ascii="Times New Roman" w:hAnsi="Times New Roman" w:cs="Times New Roman"/>
          <w:highlight w:val="green"/>
          <w:lang w:val="ru-RU"/>
        </w:rPr>
        <w:t>по сейсмическим свойствам согласно СП 14.13330 в рамках карт сейсмической опасности с вероятностями возможного превышения исходного балла</w:t>
      </w:r>
      <w:r w:rsidR="00480BB9" w:rsidRPr="00B85F8B">
        <w:rPr>
          <w:rFonts w:ascii="Times New Roman" w:hAnsi="Times New Roman" w:cs="Times New Roman"/>
          <w:highlight w:val="green"/>
          <w:lang w:val="ru-RU"/>
        </w:rPr>
        <w:t xml:space="preserve"> </w:t>
      </w:r>
      <w:r w:rsidRPr="00B85F8B">
        <w:rPr>
          <w:rFonts w:ascii="Times New Roman" w:hAnsi="Times New Roman" w:cs="Times New Roman"/>
          <w:highlight w:val="green"/>
          <w:lang w:val="ru-RU"/>
        </w:rPr>
        <w:t>22</w:t>
      </w:r>
      <w:r w:rsidR="001040DC" w:rsidRPr="00B85F8B">
        <w:rPr>
          <w:rFonts w:ascii="Times New Roman" w:hAnsi="Times New Roman" w:cs="Times New Roman"/>
          <w:highlight w:val="green"/>
          <w:lang w:val="ru-RU"/>
        </w:rPr>
        <w:t xml:space="preserve"> </w:t>
      </w:r>
      <w:r w:rsidRPr="00B85F8B">
        <w:rPr>
          <w:rFonts w:ascii="Times New Roman" w:hAnsi="Times New Roman" w:cs="Times New Roman"/>
          <w:highlight w:val="green"/>
          <w:lang w:val="ru-RU"/>
        </w:rPr>
        <w:t>%, 10 % и 5 %</w:t>
      </w:r>
      <w:r w:rsidR="0023732C" w:rsidRPr="00B85F8B">
        <w:rPr>
          <w:rFonts w:ascii="Times New Roman" w:hAnsi="Times New Roman" w:cs="Times New Roman"/>
          <w:highlight w:val="green"/>
          <w:lang w:val="ru-RU"/>
        </w:rPr>
        <w:t xml:space="preserve"> в течение 50 лет</w:t>
      </w:r>
      <w:r w:rsidR="006D66EA" w:rsidRPr="00B85F8B">
        <w:rPr>
          <w:rFonts w:ascii="Times New Roman" w:hAnsi="Times New Roman" w:cs="Times New Roman"/>
          <w:highlight w:val="green"/>
          <w:lang w:val="ru-RU"/>
        </w:rPr>
        <w:t>.</w:t>
      </w:r>
    </w:p>
    <w:p w14:paraId="27CBAB49" w14:textId="58A40C57" w:rsidR="00CA7A92" w:rsidRPr="00B85F8B" w:rsidRDefault="00CA7A92" w:rsidP="002C063F">
      <w:pPr>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 xml:space="preserve">Для территории с объектами пониженной ответственности </w:t>
      </w:r>
      <w:r w:rsidR="00BB5679" w:rsidRPr="00B85F8B">
        <w:rPr>
          <w:rFonts w:ascii="Times New Roman" w:hAnsi="Times New Roman" w:cs="Times New Roman"/>
          <w:b/>
          <w:highlight w:val="green"/>
          <w:lang w:val="ru-RU"/>
        </w:rPr>
        <w:t>принима</w:t>
      </w:r>
      <w:r w:rsidRPr="00B85F8B">
        <w:rPr>
          <w:rFonts w:ascii="Times New Roman" w:hAnsi="Times New Roman" w:cs="Times New Roman"/>
          <w:highlight w:val="green"/>
          <w:lang w:val="ru-RU"/>
        </w:rPr>
        <w:t>ют вероятность превышения 22</w:t>
      </w:r>
      <w:r w:rsidR="001040DC" w:rsidRPr="00B85F8B">
        <w:rPr>
          <w:rFonts w:ascii="Times New Roman" w:hAnsi="Times New Roman" w:cs="Times New Roman"/>
          <w:highlight w:val="green"/>
          <w:lang w:val="ru-RU"/>
        </w:rPr>
        <w:t xml:space="preserve"> </w:t>
      </w:r>
      <w:r w:rsidRPr="00B85F8B">
        <w:rPr>
          <w:rFonts w:ascii="Times New Roman" w:hAnsi="Times New Roman" w:cs="Times New Roman"/>
          <w:highlight w:val="green"/>
          <w:lang w:val="ru-RU"/>
        </w:rPr>
        <w:t xml:space="preserve">% в течение 50 лет, что соответствует среднему периоду повторяемости </w:t>
      </w:r>
      <w:r w:rsidR="001040DC" w:rsidRPr="00B85F8B">
        <w:rPr>
          <w:rFonts w:ascii="Times New Roman" w:hAnsi="Times New Roman" w:cs="Times New Roman"/>
          <w:highlight w:val="green"/>
          <w:lang w:val="ru-RU"/>
        </w:rPr>
        <w:t>один</w:t>
      </w:r>
      <w:r w:rsidRPr="00B85F8B">
        <w:rPr>
          <w:rFonts w:ascii="Times New Roman" w:hAnsi="Times New Roman" w:cs="Times New Roman"/>
          <w:highlight w:val="green"/>
          <w:lang w:val="ru-RU"/>
        </w:rPr>
        <w:t xml:space="preserve"> раз в 200 лет; </w:t>
      </w:r>
      <w:r w:rsidR="001040DC" w:rsidRPr="00B85F8B">
        <w:rPr>
          <w:rFonts w:ascii="Times New Roman" w:hAnsi="Times New Roman" w:cs="Times New Roman"/>
          <w:highlight w:val="green"/>
          <w:lang w:val="ru-RU"/>
        </w:rPr>
        <w:t xml:space="preserve">для </w:t>
      </w:r>
      <w:r w:rsidRPr="00B85F8B">
        <w:rPr>
          <w:rFonts w:ascii="Times New Roman" w:hAnsi="Times New Roman" w:cs="Times New Roman"/>
          <w:highlight w:val="green"/>
          <w:lang w:val="ru-RU"/>
        </w:rPr>
        <w:t xml:space="preserve">территории с объектами нормальной </w:t>
      </w:r>
      <w:r w:rsidRPr="00B85F8B">
        <w:rPr>
          <w:rFonts w:ascii="Times New Roman" w:hAnsi="Times New Roman" w:cs="Times New Roman"/>
          <w:highlight w:val="green"/>
          <w:lang w:val="ru-RU"/>
        </w:rPr>
        <w:lastRenderedPageBreak/>
        <w:t xml:space="preserve">ответственности </w:t>
      </w:r>
      <w:r w:rsidR="00BB5679" w:rsidRPr="00B85F8B">
        <w:rPr>
          <w:rFonts w:ascii="Times New Roman" w:hAnsi="Times New Roman" w:cs="Times New Roman"/>
          <w:b/>
          <w:highlight w:val="green"/>
          <w:lang w:val="ru-RU"/>
        </w:rPr>
        <w:t>принима</w:t>
      </w:r>
      <w:r w:rsidRPr="00B85F8B">
        <w:rPr>
          <w:rFonts w:ascii="Times New Roman" w:hAnsi="Times New Roman" w:cs="Times New Roman"/>
          <w:highlight w:val="green"/>
          <w:lang w:val="ru-RU"/>
        </w:rPr>
        <w:t>ют вероятность превышения 10</w:t>
      </w:r>
      <w:r w:rsidR="001040DC" w:rsidRPr="00B85F8B">
        <w:rPr>
          <w:rFonts w:ascii="Times New Roman" w:hAnsi="Times New Roman" w:cs="Times New Roman"/>
          <w:highlight w:val="green"/>
          <w:lang w:val="ru-RU"/>
        </w:rPr>
        <w:t xml:space="preserve"> </w:t>
      </w:r>
      <w:r w:rsidRPr="00B85F8B">
        <w:rPr>
          <w:rFonts w:ascii="Times New Roman" w:hAnsi="Times New Roman" w:cs="Times New Roman"/>
          <w:highlight w:val="green"/>
          <w:lang w:val="ru-RU"/>
        </w:rPr>
        <w:t xml:space="preserve">% в течение 50 лет, что соответствует среднему периоду повторяемости </w:t>
      </w:r>
      <w:r w:rsidR="00AE1956" w:rsidRPr="00B85F8B">
        <w:rPr>
          <w:rFonts w:ascii="Times New Roman" w:hAnsi="Times New Roman" w:cs="Times New Roman"/>
          <w:highlight w:val="green"/>
          <w:lang w:val="ru-RU"/>
        </w:rPr>
        <w:t>один</w:t>
      </w:r>
      <w:r w:rsidRPr="00B85F8B">
        <w:rPr>
          <w:rFonts w:ascii="Times New Roman" w:hAnsi="Times New Roman" w:cs="Times New Roman"/>
          <w:highlight w:val="green"/>
          <w:lang w:val="ru-RU"/>
        </w:rPr>
        <w:t xml:space="preserve"> раз в 500 лет; </w:t>
      </w:r>
      <w:r w:rsidR="00AE1956" w:rsidRPr="00B85F8B">
        <w:rPr>
          <w:rFonts w:ascii="Times New Roman" w:hAnsi="Times New Roman" w:cs="Times New Roman"/>
          <w:highlight w:val="green"/>
          <w:lang w:val="ru-RU"/>
        </w:rPr>
        <w:t xml:space="preserve">для </w:t>
      </w:r>
      <w:r w:rsidRPr="00B85F8B">
        <w:rPr>
          <w:rFonts w:ascii="Times New Roman" w:hAnsi="Times New Roman" w:cs="Times New Roman"/>
          <w:highlight w:val="green"/>
          <w:lang w:val="ru-RU"/>
        </w:rPr>
        <w:t xml:space="preserve">территории с объектами повышенной ответственности </w:t>
      </w:r>
      <w:r w:rsidR="00BB5679" w:rsidRPr="00B85F8B">
        <w:rPr>
          <w:rFonts w:ascii="Times New Roman" w:hAnsi="Times New Roman" w:cs="Times New Roman"/>
          <w:b/>
          <w:highlight w:val="green"/>
          <w:lang w:val="ru-RU"/>
        </w:rPr>
        <w:t>принима</w:t>
      </w:r>
      <w:r w:rsidRPr="00B85F8B">
        <w:rPr>
          <w:rFonts w:ascii="Times New Roman" w:hAnsi="Times New Roman" w:cs="Times New Roman"/>
          <w:highlight w:val="green"/>
          <w:lang w:val="ru-RU"/>
        </w:rPr>
        <w:t>ют вероятность превышения 5</w:t>
      </w:r>
      <w:r w:rsidR="00AE1956" w:rsidRPr="00B85F8B">
        <w:rPr>
          <w:rFonts w:ascii="Times New Roman" w:hAnsi="Times New Roman" w:cs="Times New Roman"/>
          <w:highlight w:val="green"/>
          <w:lang w:val="ru-RU"/>
        </w:rPr>
        <w:t xml:space="preserve"> </w:t>
      </w:r>
      <w:r w:rsidRPr="00B85F8B">
        <w:rPr>
          <w:rFonts w:ascii="Times New Roman" w:hAnsi="Times New Roman" w:cs="Times New Roman"/>
          <w:highlight w:val="green"/>
          <w:lang w:val="ru-RU"/>
        </w:rPr>
        <w:t xml:space="preserve">% в течение 50 лет, что соответствует среднему периоду повторяемости </w:t>
      </w:r>
      <w:r w:rsidR="00AE1956" w:rsidRPr="00B85F8B">
        <w:rPr>
          <w:rFonts w:ascii="Times New Roman" w:hAnsi="Times New Roman" w:cs="Times New Roman"/>
          <w:highlight w:val="green"/>
          <w:lang w:val="ru-RU"/>
        </w:rPr>
        <w:t>один</w:t>
      </w:r>
      <w:r w:rsidRPr="00B85F8B">
        <w:rPr>
          <w:rFonts w:ascii="Times New Roman" w:hAnsi="Times New Roman" w:cs="Times New Roman"/>
          <w:highlight w:val="green"/>
          <w:lang w:val="ru-RU"/>
        </w:rPr>
        <w:t xml:space="preserve"> раз в 1000 лет. </w:t>
      </w:r>
    </w:p>
    <w:p w14:paraId="4B76D893" w14:textId="77777777" w:rsidR="00606A2A" w:rsidRPr="00B85F8B" w:rsidRDefault="00954E1F" w:rsidP="002C063F">
      <w:pPr>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 xml:space="preserve">Картографической основой для разработки карт ДСР является составленная на предыдущем этапе карта зон ВОЗ для всей изучаемой территории. </w:t>
      </w:r>
    </w:p>
    <w:p w14:paraId="295F5D10" w14:textId="77777777" w:rsidR="00CA7A92" w:rsidRPr="00B85F8B" w:rsidRDefault="00954E1F" w:rsidP="002C063F">
      <w:pPr>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 xml:space="preserve">Для каждой из зон ВОЗ </w:t>
      </w:r>
      <w:r w:rsidR="00606A2A" w:rsidRPr="00B85F8B">
        <w:rPr>
          <w:rFonts w:ascii="Times New Roman" w:hAnsi="Times New Roman" w:cs="Times New Roman"/>
          <w:highlight w:val="green"/>
          <w:lang w:val="ru-RU"/>
        </w:rPr>
        <w:t xml:space="preserve">указывают </w:t>
      </w:r>
      <w:r w:rsidR="00731DB5" w:rsidRPr="00B85F8B">
        <w:rPr>
          <w:rFonts w:ascii="Times New Roman" w:hAnsi="Times New Roman" w:cs="Times New Roman"/>
          <w:highlight w:val="green"/>
          <w:lang w:val="ru-RU"/>
        </w:rPr>
        <w:t xml:space="preserve">максимальную ожидаемую магнитуду </w:t>
      </w:r>
      <w:r w:rsidR="004227D5" w:rsidRPr="00B85F8B">
        <w:rPr>
          <w:rFonts w:ascii="Times New Roman" w:hAnsi="Times New Roman" w:cs="Times New Roman"/>
          <w:i/>
          <w:highlight w:val="green"/>
          <w:lang w:val="ru-RU"/>
        </w:rPr>
        <w:t>М</w:t>
      </w:r>
      <w:r w:rsidR="00AE1956" w:rsidRPr="00B85F8B">
        <w:rPr>
          <w:rFonts w:ascii="Times New Roman" w:hAnsi="Times New Roman" w:cs="Times New Roman"/>
          <w:highlight w:val="green"/>
          <w:vertAlign w:val="subscript"/>
        </w:rPr>
        <w:t>max</w:t>
      </w:r>
      <w:r w:rsidRPr="00B85F8B">
        <w:rPr>
          <w:rFonts w:ascii="Times New Roman" w:hAnsi="Times New Roman" w:cs="Times New Roman"/>
          <w:highlight w:val="green"/>
          <w:lang w:val="ru-RU"/>
        </w:rPr>
        <w:t xml:space="preserve">, глубину заложения сейсмического очага, характер подвижек в очагах ожидаемых землетрясений, </w:t>
      </w:r>
      <w:r w:rsidRPr="00B85F8B">
        <w:rPr>
          <w:rFonts w:ascii="Times New Roman" w:hAnsi="Times New Roman"/>
          <w:highlight w:val="green"/>
          <w:lang w:val="ru-RU"/>
        </w:rPr>
        <w:t>кратчайшее расстояние до поверхности</w:t>
      </w:r>
      <w:r w:rsidRPr="00B85F8B">
        <w:rPr>
          <w:rFonts w:ascii="Times New Roman" w:hAnsi="Times New Roman" w:cs="Times New Roman"/>
          <w:highlight w:val="green"/>
          <w:lang w:val="ru-RU"/>
        </w:rPr>
        <w:t xml:space="preserve">. </w:t>
      </w:r>
      <w:r w:rsidR="00F86AB6" w:rsidRPr="00B85F8B">
        <w:rPr>
          <w:rFonts w:ascii="Times New Roman" w:hAnsi="Times New Roman" w:cs="Times New Roman"/>
          <w:highlight w:val="green"/>
          <w:lang w:val="ru-RU"/>
        </w:rPr>
        <w:t xml:space="preserve">Для </w:t>
      </w:r>
      <w:r w:rsidR="003F1420" w:rsidRPr="00B85F8B">
        <w:rPr>
          <w:rFonts w:ascii="Times New Roman" w:hAnsi="Times New Roman" w:cs="Times New Roman"/>
          <w:highlight w:val="green"/>
          <w:lang w:val="ru-RU"/>
        </w:rPr>
        <w:t xml:space="preserve">площадных </w:t>
      </w:r>
      <w:r w:rsidR="00F86AB6" w:rsidRPr="00B85F8B">
        <w:rPr>
          <w:rFonts w:ascii="Times New Roman" w:hAnsi="Times New Roman" w:cs="Times New Roman"/>
          <w:highlight w:val="green"/>
          <w:lang w:val="ru-RU"/>
        </w:rPr>
        <w:t>зон ВОЗ</w:t>
      </w:r>
      <w:r w:rsidR="003F1420" w:rsidRPr="00B85F8B">
        <w:rPr>
          <w:rFonts w:ascii="Times New Roman" w:hAnsi="Times New Roman" w:cs="Times New Roman"/>
          <w:highlight w:val="green"/>
          <w:lang w:val="ru-RU"/>
        </w:rPr>
        <w:t xml:space="preserve"> (доменов)</w:t>
      </w:r>
      <w:r w:rsidR="00F86AB6" w:rsidRPr="00B85F8B">
        <w:rPr>
          <w:rFonts w:ascii="Times New Roman" w:hAnsi="Times New Roman" w:cs="Times New Roman"/>
          <w:highlight w:val="green"/>
          <w:lang w:val="ru-RU"/>
        </w:rPr>
        <w:t xml:space="preserve"> </w:t>
      </w:r>
      <w:r w:rsidR="00CA7A92" w:rsidRPr="00B85F8B">
        <w:rPr>
          <w:rFonts w:ascii="Times New Roman" w:hAnsi="Times New Roman" w:cs="Times New Roman"/>
          <w:highlight w:val="green"/>
          <w:lang w:val="ru-RU"/>
        </w:rPr>
        <w:t xml:space="preserve">указывают максимальную ожидаемую магнитуду </w:t>
      </w:r>
      <w:r w:rsidR="004227D5" w:rsidRPr="00B85F8B">
        <w:rPr>
          <w:rFonts w:ascii="Times New Roman" w:hAnsi="Times New Roman" w:cs="Times New Roman"/>
          <w:i/>
          <w:highlight w:val="green"/>
          <w:lang w:val="ru-RU"/>
        </w:rPr>
        <w:t>М</w:t>
      </w:r>
      <w:r w:rsidR="00AE1956" w:rsidRPr="00B85F8B">
        <w:rPr>
          <w:rFonts w:ascii="Times New Roman" w:hAnsi="Times New Roman" w:cs="Times New Roman"/>
          <w:highlight w:val="green"/>
          <w:vertAlign w:val="subscript"/>
        </w:rPr>
        <w:t>max</w:t>
      </w:r>
      <w:r w:rsidR="00F86AB6" w:rsidRPr="00B85F8B">
        <w:rPr>
          <w:rFonts w:ascii="Times New Roman" w:hAnsi="Times New Roman" w:cs="Times New Roman"/>
          <w:highlight w:val="green"/>
          <w:lang w:val="ru-RU"/>
        </w:rPr>
        <w:t>, глубин</w:t>
      </w:r>
      <w:r w:rsidR="00CA7A92" w:rsidRPr="00B85F8B">
        <w:rPr>
          <w:rFonts w:ascii="Times New Roman" w:hAnsi="Times New Roman" w:cs="Times New Roman"/>
          <w:highlight w:val="green"/>
          <w:lang w:val="ru-RU"/>
        </w:rPr>
        <w:t>у</w:t>
      </w:r>
      <w:r w:rsidR="00F86AB6" w:rsidRPr="00B85F8B">
        <w:rPr>
          <w:rFonts w:ascii="Times New Roman" w:hAnsi="Times New Roman" w:cs="Times New Roman"/>
          <w:highlight w:val="green"/>
          <w:lang w:val="ru-RU"/>
        </w:rPr>
        <w:t xml:space="preserve"> заложения сейсмического </w:t>
      </w:r>
      <w:r w:rsidR="00CC3657" w:rsidRPr="00B85F8B">
        <w:rPr>
          <w:rFonts w:ascii="Times New Roman" w:hAnsi="Times New Roman" w:cs="Times New Roman"/>
          <w:highlight w:val="green"/>
          <w:lang w:val="ru-RU"/>
        </w:rPr>
        <w:t>слоя</w:t>
      </w:r>
      <w:r w:rsidR="00F86AB6" w:rsidRPr="00B85F8B">
        <w:rPr>
          <w:rFonts w:ascii="Times New Roman" w:hAnsi="Times New Roman" w:cs="Times New Roman"/>
          <w:highlight w:val="green"/>
          <w:lang w:val="ru-RU"/>
        </w:rPr>
        <w:t xml:space="preserve">, </w:t>
      </w:r>
      <w:r w:rsidR="00F86AB6" w:rsidRPr="00B85F8B">
        <w:rPr>
          <w:rFonts w:ascii="Times New Roman" w:hAnsi="Times New Roman"/>
          <w:highlight w:val="green"/>
          <w:lang w:val="ru-RU"/>
        </w:rPr>
        <w:t>кратчайше</w:t>
      </w:r>
      <w:r w:rsidR="00CA7A92" w:rsidRPr="00B85F8B">
        <w:rPr>
          <w:rFonts w:ascii="Times New Roman" w:hAnsi="Times New Roman"/>
          <w:highlight w:val="green"/>
          <w:lang w:val="ru-RU"/>
        </w:rPr>
        <w:t>е</w:t>
      </w:r>
      <w:r w:rsidR="00F86AB6" w:rsidRPr="00B85F8B">
        <w:rPr>
          <w:rFonts w:ascii="Times New Roman" w:hAnsi="Times New Roman"/>
          <w:highlight w:val="green"/>
          <w:lang w:val="ru-RU"/>
        </w:rPr>
        <w:t xml:space="preserve"> расстояни</w:t>
      </w:r>
      <w:r w:rsidR="00CA7A92" w:rsidRPr="00B85F8B">
        <w:rPr>
          <w:rFonts w:ascii="Times New Roman" w:hAnsi="Times New Roman"/>
          <w:highlight w:val="green"/>
          <w:lang w:val="ru-RU"/>
        </w:rPr>
        <w:t>е</w:t>
      </w:r>
      <w:r w:rsidR="00F86AB6" w:rsidRPr="00B85F8B">
        <w:rPr>
          <w:rFonts w:ascii="Times New Roman" w:hAnsi="Times New Roman"/>
          <w:highlight w:val="green"/>
          <w:lang w:val="ru-RU"/>
        </w:rPr>
        <w:t xml:space="preserve"> до поверхности</w:t>
      </w:r>
      <w:r w:rsidR="00F86AB6" w:rsidRPr="00B85F8B">
        <w:rPr>
          <w:rFonts w:ascii="Times New Roman" w:hAnsi="Times New Roman" w:cs="Times New Roman"/>
          <w:highlight w:val="green"/>
          <w:lang w:val="ru-RU"/>
        </w:rPr>
        <w:t xml:space="preserve">. </w:t>
      </w:r>
    </w:p>
    <w:p w14:paraId="4A820A99" w14:textId="77777777" w:rsidR="000450C4" w:rsidRPr="00B85F8B" w:rsidRDefault="00954E1F" w:rsidP="002C063F">
      <w:pPr>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 xml:space="preserve">От каждой из зон ВОЗ </w:t>
      </w:r>
      <w:r w:rsidR="00CA7A92" w:rsidRPr="00B85F8B">
        <w:rPr>
          <w:rFonts w:ascii="Times New Roman" w:hAnsi="Times New Roman" w:cs="Times New Roman"/>
          <w:highlight w:val="green"/>
          <w:lang w:val="ru-RU"/>
        </w:rPr>
        <w:t xml:space="preserve">согласно 8.2 </w:t>
      </w:r>
      <w:r w:rsidR="00EE545E" w:rsidRPr="00B85F8B">
        <w:rPr>
          <w:rStyle w:val="goto"/>
          <w:rFonts w:ascii="Times New Roman" w:hAnsi="Times New Roman"/>
          <w:color w:val="000000"/>
          <w:highlight w:val="green"/>
          <w:lang w:val="ru-RU"/>
        </w:rPr>
        <w:t>методом расчета сейсмической сотрясаемости</w:t>
      </w:r>
      <w:r w:rsidR="00EE545E" w:rsidRPr="00B85F8B">
        <w:rPr>
          <w:rFonts w:ascii="Times New Roman" w:hAnsi="Times New Roman" w:cs="Times New Roman"/>
          <w:highlight w:val="green"/>
          <w:lang w:val="ru-RU"/>
        </w:rPr>
        <w:t xml:space="preserve"> </w:t>
      </w:r>
      <w:r w:rsidRPr="00B85F8B">
        <w:rPr>
          <w:rFonts w:ascii="Times New Roman" w:hAnsi="Times New Roman" w:cs="Times New Roman"/>
          <w:highlight w:val="green"/>
          <w:lang w:val="ru-RU"/>
        </w:rPr>
        <w:t xml:space="preserve">проводится </w:t>
      </w:r>
      <w:r w:rsidR="00EE545E" w:rsidRPr="00B85F8B">
        <w:rPr>
          <w:rFonts w:ascii="Times New Roman" w:hAnsi="Times New Roman" w:cs="Times New Roman"/>
          <w:highlight w:val="green"/>
          <w:lang w:val="ru-RU"/>
        </w:rPr>
        <w:t>оценка</w:t>
      </w:r>
      <w:r w:rsidRPr="00B85F8B">
        <w:rPr>
          <w:rFonts w:ascii="Times New Roman" w:hAnsi="Times New Roman" w:cs="Times New Roman"/>
          <w:highlight w:val="green"/>
          <w:lang w:val="ru-RU"/>
        </w:rPr>
        <w:t xml:space="preserve"> сейсмических воздействий </w:t>
      </w:r>
      <w:r w:rsidR="00CA7A92" w:rsidRPr="00B85F8B">
        <w:rPr>
          <w:rFonts w:ascii="Times New Roman" w:hAnsi="Times New Roman" w:cs="Times New Roman"/>
          <w:highlight w:val="green"/>
          <w:lang w:val="ru-RU"/>
        </w:rPr>
        <w:t xml:space="preserve">в баллах шкалы сейсмической интенсивности </w:t>
      </w:r>
      <w:r w:rsidRPr="00B85F8B">
        <w:rPr>
          <w:rFonts w:ascii="Times New Roman" w:hAnsi="Times New Roman" w:cs="Times New Roman"/>
          <w:highlight w:val="green"/>
          <w:lang w:val="ru-RU"/>
        </w:rPr>
        <w:t xml:space="preserve">для системы </w:t>
      </w:r>
      <w:r w:rsidRPr="00B85F8B">
        <w:rPr>
          <w:rFonts w:ascii="Times New Roman" w:hAnsi="Times New Roman" w:cs="Times New Roman"/>
          <w:spacing w:val="-4"/>
          <w:highlight w:val="green"/>
          <w:lang w:val="ru-RU"/>
        </w:rPr>
        <w:t>ячеек</w:t>
      </w:r>
      <w:r w:rsidR="00EE545E" w:rsidRPr="00B85F8B">
        <w:rPr>
          <w:rFonts w:ascii="Times New Roman" w:hAnsi="Times New Roman" w:cs="Times New Roman"/>
          <w:spacing w:val="-4"/>
          <w:highlight w:val="green"/>
          <w:lang w:val="ru-RU"/>
        </w:rPr>
        <w:t xml:space="preserve"> </w:t>
      </w:r>
      <w:r w:rsidR="00EE545E" w:rsidRPr="00B85F8B">
        <w:rPr>
          <w:rFonts w:ascii="Times New Roman" w:eastAsia="MS Mincho" w:hAnsi="Times New Roman" w:cs="Times New Roman"/>
          <w:highlight w:val="green"/>
          <w:lang w:val="ru-RU"/>
        </w:rPr>
        <w:t>матрицы</w:t>
      </w:r>
      <w:r w:rsidRPr="00B85F8B">
        <w:rPr>
          <w:rFonts w:ascii="Times New Roman" w:hAnsi="Times New Roman" w:cs="Times New Roman"/>
          <w:spacing w:val="-4"/>
          <w:highlight w:val="green"/>
          <w:lang w:val="ru-RU"/>
        </w:rPr>
        <w:t>, полностью покрывающих всю территорию объекта территориального планирования.</w:t>
      </w:r>
    </w:p>
    <w:p w14:paraId="79DD7CF9" w14:textId="77777777" w:rsidR="000450C4" w:rsidRPr="00B85F8B" w:rsidRDefault="000450C4" w:rsidP="002C063F">
      <w:pPr>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 xml:space="preserve">При </w:t>
      </w:r>
      <w:r w:rsidR="00E121A6" w:rsidRPr="00B85F8B">
        <w:rPr>
          <w:rFonts w:ascii="Times New Roman" w:hAnsi="Times New Roman" w:cs="Times New Roman"/>
          <w:highlight w:val="green"/>
          <w:lang w:val="ru-RU"/>
        </w:rPr>
        <w:t xml:space="preserve">построении </w:t>
      </w:r>
      <w:r w:rsidRPr="00B85F8B">
        <w:rPr>
          <w:rFonts w:ascii="Times New Roman" w:hAnsi="Times New Roman" w:cs="Times New Roman"/>
          <w:highlight w:val="green"/>
          <w:lang w:val="ru-RU"/>
        </w:rPr>
        <w:t>карт сейсмической интенсивности для территорий используют матрицу интенсивности, численно подбираемую из матриц сотрясаемости при фиксированных средних периодах повтор</w:t>
      </w:r>
      <w:r w:rsidR="00AE1956" w:rsidRPr="00B85F8B">
        <w:rPr>
          <w:rFonts w:ascii="Times New Roman" w:hAnsi="Times New Roman" w:cs="Times New Roman"/>
          <w:highlight w:val="green"/>
          <w:lang w:val="ru-RU"/>
        </w:rPr>
        <w:t>ения сейсмических воздействий (один</w:t>
      </w:r>
      <w:r w:rsidRPr="00B85F8B">
        <w:rPr>
          <w:rFonts w:ascii="Times New Roman" w:hAnsi="Times New Roman" w:cs="Times New Roman"/>
          <w:highlight w:val="green"/>
          <w:lang w:val="ru-RU"/>
        </w:rPr>
        <w:t xml:space="preserve"> раз в 200, 500, 1000 лет</w:t>
      </w:r>
      <w:r w:rsidR="00CA7A92" w:rsidRPr="00B85F8B">
        <w:rPr>
          <w:rFonts w:ascii="Times New Roman" w:hAnsi="Times New Roman" w:cs="Times New Roman"/>
          <w:highlight w:val="green"/>
          <w:lang w:val="ru-RU"/>
        </w:rPr>
        <w:t>)</w:t>
      </w:r>
      <w:r w:rsidRPr="00B85F8B">
        <w:rPr>
          <w:rFonts w:ascii="Times New Roman" w:hAnsi="Times New Roman" w:cs="Times New Roman"/>
          <w:highlight w:val="green"/>
          <w:lang w:val="ru-RU"/>
        </w:rPr>
        <w:t xml:space="preserve"> или других периодов повторяемости при включении в тех</w:t>
      </w:r>
      <w:r w:rsidR="000D1FBF" w:rsidRPr="00B85F8B">
        <w:rPr>
          <w:rFonts w:ascii="Times New Roman" w:hAnsi="Times New Roman" w:cs="Times New Roman"/>
          <w:highlight w:val="green"/>
          <w:lang w:val="ru-RU"/>
        </w:rPr>
        <w:t>ническо</w:t>
      </w:r>
      <w:r w:rsidR="00480BB9" w:rsidRPr="00B85F8B">
        <w:rPr>
          <w:rFonts w:ascii="Times New Roman" w:hAnsi="Times New Roman" w:cs="Times New Roman"/>
          <w:highlight w:val="green"/>
          <w:lang w:val="ru-RU"/>
        </w:rPr>
        <w:t>е</w:t>
      </w:r>
      <w:r w:rsidR="000D1FBF" w:rsidRPr="00B85F8B">
        <w:rPr>
          <w:rFonts w:ascii="Times New Roman" w:hAnsi="Times New Roman" w:cs="Times New Roman"/>
          <w:highlight w:val="green"/>
          <w:lang w:val="ru-RU"/>
        </w:rPr>
        <w:t xml:space="preserve"> </w:t>
      </w:r>
      <w:r w:rsidRPr="00B85F8B">
        <w:rPr>
          <w:rFonts w:ascii="Times New Roman" w:hAnsi="Times New Roman" w:cs="Times New Roman"/>
          <w:highlight w:val="green"/>
          <w:lang w:val="ru-RU"/>
        </w:rPr>
        <w:t>задание дополнительного требования построения таких карт в баллах шкалы сейсмической инте</w:t>
      </w:r>
      <w:r w:rsidR="000D1FBF" w:rsidRPr="00B85F8B">
        <w:rPr>
          <w:rFonts w:ascii="Times New Roman" w:hAnsi="Times New Roman" w:cs="Times New Roman"/>
          <w:highlight w:val="green"/>
          <w:lang w:val="ru-RU"/>
        </w:rPr>
        <w:t>нсивности согласно ГОСТ Р 57546</w:t>
      </w:r>
      <w:r w:rsidRPr="00B85F8B">
        <w:rPr>
          <w:rFonts w:ascii="Times New Roman" w:hAnsi="Times New Roman" w:cs="Times New Roman"/>
          <w:highlight w:val="green"/>
          <w:lang w:val="ru-RU"/>
        </w:rPr>
        <w:t xml:space="preserve">. </w:t>
      </w:r>
    </w:p>
    <w:p w14:paraId="41106427" w14:textId="77777777" w:rsidR="00CA7A92" w:rsidRPr="00B85F8B" w:rsidRDefault="000450C4" w:rsidP="002C063F">
      <w:pPr>
        <w:spacing w:after="120" w:line="360" w:lineRule="auto"/>
        <w:ind w:firstLine="567"/>
        <w:jc w:val="both"/>
        <w:rPr>
          <w:rFonts w:ascii="Times New Roman" w:hAnsi="Times New Roman" w:cs="Times New Roman"/>
          <w:spacing w:val="-4"/>
          <w:highlight w:val="green"/>
          <w:lang w:val="ru-RU"/>
        </w:rPr>
      </w:pPr>
      <w:r w:rsidRPr="00B85F8B">
        <w:rPr>
          <w:rFonts w:ascii="Times New Roman" w:hAnsi="Times New Roman" w:cs="Times New Roman"/>
          <w:highlight w:val="green"/>
          <w:lang w:val="ru-RU"/>
        </w:rPr>
        <w:t xml:space="preserve">Расчет матрицы интенсивности ведется по координатной сетке </w:t>
      </w:r>
      <w:r w:rsidRPr="00B85F8B">
        <w:rPr>
          <w:rFonts w:ascii="Times New Roman" w:hAnsi="Times New Roman" w:cs="Times New Roman"/>
          <w:spacing w:val="-4"/>
          <w:highlight w:val="green"/>
          <w:lang w:val="ru-RU"/>
        </w:rPr>
        <w:t>для ячеек размер</w:t>
      </w:r>
      <w:r w:rsidR="000D1FBF" w:rsidRPr="00B85F8B">
        <w:rPr>
          <w:rFonts w:ascii="Times New Roman" w:hAnsi="Times New Roman" w:cs="Times New Roman"/>
          <w:spacing w:val="-4"/>
          <w:highlight w:val="green"/>
          <w:lang w:val="ru-RU"/>
        </w:rPr>
        <w:t>ами 10' (0,</w:t>
      </w:r>
      <w:r w:rsidRPr="00B85F8B">
        <w:rPr>
          <w:rFonts w:ascii="Times New Roman" w:hAnsi="Times New Roman" w:cs="Times New Roman"/>
          <w:spacing w:val="-4"/>
          <w:highlight w:val="green"/>
          <w:lang w:val="ru-RU"/>
        </w:rPr>
        <w:t>167</w:t>
      </w:r>
      <w:r w:rsidRPr="00B85F8B">
        <w:rPr>
          <w:rFonts w:ascii="Times New Roman" w:hAnsi="Times New Roman" w:cs="Times New Roman"/>
          <w:spacing w:val="-4"/>
          <w:highlight w:val="green"/>
        </w:rPr>
        <w:sym w:font="Symbol" w:char="F0B0"/>
      </w:r>
      <w:r w:rsidRPr="00B85F8B">
        <w:rPr>
          <w:rFonts w:ascii="Times New Roman" w:hAnsi="Times New Roman" w:cs="Times New Roman"/>
          <w:spacing w:val="-4"/>
          <w:highlight w:val="green"/>
          <w:lang w:val="ru-RU"/>
        </w:rPr>
        <w:t>) по широте и 15' (0</w:t>
      </w:r>
      <w:r w:rsidR="000D1FBF" w:rsidRPr="00B85F8B">
        <w:rPr>
          <w:rFonts w:ascii="Times New Roman" w:hAnsi="Times New Roman" w:cs="Times New Roman"/>
          <w:spacing w:val="-4"/>
          <w:highlight w:val="green"/>
          <w:lang w:val="ru-RU"/>
        </w:rPr>
        <w:t>,</w:t>
      </w:r>
      <w:r w:rsidRPr="00B85F8B">
        <w:rPr>
          <w:rFonts w:ascii="Times New Roman" w:hAnsi="Times New Roman" w:cs="Times New Roman"/>
          <w:spacing w:val="-4"/>
          <w:highlight w:val="green"/>
          <w:lang w:val="ru-RU"/>
        </w:rPr>
        <w:t>25</w:t>
      </w:r>
      <w:r w:rsidRPr="00B85F8B">
        <w:rPr>
          <w:rFonts w:ascii="Times New Roman" w:hAnsi="Times New Roman" w:cs="Times New Roman"/>
          <w:spacing w:val="-4"/>
          <w:highlight w:val="green"/>
        </w:rPr>
        <w:sym w:font="Symbol" w:char="F0B0"/>
      </w:r>
      <w:r w:rsidRPr="00B85F8B">
        <w:rPr>
          <w:rFonts w:ascii="Times New Roman" w:hAnsi="Times New Roman" w:cs="Times New Roman"/>
          <w:spacing w:val="-4"/>
          <w:highlight w:val="green"/>
          <w:lang w:val="ru-RU"/>
        </w:rPr>
        <w:t>) по долготе, совпадающих с координатной сеткой ячеек, для которых рассчитывалась матрица сейсмическ</w:t>
      </w:r>
      <w:r w:rsidR="00C55167" w:rsidRPr="00B85F8B">
        <w:rPr>
          <w:rFonts w:ascii="Times New Roman" w:hAnsi="Times New Roman" w:cs="Times New Roman"/>
          <w:spacing w:val="-4"/>
          <w:highlight w:val="green"/>
          <w:lang w:val="ru-RU"/>
        </w:rPr>
        <w:t>ой активности и была оцифрована</w:t>
      </w:r>
      <w:r w:rsidRPr="00B85F8B">
        <w:rPr>
          <w:rFonts w:ascii="Times New Roman" w:hAnsi="Times New Roman" w:cs="Times New Roman"/>
          <w:spacing w:val="-4"/>
          <w:highlight w:val="green"/>
          <w:lang w:val="ru-RU"/>
        </w:rPr>
        <w:t xml:space="preserve"> </w:t>
      </w:r>
      <w:r w:rsidR="006F0ECA" w:rsidRPr="00B85F8B">
        <w:rPr>
          <w:rFonts w:ascii="Times New Roman" w:hAnsi="Times New Roman" w:cs="Times New Roman"/>
          <w:spacing w:val="-4"/>
          <w:highlight w:val="green"/>
          <w:lang w:val="ru-RU"/>
        </w:rPr>
        <w:t xml:space="preserve">матрица </w:t>
      </w:r>
      <w:r w:rsidR="004227D5" w:rsidRPr="00B85F8B">
        <w:rPr>
          <w:rFonts w:ascii="Times New Roman" w:hAnsi="Times New Roman" w:cs="Times New Roman"/>
          <w:i/>
          <w:highlight w:val="green"/>
          <w:lang w:val="ru-RU"/>
        </w:rPr>
        <w:t>М</w:t>
      </w:r>
      <w:r w:rsidR="00C55167" w:rsidRPr="00B85F8B">
        <w:rPr>
          <w:rFonts w:ascii="Times New Roman" w:hAnsi="Times New Roman" w:cs="Times New Roman"/>
          <w:highlight w:val="green"/>
          <w:vertAlign w:val="subscript"/>
        </w:rPr>
        <w:t>max</w:t>
      </w:r>
      <w:r w:rsidR="006F0ECA" w:rsidRPr="00B85F8B">
        <w:rPr>
          <w:rFonts w:ascii="Times New Roman" w:hAnsi="Times New Roman" w:cs="Times New Roman"/>
          <w:spacing w:val="-4"/>
          <w:highlight w:val="green"/>
          <w:lang w:val="ru-RU"/>
        </w:rPr>
        <w:t xml:space="preserve">, </w:t>
      </w:r>
      <w:r w:rsidRPr="00B85F8B">
        <w:rPr>
          <w:rFonts w:ascii="Times New Roman" w:hAnsi="Times New Roman" w:cs="Times New Roman"/>
          <w:spacing w:val="-4"/>
          <w:highlight w:val="green"/>
          <w:lang w:val="ru-RU"/>
        </w:rPr>
        <w:t xml:space="preserve">полученная из схемы зон ВОЗ. </w:t>
      </w:r>
    </w:p>
    <w:p w14:paraId="2CDF0436" w14:textId="77777777" w:rsidR="000450C4" w:rsidRPr="00B85F8B" w:rsidRDefault="00E121A6" w:rsidP="002C063F">
      <w:pPr>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spacing w:val="-4"/>
          <w:highlight w:val="green"/>
          <w:lang w:val="ru-RU"/>
        </w:rPr>
        <w:t xml:space="preserve">Картирование интенсивности сейсмических воздействий проводят методом построения изолиний балльности путем осреднения значений балльности, рассчитанных для каждой ячейки. </w:t>
      </w:r>
      <w:r w:rsidR="00CA7A92" w:rsidRPr="00B85F8B">
        <w:rPr>
          <w:rFonts w:ascii="Times New Roman" w:hAnsi="Times New Roman" w:cs="Times New Roman"/>
          <w:spacing w:val="-4"/>
          <w:highlight w:val="green"/>
          <w:lang w:val="ru-RU"/>
        </w:rPr>
        <w:t xml:space="preserve">Выбор типа </w:t>
      </w:r>
      <w:r w:rsidRPr="00B85F8B">
        <w:rPr>
          <w:rFonts w:ascii="Times New Roman" w:hAnsi="Times New Roman" w:cs="Times New Roman"/>
          <w:spacing w:val="-4"/>
          <w:highlight w:val="green"/>
          <w:lang w:val="ru-RU"/>
        </w:rPr>
        <w:t>картировани</w:t>
      </w:r>
      <w:r w:rsidR="00CA7A92" w:rsidRPr="00B85F8B">
        <w:rPr>
          <w:rFonts w:ascii="Times New Roman" w:hAnsi="Times New Roman" w:cs="Times New Roman"/>
          <w:spacing w:val="-4"/>
          <w:highlight w:val="green"/>
          <w:lang w:val="ru-RU"/>
        </w:rPr>
        <w:t>я</w:t>
      </w:r>
      <w:r w:rsidRPr="00B85F8B">
        <w:rPr>
          <w:rFonts w:ascii="Times New Roman" w:hAnsi="Times New Roman" w:cs="Times New Roman"/>
          <w:spacing w:val="-4"/>
          <w:highlight w:val="green"/>
          <w:lang w:val="ru-RU"/>
        </w:rPr>
        <w:t xml:space="preserve"> сейсмической интенсивности в цельночисленных или дробных значениях </w:t>
      </w:r>
      <w:r w:rsidR="00BE61E7" w:rsidRPr="00B85F8B">
        <w:rPr>
          <w:rFonts w:ascii="Times New Roman" w:hAnsi="Times New Roman" w:cs="Times New Roman"/>
          <w:spacing w:val="-4"/>
          <w:highlight w:val="green"/>
          <w:lang w:val="ru-RU"/>
        </w:rPr>
        <w:t xml:space="preserve">осуществляют </w:t>
      </w:r>
      <w:r w:rsidR="00CA7A92" w:rsidRPr="00B85F8B">
        <w:rPr>
          <w:rFonts w:ascii="Times New Roman" w:hAnsi="Times New Roman" w:cs="Times New Roman"/>
          <w:spacing w:val="-4"/>
          <w:highlight w:val="green"/>
          <w:lang w:val="ru-RU"/>
        </w:rPr>
        <w:t>в соответствии с</w:t>
      </w:r>
      <w:r w:rsidRPr="00B85F8B">
        <w:rPr>
          <w:rFonts w:ascii="Times New Roman" w:hAnsi="Times New Roman" w:cs="Times New Roman"/>
          <w:spacing w:val="-4"/>
          <w:highlight w:val="green"/>
          <w:lang w:val="ru-RU"/>
        </w:rPr>
        <w:t xml:space="preserve"> требовани</w:t>
      </w:r>
      <w:r w:rsidR="00CA7A92" w:rsidRPr="00B85F8B">
        <w:rPr>
          <w:rFonts w:ascii="Times New Roman" w:hAnsi="Times New Roman" w:cs="Times New Roman"/>
          <w:spacing w:val="-4"/>
          <w:highlight w:val="green"/>
          <w:lang w:val="ru-RU"/>
        </w:rPr>
        <w:t>ями</w:t>
      </w:r>
      <w:r w:rsidRPr="00B85F8B">
        <w:rPr>
          <w:rFonts w:ascii="Times New Roman" w:hAnsi="Times New Roman" w:cs="Times New Roman"/>
          <w:spacing w:val="-4"/>
          <w:highlight w:val="green"/>
          <w:lang w:val="ru-RU"/>
        </w:rPr>
        <w:t xml:space="preserve"> техническо</w:t>
      </w:r>
      <w:r w:rsidR="00CA7A92" w:rsidRPr="00B85F8B">
        <w:rPr>
          <w:rFonts w:ascii="Times New Roman" w:hAnsi="Times New Roman" w:cs="Times New Roman"/>
          <w:spacing w:val="-4"/>
          <w:highlight w:val="green"/>
          <w:lang w:val="ru-RU"/>
        </w:rPr>
        <w:t>го</w:t>
      </w:r>
      <w:r w:rsidRPr="00B85F8B">
        <w:rPr>
          <w:rFonts w:ascii="Times New Roman" w:hAnsi="Times New Roman" w:cs="Times New Roman"/>
          <w:spacing w:val="-4"/>
          <w:highlight w:val="green"/>
          <w:lang w:val="ru-RU"/>
        </w:rPr>
        <w:t xml:space="preserve"> задани</w:t>
      </w:r>
      <w:r w:rsidR="00CA7A92" w:rsidRPr="00B85F8B">
        <w:rPr>
          <w:rFonts w:ascii="Times New Roman" w:hAnsi="Times New Roman" w:cs="Times New Roman"/>
          <w:spacing w:val="-4"/>
          <w:highlight w:val="green"/>
          <w:lang w:val="ru-RU"/>
        </w:rPr>
        <w:t>я</w:t>
      </w:r>
      <w:r w:rsidRPr="00B85F8B">
        <w:rPr>
          <w:rFonts w:ascii="Times New Roman" w:hAnsi="Times New Roman" w:cs="Times New Roman"/>
          <w:spacing w:val="-4"/>
          <w:highlight w:val="green"/>
          <w:lang w:val="ru-RU"/>
        </w:rPr>
        <w:t xml:space="preserve">. </w:t>
      </w:r>
    </w:p>
    <w:p w14:paraId="02B14F82" w14:textId="77777777" w:rsidR="00C5173D" w:rsidRPr="00B85F8B" w:rsidRDefault="00D62D41" w:rsidP="002C063F">
      <w:pPr>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lastRenderedPageBreak/>
        <w:t>К</w:t>
      </w:r>
      <w:r w:rsidR="00C5173D" w:rsidRPr="00B85F8B">
        <w:rPr>
          <w:rFonts w:ascii="Times New Roman" w:hAnsi="Times New Roman" w:cs="Times New Roman"/>
          <w:highlight w:val="green"/>
          <w:lang w:val="ru-RU"/>
        </w:rPr>
        <w:t>артирование сейсмических воздействий в терминах пиковых ускорений грунта осуществля</w:t>
      </w:r>
      <w:r w:rsidRPr="00B85F8B">
        <w:rPr>
          <w:rFonts w:ascii="Times New Roman" w:hAnsi="Times New Roman" w:cs="Times New Roman"/>
          <w:highlight w:val="green"/>
          <w:lang w:val="ru-RU"/>
        </w:rPr>
        <w:t>ю</w:t>
      </w:r>
      <w:r w:rsidR="00C5173D" w:rsidRPr="00B85F8B">
        <w:rPr>
          <w:rFonts w:ascii="Times New Roman" w:hAnsi="Times New Roman" w:cs="Times New Roman"/>
          <w:highlight w:val="green"/>
          <w:lang w:val="ru-RU"/>
        </w:rPr>
        <w:t xml:space="preserve">т </w:t>
      </w:r>
      <w:r w:rsidRPr="00B85F8B">
        <w:rPr>
          <w:rFonts w:ascii="Times New Roman" w:hAnsi="Times New Roman" w:cs="Times New Roman"/>
          <w:highlight w:val="green"/>
          <w:lang w:val="ru-RU"/>
        </w:rPr>
        <w:t>только на карте ДСР</w:t>
      </w:r>
      <w:r w:rsidR="00FC1C06" w:rsidRPr="00B85F8B">
        <w:rPr>
          <w:rFonts w:ascii="Times New Roman" w:hAnsi="Times New Roman" w:cs="Times New Roman"/>
          <w:highlight w:val="green"/>
          <w:lang w:val="ru-RU"/>
        </w:rPr>
        <w:t xml:space="preserve"> с периодом повторяемости </w:t>
      </w:r>
      <w:r w:rsidR="00C55167" w:rsidRPr="00B85F8B">
        <w:rPr>
          <w:rFonts w:ascii="Times New Roman" w:hAnsi="Times New Roman" w:cs="Times New Roman"/>
          <w:highlight w:val="green"/>
          <w:lang w:val="ru-RU"/>
        </w:rPr>
        <w:t>один</w:t>
      </w:r>
      <w:r w:rsidR="00FC1C06" w:rsidRPr="00B85F8B">
        <w:rPr>
          <w:rFonts w:ascii="Times New Roman" w:hAnsi="Times New Roman" w:cs="Times New Roman"/>
          <w:highlight w:val="green"/>
          <w:lang w:val="ru-RU"/>
        </w:rPr>
        <w:t xml:space="preserve"> раз в 1000 лет</w:t>
      </w:r>
      <w:r w:rsidRPr="00B85F8B">
        <w:rPr>
          <w:rFonts w:ascii="Times New Roman" w:hAnsi="Times New Roman" w:cs="Times New Roman"/>
          <w:highlight w:val="green"/>
          <w:lang w:val="ru-RU"/>
        </w:rPr>
        <w:t xml:space="preserve"> </w:t>
      </w:r>
      <w:r w:rsidR="00C5173D" w:rsidRPr="00B85F8B">
        <w:rPr>
          <w:rFonts w:ascii="Times New Roman" w:hAnsi="Times New Roman" w:cs="Times New Roman"/>
          <w:highlight w:val="green"/>
          <w:lang w:val="ru-RU"/>
        </w:rPr>
        <w:t>для грунтов</w:t>
      </w:r>
      <w:r w:rsidRPr="00B85F8B">
        <w:rPr>
          <w:rFonts w:ascii="Times New Roman" w:hAnsi="Times New Roman" w:cs="Times New Roman"/>
          <w:highlight w:val="green"/>
          <w:lang w:val="ru-RU"/>
        </w:rPr>
        <w:t xml:space="preserve"> </w:t>
      </w:r>
      <w:r w:rsidRPr="00B85F8B">
        <w:rPr>
          <w:rFonts w:ascii="Times New Roman" w:hAnsi="Times New Roman" w:cs="Times New Roman"/>
          <w:highlight w:val="green"/>
        </w:rPr>
        <w:t>II</w:t>
      </w:r>
      <w:r w:rsidRPr="00B85F8B">
        <w:rPr>
          <w:rFonts w:ascii="Times New Roman" w:hAnsi="Times New Roman" w:cs="Times New Roman"/>
          <w:highlight w:val="green"/>
          <w:lang w:val="ru-RU"/>
        </w:rPr>
        <w:t xml:space="preserve"> категории по сейсмическим свойствам</w:t>
      </w:r>
      <w:r w:rsidR="00E2252F" w:rsidRPr="00B85F8B">
        <w:rPr>
          <w:rFonts w:ascii="Times New Roman" w:hAnsi="Times New Roman" w:cs="Times New Roman"/>
          <w:highlight w:val="green"/>
          <w:lang w:val="ru-RU"/>
        </w:rPr>
        <w:t xml:space="preserve"> согласно СП 14.13330</w:t>
      </w:r>
      <w:r w:rsidR="00C5173D" w:rsidRPr="00B85F8B">
        <w:rPr>
          <w:rFonts w:ascii="Times New Roman" w:hAnsi="Times New Roman" w:cs="Times New Roman"/>
          <w:highlight w:val="green"/>
          <w:lang w:val="ru-RU"/>
        </w:rPr>
        <w:t xml:space="preserve">, без учета локальных грунтовых условий, получаемых при </w:t>
      </w:r>
      <w:r w:rsidR="00B72D94" w:rsidRPr="00B85F8B">
        <w:rPr>
          <w:rFonts w:ascii="Times New Roman" w:hAnsi="Times New Roman" w:cs="Times New Roman"/>
          <w:highlight w:val="green"/>
          <w:lang w:val="ru-RU"/>
        </w:rPr>
        <w:t xml:space="preserve">проведении </w:t>
      </w:r>
      <w:r w:rsidR="00C5173D" w:rsidRPr="00B85F8B">
        <w:rPr>
          <w:rFonts w:ascii="Times New Roman" w:hAnsi="Times New Roman" w:cs="Times New Roman"/>
          <w:highlight w:val="green"/>
          <w:lang w:val="ru-RU"/>
        </w:rPr>
        <w:t xml:space="preserve">работ </w:t>
      </w:r>
      <w:r w:rsidR="00EA0069" w:rsidRPr="00B85F8B">
        <w:rPr>
          <w:rFonts w:ascii="Times New Roman" w:hAnsi="Times New Roman" w:cs="Times New Roman"/>
          <w:highlight w:val="green"/>
          <w:lang w:val="ru-RU"/>
        </w:rPr>
        <w:t xml:space="preserve">по </w:t>
      </w:r>
      <w:r w:rsidR="00C5173D" w:rsidRPr="00B85F8B">
        <w:rPr>
          <w:rFonts w:ascii="Times New Roman" w:hAnsi="Times New Roman" w:cs="Times New Roman"/>
          <w:highlight w:val="green"/>
          <w:lang w:val="ru-RU"/>
        </w:rPr>
        <w:t>СМР.</w:t>
      </w:r>
      <w:r w:rsidR="009D70D6" w:rsidRPr="00B85F8B">
        <w:rPr>
          <w:rFonts w:ascii="Times New Roman" w:hAnsi="Times New Roman" w:cs="Times New Roman"/>
          <w:highlight w:val="green"/>
          <w:lang w:val="ru-RU"/>
        </w:rPr>
        <w:t xml:space="preserve"> </w:t>
      </w:r>
    </w:p>
    <w:p w14:paraId="6743D111" w14:textId="77777777" w:rsidR="00E030ED" w:rsidRPr="00B85F8B" w:rsidRDefault="00E030ED" w:rsidP="002C063F">
      <w:pPr>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В каждом узле выбранной координатной сетки проводят расчет пиковых ускорений грунта от выделенных зон ВОЗ. Для картирования выбирают максимальное из рассчитанных пиковое ускорение</w:t>
      </w:r>
      <w:r w:rsidR="006F0ECA" w:rsidRPr="00B85F8B">
        <w:rPr>
          <w:rFonts w:ascii="Times New Roman" w:hAnsi="Times New Roman" w:cs="Times New Roman"/>
          <w:highlight w:val="green"/>
          <w:lang w:val="ru-RU"/>
        </w:rPr>
        <w:t>,</w:t>
      </w:r>
      <w:r w:rsidRPr="00B85F8B">
        <w:rPr>
          <w:rFonts w:ascii="Times New Roman" w:hAnsi="Times New Roman" w:cs="Times New Roman"/>
          <w:highlight w:val="green"/>
          <w:lang w:val="ru-RU"/>
        </w:rPr>
        <w:t xml:space="preserve"> и его значение присваивают узлу сетки. </w:t>
      </w:r>
    </w:p>
    <w:p w14:paraId="2FB864C7" w14:textId="77DA87D0" w:rsidR="00E030ED" w:rsidRPr="00B85F8B" w:rsidRDefault="00E030ED" w:rsidP="002C063F">
      <w:pPr>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 xml:space="preserve">Методику расчета пикового ускорения выбирают в зависимости от применяемого метода расчета на сейсмостойкость. </w:t>
      </w:r>
      <w:r w:rsidR="001E74FB" w:rsidRPr="00B85F8B">
        <w:rPr>
          <w:rFonts w:ascii="Times New Roman" w:hAnsi="Times New Roman" w:cs="Times New Roman"/>
          <w:highlight w:val="green"/>
          <w:lang w:val="ru-RU"/>
        </w:rPr>
        <w:t>При</w:t>
      </w:r>
      <w:r w:rsidRPr="00B85F8B">
        <w:rPr>
          <w:rFonts w:ascii="Times New Roman" w:hAnsi="Times New Roman" w:cs="Times New Roman"/>
          <w:highlight w:val="green"/>
          <w:lang w:val="ru-RU"/>
        </w:rPr>
        <w:t xml:space="preserve"> использовани</w:t>
      </w:r>
      <w:r w:rsidR="001E74FB" w:rsidRPr="00B85F8B">
        <w:rPr>
          <w:rFonts w:ascii="Times New Roman" w:hAnsi="Times New Roman" w:cs="Times New Roman"/>
          <w:highlight w:val="green"/>
          <w:lang w:val="ru-RU"/>
        </w:rPr>
        <w:t>и</w:t>
      </w:r>
      <w:r w:rsidRPr="00B85F8B">
        <w:rPr>
          <w:rFonts w:ascii="Times New Roman" w:hAnsi="Times New Roman" w:cs="Times New Roman"/>
          <w:highlight w:val="green"/>
          <w:lang w:val="ru-RU"/>
        </w:rPr>
        <w:t xml:space="preserve"> </w:t>
      </w:r>
      <w:r w:rsidR="00BB556F" w:rsidRPr="00B85F8B">
        <w:rPr>
          <w:rFonts w:ascii="Times New Roman" w:hAnsi="Times New Roman" w:cs="Times New Roman"/>
          <w:highlight w:val="green"/>
          <w:lang w:val="ru-RU"/>
        </w:rPr>
        <w:t>линейно-</w:t>
      </w:r>
      <w:r w:rsidRPr="00B85F8B">
        <w:rPr>
          <w:rFonts w:ascii="Times New Roman" w:hAnsi="Times New Roman" w:cs="Times New Roman"/>
          <w:highlight w:val="green"/>
          <w:lang w:val="ru-RU"/>
        </w:rPr>
        <w:t xml:space="preserve">спектрального метода расчета на сейсмостойкость в качестве входных данных </w:t>
      </w:r>
      <w:r w:rsidR="00BB5679" w:rsidRPr="00B85F8B">
        <w:rPr>
          <w:rFonts w:ascii="Times New Roman" w:hAnsi="Times New Roman" w:cs="Times New Roman"/>
          <w:b/>
          <w:highlight w:val="green"/>
          <w:lang w:val="ru-RU"/>
        </w:rPr>
        <w:t>принима</w:t>
      </w:r>
      <w:r w:rsidRPr="00B85F8B">
        <w:rPr>
          <w:rFonts w:ascii="Times New Roman" w:hAnsi="Times New Roman" w:cs="Times New Roman"/>
          <w:highlight w:val="green"/>
          <w:lang w:val="ru-RU"/>
        </w:rPr>
        <w:t>ют оценки сейсмической интенсивности и последующий пересчет в эффективные ускорения проводят согласно СП 14.13330.</w:t>
      </w:r>
      <w:r w:rsidR="00B634EF" w:rsidRPr="00B85F8B">
        <w:rPr>
          <w:rFonts w:ascii="Times New Roman" w:hAnsi="Times New Roman" w:cs="Times New Roman"/>
          <w:highlight w:val="green"/>
          <w:lang w:val="ru-RU"/>
        </w:rPr>
        <w:t xml:space="preserve"> </w:t>
      </w:r>
      <w:r w:rsidR="001E74FB" w:rsidRPr="00B85F8B">
        <w:rPr>
          <w:rFonts w:ascii="Times New Roman" w:hAnsi="Times New Roman" w:cs="Times New Roman"/>
          <w:highlight w:val="green"/>
          <w:lang w:val="ru-RU"/>
        </w:rPr>
        <w:t xml:space="preserve">При </w:t>
      </w:r>
      <w:r w:rsidRPr="00B85F8B">
        <w:rPr>
          <w:rFonts w:ascii="Times New Roman" w:hAnsi="Times New Roman" w:cs="Times New Roman"/>
          <w:highlight w:val="green"/>
          <w:lang w:val="ru-RU"/>
        </w:rPr>
        <w:t>использовани</w:t>
      </w:r>
      <w:r w:rsidR="001E74FB" w:rsidRPr="00B85F8B">
        <w:rPr>
          <w:rFonts w:ascii="Times New Roman" w:hAnsi="Times New Roman" w:cs="Times New Roman"/>
          <w:highlight w:val="green"/>
          <w:lang w:val="ru-RU"/>
        </w:rPr>
        <w:t>и</w:t>
      </w:r>
      <w:r w:rsidRPr="00B85F8B">
        <w:rPr>
          <w:rFonts w:ascii="Times New Roman" w:hAnsi="Times New Roman" w:cs="Times New Roman"/>
          <w:highlight w:val="green"/>
          <w:lang w:val="ru-RU"/>
        </w:rPr>
        <w:t xml:space="preserve"> динамического метода </w:t>
      </w:r>
      <w:r w:rsidR="00A53F0B" w:rsidRPr="00B85F8B">
        <w:rPr>
          <w:rFonts w:ascii="Times New Roman" w:hAnsi="Times New Roman" w:cs="Times New Roman"/>
          <w:highlight w:val="green"/>
          <w:lang w:val="ru-RU"/>
        </w:rPr>
        <w:t>расчет</w:t>
      </w:r>
      <w:r w:rsidR="001E74FB" w:rsidRPr="00B85F8B">
        <w:rPr>
          <w:rFonts w:ascii="Times New Roman" w:hAnsi="Times New Roman" w:cs="Times New Roman"/>
          <w:highlight w:val="green"/>
          <w:lang w:val="ru-RU"/>
        </w:rPr>
        <w:t>а</w:t>
      </w:r>
      <w:r w:rsidR="00A53F0B" w:rsidRPr="00B85F8B">
        <w:rPr>
          <w:rFonts w:ascii="Times New Roman" w:hAnsi="Times New Roman" w:cs="Times New Roman"/>
          <w:highlight w:val="green"/>
          <w:lang w:val="ru-RU"/>
        </w:rPr>
        <w:t xml:space="preserve"> </w:t>
      </w:r>
      <w:r w:rsidR="001E74FB" w:rsidRPr="00B85F8B">
        <w:rPr>
          <w:rFonts w:ascii="Times New Roman" w:hAnsi="Times New Roman" w:cs="Times New Roman"/>
          <w:highlight w:val="green"/>
          <w:lang w:val="ru-RU"/>
        </w:rPr>
        <w:t xml:space="preserve">на сейсмостойкость расчет </w:t>
      </w:r>
      <w:r w:rsidR="00A53F0B" w:rsidRPr="00B85F8B">
        <w:rPr>
          <w:rFonts w:ascii="Times New Roman" w:hAnsi="Times New Roman" w:cs="Times New Roman"/>
          <w:highlight w:val="green"/>
          <w:lang w:val="ru-RU"/>
        </w:rPr>
        <w:t xml:space="preserve">пикового ускорения проводят в соответствии с </w:t>
      </w:r>
      <w:r w:rsidR="00A53F0B" w:rsidRPr="00B85F8B">
        <w:rPr>
          <w:rStyle w:val="hps"/>
          <w:rFonts w:ascii="Times New Roman" w:hAnsi="Times New Roman" w:cs="Times New Roman"/>
          <w:highlight w:val="green"/>
          <w:lang w:val="ru-RU"/>
        </w:rPr>
        <w:t>требованиями пункта 8.3 СП 286</w:t>
      </w:r>
      <w:r w:rsidR="00A53F0B" w:rsidRPr="00B85F8B">
        <w:rPr>
          <w:rFonts w:ascii="Times New Roman" w:hAnsi="Times New Roman" w:cs="Times New Roman"/>
          <w:highlight w:val="green"/>
          <w:lang w:val="ru-RU"/>
        </w:rPr>
        <w:t>.1325800.</w:t>
      </w:r>
      <w:r w:rsidR="00DA797A" w:rsidRPr="00B85F8B">
        <w:rPr>
          <w:rFonts w:ascii="Times New Roman" w:hAnsi="Times New Roman" w:cs="Times New Roman"/>
          <w:highlight w:val="green"/>
          <w:lang w:val="ru-RU"/>
        </w:rPr>
        <w:t xml:space="preserve"> </w:t>
      </w:r>
    </w:p>
    <w:p w14:paraId="4FFEEA7A" w14:textId="77777777" w:rsidR="00D62D41" w:rsidRPr="00B85F8B" w:rsidRDefault="00D62D41" w:rsidP="002C063F">
      <w:pPr>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 xml:space="preserve">Изолинии проводят для значений </w:t>
      </w:r>
      <w:r w:rsidRPr="00B85F8B">
        <w:rPr>
          <w:rFonts w:ascii="Times New Roman" w:hAnsi="Times New Roman" w:cs="Times New Roman"/>
          <w:highlight w:val="green"/>
        </w:rPr>
        <w:t>PGA</w:t>
      </w:r>
      <w:r w:rsidRPr="00B85F8B">
        <w:rPr>
          <w:rFonts w:ascii="Times New Roman" w:hAnsi="Times New Roman" w:cs="Times New Roman"/>
          <w:highlight w:val="green"/>
          <w:lang w:val="ru-RU"/>
        </w:rPr>
        <w:t xml:space="preserve"> = 45; 70; 110; 175; 280; 440; 700 см/с</w:t>
      </w:r>
      <w:r w:rsidRPr="00B85F8B">
        <w:rPr>
          <w:rFonts w:ascii="Times New Roman" w:hAnsi="Times New Roman" w:cs="Times New Roman"/>
          <w:highlight w:val="green"/>
          <w:vertAlign w:val="superscript"/>
          <w:lang w:val="ru-RU"/>
        </w:rPr>
        <w:t>2</w:t>
      </w:r>
      <w:r w:rsidRPr="00B85F8B">
        <w:rPr>
          <w:rFonts w:ascii="Times New Roman" w:hAnsi="Times New Roman" w:cs="Times New Roman"/>
          <w:highlight w:val="green"/>
          <w:lang w:val="ru-RU"/>
        </w:rPr>
        <w:t xml:space="preserve">, что соответствует интенсивностям </w:t>
      </w:r>
      <w:r w:rsidRPr="00B85F8B">
        <w:rPr>
          <w:rFonts w:ascii="Times New Roman" w:hAnsi="Times New Roman" w:cs="Times New Roman"/>
          <w:i/>
          <w:iCs/>
          <w:highlight w:val="green"/>
        </w:rPr>
        <w:t>I</w:t>
      </w:r>
      <w:r w:rsidRPr="00B85F8B">
        <w:rPr>
          <w:rFonts w:ascii="Times New Roman" w:hAnsi="Times New Roman" w:cs="Times New Roman"/>
          <w:highlight w:val="green"/>
          <w:lang w:val="ru-RU"/>
        </w:rPr>
        <w:t xml:space="preserve"> = 6,0; 6,5; 7,0; 7,5; 8,0 8,5; 9,0 баллам согласно </w:t>
      </w:r>
      <w:r w:rsidR="005D388A" w:rsidRPr="00B85F8B">
        <w:rPr>
          <w:rFonts w:ascii="Times New Roman" w:hAnsi="Times New Roman" w:cs="Times New Roman"/>
          <w:highlight w:val="green"/>
          <w:lang w:val="ru-RU"/>
        </w:rPr>
        <w:br/>
      </w:r>
      <w:r w:rsidR="00B66CD2" w:rsidRPr="00B85F8B">
        <w:rPr>
          <w:rFonts w:ascii="Times New Roman" w:hAnsi="Times New Roman" w:cs="Times New Roman"/>
          <w:highlight w:val="green"/>
          <w:lang w:val="ru-RU"/>
        </w:rPr>
        <w:t>ГОСТ Р 57546</w:t>
      </w:r>
      <w:r w:rsidR="00FC1C06" w:rsidRPr="00B85F8B">
        <w:rPr>
          <w:rFonts w:ascii="Times New Roman" w:hAnsi="Times New Roman" w:cs="Times New Roman"/>
          <w:highlight w:val="green"/>
          <w:lang w:val="ru-RU"/>
        </w:rPr>
        <w:t>.</w:t>
      </w:r>
      <w:r w:rsidRPr="00B85F8B">
        <w:rPr>
          <w:rFonts w:ascii="Times New Roman" w:hAnsi="Times New Roman" w:cs="Times New Roman"/>
          <w:highlight w:val="green"/>
          <w:lang w:val="ru-RU"/>
        </w:rPr>
        <w:t xml:space="preserve"> </w:t>
      </w:r>
    </w:p>
    <w:p w14:paraId="01762F67" w14:textId="77777777" w:rsidR="00D62D41" w:rsidRPr="007166B9" w:rsidRDefault="00D62D41" w:rsidP="002C063F">
      <w:pPr>
        <w:spacing w:after="120" w:line="360" w:lineRule="auto"/>
        <w:ind w:firstLine="567"/>
        <w:jc w:val="both"/>
        <w:rPr>
          <w:rFonts w:ascii="Times New Roman" w:hAnsi="Times New Roman" w:cs="Times New Roman"/>
          <w:lang w:val="ru-RU"/>
        </w:rPr>
      </w:pPr>
      <w:r w:rsidRPr="00B85F8B">
        <w:rPr>
          <w:rFonts w:ascii="Times New Roman" w:hAnsi="Times New Roman" w:cs="Times New Roman"/>
          <w:highlight w:val="green"/>
          <w:lang w:val="ru-RU"/>
        </w:rPr>
        <w:t>Карта служит для построения синтетических акселерограмм при динамическом методе расчет</w:t>
      </w:r>
      <w:r w:rsidR="004F50D2" w:rsidRPr="00B85F8B">
        <w:rPr>
          <w:rFonts w:ascii="Times New Roman" w:hAnsi="Times New Roman" w:cs="Times New Roman"/>
          <w:highlight w:val="green"/>
          <w:lang w:val="ru-RU"/>
        </w:rPr>
        <w:t>а</w:t>
      </w:r>
      <w:r w:rsidR="00FC1C06" w:rsidRPr="00B85F8B">
        <w:rPr>
          <w:rFonts w:ascii="Times New Roman" w:hAnsi="Times New Roman" w:cs="Times New Roman"/>
          <w:highlight w:val="green"/>
          <w:lang w:val="ru-RU"/>
        </w:rPr>
        <w:t xml:space="preserve"> на сейсмостойкость</w:t>
      </w:r>
      <w:r w:rsidRPr="00B85F8B">
        <w:rPr>
          <w:rFonts w:ascii="Times New Roman" w:hAnsi="Times New Roman" w:cs="Times New Roman"/>
          <w:highlight w:val="green"/>
          <w:lang w:val="ru-RU"/>
        </w:rPr>
        <w:t>.</w:t>
      </w:r>
      <w:r w:rsidRPr="007166B9">
        <w:rPr>
          <w:rFonts w:ascii="Times New Roman" w:hAnsi="Times New Roman" w:cs="Times New Roman"/>
          <w:lang w:val="ru-RU"/>
        </w:rPr>
        <w:t xml:space="preserve"> </w:t>
      </w:r>
    </w:p>
    <w:p w14:paraId="2E05372B" w14:textId="77777777" w:rsidR="00D62D41" w:rsidRPr="008A7916" w:rsidRDefault="003272A3" w:rsidP="002C063F">
      <w:pPr>
        <w:spacing w:after="120" w:line="360" w:lineRule="auto"/>
        <w:ind w:firstLine="567"/>
        <w:jc w:val="both"/>
        <w:rPr>
          <w:rFonts w:ascii="Times New Roman" w:hAnsi="Times New Roman" w:cs="Times New Roman"/>
          <w:lang w:val="ru-RU"/>
        </w:rPr>
      </w:pPr>
      <w:r w:rsidRPr="0023732C">
        <w:rPr>
          <w:rFonts w:ascii="Times New Roman" w:hAnsi="Times New Roman" w:cs="Times New Roman"/>
          <w:lang w:val="ru-RU"/>
        </w:rPr>
        <w:t xml:space="preserve">При включении </w:t>
      </w:r>
      <w:r w:rsidR="001E74FB" w:rsidRPr="0023732C">
        <w:rPr>
          <w:rFonts w:ascii="Times New Roman" w:hAnsi="Times New Roman" w:cs="Times New Roman"/>
          <w:lang w:val="ru-RU"/>
        </w:rPr>
        <w:t xml:space="preserve">в </w:t>
      </w:r>
      <w:r w:rsidRPr="0023732C">
        <w:rPr>
          <w:rFonts w:ascii="Times New Roman" w:hAnsi="Times New Roman" w:cs="Times New Roman"/>
          <w:lang w:val="ru-RU"/>
        </w:rPr>
        <w:t xml:space="preserve">техническое задание дополнительного требования </w:t>
      </w:r>
      <w:r w:rsidR="001E74FB" w:rsidRPr="0023732C">
        <w:rPr>
          <w:rFonts w:ascii="Times New Roman" w:hAnsi="Times New Roman" w:cs="Times New Roman"/>
          <w:lang w:val="ru-RU"/>
        </w:rPr>
        <w:t xml:space="preserve">расчета </w:t>
      </w:r>
      <w:r w:rsidR="00D62D41" w:rsidRPr="0023732C">
        <w:rPr>
          <w:rFonts w:ascii="Times New Roman" w:hAnsi="Times New Roman" w:cs="Times New Roman"/>
          <w:lang w:val="ru-RU"/>
        </w:rPr>
        <w:t>ускорения с вероятностью</w:t>
      </w:r>
      <w:r w:rsidRPr="0023732C">
        <w:rPr>
          <w:rFonts w:ascii="Times New Roman" w:hAnsi="Times New Roman" w:cs="Times New Roman"/>
          <w:lang w:val="ru-RU"/>
        </w:rPr>
        <w:t>,</w:t>
      </w:r>
      <w:r w:rsidR="00D62D41" w:rsidRPr="0023732C">
        <w:rPr>
          <w:rFonts w:ascii="Times New Roman" w:hAnsi="Times New Roman" w:cs="Times New Roman"/>
          <w:lang w:val="ru-RU"/>
        </w:rPr>
        <w:t xml:space="preserve"> отличной от 0,5, использу</w:t>
      </w:r>
      <w:r w:rsidRPr="0023732C">
        <w:rPr>
          <w:rFonts w:ascii="Times New Roman" w:hAnsi="Times New Roman" w:cs="Times New Roman"/>
          <w:lang w:val="ru-RU"/>
        </w:rPr>
        <w:t>ю</w:t>
      </w:r>
      <w:r w:rsidR="00D62D41" w:rsidRPr="0023732C">
        <w:rPr>
          <w:rFonts w:ascii="Times New Roman" w:hAnsi="Times New Roman" w:cs="Times New Roman"/>
          <w:lang w:val="ru-RU"/>
        </w:rPr>
        <w:t xml:space="preserve">т стандартное отклонение </w:t>
      </w:r>
      <w:r w:rsidR="00D62D41" w:rsidRPr="0023732C">
        <w:rPr>
          <w:rFonts w:ascii="Times New Roman" w:hAnsi="Times New Roman" w:cs="Times New Roman"/>
        </w:rPr>
        <w:sym w:font="Symbol" w:char="F073"/>
      </w:r>
      <w:r w:rsidR="00D62D41" w:rsidRPr="0023732C">
        <w:rPr>
          <w:rFonts w:ascii="Times New Roman" w:hAnsi="Times New Roman" w:cs="Times New Roman"/>
          <w:lang w:val="ru-RU"/>
        </w:rPr>
        <w:t>(</w:t>
      </w:r>
      <w:r w:rsidR="00D62D41" w:rsidRPr="0023732C">
        <w:rPr>
          <w:rFonts w:ascii="Times New Roman" w:hAnsi="Times New Roman" w:cs="Times New Roman"/>
        </w:rPr>
        <w:t>PGA</w:t>
      </w:r>
      <w:r w:rsidR="00D62D41" w:rsidRPr="0023732C">
        <w:rPr>
          <w:rFonts w:ascii="Times New Roman" w:hAnsi="Times New Roman" w:cs="Times New Roman"/>
          <w:lang w:val="ru-RU"/>
        </w:rPr>
        <w:t xml:space="preserve">) = </w:t>
      </w:r>
      <w:r w:rsidR="00892147" w:rsidRPr="0023732C">
        <w:rPr>
          <w:rFonts w:ascii="Times New Roman" w:hAnsi="Times New Roman" w:cs="Times New Roman"/>
          <w:lang w:val="ru-RU"/>
        </w:rPr>
        <w:t>60</w:t>
      </w:r>
      <w:r w:rsidR="00B66CD2" w:rsidRPr="0023732C">
        <w:rPr>
          <w:rFonts w:ascii="Times New Roman" w:hAnsi="Times New Roman" w:cs="Times New Roman"/>
          <w:lang w:val="ru-RU"/>
        </w:rPr>
        <w:t xml:space="preserve"> </w:t>
      </w:r>
      <w:r w:rsidR="00CD26A6" w:rsidRPr="0023732C">
        <w:rPr>
          <w:rFonts w:ascii="Times New Roman" w:hAnsi="Times New Roman" w:cs="Times New Roman"/>
          <w:lang w:val="ru-RU"/>
        </w:rPr>
        <w:t>%</w:t>
      </w:r>
      <w:r w:rsidR="008A7916" w:rsidRPr="0023732C">
        <w:rPr>
          <w:rFonts w:ascii="Times New Roman" w:hAnsi="Times New Roman" w:cs="Times New Roman"/>
          <w:lang w:val="ru-RU"/>
        </w:rPr>
        <w:t>.</w:t>
      </w:r>
      <w:r w:rsidR="008A7916">
        <w:rPr>
          <w:rFonts w:ascii="Times New Roman" w:hAnsi="Times New Roman" w:cs="Times New Roman"/>
          <w:lang w:val="ru-RU"/>
        </w:rPr>
        <w:t xml:space="preserve"> </w:t>
      </w:r>
    </w:p>
    <w:p w14:paraId="192241AB" w14:textId="77777777" w:rsidR="00C5173D" w:rsidRPr="007166B9" w:rsidRDefault="0047339D" w:rsidP="002C063F">
      <w:pPr>
        <w:pStyle w:val="1"/>
        <w:spacing w:line="360" w:lineRule="auto"/>
        <w:ind w:firstLine="567"/>
        <w:jc w:val="both"/>
        <w:rPr>
          <w:rFonts w:ascii="Times New Roman" w:hAnsi="Times New Roman"/>
          <w:sz w:val="24"/>
          <w:szCs w:val="24"/>
          <w:lang w:val="ru-RU"/>
        </w:rPr>
      </w:pPr>
      <w:bookmarkStart w:id="216" w:name="_Toc524103797"/>
      <w:r w:rsidRPr="007166B9">
        <w:rPr>
          <w:rFonts w:ascii="Times New Roman" w:hAnsi="Times New Roman"/>
          <w:sz w:val="24"/>
          <w:szCs w:val="24"/>
          <w:lang w:val="ru-RU"/>
        </w:rPr>
        <w:t>10</w:t>
      </w:r>
      <w:r w:rsidR="00C5173D" w:rsidRPr="007166B9">
        <w:rPr>
          <w:rFonts w:ascii="Times New Roman" w:hAnsi="Times New Roman"/>
          <w:sz w:val="24"/>
          <w:szCs w:val="24"/>
          <w:lang w:val="ru-RU"/>
        </w:rPr>
        <w:t xml:space="preserve"> Проведение сейсмического микрорайонирования</w:t>
      </w:r>
      <w:bookmarkEnd w:id="216"/>
      <w:r w:rsidR="00A804B6" w:rsidRPr="007166B9">
        <w:rPr>
          <w:rFonts w:ascii="Times New Roman" w:hAnsi="Times New Roman"/>
          <w:sz w:val="24"/>
          <w:szCs w:val="24"/>
          <w:lang w:val="ru-RU"/>
        </w:rPr>
        <w:t xml:space="preserve"> </w:t>
      </w:r>
    </w:p>
    <w:p w14:paraId="523E0251" w14:textId="77777777" w:rsidR="00B72D94" w:rsidRPr="00B85F8B" w:rsidRDefault="00B72D94" w:rsidP="002C063F">
      <w:pPr>
        <w:pStyle w:val="1"/>
        <w:spacing w:line="360" w:lineRule="auto"/>
        <w:ind w:firstLine="567"/>
        <w:rPr>
          <w:rFonts w:ascii="Times New Roman" w:hAnsi="Times New Roman"/>
          <w:sz w:val="24"/>
          <w:szCs w:val="24"/>
          <w:highlight w:val="green"/>
        </w:rPr>
      </w:pPr>
      <w:bookmarkStart w:id="217" w:name="_Toc524103798"/>
      <w:r w:rsidRPr="00B85F8B">
        <w:rPr>
          <w:rFonts w:ascii="Times New Roman" w:hAnsi="Times New Roman"/>
          <w:sz w:val="24"/>
          <w:szCs w:val="24"/>
          <w:highlight w:val="green"/>
        </w:rPr>
        <w:t>10.1 Общие правила проведения сейсмического микрорайонирования</w:t>
      </w:r>
      <w:bookmarkEnd w:id="217"/>
    </w:p>
    <w:p w14:paraId="2FEBC0AB" w14:textId="77777777" w:rsidR="00166510" w:rsidRPr="00B85F8B" w:rsidRDefault="00166510" w:rsidP="002C063F">
      <w:pPr>
        <w:spacing w:after="120" w:line="360" w:lineRule="auto"/>
        <w:ind w:firstLine="567"/>
        <w:jc w:val="both"/>
        <w:rPr>
          <w:rFonts w:ascii="Times New Roman" w:hAnsi="Times New Roman" w:cs="Times New Roman"/>
          <w:color w:val="000000"/>
          <w:highlight w:val="green"/>
          <w:lang w:val="ru-RU"/>
        </w:rPr>
      </w:pPr>
      <w:r w:rsidRPr="00B85F8B">
        <w:rPr>
          <w:rFonts w:ascii="Times New Roman" w:hAnsi="Times New Roman" w:cs="Times New Roman"/>
          <w:highlight w:val="green"/>
          <w:lang w:val="ru-RU"/>
        </w:rPr>
        <w:t>Работы СМР являются частью инженерно-геологических изысканий на площадках строительства</w:t>
      </w:r>
      <w:r w:rsidRPr="00B85F8B">
        <w:rPr>
          <w:rFonts w:ascii="Times New Roman" w:hAnsi="Times New Roman" w:cs="Times New Roman"/>
          <w:color w:val="000000"/>
          <w:highlight w:val="green"/>
          <w:lang w:val="ru-RU"/>
        </w:rPr>
        <w:t xml:space="preserve"> объектов </w:t>
      </w:r>
      <w:r w:rsidRPr="00B85F8B">
        <w:rPr>
          <w:rFonts w:ascii="Times New Roman" w:hAnsi="Times New Roman" w:cs="Times New Roman"/>
          <w:highlight w:val="green"/>
          <w:lang w:val="ru-RU"/>
        </w:rPr>
        <w:t>территориального планирования</w:t>
      </w:r>
      <w:r w:rsidRPr="00B85F8B">
        <w:rPr>
          <w:rFonts w:ascii="Times New Roman" w:hAnsi="Times New Roman" w:cs="Times New Roman"/>
          <w:color w:val="000000"/>
          <w:highlight w:val="green"/>
          <w:lang w:val="ru-RU"/>
        </w:rPr>
        <w:t>.</w:t>
      </w:r>
    </w:p>
    <w:p w14:paraId="024B3D30" w14:textId="354A0EC5" w:rsidR="00166510" w:rsidRPr="00B85F8B" w:rsidRDefault="00166510" w:rsidP="002C063F">
      <w:pPr>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 xml:space="preserve">Сейсмическое микрорайонирование для объектов территориального планирования (городов, городских районов) выполняется </w:t>
      </w:r>
      <w:r w:rsidR="00B66CD2" w:rsidRPr="00B85F8B">
        <w:rPr>
          <w:rFonts w:ascii="Times New Roman" w:hAnsi="Times New Roman" w:cs="Times New Roman"/>
          <w:highlight w:val="green"/>
          <w:lang w:val="ru-RU"/>
        </w:rPr>
        <w:t>в</w:t>
      </w:r>
      <w:r w:rsidRPr="00B85F8B">
        <w:rPr>
          <w:rFonts w:ascii="Times New Roman" w:hAnsi="Times New Roman" w:cs="Times New Roman"/>
          <w:highlight w:val="green"/>
          <w:lang w:val="ru-RU"/>
        </w:rPr>
        <w:t xml:space="preserve"> цел</w:t>
      </w:r>
      <w:r w:rsidR="00B66CD2" w:rsidRPr="00B85F8B">
        <w:rPr>
          <w:rFonts w:ascii="Times New Roman" w:hAnsi="Times New Roman" w:cs="Times New Roman"/>
          <w:highlight w:val="green"/>
          <w:lang w:val="ru-RU"/>
        </w:rPr>
        <w:t>ях</w:t>
      </w:r>
      <w:r w:rsidRPr="00B85F8B">
        <w:rPr>
          <w:rFonts w:ascii="Times New Roman" w:hAnsi="Times New Roman" w:cs="Times New Roman"/>
          <w:highlight w:val="green"/>
          <w:lang w:val="ru-RU"/>
        </w:rPr>
        <w:t xml:space="preserve"> оценки влияния местных условий (состав и свойства грунтов, особенности рельефа, наличие опасных геологических </w:t>
      </w:r>
      <w:r w:rsidRPr="00B85F8B">
        <w:rPr>
          <w:rFonts w:ascii="Times New Roman" w:hAnsi="Times New Roman" w:cs="Times New Roman"/>
          <w:highlight w:val="green"/>
          <w:lang w:val="ru-RU"/>
        </w:rPr>
        <w:lastRenderedPageBreak/>
        <w:t>процессов и явлений и др.) на сейсмичность с указанием изменения интенсивности в баллах и</w:t>
      </w:r>
      <w:r w:rsidR="001B3731" w:rsidRPr="00B85F8B">
        <w:rPr>
          <w:rFonts w:ascii="Times New Roman" w:hAnsi="Times New Roman" w:cs="Times New Roman"/>
          <w:highlight w:val="green"/>
          <w:lang w:val="ru-RU"/>
        </w:rPr>
        <w:t xml:space="preserve"> (</w:t>
      </w:r>
      <w:r w:rsidRPr="00B85F8B">
        <w:rPr>
          <w:rFonts w:ascii="Times New Roman" w:hAnsi="Times New Roman" w:cs="Times New Roman"/>
          <w:highlight w:val="green"/>
          <w:lang w:val="ru-RU"/>
        </w:rPr>
        <w:t>или</w:t>
      </w:r>
      <w:r w:rsidR="001B3731" w:rsidRPr="00B85F8B">
        <w:rPr>
          <w:rFonts w:ascii="Times New Roman" w:hAnsi="Times New Roman" w:cs="Times New Roman"/>
          <w:highlight w:val="green"/>
          <w:lang w:val="ru-RU"/>
        </w:rPr>
        <w:t>)</w:t>
      </w:r>
      <w:r w:rsidRPr="00B85F8B">
        <w:rPr>
          <w:rFonts w:ascii="Times New Roman" w:hAnsi="Times New Roman" w:cs="Times New Roman"/>
          <w:highlight w:val="green"/>
          <w:lang w:val="ru-RU"/>
        </w:rPr>
        <w:t xml:space="preserve"> инструментальных параметров сейсмических колебаний. Работы по СМР выполняются на ключевых участках, изучение которых дает важную информацию для решения задач территориального планирования (участки разломов, участки распространения специфических грунтов, потенциального разжижения грунтов, склоны, жильные льды и т.</w:t>
      </w:r>
      <w:r w:rsidR="001B3731" w:rsidRPr="00B85F8B">
        <w:rPr>
          <w:rFonts w:ascii="Times New Roman" w:hAnsi="Times New Roman" w:cs="Times New Roman"/>
          <w:highlight w:val="green"/>
          <w:lang w:val="ru-RU"/>
        </w:rPr>
        <w:t xml:space="preserve"> </w:t>
      </w:r>
      <w:r w:rsidRPr="00B85F8B">
        <w:rPr>
          <w:rFonts w:ascii="Times New Roman" w:hAnsi="Times New Roman" w:cs="Times New Roman"/>
          <w:highlight w:val="green"/>
          <w:lang w:val="ru-RU"/>
        </w:rPr>
        <w:t xml:space="preserve">п.). Выделение таких участков </w:t>
      </w:r>
      <w:r w:rsidR="00BB5679" w:rsidRPr="00B85F8B">
        <w:rPr>
          <w:rFonts w:ascii="Times New Roman" w:hAnsi="Times New Roman" w:cs="Times New Roman"/>
          <w:b/>
          <w:highlight w:val="green"/>
          <w:lang w:val="ru-RU"/>
        </w:rPr>
        <w:t>долж</w:t>
      </w:r>
      <w:r w:rsidRPr="00B85F8B">
        <w:rPr>
          <w:rFonts w:ascii="Times New Roman" w:hAnsi="Times New Roman" w:cs="Times New Roman"/>
          <w:highlight w:val="green"/>
          <w:lang w:val="ru-RU"/>
        </w:rPr>
        <w:t>но быть обосновано в программе работ.</w:t>
      </w:r>
    </w:p>
    <w:p w14:paraId="1B76FE7B" w14:textId="77777777" w:rsidR="00166510" w:rsidRPr="00B85F8B" w:rsidRDefault="00166510" w:rsidP="002C063F">
      <w:pPr>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Параметры сейсмических колебаний соответствуют распределению сейсмических свойств грунтов на площадке изысканий, полученных в результате комплексных инженерно-геологических работ.</w:t>
      </w:r>
    </w:p>
    <w:p w14:paraId="3F0D7653" w14:textId="2F168EB6" w:rsidR="00166510" w:rsidRPr="00B85F8B" w:rsidRDefault="00166510" w:rsidP="002C063F">
      <w:pPr>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В</w:t>
      </w:r>
      <w:r w:rsidR="005B12B7" w:rsidRPr="00B85F8B">
        <w:rPr>
          <w:rFonts w:ascii="Times New Roman" w:hAnsi="Times New Roman" w:cs="Times New Roman"/>
          <w:highlight w:val="green"/>
          <w:lang w:val="ru-RU"/>
        </w:rPr>
        <w:t xml:space="preserve"> результате работ по СМР для площадных объектов </w:t>
      </w:r>
      <w:r w:rsidR="00BB5679" w:rsidRPr="00B85F8B">
        <w:rPr>
          <w:rFonts w:ascii="Times New Roman" w:hAnsi="Times New Roman" w:cs="Times New Roman"/>
          <w:b/>
          <w:highlight w:val="green"/>
          <w:lang w:val="ru-RU"/>
        </w:rPr>
        <w:t>долж</w:t>
      </w:r>
      <w:r w:rsidR="005B12B7" w:rsidRPr="00B85F8B">
        <w:rPr>
          <w:rFonts w:ascii="Times New Roman" w:hAnsi="Times New Roman" w:cs="Times New Roman"/>
          <w:highlight w:val="green"/>
          <w:lang w:val="ru-RU"/>
        </w:rPr>
        <w:t xml:space="preserve">на составляться карта СМР. Масштаб карты СМР площадных объектов в зависимости от категории сложности инженерно-геологических условий и площади СМР </w:t>
      </w:r>
      <w:r w:rsidR="00BB5679" w:rsidRPr="00B85F8B">
        <w:rPr>
          <w:rFonts w:ascii="Times New Roman" w:hAnsi="Times New Roman" w:cs="Times New Roman"/>
          <w:b/>
          <w:highlight w:val="green"/>
          <w:lang w:val="ru-RU"/>
        </w:rPr>
        <w:t>принима</w:t>
      </w:r>
      <w:r w:rsidR="005B12B7" w:rsidRPr="00B85F8B">
        <w:rPr>
          <w:rFonts w:ascii="Times New Roman" w:hAnsi="Times New Roman" w:cs="Times New Roman"/>
          <w:highlight w:val="green"/>
          <w:lang w:val="ru-RU"/>
        </w:rPr>
        <w:t>ют по таблице 10.1.</w:t>
      </w:r>
      <w:r w:rsidRPr="00B85F8B">
        <w:rPr>
          <w:rFonts w:ascii="Times New Roman" w:hAnsi="Times New Roman" w:cs="Times New Roman"/>
          <w:highlight w:val="green"/>
          <w:lang w:val="ru-RU"/>
        </w:rPr>
        <w:t xml:space="preserve"> </w:t>
      </w:r>
    </w:p>
    <w:p w14:paraId="02811D21" w14:textId="77777777" w:rsidR="00C5173D" w:rsidRPr="00B85F8B" w:rsidRDefault="00C5173D" w:rsidP="002C063F">
      <w:pPr>
        <w:spacing w:line="360" w:lineRule="auto"/>
        <w:jc w:val="both"/>
        <w:rPr>
          <w:rFonts w:ascii="Times New Roman" w:hAnsi="Times New Roman" w:cs="Times New Roman"/>
          <w:highlight w:val="green"/>
        </w:rPr>
      </w:pPr>
      <w:r w:rsidRPr="00B85F8B">
        <w:rPr>
          <w:rFonts w:ascii="Times New Roman" w:hAnsi="Times New Roman" w:cs="Times New Roman"/>
          <w:highlight w:val="green"/>
        </w:rPr>
        <w:t>Т</w:t>
      </w:r>
      <w:r w:rsidR="0047339D" w:rsidRPr="00B85F8B">
        <w:rPr>
          <w:rFonts w:ascii="Times New Roman" w:hAnsi="Times New Roman" w:cs="Times New Roman"/>
          <w:highlight w:val="green"/>
          <w:lang w:val="ru-RU"/>
        </w:rPr>
        <w:t xml:space="preserve"> </w:t>
      </w:r>
      <w:r w:rsidRPr="00B85F8B">
        <w:rPr>
          <w:rFonts w:ascii="Times New Roman" w:hAnsi="Times New Roman" w:cs="Times New Roman"/>
          <w:highlight w:val="green"/>
        </w:rPr>
        <w:t>а</w:t>
      </w:r>
      <w:r w:rsidR="0047339D" w:rsidRPr="00B85F8B">
        <w:rPr>
          <w:rFonts w:ascii="Times New Roman" w:hAnsi="Times New Roman" w:cs="Times New Roman"/>
          <w:highlight w:val="green"/>
          <w:lang w:val="ru-RU"/>
        </w:rPr>
        <w:t xml:space="preserve"> </w:t>
      </w:r>
      <w:r w:rsidRPr="00B85F8B">
        <w:rPr>
          <w:rFonts w:ascii="Times New Roman" w:hAnsi="Times New Roman" w:cs="Times New Roman"/>
          <w:highlight w:val="green"/>
        </w:rPr>
        <w:t>б</w:t>
      </w:r>
      <w:r w:rsidR="0047339D" w:rsidRPr="00B85F8B">
        <w:rPr>
          <w:rFonts w:ascii="Times New Roman" w:hAnsi="Times New Roman" w:cs="Times New Roman"/>
          <w:highlight w:val="green"/>
          <w:lang w:val="ru-RU"/>
        </w:rPr>
        <w:t xml:space="preserve"> </w:t>
      </w:r>
      <w:r w:rsidRPr="00B85F8B">
        <w:rPr>
          <w:rFonts w:ascii="Times New Roman" w:hAnsi="Times New Roman" w:cs="Times New Roman"/>
          <w:highlight w:val="green"/>
        </w:rPr>
        <w:t>л</w:t>
      </w:r>
      <w:r w:rsidR="0047339D" w:rsidRPr="00B85F8B">
        <w:rPr>
          <w:rFonts w:ascii="Times New Roman" w:hAnsi="Times New Roman" w:cs="Times New Roman"/>
          <w:highlight w:val="green"/>
          <w:lang w:val="ru-RU"/>
        </w:rPr>
        <w:t xml:space="preserve"> </w:t>
      </w:r>
      <w:r w:rsidRPr="00B85F8B">
        <w:rPr>
          <w:rFonts w:ascii="Times New Roman" w:hAnsi="Times New Roman" w:cs="Times New Roman"/>
          <w:highlight w:val="green"/>
        </w:rPr>
        <w:t>и</w:t>
      </w:r>
      <w:r w:rsidR="0047339D" w:rsidRPr="00B85F8B">
        <w:rPr>
          <w:rFonts w:ascii="Times New Roman" w:hAnsi="Times New Roman" w:cs="Times New Roman"/>
          <w:highlight w:val="green"/>
          <w:lang w:val="ru-RU"/>
        </w:rPr>
        <w:t xml:space="preserve"> </w:t>
      </w:r>
      <w:r w:rsidRPr="00B85F8B">
        <w:rPr>
          <w:rFonts w:ascii="Times New Roman" w:hAnsi="Times New Roman" w:cs="Times New Roman"/>
          <w:highlight w:val="green"/>
        </w:rPr>
        <w:t>ц</w:t>
      </w:r>
      <w:r w:rsidR="0047339D" w:rsidRPr="00B85F8B">
        <w:rPr>
          <w:rFonts w:ascii="Times New Roman" w:hAnsi="Times New Roman" w:cs="Times New Roman"/>
          <w:highlight w:val="green"/>
          <w:lang w:val="ru-RU"/>
        </w:rPr>
        <w:t xml:space="preserve"> </w:t>
      </w:r>
      <w:r w:rsidRPr="00B85F8B">
        <w:rPr>
          <w:rFonts w:ascii="Times New Roman" w:hAnsi="Times New Roman" w:cs="Times New Roman"/>
          <w:highlight w:val="green"/>
        </w:rPr>
        <w:t>а</w:t>
      </w:r>
      <w:r w:rsidR="0047339D" w:rsidRPr="00B85F8B">
        <w:rPr>
          <w:rFonts w:ascii="Times New Roman" w:hAnsi="Times New Roman" w:cs="Times New Roman"/>
          <w:highlight w:val="green"/>
          <w:lang w:val="ru-RU"/>
        </w:rPr>
        <w:t xml:space="preserve"> </w:t>
      </w:r>
      <w:r w:rsidRPr="00B85F8B">
        <w:rPr>
          <w:rFonts w:ascii="Times New Roman" w:hAnsi="Times New Roman" w:cs="Times New Roman"/>
          <w:highlight w:val="green"/>
        </w:rPr>
        <w:t xml:space="preserve"> </w:t>
      </w:r>
      <w:r w:rsidR="008314FA" w:rsidRPr="00B85F8B">
        <w:rPr>
          <w:rFonts w:ascii="Times New Roman" w:hAnsi="Times New Roman" w:cs="Times New Roman"/>
          <w:highlight w:val="green"/>
          <w:lang w:val="ru-RU"/>
        </w:rPr>
        <w:t>10.</w:t>
      </w:r>
      <w:r w:rsidRPr="00B85F8B">
        <w:rPr>
          <w:rFonts w:ascii="Times New Roman" w:hAnsi="Times New Roman" w:cs="Times New Roman"/>
          <w:highlight w:val="green"/>
        </w:rPr>
        <w:t>1</w:t>
      </w:r>
      <w:r w:rsidR="00E35D97" w:rsidRPr="00B85F8B">
        <w:rPr>
          <w:rFonts w:ascii="Times New Roman" w:hAnsi="Times New Roman" w:cs="Times New Roman"/>
          <w:highlight w:val="green"/>
        </w:rPr>
        <w:t xml:space="preserve"> </w:t>
      </w:r>
    </w:p>
    <w:tbl>
      <w:tblPr>
        <w:tblW w:w="9129" w:type="dxa"/>
        <w:tblInd w:w="2" w:type="dxa"/>
        <w:tblLayout w:type="fixed"/>
        <w:tblLook w:val="0000" w:firstRow="0" w:lastRow="0" w:firstColumn="0" w:lastColumn="0" w:noHBand="0" w:noVBand="0"/>
      </w:tblPr>
      <w:tblGrid>
        <w:gridCol w:w="3138"/>
        <w:gridCol w:w="1249"/>
        <w:gridCol w:w="1714"/>
        <w:gridCol w:w="1573"/>
        <w:gridCol w:w="1455"/>
      </w:tblGrid>
      <w:tr w:rsidR="00C5173D" w:rsidRPr="00B85F8B" w14:paraId="33F5A302" w14:textId="77777777">
        <w:tc>
          <w:tcPr>
            <w:tcW w:w="3138" w:type="dxa"/>
            <w:vMerge w:val="restart"/>
            <w:tcBorders>
              <w:top w:val="single" w:sz="6" w:space="0" w:color="auto"/>
              <w:left w:val="single" w:sz="6" w:space="0" w:color="auto"/>
              <w:right w:val="single" w:sz="6" w:space="0" w:color="auto"/>
            </w:tcBorders>
          </w:tcPr>
          <w:p w14:paraId="2E473FB3" w14:textId="77777777" w:rsidR="00C5173D" w:rsidRPr="00B85F8B" w:rsidRDefault="00C5173D" w:rsidP="002C063F">
            <w:pPr>
              <w:spacing w:line="360" w:lineRule="auto"/>
              <w:jc w:val="center"/>
              <w:rPr>
                <w:rFonts w:ascii="Times New Roman" w:hAnsi="Times New Roman" w:cs="Times New Roman"/>
                <w:highlight w:val="green"/>
                <w:lang w:val="ru-RU"/>
              </w:rPr>
            </w:pPr>
            <w:r w:rsidRPr="00B85F8B">
              <w:rPr>
                <w:rFonts w:ascii="Times New Roman" w:hAnsi="Times New Roman" w:cs="Times New Roman"/>
                <w:highlight w:val="green"/>
                <w:lang w:val="ru-RU"/>
              </w:rPr>
              <w:t xml:space="preserve">Категория сложности </w:t>
            </w:r>
          </w:p>
          <w:p w14:paraId="7E637F28" w14:textId="77777777" w:rsidR="00C5173D" w:rsidRPr="00B85F8B" w:rsidRDefault="00C5173D" w:rsidP="002C063F">
            <w:pPr>
              <w:spacing w:line="360" w:lineRule="auto"/>
              <w:jc w:val="center"/>
              <w:rPr>
                <w:rFonts w:ascii="Times New Roman" w:hAnsi="Times New Roman" w:cs="Times New Roman"/>
                <w:highlight w:val="green"/>
                <w:lang w:val="ru-RU"/>
              </w:rPr>
            </w:pPr>
            <w:r w:rsidRPr="00B85F8B">
              <w:rPr>
                <w:rFonts w:ascii="Times New Roman" w:hAnsi="Times New Roman" w:cs="Times New Roman"/>
                <w:highlight w:val="green"/>
                <w:lang w:val="ru-RU"/>
              </w:rPr>
              <w:t>инженерно-геологических условий</w:t>
            </w:r>
          </w:p>
        </w:tc>
        <w:tc>
          <w:tcPr>
            <w:tcW w:w="5991" w:type="dxa"/>
            <w:gridSpan w:val="4"/>
            <w:tcBorders>
              <w:top w:val="single" w:sz="6" w:space="0" w:color="auto"/>
              <w:left w:val="nil"/>
              <w:bottom w:val="single" w:sz="6" w:space="0" w:color="auto"/>
              <w:right w:val="single" w:sz="6" w:space="0" w:color="auto"/>
            </w:tcBorders>
          </w:tcPr>
          <w:p w14:paraId="4A121D2A" w14:textId="77777777" w:rsidR="00C5173D" w:rsidRPr="00B85F8B" w:rsidRDefault="001B3731" w:rsidP="002C063F">
            <w:pPr>
              <w:spacing w:line="360" w:lineRule="auto"/>
              <w:jc w:val="center"/>
              <w:rPr>
                <w:rFonts w:ascii="Times New Roman" w:hAnsi="Times New Roman" w:cs="Times New Roman"/>
                <w:highlight w:val="green"/>
                <w:lang w:val="ru-RU"/>
              </w:rPr>
            </w:pPr>
            <w:r w:rsidRPr="00B85F8B">
              <w:rPr>
                <w:rFonts w:ascii="Times New Roman" w:hAnsi="Times New Roman" w:cs="Times New Roman"/>
                <w:highlight w:val="green"/>
                <w:lang w:val="ru-RU"/>
              </w:rPr>
              <w:t>Масштаб при площади</w:t>
            </w:r>
            <w:r w:rsidR="00C5173D" w:rsidRPr="00B85F8B">
              <w:rPr>
                <w:rFonts w:ascii="Times New Roman" w:hAnsi="Times New Roman" w:cs="Times New Roman"/>
                <w:highlight w:val="green"/>
                <w:lang w:val="ru-RU"/>
              </w:rPr>
              <w:t xml:space="preserve"> объекта</w:t>
            </w:r>
            <w:r w:rsidR="008314FA" w:rsidRPr="00B85F8B">
              <w:rPr>
                <w:rFonts w:ascii="Times New Roman" w:hAnsi="Times New Roman" w:cs="Times New Roman"/>
                <w:highlight w:val="green"/>
                <w:lang w:val="ru-RU"/>
              </w:rPr>
              <w:t>,</w:t>
            </w:r>
            <w:r w:rsidR="00C5173D" w:rsidRPr="00B85F8B">
              <w:rPr>
                <w:rFonts w:ascii="Times New Roman" w:hAnsi="Times New Roman" w:cs="Times New Roman"/>
                <w:highlight w:val="green"/>
                <w:lang w:val="ru-RU"/>
              </w:rPr>
              <w:t xml:space="preserve"> км</w:t>
            </w:r>
            <w:r w:rsidR="008314FA" w:rsidRPr="00B85F8B">
              <w:rPr>
                <w:rFonts w:ascii="Times New Roman" w:hAnsi="Times New Roman" w:cs="Times New Roman"/>
                <w:highlight w:val="green"/>
                <w:vertAlign w:val="superscript"/>
                <w:lang w:val="ru-RU"/>
              </w:rPr>
              <w:t>2</w:t>
            </w:r>
            <w:r w:rsidR="008314FA" w:rsidRPr="00B85F8B">
              <w:rPr>
                <w:rFonts w:ascii="Times New Roman" w:hAnsi="Times New Roman" w:cs="Times New Roman"/>
                <w:highlight w:val="green"/>
                <w:lang w:val="ru-RU"/>
              </w:rPr>
              <w:t xml:space="preserve"> </w:t>
            </w:r>
          </w:p>
        </w:tc>
      </w:tr>
      <w:tr w:rsidR="00C5173D" w:rsidRPr="00B85F8B" w14:paraId="168F9208" w14:textId="77777777">
        <w:tc>
          <w:tcPr>
            <w:tcW w:w="3138" w:type="dxa"/>
            <w:vMerge/>
            <w:tcBorders>
              <w:left w:val="single" w:sz="6" w:space="0" w:color="auto"/>
              <w:right w:val="single" w:sz="6" w:space="0" w:color="auto"/>
            </w:tcBorders>
          </w:tcPr>
          <w:p w14:paraId="717B59E4" w14:textId="77777777" w:rsidR="00C5173D" w:rsidRPr="00B85F8B" w:rsidRDefault="00C5173D" w:rsidP="002C063F">
            <w:pPr>
              <w:spacing w:line="360" w:lineRule="auto"/>
              <w:jc w:val="center"/>
              <w:rPr>
                <w:rFonts w:ascii="Times New Roman" w:hAnsi="Times New Roman" w:cs="Times New Roman"/>
                <w:highlight w:val="green"/>
                <w:lang w:val="ru-RU"/>
              </w:rPr>
            </w:pPr>
          </w:p>
        </w:tc>
        <w:tc>
          <w:tcPr>
            <w:tcW w:w="1249" w:type="dxa"/>
            <w:tcBorders>
              <w:left w:val="nil"/>
            </w:tcBorders>
            <w:vAlign w:val="center"/>
          </w:tcPr>
          <w:p w14:paraId="24347BB0" w14:textId="77777777" w:rsidR="00C5173D" w:rsidRPr="00B85F8B" w:rsidRDefault="00C5173D" w:rsidP="002C063F">
            <w:pPr>
              <w:spacing w:line="360" w:lineRule="auto"/>
              <w:jc w:val="center"/>
              <w:rPr>
                <w:rFonts w:ascii="Times New Roman" w:hAnsi="Times New Roman" w:cs="Times New Roman"/>
                <w:highlight w:val="green"/>
              </w:rPr>
            </w:pPr>
            <w:r w:rsidRPr="00B85F8B">
              <w:rPr>
                <w:rFonts w:ascii="Times New Roman" w:hAnsi="Times New Roman" w:cs="Times New Roman"/>
                <w:highlight w:val="green"/>
              </w:rPr>
              <w:t>более 100</w:t>
            </w:r>
          </w:p>
        </w:tc>
        <w:tc>
          <w:tcPr>
            <w:tcW w:w="1714" w:type="dxa"/>
            <w:tcBorders>
              <w:left w:val="single" w:sz="6" w:space="0" w:color="auto"/>
              <w:bottom w:val="single" w:sz="6" w:space="0" w:color="auto"/>
              <w:right w:val="single" w:sz="6" w:space="0" w:color="auto"/>
            </w:tcBorders>
            <w:vAlign w:val="center"/>
          </w:tcPr>
          <w:p w14:paraId="0C79CC28" w14:textId="77777777" w:rsidR="00C5173D" w:rsidRPr="00B85F8B" w:rsidRDefault="00C5173D" w:rsidP="002C063F">
            <w:pPr>
              <w:spacing w:line="360" w:lineRule="auto"/>
              <w:jc w:val="center"/>
              <w:rPr>
                <w:rFonts w:ascii="Times New Roman" w:hAnsi="Times New Roman" w:cs="Times New Roman"/>
                <w:highlight w:val="green"/>
              </w:rPr>
            </w:pPr>
            <w:r w:rsidRPr="00B85F8B">
              <w:rPr>
                <w:rFonts w:ascii="Times New Roman" w:hAnsi="Times New Roman" w:cs="Times New Roman"/>
                <w:highlight w:val="green"/>
              </w:rPr>
              <w:t>от 20 до 100</w:t>
            </w:r>
          </w:p>
        </w:tc>
        <w:tc>
          <w:tcPr>
            <w:tcW w:w="1573" w:type="dxa"/>
            <w:tcBorders>
              <w:left w:val="nil"/>
            </w:tcBorders>
            <w:vAlign w:val="center"/>
          </w:tcPr>
          <w:p w14:paraId="3799DD5E" w14:textId="77777777" w:rsidR="00C5173D" w:rsidRPr="00B85F8B" w:rsidRDefault="00C5173D" w:rsidP="002C063F">
            <w:pPr>
              <w:spacing w:line="360" w:lineRule="auto"/>
              <w:jc w:val="center"/>
              <w:rPr>
                <w:rFonts w:ascii="Times New Roman" w:hAnsi="Times New Roman" w:cs="Times New Roman"/>
                <w:highlight w:val="green"/>
              </w:rPr>
            </w:pPr>
            <w:r w:rsidRPr="00B85F8B">
              <w:rPr>
                <w:rFonts w:ascii="Times New Roman" w:hAnsi="Times New Roman" w:cs="Times New Roman"/>
                <w:highlight w:val="green"/>
              </w:rPr>
              <w:t>от 5 до 20</w:t>
            </w:r>
          </w:p>
        </w:tc>
        <w:tc>
          <w:tcPr>
            <w:tcW w:w="1455" w:type="dxa"/>
            <w:tcBorders>
              <w:left w:val="single" w:sz="6" w:space="0" w:color="auto"/>
              <w:bottom w:val="single" w:sz="6" w:space="0" w:color="auto"/>
              <w:right w:val="single" w:sz="6" w:space="0" w:color="auto"/>
            </w:tcBorders>
            <w:vAlign w:val="center"/>
          </w:tcPr>
          <w:p w14:paraId="24CE39E3" w14:textId="77777777" w:rsidR="00C5173D" w:rsidRPr="00B85F8B" w:rsidRDefault="00C5173D" w:rsidP="002C063F">
            <w:pPr>
              <w:spacing w:line="360" w:lineRule="auto"/>
              <w:jc w:val="center"/>
              <w:rPr>
                <w:rFonts w:ascii="Times New Roman" w:hAnsi="Times New Roman" w:cs="Times New Roman"/>
                <w:highlight w:val="green"/>
              </w:rPr>
            </w:pPr>
            <w:r w:rsidRPr="00B85F8B">
              <w:rPr>
                <w:rFonts w:ascii="Times New Roman" w:hAnsi="Times New Roman" w:cs="Times New Roman"/>
                <w:highlight w:val="green"/>
              </w:rPr>
              <w:t>менее 5</w:t>
            </w:r>
          </w:p>
        </w:tc>
      </w:tr>
      <w:tr w:rsidR="00C5173D" w:rsidRPr="00B85F8B" w14:paraId="0AAD083E" w14:textId="77777777">
        <w:trPr>
          <w:trHeight w:val="284"/>
        </w:trPr>
        <w:tc>
          <w:tcPr>
            <w:tcW w:w="3138" w:type="dxa"/>
            <w:tcBorders>
              <w:top w:val="single" w:sz="6" w:space="0" w:color="auto"/>
              <w:left w:val="single" w:sz="6" w:space="0" w:color="auto"/>
              <w:right w:val="single" w:sz="6" w:space="0" w:color="auto"/>
            </w:tcBorders>
            <w:vAlign w:val="center"/>
          </w:tcPr>
          <w:p w14:paraId="1CE20B35" w14:textId="77777777" w:rsidR="00C5173D" w:rsidRPr="00B85F8B" w:rsidRDefault="00C5173D" w:rsidP="002C063F">
            <w:pPr>
              <w:spacing w:line="360" w:lineRule="auto"/>
              <w:jc w:val="center"/>
              <w:rPr>
                <w:rFonts w:ascii="Times New Roman" w:hAnsi="Times New Roman" w:cs="Times New Roman"/>
                <w:highlight w:val="green"/>
              </w:rPr>
            </w:pPr>
            <w:r w:rsidRPr="00B85F8B">
              <w:rPr>
                <w:rFonts w:ascii="Times New Roman" w:hAnsi="Times New Roman" w:cs="Times New Roman"/>
                <w:highlight w:val="green"/>
              </w:rPr>
              <w:t>I</w:t>
            </w:r>
          </w:p>
        </w:tc>
        <w:tc>
          <w:tcPr>
            <w:tcW w:w="1249" w:type="dxa"/>
            <w:tcBorders>
              <w:top w:val="single" w:sz="6" w:space="0" w:color="auto"/>
              <w:left w:val="nil"/>
            </w:tcBorders>
            <w:vAlign w:val="center"/>
          </w:tcPr>
          <w:p w14:paraId="26D4C2FA" w14:textId="77777777" w:rsidR="00C5173D" w:rsidRPr="00B85F8B" w:rsidRDefault="00C5173D" w:rsidP="002C063F">
            <w:pPr>
              <w:spacing w:line="360" w:lineRule="auto"/>
              <w:jc w:val="center"/>
              <w:rPr>
                <w:rFonts w:ascii="Times New Roman" w:hAnsi="Times New Roman" w:cs="Times New Roman"/>
                <w:highlight w:val="green"/>
              </w:rPr>
            </w:pPr>
            <w:r w:rsidRPr="00B85F8B">
              <w:rPr>
                <w:rFonts w:ascii="Times New Roman" w:hAnsi="Times New Roman" w:cs="Times New Roman"/>
                <w:highlight w:val="green"/>
              </w:rPr>
              <w:t>1:25</w:t>
            </w:r>
            <w:r w:rsidR="008314FA" w:rsidRPr="00B85F8B">
              <w:rPr>
                <w:rFonts w:ascii="Times New Roman" w:hAnsi="Times New Roman" w:cs="Times New Roman"/>
                <w:highlight w:val="green"/>
                <w:lang w:val="ru-RU"/>
              </w:rPr>
              <w:t xml:space="preserve"> </w:t>
            </w:r>
            <w:r w:rsidRPr="00B85F8B">
              <w:rPr>
                <w:rFonts w:ascii="Times New Roman" w:hAnsi="Times New Roman" w:cs="Times New Roman"/>
                <w:highlight w:val="green"/>
              </w:rPr>
              <w:t>000</w:t>
            </w:r>
          </w:p>
        </w:tc>
        <w:tc>
          <w:tcPr>
            <w:tcW w:w="1714" w:type="dxa"/>
            <w:tcBorders>
              <w:top w:val="single" w:sz="6" w:space="0" w:color="auto"/>
              <w:left w:val="single" w:sz="6" w:space="0" w:color="auto"/>
              <w:bottom w:val="single" w:sz="6" w:space="0" w:color="auto"/>
              <w:right w:val="single" w:sz="6" w:space="0" w:color="auto"/>
            </w:tcBorders>
            <w:vAlign w:val="center"/>
          </w:tcPr>
          <w:p w14:paraId="4B48B8AD" w14:textId="77777777" w:rsidR="00C5173D" w:rsidRPr="00B85F8B" w:rsidRDefault="00C5173D" w:rsidP="002C063F">
            <w:pPr>
              <w:spacing w:line="360" w:lineRule="auto"/>
              <w:jc w:val="center"/>
              <w:rPr>
                <w:rFonts w:ascii="Times New Roman" w:hAnsi="Times New Roman" w:cs="Times New Roman"/>
                <w:highlight w:val="green"/>
              </w:rPr>
            </w:pPr>
            <w:r w:rsidRPr="00B85F8B">
              <w:rPr>
                <w:rFonts w:ascii="Times New Roman" w:hAnsi="Times New Roman" w:cs="Times New Roman"/>
                <w:highlight w:val="green"/>
              </w:rPr>
              <w:t>1:25</w:t>
            </w:r>
            <w:r w:rsidR="008314FA" w:rsidRPr="00B85F8B">
              <w:rPr>
                <w:rFonts w:ascii="Times New Roman" w:hAnsi="Times New Roman" w:cs="Times New Roman"/>
                <w:highlight w:val="green"/>
                <w:lang w:val="ru-RU"/>
              </w:rPr>
              <w:t xml:space="preserve"> </w:t>
            </w:r>
            <w:r w:rsidRPr="00B85F8B">
              <w:rPr>
                <w:rFonts w:ascii="Times New Roman" w:hAnsi="Times New Roman" w:cs="Times New Roman"/>
                <w:highlight w:val="green"/>
              </w:rPr>
              <w:t>000</w:t>
            </w:r>
          </w:p>
        </w:tc>
        <w:tc>
          <w:tcPr>
            <w:tcW w:w="1573" w:type="dxa"/>
            <w:tcBorders>
              <w:top w:val="single" w:sz="6" w:space="0" w:color="auto"/>
              <w:left w:val="nil"/>
            </w:tcBorders>
            <w:vAlign w:val="center"/>
          </w:tcPr>
          <w:p w14:paraId="3FE1A61B" w14:textId="77777777" w:rsidR="00C5173D" w:rsidRPr="00B85F8B" w:rsidRDefault="00C5173D" w:rsidP="002C063F">
            <w:pPr>
              <w:spacing w:line="360" w:lineRule="auto"/>
              <w:jc w:val="center"/>
              <w:rPr>
                <w:rFonts w:ascii="Times New Roman" w:hAnsi="Times New Roman" w:cs="Times New Roman"/>
                <w:highlight w:val="green"/>
              </w:rPr>
            </w:pPr>
            <w:r w:rsidRPr="00B85F8B">
              <w:rPr>
                <w:rFonts w:ascii="Times New Roman" w:hAnsi="Times New Roman" w:cs="Times New Roman"/>
                <w:highlight w:val="green"/>
              </w:rPr>
              <w:t>1:10</w:t>
            </w:r>
            <w:r w:rsidR="008314FA" w:rsidRPr="00B85F8B">
              <w:rPr>
                <w:rFonts w:ascii="Times New Roman" w:hAnsi="Times New Roman" w:cs="Times New Roman"/>
                <w:highlight w:val="green"/>
                <w:lang w:val="ru-RU"/>
              </w:rPr>
              <w:t xml:space="preserve"> </w:t>
            </w:r>
            <w:r w:rsidRPr="00B85F8B">
              <w:rPr>
                <w:rFonts w:ascii="Times New Roman" w:hAnsi="Times New Roman" w:cs="Times New Roman"/>
                <w:highlight w:val="green"/>
              </w:rPr>
              <w:t>000</w:t>
            </w:r>
          </w:p>
        </w:tc>
        <w:tc>
          <w:tcPr>
            <w:tcW w:w="1455" w:type="dxa"/>
            <w:tcBorders>
              <w:top w:val="single" w:sz="6" w:space="0" w:color="auto"/>
              <w:left w:val="single" w:sz="6" w:space="0" w:color="auto"/>
              <w:bottom w:val="single" w:sz="6" w:space="0" w:color="auto"/>
              <w:right w:val="single" w:sz="6" w:space="0" w:color="auto"/>
            </w:tcBorders>
            <w:vAlign w:val="center"/>
          </w:tcPr>
          <w:p w14:paraId="4EAE2ACE" w14:textId="77777777" w:rsidR="00C5173D" w:rsidRPr="00B85F8B" w:rsidRDefault="00C5173D" w:rsidP="002C063F">
            <w:pPr>
              <w:spacing w:line="360" w:lineRule="auto"/>
              <w:jc w:val="center"/>
              <w:rPr>
                <w:rFonts w:ascii="Times New Roman" w:hAnsi="Times New Roman" w:cs="Times New Roman"/>
                <w:highlight w:val="green"/>
              </w:rPr>
            </w:pPr>
            <w:r w:rsidRPr="00B85F8B">
              <w:rPr>
                <w:rFonts w:ascii="Times New Roman" w:hAnsi="Times New Roman" w:cs="Times New Roman"/>
                <w:highlight w:val="green"/>
              </w:rPr>
              <w:t>1:5</w:t>
            </w:r>
            <w:r w:rsidR="008314FA" w:rsidRPr="00B85F8B">
              <w:rPr>
                <w:rFonts w:ascii="Times New Roman" w:hAnsi="Times New Roman" w:cs="Times New Roman"/>
                <w:highlight w:val="green"/>
                <w:lang w:val="ru-RU"/>
              </w:rPr>
              <w:t xml:space="preserve"> </w:t>
            </w:r>
            <w:r w:rsidRPr="00B85F8B">
              <w:rPr>
                <w:rFonts w:ascii="Times New Roman" w:hAnsi="Times New Roman" w:cs="Times New Roman"/>
                <w:highlight w:val="green"/>
              </w:rPr>
              <w:t>000</w:t>
            </w:r>
          </w:p>
        </w:tc>
      </w:tr>
      <w:tr w:rsidR="00C5173D" w:rsidRPr="00B85F8B" w14:paraId="5FF0EF18" w14:textId="77777777">
        <w:trPr>
          <w:trHeight w:val="284"/>
        </w:trPr>
        <w:tc>
          <w:tcPr>
            <w:tcW w:w="3138" w:type="dxa"/>
            <w:tcBorders>
              <w:top w:val="single" w:sz="6" w:space="0" w:color="auto"/>
              <w:left w:val="single" w:sz="6" w:space="0" w:color="auto"/>
              <w:bottom w:val="single" w:sz="6" w:space="0" w:color="auto"/>
              <w:right w:val="single" w:sz="6" w:space="0" w:color="auto"/>
            </w:tcBorders>
            <w:vAlign w:val="center"/>
          </w:tcPr>
          <w:p w14:paraId="2B21D91D" w14:textId="77777777" w:rsidR="00C5173D" w:rsidRPr="00B85F8B" w:rsidRDefault="00C5173D" w:rsidP="002C063F">
            <w:pPr>
              <w:spacing w:line="360" w:lineRule="auto"/>
              <w:jc w:val="center"/>
              <w:rPr>
                <w:rFonts w:ascii="Times New Roman" w:hAnsi="Times New Roman" w:cs="Times New Roman"/>
                <w:highlight w:val="green"/>
              </w:rPr>
            </w:pPr>
            <w:r w:rsidRPr="00B85F8B">
              <w:rPr>
                <w:rFonts w:ascii="Times New Roman" w:hAnsi="Times New Roman" w:cs="Times New Roman"/>
                <w:highlight w:val="green"/>
              </w:rPr>
              <w:t>II</w:t>
            </w:r>
          </w:p>
        </w:tc>
        <w:tc>
          <w:tcPr>
            <w:tcW w:w="1249" w:type="dxa"/>
            <w:tcBorders>
              <w:top w:val="single" w:sz="6" w:space="0" w:color="auto"/>
              <w:left w:val="nil"/>
            </w:tcBorders>
            <w:vAlign w:val="center"/>
          </w:tcPr>
          <w:p w14:paraId="4C92F5EA" w14:textId="77777777" w:rsidR="00C5173D" w:rsidRPr="00B85F8B" w:rsidRDefault="00C5173D" w:rsidP="002C063F">
            <w:pPr>
              <w:spacing w:line="360" w:lineRule="auto"/>
              <w:jc w:val="center"/>
              <w:rPr>
                <w:rFonts w:ascii="Times New Roman" w:hAnsi="Times New Roman" w:cs="Times New Roman"/>
                <w:highlight w:val="green"/>
              </w:rPr>
            </w:pPr>
            <w:r w:rsidRPr="00B85F8B">
              <w:rPr>
                <w:rFonts w:ascii="Times New Roman" w:hAnsi="Times New Roman" w:cs="Times New Roman"/>
                <w:highlight w:val="green"/>
              </w:rPr>
              <w:t>1:25</w:t>
            </w:r>
            <w:r w:rsidR="008314FA" w:rsidRPr="00B85F8B">
              <w:rPr>
                <w:rFonts w:ascii="Times New Roman" w:hAnsi="Times New Roman" w:cs="Times New Roman"/>
                <w:highlight w:val="green"/>
                <w:lang w:val="ru-RU"/>
              </w:rPr>
              <w:t xml:space="preserve"> </w:t>
            </w:r>
            <w:r w:rsidRPr="00B85F8B">
              <w:rPr>
                <w:rFonts w:ascii="Times New Roman" w:hAnsi="Times New Roman" w:cs="Times New Roman"/>
                <w:highlight w:val="green"/>
              </w:rPr>
              <w:t>000</w:t>
            </w:r>
          </w:p>
        </w:tc>
        <w:tc>
          <w:tcPr>
            <w:tcW w:w="1714" w:type="dxa"/>
            <w:tcBorders>
              <w:top w:val="single" w:sz="6" w:space="0" w:color="auto"/>
              <w:left w:val="single" w:sz="6" w:space="0" w:color="auto"/>
              <w:bottom w:val="single" w:sz="6" w:space="0" w:color="auto"/>
              <w:right w:val="single" w:sz="6" w:space="0" w:color="auto"/>
            </w:tcBorders>
            <w:vAlign w:val="center"/>
          </w:tcPr>
          <w:p w14:paraId="3CF0FDAE" w14:textId="77777777" w:rsidR="00C5173D" w:rsidRPr="00B85F8B" w:rsidRDefault="00C5173D" w:rsidP="002C063F">
            <w:pPr>
              <w:spacing w:line="360" w:lineRule="auto"/>
              <w:jc w:val="center"/>
              <w:rPr>
                <w:rFonts w:ascii="Times New Roman" w:hAnsi="Times New Roman" w:cs="Times New Roman"/>
                <w:highlight w:val="green"/>
              </w:rPr>
            </w:pPr>
            <w:r w:rsidRPr="00B85F8B">
              <w:rPr>
                <w:rFonts w:ascii="Times New Roman" w:hAnsi="Times New Roman" w:cs="Times New Roman"/>
                <w:highlight w:val="green"/>
              </w:rPr>
              <w:t>1:10</w:t>
            </w:r>
            <w:r w:rsidR="008314FA" w:rsidRPr="00B85F8B">
              <w:rPr>
                <w:rFonts w:ascii="Times New Roman" w:hAnsi="Times New Roman" w:cs="Times New Roman"/>
                <w:highlight w:val="green"/>
                <w:lang w:val="ru-RU"/>
              </w:rPr>
              <w:t xml:space="preserve"> </w:t>
            </w:r>
            <w:r w:rsidRPr="00B85F8B">
              <w:rPr>
                <w:rFonts w:ascii="Times New Roman" w:hAnsi="Times New Roman" w:cs="Times New Roman"/>
                <w:highlight w:val="green"/>
              </w:rPr>
              <w:t>000</w:t>
            </w:r>
          </w:p>
        </w:tc>
        <w:tc>
          <w:tcPr>
            <w:tcW w:w="1573" w:type="dxa"/>
            <w:tcBorders>
              <w:top w:val="single" w:sz="6" w:space="0" w:color="auto"/>
              <w:left w:val="nil"/>
            </w:tcBorders>
            <w:vAlign w:val="center"/>
          </w:tcPr>
          <w:p w14:paraId="0440D6BA" w14:textId="77777777" w:rsidR="00C5173D" w:rsidRPr="00B85F8B" w:rsidRDefault="00C5173D" w:rsidP="002C063F">
            <w:pPr>
              <w:spacing w:line="360" w:lineRule="auto"/>
              <w:jc w:val="center"/>
              <w:rPr>
                <w:rFonts w:ascii="Times New Roman" w:hAnsi="Times New Roman" w:cs="Times New Roman"/>
                <w:highlight w:val="green"/>
              </w:rPr>
            </w:pPr>
            <w:r w:rsidRPr="00B85F8B">
              <w:rPr>
                <w:rFonts w:ascii="Times New Roman" w:hAnsi="Times New Roman" w:cs="Times New Roman"/>
                <w:highlight w:val="green"/>
              </w:rPr>
              <w:t>1:5</w:t>
            </w:r>
            <w:r w:rsidR="008314FA" w:rsidRPr="00B85F8B">
              <w:rPr>
                <w:rFonts w:ascii="Times New Roman" w:hAnsi="Times New Roman" w:cs="Times New Roman"/>
                <w:highlight w:val="green"/>
                <w:lang w:val="ru-RU"/>
              </w:rPr>
              <w:t xml:space="preserve"> </w:t>
            </w:r>
            <w:r w:rsidRPr="00B85F8B">
              <w:rPr>
                <w:rFonts w:ascii="Times New Roman" w:hAnsi="Times New Roman" w:cs="Times New Roman"/>
                <w:highlight w:val="green"/>
              </w:rPr>
              <w:t>000</w:t>
            </w:r>
          </w:p>
        </w:tc>
        <w:tc>
          <w:tcPr>
            <w:tcW w:w="1455" w:type="dxa"/>
            <w:tcBorders>
              <w:top w:val="single" w:sz="6" w:space="0" w:color="auto"/>
              <w:left w:val="single" w:sz="6" w:space="0" w:color="auto"/>
              <w:bottom w:val="single" w:sz="6" w:space="0" w:color="auto"/>
              <w:right w:val="single" w:sz="6" w:space="0" w:color="auto"/>
            </w:tcBorders>
            <w:vAlign w:val="center"/>
          </w:tcPr>
          <w:p w14:paraId="467A613B" w14:textId="77777777" w:rsidR="00C5173D" w:rsidRPr="00B85F8B" w:rsidRDefault="00C5173D" w:rsidP="002C063F">
            <w:pPr>
              <w:spacing w:line="360" w:lineRule="auto"/>
              <w:jc w:val="center"/>
              <w:rPr>
                <w:rFonts w:ascii="Times New Roman" w:hAnsi="Times New Roman" w:cs="Times New Roman"/>
                <w:highlight w:val="green"/>
              </w:rPr>
            </w:pPr>
            <w:r w:rsidRPr="00B85F8B">
              <w:rPr>
                <w:rFonts w:ascii="Times New Roman" w:hAnsi="Times New Roman" w:cs="Times New Roman"/>
                <w:highlight w:val="green"/>
              </w:rPr>
              <w:t>1:5</w:t>
            </w:r>
            <w:r w:rsidR="008314FA" w:rsidRPr="00B85F8B">
              <w:rPr>
                <w:rFonts w:ascii="Times New Roman" w:hAnsi="Times New Roman" w:cs="Times New Roman"/>
                <w:highlight w:val="green"/>
                <w:lang w:val="ru-RU"/>
              </w:rPr>
              <w:t xml:space="preserve"> </w:t>
            </w:r>
            <w:r w:rsidRPr="00B85F8B">
              <w:rPr>
                <w:rFonts w:ascii="Times New Roman" w:hAnsi="Times New Roman" w:cs="Times New Roman"/>
                <w:highlight w:val="green"/>
              </w:rPr>
              <w:t>000</w:t>
            </w:r>
          </w:p>
        </w:tc>
      </w:tr>
      <w:tr w:rsidR="00C5173D" w:rsidRPr="00B85F8B" w14:paraId="167BD8AD" w14:textId="77777777">
        <w:trPr>
          <w:trHeight w:val="284"/>
        </w:trPr>
        <w:tc>
          <w:tcPr>
            <w:tcW w:w="3138" w:type="dxa"/>
            <w:tcBorders>
              <w:left w:val="single" w:sz="6" w:space="0" w:color="auto"/>
              <w:bottom w:val="single" w:sz="6" w:space="0" w:color="auto"/>
              <w:right w:val="single" w:sz="6" w:space="0" w:color="auto"/>
            </w:tcBorders>
            <w:vAlign w:val="center"/>
          </w:tcPr>
          <w:p w14:paraId="391163AE" w14:textId="77777777" w:rsidR="00C5173D" w:rsidRPr="00B85F8B" w:rsidRDefault="00C5173D" w:rsidP="002C063F">
            <w:pPr>
              <w:spacing w:line="360" w:lineRule="auto"/>
              <w:jc w:val="center"/>
              <w:rPr>
                <w:rFonts w:ascii="Times New Roman" w:hAnsi="Times New Roman" w:cs="Times New Roman"/>
                <w:highlight w:val="green"/>
              </w:rPr>
            </w:pPr>
            <w:r w:rsidRPr="00B85F8B">
              <w:rPr>
                <w:rFonts w:ascii="Times New Roman" w:hAnsi="Times New Roman" w:cs="Times New Roman"/>
                <w:highlight w:val="green"/>
              </w:rPr>
              <w:t>III</w:t>
            </w:r>
          </w:p>
        </w:tc>
        <w:tc>
          <w:tcPr>
            <w:tcW w:w="1249" w:type="dxa"/>
            <w:tcBorders>
              <w:top w:val="single" w:sz="6" w:space="0" w:color="auto"/>
              <w:left w:val="nil"/>
              <w:bottom w:val="single" w:sz="6" w:space="0" w:color="auto"/>
            </w:tcBorders>
            <w:vAlign w:val="center"/>
          </w:tcPr>
          <w:p w14:paraId="6B29DCA1" w14:textId="77777777" w:rsidR="00C5173D" w:rsidRPr="00B85F8B" w:rsidRDefault="00C5173D" w:rsidP="002C063F">
            <w:pPr>
              <w:spacing w:line="360" w:lineRule="auto"/>
              <w:jc w:val="center"/>
              <w:rPr>
                <w:rFonts w:ascii="Times New Roman" w:hAnsi="Times New Roman" w:cs="Times New Roman"/>
                <w:highlight w:val="green"/>
              </w:rPr>
            </w:pPr>
            <w:r w:rsidRPr="00B85F8B">
              <w:rPr>
                <w:rFonts w:ascii="Times New Roman" w:hAnsi="Times New Roman" w:cs="Times New Roman"/>
                <w:highlight w:val="green"/>
              </w:rPr>
              <w:t>1:10</w:t>
            </w:r>
            <w:r w:rsidR="008314FA" w:rsidRPr="00B85F8B">
              <w:rPr>
                <w:rFonts w:ascii="Times New Roman" w:hAnsi="Times New Roman" w:cs="Times New Roman"/>
                <w:highlight w:val="green"/>
                <w:lang w:val="ru-RU"/>
              </w:rPr>
              <w:t xml:space="preserve"> </w:t>
            </w:r>
            <w:r w:rsidRPr="00B85F8B">
              <w:rPr>
                <w:rFonts w:ascii="Times New Roman" w:hAnsi="Times New Roman" w:cs="Times New Roman"/>
                <w:highlight w:val="green"/>
              </w:rPr>
              <w:t>000</w:t>
            </w:r>
          </w:p>
        </w:tc>
        <w:tc>
          <w:tcPr>
            <w:tcW w:w="1714" w:type="dxa"/>
            <w:tcBorders>
              <w:top w:val="single" w:sz="6" w:space="0" w:color="auto"/>
              <w:left w:val="single" w:sz="6" w:space="0" w:color="auto"/>
              <w:bottom w:val="single" w:sz="6" w:space="0" w:color="auto"/>
              <w:right w:val="single" w:sz="6" w:space="0" w:color="auto"/>
            </w:tcBorders>
            <w:vAlign w:val="center"/>
          </w:tcPr>
          <w:p w14:paraId="40020533" w14:textId="77777777" w:rsidR="00C5173D" w:rsidRPr="00B85F8B" w:rsidRDefault="00C5173D" w:rsidP="002C063F">
            <w:pPr>
              <w:spacing w:line="360" w:lineRule="auto"/>
              <w:jc w:val="center"/>
              <w:rPr>
                <w:rFonts w:ascii="Times New Roman" w:hAnsi="Times New Roman" w:cs="Times New Roman"/>
                <w:highlight w:val="green"/>
              </w:rPr>
            </w:pPr>
            <w:r w:rsidRPr="00B85F8B">
              <w:rPr>
                <w:rFonts w:ascii="Times New Roman" w:hAnsi="Times New Roman" w:cs="Times New Roman"/>
                <w:highlight w:val="green"/>
              </w:rPr>
              <w:t>1:10</w:t>
            </w:r>
            <w:r w:rsidR="008314FA" w:rsidRPr="00B85F8B">
              <w:rPr>
                <w:rFonts w:ascii="Times New Roman" w:hAnsi="Times New Roman" w:cs="Times New Roman"/>
                <w:highlight w:val="green"/>
                <w:lang w:val="ru-RU"/>
              </w:rPr>
              <w:t xml:space="preserve"> </w:t>
            </w:r>
            <w:r w:rsidRPr="00B85F8B">
              <w:rPr>
                <w:rFonts w:ascii="Times New Roman" w:hAnsi="Times New Roman" w:cs="Times New Roman"/>
                <w:highlight w:val="green"/>
              </w:rPr>
              <w:t>000</w:t>
            </w:r>
          </w:p>
        </w:tc>
        <w:tc>
          <w:tcPr>
            <w:tcW w:w="1573" w:type="dxa"/>
            <w:tcBorders>
              <w:top w:val="single" w:sz="6" w:space="0" w:color="auto"/>
              <w:left w:val="nil"/>
              <w:bottom w:val="single" w:sz="6" w:space="0" w:color="auto"/>
            </w:tcBorders>
            <w:vAlign w:val="center"/>
          </w:tcPr>
          <w:p w14:paraId="288E40FB" w14:textId="77777777" w:rsidR="00C5173D" w:rsidRPr="00B85F8B" w:rsidRDefault="00C5173D" w:rsidP="002C063F">
            <w:pPr>
              <w:spacing w:line="360" w:lineRule="auto"/>
              <w:jc w:val="center"/>
              <w:rPr>
                <w:rFonts w:ascii="Times New Roman" w:hAnsi="Times New Roman" w:cs="Times New Roman"/>
                <w:highlight w:val="green"/>
              </w:rPr>
            </w:pPr>
            <w:r w:rsidRPr="00B85F8B">
              <w:rPr>
                <w:rFonts w:ascii="Times New Roman" w:hAnsi="Times New Roman" w:cs="Times New Roman"/>
                <w:highlight w:val="green"/>
              </w:rPr>
              <w:t>1:5</w:t>
            </w:r>
            <w:r w:rsidR="008314FA" w:rsidRPr="00B85F8B">
              <w:rPr>
                <w:rFonts w:ascii="Times New Roman" w:hAnsi="Times New Roman" w:cs="Times New Roman"/>
                <w:highlight w:val="green"/>
                <w:lang w:val="ru-RU"/>
              </w:rPr>
              <w:t xml:space="preserve"> </w:t>
            </w:r>
            <w:r w:rsidRPr="00B85F8B">
              <w:rPr>
                <w:rFonts w:ascii="Times New Roman" w:hAnsi="Times New Roman" w:cs="Times New Roman"/>
                <w:highlight w:val="green"/>
              </w:rPr>
              <w:t>000</w:t>
            </w:r>
          </w:p>
        </w:tc>
        <w:tc>
          <w:tcPr>
            <w:tcW w:w="1455" w:type="dxa"/>
            <w:tcBorders>
              <w:top w:val="single" w:sz="6" w:space="0" w:color="auto"/>
              <w:left w:val="single" w:sz="6" w:space="0" w:color="auto"/>
              <w:bottom w:val="single" w:sz="6" w:space="0" w:color="auto"/>
              <w:right w:val="single" w:sz="6" w:space="0" w:color="auto"/>
            </w:tcBorders>
            <w:vAlign w:val="center"/>
          </w:tcPr>
          <w:p w14:paraId="745FB3A6" w14:textId="77777777" w:rsidR="00C5173D" w:rsidRPr="00B85F8B" w:rsidRDefault="00C5173D" w:rsidP="002C063F">
            <w:pPr>
              <w:spacing w:line="360" w:lineRule="auto"/>
              <w:jc w:val="center"/>
              <w:rPr>
                <w:rFonts w:ascii="Times New Roman" w:hAnsi="Times New Roman" w:cs="Times New Roman"/>
                <w:highlight w:val="green"/>
              </w:rPr>
            </w:pPr>
            <w:r w:rsidRPr="00B85F8B">
              <w:rPr>
                <w:rFonts w:ascii="Times New Roman" w:hAnsi="Times New Roman" w:cs="Times New Roman"/>
                <w:highlight w:val="green"/>
              </w:rPr>
              <w:t>1:5</w:t>
            </w:r>
            <w:r w:rsidR="008314FA" w:rsidRPr="00B85F8B">
              <w:rPr>
                <w:rFonts w:ascii="Times New Roman" w:hAnsi="Times New Roman" w:cs="Times New Roman"/>
                <w:highlight w:val="green"/>
                <w:lang w:val="ru-RU"/>
              </w:rPr>
              <w:t xml:space="preserve"> </w:t>
            </w:r>
            <w:r w:rsidRPr="00B85F8B">
              <w:rPr>
                <w:rFonts w:ascii="Times New Roman" w:hAnsi="Times New Roman" w:cs="Times New Roman"/>
                <w:highlight w:val="green"/>
              </w:rPr>
              <w:t>000</w:t>
            </w:r>
          </w:p>
        </w:tc>
      </w:tr>
    </w:tbl>
    <w:p w14:paraId="28341195" w14:textId="77777777" w:rsidR="00A804B6" w:rsidRPr="00B85F8B" w:rsidRDefault="00A804B6" w:rsidP="002C063F">
      <w:pPr>
        <w:spacing w:after="120" w:line="360" w:lineRule="auto"/>
        <w:ind w:firstLine="567"/>
        <w:jc w:val="both"/>
        <w:rPr>
          <w:rFonts w:ascii="Times New Roman" w:hAnsi="Times New Roman" w:cs="Times New Roman"/>
          <w:highlight w:val="green"/>
          <w:lang w:val="ru-RU"/>
        </w:rPr>
      </w:pPr>
    </w:p>
    <w:p w14:paraId="70934576" w14:textId="3DC94630" w:rsidR="003F13E0" w:rsidRPr="007166B9" w:rsidRDefault="003F13E0" w:rsidP="003F13E0">
      <w:pPr>
        <w:spacing w:after="120" w:line="360" w:lineRule="auto"/>
        <w:ind w:firstLine="567"/>
        <w:jc w:val="both"/>
        <w:rPr>
          <w:rFonts w:ascii="Times New Roman" w:hAnsi="Times New Roman" w:cs="Times New Roman"/>
          <w:lang w:val="ru-RU"/>
        </w:rPr>
      </w:pPr>
      <w:r w:rsidRPr="00B85F8B">
        <w:rPr>
          <w:rFonts w:ascii="Times New Roman" w:hAnsi="Times New Roman" w:cs="Times New Roman"/>
          <w:highlight w:val="green"/>
          <w:lang w:val="ru-RU"/>
        </w:rPr>
        <w:t>Параметры исходной сейсмичности на площадных объектах территориального планирования определяют</w:t>
      </w:r>
      <w:r w:rsidR="001B3731" w:rsidRPr="00B85F8B">
        <w:rPr>
          <w:rFonts w:ascii="Times New Roman" w:hAnsi="Times New Roman" w:cs="Times New Roman"/>
          <w:highlight w:val="green"/>
          <w:lang w:val="ru-RU"/>
        </w:rPr>
        <w:t>ся по результатам ДСР. В случае</w:t>
      </w:r>
      <w:r w:rsidRPr="00B85F8B">
        <w:rPr>
          <w:rFonts w:ascii="Times New Roman" w:hAnsi="Times New Roman" w:cs="Times New Roman"/>
          <w:highlight w:val="green"/>
          <w:lang w:val="ru-RU"/>
        </w:rPr>
        <w:t xml:space="preserve"> если на территории планирования строительства не проводилось ДСР, </w:t>
      </w:r>
      <w:r w:rsidR="00BB5679" w:rsidRPr="00B85F8B">
        <w:rPr>
          <w:rFonts w:ascii="Times New Roman" w:hAnsi="Times New Roman" w:cs="Times New Roman"/>
          <w:b/>
          <w:highlight w:val="green"/>
          <w:lang w:val="ru-RU"/>
        </w:rPr>
        <w:t>допускается</w:t>
      </w:r>
      <w:r w:rsidRPr="00B85F8B">
        <w:rPr>
          <w:rFonts w:ascii="Times New Roman" w:hAnsi="Times New Roman" w:cs="Times New Roman"/>
          <w:highlight w:val="green"/>
          <w:lang w:val="ru-RU"/>
        </w:rPr>
        <w:t xml:space="preserve"> проводить уточнение исходной сейсмичности (УИС) с использованием материалов сейсмотектонических исследований, руководствуясь положениями, изложенными в СП 286.1325800.</w:t>
      </w:r>
      <w:r w:rsidRPr="007166B9">
        <w:rPr>
          <w:rFonts w:ascii="Times New Roman" w:hAnsi="Times New Roman" w:cs="Times New Roman"/>
          <w:lang w:val="ru-RU"/>
        </w:rPr>
        <w:t xml:space="preserve"> </w:t>
      </w:r>
    </w:p>
    <w:p w14:paraId="5CDCB2E1" w14:textId="1D6646F9" w:rsidR="00046832" w:rsidRPr="007166B9" w:rsidRDefault="00166510" w:rsidP="002C063F">
      <w:pPr>
        <w:spacing w:after="120" w:line="360" w:lineRule="auto"/>
        <w:ind w:firstLine="567"/>
        <w:jc w:val="both"/>
        <w:rPr>
          <w:rFonts w:ascii="Times New Roman" w:hAnsi="Times New Roman" w:cs="Times New Roman"/>
          <w:lang w:val="ru-RU"/>
        </w:rPr>
      </w:pPr>
      <w:r w:rsidRPr="007166B9">
        <w:rPr>
          <w:rFonts w:ascii="Times New Roman" w:hAnsi="Times New Roman" w:cs="Times New Roman"/>
          <w:lang w:val="ru-RU"/>
        </w:rPr>
        <w:t xml:space="preserve">Ввиду большого объема и сложности перечисленных инженерно-геологических и инструментальных геофизических исследований, необходимых для выполнения СМР, эти работы </w:t>
      </w:r>
      <w:r w:rsidR="00BB5679" w:rsidRPr="00BB5679">
        <w:rPr>
          <w:rFonts w:ascii="Times New Roman" w:hAnsi="Times New Roman" w:cs="Times New Roman"/>
          <w:b/>
          <w:highlight w:val="green"/>
          <w:lang w:val="ru-RU"/>
        </w:rPr>
        <w:t>допускается</w:t>
      </w:r>
      <w:r w:rsidRPr="007166B9">
        <w:rPr>
          <w:rFonts w:ascii="Times New Roman" w:hAnsi="Times New Roman" w:cs="Times New Roman"/>
          <w:lang w:val="ru-RU"/>
        </w:rPr>
        <w:t xml:space="preserve"> проводить для небольших площадных объектов – площадок строительства, городов и их частей. Обширные площадные объекты (например, области, </w:t>
      </w:r>
      <w:r w:rsidRPr="007166B9">
        <w:rPr>
          <w:rFonts w:ascii="Times New Roman" w:hAnsi="Times New Roman" w:cs="Times New Roman"/>
          <w:lang w:val="ru-RU"/>
        </w:rPr>
        <w:lastRenderedPageBreak/>
        <w:t xml:space="preserve">края, республики) </w:t>
      </w:r>
      <w:r w:rsidR="00BB5679" w:rsidRPr="00BB5679">
        <w:rPr>
          <w:rFonts w:ascii="Times New Roman" w:hAnsi="Times New Roman" w:cs="Times New Roman"/>
          <w:b/>
          <w:highlight w:val="green"/>
          <w:lang w:val="ru-RU"/>
        </w:rPr>
        <w:t xml:space="preserve">не </w:t>
      </w:r>
      <w:r w:rsidR="00BB5679" w:rsidRPr="00BB5679">
        <w:rPr>
          <w:rFonts w:ascii="Times New Roman" w:hAnsi="Times New Roman" w:cs="Times New Roman"/>
          <w:b/>
          <w:highlight w:val="yellow"/>
          <w:lang w:val="ru-RU"/>
        </w:rPr>
        <w:t>могут</w:t>
      </w:r>
      <w:r w:rsidR="00BB5679" w:rsidRPr="00BB5679">
        <w:rPr>
          <w:rFonts w:ascii="Times New Roman" w:hAnsi="Times New Roman" w:cs="Times New Roman"/>
          <w:b/>
          <w:highlight w:val="green"/>
          <w:lang w:val="ru-RU"/>
        </w:rPr>
        <w:t xml:space="preserve"> быть</w:t>
      </w:r>
      <w:r w:rsidRPr="007166B9">
        <w:rPr>
          <w:rFonts w:ascii="Times New Roman" w:hAnsi="Times New Roman" w:cs="Times New Roman"/>
          <w:lang w:val="ru-RU"/>
        </w:rPr>
        <w:t xml:space="preserve"> охвачены СМР в силу большой сложности сбора и обобщения </w:t>
      </w:r>
      <w:r w:rsidR="00BB5679" w:rsidRPr="00BB5679">
        <w:rPr>
          <w:rFonts w:ascii="Times New Roman" w:hAnsi="Times New Roman" w:cs="Times New Roman"/>
          <w:b/>
          <w:highlight w:val="green"/>
          <w:lang w:val="ru-RU"/>
        </w:rPr>
        <w:t>необходимо</w:t>
      </w:r>
      <w:r w:rsidRPr="007166B9">
        <w:rPr>
          <w:rFonts w:ascii="Times New Roman" w:hAnsi="Times New Roman" w:cs="Times New Roman"/>
          <w:lang w:val="ru-RU"/>
        </w:rPr>
        <w:t xml:space="preserve">й информации для его качественного выполнения. </w:t>
      </w:r>
    </w:p>
    <w:p w14:paraId="19C75B0D" w14:textId="77777777" w:rsidR="00C5173D" w:rsidRPr="007166B9" w:rsidRDefault="00C5173D" w:rsidP="002C063F">
      <w:pPr>
        <w:pStyle w:val="1"/>
        <w:tabs>
          <w:tab w:val="left" w:pos="567"/>
        </w:tabs>
        <w:spacing w:line="360" w:lineRule="auto"/>
        <w:ind w:firstLine="567"/>
        <w:rPr>
          <w:rStyle w:val="goto"/>
          <w:rFonts w:ascii="Times New Roman" w:hAnsi="Times New Roman"/>
          <w:iCs/>
          <w:color w:val="000000"/>
          <w:sz w:val="24"/>
          <w:szCs w:val="24"/>
          <w:lang w:val="ru-RU"/>
        </w:rPr>
      </w:pPr>
      <w:bookmarkStart w:id="218" w:name="_Toc524103799"/>
      <w:r w:rsidRPr="007166B9">
        <w:rPr>
          <w:rStyle w:val="goto"/>
          <w:rFonts w:ascii="Times New Roman" w:hAnsi="Times New Roman"/>
          <w:iCs/>
          <w:color w:val="000000"/>
          <w:sz w:val="24"/>
          <w:szCs w:val="24"/>
          <w:lang w:val="ru-RU"/>
        </w:rPr>
        <w:t>10.</w:t>
      </w:r>
      <w:r w:rsidR="00B72D94" w:rsidRPr="007166B9">
        <w:rPr>
          <w:rStyle w:val="goto"/>
          <w:rFonts w:ascii="Times New Roman" w:hAnsi="Times New Roman"/>
          <w:iCs/>
          <w:color w:val="000000"/>
          <w:sz w:val="24"/>
          <w:szCs w:val="24"/>
          <w:lang w:val="ru-RU"/>
        </w:rPr>
        <w:t>2</w:t>
      </w:r>
      <w:r w:rsidRPr="007166B9">
        <w:rPr>
          <w:rStyle w:val="goto"/>
          <w:rFonts w:ascii="Times New Roman" w:hAnsi="Times New Roman"/>
          <w:iCs/>
          <w:color w:val="000000"/>
          <w:sz w:val="24"/>
          <w:szCs w:val="24"/>
          <w:lang w:val="ru-RU"/>
        </w:rPr>
        <w:t xml:space="preserve"> Инженерно-геологические исследования</w:t>
      </w:r>
      <w:bookmarkEnd w:id="218"/>
      <w:r w:rsidRPr="007166B9">
        <w:rPr>
          <w:rStyle w:val="goto"/>
          <w:rFonts w:ascii="Times New Roman" w:hAnsi="Times New Roman"/>
          <w:iCs/>
          <w:color w:val="000000"/>
          <w:sz w:val="24"/>
          <w:szCs w:val="24"/>
          <w:lang w:val="ru-RU"/>
        </w:rPr>
        <w:t xml:space="preserve"> </w:t>
      </w:r>
    </w:p>
    <w:p w14:paraId="0FFCB820" w14:textId="77777777" w:rsidR="00166510" w:rsidRPr="00B85F8B" w:rsidRDefault="00C21427" w:rsidP="002C063F">
      <w:pPr>
        <w:pStyle w:val="a8"/>
        <w:shd w:val="clear" w:color="auto" w:fill="FFFFFF"/>
        <w:spacing w:before="0" w:beforeAutospacing="0" w:after="120" w:afterAutospacing="0" w:line="360" w:lineRule="auto"/>
        <w:ind w:firstLine="567"/>
        <w:jc w:val="both"/>
        <w:rPr>
          <w:rStyle w:val="goto"/>
          <w:rFonts w:ascii="Times New Roman" w:hAnsi="Times New Roman" w:cs="Times New Roman"/>
          <w:highlight w:val="green"/>
          <w:lang w:val="ru-RU"/>
        </w:rPr>
      </w:pPr>
      <w:r w:rsidRPr="00B85F8B">
        <w:rPr>
          <w:rFonts w:ascii="Times New Roman" w:hAnsi="Times New Roman" w:cs="Times New Roman"/>
          <w:highlight w:val="green"/>
          <w:lang w:val="ru-RU"/>
        </w:rPr>
        <w:t xml:space="preserve">10.2.1 </w:t>
      </w:r>
      <w:r w:rsidR="00166510" w:rsidRPr="00B85F8B">
        <w:rPr>
          <w:rFonts w:ascii="Times New Roman" w:hAnsi="Times New Roman" w:cs="Times New Roman"/>
          <w:highlight w:val="green"/>
          <w:lang w:val="ru-RU"/>
        </w:rPr>
        <w:t xml:space="preserve">Инженерно-геологические изыскания являются главным элементом комплексных работ на площади объекта территориального планирования при проведении СМР. </w:t>
      </w:r>
    </w:p>
    <w:p w14:paraId="6D305227" w14:textId="77777777" w:rsidR="00166510" w:rsidRPr="00B85F8B" w:rsidRDefault="00166510" w:rsidP="002C063F">
      <w:pPr>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Основные задачи, решаемые при инженерно-геологических исследованиях в комплексе работ по СМР на площади объекта территориального планирования, определяются в соответствии с п</w:t>
      </w:r>
      <w:r w:rsidR="00C21427" w:rsidRPr="00B85F8B">
        <w:rPr>
          <w:rFonts w:ascii="Times New Roman" w:hAnsi="Times New Roman" w:cs="Times New Roman"/>
          <w:highlight w:val="green"/>
          <w:lang w:val="ru-RU"/>
        </w:rPr>
        <w:t>унктом</w:t>
      </w:r>
      <w:r w:rsidRPr="00B85F8B">
        <w:rPr>
          <w:rFonts w:ascii="Times New Roman" w:hAnsi="Times New Roman" w:cs="Times New Roman"/>
          <w:highlight w:val="green"/>
          <w:lang w:val="ru-RU"/>
        </w:rPr>
        <w:t xml:space="preserve"> 5.2 СП 283.1325800. </w:t>
      </w:r>
    </w:p>
    <w:p w14:paraId="71CC9AA6" w14:textId="77777777" w:rsidR="00166510" w:rsidRPr="00B85F8B" w:rsidRDefault="00166510" w:rsidP="002C063F">
      <w:pPr>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 xml:space="preserve">Основные методы изучения инженерно-геологических свойств грунтового массива на площади объекта территориального планирования определяются </w:t>
      </w:r>
      <w:r w:rsidR="00A052CF" w:rsidRPr="00B85F8B">
        <w:rPr>
          <w:rFonts w:ascii="Times New Roman" w:hAnsi="Times New Roman" w:cs="Times New Roman"/>
          <w:highlight w:val="green"/>
          <w:lang w:val="ru-RU"/>
        </w:rPr>
        <w:br/>
      </w:r>
      <w:r w:rsidR="004D0840" w:rsidRPr="00B85F8B">
        <w:rPr>
          <w:rFonts w:ascii="Times New Roman" w:hAnsi="Times New Roman" w:cs="Times New Roman"/>
          <w:highlight w:val="green"/>
          <w:lang w:val="ru-RU"/>
        </w:rPr>
        <w:t xml:space="preserve">в соответствии с </w:t>
      </w:r>
      <w:r w:rsidR="00C21427" w:rsidRPr="00B85F8B">
        <w:rPr>
          <w:rFonts w:ascii="Times New Roman" w:hAnsi="Times New Roman" w:cs="Times New Roman"/>
          <w:highlight w:val="green"/>
          <w:lang w:val="ru-RU"/>
        </w:rPr>
        <w:t>пунктом</w:t>
      </w:r>
      <w:r w:rsidRPr="00B85F8B">
        <w:rPr>
          <w:rFonts w:ascii="Times New Roman" w:hAnsi="Times New Roman" w:cs="Times New Roman"/>
          <w:highlight w:val="green"/>
          <w:lang w:val="ru-RU"/>
        </w:rPr>
        <w:t xml:space="preserve"> 5.3 СП 283.1325800. </w:t>
      </w:r>
    </w:p>
    <w:p w14:paraId="5155D581" w14:textId="2C410673" w:rsidR="00166510" w:rsidRPr="007166B9" w:rsidRDefault="00166510" w:rsidP="002C063F">
      <w:pPr>
        <w:spacing w:after="120" w:line="360" w:lineRule="auto"/>
        <w:ind w:firstLine="567"/>
        <w:jc w:val="both"/>
        <w:rPr>
          <w:rFonts w:ascii="Times New Roman" w:hAnsi="Times New Roman" w:cs="Times New Roman"/>
          <w:lang w:val="ru-RU"/>
        </w:rPr>
      </w:pPr>
      <w:r w:rsidRPr="00B85F8B">
        <w:rPr>
          <w:rFonts w:ascii="Times New Roman" w:hAnsi="Times New Roman" w:cs="Times New Roman"/>
          <w:highlight w:val="green"/>
          <w:lang w:val="ru-RU"/>
        </w:rPr>
        <w:t xml:space="preserve">Слоистость грунтовой толщи при инженерно-геологических изысканиях </w:t>
      </w:r>
      <w:r w:rsidR="00BB5679" w:rsidRPr="00B85F8B">
        <w:rPr>
          <w:rFonts w:ascii="Times New Roman" w:hAnsi="Times New Roman" w:cs="Times New Roman"/>
          <w:b/>
          <w:highlight w:val="green"/>
          <w:lang w:val="ru-RU"/>
        </w:rPr>
        <w:t>определяется</w:t>
      </w:r>
      <w:r w:rsidRPr="00B85F8B">
        <w:rPr>
          <w:rFonts w:ascii="Times New Roman" w:hAnsi="Times New Roman" w:cs="Times New Roman"/>
          <w:highlight w:val="green"/>
          <w:lang w:val="ru-RU"/>
        </w:rPr>
        <w:t xml:space="preserve"> по данным бурения. При лабораторных и полевых методах изучения керна определяют физико-механические параметры каждого слоя, в частности плотность грунта и модуль деформации.</w:t>
      </w:r>
      <w:r w:rsidRPr="007166B9">
        <w:rPr>
          <w:rFonts w:ascii="Times New Roman" w:hAnsi="Times New Roman" w:cs="Times New Roman"/>
          <w:lang w:val="ru-RU"/>
        </w:rPr>
        <w:t xml:space="preserve"> </w:t>
      </w:r>
    </w:p>
    <w:p w14:paraId="64EC91CC" w14:textId="77777777" w:rsidR="00166510" w:rsidRPr="00B85F8B" w:rsidRDefault="004D0840" w:rsidP="002C063F">
      <w:pPr>
        <w:pStyle w:val="a8"/>
        <w:shd w:val="clear" w:color="auto" w:fill="FFFFFF"/>
        <w:spacing w:before="0" w:beforeAutospacing="0" w:after="120" w:afterAutospacing="0" w:line="360" w:lineRule="auto"/>
        <w:ind w:firstLine="567"/>
        <w:jc w:val="both"/>
        <w:rPr>
          <w:rFonts w:ascii="Times New Roman" w:hAnsi="Times New Roman" w:cs="Times New Roman"/>
          <w:highlight w:val="green"/>
          <w:lang w:val="ru-RU"/>
        </w:rPr>
      </w:pPr>
      <w:r w:rsidRPr="00B85F8B">
        <w:rPr>
          <w:rStyle w:val="goto"/>
          <w:rFonts w:ascii="Times New Roman" w:hAnsi="Times New Roman" w:cs="Times New Roman"/>
          <w:color w:val="000000"/>
          <w:highlight w:val="green"/>
          <w:lang w:val="ru-RU"/>
        </w:rPr>
        <w:t xml:space="preserve">10.2.2 </w:t>
      </w:r>
      <w:r w:rsidR="00166510" w:rsidRPr="00B85F8B">
        <w:rPr>
          <w:rStyle w:val="goto"/>
          <w:rFonts w:ascii="Times New Roman" w:hAnsi="Times New Roman" w:cs="Times New Roman"/>
          <w:color w:val="000000"/>
          <w:highlight w:val="green"/>
          <w:lang w:val="ru-RU"/>
        </w:rPr>
        <w:t xml:space="preserve">При СМР в рамках инженерных </w:t>
      </w:r>
      <w:r w:rsidR="00166510" w:rsidRPr="00B85F8B">
        <w:rPr>
          <w:rFonts w:ascii="Times New Roman" w:hAnsi="Times New Roman" w:cs="Times New Roman"/>
          <w:highlight w:val="green"/>
          <w:lang w:val="ru-RU"/>
        </w:rPr>
        <w:t xml:space="preserve">изысканий на площадных объектах территориального планирования </w:t>
      </w:r>
      <w:r w:rsidR="00166510" w:rsidRPr="00B85F8B">
        <w:rPr>
          <w:rStyle w:val="goto"/>
          <w:rFonts w:ascii="Times New Roman" w:hAnsi="Times New Roman" w:cs="Times New Roman"/>
          <w:color w:val="000000"/>
          <w:highlight w:val="green"/>
          <w:lang w:val="ru-RU"/>
        </w:rPr>
        <w:t>помимо сейсмической опасности</w:t>
      </w:r>
      <w:r w:rsidR="00166510" w:rsidRPr="00B85F8B">
        <w:rPr>
          <w:rFonts w:ascii="Times New Roman" w:hAnsi="Times New Roman" w:cs="Times New Roman"/>
          <w:highlight w:val="green"/>
          <w:lang w:val="ru-RU"/>
        </w:rPr>
        <w:t xml:space="preserve"> учитывают т</w:t>
      </w:r>
      <w:r w:rsidRPr="00B85F8B">
        <w:rPr>
          <w:rFonts w:ascii="Times New Roman" w:hAnsi="Times New Roman" w:cs="Times New Roman"/>
          <w:highlight w:val="green"/>
          <w:lang w:val="ru-RU"/>
        </w:rPr>
        <w:t xml:space="preserve">акже геологическую опасность, то </w:t>
      </w:r>
      <w:r w:rsidR="00166510" w:rsidRPr="00B85F8B">
        <w:rPr>
          <w:rFonts w:ascii="Times New Roman" w:hAnsi="Times New Roman" w:cs="Times New Roman"/>
          <w:highlight w:val="green"/>
          <w:lang w:val="ru-RU"/>
        </w:rPr>
        <w:t>е</w:t>
      </w:r>
      <w:r w:rsidRPr="00B85F8B">
        <w:rPr>
          <w:rFonts w:ascii="Times New Roman" w:hAnsi="Times New Roman" w:cs="Times New Roman"/>
          <w:highlight w:val="green"/>
          <w:lang w:val="ru-RU"/>
        </w:rPr>
        <w:t>сть</w:t>
      </w:r>
      <w:r w:rsidR="00166510" w:rsidRPr="00B85F8B">
        <w:rPr>
          <w:rFonts w:ascii="Times New Roman" w:hAnsi="Times New Roman" w:cs="Times New Roman"/>
          <w:highlight w:val="green"/>
          <w:lang w:val="ru-RU"/>
        </w:rPr>
        <w:t xml:space="preserve"> опасность активизации геологических явлений в связи с сейсмическими воздействиями. </w:t>
      </w:r>
    </w:p>
    <w:p w14:paraId="62A23A71" w14:textId="77777777" w:rsidR="00166510" w:rsidRPr="00B85F8B" w:rsidRDefault="00166510" w:rsidP="002C063F">
      <w:pPr>
        <w:pStyle w:val="32"/>
        <w:spacing w:line="360" w:lineRule="auto"/>
        <w:ind w:left="0" w:firstLine="567"/>
        <w:jc w:val="both"/>
        <w:rPr>
          <w:sz w:val="24"/>
          <w:szCs w:val="24"/>
          <w:highlight w:val="green"/>
        </w:rPr>
      </w:pPr>
      <w:r w:rsidRPr="00B85F8B">
        <w:rPr>
          <w:sz w:val="24"/>
          <w:szCs w:val="24"/>
          <w:highlight w:val="green"/>
        </w:rPr>
        <w:t>К опасным геологическим процессам и явлениям относятся:</w:t>
      </w:r>
    </w:p>
    <w:p w14:paraId="04A8DA25" w14:textId="77777777" w:rsidR="00166510" w:rsidRPr="00B85F8B" w:rsidRDefault="00166510" w:rsidP="002C063F">
      <w:pPr>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1</w:t>
      </w:r>
      <w:r w:rsidR="00B918E1" w:rsidRPr="00B85F8B">
        <w:rPr>
          <w:rFonts w:ascii="Times New Roman" w:hAnsi="Times New Roman" w:cs="Times New Roman"/>
          <w:highlight w:val="green"/>
          <w:lang w:val="ru-RU"/>
        </w:rPr>
        <w:t>)</w:t>
      </w:r>
      <w:r w:rsidRPr="00B85F8B">
        <w:rPr>
          <w:rFonts w:ascii="Times New Roman" w:hAnsi="Times New Roman" w:cs="Times New Roman"/>
          <w:highlight w:val="green"/>
          <w:lang w:val="ru-RU"/>
        </w:rPr>
        <w:t xml:space="preserve"> тектонические разрывы;</w:t>
      </w:r>
    </w:p>
    <w:p w14:paraId="5CC56FCB" w14:textId="77777777" w:rsidR="00166510" w:rsidRPr="00B85F8B" w:rsidRDefault="00166510" w:rsidP="002C063F">
      <w:pPr>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2) карстовые проявления;</w:t>
      </w:r>
    </w:p>
    <w:p w14:paraId="1D5E9AFC" w14:textId="77777777" w:rsidR="00166510" w:rsidRPr="00B85F8B" w:rsidRDefault="00166510" w:rsidP="002C063F">
      <w:pPr>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3) склоновые процессы;</w:t>
      </w:r>
    </w:p>
    <w:p w14:paraId="516C8006" w14:textId="77777777" w:rsidR="00166510" w:rsidRPr="00B85F8B" w:rsidRDefault="00166510" w:rsidP="002C063F">
      <w:pPr>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4) разжижение и просадки грунта при сильных сейсмических воздействиях;</w:t>
      </w:r>
    </w:p>
    <w:p w14:paraId="4A785526" w14:textId="77777777" w:rsidR="00166510" w:rsidRPr="00B85F8B" w:rsidRDefault="00166510" w:rsidP="002C063F">
      <w:pPr>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5) предпостроечное замачивание просадочных грунтов;</w:t>
      </w:r>
    </w:p>
    <w:p w14:paraId="05676D06" w14:textId="77777777" w:rsidR="00166510" w:rsidRPr="007166B9" w:rsidRDefault="00166510" w:rsidP="002C063F">
      <w:pPr>
        <w:spacing w:after="120" w:line="360" w:lineRule="auto"/>
        <w:ind w:firstLine="567"/>
        <w:jc w:val="both"/>
        <w:rPr>
          <w:rFonts w:ascii="Times New Roman" w:hAnsi="Times New Roman" w:cs="Times New Roman"/>
          <w:lang w:val="ru-RU"/>
        </w:rPr>
      </w:pPr>
      <w:r w:rsidRPr="00B85F8B">
        <w:rPr>
          <w:rFonts w:ascii="Times New Roman" w:hAnsi="Times New Roman" w:cs="Times New Roman"/>
          <w:highlight w:val="green"/>
          <w:lang w:val="ru-RU"/>
        </w:rPr>
        <w:t>6) криогенные процессы в дисперсных грунтах.</w:t>
      </w:r>
    </w:p>
    <w:p w14:paraId="6BCE26F7" w14:textId="5DC8C2CB" w:rsidR="00166510" w:rsidRPr="00B85F8B" w:rsidRDefault="00B918E1" w:rsidP="002C063F">
      <w:pPr>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lastRenderedPageBreak/>
        <w:t xml:space="preserve">10.2.3 </w:t>
      </w:r>
      <w:r w:rsidR="00166510" w:rsidRPr="00B85F8B">
        <w:rPr>
          <w:rFonts w:ascii="Times New Roman" w:hAnsi="Times New Roman" w:cs="Times New Roman"/>
          <w:highlight w:val="green"/>
          <w:lang w:val="ru-RU"/>
        </w:rPr>
        <w:t xml:space="preserve">Грунтовые условия при наличии опасных геологических процессов разделяют на две категории </w:t>
      </w:r>
      <w:r w:rsidR="009A64E6" w:rsidRPr="00B85F8B">
        <w:rPr>
          <w:rFonts w:ascii="Times New Roman" w:hAnsi="Times New Roman"/>
          <w:color w:val="000000"/>
          <w:highlight w:val="green"/>
          <w:lang w:val="ru-RU"/>
        </w:rPr>
        <w:t>–</w:t>
      </w:r>
      <w:r w:rsidR="00166510" w:rsidRPr="00B85F8B">
        <w:rPr>
          <w:rFonts w:ascii="Times New Roman" w:hAnsi="Times New Roman" w:cs="Times New Roman"/>
          <w:highlight w:val="green"/>
          <w:lang w:val="ru-RU"/>
        </w:rPr>
        <w:t xml:space="preserve"> худшие и нормальные. К худшим грунтовым условиям </w:t>
      </w:r>
      <w:r w:rsidR="00BB5679" w:rsidRPr="00B85F8B">
        <w:rPr>
          <w:rFonts w:ascii="Times New Roman" w:hAnsi="Times New Roman" w:cs="Times New Roman"/>
          <w:b/>
          <w:highlight w:val="green"/>
          <w:lang w:val="ru-RU"/>
        </w:rPr>
        <w:t>следует</w:t>
      </w:r>
      <w:r w:rsidR="00166510" w:rsidRPr="00B85F8B">
        <w:rPr>
          <w:rFonts w:ascii="Times New Roman" w:hAnsi="Times New Roman" w:cs="Times New Roman"/>
          <w:highlight w:val="green"/>
          <w:lang w:val="ru-RU"/>
        </w:rPr>
        <w:t xml:space="preserve"> отнести:</w:t>
      </w:r>
    </w:p>
    <w:p w14:paraId="5EB9BCE0" w14:textId="77777777" w:rsidR="00166510" w:rsidRPr="00B85F8B" w:rsidRDefault="00166510" w:rsidP="002C063F">
      <w:pPr>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1)  участки с просадочными и свежезамоченными лессовыми грунтами;</w:t>
      </w:r>
    </w:p>
    <w:p w14:paraId="168FD3FD" w14:textId="77777777" w:rsidR="00166510" w:rsidRPr="00B85F8B" w:rsidRDefault="00166510" w:rsidP="002C063F">
      <w:pPr>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2) участки, сложенные мерзлыми грунтами, с возможным оттаиванием;</w:t>
      </w:r>
    </w:p>
    <w:p w14:paraId="26C458FE" w14:textId="77777777" w:rsidR="00166510" w:rsidRPr="00B85F8B" w:rsidRDefault="00166510" w:rsidP="002C063F">
      <w:pPr>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3) участки вблизи тектонических нарушений, перекрытых слоем рыхлых осадков незначительной (не более 10 м) мощности;</w:t>
      </w:r>
    </w:p>
    <w:p w14:paraId="5596D812" w14:textId="77777777" w:rsidR="00166510" w:rsidRPr="00B85F8B" w:rsidRDefault="00166510" w:rsidP="002C063F">
      <w:pPr>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4) участки, представленные скоростными разрезами, с резким контрастом свойств рыхлого чехла, лежащего на скальном основании, и способствующими образованию резонансных явлений;</w:t>
      </w:r>
    </w:p>
    <w:p w14:paraId="16EC158A" w14:textId="77777777" w:rsidR="00166510" w:rsidRPr="00B85F8B" w:rsidRDefault="00166510" w:rsidP="002C063F">
      <w:pPr>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5) участки на крутых склонах;</w:t>
      </w:r>
    </w:p>
    <w:p w14:paraId="7A03114B" w14:textId="77777777" w:rsidR="00166510" w:rsidRPr="00B85F8B" w:rsidRDefault="00166510" w:rsidP="002C063F">
      <w:pPr>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6) обводненные участки проявления опасных геологических явлений, поскольку обводнение способствует активизации опасных геологических процессов;</w:t>
      </w:r>
    </w:p>
    <w:p w14:paraId="62BB52FE" w14:textId="77777777" w:rsidR="00166510" w:rsidRPr="007166B9" w:rsidRDefault="00166510" w:rsidP="002C063F">
      <w:pPr>
        <w:spacing w:after="120" w:line="360" w:lineRule="auto"/>
        <w:ind w:firstLine="567"/>
        <w:jc w:val="both"/>
        <w:rPr>
          <w:rFonts w:ascii="Times New Roman" w:hAnsi="Times New Roman" w:cs="Times New Roman"/>
          <w:lang w:val="ru-RU"/>
        </w:rPr>
      </w:pPr>
      <w:r w:rsidRPr="00B85F8B">
        <w:rPr>
          <w:rFonts w:ascii="Times New Roman" w:hAnsi="Times New Roman" w:cs="Times New Roman"/>
          <w:highlight w:val="green"/>
          <w:lang w:val="ru-RU"/>
        </w:rPr>
        <w:t>7) участки, в разрезе которых встречаются включения жильных льдов.</w:t>
      </w:r>
    </w:p>
    <w:p w14:paraId="476BD814" w14:textId="77777777" w:rsidR="00166510" w:rsidRPr="007166B9" w:rsidRDefault="00B918E1" w:rsidP="002C063F">
      <w:pPr>
        <w:spacing w:after="120" w:line="360" w:lineRule="auto"/>
        <w:ind w:firstLine="567"/>
        <w:jc w:val="both"/>
        <w:rPr>
          <w:rFonts w:ascii="Times New Roman" w:hAnsi="Times New Roman" w:cs="Times New Roman"/>
          <w:lang w:val="ru-RU"/>
        </w:rPr>
      </w:pPr>
      <w:r w:rsidRPr="00B85F8B">
        <w:rPr>
          <w:rFonts w:ascii="Times New Roman" w:hAnsi="Times New Roman" w:cs="Times New Roman"/>
          <w:highlight w:val="green"/>
          <w:lang w:val="ru-RU"/>
        </w:rPr>
        <w:t xml:space="preserve">10.2.4 </w:t>
      </w:r>
      <w:r w:rsidR="00166510" w:rsidRPr="00B85F8B">
        <w:rPr>
          <w:rFonts w:ascii="Times New Roman" w:hAnsi="Times New Roman" w:cs="Times New Roman"/>
          <w:highlight w:val="green"/>
          <w:lang w:val="ru-RU"/>
        </w:rPr>
        <w:t xml:space="preserve">Основным результатом инженерно-геологических работ на площадном объекте является </w:t>
      </w:r>
      <w:r w:rsidR="00166510" w:rsidRPr="00B85F8B">
        <w:rPr>
          <w:rFonts w:ascii="Times New Roman" w:hAnsi="Times New Roman" w:cs="Times New Roman"/>
          <w:iCs/>
          <w:highlight w:val="green"/>
          <w:lang w:val="ru-RU"/>
        </w:rPr>
        <w:t xml:space="preserve">инженерно-геологическая модель </w:t>
      </w:r>
      <w:r w:rsidR="00166510" w:rsidRPr="00B85F8B">
        <w:rPr>
          <w:rFonts w:ascii="Times New Roman" w:hAnsi="Times New Roman" w:cs="Times New Roman"/>
          <w:highlight w:val="green"/>
          <w:lang w:val="ru-RU"/>
        </w:rPr>
        <w:t>на расчетную глубину, равную 30 м.</w:t>
      </w:r>
    </w:p>
    <w:p w14:paraId="0F4D5022" w14:textId="5AD6E329" w:rsidR="00C5173D" w:rsidRPr="007166B9" w:rsidRDefault="00B918E1" w:rsidP="002C063F">
      <w:pPr>
        <w:spacing w:after="120" w:line="360" w:lineRule="auto"/>
        <w:ind w:firstLine="567"/>
        <w:jc w:val="both"/>
        <w:rPr>
          <w:rFonts w:ascii="Times New Roman" w:hAnsi="Times New Roman" w:cs="Times New Roman"/>
          <w:lang w:val="ru-RU"/>
        </w:rPr>
      </w:pPr>
      <w:r w:rsidRPr="00B85F8B">
        <w:rPr>
          <w:rFonts w:ascii="Times New Roman" w:hAnsi="Times New Roman" w:cs="Times New Roman"/>
          <w:highlight w:val="green"/>
          <w:lang w:val="ru-RU"/>
        </w:rPr>
        <w:t xml:space="preserve">10.2.5 </w:t>
      </w:r>
      <w:r w:rsidR="00166510" w:rsidRPr="00B85F8B">
        <w:rPr>
          <w:rFonts w:ascii="Times New Roman" w:hAnsi="Times New Roman" w:cs="Times New Roman"/>
          <w:highlight w:val="green"/>
          <w:lang w:val="ru-RU"/>
        </w:rPr>
        <w:t xml:space="preserve">Картирование опасных геологических процессов </w:t>
      </w:r>
      <w:r w:rsidR="00BB5679" w:rsidRPr="00B85F8B">
        <w:rPr>
          <w:rFonts w:ascii="Times New Roman" w:hAnsi="Times New Roman" w:cs="Times New Roman"/>
          <w:b/>
          <w:highlight w:val="green"/>
          <w:lang w:val="ru-RU"/>
        </w:rPr>
        <w:t>требуется</w:t>
      </w:r>
      <w:r w:rsidR="00166510" w:rsidRPr="00B85F8B">
        <w:rPr>
          <w:rFonts w:ascii="Times New Roman" w:hAnsi="Times New Roman" w:cs="Times New Roman"/>
          <w:highlight w:val="green"/>
          <w:lang w:val="ru-RU"/>
        </w:rPr>
        <w:t xml:space="preserve"> осуществлять на прилегающей к площадному объекту территории. Конкретное удаление от объекта СМР зависит от физической природы опасных явлений. Если опасные явления отмечены в окрестности площадки изысканий, то существует вероятность проявления их в будущем непосредственно на данном объекте территориального планирования.</w:t>
      </w:r>
      <w:r w:rsidR="00A804B6" w:rsidRPr="007166B9">
        <w:rPr>
          <w:rFonts w:ascii="Times New Roman" w:hAnsi="Times New Roman" w:cs="Times New Roman"/>
          <w:lang w:val="ru-RU"/>
        </w:rPr>
        <w:t xml:space="preserve"> </w:t>
      </w:r>
    </w:p>
    <w:p w14:paraId="2407EC2A" w14:textId="77777777" w:rsidR="00C5173D" w:rsidRPr="00B85F8B" w:rsidRDefault="00C5173D" w:rsidP="002C063F">
      <w:pPr>
        <w:pStyle w:val="1"/>
        <w:spacing w:line="360" w:lineRule="auto"/>
        <w:ind w:firstLine="567"/>
        <w:rPr>
          <w:rStyle w:val="goto"/>
          <w:rFonts w:ascii="Times New Roman" w:hAnsi="Times New Roman"/>
          <w:iCs/>
          <w:color w:val="000000"/>
          <w:sz w:val="24"/>
          <w:szCs w:val="24"/>
          <w:highlight w:val="green"/>
          <w:lang w:val="ru-RU"/>
        </w:rPr>
      </w:pPr>
      <w:bookmarkStart w:id="219" w:name="_Toc524103800"/>
      <w:r w:rsidRPr="00B85F8B">
        <w:rPr>
          <w:rStyle w:val="goto"/>
          <w:rFonts w:ascii="Times New Roman" w:hAnsi="Times New Roman"/>
          <w:iCs/>
          <w:color w:val="000000"/>
          <w:sz w:val="24"/>
          <w:szCs w:val="24"/>
          <w:highlight w:val="green"/>
          <w:lang w:val="ru-RU"/>
        </w:rPr>
        <w:t>10.</w:t>
      </w:r>
      <w:r w:rsidR="00B72D94" w:rsidRPr="00B85F8B">
        <w:rPr>
          <w:rStyle w:val="goto"/>
          <w:rFonts w:ascii="Times New Roman" w:hAnsi="Times New Roman"/>
          <w:iCs/>
          <w:color w:val="000000"/>
          <w:sz w:val="24"/>
          <w:szCs w:val="24"/>
          <w:highlight w:val="green"/>
          <w:lang w:val="ru-RU"/>
        </w:rPr>
        <w:t>3</w:t>
      </w:r>
      <w:r w:rsidRPr="00B85F8B">
        <w:rPr>
          <w:rStyle w:val="goto"/>
          <w:rFonts w:ascii="Times New Roman" w:hAnsi="Times New Roman"/>
          <w:iCs/>
          <w:color w:val="000000"/>
          <w:sz w:val="24"/>
          <w:szCs w:val="24"/>
          <w:highlight w:val="green"/>
          <w:lang w:val="ru-RU"/>
        </w:rPr>
        <w:t xml:space="preserve"> Инструментальные геофизические исследования</w:t>
      </w:r>
      <w:bookmarkEnd w:id="219"/>
      <w:r w:rsidR="00E626A2" w:rsidRPr="00B85F8B">
        <w:rPr>
          <w:rStyle w:val="goto"/>
          <w:rFonts w:ascii="Times New Roman" w:hAnsi="Times New Roman"/>
          <w:iCs/>
          <w:color w:val="000000"/>
          <w:sz w:val="24"/>
          <w:szCs w:val="24"/>
          <w:highlight w:val="green"/>
          <w:lang w:val="ru-RU"/>
        </w:rPr>
        <w:t xml:space="preserve"> </w:t>
      </w:r>
    </w:p>
    <w:p w14:paraId="5EFBC97E" w14:textId="77777777" w:rsidR="00166510" w:rsidRPr="00B85F8B" w:rsidRDefault="00166510" w:rsidP="002C063F">
      <w:pPr>
        <w:pStyle w:val="a8"/>
        <w:shd w:val="clear" w:color="auto" w:fill="FFFFFF"/>
        <w:spacing w:before="0" w:beforeAutospacing="0" w:after="120" w:afterAutospacing="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 xml:space="preserve">Инструментальные геофизические исследования проводят в целях получения данных о сейсмических свойствах грунтовой толщи. При этом решают следующие задачи: </w:t>
      </w:r>
    </w:p>
    <w:p w14:paraId="7C6DD67D" w14:textId="77777777" w:rsidR="00166510" w:rsidRPr="00B85F8B" w:rsidRDefault="00166510" w:rsidP="002C063F">
      <w:pPr>
        <w:pStyle w:val="a8"/>
        <w:shd w:val="clear" w:color="auto" w:fill="FFFFFF"/>
        <w:spacing w:before="0" w:beforeAutospacing="0" w:after="120" w:afterAutospacing="0" w:line="360" w:lineRule="auto"/>
        <w:ind w:firstLine="567"/>
        <w:jc w:val="both"/>
        <w:rPr>
          <w:rStyle w:val="goto"/>
          <w:rFonts w:ascii="Times New Roman" w:hAnsi="Times New Roman" w:cs="Times New Roman"/>
          <w:color w:val="000000"/>
          <w:highlight w:val="green"/>
          <w:lang w:val="ru-RU"/>
        </w:rPr>
      </w:pPr>
      <w:r w:rsidRPr="00B85F8B">
        <w:rPr>
          <w:rStyle w:val="goto"/>
          <w:rFonts w:ascii="Times New Roman" w:hAnsi="Times New Roman" w:cs="Times New Roman"/>
          <w:color w:val="000000"/>
          <w:highlight w:val="green"/>
          <w:lang w:val="ru-RU"/>
        </w:rPr>
        <w:t>1) получение сейсмических разрезов грунтовой толщи;</w:t>
      </w:r>
    </w:p>
    <w:p w14:paraId="1CCA72F2" w14:textId="77777777" w:rsidR="00166510" w:rsidRPr="00B85F8B" w:rsidRDefault="00166510" w:rsidP="002C063F">
      <w:pPr>
        <w:pStyle w:val="a8"/>
        <w:shd w:val="clear" w:color="auto" w:fill="FFFFFF"/>
        <w:spacing w:before="0" w:beforeAutospacing="0" w:after="120" w:afterAutospacing="0" w:line="360" w:lineRule="auto"/>
        <w:ind w:firstLine="567"/>
        <w:jc w:val="both"/>
        <w:rPr>
          <w:rStyle w:val="goto"/>
          <w:rFonts w:ascii="Times New Roman" w:hAnsi="Times New Roman" w:cs="Times New Roman"/>
          <w:color w:val="000000"/>
          <w:highlight w:val="green"/>
          <w:lang w:val="ru-RU"/>
        </w:rPr>
      </w:pPr>
      <w:r w:rsidRPr="00B85F8B">
        <w:rPr>
          <w:rStyle w:val="goto"/>
          <w:rFonts w:ascii="Times New Roman" w:hAnsi="Times New Roman" w:cs="Times New Roman"/>
          <w:color w:val="000000"/>
          <w:highlight w:val="green"/>
          <w:lang w:val="ru-RU"/>
        </w:rPr>
        <w:t>2) определение мощности рыхлого чехла;</w:t>
      </w:r>
    </w:p>
    <w:p w14:paraId="1DA8795F" w14:textId="77777777" w:rsidR="00166510" w:rsidRPr="00B85F8B" w:rsidRDefault="00166510" w:rsidP="002C063F">
      <w:pPr>
        <w:pStyle w:val="a8"/>
        <w:shd w:val="clear" w:color="auto" w:fill="FFFFFF"/>
        <w:spacing w:before="0" w:beforeAutospacing="0" w:after="120" w:afterAutospacing="0" w:line="360" w:lineRule="auto"/>
        <w:ind w:firstLine="567"/>
        <w:jc w:val="both"/>
        <w:rPr>
          <w:rStyle w:val="goto"/>
          <w:rFonts w:ascii="Times New Roman" w:hAnsi="Times New Roman" w:cs="Times New Roman"/>
          <w:color w:val="000000"/>
          <w:highlight w:val="green"/>
          <w:lang w:val="ru-RU"/>
        </w:rPr>
      </w:pPr>
      <w:r w:rsidRPr="00B85F8B">
        <w:rPr>
          <w:rStyle w:val="goto"/>
          <w:rFonts w:ascii="Times New Roman" w:hAnsi="Times New Roman" w:cs="Times New Roman"/>
          <w:color w:val="000000"/>
          <w:highlight w:val="green"/>
          <w:lang w:val="ru-RU"/>
        </w:rPr>
        <w:t>3) сопоставление инженерно-геологических и сейсмических разрезов;</w:t>
      </w:r>
    </w:p>
    <w:p w14:paraId="6344E19D" w14:textId="77777777" w:rsidR="00166510" w:rsidRPr="00B85F8B" w:rsidRDefault="00166510" w:rsidP="002C063F">
      <w:pPr>
        <w:pStyle w:val="a8"/>
        <w:shd w:val="clear" w:color="auto" w:fill="FFFFFF"/>
        <w:spacing w:before="0" w:beforeAutospacing="0" w:after="120" w:afterAutospacing="0" w:line="360" w:lineRule="auto"/>
        <w:ind w:firstLine="567"/>
        <w:jc w:val="both"/>
        <w:rPr>
          <w:rStyle w:val="goto"/>
          <w:rFonts w:ascii="Times New Roman" w:hAnsi="Times New Roman" w:cs="Times New Roman"/>
          <w:color w:val="000000"/>
          <w:highlight w:val="green"/>
          <w:lang w:val="ru-RU"/>
        </w:rPr>
      </w:pPr>
      <w:r w:rsidRPr="00B85F8B">
        <w:rPr>
          <w:rStyle w:val="goto"/>
          <w:rFonts w:ascii="Times New Roman" w:hAnsi="Times New Roman" w:cs="Times New Roman"/>
          <w:color w:val="000000"/>
          <w:highlight w:val="green"/>
          <w:lang w:val="ru-RU"/>
        </w:rPr>
        <w:lastRenderedPageBreak/>
        <w:t>4) изучение спектральных характеристик грунтовой толщи.</w:t>
      </w:r>
    </w:p>
    <w:p w14:paraId="64903566" w14:textId="77777777" w:rsidR="00166510" w:rsidRPr="00B85F8B" w:rsidRDefault="00166510" w:rsidP="002C063F">
      <w:pPr>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 xml:space="preserve">Комплекс инструментальных исследований включает применение сейсморазведочных, сейсмологических, в том числе микросейсмических, электроразведочных и других геофизических методов. </w:t>
      </w:r>
    </w:p>
    <w:p w14:paraId="0B5D8371" w14:textId="77777777" w:rsidR="00166510" w:rsidRPr="00B85F8B" w:rsidRDefault="00166510" w:rsidP="002C063F">
      <w:pPr>
        <w:spacing w:after="120" w:line="360" w:lineRule="auto"/>
        <w:ind w:firstLine="567"/>
        <w:jc w:val="both"/>
        <w:rPr>
          <w:rFonts w:ascii="Times New Roman" w:hAnsi="Times New Roman" w:cs="Times New Roman"/>
          <w:highlight w:val="green"/>
          <w:lang w:val="ru-RU"/>
        </w:rPr>
      </w:pPr>
      <w:r w:rsidRPr="00B85F8B">
        <w:rPr>
          <w:rFonts w:ascii="Times New Roman" w:hAnsi="Times New Roman" w:cs="Times New Roman"/>
          <w:highlight w:val="green"/>
          <w:lang w:val="ru-RU"/>
        </w:rPr>
        <w:t xml:space="preserve">При СМР объектов территориального планирования важнейшей задачей является </w:t>
      </w:r>
      <w:r w:rsidRPr="00B85F8B">
        <w:rPr>
          <w:rFonts w:ascii="Times New Roman" w:hAnsi="Times New Roman" w:cs="Times New Roman"/>
          <w:iCs/>
          <w:highlight w:val="green"/>
          <w:lang w:val="ru-RU"/>
        </w:rPr>
        <w:t xml:space="preserve">картирование </w:t>
      </w:r>
      <w:r w:rsidRPr="00B85F8B">
        <w:rPr>
          <w:rFonts w:ascii="Times New Roman" w:hAnsi="Times New Roman" w:cs="Times New Roman"/>
          <w:highlight w:val="green"/>
          <w:lang w:val="ru-RU"/>
        </w:rPr>
        <w:t>инженерно-геологических моделей грунта</w:t>
      </w:r>
      <w:r w:rsidR="0033762B" w:rsidRPr="00B85F8B">
        <w:rPr>
          <w:rFonts w:ascii="Times New Roman" w:hAnsi="Times New Roman" w:cs="Times New Roman"/>
          <w:highlight w:val="green"/>
          <w:lang w:val="ru-RU"/>
        </w:rPr>
        <w:t>,</w:t>
      </w:r>
      <w:r w:rsidRPr="00B85F8B">
        <w:rPr>
          <w:rFonts w:ascii="Times New Roman" w:hAnsi="Times New Roman" w:cs="Times New Roman"/>
          <w:highlight w:val="green"/>
          <w:lang w:val="ru-RU"/>
        </w:rPr>
        <w:t xml:space="preserve"> дополненных значениями сейсмической жесткости каждого инженерно-геологического элемента, различающихся реакцией грунтовой толщи на сейсмические воздействия, подходящие к ним со стороны упругого (скального) полупространства. Каждый отдельный участок районируемой территории характеризуется набором параметров сейсмических воздействий, определяемых совокупным влиянием как исходного сейсмического воздействия, так и локальных свойств грунтовой толщи. </w:t>
      </w:r>
    </w:p>
    <w:p w14:paraId="1D88436B" w14:textId="51DD465C" w:rsidR="009F5090" w:rsidRPr="007166B9" w:rsidRDefault="00166510" w:rsidP="002C063F">
      <w:pPr>
        <w:autoSpaceDE w:val="0"/>
        <w:autoSpaceDN w:val="0"/>
        <w:adjustRightInd w:val="0"/>
        <w:spacing w:after="120" w:line="360" w:lineRule="auto"/>
        <w:ind w:firstLine="567"/>
        <w:jc w:val="both"/>
        <w:rPr>
          <w:rFonts w:ascii="Times New Roman" w:hAnsi="Times New Roman" w:cs="Times New Roman"/>
          <w:lang w:val="ru-RU"/>
        </w:rPr>
      </w:pPr>
      <w:r w:rsidRPr="00B85F8B">
        <w:rPr>
          <w:rFonts w:ascii="Times New Roman" w:hAnsi="Times New Roman" w:cs="Times New Roman"/>
          <w:highlight w:val="green"/>
          <w:lang w:val="ru-RU"/>
        </w:rPr>
        <w:t xml:space="preserve">Для характеристики сейсмических свойств массива грунтов, влияющих на параметры сейсмических воздействий, </w:t>
      </w:r>
      <w:r w:rsidR="00BB5679" w:rsidRPr="00B85F8B">
        <w:rPr>
          <w:rFonts w:ascii="Times New Roman" w:hAnsi="Times New Roman" w:cs="Times New Roman"/>
          <w:b/>
          <w:highlight w:val="green"/>
          <w:lang w:val="ru-RU"/>
        </w:rPr>
        <w:t>принима</w:t>
      </w:r>
      <w:r w:rsidRPr="00B85F8B">
        <w:rPr>
          <w:rFonts w:ascii="Times New Roman" w:hAnsi="Times New Roman" w:cs="Times New Roman"/>
          <w:highlight w:val="green"/>
          <w:lang w:val="ru-RU"/>
        </w:rPr>
        <w:t>ют значения средних сейсмических жесткостей, т</w:t>
      </w:r>
      <w:r w:rsidR="008067EB" w:rsidRPr="00B85F8B">
        <w:rPr>
          <w:rFonts w:ascii="Times New Roman" w:hAnsi="Times New Roman" w:cs="Times New Roman"/>
          <w:highlight w:val="green"/>
          <w:lang w:val="ru-RU"/>
        </w:rPr>
        <w:t>о</w:t>
      </w:r>
      <w:r w:rsidRPr="00B85F8B">
        <w:rPr>
          <w:rFonts w:ascii="Times New Roman" w:hAnsi="Times New Roman" w:cs="Times New Roman"/>
          <w:highlight w:val="green"/>
          <w:lang w:val="ru-RU"/>
        </w:rPr>
        <w:t xml:space="preserve"> е</w:t>
      </w:r>
      <w:r w:rsidR="008067EB" w:rsidRPr="00B85F8B">
        <w:rPr>
          <w:rFonts w:ascii="Times New Roman" w:hAnsi="Times New Roman" w:cs="Times New Roman"/>
          <w:highlight w:val="green"/>
          <w:lang w:val="ru-RU"/>
        </w:rPr>
        <w:t>сть</w:t>
      </w:r>
      <w:r w:rsidRPr="00B85F8B">
        <w:rPr>
          <w:rFonts w:ascii="Times New Roman" w:hAnsi="Times New Roman" w:cs="Times New Roman"/>
          <w:highlight w:val="green"/>
          <w:lang w:val="ru-RU"/>
        </w:rPr>
        <w:t xml:space="preserve"> произведения средних плотностей и средних скоростей поперечных волн, определяемые в соответствии с требованиями пункта 6.18 СП 283.1325800.</w:t>
      </w:r>
      <w:r w:rsidR="008067EB" w:rsidRPr="00B85F8B">
        <w:rPr>
          <w:rFonts w:ascii="Times New Roman" w:hAnsi="Times New Roman" w:cs="Times New Roman"/>
          <w:highlight w:val="green"/>
          <w:lang w:val="ru-RU"/>
        </w:rPr>
        <w:t>2016.</w:t>
      </w:r>
      <w:r w:rsidRPr="007166B9">
        <w:rPr>
          <w:rFonts w:ascii="Times New Roman" w:hAnsi="Times New Roman" w:cs="Times New Roman"/>
          <w:lang w:val="ru-RU"/>
        </w:rPr>
        <w:t xml:space="preserve"> </w:t>
      </w:r>
    </w:p>
    <w:p w14:paraId="0F8F30A6" w14:textId="77777777" w:rsidR="00C5173D" w:rsidRPr="00B85F8B" w:rsidRDefault="00C5173D" w:rsidP="002C063F">
      <w:pPr>
        <w:pStyle w:val="1"/>
        <w:tabs>
          <w:tab w:val="left" w:pos="567"/>
        </w:tabs>
        <w:spacing w:line="360" w:lineRule="auto"/>
        <w:ind w:firstLine="567"/>
        <w:jc w:val="both"/>
        <w:rPr>
          <w:rFonts w:ascii="Times New Roman" w:hAnsi="Times New Roman"/>
          <w:sz w:val="24"/>
          <w:szCs w:val="24"/>
          <w:highlight w:val="green"/>
          <w:lang w:val="ru-RU"/>
        </w:rPr>
      </w:pPr>
      <w:bookmarkStart w:id="220" w:name="_Toc524103801"/>
      <w:r w:rsidRPr="00B85F8B">
        <w:rPr>
          <w:rStyle w:val="goto"/>
          <w:rFonts w:ascii="Times New Roman" w:hAnsi="Times New Roman"/>
          <w:iCs/>
          <w:color w:val="000000"/>
          <w:sz w:val="24"/>
          <w:szCs w:val="24"/>
          <w:highlight w:val="green"/>
          <w:lang w:val="ru-RU"/>
        </w:rPr>
        <w:t>10.</w:t>
      </w:r>
      <w:r w:rsidR="00B72D94" w:rsidRPr="00B85F8B">
        <w:rPr>
          <w:rStyle w:val="goto"/>
          <w:rFonts w:ascii="Times New Roman" w:hAnsi="Times New Roman"/>
          <w:iCs/>
          <w:color w:val="000000"/>
          <w:sz w:val="24"/>
          <w:szCs w:val="24"/>
          <w:highlight w:val="green"/>
          <w:lang w:val="ru-RU"/>
        </w:rPr>
        <w:t>4</w:t>
      </w:r>
      <w:r w:rsidRPr="00B85F8B">
        <w:rPr>
          <w:rStyle w:val="goto"/>
          <w:rFonts w:ascii="Times New Roman" w:hAnsi="Times New Roman"/>
          <w:iCs/>
          <w:color w:val="000000"/>
          <w:sz w:val="24"/>
          <w:szCs w:val="24"/>
          <w:highlight w:val="green"/>
          <w:lang w:val="ru-RU"/>
        </w:rPr>
        <w:t xml:space="preserve"> Расчеты параметров</w:t>
      </w:r>
      <w:r w:rsidRPr="00B85F8B">
        <w:rPr>
          <w:rFonts w:ascii="Times New Roman" w:hAnsi="Times New Roman"/>
          <w:sz w:val="24"/>
          <w:szCs w:val="24"/>
          <w:highlight w:val="green"/>
          <w:lang w:val="ru-RU"/>
        </w:rPr>
        <w:t xml:space="preserve"> сейсмических воздействий с учетом грунтовых условий</w:t>
      </w:r>
      <w:bookmarkEnd w:id="220"/>
    </w:p>
    <w:p w14:paraId="0349FC71" w14:textId="22C0A335" w:rsidR="00166510" w:rsidRPr="00B85F8B" w:rsidRDefault="00166510" w:rsidP="002C063F">
      <w:pPr>
        <w:pStyle w:val="a8"/>
        <w:shd w:val="clear" w:color="auto" w:fill="FFFFFF"/>
        <w:spacing w:before="0" w:beforeAutospacing="0" w:after="120" w:afterAutospacing="0" w:line="360" w:lineRule="auto"/>
        <w:ind w:firstLine="567"/>
        <w:jc w:val="both"/>
        <w:rPr>
          <w:rFonts w:ascii="Times New Roman" w:hAnsi="Times New Roman" w:cs="Times New Roman"/>
          <w:color w:val="000000"/>
          <w:highlight w:val="green"/>
          <w:lang w:val="ru-RU"/>
        </w:rPr>
      </w:pPr>
      <w:r w:rsidRPr="00B85F8B">
        <w:rPr>
          <w:rFonts w:ascii="Times New Roman" w:hAnsi="Times New Roman" w:cs="Times New Roman"/>
          <w:color w:val="000000"/>
          <w:highlight w:val="green"/>
          <w:lang w:val="ru-RU"/>
        </w:rPr>
        <w:t xml:space="preserve">Исходное сейсмическое воздействие выражается в макросейсмических баллах. </w:t>
      </w:r>
      <w:r w:rsidRPr="00B85F8B">
        <w:rPr>
          <w:rStyle w:val="hps"/>
          <w:rFonts w:ascii="Times New Roman" w:hAnsi="Times New Roman" w:cs="Times New Roman"/>
          <w:highlight w:val="green"/>
          <w:lang w:val="ru-RU"/>
        </w:rPr>
        <w:t xml:space="preserve">В случае включения в техническое задание дополнительного требования картирования прогнозных сейсмических воздействий в количественных параметрах сейсмических колебаний </w:t>
      </w:r>
      <w:r w:rsidRPr="00B85F8B">
        <w:rPr>
          <w:rFonts w:ascii="Times New Roman" w:hAnsi="Times New Roman" w:cs="Times New Roman"/>
          <w:color w:val="000000"/>
          <w:highlight w:val="green"/>
          <w:lang w:val="ru-RU"/>
        </w:rPr>
        <w:t xml:space="preserve">исходное сейсмическое воздействие выражается в инструментальных характеристиках </w:t>
      </w:r>
      <w:r w:rsidR="009A64E6" w:rsidRPr="00B85F8B">
        <w:rPr>
          <w:rFonts w:ascii="Times New Roman" w:hAnsi="Times New Roman"/>
          <w:color w:val="000000"/>
          <w:highlight w:val="green"/>
          <w:lang w:val="ru-RU"/>
        </w:rPr>
        <w:t>–</w:t>
      </w:r>
      <w:r w:rsidRPr="00B85F8B">
        <w:rPr>
          <w:rFonts w:ascii="Times New Roman" w:hAnsi="Times New Roman" w:cs="Times New Roman"/>
          <w:color w:val="000000"/>
          <w:highlight w:val="green"/>
          <w:lang w:val="ru-RU"/>
        </w:rPr>
        <w:t xml:space="preserve"> ускорениях, периодах (частотах) и длительностях. Интенсивность исходных сейсмических воздействий </w:t>
      </w:r>
      <w:r w:rsidR="00BB5679" w:rsidRPr="00B85F8B">
        <w:rPr>
          <w:rFonts w:ascii="Times New Roman" w:hAnsi="Times New Roman" w:cs="Times New Roman"/>
          <w:b/>
          <w:color w:val="000000"/>
          <w:highlight w:val="green"/>
          <w:lang w:val="ru-RU"/>
        </w:rPr>
        <w:t>определяется</w:t>
      </w:r>
      <w:r w:rsidRPr="00B85F8B">
        <w:rPr>
          <w:rFonts w:ascii="Times New Roman" w:hAnsi="Times New Roman" w:cs="Times New Roman"/>
          <w:color w:val="000000"/>
          <w:highlight w:val="green"/>
          <w:lang w:val="ru-RU"/>
        </w:rPr>
        <w:t xml:space="preserve"> в соответствии с требованиями пункта 7.3 </w:t>
      </w:r>
      <w:r w:rsidRPr="00B85F8B">
        <w:rPr>
          <w:rFonts w:ascii="Times New Roman" w:hAnsi="Times New Roman" w:cs="Times New Roman"/>
          <w:highlight w:val="green"/>
          <w:lang w:val="ru-RU"/>
        </w:rPr>
        <w:t>СП 283.1325800.</w:t>
      </w:r>
      <w:r w:rsidR="008067EB" w:rsidRPr="00B85F8B">
        <w:rPr>
          <w:rFonts w:ascii="Times New Roman" w:hAnsi="Times New Roman" w:cs="Times New Roman"/>
          <w:highlight w:val="green"/>
          <w:lang w:val="ru-RU"/>
        </w:rPr>
        <w:t>2016.</w:t>
      </w:r>
      <w:r w:rsidRPr="00B85F8B">
        <w:rPr>
          <w:rFonts w:ascii="Times New Roman" w:hAnsi="Times New Roman" w:cs="Times New Roman"/>
          <w:highlight w:val="green"/>
          <w:lang w:val="ru-RU"/>
        </w:rPr>
        <w:t xml:space="preserve"> </w:t>
      </w:r>
    </w:p>
    <w:p w14:paraId="48662E00" w14:textId="6CAC9D26" w:rsidR="00166510" w:rsidRPr="00B85F8B" w:rsidRDefault="00166510" w:rsidP="002C063F">
      <w:pPr>
        <w:pStyle w:val="a8"/>
        <w:shd w:val="clear" w:color="auto" w:fill="FFFFFF"/>
        <w:spacing w:before="0" w:beforeAutospacing="0" w:after="120" w:afterAutospacing="0" w:line="360" w:lineRule="auto"/>
        <w:ind w:firstLine="567"/>
        <w:jc w:val="both"/>
        <w:rPr>
          <w:rFonts w:ascii="Times New Roman" w:hAnsi="Times New Roman" w:cs="Times New Roman"/>
          <w:color w:val="000000"/>
          <w:highlight w:val="green"/>
          <w:lang w:val="ru-RU"/>
        </w:rPr>
      </w:pPr>
      <w:r w:rsidRPr="00B85F8B">
        <w:rPr>
          <w:rFonts w:ascii="Times New Roman" w:hAnsi="Times New Roman" w:cs="Times New Roman"/>
          <w:color w:val="000000"/>
          <w:highlight w:val="green"/>
          <w:lang w:val="ru-RU"/>
        </w:rPr>
        <w:t xml:space="preserve">Расчеты параметров сейсмических воздействий </w:t>
      </w:r>
      <w:r w:rsidR="00BB5679" w:rsidRPr="00B85F8B">
        <w:rPr>
          <w:rFonts w:ascii="Times New Roman" w:hAnsi="Times New Roman" w:cs="Times New Roman"/>
          <w:b/>
          <w:color w:val="000000"/>
          <w:highlight w:val="green"/>
          <w:lang w:val="ru-RU"/>
        </w:rPr>
        <w:t>включают</w:t>
      </w:r>
      <w:r w:rsidRPr="00B85F8B">
        <w:rPr>
          <w:rFonts w:ascii="Times New Roman" w:hAnsi="Times New Roman" w:cs="Times New Roman"/>
          <w:color w:val="000000"/>
          <w:highlight w:val="green"/>
          <w:lang w:val="ru-RU"/>
        </w:rPr>
        <w:t xml:space="preserve"> в себя учет влияния локальных грунтовых условий на интенсивность и спектральные характеристики сейсмических воздействий. </w:t>
      </w:r>
    </w:p>
    <w:p w14:paraId="12FFA3A0" w14:textId="77777777" w:rsidR="00166510" w:rsidRPr="00B85F8B" w:rsidRDefault="00166510" w:rsidP="002C063F">
      <w:pPr>
        <w:spacing w:after="120" w:line="360" w:lineRule="auto"/>
        <w:ind w:firstLine="567"/>
        <w:jc w:val="both"/>
        <w:rPr>
          <w:rFonts w:ascii="Times New Roman" w:hAnsi="Times New Roman"/>
          <w:strike/>
          <w:highlight w:val="green"/>
          <w:lang w:val="ru-RU"/>
        </w:rPr>
      </w:pPr>
      <w:r w:rsidRPr="00B85F8B">
        <w:rPr>
          <w:rFonts w:ascii="Times New Roman" w:hAnsi="Times New Roman" w:cs="Times New Roman"/>
          <w:highlight w:val="green"/>
          <w:lang w:val="ru-RU"/>
        </w:rPr>
        <w:t xml:space="preserve">Для СМР использование макросейсмического балла предполагает учет локальных, грунтовых и гидрогеологических условий с помощью аддитивной поправки или </w:t>
      </w:r>
      <w:r w:rsidRPr="00B85F8B">
        <w:rPr>
          <w:rFonts w:ascii="Times New Roman" w:hAnsi="Times New Roman" w:cs="Times New Roman"/>
          <w:highlight w:val="green"/>
          <w:lang w:val="ru-RU"/>
        </w:rPr>
        <w:lastRenderedPageBreak/>
        <w:t xml:space="preserve">приращения к значению исходной сейсмической интенсивности в баллах (или долях балла) в соответствии с содержанием пунктов 7.6 </w:t>
      </w:r>
      <w:r w:rsidR="008067EB" w:rsidRPr="00B85F8B">
        <w:rPr>
          <w:rFonts w:ascii="Times New Roman" w:hAnsi="Times New Roman" w:cs="Times New Roman"/>
          <w:highlight w:val="green"/>
          <w:lang w:val="ru-RU"/>
        </w:rPr>
        <w:t>–</w:t>
      </w:r>
      <w:r w:rsidRPr="00B85F8B">
        <w:rPr>
          <w:rFonts w:ascii="Times New Roman" w:hAnsi="Times New Roman" w:cs="Times New Roman"/>
          <w:highlight w:val="green"/>
          <w:lang w:val="ru-RU"/>
        </w:rPr>
        <w:t xml:space="preserve"> 7.7</w:t>
      </w:r>
      <w:r w:rsidRPr="00B85F8B">
        <w:rPr>
          <w:rStyle w:val="hps"/>
          <w:rFonts w:ascii="Times New Roman" w:hAnsi="Times New Roman"/>
          <w:highlight w:val="green"/>
          <w:lang w:val="ru-RU"/>
        </w:rPr>
        <w:t xml:space="preserve"> СП 283</w:t>
      </w:r>
      <w:r w:rsidRPr="00B85F8B">
        <w:rPr>
          <w:rFonts w:ascii="Times New Roman" w:hAnsi="Times New Roman"/>
          <w:highlight w:val="green"/>
          <w:lang w:val="ru-RU"/>
        </w:rPr>
        <w:t>.1325800.</w:t>
      </w:r>
      <w:r w:rsidR="0062614A" w:rsidRPr="00B85F8B">
        <w:rPr>
          <w:rFonts w:ascii="Times New Roman" w:hAnsi="Times New Roman"/>
          <w:highlight w:val="green"/>
          <w:lang w:val="ru-RU"/>
        </w:rPr>
        <w:t>2016.</w:t>
      </w:r>
    </w:p>
    <w:p w14:paraId="7434F1A3" w14:textId="0223DEEE" w:rsidR="00166510" w:rsidRPr="00B85F8B" w:rsidRDefault="00166510" w:rsidP="002C063F">
      <w:pPr>
        <w:spacing w:after="120" w:line="360" w:lineRule="auto"/>
        <w:ind w:firstLine="567"/>
        <w:jc w:val="both"/>
        <w:rPr>
          <w:rFonts w:ascii="Times New Roman" w:hAnsi="Times New Roman"/>
          <w:strike/>
          <w:highlight w:val="green"/>
          <w:lang w:val="ru-RU"/>
        </w:rPr>
      </w:pPr>
      <w:r w:rsidRPr="00B85F8B">
        <w:rPr>
          <w:rFonts w:ascii="Times New Roman" w:hAnsi="Times New Roman" w:cs="Times New Roman"/>
          <w:highlight w:val="green"/>
          <w:lang w:val="ru-RU"/>
        </w:rPr>
        <w:t xml:space="preserve">В случае, когда сейсмические воздействия характеризуются инструментальными величинами, исходные сейсмические воздействия в виде спектров реакции, коэффициентов динамичности и акселерограмм возможных землетрясений определяются по результатам ДСР. </w:t>
      </w:r>
      <w:r w:rsidRPr="00B85F8B">
        <w:rPr>
          <w:rStyle w:val="hps"/>
          <w:rFonts w:ascii="Times New Roman" w:hAnsi="Times New Roman"/>
          <w:highlight w:val="green"/>
          <w:lang w:val="ru-RU"/>
        </w:rPr>
        <w:t xml:space="preserve">В этом случае </w:t>
      </w:r>
      <w:r w:rsidR="00BB5679" w:rsidRPr="00B85F8B">
        <w:rPr>
          <w:rStyle w:val="hps"/>
          <w:rFonts w:ascii="Times New Roman" w:hAnsi="Times New Roman"/>
          <w:b/>
          <w:highlight w:val="green"/>
          <w:lang w:val="ru-RU"/>
        </w:rPr>
        <w:t>следует</w:t>
      </w:r>
      <w:r w:rsidRPr="00B85F8B">
        <w:rPr>
          <w:rStyle w:val="hps"/>
          <w:rFonts w:ascii="Times New Roman" w:hAnsi="Times New Roman"/>
          <w:highlight w:val="green"/>
          <w:lang w:val="ru-RU"/>
        </w:rPr>
        <w:t xml:space="preserve"> руководствоваться требованиями пунктов 7.9–7.12 СП 283</w:t>
      </w:r>
      <w:r w:rsidRPr="00B85F8B">
        <w:rPr>
          <w:rFonts w:ascii="Times New Roman" w:hAnsi="Times New Roman"/>
          <w:highlight w:val="green"/>
          <w:lang w:val="ru-RU"/>
        </w:rPr>
        <w:t>.1325800</w:t>
      </w:r>
      <w:r w:rsidR="0062614A" w:rsidRPr="00B85F8B">
        <w:rPr>
          <w:rStyle w:val="hps"/>
          <w:rFonts w:ascii="Times New Roman" w:hAnsi="Times New Roman"/>
          <w:highlight w:val="green"/>
          <w:lang w:val="ru-RU"/>
        </w:rPr>
        <w:t>.2016.</w:t>
      </w:r>
    </w:p>
    <w:p w14:paraId="2E26E31E" w14:textId="77777777" w:rsidR="006C6F8D" w:rsidRPr="007166B9" w:rsidRDefault="00166510" w:rsidP="002C063F">
      <w:pPr>
        <w:spacing w:after="120" w:line="360" w:lineRule="auto"/>
        <w:ind w:firstLine="567"/>
        <w:jc w:val="both"/>
        <w:rPr>
          <w:rFonts w:ascii="Times New Roman" w:hAnsi="Times New Roman" w:cs="Times New Roman"/>
          <w:lang w:val="ru-RU"/>
        </w:rPr>
      </w:pPr>
      <w:r w:rsidRPr="00B85F8B">
        <w:rPr>
          <w:rFonts w:ascii="Times New Roman" w:hAnsi="Times New Roman" w:cs="Times New Roman"/>
          <w:highlight w:val="green"/>
          <w:lang w:val="ru-RU"/>
        </w:rPr>
        <w:t>Учет спектральных особенностей грунтовых толщ и расчет соответствующих акселерограмм осуществляют с использованием компьютерных программ, где в качестве входных данных помимо исходных акселерограмм используют полученные при СМР районируемых площадок параметры моделей грунтовой толщи (скорости поперечных волн, плотности, мощности, а также данные о нелинейных свойствах каждого слоя), а выходными данными являются спектры реакции, коэффициенты динамичности и акселерограммы, учитывающие локальные условия районируемой площадки.</w:t>
      </w:r>
      <w:r w:rsidRPr="007166B9">
        <w:rPr>
          <w:rFonts w:ascii="Times New Roman" w:hAnsi="Times New Roman" w:cs="Times New Roman"/>
          <w:lang w:val="ru-RU"/>
        </w:rPr>
        <w:t xml:space="preserve"> </w:t>
      </w:r>
    </w:p>
    <w:p w14:paraId="24E3B4C4" w14:textId="77777777" w:rsidR="0097475D" w:rsidRPr="00BE08D1" w:rsidRDefault="008B6274" w:rsidP="002C063F">
      <w:pPr>
        <w:pStyle w:val="1"/>
        <w:spacing w:line="360" w:lineRule="auto"/>
        <w:jc w:val="center"/>
        <w:rPr>
          <w:rFonts w:ascii="Times New Roman" w:hAnsi="Times New Roman"/>
          <w:sz w:val="24"/>
          <w:szCs w:val="24"/>
        </w:rPr>
      </w:pPr>
      <w:bookmarkStart w:id="221" w:name="_Приложение_А"/>
      <w:bookmarkEnd w:id="221"/>
      <w:r w:rsidRPr="007166B9">
        <w:br w:type="page"/>
      </w:r>
      <w:hyperlink w:anchor="_Приложение_А" w:history="1">
        <w:bookmarkStart w:id="222" w:name="_Toc524103802"/>
        <w:r w:rsidR="0097475D" w:rsidRPr="00BE08D1">
          <w:rPr>
            <w:rStyle w:val="ab"/>
            <w:rFonts w:ascii="Times New Roman" w:hAnsi="Times New Roman"/>
            <w:color w:val="auto"/>
            <w:sz w:val="24"/>
            <w:szCs w:val="24"/>
            <w:u w:val="none"/>
            <w:lang w:val="ru-RU"/>
          </w:rPr>
          <w:t xml:space="preserve">Приложение </w:t>
        </w:r>
        <w:r w:rsidR="00501F04" w:rsidRPr="00BE08D1">
          <w:rPr>
            <w:rStyle w:val="ab"/>
            <w:rFonts w:ascii="Times New Roman" w:hAnsi="Times New Roman"/>
            <w:color w:val="auto"/>
            <w:sz w:val="24"/>
            <w:szCs w:val="24"/>
            <w:u w:val="none"/>
            <w:lang w:val="ru-RU"/>
          </w:rPr>
          <w:t>А</w:t>
        </w:r>
        <w:bookmarkEnd w:id="222"/>
      </w:hyperlink>
    </w:p>
    <w:p w14:paraId="4E9A85E4" w14:textId="4D9129A2" w:rsidR="0097475D" w:rsidRPr="00BE08D1" w:rsidRDefault="0097475D" w:rsidP="002C063F">
      <w:pPr>
        <w:spacing w:line="360" w:lineRule="auto"/>
        <w:jc w:val="center"/>
        <w:rPr>
          <w:rFonts w:ascii="Times New Roman" w:hAnsi="Times New Roman" w:cs="Times New Roman"/>
          <w:b/>
          <w:lang w:val="ru-RU"/>
        </w:rPr>
      </w:pPr>
      <w:r w:rsidRPr="00BE08D1">
        <w:rPr>
          <w:rFonts w:ascii="Times New Roman" w:hAnsi="Times New Roman" w:cs="Times New Roman"/>
          <w:b/>
          <w:lang w:val="ru-RU"/>
        </w:rPr>
        <w:t>(</w:t>
      </w:r>
      <w:r w:rsidR="00BB5679" w:rsidRPr="00BB5679">
        <w:rPr>
          <w:rFonts w:ascii="Times New Roman" w:hAnsi="Times New Roman" w:cs="Times New Roman"/>
          <w:b/>
          <w:highlight w:val="yellow"/>
          <w:lang w:val="ru-RU"/>
        </w:rPr>
        <w:t>рекоменд</w:t>
      </w:r>
      <w:r w:rsidRPr="00BE08D1">
        <w:rPr>
          <w:rFonts w:ascii="Times New Roman" w:hAnsi="Times New Roman" w:cs="Times New Roman"/>
          <w:b/>
          <w:lang w:val="ru-RU"/>
        </w:rPr>
        <w:t>уемое)</w:t>
      </w:r>
    </w:p>
    <w:p w14:paraId="190F48A2" w14:textId="77777777" w:rsidR="00BE08D1" w:rsidRPr="00C06F9D" w:rsidRDefault="0097475D" w:rsidP="002C063F">
      <w:pPr>
        <w:spacing w:line="360" w:lineRule="auto"/>
        <w:jc w:val="center"/>
        <w:rPr>
          <w:rFonts w:ascii="Times New Roman" w:hAnsi="Times New Roman" w:cs="Times New Roman"/>
          <w:b/>
          <w:lang w:val="ru-RU"/>
        </w:rPr>
      </w:pPr>
      <w:r w:rsidRPr="00BE08D1">
        <w:rPr>
          <w:rFonts w:ascii="Times New Roman" w:hAnsi="Times New Roman" w:cs="Times New Roman"/>
          <w:b/>
          <w:lang w:val="ru-RU"/>
        </w:rPr>
        <w:t xml:space="preserve">Средние значения коэффициентов в уравнении макросейсмического поля </w:t>
      </w:r>
    </w:p>
    <w:p w14:paraId="7A62294B" w14:textId="77777777" w:rsidR="0097475D" w:rsidRDefault="0097475D" w:rsidP="002C063F">
      <w:pPr>
        <w:spacing w:line="360" w:lineRule="auto"/>
        <w:jc w:val="center"/>
        <w:rPr>
          <w:rFonts w:ascii="Times New Roman" w:hAnsi="Times New Roman" w:cs="Times New Roman"/>
          <w:b/>
          <w:lang w:val="ru-RU"/>
        </w:rPr>
      </w:pPr>
      <w:r w:rsidRPr="00BE08D1">
        <w:rPr>
          <w:rFonts w:ascii="Times New Roman" w:hAnsi="Times New Roman" w:cs="Times New Roman"/>
          <w:b/>
          <w:lang w:val="ru-RU"/>
        </w:rPr>
        <w:t>для различных регионов</w:t>
      </w:r>
    </w:p>
    <w:p w14:paraId="22D7162A" w14:textId="77777777" w:rsidR="0062614A" w:rsidRPr="00BE08D1" w:rsidRDefault="0062614A" w:rsidP="0062614A">
      <w:pPr>
        <w:spacing w:line="360" w:lineRule="auto"/>
        <w:rPr>
          <w:rFonts w:ascii="Times New Roman" w:hAnsi="Times New Roman" w:cs="Times New Roman"/>
          <w:b/>
          <w:lang w:val="ru-RU"/>
        </w:rPr>
      </w:pPr>
      <w:r>
        <w:rPr>
          <w:rFonts w:ascii="Times New Roman" w:hAnsi="Times New Roman" w:cs="Times New Roman"/>
          <w:b/>
          <w:lang w:val="ru-RU"/>
        </w:rPr>
        <w:t xml:space="preserve">                                 Т а б л и ц а  А.1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57"/>
        <w:gridCol w:w="684"/>
        <w:gridCol w:w="627"/>
        <w:gridCol w:w="819"/>
      </w:tblGrid>
      <w:tr w:rsidR="0097475D" w:rsidRPr="007166B9" w14:paraId="3176C87C" w14:textId="77777777">
        <w:trPr>
          <w:cantSplit/>
          <w:jc w:val="center"/>
        </w:trPr>
        <w:tc>
          <w:tcPr>
            <w:tcW w:w="3357" w:type="dxa"/>
            <w:vMerge w:val="restart"/>
          </w:tcPr>
          <w:p w14:paraId="3079FCBC" w14:textId="77777777" w:rsidR="0097475D" w:rsidRPr="007166B9" w:rsidRDefault="0097475D" w:rsidP="002C063F">
            <w:pPr>
              <w:spacing w:line="360" w:lineRule="auto"/>
              <w:jc w:val="center"/>
              <w:rPr>
                <w:rFonts w:ascii="Times New Roman" w:hAnsi="Times New Roman" w:cs="Times New Roman"/>
              </w:rPr>
            </w:pPr>
            <w:r w:rsidRPr="007166B9">
              <w:rPr>
                <w:rFonts w:ascii="Times New Roman" w:hAnsi="Times New Roman" w:cs="Times New Roman"/>
              </w:rPr>
              <w:t>Регион</w:t>
            </w:r>
          </w:p>
        </w:tc>
        <w:tc>
          <w:tcPr>
            <w:tcW w:w="2130" w:type="dxa"/>
            <w:gridSpan w:val="3"/>
          </w:tcPr>
          <w:p w14:paraId="52E189F8" w14:textId="77777777" w:rsidR="0097475D" w:rsidRPr="007166B9" w:rsidRDefault="004C55C8" w:rsidP="004C55C8">
            <w:pPr>
              <w:spacing w:line="360" w:lineRule="auto"/>
              <w:jc w:val="center"/>
              <w:rPr>
                <w:rFonts w:ascii="Times New Roman" w:hAnsi="Times New Roman" w:cs="Times New Roman"/>
              </w:rPr>
            </w:pPr>
            <w:r w:rsidRPr="0023732C">
              <w:rPr>
                <w:rFonts w:ascii="Times New Roman" w:hAnsi="Times New Roman" w:cs="Times New Roman"/>
                <w:lang w:val="ru-RU"/>
              </w:rPr>
              <w:t>Значения к</w:t>
            </w:r>
            <w:r w:rsidRPr="0023732C">
              <w:rPr>
                <w:rFonts w:ascii="Times New Roman" w:hAnsi="Times New Roman" w:cs="Times New Roman"/>
              </w:rPr>
              <w:t>оэффициентов</w:t>
            </w:r>
          </w:p>
        </w:tc>
      </w:tr>
      <w:tr w:rsidR="0097475D" w:rsidRPr="007166B9" w14:paraId="72EFECD3" w14:textId="77777777">
        <w:trPr>
          <w:jc w:val="center"/>
        </w:trPr>
        <w:tc>
          <w:tcPr>
            <w:tcW w:w="3357" w:type="dxa"/>
            <w:vMerge/>
            <w:tcBorders>
              <w:bottom w:val="double" w:sz="4" w:space="0" w:color="auto"/>
            </w:tcBorders>
          </w:tcPr>
          <w:p w14:paraId="34F60B46" w14:textId="77777777" w:rsidR="0097475D" w:rsidRPr="007166B9" w:rsidRDefault="0097475D" w:rsidP="002C063F">
            <w:pPr>
              <w:spacing w:line="360" w:lineRule="auto"/>
              <w:jc w:val="center"/>
              <w:rPr>
                <w:rFonts w:ascii="Times New Roman" w:hAnsi="Times New Roman" w:cs="Times New Roman"/>
              </w:rPr>
            </w:pPr>
          </w:p>
        </w:tc>
        <w:tc>
          <w:tcPr>
            <w:tcW w:w="684" w:type="dxa"/>
            <w:tcBorders>
              <w:bottom w:val="double" w:sz="4" w:space="0" w:color="auto"/>
            </w:tcBorders>
          </w:tcPr>
          <w:p w14:paraId="5E1B482E" w14:textId="77777777" w:rsidR="0097475D" w:rsidRPr="0062614A" w:rsidRDefault="0097475D" w:rsidP="002C063F">
            <w:pPr>
              <w:spacing w:line="360" w:lineRule="auto"/>
              <w:jc w:val="center"/>
              <w:rPr>
                <w:rFonts w:ascii="Times New Roman" w:hAnsi="Times New Roman" w:cs="Times New Roman"/>
                <w:i/>
              </w:rPr>
            </w:pPr>
            <w:r w:rsidRPr="0062614A">
              <w:rPr>
                <w:rFonts w:ascii="Times New Roman" w:hAnsi="Times New Roman" w:cs="Times New Roman"/>
                <w:i/>
              </w:rPr>
              <w:t>a</w:t>
            </w:r>
          </w:p>
        </w:tc>
        <w:tc>
          <w:tcPr>
            <w:tcW w:w="627" w:type="dxa"/>
            <w:tcBorders>
              <w:bottom w:val="double" w:sz="4" w:space="0" w:color="auto"/>
            </w:tcBorders>
          </w:tcPr>
          <w:p w14:paraId="57ACFF0D" w14:textId="77777777" w:rsidR="0097475D" w:rsidRPr="0062614A" w:rsidRDefault="0097475D" w:rsidP="002C063F">
            <w:pPr>
              <w:spacing w:line="360" w:lineRule="auto"/>
              <w:jc w:val="center"/>
              <w:rPr>
                <w:rFonts w:ascii="Times New Roman" w:hAnsi="Times New Roman" w:cs="Times New Roman"/>
                <w:i/>
              </w:rPr>
            </w:pPr>
            <w:r w:rsidRPr="0062614A">
              <w:rPr>
                <w:rFonts w:ascii="Times New Roman" w:hAnsi="Times New Roman" w:cs="Times New Roman"/>
                <w:i/>
              </w:rPr>
              <w:t>b</w:t>
            </w:r>
          </w:p>
        </w:tc>
        <w:tc>
          <w:tcPr>
            <w:tcW w:w="819" w:type="dxa"/>
            <w:tcBorders>
              <w:bottom w:val="double" w:sz="4" w:space="0" w:color="auto"/>
            </w:tcBorders>
          </w:tcPr>
          <w:p w14:paraId="22C1769B" w14:textId="77777777" w:rsidR="0097475D" w:rsidRPr="0062614A" w:rsidRDefault="0097475D" w:rsidP="002C063F">
            <w:pPr>
              <w:spacing w:line="360" w:lineRule="auto"/>
              <w:jc w:val="center"/>
              <w:rPr>
                <w:rFonts w:ascii="Times New Roman" w:hAnsi="Times New Roman" w:cs="Times New Roman"/>
                <w:i/>
              </w:rPr>
            </w:pPr>
            <w:r w:rsidRPr="0062614A">
              <w:rPr>
                <w:rFonts w:ascii="Times New Roman" w:hAnsi="Times New Roman" w:cs="Times New Roman"/>
                <w:i/>
              </w:rPr>
              <w:t>c</w:t>
            </w:r>
          </w:p>
        </w:tc>
      </w:tr>
      <w:tr w:rsidR="0097475D" w:rsidRPr="007166B9" w14:paraId="145D3613" w14:textId="77777777">
        <w:trPr>
          <w:jc w:val="center"/>
        </w:trPr>
        <w:tc>
          <w:tcPr>
            <w:tcW w:w="3357" w:type="dxa"/>
            <w:tcBorders>
              <w:top w:val="double" w:sz="4" w:space="0" w:color="auto"/>
            </w:tcBorders>
          </w:tcPr>
          <w:p w14:paraId="795D56A8" w14:textId="77777777" w:rsidR="0097475D" w:rsidRPr="007166B9" w:rsidRDefault="0097475D" w:rsidP="002C063F">
            <w:pPr>
              <w:spacing w:line="360" w:lineRule="auto"/>
              <w:jc w:val="both"/>
              <w:rPr>
                <w:rFonts w:ascii="Times New Roman" w:hAnsi="Times New Roman" w:cs="Times New Roman"/>
              </w:rPr>
            </w:pPr>
            <w:r w:rsidRPr="007166B9">
              <w:rPr>
                <w:rFonts w:ascii="Times New Roman" w:hAnsi="Times New Roman" w:cs="Times New Roman"/>
              </w:rPr>
              <w:t>Калининградская область</w:t>
            </w:r>
          </w:p>
        </w:tc>
        <w:tc>
          <w:tcPr>
            <w:tcW w:w="684" w:type="dxa"/>
            <w:tcBorders>
              <w:top w:val="double" w:sz="4" w:space="0" w:color="auto"/>
            </w:tcBorders>
          </w:tcPr>
          <w:p w14:paraId="0CD25C8D" w14:textId="77777777" w:rsidR="0097475D" w:rsidRPr="007166B9" w:rsidRDefault="0097475D" w:rsidP="002C063F">
            <w:pPr>
              <w:spacing w:line="360" w:lineRule="auto"/>
              <w:jc w:val="center"/>
              <w:rPr>
                <w:rFonts w:ascii="Times New Roman" w:hAnsi="Times New Roman" w:cs="Times New Roman"/>
              </w:rPr>
            </w:pPr>
            <w:r w:rsidRPr="007166B9">
              <w:rPr>
                <w:rFonts w:ascii="Times New Roman" w:hAnsi="Times New Roman" w:cs="Times New Roman"/>
              </w:rPr>
              <w:t>1,4</w:t>
            </w:r>
          </w:p>
        </w:tc>
        <w:tc>
          <w:tcPr>
            <w:tcW w:w="627" w:type="dxa"/>
            <w:tcBorders>
              <w:top w:val="double" w:sz="4" w:space="0" w:color="auto"/>
            </w:tcBorders>
          </w:tcPr>
          <w:p w14:paraId="7D3547E3" w14:textId="77777777" w:rsidR="0097475D" w:rsidRPr="007166B9" w:rsidRDefault="0097475D" w:rsidP="002C063F">
            <w:pPr>
              <w:spacing w:line="360" w:lineRule="auto"/>
              <w:jc w:val="center"/>
              <w:rPr>
                <w:rFonts w:ascii="Times New Roman" w:hAnsi="Times New Roman" w:cs="Times New Roman"/>
              </w:rPr>
            </w:pPr>
            <w:r w:rsidRPr="007166B9">
              <w:rPr>
                <w:rFonts w:ascii="Times New Roman" w:hAnsi="Times New Roman" w:cs="Times New Roman"/>
              </w:rPr>
              <w:t>2,7</w:t>
            </w:r>
          </w:p>
        </w:tc>
        <w:tc>
          <w:tcPr>
            <w:tcW w:w="819" w:type="dxa"/>
            <w:tcBorders>
              <w:top w:val="double" w:sz="4" w:space="0" w:color="auto"/>
            </w:tcBorders>
          </w:tcPr>
          <w:p w14:paraId="0013D84A" w14:textId="77777777" w:rsidR="0097475D" w:rsidRPr="007166B9" w:rsidRDefault="0097475D" w:rsidP="002C063F">
            <w:pPr>
              <w:spacing w:line="360" w:lineRule="auto"/>
              <w:jc w:val="center"/>
              <w:rPr>
                <w:rFonts w:ascii="Times New Roman" w:hAnsi="Times New Roman" w:cs="Times New Roman"/>
              </w:rPr>
            </w:pPr>
            <w:r w:rsidRPr="007166B9">
              <w:rPr>
                <w:rFonts w:ascii="Times New Roman" w:hAnsi="Times New Roman" w:cs="Times New Roman"/>
              </w:rPr>
              <w:t>3,4</w:t>
            </w:r>
          </w:p>
        </w:tc>
      </w:tr>
      <w:tr w:rsidR="0097475D" w:rsidRPr="007166B9" w14:paraId="26F59601" w14:textId="77777777">
        <w:trPr>
          <w:jc w:val="center"/>
        </w:trPr>
        <w:tc>
          <w:tcPr>
            <w:tcW w:w="3357" w:type="dxa"/>
          </w:tcPr>
          <w:p w14:paraId="56F02A4E" w14:textId="77777777" w:rsidR="0097475D" w:rsidRPr="007166B9" w:rsidRDefault="0097475D" w:rsidP="002C063F">
            <w:pPr>
              <w:spacing w:line="360" w:lineRule="auto"/>
              <w:jc w:val="both"/>
              <w:rPr>
                <w:rFonts w:ascii="Times New Roman" w:hAnsi="Times New Roman" w:cs="Times New Roman"/>
              </w:rPr>
            </w:pPr>
            <w:r w:rsidRPr="007166B9">
              <w:rPr>
                <w:rFonts w:ascii="Times New Roman" w:hAnsi="Times New Roman" w:cs="Times New Roman"/>
              </w:rPr>
              <w:t>Ленинградская область</w:t>
            </w:r>
          </w:p>
        </w:tc>
        <w:tc>
          <w:tcPr>
            <w:tcW w:w="684" w:type="dxa"/>
          </w:tcPr>
          <w:p w14:paraId="5693CAB2" w14:textId="77777777" w:rsidR="0097475D" w:rsidRPr="007166B9" w:rsidRDefault="0097475D" w:rsidP="002C063F">
            <w:pPr>
              <w:spacing w:line="360" w:lineRule="auto"/>
              <w:jc w:val="center"/>
              <w:rPr>
                <w:rFonts w:ascii="Times New Roman" w:hAnsi="Times New Roman" w:cs="Times New Roman"/>
              </w:rPr>
            </w:pPr>
            <w:r w:rsidRPr="007166B9">
              <w:rPr>
                <w:rFonts w:ascii="Times New Roman" w:hAnsi="Times New Roman" w:cs="Times New Roman"/>
              </w:rPr>
              <w:t>1,4</w:t>
            </w:r>
          </w:p>
        </w:tc>
        <w:tc>
          <w:tcPr>
            <w:tcW w:w="627" w:type="dxa"/>
          </w:tcPr>
          <w:p w14:paraId="7ED3E68D" w14:textId="77777777" w:rsidR="0097475D" w:rsidRPr="007166B9" w:rsidRDefault="0097475D" w:rsidP="002C063F">
            <w:pPr>
              <w:spacing w:line="360" w:lineRule="auto"/>
              <w:jc w:val="center"/>
              <w:rPr>
                <w:rFonts w:ascii="Times New Roman" w:hAnsi="Times New Roman" w:cs="Times New Roman"/>
              </w:rPr>
            </w:pPr>
            <w:r w:rsidRPr="007166B9">
              <w:rPr>
                <w:rFonts w:ascii="Times New Roman" w:hAnsi="Times New Roman" w:cs="Times New Roman"/>
              </w:rPr>
              <w:t>2,7</w:t>
            </w:r>
          </w:p>
        </w:tc>
        <w:tc>
          <w:tcPr>
            <w:tcW w:w="819" w:type="dxa"/>
          </w:tcPr>
          <w:p w14:paraId="2240B1E6" w14:textId="77777777" w:rsidR="0097475D" w:rsidRPr="007166B9" w:rsidRDefault="0097475D" w:rsidP="002C063F">
            <w:pPr>
              <w:spacing w:line="360" w:lineRule="auto"/>
              <w:jc w:val="center"/>
              <w:rPr>
                <w:rFonts w:ascii="Times New Roman" w:hAnsi="Times New Roman" w:cs="Times New Roman"/>
              </w:rPr>
            </w:pPr>
            <w:r w:rsidRPr="007166B9">
              <w:rPr>
                <w:rFonts w:ascii="Times New Roman" w:hAnsi="Times New Roman" w:cs="Times New Roman"/>
              </w:rPr>
              <w:t>3,4</w:t>
            </w:r>
          </w:p>
        </w:tc>
      </w:tr>
      <w:tr w:rsidR="0097475D" w:rsidRPr="007166B9" w14:paraId="6FFA7EFC" w14:textId="77777777">
        <w:trPr>
          <w:jc w:val="center"/>
        </w:trPr>
        <w:tc>
          <w:tcPr>
            <w:tcW w:w="3357" w:type="dxa"/>
          </w:tcPr>
          <w:p w14:paraId="368868D9" w14:textId="77777777" w:rsidR="0097475D" w:rsidRPr="007166B9" w:rsidRDefault="0097475D" w:rsidP="002C063F">
            <w:pPr>
              <w:spacing w:line="360" w:lineRule="auto"/>
              <w:jc w:val="both"/>
              <w:rPr>
                <w:rFonts w:ascii="Times New Roman" w:hAnsi="Times New Roman" w:cs="Times New Roman"/>
              </w:rPr>
            </w:pPr>
            <w:r w:rsidRPr="007166B9">
              <w:rPr>
                <w:rFonts w:ascii="Times New Roman" w:hAnsi="Times New Roman" w:cs="Times New Roman"/>
              </w:rPr>
              <w:t>Северный Кавказ</w:t>
            </w:r>
          </w:p>
        </w:tc>
        <w:tc>
          <w:tcPr>
            <w:tcW w:w="684" w:type="dxa"/>
          </w:tcPr>
          <w:p w14:paraId="2A2B276C" w14:textId="77777777" w:rsidR="0097475D" w:rsidRPr="007166B9" w:rsidRDefault="0097475D" w:rsidP="002C063F">
            <w:pPr>
              <w:spacing w:line="360" w:lineRule="auto"/>
              <w:jc w:val="center"/>
              <w:rPr>
                <w:rFonts w:ascii="Times New Roman" w:hAnsi="Times New Roman" w:cs="Times New Roman"/>
              </w:rPr>
            </w:pPr>
            <w:r w:rsidRPr="007166B9">
              <w:rPr>
                <w:rFonts w:ascii="Times New Roman" w:hAnsi="Times New Roman" w:cs="Times New Roman"/>
              </w:rPr>
              <w:t>1,6</w:t>
            </w:r>
          </w:p>
        </w:tc>
        <w:tc>
          <w:tcPr>
            <w:tcW w:w="627" w:type="dxa"/>
          </w:tcPr>
          <w:p w14:paraId="549424DD" w14:textId="77777777" w:rsidR="0097475D" w:rsidRPr="007166B9" w:rsidRDefault="0097475D" w:rsidP="002C063F">
            <w:pPr>
              <w:spacing w:line="360" w:lineRule="auto"/>
              <w:jc w:val="center"/>
              <w:rPr>
                <w:rFonts w:ascii="Times New Roman" w:hAnsi="Times New Roman" w:cs="Times New Roman"/>
              </w:rPr>
            </w:pPr>
            <w:r w:rsidRPr="007166B9">
              <w:rPr>
                <w:rFonts w:ascii="Times New Roman" w:hAnsi="Times New Roman" w:cs="Times New Roman"/>
              </w:rPr>
              <w:t>3,1</w:t>
            </w:r>
          </w:p>
        </w:tc>
        <w:tc>
          <w:tcPr>
            <w:tcW w:w="819" w:type="dxa"/>
          </w:tcPr>
          <w:p w14:paraId="525708D4" w14:textId="77777777" w:rsidR="0097475D" w:rsidRPr="007166B9" w:rsidRDefault="0097475D" w:rsidP="002C063F">
            <w:pPr>
              <w:spacing w:line="360" w:lineRule="auto"/>
              <w:jc w:val="center"/>
              <w:rPr>
                <w:rFonts w:ascii="Times New Roman" w:hAnsi="Times New Roman" w:cs="Times New Roman"/>
              </w:rPr>
            </w:pPr>
            <w:r w:rsidRPr="007166B9">
              <w:rPr>
                <w:rFonts w:ascii="Times New Roman" w:hAnsi="Times New Roman" w:cs="Times New Roman"/>
              </w:rPr>
              <w:t>2,2</w:t>
            </w:r>
          </w:p>
        </w:tc>
      </w:tr>
      <w:tr w:rsidR="0097475D" w:rsidRPr="007166B9" w14:paraId="06CEEAAC" w14:textId="77777777">
        <w:trPr>
          <w:jc w:val="center"/>
        </w:trPr>
        <w:tc>
          <w:tcPr>
            <w:tcW w:w="3357" w:type="dxa"/>
          </w:tcPr>
          <w:p w14:paraId="77E67ECE" w14:textId="77777777" w:rsidR="0097475D" w:rsidRPr="007166B9" w:rsidRDefault="0097475D" w:rsidP="002C063F">
            <w:pPr>
              <w:spacing w:line="360" w:lineRule="auto"/>
              <w:jc w:val="both"/>
              <w:rPr>
                <w:rFonts w:ascii="Times New Roman" w:hAnsi="Times New Roman" w:cs="Times New Roman"/>
              </w:rPr>
            </w:pPr>
            <w:r w:rsidRPr="007166B9">
              <w:rPr>
                <w:rFonts w:ascii="Times New Roman" w:hAnsi="Times New Roman" w:cs="Times New Roman"/>
              </w:rPr>
              <w:t>Дагестан</w:t>
            </w:r>
          </w:p>
        </w:tc>
        <w:tc>
          <w:tcPr>
            <w:tcW w:w="684" w:type="dxa"/>
          </w:tcPr>
          <w:p w14:paraId="609BAF60" w14:textId="77777777" w:rsidR="0097475D" w:rsidRPr="007166B9" w:rsidRDefault="0097475D" w:rsidP="002C063F">
            <w:pPr>
              <w:spacing w:line="360" w:lineRule="auto"/>
              <w:jc w:val="center"/>
              <w:rPr>
                <w:rFonts w:ascii="Times New Roman" w:hAnsi="Times New Roman" w:cs="Times New Roman"/>
              </w:rPr>
            </w:pPr>
            <w:r w:rsidRPr="007166B9">
              <w:rPr>
                <w:rFonts w:ascii="Times New Roman" w:hAnsi="Times New Roman" w:cs="Times New Roman"/>
              </w:rPr>
              <w:t>1,5</w:t>
            </w:r>
          </w:p>
        </w:tc>
        <w:tc>
          <w:tcPr>
            <w:tcW w:w="627" w:type="dxa"/>
          </w:tcPr>
          <w:p w14:paraId="4FA3F088" w14:textId="77777777" w:rsidR="0097475D" w:rsidRPr="007166B9" w:rsidRDefault="0097475D" w:rsidP="001D5610">
            <w:pPr>
              <w:spacing w:line="360" w:lineRule="auto"/>
              <w:rPr>
                <w:rFonts w:ascii="Times New Roman" w:hAnsi="Times New Roman" w:cs="Times New Roman"/>
              </w:rPr>
            </w:pPr>
            <w:r w:rsidRPr="007166B9">
              <w:rPr>
                <w:rFonts w:ascii="Times New Roman" w:hAnsi="Times New Roman" w:cs="Times New Roman"/>
              </w:rPr>
              <w:t>3,6</w:t>
            </w:r>
          </w:p>
        </w:tc>
        <w:tc>
          <w:tcPr>
            <w:tcW w:w="819" w:type="dxa"/>
          </w:tcPr>
          <w:p w14:paraId="5F4F7882" w14:textId="77777777" w:rsidR="0097475D" w:rsidRPr="007166B9" w:rsidRDefault="0097475D" w:rsidP="002C063F">
            <w:pPr>
              <w:spacing w:line="360" w:lineRule="auto"/>
              <w:jc w:val="center"/>
              <w:rPr>
                <w:rFonts w:ascii="Times New Roman" w:hAnsi="Times New Roman" w:cs="Times New Roman"/>
              </w:rPr>
            </w:pPr>
            <w:r w:rsidRPr="007166B9">
              <w:rPr>
                <w:rFonts w:ascii="Times New Roman" w:hAnsi="Times New Roman" w:cs="Times New Roman"/>
              </w:rPr>
              <w:t>3,1</w:t>
            </w:r>
          </w:p>
        </w:tc>
      </w:tr>
      <w:tr w:rsidR="0097475D" w:rsidRPr="007166B9" w14:paraId="06CB8CBE" w14:textId="77777777">
        <w:trPr>
          <w:jc w:val="center"/>
        </w:trPr>
        <w:tc>
          <w:tcPr>
            <w:tcW w:w="3357" w:type="dxa"/>
          </w:tcPr>
          <w:p w14:paraId="4B0D7AFC" w14:textId="77777777" w:rsidR="0097475D" w:rsidRPr="007166B9" w:rsidRDefault="0097475D" w:rsidP="002C063F">
            <w:pPr>
              <w:spacing w:line="360" w:lineRule="auto"/>
              <w:jc w:val="both"/>
              <w:rPr>
                <w:rFonts w:ascii="Times New Roman" w:hAnsi="Times New Roman" w:cs="Times New Roman"/>
              </w:rPr>
            </w:pPr>
            <w:r w:rsidRPr="007166B9">
              <w:rPr>
                <w:rFonts w:ascii="Times New Roman" w:hAnsi="Times New Roman" w:cs="Times New Roman"/>
              </w:rPr>
              <w:t>Прибайкалье</w:t>
            </w:r>
          </w:p>
        </w:tc>
        <w:tc>
          <w:tcPr>
            <w:tcW w:w="684" w:type="dxa"/>
          </w:tcPr>
          <w:p w14:paraId="5F33FFB8" w14:textId="77777777" w:rsidR="0097475D" w:rsidRPr="007166B9" w:rsidRDefault="0097475D" w:rsidP="002C063F">
            <w:pPr>
              <w:spacing w:line="360" w:lineRule="auto"/>
              <w:jc w:val="center"/>
              <w:rPr>
                <w:rFonts w:ascii="Times New Roman" w:hAnsi="Times New Roman" w:cs="Times New Roman"/>
              </w:rPr>
            </w:pPr>
            <w:r w:rsidRPr="007166B9">
              <w:rPr>
                <w:rFonts w:ascii="Times New Roman" w:hAnsi="Times New Roman" w:cs="Times New Roman"/>
              </w:rPr>
              <w:t>1,5</w:t>
            </w:r>
          </w:p>
        </w:tc>
        <w:tc>
          <w:tcPr>
            <w:tcW w:w="627" w:type="dxa"/>
          </w:tcPr>
          <w:p w14:paraId="68E61E71" w14:textId="77777777" w:rsidR="0097475D" w:rsidRPr="007166B9" w:rsidRDefault="0097475D" w:rsidP="002C063F">
            <w:pPr>
              <w:spacing w:line="360" w:lineRule="auto"/>
              <w:jc w:val="center"/>
              <w:rPr>
                <w:rFonts w:ascii="Times New Roman" w:hAnsi="Times New Roman" w:cs="Times New Roman"/>
              </w:rPr>
            </w:pPr>
            <w:r w:rsidRPr="007166B9">
              <w:rPr>
                <w:rFonts w:ascii="Times New Roman" w:hAnsi="Times New Roman" w:cs="Times New Roman"/>
              </w:rPr>
              <w:t>4,0</w:t>
            </w:r>
          </w:p>
        </w:tc>
        <w:tc>
          <w:tcPr>
            <w:tcW w:w="819" w:type="dxa"/>
          </w:tcPr>
          <w:p w14:paraId="5F2AC4C4" w14:textId="77777777" w:rsidR="0097475D" w:rsidRPr="007166B9" w:rsidRDefault="0097475D" w:rsidP="002C063F">
            <w:pPr>
              <w:spacing w:line="360" w:lineRule="auto"/>
              <w:jc w:val="center"/>
              <w:rPr>
                <w:rFonts w:ascii="Times New Roman" w:hAnsi="Times New Roman" w:cs="Times New Roman"/>
              </w:rPr>
            </w:pPr>
            <w:r w:rsidRPr="007166B9">
              <w:rPr>
                <w:rFonts w:ascii="Times New Roman" w:hAnsi="Times New Roman" w:cs="Times New Roman"/>
              </w:rPr>
              <w:t>4,0</w:t>
            </w:r>
          </w:p>
        </w:tc>
      </w:tr>
      <w:tr w:rsidR="0097475D" w:rsidRPr="007166B9" w14:paraId="1536899E" w14:textId="77777777">
        <w:trPr>
          <w:jc w:val="center"/>
        </w:trPr>
        <w:tc>
          <w:tcPr>
            <w:tcW w:w="3357" w:type="dxa"/>
          </w:tcPr>
          <w:p w14:paraId="49E2F9F6" w14:textId="77777777" w:rsidR="0097475D" w:rsidRPr="007166B9" w:rsidRDefault="0097475D" w:rsidP="002C063F">
            <w:pPr>
              <w:spacing w:line="360" w:lineRule="auto"/>
              <w:jc w:val="both"/>
              <w:rPr>
                <w:rFonts w:ascii="Times New Roman" w:hAnsi="Times New Roman" w:cs="Times New Roman"/>
              </w:rPr>
            </w:pPr>
            <w:r w:rsidRPr="007166B9">
              <w:rPr>
                <w:rFonts w:ascii="Times New Roman" w:hAnsi="Times New Roman" w:cs="Times New Roman"/>
              </w:rPr>
              <w:t>Камчатка</w:t>
            </w:r>
          </w:p>
        </w:tc>
        <w:tc>
          <w:tcPr>
            <w:tcW w:w="684" w:type="dxa"/>
          </w:tcPr>
          <w:p w14:paraId="239C4143" w14:textId="77777777" w:rsidR="0097475D" w:rsidRPr="007166B9" w:rsidRDefault="0097475D" w:rsidP="002C063F">
            <w:pPr>
              <w:spacing w:line="360" w:lineRule="auto"/>
              <w:jc w:val="center"/>
              <w:rPr>
                <w:rFonts w:ascii="Times New Roman" w:hAnsi="Times New Roman" w:cs="Times New Roman"/>
              </w:rPr>
            </w:pPr>
            <w:r w:rsidRPr="007166B9">
              <w:rPr>
                <w:rFonts w:ascii="Times New Roman" w:hAnsi="Times New Roman" w:cs="Times New Roman"/>
              </w:rPr>
              <w:t>1,5</w:t>
            </w:r>
          </w:p>
        </w:tc>
        <w:tc>
          <w:tcPr>
            <w:tcW w:w="627" w:type="dxa"/>
          </w:tcPr>
          <w:p w14:paraId="3C807A96" w14:textId="77777777" w:rsidR="0097475D" w:rsidRPr="007166B9" w:rsidRDefault="0097475D" w:rsidP="002C063F">
            <w:pPr>
              <w:spacing w:line="360" w:lineRule="auto"/>
              <w:jc w:val="center"/>
              <w:rPr>
                <w:rFonts w:ascii="Times New Roman" w:hAnsi="Times New Roman" w:cs="Times New Roman"/>
              </w:rPr>
            </w:pPr>
            <w:r w:rsidRPr="007166B9">
              <w:rPr>
                <w:rFonts w:ascii="Times New Roman" w:hAnsi="Times New Roman" w:cs="Times New Roman"/>
              </w:rPr>
              <w:t>2,6</w:t>
            </w:r>
          </w:p>
        </w:tc>
        <w:tc>
          <w:tcPr>
            <w:tcW w:w="819" w:type="dxa"/>
          </w:tcPr>
          <w:p w14:paraId="27EB9EC4" w14:textId="77777777" w:rsidR="0097475D" w:rsidRPr="007166B9" w:rsidRDefault="0097475D" w:rsidP="002C063F">
            <w:pPr>
              <w:spacing w:line="360" w:lineRule="auto"/>
              <w:jc w:val="center"/>
              <w:rPr>
                <w:rFonts w:ascii="Times New Roman" w:hAnsi="Times New Roman" w:cs="Times New Roman"/>
              </w:rPr>
            </w:pPr>
            <w:r w:rsidRPr="007166B9">
              <w:rPr>
                <w:rFonts w:ascii="Times New Roman" w:hAnsi="Times New Roman" w:cs="Times New Roman"/>
              </w:rPr>
              <w:t>2,5</w:t>
            </w:r>
          </w:p>
        </w:tc>
      </w:tr>
      <w:tr w:rsidR="0097475D" w:rsidRPr="007166B9" w14:paraId="1FFA46B1" w14:textId="77777777">
        <w:trPr>
          <w:jc w:val="center"/>
        </w:trPr>
        <w:tc>
          <w:tcPr>
            <w:tcW w:w="3357" w:type="dxa"/>
          </w:tcPr>
          <w:p w14:paraId="684A1FA7" w14:textId="77777777" w:rsidR="0097475D" w:rsidRPr="007166B9" w:rsidRDefault="0097475D" w:rsidP="002C063F">
            <w:pPr>
              <w:spacing w:line="360" w:lineRule="auto"/>
              <w:jc w:val="both"/>
              <w:rPr>
                <w:rFonts w:ascii="Times New Roman" w:hAnsi="Times New Roman" w:cs="Times New Roman"/>
              </w:rPr>
            </w:pPr>
            <w:r w:rsidRPr="007166B9">
              <w:rPr>
                <w:rFonts w:ascii="Times New Roman" w:hAnsi="Times New Roman" w:cs="Times New Roman"/>
              </w:rPr>
              <w:t>Курильские острова</w:t>
            </w:r>
          </w:p>
        </w:tc>
        <w:tc>
          <w:tcPr>
            <w:tcW w:w="684" w:type="dxa"/>
          </w:tcPr>
          <w:p w14:paraId="7EAD3EC7" w14:textId="77777777" w:rsidR="0097475D" w:rsidRPr="007166B9" w:rsidRDefault="0097475D" w:rsidP="002C063F">
            <w:pPr>
              <w:spacing w:line="360" w:lineRule="auto"/>
              <w:jc w:val="center"/>
              <w:rPr>
                <w:rFonts w:ascii="Times New Roman" w:hAnsi="Times New Roman" w:cs="Times New Roman"/>
              </w:rPr>
            </w:pPr>
            <w:r w:rsidRPr="007166B9">
              <w:rPr>
                <w:rFonts w:ascii="Times New Roman" w:hAnsi="Times New Roman" w:cs="Times New Roman"/>
              </w:rPr>
              <w:t>1,5</w:t>
            </w:r>
          </w:p>
        </w:tc>
        <w:tc>
          <w:tcPr>
            <w:tcW w:w="627" w:type="dxa"/>
          </w:tcPr>
          <w:p w14:paraId="574E54D3" w14:textId="77777777" w:rsidR="0097475D" w:rsidRPr="007166B9" w:rsidRDefault="0097475D" w:rsidP="002C063F">
            <w:pPr>
              <w:spacing w:line="360" w:lineRule="auto"/>
              <w:jc w:val="center"/>
              <w:rPr>
                <w:rFonts w:ascii="Times New Roman" w:hAnsi="Times New Roman" w:cs="Times New Roman"/>
              </w:rPr>
            </w:pPr>
            <w:r w:rsidRPr="007166B9">
              <w:rPr>
                <w:rFonts w:ascii="Times New Roman" w:hAnsi="Times New Roman" w:cs="Times New Roman"/>
              </w:rPr>
              <w:t>4,5</w:t>
            </w:r>
          </w:p>
        </w:tc>
        <w:tc>
          <w:tcPr>
            <w:tcW w:w="819" w:type="dxa"/>
          </w:tcPr>
          <w:p w14:paraId="7318F84B" w14:textId="77777777" w:rsidR="0097475D" w:rsidRPr="007166B9" w:rsidRDefault="0097475D" w:rsidP="002C063F">
            <w:pPr>
              <w:spacing w:line="360" w:lineRule="auto"/>
              <w:jc w:val="center"/>
              <w:rPr>
                <w:rFonts w:ascii="Times New Roman" w:hAnsi="Times New Roman" w:cs="Times New Roman"/>
              </w:rPr>
            </w:pPr>
            <w:r w:rsidRPr="007166B9">
              <w:rPr>
                <w:rFonts w:ascii="Times New Roman" w:hAnsi="Times New Roman" w:cs="Times New Roman"/>
              </w:rPr>
              <w:t>4,5</w:t>
            </w:r>
          </w:p>
        </w:tc>
      </w:tr>
      <w:tr w:rsidR="0097475D" w:rsidRPr="007166B9" w14:paraId="6C97B6A3" w14:textId="77777777">
        <w:trPr>
          <w:jc w:val="center"/>
        </w:trPr>
        <w:tc>
          <w:tcPr>
            <w:tcW w:w="3357" w:type="dxa"/>
          </w:tcPr>
          <w:p w14:paraId="5F76A813" w14:textId="77777777" w:rsidR="0097475D" w:rsidRPr="007166B9" w:rsidRDefault="0097475D" w:rsidP="002C063F">
            <w:pPr>
              <w:spacing w:line="360" w:lineRule="auto"/>
              <w:jc w:val="both"/>
              <w:rPr>
                <w:rFonts w:ascii="Times New Roman" w:hAnsi="Times New Roman" w:cs="Times New Roman"/>
              </w:rPr>
            </w:pPr>
            <w:r w:rsidRPr="007166B9">
              <w:rPr>
                <w:rFonts w:ascii="Times New Roman" w:hAnsi="Times New Roman" w:cs="Times New Roman"/>
              </w:rPr>
              <w:t>Сахалин</w:t>
            </w:r>
          </w:p>
        </w:tc>
        <w:tc>
          <w:tcPr>
            <w:tcW w:w="684" w:type="dxa"/>
          </w:tcPr>
          <w:p w14:paraId="661ACE72" w14:textId="77777777" w:rsidR="0097475D" w:rsidRPr="007166B9" w:rsidRDefault="0097475D" w:rsidP="002C063F">
            <w:pPr>
              <w:spacing w:line="360" w:lineRule="auto"/>
              <w:jc w:val="center"/>
              <w:rPr>
                <w:rFonts w:ascii="Times New Roman" w:hAnsi="Times New Roman" w:cs="Times New Roman"/>
              </w:rPr>
            </w:pPr>
            <w:r w:rsidRPr="007166B9">
              <w:rPr>
                <w:rFonts w:ascii="Times New Roman" w:hAnsi="Times New Roman" w:cs="Times New Roman"/>
              </w:rPr>
              <w:t>1,6</w:t>
            </w:r>
          </w:p>
        </w:tc>
        <w:tc>
          <w:tcPr>
            <w:tcW w:w="627" w:type="dxa"/>
          </w:tcPr>
          <w:p w14:paraId="2D6EDAAF" w14:textId="77777777" w:rsidR="0097475D" w:rsidRPr="007166B9" w:rsidRDefault="0097475D" w:rsidP="002C063F">
            <w:pPr>
              <w:spacing w:line="360" w:lineRule="auto"/>
              <w:jc w:val="center"/>
              <w:rPr>
                <w:rFonts w:ascii="Times New Roman" w:hAnsi="Times New Roman" w:cs="Times New Roman"/>
              </w:rPr>
            </w:pPr>
            <w:r w:rsidRPr="007166B9">
              <w:rPr>
                <w:rFonts w:ascii="Times New Roman" w:hAnsi="Times New Roman" w:cs="Times New Roman"/>
              </w:rPr>
              <w:t>4,3</w:t>
            </w:r>
          </w:p>
        </w:tc>
        <w:tc>
          <w:tcPr>
            <w:tcW w:w="819" w:type="dxa"/>
          </w:tcPr>
          <w:p w14:paraId="10C83B4D" w14:textId="77777777" w:rsidR="0097475D" w:rsidRPr="007166B9" w:rsidRDefault="0097475D" w:rsidP="002C063F">
            <w:pPr>
              <w:spacing w:line="360" w:lineRule="auto"/>
              <w:jc w:val="center"/>
              <w:rPr>
                <w:rFonts w:ascii="Times New Roman" w:hAnsi="Times New Roman" w:cs="Times New Roman"/>
              </w:rPr>
            </w:pPr>
            <w:r w:rsidRPr="007166B9">
              <w:rPr>
                <w:rFonts w:ascii="Times New Roman" w:hAnsi="Times New Roman" w:cs="Times New Roman"/>
              </w:rPr>
              <w:t>3,3</w:t>
            </w:r>
          </w:p>
        </w:tc>
      </w:tr>
      <w:tr w:rsidR="008C3EAB" w:rsidRPr="00780C90" w14:paraId="40699B8D" w14:textId="77777777">
        <w:trPr>
          <w:jc w:val="center"/>
        </w:trPr>
        <w:tc>
          <w:tcPr>
            <w:tcW w:w="5487" w:type="dxa"/>
            <w:gridSpan w:val="4"/>
          </w:tcPr>
          <w:p w14:paraId="134677DD" w14:textId="77777777" w:rsidR="008C3EAB" w:rsidRDefault="008C3EAB" w:rsidP="008C3EAB">
            <w:pPr>
              <w:spacing w:line="360" w:lineRule="auto"/>
              <w:ind w:firstLine="567"/>
              <w:jc w:val="both"/>
              <w:rPr>
                <w:rFonts w:ascii="Times New Roman" w:hAnsi="Times New Roman" w:cs="Times New Roman"/>
                <w:sz w:val="20"/>
                <w:szCs w:val="20"/>
                <w:lang w:val="ru-RU"/>
              </w:rPr>
            </w:pPr>
          </w:p>
          <w:p w14:paraId="11711B73" w14:textId="2305D2BB" w:rsidR="008C3EAB" w:rsidRPr="00E35D97" w:rsidRDefault="008C3EAB" w:rsidP="008C3EAB">
            <w:pPr>
              <w:spacing w:line="360" w:lineRule="auto"/>
              <w:ind w:firstLine="567"/>
              <w:jc w:val="both"/>
              <w:rPr>
                <w:rFonts w:ascii="Times New Roman" w:hAnsi="Times New Roman" w:cs="Times New Roman"/>
                <w:sz w:val="20"/>
                <w:szCs w:val="20"/>
                <w:lang w:val="ru-RU"/>
              </w:rPr>
            </w:pPr>
            <w:r w:rsidRPr="00E35D97">
              <w:rPr>
                <w:rFonts w:ascii="Times New Roman" w:hAnsi="Times New Roman" w:cs="Times New Roman"/>
                <w:sz w:val="20"/>
                <w:szCs w:val="20"/>
                <w:lang w:val="ru-RU"/>
              </w:rPr>
              <w:t>П</w:t>
            </w:r>
            <w:r>
              <w:rPr>
                <w:rFonts w:ascii="Times New Roman" w:hAnsi="Times New Roman" w:cs="Times New Roman"/>
                <w:sz w:val="20"/>
                <w:szCs w:val="20"/>
                <w:lang w:val="ru-RU"/>
              </w:rPr>
              <w:t xml:space="preserve"> </w:t>
            </w:r>
            <w:r w:rsidRPr="00E35D97">
              <w:rPr>
                <w:rFonts w:ascii="Times New Roman" w:hAnsi="Times New Roman" w:cs="Times New Roman"/>
                <w:sz w:val="20"/>
                <w:szCs w:val="20"/>
                <w:lang w:val="ru-RU"/>
              </w:rPr>
              <w:t xml:space="preserve">р и м е ч а н и е – Значения коэффициентов </w:t>
            </w:r>
            <w:r w:rsidR="00BB5679" w:rsidRPr="00BB5679">
              <w:rPr>
                <w:rFonts w:ascii="Times New Roman" w:hAnsi="Times New Roman" w:cs="Times New Roman"/>
                <w:b/>
                <w:sz w:val="20"/>
                <w:szCs w:val="20"/>
                <w:highlight w:val="yellow"/>
                <w:lang w:val="ru-RU"/>
              </w:rPr>
              <w:t>могут</w:t>
            </w:r>
            <w:r w:rsidRPr="00E35D97">
              <w:rPr>
                <w:rFonts w:ascii="Times New Roman" w:hAnsi="Times New Roman" w:cs="Times New Roman"/>
                <w:sz w:val="20"/>
                <w:szCs w:val="20"/>
                <w:lang w:val="ru-RU"/>
              </w:rPr>
              <w:t xml:space="preserve"> различаться в различных направлениях.</w:t>
            </w:r>
          </w:p>
          <w:p w14:paraId="3B36CD2A" w14:textId="77777777" w:rsidR="008C3EAB" w:rsidRPr="008C3EAB" w:rsidRDefault="008C3EAB" w:rsidP="002C063F">
            <w:pPr>
              <w:spacing w:line="360" w:lineRule="auto"/>
              <w:jc w:val="center"/>
              <w:rPr>
                <w:rFonts w:ascii="Times New Roman" w:hAnsi="Times New Roman" w:cs="Times New Roman"/>
                <w:lang w:val="ru-RU"/>
              </w:rPr>
            </w:pPr>
          </w:p>
        </w:tc>
      </w:tr>
    </w:tbl>
    <w:p w14:paraId="2E813B27" w14:textId="77777777" w:rsidR="00D506B4" w:rsidRPr="00B85F8B" w:rsidRDefault="0097475D" w:rsidP="00BE08D1">
      <w:pPr>
        <w:pStyle w:val="1"/>
        <w:tabs>
          <w:tab w:val="left" w:pos="567"/>
        </w:tabs>
        <w:spacing w:line="360" w:lineRule="auto"/>
        <w:jc w:val="center"/>
        <w:rPr>
          <w:rFonts w:ascii="Times New Roman" w:hAnsi="Times New Roman"/>
          <w:sz w:val="24"/>
          <w:szCs w:val="24"/>
          <w:highlight w:val="green"/>
          <w:lang w:val="ru-RU"/>
        </w:rPr>
      </w:pPr>
      <w:bookmarkStart w:id="223" w:name="_Библиография"/>
      <w:bookmarkEnd w:id="223"/>
      <w:r w:rsidRPr="007166B9">
        <w:br w:type="page"/>
      </w:r>
      <w:hyperlink w:anchor="_Библиография" w:history="1">
        <w:bookmarkStart w:id="224" w:name="_Toc524103803"/>
        <w:r w:rsidR="00D506B4" w:rsidRPr="00B85F8B">
          <w:rPr>
            <w:rStyle w:val="ab"/>
            <w:rFonts w:ascii="Times New Roman" w:hAnsi="Times New Roman"/>
            <w:color w:val="auto"/>
            <w:sz w:val="24"/>
            <w:szCs w:val="24"/>
            <w:highlight w:val="green"/>
            <w:u w:val="none"/>
            <w:lang w:val="ru-RU"/>
          </w:rPr>
          <w:t>Библиография</w:t>
        </w:r>
        <w:bookmarkEnd w:id="224"/>
      </w:hyperlink>
    </w:p>
    <w:p w14:paraId="2EC71339" w14:textId="77777777" w:rsidR="00400DD2" w:rsidRPr="00B85F8B" w:rsidRDefault="00400DD2" w:rsidP="00BE08D1">
      <w:pPr>
        <w:pStyle w:val="1"/>
        <w:spacing w:line="360" w:lineRule="auto"/>
        <w:jc w:val="center"/>
        <w:rPr>
          <w:rFonts w:ascii="Times New Roman" w:hAnsi="Times New Roman"/>
          <w:sz w:val="24"/>
          <w:szCs w:val="24"/>
          <w:highlight w:val="green"/>
          <w:lang w:val="ru-RU"/>
        </w:rPr>
      </w:pPr>
    </w:p>
    <w:p w14:paraId="26393332" w14:textId="77777777" w:rsidR="00400DD2" w:rsidRPr="00B85F8B" w:rsidRDefault="00400DD2" w:rsidP="002C063F">
      <w:pPr>
        <w:numPr>
          <w:ilvl w:val="0"/>
          <w:numId w:val="37"/>
        </w:numPr>
        <w:spacing w:after="120" w:line="360" w:lineRule="auto"/>
        <w:jc w:val="both"/>
        <w:rPr>
          <w:rFonts w:ascii="Times New Roman" w:hAnsi="Times New Roman" w:cs="Times New Roman"/>
          <w:highlight w:val="green"/>
          <w:lang w:val="ru-RU"/>
        </w:rPr>
      </w:pPr>
      <w:r w:rsidRPr="00B85F8B">
        <w:rPr>
          <w:rFonts w:ascii="Times New Roman" w:hAnsi="Times New Roman" w:cs="Times New Roman"/>
          <w:highlight w:val="green"/>
          <w:lang w:val="ru-RU"/>
        </w:rPr>
        <w:t xml:space="preserve">Федеральный закон от 30 декабря 2009 г. № 384-ФЗ «Технический регламент о безопасности </w:t>
      </w:r>
      <w:r w:rsidR="00DA372A" w:rsidRPr="00B85F8B">
        <w:rPr>
          <w:rFonts w:ascii="Times New Roman" w:hAnsi="Times New Roman" w:cs="Times New Roman"/>
          <w:highlight w:val="green"/>
          <w:lang w:val="ru-RU"/>
        </w:rPr>
        <w:t xml:space="preserve">зданий и </w:t>
      </w:r>
      <w:r w:rsidRPr="00B85F8B">
        <w:rPr>
          <w:rFonts w:ascii="Times New Roman" w:hAnsi="Times New Roman" w:cs="Times New Roman"/>
          <w:highlight w:val="green"/>
          <w:lang w:val="ru-RU"/>
        </w:rPr>
        <w:t>сооружений»</w:t>
      </w:r>
    </w:p>
    <w:p w14:paraId="7B6DD58F" w14:textId="77777777" w:rsidR="00400DD2" w:rsidRPr="00B85F8B" w:rsidRDefault="00400DD2" w:rsidP="002C063F">
      <w:pPr>
        <w:numPr>
          <w:ilvl w:val="0"/>
          <w:numId w:val="37"/>
        </w:numPr>
        <w:spacing w:after="120" w:line="360" w:lineRule="auto"/>
        <w:jc w:val="both"/>
        <w:rPr>
          <w:rFonts w:ascii="Times New Roman" w:hAnsi="Times New Roman" w:cs="Times New Roman"/>
          <w:highlight w:val="green"/>
          <w:lang w:val="ru-RU"/>
        </w:rPr>
      </w:pPr>
      <w:r w:rsidRPr="00B85F8B">
        <w:rPr>
          <w:rFonts w:ascii="Times New Roman" w:hAnsi="Times New Roman" w:cs="Times New Roman"/>
          <w:highlight w:val="green"/>
          <w:lang w:val="ru-RU"/>
        </w:rPr>
        <w:t xml:space="preserve">Приказ Министерства регионального развития Российской Федерации от 30 декабря 2009 г. № 624 «Об утверждении </w:t>
      </w:r>
      <w:r w:rsidR="008C3EAB" w:rsidRPr="00B85F8B">
        <w:rPr>
          <w:rFonts w:ascii="Times New Roman" w:hAnsi="Times New Roman" w:cs="Times New Roman"/>
          <w:highlight w:val="green"/>
          <w:lang w:val="ru-RU"/>
        </w:rPr>
        <w:t>П</w:t>
      </w:r>
      <w:r w:rsidRPr="00B85F8B">
        <w:rPr>
          <w:rFonts w:ascii="Times New Roman" w:hAnsi="Times New Roman" w:cs="Times New Roman"/>
          <w:highlight w:val="green"/>
          <w:lang w:val="ru-RU"/>
        </w:rPr>
        <w:t>еречня видов работ по инженерным изысканиям, по подготовке проектной документации, по строительству, реконструкции, капитальному ремонту объектов капитального строительства, которые оказывают влияние на безопасность объектов капитального строительства»</w:t>
      </w:r>
      <w:r w:rsidR="00806968" w:rsidRPr="00B85F8B">
        <w:rPr>
          <w:rFonts w:ascii="Times New Roman" w:hAnsi="Times New Roman" w:cs="Times New Roman"/>
          <w:highlight w:val="green"/>
          <w:lang w:val="ru-RU"/>
        </w:rPr>
        <w:t xml:space="preserve"> (зарегистрирован в Министерстве юстиции </w:t>
      </w:r>
      <w:r w:rsidR="00DA372A" w:rsidRPr="00B85F8B">
        <w:rPr>
          <w:rFonts w:ascii="Times New Roman" w:hAnsi="Times New Roman" w:cs="Times New Roman"/>
          <w:highlight w:val="green"/>
          <w:lang w:val="ru-RU"/>
        </w:rPr>
        <w:t>Российской Федерации 15 апреля 2010 г., регистрационный № 16</w:t>
      </w:r>
      <w:r w:rsidR="008C3EAB" w:rsidRPr="00B85F8B">
        <w:rPr>
          <w:rFonts w:ascii="Times New Roman" w:hAnsi="Times New Roman" w:cs="Times New Roman"/>
          <w:highlight w:val="green"/>
          <w:lang w:val="ru-RU"/>
        </w:rPr>
        <w:t>9</w:t>
      </w:r>
      <w:r w:rsidR="00DA372A" w:rsidRPr="00B85F8B">
        <w:rPr>
          <w:rFonts w:ascii="Times New Roman" w:hAnsi="Times New Roman" w:cs="Times New Roman"/>
          <w:highlight w:val="green"/>
          <w:lang w:val="ru-RU"/>
        </w:rPr>
        <w:t>02)</w:t>
      </w:r>
    </w:p>
    <w:p w14:paraId="3FA6CB55" w14:textId="77777777" w:rsidR="00913E50" w:rsidRPr="007166B9" w:rsidRDefault="00913E50" w:rsidP="002C063F">
      <w:pPr>
        <w:spacing w:after="120" w:line="360" w:lineRule="auto"/>
        <w:ind w:left="550"/>
        <w:jc w:val="both"/>
        <w:rPr>
          <w:rFonts w:ascii="Times New Roman" w:hAnsi="Times New Roman" w:cs="Times New Roman"/>
          <w:lang w:val="ru-RU"/>
        </w:rPr>
      </w:pPr>
    </w:p>
    <w:p w14:paraId="7CD3436F" w14:textId="77777777" w:rsidR="00400DD2" w:rsidRPr="007166B9" w:rsidRDefault="00400DD2" w:rsidP="002C063F">
      <w:pPr>
        <w:spacing w:after="120" w:line="360" w:lineRule="auto"/>
        <w:ind w:left="567"/>
        <w:jc w:val="both"/>
        <w:rPr>
          <w:rFonts w:ascii="Times New Roman" w:hAnsi="Times New Roman" w:cs="Times New Roman"/>
          <w:lang w:val="ru-RU"/>
        </w:rPr>
      </w:pPr>
    </w:p>
    <w:p w14:paraId="4FCEE512" w14:textId="77777777" w:rsidR="008B6274" w:rsidRPr="007166B9" w:rsidRDefault="008B6274" w:rsidP="002C063F">
      <w:pPr>
        <w:spacing w:before="120" w:line="360" w:lineRule="auto"/>
        <w:ind w:firstLine="567"/>
        <w:jc w:val="both"/>
        <w:rPr>
          <w:rFonts w:ascii="Times New Roman" w:hAnsi="Times New Roman" w:cs="Times New Roman"/>
          <w:lang w:val="ru-RU"/>
        </w:rPr>
      </w:pPr>
    </w:p>
    <w:p w14:paraId="4F36C52C" w14:textId="49DB0CF7" w:rsidR="00C5173D" w:rsidRPr="007166B9" w:rsidRDefault="00C5173D" w:rsidP="002C063F">
      <w:pPr>
        <w:spacing w:before="120" w:line="360" w:lineRule="auto"/>
        <w:ind w:firstLine="567"/>
        <w:jc w:val="both"/>
        <w:rPr>
          <w:rFonts w:ascii="Times New Roman" w:hAnsi="Times New Roman" w:cs="Times New Roman"/>
          <w:lang w:val="ru-RU"/>
        </w:rPr>
      </w:pPr>
      <w:r w:rsidRPr="007166B9">
        <w:rPr>
          <w:rFonts w:ascii="Times New Roman" w:hAnsi="Times New Roman" w:cs="Times New Roman"/>
          <w:lang w:val="ru-RU"/>
        </w:rPr>
        <w:br w:type="page"/>
      </w:r>
      <w:r w:rsidR="0059644A" w:rsidRPr="007166B9">
        <w:rPr>
          <w:rFonts w:ascii="Times New Roman" w:hAnsi="Times New Roman" w:cs="Times New Roman"/>
          <w:noProof/>
        </w:rPr>
        <mc:AlternateContent>
          <mc:Choice Requires="wps">
            <w:drawing>
              <wp:anchor distT="4294967293" distB="4294967293" distL="114300" distR="114300" simplePos="0" relativeHeight="251656192" behindDoc="0" locked="0" layoutInCell="1" allowOverlap="1" wp14:anchorId="41AB6D88" wp14:editId="507C411E">
                <wp:simplePos x="0" y="0"/>
                <wp:positionH relativeFrom="column">
                  <wp:align>center</wp:align>
                </wp:positionH>
                <wp:positionV relativeFrom="paragraph">
                  <wp:posOffset>114299</wp:posOffset>
                </wp:positionV>
                <wp:extent cx="5760085" cy="0"/>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F4F492" id="Line 3" o:spid="_x0000_s1026" style="position:absolute;z-index:251656192;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page;mso-height-relative:page" from="0,9pt" to="453.5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"/>
            </w:pict>
          </mc:Fallback>
        </mc:AlternateContent>
      </w:r>
    </w:p>
    <w:p w14:paraId="0336F677" w14:textId="77777777" w:rsidR="001F5A75" w:rsidRDefault="0068679B" w:rsidP="002C063F">
      <w:pPr>
        <w:pStyle w:val="11"/>
        <w:spacing w:line="360" w:lineRule="auto"/>
        <w:ind w:left="0"/>
        <w:jc w:val="center"/>
        <w:rPr>
          <w:lang w:val="ru-RU"/>
        </w:rPr>
      </w:pPr>
      <w:r>
        <w:rPr>
          <w:lang w:val="ru-RU"/>
        </w:rPr>
        <w:lastRenderedPageBreak/>
        <w:t xml:space="preserve">УДК </w:t>
      </w:r>
      <w:r w:rsidR="001F5A75" w:rsidRPr="00260F2C">
        <w:rPr>
          <w:lang w:val="ru-RU"/>
        </w:rPr>
        <w:tab/>
      </w:r>
      <w:r w:rsidR="001F5A75" w:rsidRPr="00260F2C">
        <w:rPr>
          <w:lang w:val="ru-RU"/>
        </w:rPr>
        <w:tab/>
      </w:r>
      <w:r w:rsidR="001F5A75" w:rsidRPr="00260F2C">
        <w:rPr>
          <w:lang w:val="ru-RU"/>
        </w:rPr>
        <w:tab/>
      </w:r>
      <w:r w:rsidR="001F5A75" w:rsidRPr="00260F2C">
        <w:rPr>
          <w:lang w:val="ru-RU"/>
        </w:rPr>
        <w:tab/>
      </w:r>
      <w:r w:rsidR="001F5A75" w:rsidRPr="00260F2C">
        <w:rPr>
          <w:lang w:val="ru-RU"/>
        </w:rPr>
        <w:tab/>
      </w:r>
      <w:r w:rsidR="001F5A75" w:rsidRPr="00260F2C">
        <w:rPr>
          <w:lang w:val="ru-RU"/>
        </w:rPr>
        <w:tab/>
      </w:r>
      <w:r w:rsidR="00AB0054">
        <w:rPr>
          <w:lang w:val="ru-RU"/>
        </w:rPr>
        <w:t xml:space="preserve">     </w:t>
      </w:r>
      <w:r w:rsidR="001F5A75" w:rsidRPr="00260F2C">
        <w:rPr>
          <w:lang w:val="ru-RU"/>
        </w:rPr>
        <w:tab/>
      </w:r>
      <w:r w:rsidR="001F5A75" w:rsidRPr="00260F2C">
        <w:rPr>
          <w:lang w:val="ru-RU"/>
        </w:rPr>
        <w:tab/>
        <w:t>ОКС 91.100.10</w:t>
      </w:r>
    </w:p>
    <w:p w14:paraId="6E99DFA9" w14:textId="77777777" w:rsidR="00D03230" w:rsidRPr="007166B9" w:rsidRDefault="00D03230" w:rsidP="002C063F">
      <w:pPr>
        <w:autoSpaceDE w:val="0"/>
        <w:autoSpaceDN w:val="0"/>
        <w:adjustRightInd w:val="0"/>
        <w:spacing w:line="360" w:lineRule="auto"/>
        <w:ind w:firstLine="567"/>
        <w:jc w:val="both"/>
        <w:rPr>
          <w:rFonts w:ascii="Times New Roman" w:hAnsi="Times New Roman" w:cs="Times New Roman"/>
          <w:lang w:val="ru-RU"/>
        </w:rPr>
      </w:pPr>
    </w:p>
    <w:p w14:paraId="20264B96" w14:textId="77777777" w:rsidR="00D03230" w:rsidRPr="007166B9" w:rsidRDefault="00D03230" w:rsidP="002C063F">
      <w:pPr>
        <w:autoSpaceDE w:val="0"/>
        <w:autoSpaceDN w:val="0"/>
        <w:adjustRightInd w:val="0"/>
        <w:spacing w:line="360" w:lineRule="auto"/>
        <w:ind w:firstLine="567"/>
        <w:jc w:val="both"/>
        <w:rPr>
          <w:rFonts w:ascii="Times New Roman" w:hAnsi="Times New Roman" w:cs="Times New Roman"/>
          <w:lang w:val="ru-RU"/>
        </w:rPr>
      </w:pPr>
    </w:p>
    <w:p w14:paraId="782E8757" w14:textId="77777777" w:rsidR="00C5173D" w:rsidRPr="007166B9" w:rsidRDefault="00C5173D" w:rsidP="002C063F">
      <w:pPr>
        <w:autoSpaceDE w:val="0"/>
        <w:autoSpaceDN w:val="0"/>
        <w:adjustRightInd w:val="0"/>
        <w:spacing w:line="360" w:lineRule="auto"/>
        <w:jc w:val="both"/>
        <w:rPr>
          <w:rFonts w:ascii="Times New Roman" w:hAnsi="Times New Roman" w:cs="Times New Roman"/>
          <w:lang w:val="ru-RU"/>
        </w:rPr>
      </w:pPr>
      <w:r w:rsidRPr="007166B9">
        <w:rPr>
          <w:rFonts w:ascii="Times New Roman" w:hAnsi="Times New Roman" w:cs="Times New Roman"/>
          <w:lang w:val="ru-RU"/>
        </w:rPr>
        <w:t>Ключевые слова:</w:t>
      </w:r>
      <w:r w:rsidR="00EC6B0E" w:rsidRPr="007166B9">
        <w:rPr>
          <w:rFonts w:ascii="Times New Roman" w:hAnsi="Times New Roman" w:cs="Times New Roman"/>
          <w:lang w:val="ru-RU"/>
        </w:rPr>
        <w:t xml:space="preserve"> </w:t>
      </w:r>
      <w:r w:rsidRPr="007166B9">
        <w:rPr>
          <w:rFonts w:ascii="Times New Roman" w:hAnsi="Times New Roman" w:cs="Times New Roman"/>
          <w:lang w:val="ru-RU"/>
        </w:rPr>
        <w:t>землетрясение, карты сейсмического районирования, каталог землетрясений, сейсмичность, балл, сейсмическое воздействие, спектр реакции (ответа), акселерограмма землетрясения, ускорение, уровень ускорения, скорость, сейсмическая жесткость, грунт</w:t>
      </w:r>
    </w:p>
    <w:p w14:paraId="2C0B0A3F" w14:textId="140C6204" w:rsidR="00C5173D" w:rsidRPr="007166B9" w:rsidRDefault="0059644A" w:rsidP="002C063F">
      <w:pPr>
        <w:pStyle w:val="11"/>
        <w:spacing w:line="360" w:lineRule="auto"/>
        <w:rPr>
          <w:rFonts w:ascii="Times New Roman" w:hAnsi="Times New Roman" w:cs="Times New Roman"/>
          <w:b/>
          <w:bCs/>
          <w:lang w:val="ru-RU"/>
        </w:rPr>
      </w:pPr>
      <w:r w:rsidRPr="007166B9">
        <w:rPr>
          <w:rFonts w:ascii="Times New Roman" w:hAnsi="Times New Roman" w:cs="Times New Roman"/>
          <w:noProof/>
        </w:rPr>
        <mc:AlternateContent>
          <mc:Choice Requires="wps">
            <w:drawing>
              <wp:anchor distT="4294967293" distB="4294967293" distL="114300" distR="114300" simplePos="0" relativeHeight="251657216" behindDoc="0" locked="0" layoutInCell="1" allowOverlap="1" wp14:anchorId="6895C748" wp14:editId="6B360FE3">
                <wp:simplePos x="0" y="0"/>
                <wp:positionH relativeFrom="column">
                  <wp:align>center</wp:align>
                </wp:positionH>
                <wp:positionV relativeFrom="paragraph">
                  <wp:posOffset>114299</wp:posOffset>
                </wp:positionV>
                <wp:extent cx="5760085" cy="0"/>
                <wp:effectExtent l="0" t="0" r="0" b="0"/>
                <wp:wrapNone/>
                <wp:docPr id="1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2E1878" id="Line 4" o:spid="_x0000_s1026" style="position:absolute;z-index:251657216;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page;mso-height-relative:page" from="0,9pt" to="453.5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"/>
            </w:pict>
          </mc:Fallback>
        </mc:AlternateContent>
      </w:r>
    </w:p>
    <w:p w14:paraId="3E94CD42" w14:textId="77777777" w:rsidR="002C063F" w:rsidRDefault="002C063F" w:rsidP="00FB6382">
      <w:pPr>
        <w:pStyle w:val="11"/>
        <w:ind w:left="0"/>
        <w:rPr>
          <w:rFonts w:ascii="Times New Roman" w:hAnsi="Times New Roman" w:cs="Times New Roman"/>
          <w:b/>
          <w:lang w:val="ru-RU"/>
        </w:rPr>
      </w:pPr>
    </w:p>
    <w:p w14:paraId="6D93238E" w14:textId="77777777" w:rsidR="002C063F" w:rsidRDefault="002C063F" w:rsidP="00FB6382">
      <w:pPr>
        <w:pStyle w:val="11"/>
        <w:ind w:left="0"/>
        <w:rPr>
          <w:rFonts w:ascii="Times New Roman" w:hAnsi="Times New Roman" w:cs="Times New Roman"/>
          <w:b/>
          <w:lang w:val="ru-RU"/>
        </w:rPr>
      </w:pPr>
    </w:p>
    <w:p w14:paraId="40C802D6" w14:textId="77777777" w:rsidR="00FB6382" w:rsidRPr="007166B9" w:rsidRDefault="00F934A9" w:rsidP="00FB6382">
      <w:pPr>
        <w:pStyle w:val="11"/>
        <w:ind w:left="0"/>
        <w:rPr>
          <w:rFonts w:ascii="Times New Roman" w:hAnsi="Times New Roman" w:cs="Times New Roman"/>
          <w:b/>
          <w:lang w:val="ru-RU"/>
        </w:rPr>
      </w:pPr>
      <w:r w:rsidRPr="007166B9">
        <w:rPr>
          <w:rFonts w:ascii="Times New Roman" w:hAnsi="Times New Roman" w:cs="Times New Roman"/>
          <w:b/>
          <w:lang w:val="ru-RU"/>
        </w:rPr>
        <w:t xml:space="preserve">Руководитель </w:t>
      </w:r>
    </w:p>
    <w:tbl>
      <w:tblPr>
        <w:tblW w:w="0" w:type="auto"/>
        <w:tblBorders>
          <w:insideH w:val="single" w:sz="4" w:space="0" w:color="auto"/>
        </w:tblBorders>
        <w:tblLook w:val="01E0" w:firstRow="1" w:lastRow="1" w:firstColumn="1" w:lastColumn="1" w:noHBand="0" w:noVBand="0"/>
      </w:tblPr>
      <w:tblGrid>
        <w:gridCol w:w="1963"/>
        <w:gridCol w:w="2317"/>
        <w:gridCol w:w="1088"/>
        <w:gridCol w:w="1391"/>
        <w:gridCol w:w="2311"/>
      </w:tblGrid>
      <w:tr w:rsidR="00FB6382" w:rsidRPr="00780C90" w14:paraId="72005A62" w14:textId="77777777">
        <w:trPr>
          <w:gridAfter w:val="3"/>
          <w:wAfter w:w="4925" w:type="dxa"/>
        </w:trPr>
        <w:tc>
          <w:tcPr>
            <w:tcW w:w="4361" w:type="dxa"/>
            <w:gridSpan w:val="2"/>
            <w:shd w:val="clear" w:color="auto" w:fill="auto"/>
          </w:tcPr>
          <w:p w14:paraId="54219625" w14:textId="77777777" w:rsidR="00197632" w:rsidRPr="007166B9" w:rsidRDefault="000136D4" w:rsidP="000136D4">
            <w:pPr>
              <w:pStyle w:val="11"/>
              <w:ind w:left="0"/>
              <w:rPr>
                <w:rFonts w:ascii="Times New Roman" w:hAnsi="Times New Roman" w:cs="Times New Roman"/>
                <w:b/>
                <w:lang w:val="ru-RU"/>
              </w:rPr>
            </w:pPr>
            <w:r w:rsidRPr="007166B9">
              <w:rPr>
                <w:rFonts w:ascii="Times New Roman" w:hAnsi="Times New Roman" w:cs="Times New Roman"/>
                <w:b/>
                <w:lang w:val="ru-RU"/>
              </w:rPr>
              <w:t xml:space="preserve">ФГБУН </w:t>
            </w:r>
            <w:r w:rsidR="00FB6382" w:rsidRPr="007166B9">
              <w:rPr>
                <w:rFonts w:ascii="Times New Roman" w:hAnsi="Times New Roman" w:cs="Times New Roman"/>
                <w:b/>
                <w:lang w:val="ru-RU"/>
              </w:rPr>
              <w:t>И</w:t>
            </w:r>
            <w:r w:rsidRPr="007166B9">
              <w:rPr>
                <w:rFonts w:ascii="Times New Roman" w:hAnsi="Times New Roman" w:cs="Times New Roman"/>
                <w:b/>
                <w:lang w:val="ru-RU"/>
              </w:rPr>
              <w:t xml:space="preserve">нститут физики </w:t>
            </w:r>
            <w:r w:rsidR="00FB6382" w:rsidRPr="007166B9">
              <w:rPr>
                <w:rFonts w:ascii="Times New Roman" w:hAnsi="Times New Roman" w:cs="Times New Roman"/>
                <w:b/>
                <w:lang w:val="ru-RU"/>
              </w:rPr>
              <w:t>З</w:t>
            </w:r>
            <w:r w:rsidRPr="007166B9">
              <w:rPr>
                <w:rFonts w:ascii="Times New Roman" w:hAnsi="Times New Roman" w:cs="Times New Roman"/>
                <w:b/>
                <w:lang w:val="ru-RU"/>
              </w:rPr>
              <w:t xml:space="preserve">емли </w:t>
            </w:r>
          </w:p>
          <w:p w14:paraId="2789F172" w14:textId="77777777" w:rsidR="00FB6382" w:rsidRPr="007166B9" w:rsidRDefault="00FB6382" w:rsidP="000136D4">
            <w:pPr>
              <w:pStyle w:val="11"/>
              <w:ind w:left="0"/>
              <w:rPr>
                <w:rFonts w:ascii="Times New Roman" w:hAnsi="Times New Roman" w:cs="Times New Roman"/>
                <w:b/>
                <w:lang w:val="ru-RU"/>
              </w:rPr>
            </w:pPr>
            <w:r w:rsidRPr="007166B9">
              <w:rPr>
                <w:rFonts w:ascii="Times New Roman" w:hAnsi="Times New Roman" w:cs="Times New Roman"/>
                <w:b/>
                <w:lang w:val="ru-RU"/>
              </w:rPr>
              <w:t>им. О.Ю. Шмидта РАН</w:t>
            </w:r>
            <w:r w:rsidR="000136D4" w:rsidRPr="007166B9">
              <w:rPr>
                <w:rFonts w:ascii="Times New Roman" w:hAnsi="Times New Roman" w:cs="Times New Roman"/>
                <w:b/>
                <w:lang w:val="ru-RU"/>
              </w:rPr>
              <w:t xml:space="preserve"> (ИФЗ РАН)</w:t>
            </w:r>
          </w:p>
        </w:tc>
      </w:tr>
      <w:tr w:rsidR="00FB6382" w:rsidRPr="007166B9" w14:paraId="791E227A" w14:textId="77777777">
        <w:trPr>
          <w:gridAfter w:val="3"/>
          <w:wAfter w:w="4925" w:type="dxa"/>
        </w:trPr>
        <w:tc>
          <w:tcPr>
            <w:tcW w:w="4361" w:type="dxa"/>
            <w:gridSpan w:val="2"/>
            <w:shd w:val="clear" w:color="auto" w:fill="auto"/>
          </w:tcPr>
          <w:p w14:paraId="129855BE" w14:textId="77777777" w:rsidR="00FB6382" w:rsidRPr="007166B9" w:rsidRDefault="00FB6382" w:rsidP="00C90F29">
            <w:pPr>
              <w:pStyle w:val="11"/>
              <w:ind w:left="0"/>
              <w:jc w:val="center"/>
              <w:rPr>
                <w:rFonts w:ascii="Times New Roman" w:hAnsi="Times New Roman" w:cs="Times New Roman"/>
                <w:b/>
                <w:lang w:val="ru-RU"/>
              </w:rPr>
            </w:pPr>
            <w:r w:rsidRPr="007166B9">
              <w:rPr>
                <w:rFonts w:ascii="Times New Roman" w:hAnsi="Times New Roman" w:cs="Times New Roman"/>
                <w:b/>
                <w:lang w:val="ru-RU"/>
              </w:rPr>
              <w:t>наименование организации</w:t>
            </w:r>
          </w:p>
        </w:tc>
      </w:tr>
      <w:tr w:rsidR="00F934A9" w:rsidRPr="007166B9" w14:paraId="79837142" w14:textId="77777777">
        <w:tblPrEx>
          <w:tblBorders>
            <w:insideH w:val="none" w:sz="0" w:space="0" w:color="auto"/>
          </w:tblBorders>
        </w:tblPrEx>
        <w:tc>
          <w:tcPr>
            <w:tcW w:w="1978" w:type="dxa"/>
            <w:shd w:val="clear" w:color="auto" w:fill="auto"/>
          </w:tcPr>
          <w:p w14:paraId="141D94F7" w14:textId="77777777" w:rsidR="00FB6382" w:rsidRPr="007166B9" w:rsidRDefault="00FB6382" w:rsidP="00C90F29">
            <w:pPr>
              <w:rPr>
                <w:rFonts w:ascii="Times New Roman" w:hAnsi="Times New Roman" w:cs="Times New Roman"/>
                <w:lang w:val="ru-RU"/>
              </w:rPr>
            </w:pPr>
          </w:p>
        </w:tc>
        <w:tc>
          <w:tcPr>
            <w:tcW w:w="3520" w:type="dxa"/>
            <w:gridSpan w:val="2"/>
            <w:shd w:val="clear" w:color="auto" w:fill="auto"/>
          </w:tcPr>
          <w:p w14:paraId="4DE877E9" w14:textId="77777777" w:rsidR="00FB6382" w:rsidRPr="007166B9" w:rsidRDefault="00FB6382" w:rsidP="00C90F29">
            <w:pPr>
              <w:rPr>
                <w:rFonts w:ascii="Times New Roman" w:hAnsi="Times New Roman" w:cs="Times New Roman"/>
                <w:lang w:val="ru-RU"/>
              </w:rPr>
            </w:pPr>
          </w:p>
          <w:p w14:paraId="6A4CF79D" w14:textId="77777777" w:rsidR="00FB6382" w:rsidRPr="007166B9" w:rsidRDefault="00FB6382" w:rsidP="00C90F29">
            <w:pPr>
              <w:rPr>
                <w:rFonts w:ascii="Times New Roman" w:hAnsi="Times New Roman" w:cs="Times New Roman"/>
                <w:u w:val="single"/>
                <w:lang w:val="ru-RU"/>
              </w:rPr>
            </w:pPr>
            <w:r w:rsidRPr="007166B9">
              <w:rPr>
                <w:rFonts w:ascii="Times New Roman" w:hAnsi="Times New Roman" w:cs="Times New Roman"/>
                <w:u w:val="single"/>
                <w:lang w:val="ru-RU"/>
              </w:rPr>
              <w:t>Директор ИФЗ РАН</w:t>
            </w:r>
          </w:p>
        </w:tc>
        <w:tc>
          <w:tcPr>
            <w:tcW w:w="1466" w:type="dxa"/>
            <w:tcBorders>
              <w:bottom w:val="single" w:sz="4" w:space="0" w:color="auto"/>
            </w:tcBorders>
            <w:shd w:val="clear" w:color="auto" w:fill="auto"/>
          </w:tcPr>
          <w:p w14:paraId="25C4374D" w14:textId="77777777" w:rsidR="00FB6382" w:rsidRPr="007166B9" w:rsidRDefault="00FB6382" w:rsidP="00C90F29">
            <w:pPr>
              <w:jc w:val="center"/>
              <w:rPr>
                <w:rFonts w:ascii="Times New Roman" w:hAnsi="Times New Roman" w:cs="Times New Roman"/>
                <w:lang w:val="ru-RU"/>
              </w:rPr>
            </w:pPr>
          </w:p>
        </w:tc>
        <w:tc>
          <w:tcPr>
            <w:tcW w:w="2322" w:type="dxa"/>
            <w:shd w:val="clear" w:color="auto" w:fill="auto"/>
          </w:tcPr>
          <w:p w14:paraId="738A42B6" w14:textId="77777777" w:rsidR="00FB6382" w:rsidRPr="007166B9" w:rsidRDefault="00FB6382" w:rsidP="00C90F29">
            <w:pPr>
              <w:ind w:firstLine="284"/>
              <w:rPr>
                <w:rFonts w:ascii="Times New Roman" w:hAnsi="Times New Roman" w:cs="Times New Roman"/>
                <w:u w:val="single"/>
                <w:lang w:val="ru-RU"/>
              </w:rPr>
            </w:pPr>
          </w:p>
          <w:p w14:paraId="1A2E33BC" w14:textId="77777777" w:rsidR="00FB6382" w:rsidRPr="007166B9" w:rsidRDefault="00FB6382" w:rsidP="00C90F29">
            <w:pPr>
              <w:ind w:firstLine="284"/>
              <w:rPr>
                <w:rFonts w:ascii="Times New Roman" w:hAnsi="Times New Roman" w:cs="Times New Roman"/>
                <w:u w:val="single"/>
                <w:lang w:val="ru-RU"/>
              </w:rPr>
            </w:pPr>
            <w:r w:rsidRPr="007166B9">
              <w:rPr>
                <w:rFonts w:ascii="Times New Roman" w:hAnsi="Times New Roman" w:cs="Times New Roman"/>
                <w:u w:val="single"/>
                <w:lang w:val="ru-RU"/>
              </w:rPr>
              <w:t>С.А.Тихоцкий</w:t>
            </w:r>
          </w:p>
        </w:tc>
      </w:tr>
      <w:tr w:rsidR="00F934A9" w:rsidRPr="007166B9" w14:paraId="364F37C5" w14:textId="77777777">
        <w:tblPrEx>
          <w:tblBorders>
            <w:insideH w:val="none" w:sz="0" w:space="0" w:color="auto"/>
          </w:tblBorders>
        </w:tblPrEx>
        <w:tc>
          <w:tcPr>
            <w:tcW w:w="1978" w:type="dxa"/>
            <w:shd w:val="clear" w:color="auto" w:fill="auto"/>
          </w:tcPr>
          <w:p w14:paraId="429CF97F" w14:textId="77777777" w:rsidR="00FB6382" w:rsidRPr="007166B9" w:rsidRDefault="00FB6382" w:rsidP="00C90F29">
            <w:pPr>
              <w:rPr>
                <w:rFonts w:ascii="Times New Roman" w:hAnsi="Times New Roman" w:cs="Times New Roman"/>
                <w:lang w:val="ru-RU"/>
              </w:rPr>
            </w:pPr>
          </w:p>
          <w:p w14:paraId="1B1C552E" w14:textId="77777777" w:rsidR="00F934A9" w:rsidRPr="007166B9" w:rsidRDefault="00F934A9" w:rsidP="00C90F29">
            <w:pPr>
              <w:rPr>
                <w:rFonts w:ascii="Times New Roman" w:hAnsi="Times New Roman" w:cs="Times New Roman"/>
                <w:lang w:val="ru-RU"/>
              </w:rPr>
            </w:pPr>
          </w:p>
          <w:p w14:paraId="28FC8999" w14:textId="77777777" w:rsidR="00FB6382" w:rsidRPr="007166B9" w:rsidRDefault="00F934A9" w:rsidP="00C90F29">
            <w:pPr>
              <w:rPr>
                <w:rFonts w:ascii="Times New Roman" w:hAnsi="Times New Roman" w:cs="Times New Roman"/>
                <w:lang w:val="ru-RU"/>
              </w:rPr>
            </w:pPr>
            <w:r w:rsidRPr="007166B9">
              <w:rPr>
                <w:rFonts w:ascii="Times New Roman" w:hAnsi="Times New Roman" w:cs="Times New Roman"/>
                <w:lang w:val="ru-RU"/>
              </w:rPr>
              <w:t>Руководитель</w:t>
            </w:r>
            <w:r w:rsidR="00FB6382" w:rsidRPr="007166B9">
              <w:rPr>
                <w:rFonts w:ascii="Times New Roman" w:hAnsi="Times New Roman" w:cs="Times New Roman"/>
                <w:lang w:val="ru-RU"/>
              </w:rPr>
              <w:t xml:space="preserve"> </w:t>
            </w:r>
          </w:p>
          <w:p w14:paraId="7B377BC9" w14:textId="77777777" w:rsidR="00FB6382" w:rsidRPr="007166B9" w:rsidRDefault="00F934A9" w:rsidP="00C90F29">
            <w:pPr>
              <w:rPr>
                <w:rFonts w:ascii="Times New Roman" w:hAnsi="Times New Roman" w:cs="Times New Roman"/>
                <w:lang w:val="ru-RU"/>
              </w:rPr>
            </w:pPr>
            <w:r w:rsidRPr="007166B9">
              <w:rPr>
                <w:rFonts w:ascii="Times New Roman" w:hAnsi="Times New Roman" w:cs="Times New Roman"/>
                <w:lang w:val="ru-RU"/>
              </w:rPr>
              <w:t>разработки</w:t>
            </w:r>
          </w:p>
        </w:tc>
        <w:tc>
          <w:tcPr>
            <w:tcW w:w="3520" w:type="dxa"/>
            <w:gridSpan w:val="2"/>
            <w:shd w:val="clear" w:color="auto" w:fill="auto"/>
          </w:tcPr>
          <w:p w14:paraId="1A94B99F" w14:textId="77777777" w:rsidR="00FB6382" w:rsidRPr="007166B9" w:rsidRDefault="00FB6382" w:rsidP="00C90F29">
            <w:pPr>
              <w:rPr>
                <w:rFonts w:ascii="Times New Roman" w:hAnsi="Times New Roman" w:cs="Times New Roman"/>
                <w:lang w:val="ru-RU"/>
              </w:rPr>
            </w:pPr>
          </w:p>
          <w:p w14:paraId="56A1B5F1" w14:textId="77777777" w:rsidR="00F934A9" w:rsidRPr="007166B9" w:rsidRDefault="00F934A9" w:rsidP="00C90F29">
            <w:pPr>
              <w:rPr>
                <w:rFonts w:ascii="Times New Roman" w:hAnsi="Times New Roman" w:cs="Times New Roman"/>
                <w:lang w:val="ru-RU"/>
              </w:rPr>
            </w:pPr>
          </w:p>
          <w:p w14:paraId="14CDCCB3" w14:textId="77777777" w:rsidR="00D41915" w:rsidRPr="007166B9" w:rsidRDefault="00D41915" w:rsidP="00C90F29">
            <w:pPr>
              <w:rPr>
                <w:rFonts w:ascii="Times New Roman" w:hAnsi="Times New Roman" w:cs="Times New Roman"/>
                <w:lang w:val="ru-RU"/>
              </w:rPr>
            </w:pPr>
          </w:p>
          <w:p w14:paraId="3632A2F4" w14:textId="77777777" w:rsidR="00FB6382" w:rsidRPr="007166B9" w:rsidRDefault="00FB6382" w:rsidP="00D41915">
            <w:pPr>
              <w:rPr>
                <w:rFonts w:ascii="Times New Roman" w:hAnsi="Times New Roman" w:cs="Times New Roman"/>
                <w:u w:val="single"/>
                <w:lang w:val="ru-RU"/>
              </w:rPr>
            </w:pPr>
            <w:r w:rsidRPr="007166B9">
              <w:rPr>
                <w:rFonts w:ascii="Times New Roman" w:hAnsi="Times New Roman" w:cs="Times New Roman"/>
                <w:u w:val="single"/>
                <w:lang w:val="ru-RU"/>
              </w:rPr>
              <w:t>За</w:t>
            </w:r>
            <w:r w:rsidR="00D41915" w:rsidRPr="007166B9">
              <w:rPr>
                <w:rFonts w:ascii="Times New Roman" w:hAnsi="Times New Roman" w:cs="Times New Roman"/>
                <w:u w:val="single"/>
                <w:lang w:val="ru-RU"/>
              </w:rPr>
              <w:t>ведующий отделом</w:t>
            </w:r>
            <w:r w:rsidRPr="007166B9">
              <w:rPr>
                <w:rFonts w:ascii="Times New Roman" w:hAnsi="Times New Roman" w:cs="Times New Roman"/>
                <w:u w:val="single"/>
                <w:lang w:val="ru-RU"/>
              </w:rPr>
              <w:t xml:space="preserve"> </w:t>
            </w:r>
          </w:p>
        </w:tc>
        <w:tc>
          <w:tcPr>
            <w:tcW w:w="1466" w:type="dxa"/>
            <w:tcBorders>
              <w:top w:val="single" w:sz="4" w:space="0" w:color="auto"/>
              <w:bottom w:val="single" w:sz="4" w:space="0" w:color="auto"/>
            </w:tcBorders>
            <w:shd w:val="clear" w:color="auto" w:fill="auto"/>
          </w:tcPr>
          <w:p w14:paraId="4FA23FC2" w14:textId="77777777" w:rsidR="00FB6382" w:rsidRPr="007166B9" w:rsidRDefault="00FB6382" w:rsidP="00C90F29">
            <w:pPr>
              <w:jc w:val="center"/>
              <w:rPr>
                <w:rFonts w:ascii="Times New Roman" w:hAnsi="Times New Roman" w:cs="Times New Roman"/>
                <w:lang w:val="ru-RU"/>
              </w:rPr>
            </w:pPr>
          </w:p>
        </w:tc>
        <w:tc>
          <w:tcPr>
            <w:tcW w:w="2322" w:type="dxa"/>
            <w:shd w:val="clear" w:color="auto" w:fill="auto"/>
          </w:tcPr>
          <w:p w14:paraId="1E74DC81" w14:textId="77777777" w:rsidR="00FB6382" w:rsidRPr="007166B9" w:rsidRDefault="00FB6382" w:rsidP="00C90F29">
            <w:pPr>
              <w:ind w:firstLine="284"/>
              <w:rPr>
                <w:rFonts w:ascii="Times New Roman" w:hAnsi="Times New Roman" w:cs="Times New Roman"/>
                <w:u w:val="single"/>
                <w:lang w:val="ru-RU"/>
              </w:rPr>
            </w:pPr>
          </w:p>
          <w:p w14:paraId="043C1157" w14:textId="77777777" w:rsidR="00F934A9" w:rsidRPr="007166B9" w:rsidRDefault="00F934A9" w:rsidP="00C90F29">
            <w:pPr>
              <w:ind w:firstLine="284"/>
              <w:rPr>
                <w:rFonts w:ascii="Times New Roman" w:hAnsi="Times New Roman" w:cs="Times New Roman"/>
                <w:u w:val="single"/>
                <w:lang w:val="ru-RU"/>
              </w:rPr>
            </w:pPr>
          </w:p>
          <w:p w14:paraId="0F71ED3B" w14:textId="77777777" w:rsidR="00FB6382" w:rsidRPr="007166B9" w:rsidRDefault="00FB6382" w:rsidP="00C90F29">
            <w:pPr>
              <w:ind w:firstLine="284"/>
              <w:rPr>
                <w:rFonts w:ascii="Times New Roman" w:hAnsi="Times New Roman" w:cs="Times New Roman"/>
                <w:u w:val="single"/>
                <w:lang w:val="ru-RU"/>
              </w:rPr>
            </w:pPr>
          </w:p>
          <w:p w14:paraId="20A6B3DF" w14:textId="77777777" w:rsidR="00FB6382" w:rsidRPr="007166B9" w:rsidRDefault="00FB6382" w:rsidP="00C90F29">
            <w:pPr>
              <w:ind w:firstLine="284"/>
              <w:rPr>
                <w:rFonts w:ascii="Times New Roman" w:hAnsi="Times New Roman" w:cs="Times New Roman"/>
                <w:u w:val="single"/>
                <w:lang w:val="ru-RU"/>
              </w:rPr>
            </w:pPr>
            <w:r w:rsidRPr="007166B9">
              <w:rPr>
                <w:rFonts w:ascii="Times New Roman" w:hAnsi="Times New Roman" w:cs="Times New Roman"/>
                <w:u w:val="single"/>
                <w:lang w:val="ru-RU"/>
              </w:rPr>
              <w:t>Е.А.Рогожин</w:t>
            </w:r>
          </w:p>
        </w:tc>
      </w:tr>
      <w:tr w:rsidR="00F934A9" w:rsidRPr="007166B9" w14:paraId="4175B694" w14:textId="77777777">
        <w:tblPrEx>
          <w:tblBorders>
            <w:insideH w:val="none" w:sz="0" w:space="0" w:color="auto"/>
          </w:tblBorders>
        </w:tblPrEx>
        <w:tc>
          <w:tcPr>
            <w:tcW w:w="1978" w:type="dxa"/>
            <w:shd w:val="clear" w:color="auto" w:fill="auto"/>
          </w:tcPr>
          <w:p w14:paraId="181B5E87" w14:textId="77777777" w:rsidR="00FB6382" w:rsidRPr="007166B9" w:rsidRDefault="00FB6382" w:rsidP="00C90F29">
            <w:pPr>
              <w:rPr>
                <w:rFonts w:ascii="Times New Roman" w:hAnsi="Times New Roman" w:cs="Times New Roman"/>
                <w:lang w:val="ru-RU"/>
              </w:rPr>
            </w:pPr>
          </w:p>
          <w:p w14:paraId="6D063256" w14:textId="77777777" w:rsidR="00FB6382" w:rsidRPr="007166B9" w:rsidRDefault="00FB6382" w:rsidP="00C90F29">
            <w:pPr>
              <w:rPr>
                <w:rFonts w:ascii="Times New Roman" w:hAnsi="Times New Roman" w:cs="Times New Roman"/>
                <w:lang w:val="ru-RU"/>
              </w:rPr>
            </w:pPr>
            <w:r w:rsidRPr="007166B9">
              <w:rPr>
                <w:rFonts w:ascii="Times New Roman" w:hAnsi="Times New Roman" w:cs="Times New Roman"/>
                <w:lang w:val="ru-RU"/>
              </w:rPr>
              <w:t>Исполнители</w:t>
            </w:r>
            <w:r w:rsidRPr="007166B9">
              <w:rPr>
                <w:rFonts w:ascii="Times New Roman" w:hAnsi="Times New Roman" w:cs="Times New Roman"/>
              </w:rPr>
              <w:t>:</w:t>
            </w:r>
          </w:p>
        </w:tc>
        <w:tc>
          <w:tcPr>
            <w:tcW w:w="3520" w:type="dxa"/>
            <w:gridSpan w:val="2"/>
            <w:shd w:val="clear" w:color="auto" w:fill="auto"/>
          </w:tcPr>
          <w:p w14:paraId="21C61085" w14:textId="77777777" w:rsidR="00FB6382" w:rsidRPr="007166B9" w:rsidRDefault="00FB6382" w:rsidP="00C90F29">
            <w:pPr>
              <w:rPr>
                <w:rFonts w:ascii="Times New Roman" w:hAnsi="Times New Roman" w:cs="Times New Roman"/>
                <w:u w:val="single"/>
                <w:lang w:val="ru-RU"/>
              </w:rPr>
            </w:pPr>
          </w:p>
          <w:p w14:paraId="46747AC9" w14:textId="77777777" w:rsidR="00FB6382" w:rsidRPr="007166B9" w:rsidRDefault="00FB6382" w:rsidP="00C90F29">
            <w:pPr>
              <w:rPr>
                <w:rFonts w:ascii="Times New Roman" w:hAnsi="Times New Roman" w:cs="Times New Roman"/>
                <w:u w:val="single"/>
                <w:lang w:val="ru-RU"/>
              </w:rPr>
            </w:pPr>
            <w:r w:rsidRPr="007166B9">
              <w:rPr>
                <w:rFonts w:ascii="Times New Roman" w:hAnsi="Times New Roman" w:cs="Times New Roman"/>
                <w:u w:val="single"/>
                <w:lang w:val="ru-RU"/>
              </w:rPr>
              <w:t>Главный научный сотрудник</w:t>
            </w:r>
          </w:p>
        </w:tc>
        <w:tc>
          <w:tcPr>
            <w:tcW w:w="1466" w:type="dxa"/>
            <w:tcBorders>
              <w:top w:val="single" w:sz="4" w:space="0" w:color="auto"/>
              <w:bottom w:val="single" w:sz="4" w:space="0" w:color="auto"/>
            </w:tcBorders>
            <w:shd w:val="clear" w:color="auto" w:fill="auto"/>
          </w:tcPr>
          <w:p w14:paraId="7D973AE5" w14:textId="77777777" w:rsidR="00FB6382" w:rsidRPr="007166B9" w:rsidRDefault="00FB6382" w:rsidP="00C90F29">
            <w:pPr>
              <w:jc w:val="center"/>
              <w:rPr>
                <w:rFonts w:ascii="Times New Roman" w:hAnsi="Times New Roman" w:cs="Times New Roman"/>
                <w:lang w:val="ru-RU"/>
              </w:rPr>
            </w:pPr>
          </w:p>
        </w:tc>
        <w:tc>
          <w:tcPr>
            <w:tcW w:w="2322" w:type="dxa"/>
            <w:shd w:val="clear" w:color="auto" w:fill="auto"/>
          </w:tcPr>
          <w:p w14:paraId="2DBB6724" w14:textId="77777777" w:rsidR="00FB6382" w:rsidRPr="007166B9" w:rsidRDefault="00FB6382" w:rsidP="00C90F29">
            <w:pPr>
              <w:ind w:firstLine="284"/>
              <w:rPr>
                <w:rFonts w:ascii="Times New Roman" w:hAnsi="Times New Roman" w:cs="Times New Roman"/>
                <w:u w:val="single"/>
                <w:lang w:val="ru-RU"/>
              </w:rPr>
            </w:pPr>
          </w:p>
          <w:p w14:paraId="0970A4FA" w14:textId="77777777" w:rsidR="009B356F" w:rsidRPr="007166B9" w:rsidRDefault="003D4002" w:rsidP="00C90F29">
            <w:pPr>
              <w:ind w:firstLine="284"/>
              <w:rPr>
                <w:rFonts w:ascii="Times New Roman" w:hAnsi="Times New Roman" w:cs="Times New Roman"/>
                <w:u w:val="single"/>
                <w:lang w:val="ru-RU"/>
              </w:rPr>
            </w:pPr>
            <w:r w:rsidRPr="007166B9">
              <w:rPr>
                <w:rFonts w:ascii="Times New Roman" w:hAnsi="Times New Roman" w:cs="Times New Roman"/>
                <w:u w:val="single"/>
                <w:lang w:val="ru-RU"/>
              </w:rPr>
              <w:t>А</w:t>
            </w:r>
            <w:r w:rsidR="00FB6382" w:rsidRPr="007166B9">
              <w:rPr>
                <w:rFonts w:ascii="Times New Roman" w:hAnsi="Times New Roman" w:cs="Times New Roman"/>
                <w:u w:val="single"/>
                <w:lang w:val="ru-RU"/>
              </w:rPr>
              <w:t>.</w:t>
            </w:r>
            <w:r w:rsidRPr="007166B9">
              <w:rPr>
                <w:rFonts w:ascii="Times New Roman" w:hAnsi="Times New Roman" w:cs="Times New Roman"/>
                <w:u w:val="single"/>
                <w:lang w:val="ru-RU"/>
              </w:rPr>
              <w:t>С</w:t>
            </w:r>
            <w:r w:rsidR="00FB6382" w:rsidRPr="007166B9">
              <w:rPr>
                <w:rFonts w:ascii="Times New Roman" w:hAnsi="Times New Roman" w:cs="Times New Roman"/>
                <w:u w:val="single"/>
                <w:lang w:val="ru-RU"/>
              </w:rPr>
              <w:t>.А</w:t>
            </w:r>
            <w:r w:rsidRPr="007166B9">
              <w:rPr>
                <w:rFonts w:ascii="Times New Roman" w:hAnsi="Times New Roman" w:cs="Times New Roman"/>
                <w:u w:val="single"/>
                <w:lang w:val="ru-RU"/>
              </w:rPr>
              <w:t>лешин</w:t>
            </w:r>
          </w:p>
        </w:tc>
      </w:tr>
      <w:tr w:rsidR="00B86D54" w:rsidRPr="007166B9" w14:paraId="2D03AAB6" w14:textId="77777777">
        <w:tblPrEx>
          <w:tblBorders>
            <w:insideH w:val="none" w:sz="0" w:space="0" w:color="auto"/>
          </w:tblBorders>
        </w:tblPrEx>
        <w:tc>
          <w:tcPr>
            <w:tcW w:w="1978" w:type="dxa"/>
            <w:shd w:val="clear" w:color="auto" w:fill="auto"/>
          </w:tcPr>
          <w:p w14:paraId="5BEA289A" w14:textId="77777777" w:rsidR="00B86D54" w:rsidRPr="007166B9" w:rsidRDefault="00B86D54" w:rsidP="00C90F29">
            <w:pPr>
              <w:rPr>
                <w:rFonts w:ascii="Times New Roman" w:hAnsi="Times New Roman" w:cs="Times New Roman"/>
                <w:lang w:val="ru-RU"/>
              </w:rPr>
            </w:pPr>
          </w:p>
        </w:tc>
        <w:tc>
          <w:tcPr>
            <w:tcW w:w="3520" w:type="dxa"/>
            <w:gridSpan w:val="2"/>
            <w:shd w:val="clear" w:color="auto" w:fill="auto"/>
          </w:tcPr>
          <w:p w14:paraId="412477CF" w14:textId="77777777" w:rsidR="00856CF2" w:rsidRPr="007166B9" w:rsidRDefault="00856CF2" w:rsidP="00C90F29">
            <w:pPr>
              <w:rPr>
                <w:rFonts w:ascii="Times New Roman" w:hAnsi="Times New Roman" w:cs="Times New Roman"/>
                <w:u w:val="single"/>
              </w:rPr>
            </w:pPr>
          </w:p>
          <w:p w14:paraId="2F150E33" w14:textId="77777777" w:rsidR="00B86D54" w:rsidRPr="007166B9" w:rsidRDefault="00B86D54" w:rsidP="00C90F29">
            <w:pPr>
              <w:rPr>
                <w:rFonts w:ascii="Times New Roman" w:hAnsi="Times New Roman" w:cs="Times New Roman"/>
                <w:u w:val="single"/>
                <w:lang w:val="ru-RU"/>
              </w:rPr>
            </w:pPr>
            <w:r w:rsidRPr="007166B9">
              <w:rPr>
                <w:rFonts w:ascii="Times New Roman" w:hAnsi="Times New Roman" w:cs="Times New Roman"/>
                <w:u w:val="single"/>
                <w:lang w:val="ru-RU"/>
              </w:rPr>
              <w:t>Главный научный сотрудник</w:t>
            </w:r>
          </w:p>
        </w:tc>
        <w:tc>
          <w:tcPr>
            <w:tcW w:w="1466" w:type="dxa"/>
            <w:tcBorders>
              <w:top w:val="single" w:sz="4" w:space="0" w:color="auto"/>
              <w:bottom w:val="single" w:sz="4" w:space="0" w:color="auto"/>
            </w:tcBorders>
            <w:shd w:val="clear" w:color="auto" w:fill="auto"/>
          </w:tcPr>
          <w:p w14:paraId="55CE97BD" w14:textId="77777777" w:rsidR="00B86D54" w:rsidRPr="007166B9" w:rsidRDefault="00B86D54" w:rsidP="00C90F29">
            <w:pPr>
              <w:jc w:val="center"/>
              <w:rPr>
                <w:rFonts w:ascii="Times New Roman" w:hAnsi="Times New Roman" w:cs="Times New Roman"/>
                <w:lang w:val="ru-RU"/>
              </w:rPr>
            </w:pPr>
          </w:p>
        </w:tc>
        <w:tc>
          <w:tcPr>
            <w:tcW w:w="2322" w:type="dxa"/>
            <w:shd w:val="clear" w:color="auto" w:fill="auto"/>
          </w:tcPr>
          <w:p w14:paraId="71A005FF" w14:textId="77777777" w:rsidR="001771F5" w:rsidRPr="007166B9" w:rsidRDefault="001771F5" w:rsidP="00C90F29">
            <w:pPr>
              <w:ind w:firstLine="284"/>
              <w:rPr>
                <w:rFonts w:ascii="Times New Roman" w:hAnsi="Times New Roman" w:cs="Times New Roman"/>
                <w:u w:val="single"/>
                <w:lang w:val="ru-RU"/>
              </w:rPr>
            </w:pPr>
          </w:p>
          <w:p w14:paraId="23130DC3" w14:textId="77777777" w:rsidR="00B86D54" w:rsidRPr="007166B9" w:rsidRDefault="00B86D54" w:rsidP="00C90F29">
            <w:pPr>
              <w:ind w:firstLine="284"/>
              <w:rPr>
                <w:rFonts w:ascii="Times New Roman" w:hAnsi="Times New Roman" w:cs="Times New Roman"/>
                <w:u w:val="single"/>
                <w:lang w:val="ru-RU"/>
              </w:rPr>
            </w:pPr>
            <w:r w:rsidRPr="007166B9">
              <w:rPr>
                <w:rFonts w:ascii="Times New Roman" w:hAnsi="Times New Roman" w:cs="Times New Roman"/>
                <w:u w:val="single"/>
                <w:lang w:val="ru-RU"/>
              </w:rPr>
              <w:t>Ф.Ф.Аптикаев</w:t>
            </w:r>
          </w:p>
        </w:tc>
      </w:tr>
      <w:tr w:rsidR="00F934A9" w:rsidRPr="007166B9" w14:paraId="61C54D89" w14:textId="77777777">
        <w:tblPrEx>
          <w:tblBorders>
            <w:insideH w:val="none" w:sz="0" w:space="0" w:color="auto"/>
          </w:tblBorders>
        </w:tblPrEx>
        <w:tc>
          <w:tcPr>
            <w:tcW w:w="1978" w:type="dxa"/>
            <w:shd w:val="clear" w:color="auto" w:fill="auto"/>
          </w:tcPr>
          <w:p w14:paraId="00B8DCCA" w14:textId="77777777" w:rsidR="00FB6382" w:rsidRPr="007166B9" w:rsidRDefault="00FB6382" w:rsidP="00C90F29">
            <w:pPr>
              <w:rPr>
                <w:rFonts w:ascii="Times New Roman" w:hAnsi="Times New Roman" w:cs="Times New Roman"/>
                <w:lang w:val="ru-RU"/>
              </w:rPr>
            </w:pPr>
          </w:p>
        </w:tc>
        <w:tc>
          <w:tcPr>
            <w:tcW w:w="3520" w:type="dxa"/>
            <w:gridSpan w:val="2"/>
            <w:shd w:val="clear" w:color="auto" w:fill="auto"/>
          </w:tcPr>
          <w:p w14:paraId="4EFAEE99" w14:textId="77777777" w:rsidR="00FB6382" w:rsidRPr="007166B9" w:rsidRDefault="00FB6382" w:rsidP="00C90F29">
            <w:pPr>
              <w:rPr>
                <w:rFonts w:ascii="Times New Roman" w:hAnsi="Times New Roman" w:cs="Times New Roman"/>
                <w:u w:val="single"/>
                <w:lang w:val="ru-RU"/>
              </w:rPr>
            </w:pPr>
          </w:p>
          <w:p w14:paraId="0BA04CC9" w14:textId="77777777" w:rsidR="00FB6382" w:rsidRPr="007166B9" w:rsidRDefault="00FB6382" w:rsidP="00C90F29">
            <w:pPr>
              <w:rPr>
                <w:rFonts w:ascii="Times New Roman" w:hAnsi="Times New Roman" w:cs="Times New Roman"/>
                <w:u w:val="single"/>
                <w:lang w:val="ru-RU"/>
              </w:rPr>
            </w:pPr>
            <w:r w:rsidRPr="007166B9">
              <w:rPr>
                <w:rFonts w:ascii="Times New Roman" w:hAnsi="Times New Roman" w:cs="Times New Roman"/>
                <w:u w:val="single"/>
                <w:lang w:val="ru-RU"/>
              </w:rPr>
              <w:t>Ведущий научный сотрудник</w:t>
            </w:r>
          </w:p>
        </w:tc>
        <w:tc>
          <w:tcPr>
            <w:tcW w:w="1466" w:type="dxa"/>
            <w:tcBorders>
              <w:top w:val="single" w:sz="4" w:space="0" w:color="auto"/>
              <w:bottom w:val="single" w:sz="4" w:space="0" w:color="auto"/>
            </w:tcBorders>
            <w:shd w:val="clear" w:color="auto" w:fill="auto"/>
          </w:tcPr>
          <w:p w14:paraId="1FAE7ADC" w14:textId="77777777" w:rsidR="00FB6382" w:rsidRPr="007166B9" w:rsidRDefault="00FB6382" w:rsidP="00C90F29">
            <w:pPr>
              <w:jc w:val="center"/>
              <w:rPr>
                <w:rFonts w:ascii="Times New Roman" w:hAnsi="Times New Roman" w:cs="Times New Roman"/>
                <w:lang w:val="ru-RU"/>
              </w:rPr>
            </w:pPr>
          </w:p>
        </w:tc>
        <w:tc>
          <w:tcPr>
            <w:tcW w:w="2322" w:type="dxa"/>
            <w:shd w:val="clear" w:color="auto" w:fill="auto"/>
          </w:tcPr>
          <w:p w14:paraId="03AC1A79" w14:textId="77777777" w:rsidR="00FB6382" w:rsidRPr="007166B9" w:rsidRDefault="00FB6382" w:rsidP="00C90F29">
            <w:pPr>
              <w:ind w:firstLine="284"/>
              <w:rPr>
                <w:rFonts w:ascii="Times New Roman" w:hAnsi="Times New Roman" w:cs="Times New Roman"/>
                <w:u w:val="single"/>
                <w:lang w:val="ru-RU"/>
              </w:rPr>
            </w:pPr>
          </w:p>
          <w:p w14:paraId="7C80518B" w14:textId="77777777" w:rsidR="00FB6382" w:rsidRPr="007166B9" w:rsidRDefault="00FB6382" w:rsidP="00C90F29">
            <w:pPr>
              <w:ind w:firstLine="284"/>
              <w:rPr>
                <w:rFonts w:ascii="Times New Roman" w:hAnsi="Times New Roman" w:cs="Times New Roman"/>
                <w:u w:val="single"/>
                <w:lang w:val="ru-RU"/>
              </w:rPr>
            </w:pPr>
            <w:r w:rsidRPr="007166B9">
              <w:rPr>
                <w:rFonts w:ascii="Times New Roman" w:hAnsi="Times New Roman" w:cs="Times New Roman"/>
                <w:u w:val="single"/>
                <w:lang w:val="ru-RU"/>
              </w:rPr>
              <w:t>А.И.Лутиков</w:t>
            </w:r>
          </w:p>
        </w:tc>
      </w:tr>
      <w:tr w:rsidR="00F934A9" w:rsidRPr="007166B9" w14:paraId="11A64819" w14:textId="77777777">
        <w:tblPrEx>
          <w:tblBorders>
            <w:insideH w:val="none" w:sz="0" w:space="0" w:color="auto"/>
          </w:tblBorders>
        </w:tblPrEx>
        <w:tc>
          <w:tcPr>
            <w:tcW w:w="1978" w:type="dxa"/>
            <w:shd w:val="clear" w:color="auto" w:fill="auto"/>
          </w:tcPr>
          <w:p w14:paraId="693C6D57" w14:textId="77777777" w:rsidR="00FB6382" w:rsidRPr="007166B9" w:rsidRDefault="00FB6382" w:rsidP="00C90F29">
            <w:pPr>
              <w:rPr>
                <w:rFonts w:ascii="Times New Roman" w:hAnsi="Times New Roman" w:cs="Times New Roman"/>
                <w:lang w:val="ru-RU"/>
              </w:rPr>
            </w:pPr>
          </w:p>
        </w:tc>
        <w:tc>
          <w:tcPr>
            <w:tcW w:w="3520" w:type="dxa"/>
            <w:gridSpan w:val="2"/>
            <w:shd w:val="clear" w:color="auto" w:fill="auto"/>
          </w:tcPr>
          <w:p w14:paraId="4E3B8403" w14:textId="77777777" w:rsidR="00FB6382" w:rsidRPr="007166B9" w:rsidRDefault="00FB6382" w:rsidP="00C90F29">
            <w:pPr>
              <w:rPr>
                <w:rFonts w:ascii="Times New Roman" w:hAnsi="Times New Roman" w:cs="Times New Roman"/>
                <w:u w:val="single"/>
                <w:lang w:val="ru-RU"/>
              </w:rPr>
            </w:pPr>
          </w:p>
          <w:p w14:paraId="5C444606" w14:textId="77777777" w:rsidR="00FB6382" w:rsidRPr="007166B9" w:rsidRDefault="00FB6382" w:rsidP="00C90F29">
            <w:pPr>
              <w:rPr>
                <w:rFonts w:ascii="Times New Roman" w:hAnsi="Times New Roman" w:cs="Times New Roman"/>
                <w:u w:val="single"/>
                <w:lang w:val="ru-RU"/>
              </w:rPr>
            </w:pPr>
            <w:r w:rsidRPr="007166B9">
              <w:rPr>
                <w:rFonts w:ascii="Times New Roman" w:hAnsi="Times New Roman" w:cs="Times New Roman"/>
                <w:u w:val="single"/>
                <w:lang w:val="ru-RU"/>
              </w:rPr>
              <w:t>Заведующий лабораторией</w:t>
            </w:r>
          </w:p>
        </w:tc>
        <w:tc>
          <w:tcPr>
            <w:tcW w:w="1466" w:type="dxa"/>
            <w:tcBorders>
              <w:top w:val="single" w:sz="4" w:space="0" w:color="auto"/>
              <w:bottom w:val="single" w:sz="4" w:space="0" w:color="auto"/>
            </w:tcBorders>
            <w:shd w:val="clear" w:color="auto" w:fill="auto"/>
          </w:tcPr>
          <w:p w14:paraId="423F3357" w14:textId="77777777" w:rsidR="00FB6382" w:rsidRPr="007166B9" w:rsidRDefault="00FB6382" w:rsidP="00C90F29">
            <w:pPr>
              <w:jc w:val="center"/>
              <w:rPr>
                <w:rFonts w:ascii="Times New Roman" w:hAnsi="Times New Roman" w:cs="Times New Roman"/>
                <w:lang w:val="ru-RU"/>
              </w:rPr>
            </w:pPr>
          </w:p>
        </w:tc>
        <w:tc>
          <w:tcPr>
            <w:tcW w:w="2322" w:type="dxa"/>
            <w:shd w:val="clear" w:color="auto" w:fill="auto"/>
          </w:tcPr>
          <w:p w14:paraId="0DA15E4F" w14:textId="77777777" w:rsidR="00FB6382" w:rsidRPr="007166B9" w:rsidRDefault="00FB6382" w:rsidP="00C90F29">
            <w:pPr>
              <w:ind w:firstLine="284"/>
              <w:rPr>
                <w:rFonts w:ascii="Times New Roman" w:hAnsi="Times New Roman" w:cs="Times New Roman"/>
                <w:u w:val="single"/>
                <w:lang w:val="ru-RU"/>
              </w:rPr>
            </w:pPr>
          </w:p>
          <w:p w14:paraId="02ABBE0A" w14:textId="77777777" w:rsidR="00FB6382" w:rsidRPr="007166B9" w:rsidRDefault="00FB6382" w:rsidP="00C90F29">
            <w:pPr>
              <w:ind w:firstLine="284"/>
              <w:rPr>
                <w:rFonts w:ascii="Times New Roman" w:hAnsi="Times New Roman" w:cs="Times New Roman"/>
                <w:u w:val="single"/>
                <w:lang w:val="ru-RU"/>
              </w:rPr>
            </w:pPr>
            <w:r w:rsidRPr="007166B9">
              <w:rPr>
                <w:rFonts w:ascii="Times New Roman" w:hAnsi="Times New Roman" w:cs="Times New Roman"/>
                <w:u w:val="single"/>
                <w:lang w:val="ru-RU"/>
              </w:rPr>
              <w:t>А.Н.Овсюченко</w:t>
            </w:r>
          </w:p>
        </w:tc>
      </w:tr>
      <w:tr w:rsidR="00F934A9" w:rsidRPr="007166B9" w14:paraId="1913D59A" w14:textId="77777777">
        <w:tblPrEx>
          <w:tblBorders>
            <w:insideH w:val="none" w:sz="0" w:space="0" w:color="auto"/>
          </w:tblBorders>
        </w:tblPrEx>
        <w:tc>
          <w:tcPr>
            <w:tcW w:w="1978" w:type="dxa"/>
            <w:shd w:val="clear" w:color="auto" w:fill="auto"/>
          </w:tcPr>
          <w:p w14:paraId="33289EFB" w14:textId="77777777" w:rsidR="00FB6382" w:rsidRPr="007166B9" w:rsidRDefault="00FB6382" w:rsidP="00C90F29">
            <w:pPr>
              <w:rPr>
                <w:rFonts w:ascii="Times New Roman" w:hAnsi="Times New Roman" w:cs="Times New Roman"/>
                <w:lang w:val="ru-RU"/>
              </w:rPr>
            </w:pPr>
          </w:p>
        </w:tc>
        <w:tc>
          <w:tcPr>
            <w:tcW w:w="3520" w:type="dxa"/>
            <w:gridSpan w:val="2"/>
            <w:shd w:val="clear" w:color="auto" w:fill="auto"/>
          </w:tcPr>
          <w:p w14:paraId="3867E0FF" w14:textId="77777777" w:rsidR="00FB6382" w:rsidRPr="007166B9" w:rsidRDefault="00FB6382" w:rsidP="00C90F29">
            <w:pPr>
              <w:rPr>
                <w:rFonts w:ascii="Times New Roman" w:hAnsi="Times New Roman" w:cs="Times New Roman"/>
                <w:u w:val="single"/>
                <w:lang w:val="ru-RU"/>
              </w:rPr>
            </w:pPr>
          </w:p>
          <w:p w14:paraId="042F5A00" w14:textId="77777777" w:rsidR="00FB6382" w:rsidRPr="007166B9" w:rsidRDefault="00FB6382" w:rsidP="00C90F29">
            <w:pPr>
              <w:rPr>
                <w:rFonts w:ascii="Times New Roman" w:hAnsi="Times New Roman" w:cs="Times New Roman"/>
                <w:lang w:val="ru-RU"/>
              </w:rPr>
            </w:pPr>
            <w:r w:rsidRPr="007166B9">
              <w:rPr>
                <w:rFonts w:ascii="Times New Roman" w:hAnsi="Times New Roman" w:cs="Times New Roman"/>
                <w:u w:val="single"/>
                <w:lang w:val="ru-RU"/>
              </w:rPr>
              <w:t>Заведующий лабораторией</w:t>
            </w:r>
          </w:p>
        </w:tc>
        <w:tc>
          <w:tcPr>
            <w:tcW w:w="1466" w:type="dxa"/>
            <w:tcBorders>
              <w:top w:val="single" w:sz="4" w:space="0" w:color="auto"/>
              <w:bottom w:val="single" w:sz="4" w:space="0" w:color="auto"/>
            </w:tcBorders>
            <w:shd w:val="clear" w:color="auto" w:fill="auto"/>
          </w:tcPr>
          <w:p w14:paraId="279C70CB" w14:textId="77777777" w:rsidR="00FB6382" w:rsidRPr="007166B9" w:rsidRDefault="00FB6382" w:rsidP="00C90F29">
            <w:pPr>
              <w:jc w:val="center"/>
              <w:rPr>
                <w:rFonts w:ascii="Times New Roman" w:hAnsi="Times New Roman" w:cs="Times New Roman"/>
                <w:lang w:val="ru-RU"/>
              </w:rPr>
            </w:pPr>
          </w:p>
        </w:tc>
        <w:tc>
          <w:tcPr>
            <w:tcW w:w="2322" w:type="dxa"/>
            <w:shd w:val="clear" w:color="auto" w:fill="auto"/>
          </w:tcPr>
          <w:p w14:paraId="379FD777" w14:textId="77777777" w:rsidR="00FB6382" w:rsidRPr="007166B9" w:rsidRDefault="00FB6382" w:rsidP="00C90F29">
            <w:pPr>
              <w:ind w:firstLine="284"/>
              <w:rPr>
                <w:rFonts w:ascii="Times New Roman" w:hAnsi="Times New Roman" w:cs="Times New Roman"/>
                <w:u w:val="single"/>
                <w:lang w:val="ru-RU"/>
              </w:rPr>
            </w:pPr>
          </w:p>
          <w:p w14:paraId="0A19C128" w14:textId="77777777" w:rsidR="00FB6382" w:rsidRPr="007166B9" w:rsidRDefault="00FB6382" w:rsidP="00C90F29">
            <w:pPr>
              <w:ind w:firstLine="284"/>
              <w:rPr>
                <w:rFonts w:ascii="Times New Roman" w:hAnsi="Times New Roman" w:cs="Times New Roman"/>
                <w:u w:val="single"/>
                <w:lang w:val="ru-RU"/>
              </w:rPr>
            </w:pPr>
            <w:r w:rsidRPr="007166B9">
              <w:rPr>
                <w:rFonts w:ascii="Times New Roman" w:hAnsi="Times New Roman" w:cs="Times New Roman"/>
                <w:u w:val="single"/>
                <w:lang w:val="ru-RU"/>
              </w:rPr>
              <w:t>Р.Э.Татевосян</w:t>
            </w:r>
          </w:p>
        </w:tc>
      </w:tr>
      <w:tr w:rsidR="00F934A9" w:rsidRPr="007166B9" w14:paraId="25D537CE" w14:textId="77777777">
        <w:tblPrEx>
          <w:tblBorders>
            <w:insideH w:val="none" w:sz="0" w:space="0" w:color="auto"/>
          </w:tblBorders>
        </w:tblPrEx>
        <w:tc>
          <w:tcPr>
            <w:tcW w:w="1978" w:type="dxa"/>
            <w:shd w:val="clear" w:color="auto" w:fill="auto"/>
          </w:tcPr>
          <w:p w14:paraId="28F64605" w14:textId="77777777" w:rsidR="00FB6382" w:rsidRPr="007166B9" w:rsidRDefault="00FB6382" w:rsidP="00C90F29">
            <w:pPr>
              <w:rPr>
                <w:rFonts w:ascii="Times New Roman" w:hAnsi="Times New Roman" w:cs="Times New Roman"/>
                <w:lang w:val="ru-RU"/>
              </w:rPr>
            </w:pPr>
          </w:p>
        </w:tc>
        <w:tc>
          <w:tcPr>
            <w:tcW w:w="3520" w:type="dxa"/>
            <w:gridSpan w:val="2"/>
            <w:shd w:val="clear" w:color="auto" w:fill="auto"/>
          </w:tcPr>
          <w:p w14:paraId="0AE8F5D3" w14:textId="77777777" w:rsidR="00FB6382" w:rsidRPr="007166B9" w:rsidRDefault="00FB6382" w:rsidP="00C90F29">
            <w:pPr>
              <w:rPr>
                <w:rFonts w:ascii="Times New Roman" w:hAnsi="Times New Roman" w:cs="Times New Roman"/>
                <w:u w:val="single"/>
                <w:lang w:val="ru-RU"/>
              </w:rPr>
            </w:pPr>
          </w:p>
          <w:p w14:paraId="262B687C" w14:textId="77777777" w:rsidR="00FB6382" w:rsidRPr="007166B9" w:rsidRDefault="00FB6382" w:rsidP="00C90F29">
            <w:pPr>
              <w:rPr>
                <w:rFonts w:ascii="Times New Roman" w:hAnsi="Times New Roman" w:cs="Times New Roman"/>
                <w:lang w:val="ru-RU"/>
              </w:rPr>
            </w:pPr>
            <w:r w:rsidRPr="007166B9">
              <w:rPr>
                <w:rFonts w:ascii="Times New Roman" w:hAnsi="Times New Roman" w:cs="Times New Roman"/>
                <w:u w:val="single"/>
                <w:lang w:val="ru-RU"/>
              </w:rPr>
              <w:t>Ведущий научный сотрудник</w:t>
            </w:r>
          </w:p>
        </w:tc>
        <w:tc>
          <w:tcPr>
            <w:tcW w:w="1466" w:type="dxa"/>
            <w:tcBorders>
              <w:top w:val="single" w:sz="4" w:space="0" w:color="auto"/>
              <w:bottom w:val="single" w:sz="4" w:space="0" w:color="auto"/>
            </w:tcBorders>
            <w:shd w:val="clear" w:color="auto" w:fill="auto"/>
          </w:tcPr>
          <w:p w14:paraId="6A5425CD" w14:textId="77777777" w:rsidR="00FB6382" w:rsidRPr="007166B9" w:rsidRDefault="00FB6382" w:rsidP="00C90F29">
            <w:pPr>
              <w:jc w:val="center"/>
              <w:rPr>
                <w:rFonts w:ascii="Times New Roman" w:hAnsi="Times New Roman" w:cs="Times New Roman"/>
                <w:lang w:val="ru-RU"/>
              </w:rPr>
            </w:pPr>
          </w:p>
        </w:tc>
        <w:tc>
          <w:tcPr>
            <w:tcW w:w="2322" w:type="dxa"/>
            <w:shd w:val="clear" w:color="auto" w:fill="auto"/>
          </w:tcPr>
          <w:p w14:paraId="393B11A0" w14:textId="77777777" w:rsidR="00FB6382" w:rsidRPr="007166B9" w:rsidRDefault="00FB6382" w:rsidP="00C90F29">
            <w:pPr>
              <w:ind w:firstLine="284"/>
              <w:rPr>
                <w:rFonts w:ascii="Times New Roman" w:hAnsi="Times New Roman" w:cs="Times New Roman"/>
                <w:u w:val="single"/>
                <w:lang w:val="ru-RU"/>
              </w:rPr>
            </w:pPr>
          </w:p>
          <w:p w14:paraId="2A1FED09" w14:textId="77777777" w:rsidR="00FB6382" w:rsidRPr="007166B9" w:rsidRDefault="00FB6382" w:rsidP="00C90F29">
            <w:pPr>
              <w:ind w:firstLine="284"/>
              <w:rPr>
                <w:rFonts w:ascii="Times New Roman" w:hAnsi="Times New Roman" w:cs="Times New Roman"/>
                <w:u w:val="single"/>
                <w:lang w:val="ru-RU"/>
              </w:rPr>
            </w:pPr>
            <w:r w:rsidRPr="007166B9">
              <w:rPr>
                <w:rFonts w:ascii="Times New Roman" w:hAnsi="Times New Roman" w:cs="Times New Roman"/>
                <w:u w:val="single"/>
                <w:lang w:val="ru-RU"/>
              </w:rPr>
              <w:t>О.О.Эртелева</w:t>
            </w:r>
          </w:p>
        </w:tc>
      </w:tr>
    </w:tbl>
    <w:p w14:paraId="7FCAA2E3" w14:textId="77777777" w:rsidR="00FB6382" w:rsidRPr="007166B9" w:rsidRDefault="00FB6382" w:rsidP="00FB6382">
      <w:pPr>
        <w:ind w:firstLine="425"/>
        <w:jc w:val="center"/>
        <w:rPr>
          <w:rFonts w:ascii="Times New Roman" w:hAnsi="Times New Roman" w:cs="Times New Roman"/>
          <w:lang w:val="ru-RU"/>
        </w:rPr>
      </w:pPr>
    </w:p>
    <w:p w14:paraId="1BD7E27E" w14:textId="77777777" w:rsidR="00C5173D" w:rsidRPr="007166B9" w:rsidRDefault="00C5173D" w:rsidP="00494292">
      <w:pPr>
        <w:ind w:firstLine="425"/>
        <w:jc w:val="center"/>
        <w:rPr>
          <w:rFonts w:ascii="Times New Roman" w:hAnsi="Times New Roman" w:cs="Times New Roman"/>
          <w:lang w:val="ru-RU"/>
        </w:rPr>
      </w:pPr>
    </w:p>
    <w:p w14:paraId="4418B159" w14:textId="77777777" w:rsidR="00C5173D" w:rsidRPr="007166B9" w:rsidRDefault="00C5173D" w:rsidP="00494292">
      <w:pPr>
        <w:ind w:firstLine="425"/>
        <w:jc w:val="center"/>
        <w:rPr>
          <w:rFonts w:ascii="Times New Roman" w:hAnsi="Times New Roman" w:cs="Times New Roman"/>
          <w:lang w:val="ru-RU"/>
        </w:rPr>
      </w:pPr>
    </w:p>
    <w:sectPr w:rsidR="00C5173D" w:rsidRPr="007166B9" w:rsidSect="00340526">
      <w:pgSz w:w="11906" w:h="16838" w:code="9"/>
      <w:pgMar w:top="1701" w:right="1418" w:bottom="1701" w:left="1418" w:header="1304" w:footer="130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A68085" w14:textId="77777777" w:rsidR="00453860" w:rsidRDefault="00453860" w:rsidP="00D14912">
      <w:r>
        <w:separator/>
      </w:r>
    </w:p>
  </w:endnote>
  <w:endnote w:type="continuationSeparator" w:id="0">
    <w:p w14:paraId="27A22BE1" w14:textId="77777777" w:rsidR="00453860" w:rsidRDefault="00453860" w:rsidP="00D149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D6770" w14:textId="77777777" w:rsidR="00C90F29" w:rsidRPr="00B15A75" w:rsidRDefault="00C90F29">
    <w:pPr>
      <w:pStyle w:val="a5"/>
      <w:rPr>
        <w:rFonts w:ascii="Times New Roman" w:hAnsi="Times New Roman"/>
      </w:rPr>
    </w:pPr>
    <w:r w:rsidRPr="00B15A75">
      <w:rPr>
        <w:rFonts w:ascii="Times New Roman" w:hAnsi="Times New Roman"/>
      </w:rPr>
      <w:fldChar w:fldCharType="begin"/>
    </w:r>
    <w:r w:rsidRPr="00B15A75">
      <w:rPr>
        <w:rFonts w:ascii="Times New Roman" w:hAnsi="Times New Roman"/>
      </w:rPr>
      <w:instrText xml:space="preserve"> PAGE   \* MERGEFORMAT </w:instrText>
    </w:r>
    <w:r w:rsidRPr="00B15A75">
      <w:rPr>
        <w:rFonts w:ascii="Times New Roman" w:hAnsi="Times New Roman"/>
      </w:rPr>
      <w:fldChar w:fldCharType="separate"/>
    </w:r>
    <w:r w:rsidR="00E014CF">
      <w:rPr>
        <w:rFonts w:ascii="Times New Roman" w:hAnsi="Times New Roman"/>
        <w:noProof/>
      </w:rPr>
      <w:t>28</w:t>
    </w:r>
    <w:r w:rsidRPr="00B15A75">
      <w:rPr>
        <w:rFonts w:ascii="Times New Roman" w:hAnsi="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8889E" w14:textId="77777777" w:rsidR="000D6374" w:rsidRDefault="000D6374">
    <w:pPr>
      <w:pStyle w:val="a5"/>
      <w:jc w:val="right"/>
    </w:pPr>
    <w:r>
      <w:fldChar w:fldCharType="begin"/>
    </w:r>
    <w:r>
      <w:instrText>PAGE   \* MERGEFORMAT</w:instrText>
    </w:r>
    <w:r>
      <w:fldChar w:fldCharType="separate"/>
    </w:r>
    <w:r w:rsidR="00E014CF" w:rsidRPr="00E014CF">
      <w:rPr>
        <w:noProof/>
        <w:lang w:val="ru-RU"/>
      </w:rPr>
      <w:t>27</w:t>
    </w:r>
    <w:r>
      <w:fldChar w:fldCharType="end"/>
    </w:r>
  </w:p>
  <w:p w14:paraId="3F9DE845" w14:textId="77777777" w:rsidR="00C90F29" w:rsidRDefault="00C90F29" w:rsidP="00315C40">
    <w:pPr>
      <w:pStyle w:val="a5"/>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0AFCEE" w14:textId="77777777" w:rsidR="00453860" w:rsidRDefault="00453860" w:rsidP="00D14912">
      <w:r>
        <w:separator/>
      </w:r>
    </w:p>
  </w:footnote>
  <w:footnote w:type="continuationSeparator" w:id="0">
    <w:p w14:paraId="184665C1" w14:textId="77777777" w:rsidR="00453860" w:rsidRDefault="00453860" w:rsidP="00D149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83131" w14:textId="77777777" w:rsidR="001A3955" w:rsidRPr="001A3955" w:rsidRDefault="001A3955">
    <w:pPr>
      <w:pStyle w:val="a3"/>
      <w:rPr>
        <w:rFonts w:ascii="Times New Roman" w:hAnsi="Times New Roman"/>
        <w:b/>
        <w:lang w:val="ru-RU"/>
      </w:rPr>
    </w:pPr>
    <w:r w:rsidRPr="001A3955">
      <w:rPr>
        <w:rFonts w:ascii="Times New Roman" w:hAnsi="Times New Roman"/>
        <w:b/>
        <w:lang w:val="ru-RU"/>
      </w:rPr>
      <w:t>СП         1325800.2018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20992" w14:textId="77777777" w:rsidR="001A3955" w:rsidRPr="000D6374" w:rsidRDefault="000D6374" w:rsidP="000D6374">
    <w:pPr>
      <w:pStyle w:val="a3"/>
      <w:jc w:val="right"/>
      <w:rPr>
        <w:rFonts w:ascii="Times New Roman" w:hAnsi="Times New Roman"/>
        <w:b/>
        <w:lang w:val="ru-RU"/>
      </w:rPr>
    </w:pPr>
    <w:r w:rsidRPr="000D6374">
      <w:rPr>
        <w:rFonts w:ascii="Times New Roman" w:hAnsi="Times New Roman"/>
        <w:b/>
        <w:lang w:val="ru-RU"/>
      </w:rPr>
      <w:t xml:space="preserve">СП      1325800.2018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8FA66A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F5208A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A7EFFA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5067F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90E2A7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43412E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0101F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3DE6A2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AAE2A3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D08B44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B75C7"/>
    <w:multiLevelType w:val="multilevel"/>
    <w:tmpl w:val="D42AF988"/>
    <w:lvl w:ilvl="0">
      <w:start w:val="1"/>
      <w:numFmt w:val="decimal"/>
      <w:lvlText w:val="%1."/>
      <w:lvlJc w:val="left"/>
      <w:pPr>
        <w:tabs>
          <w:tab w:val="num" w:pos="900"/>
        </w:tabs>
        <w:ind w:left="900" w:hanging="360"/>
      </w:pPr>
      <w:rPr>
        <w:rFonts w:hint="default"/>
      </w:rPr>
    </w:lvl>
    <w:lvl w:ilvl="1">
      <w:start w:val="1"/>
      <w:numFmt w:val="decimal"/>
      <w:isLgl/>
      <w:lvlText w:val="%1.%2."/>
      <w:lvlJc w:val="left"/>
      <w:pPr>
        <w:ind w:left="1485" w:hanging="405"/>
      </w:pPr>
      <w:rPr>
        <w:rFonts w:hint="default"/>
      </w:rPr>
    </w:lvl>
    <w:lvl w:ilvl="2">
      <w:start w:val="1"/>
      <w:numFmt w:val="decimal"/>
      <w:isLgl/>
      <w:lvlText w:val="%1.%2.%3."/>
      <w:lvlJc w:val="left"/>
      <w:pPr>
        <w:ind w:left="234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780" w:hanging="1080"/>
      </w:pPr>
      <w:rPr>
        <w:rFonts w:hint="default"/>
      </w:rPr>
    </w:lvl>
    <w:lvl w:ilvl="5">
      <w:start w:val="1"/>
      <w:numFmt w:val="decimal"/>
      <w:isLgl/>
      <w:lvlText w:val="%1.%2.%3.%4.%5.%6."/>
      <w:lvlJc w:val="left"/>
      <w:pPr>
        <w:ind w:left="4320" w:hanging="1080"/>
      </w:pPr>
      <w:rPr>
        <w:rFonts w:hint="default"/>
      </w:rPr>
    </w:lvl>
    <w:lvl w:ilvl="6">
      <w:start w:val="1"/>
      <w:numFmt w:val="decimal"/>
      <w:isLgl/>
      <w:lvlText w:val="%1.%2.%3.%4.%5.%6.%7."/>
      <w:lvlJc w:val="left"/>
      <w:pPr>
        <w:ind w:left="5220" w:hanging="1440"/>
      </w:pPr>
      <w:rPr>
        <w:rFonts w:hint="default"/>
      </w:rPr>
    </w:lvl>
    <w:lvl w:ilvl="7">
      <w:start w:val="1"/>
      <w:numFmt w:val="decimal"/>
      <w:isLgl/>
      <w:lvlText w:val="%1.%2.%3.%4.%5.%6.%7.%8."/>
      <w:lvlJc w:val="left"/>
      <w:pPr>
        <w:ind w:left="5760" w:hanging="1440"/>
      </w:pPr>
      <w:rPr>
        <w:rFonts w:hint="default"/>
      </w:rPr>
    </w:lvl>
    <w:lvl w:ilvl="8">
      <w:start w:val="1"/>
      <w:numFmt w:val="decimal"/>
      <w:isLgl/>
      <w:lvlText w:val="%1.%2.%3.%4.%5.%6.%7.%8.%9."/>
      <w:lvlJc w:val="left"/>
      <w:pPr>
        <w:ind w:left="6660" w:hanging="1800"/>
      </w:pPr>
      <w:rPr>
        <w:rFonts w:hint="default"/>
      </w:rPr>
    </w:lvl>
  </w:abstractNum>
  <w:abstractNum w:abstractNumId="11" w15:restartNumberingAfterBreak="0">
    <w:nsid w:val="01AF3C08"/>
    <w:multiLevelType w:val="multilevel"/>
    <w:tmpl w:val="7DB0669C"/>
    <w:lvl w:ilvl="0">
      <w:start w:val="1"/>
      <w:numFmt w:val="decimal"/>
      <w:lvlText w:val="%1."/>
      <w:lvlJc w:val="left"/>
      <w:pPr>
        <w:tabs>
          <w:tab w:val="num" w:pos="284"/>
        </w:tabs>
        <w:ind w:firstLine="284"/>
      </w:pPr>
      <w:rPr>
        <w:rFonts w:hint="default"/>
      </w:rPr>
    </w:lvl>
    <w:lvl w:ilvl="1">
      <w:start w:val="1"/>
      <w:numFmt w:val="decimal"/>
      <w:isLgl/>
      <w:lvlText w:val="%1.%2."/>
      <w:lvlJc w:val="left"/>
      <w:pPr>
        <w:tabs>
          <w:tab w:val="num" w:pos="704"/>
        </w:tabs>
        <w:ind w:left="704" w:hanging="420"/>
      </w:pPr>
      <w:rPr>
        <w:rFonts w:hint="default"/>
      </w:rPr>
    </w:lvl>
    <w:lvl w:ilvl="2">
      <w:start w:val="1"/>
      <w:numFmt w:val="decimal"/>
      <w:isLgl/>
      <w:lvlText w:val="%1.%2.%3."/>
      <w:lvlJc w:val="left"/>
      <w:pPr>
        <w:tabs>
          <w:tab w:val="num" w:pos="1004"/>
        </w:tabs>
        <w:ind w:left="1004" w:hanging="720"/>
      </w:pPr>
      <w:rPr>
        <w:rFonts w:hint="default"/>
      </w:rPr>
    </w:lvl>
    <w:lvl w:ilvl="3">
      <w:start w:val="1"/>
      <w:numFmt w:val="decimal"/>
      <w:isLgl/>
      <w:lvlText w:val="%1.%2.%3.%4."/>
      <w:lvlJc w:val="left"/>
      <w:pPr>
        <w:tabs>
          <w:tab w:val="num" w:pos="1004"/>
        </w:tabs>
        <w:ind w:left="1004" w:hanging="720"/>
      </w:pPr>
      <w:rPr>
        <w:rFonts w:hint="default"/>
      </w:rPr>
    </w:lvl>
    <w:lvl w:ilvl="4">
      <w:start w:val="1"/>
      <w:numFmt w:val="decimal"/>
      <w:isLgl/>
      <w:lvlText w:val="%1.%2.%3.%4.%5."/>
      <w:lvlJc w:val="left"/>
      <w:pPr>
        <w:tabs>
          <w:tab w:val="num" w:pos="1364"/>
        </w:tabs>
        <w:ind w:left="1364" w:hanging="1080"/>
      </w:pPr>
      <w:rPr>
        <w:rFonts w:hint="default"/>
      </w:rPr>
    </w:lvl>
    <w:lvl w:ilvl="5">
      <w:start w:val="1"/>
      <w:numFmt w:val="decimal"/>
      <w:isLgl/>
      <w:lvlText w:val="%1.%2.%3.%4.%5.%6."/>
      <w:lvlJc w:val="left"/>
      <w:pPr>
        <w:tabs>
          <w:tab w:val="num" w:pos="1364"/>
        </w:tabs>
        <w:ind w:left="1364" w:hanging="1080"/>
      </w:pPr>
      <w:rPr>
        <w:rFonts w:hint="default"/>
      </w:rPr>
    </w:lvl>
    <w:lvl w:ilvl="6">
      <w:start w:val="1"/>
      <w:numFmt w:val="decimal"/>
      <w:isLgl/>
      <w:lvlText w:val="%1.%2.%3.%4.%5.%6.%7."/>
      <w:lvlJc w:val="left"/>
      <w:pPr>
        <w:tabs>
          <w:tab w:val="num" w:pos="1724"/>
        </w:tabs>
        <w:ind w:left="1724" w:hanging="1440"/>
      </w:pPr>
      <w:rPr>
        <w:rFonts w:hint="default"/>
      </w:rPr>
    </w:lvl>
    <w:lvl w:ilvl="7">
      <w:start w:val="1"/>
      <w:numFmt w:val="decimal"/>
      <w:isLgl/>
      <w:lvlText w:val="%1.%2.%3.%4.%5.%6.%7.%8."/>
      <w:lvlJc w:val="left"/>
      <w:pPr>
        <w:tabs>
          <w:tab w:val="num" w:pos="1724"/>
        </w:tabs>
        <w:ind w:left="1724" w:hanging="1440"/>
      </w:pPr>
      <w:rPr>
        <w:rFonts w:hint="default"/>
      </w:rPr>
    </w:lvl>
    <w:lvl w:ilvl="8">
      <w:start w:val="1"/>
      <w:numFmt w:val="decimal"/>
      <w:isLgl/>
      <w:lvlText w:val="%1.%2.%3.%4.%5.%6.%7.%8.%9."/>
      <w:lvlJc w:val="left"/>
      <w:pPr>
        <w:tabs>
          <w:tab w:val="num" w:pos="2084"/>
        </w:tabs>
        <w:ind w:left="2084" w:hanging="1800"/>
      </w:pPr>
      <w:rPr>
        <w:rFonts w:hint="default"/>
      </w:rPr>
    </w:lvl>
  </w:abstractNum>
  <w:abstractNum w:abstractNumId="12" w15:restartNumberingAfterBreak="0">
    <w:nsid w:val="08195072"/>
    <w:multiLevelType w:val="hybridMultilevel"/>
    <w:tmpl w:val="3A9284E6"/>
    <w:lvl w:ilvl="0" w:tplc="EA32194E">
      <w:start w:val="1"/>
      <w:numFmt w:val="decimal"/>
      <w:lvlText w:val="%1)"/>
      <w:lvlJc w:val="left"/>
      <w:pPr>
        <w:tabs>
          <w:tab w:val="num" w:pos="1260"/>
        </w:tabs>
        <w:ind w:left="1260" w:hanging="360"/>
      </w:pPr>
      <w:rPr>
        <w:rFonts w:ascii="Times New Roman" w:eastAsia="Times New Roman" w:hAnsi="Times New Roman" w:cs="Times New Roman"/>
      </w:rPr>
    </w:lvl>
    <w:lvl w:ilvl="1" w:tplc="04190019">
      <w:start w:val="1"/>
      <w:numFmt w:val="lowerLetter"/>
      <w:lvlText w:val="%2."/>
      <w:lvlJc w:val="left"/>
      <w:pPr>
        <w:tabs>
          <w:tab w:val="num" w:pos="1980"/>
        </w:tabs>
        <w:ind w:left="1980" w:hanging="360"/>
      </w:pPr>
    </w:lvl>
    <w:lvl w:ilvl="2" w:tplc="0419001B">
      <w:start w:val="1"/>
      <w:numFmt w:val="lowerRoman"/>
      <w:lvlText w:val="%3."/>
      <w:lvlJc w:val="right"/>
      <w:pPr>
        <w:tabs>
          <w:tab w:val="num" w:pos="2700"/>
        </w:tabs>
        <w:ind w:left="2700" w:hanging="180"/>
      </w:pPr>
    </w:lvl>
    <w:lvl w:ilvl="3" w:tplc="0419000F">
      <w:start w:val="1"/>
      <w:numFmt w:val="decimal"/>
      <w:lvlText w:val="%4."/>
      <w:lvlJc w:val="left"/>
      <w:pPr>
        <w:tabs>
          <w:tab w:val="num" w:pos="3420"/>
        </w:tabs>
        <w:ind w:left="3420" w:hanging="360"/>
      </w:pPr>
    </w:lvl>
    <w:lvl w:ilvl="4" w:tplc="04190019">
      <w:start w:val="1"/>
      <w:numFmt w:val="lowerLetter"/>
      <w:lvlText w:val="%5."/>
      <w:lvlJc w:val="left"/>
      <w:pPr>
        <w:tabs>
          <w:tab w:val="num" w:pos="4140"/>
        </w:tabs>
        <w:ind w:left="4140" w:hanging="360"/>
      </w:pPr>
    </w:lvl>
    <w:lvl w:ilvl="5" w:tplc="0419001B">
      <w:start w:val="1"/>
      <w:numFmt w:val="lowerRoman"/>
      <w:lvlText w:val="%6."/>
      <w:lvlJc w:val="right"/>
      <w:pPr>
        <w:tabs>
          <w:tab w:val="num" w:pos="4860"/>
        </w:tabs>
        <w:ind w:left="4860" w:hanging="180"/>
      </w:pPr>
    </w:lvl>
    <w:lvl w:ilvl="6" w:tplc="0419000F">
      <w:start w:val="1"/>
      <w:numFmt w:val="decimal"/>
      <w:lvlText w:val="%7."/>
      <w:lvlJc w:val="left"/>
      <w:pPr>
        <w:tabs>
          <w:tab w:val="num" w:pos="5580"/>
        </w:tabs>
        <w:ind w:left="5580" w:hanging="360"/>
      </w:pPr>
    </w:lvl>
    <w:lvl w:ilvl="7" w:tplc="04190019">
      <w:start w:val="1"/>
      <w:numFmt w:val="lowerLetter"/>
      <w:lvlText w:val="%8."/>
      <w:lvlJc w:val="left"/>
      <w:pPr>
        <w:tabs>
          <w:tab w:val="num" w:pos="6300"/>
        </w:tabs>
        <w:ind w:left="6300" w:hanging="360"/>
      </w:pPr>
    </w:lvl>
    <w:lvl w:ilvl="8" w:tplc="0419001B">
      <w:start w:val="1"/>
      <w:numFmt w:val="lowerRoman"/>
      <w:lvlText w:val="%9."/>
      <w:lvlJc w:val="right"/>
      <w:pPr>
        <w:tabs>
          <w:tab w:val="num" w:pos="7020"/>
        </w:tabs>
        <w:ind w:left="7020" w:hanging="180"/>
      </w:pPr>
    </w:lvl>
  </w:abstractNum>
  <w:abstractNum w:abstractNumId="13" w15:restartNumberingAfterBreak="0">
    <w:nsid w:val="0CC75130"/>
    <w:multiLevelType w:val="hybridMultilevel"/>
    <w:tmpl w:val="C75ED3EA"/>
    <w:lvl w:ilvl="0" w:tplc="9436453E">
      <w:start w:val="1"/>
      <w:numFmt w:val="decimal"/>
      <w:lvlText w:val="[%1]"/>
      <w:lvlJc w:val="left"/>
      <w:pPr>
        <w:tabs>
          <w:tab w:val="num" w:pos="550"/>
        </w:tabs>
        <w:ind w:left="550"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 w15:restartNumberingAfterBreak="0">
    <w:nsid w:val="0F3400C3"/>
    <w:multiLevelType w:val="hybridMultilevel"/>
    <w:tmpl w:val="D72E9AC2"/>
    <w:lvl w:ilvl="0" w:tplc="0419000F">
      <w:start w:val="6"/>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5" w15:restartNumberingAfterBreak="0">
    <w:nsid w:val="12917893"/>
    <w:multiLevelType w:val="hybridMultilevel"/>
    <w:tmpl w:val="05E8DF4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6" w15:restartNumberingAfterBreak="0">
    <w:nsid w:val="1A101BA2"/>
    <w:multiLevelType w:val="multilevel"/>
    <w:tmpl w:val="5044B036"/>
    <w:lvl w:ilvl="0">
      <w:start w:val="1"/>
      <w:numFmt w:val="bullet"/>
      <w:lvlText w:val=""/>
      <w:lvlJc w:val="left"/>
      <w:pPr>
        <w:ind w:left="1485" w:hanging="360"/>
      </w:pPr>
      <w:rPr>
        <w:rFonts w:ascii="Symbol" w:hAnsi="Symbol" w:cs="Symbol" w:hint="default"/>
      </w:rPr>
    </w:lvl>
    <w:lvl w:ilvl="1">
      <w:start w:val="1"/>
      <w:numFmt w:val="bullet"/>
      <w:lvlText w:val="o"/>
      <w:lvlJc w:val="left"/>
      <w:pPr>
        <w:ind w:left="2205" w:hanging="360"/>
      </w:pPr>
      <w:rPr>
        <w:rFonts w:ascii="Courier New" w:hAnsi="Courier New" w:cs="Courier New" w:hint="default"/>
      </w:rPr>
    </w:lvl>
    <w:lvl w:ilvl="2">
      <w:start w:val="1"/>
      <w:numFmt w:val="bullet"/>
      <w:lvlText w:val=""/>
      <w:lvlJc w:val="left"/>
      <w:pPr>
        <w:ind w:left="2925" w:hanging="360"/>
      </w:pPr>
      <w:rPr>
        <w:rFonts w:ascii="Wingdings" w:hAnsi="Wingdings" w:cs="Wingdings" w:hint="default"/>
      </w:rPr>
    </w:lvl>
    <w:lvl w:ilvl="3">
      <w:start w:val="1"/>
      <w:numFmt w:val="bullet"/>
      <w:lvlText w:val=""/>
      <w:lvlJc w:val="left"/>
      <w:pPr>
        <w:ind w:left="3645" w:hanging="360"/>
      </w:pPr>
      <w:rPr>
        <w:rFonts w:ascii="Symbol" w:hAnsi="Symbol" w:cs="Symbol" w:hint="default"/>
      </w:rPr>
    </w:lvl>
    <w:lvl w:ilvl="4">
      <w:start w:val="1"/>
      <w:numFmt w:val="bullet"/>
      <w:lvlText w:val="o"/>
      <w:lvlJc w:val="left"/>
      <w:pPr>
        <w:ind w:left="4365" w:hanging="360"/>
      </w:pPr>
      <w:rPr>
        <w:rFonts w:ascii="Courier New" w:hAnsi="Courier New" w:cs="Courier New" w:hint="default"/>
      </w:rPr>
    </w:lvl>
    <w:lvl w:ilvl="5">
      <w:start w:val="1"/>
      <w:numFmt w:val="bullet"/>
      <w:lvlText w:val=""/>
      <w:lvlJc w:val="left"/>
      <w:pPr>
        <w:ind w:left="5085" w:hanging="360"/>
      </w:pPr>
      <w:rPr>
        <w:rFonts w:ascii="Wingdings" w:hAnsi="Wingdings" w:cs="Wingdings" w:hint="default"/>
      </w:rPr>
    </w:lvl>
    <w:lvl w:ilvl="6">
      <w:start w:val="1"/>
      <w:numFmt w:val="bullet"/>
      <w:lvlText w:val=""/>
      <w:lvlJc w:val="left"/>
      <w:pPr>
        <w:ind w:left="5805" w:hanging="360"/>
      </w:pPr>
      <w:rPr>
        <w:rFonts w:ascii="Symbol" w:hAnsi="Symbol" w:cs="Symbol" w:hint="default"/>
      </w:rPr>
    </w:lvl>
    <w:lvl w:ilvl="7">
      <w:start w:val="1"/>
      <w:numFmt w:val="bullet"/>
      <w:lvlText w:val="o"/>
      <w:lvlJc w:val="left"/>
      <w:pPr>
        <w:ind w:left="6525" w:hanging="360"/>
      </w:pPr>
      <w:rPr>
        <w:rFonts w:ascii="Courier New" w:hAnsi="Courier New" w:cs="Courier New" w:hint="default"/>
      </w:rPr>
    </w:lvl>
    <w:lvl w:ilvl="8">
      <w:start w:val="1"/>
      <w:numFmt w:val="bullet"/>
      <w:lvlText w:val=""/>
      <w:lvlJc w:val="left"/>
      <w:pPr>
        <w:ind w:left="7245" w:hanging="360"/>
      </w:pPr>
      <w:rPr>
        <w:rFonts w:ascii="Wingdings" w:hAnsi="Wingdings" w:cs="Wingdings" w:hint="default"/>
      </w:rPr>
    </w:lvl>
  </w:abstractNum>
  <w:abstractNum w:abstractNumId="17" w15:restartNumberingAfterBreak="0">
    <w:nsid w:val="1AF96CAC"/>
    <w:multiLevelType w:val="hybridMultilevel"/>
    <w:tmpl w:val="8B88459C"/>
    <w:lvl w:ilvl="0" w:tplc="A4F84E90">
      <w:start w:val="1"/>
      <w:numFmt w:val="bullet"/>
      <w:lvlText w:val=""/>
      <w:lvlJc w:val="left"/>
      <w:pPr>
        <w:tabs>
          <w:tab w:val="num" w:pos="227"/>
        </w:tabs>
        <w:ind w:left="227" w:hanging="227"/>
      </w:pPr>
      <w:rPr>
        <w:rFonts w:ascii="Symbol" w:hAnsi="Symbol" w:cs="Symbol" w:hint="default"/>
      </w:rPr>
    </w:lvl>
    <w:lvl w:ilvl="1" w:tplc="04190003">
      <w:start w:val="1"/>
      <w:numFmt w:val="bullet"/>
      <w:lvlText w:val="o"/>
      <w:lvlJc w:val="left"/>
      <w:pPr>
        <w:tabs>
          <w:tab w:val="num" w:pos="873"/>
        </w:tabs>
        <w:ind w:left="873" w:hanging="360"/>
      </w:pPr>
      <w:rPr>
        <w:rFonts w:ascii="Courier New" w:hAnsi="Courier New" w:cs="Courier New" w:hint="default"/>
      </w:rPr>
    </w:lvl>
    <w:lvl w:ilvl="2" w:tplc="04190005">
      <w:start w:val="1"/>
      <w:numFmt w:val="bullet"/>
      <w:lvlText w:val=""/>
      <w:lvlJc w:val="left"/>
      <w:pPr>
        <w:tabs>
          <w:tab w:val="num" w:pos="1593"/>
        </w:tabs>
        <w:ind w:left="1593" w:hanging="360"/>
      </w:pPr>
      <w:rPr>
        <w:rFonts w:ascii="Wingdings" w:hAnsi="Wingdings" w:cs="Wingdings" w:hint="default"/>
      </w:rPr>
    </w:lvl>
    <w:lvl w:ilvl="3" w:tplc="04190001">
      <w:start w:val="1"/>
      <w:numFmt w:val="bullet"/>
      <w:lvlText w:val=""/>
      <w:lvlJc w:val="left"/>
      <w:pPr>
        <w:tabs>
          <w:tab w:val="num" w:pos="2313"/>
        </w:tabs>
        <w:ind w:left="2313" w:hanging="360"/>
      </w:pPr>
      <w:rPr>
        <w:rFonts w:ascii="Symbol" w:hAnsi="Symbol" w:cs="Symbol" w:hint="default"/>
      </w:rPr>
    </w:lvl>
    <w:lvl w:ilvl="4" w:tplc="04190003">
      <w:start w:val="1"/>
      <w:numFmt w:val="bullet"/>
      <w:lvlText w:val="o"/>
      <w:lvlJc w:val="left"/>
      <w:pPr>
        <w:tabs>
          <w:tab w:val="num" w:pos="3033"/>
        </w:tabs>
        <w:ind w:left="3033" w:hanging="360"/>
      </w:pPr>
      <w:rPr>
        <w:rFonts w:ascii="Courier New" w:hAnsi="Courier New" w:cs="Courier New" w:hint="default"/>
      </w:rPr>
    </w:lvl>
    <w:lvl w:ilvl="5" w:tplc="04190005">
      <w:start w:val="1"/>
      <w:numFmt w:val="bullet"/>
      <w:lvlText w:val=""/>
      <w:lvlJc w:val="left"/>
      <w:pPr>
        <w:tabs>
          <w:tab w:val="num" w:pos="3753"/>
        </w:tabs>
        <w:ind w:left="3753" w:hanging="360"/>
      </w:pPr>
      <w:rPr>
        <w:rFonts w:ascii="Wingdings" w:hAnsi="Wingdings" w:cs="Wingdings" w:hint="default"/>
      </w:rPr>
    </w:lvl>
    <w:lvl w:ilvl="6" w:tplc="04190001">
      <w:start w:val="1"/>
      <w:numFmt w:val="bullet"/>
      <w:lvlText w:val=""/>
      <w:lvlJc w:val="left"/>
      <w:pPr>
        <w:tabs>
          <w:tab w:val="num" w:pos="4473"/>
        </w:tabs>
        <w:ind w:left="4473" w:hanging="360"/>
      </w:pPr>
      <w:rPr>
        <w:rFonts w:ascii="Symbol" w:hAnsi="Symbol" w:cs="Symbol" w:hint="default"/>
      </w:rPr>
    </w:lvl>
    <w:lvl w:ilvl="7" w:tplc="04190003">
      <w:start w:val="1"/>
      <w:numFmt w:val="bullet"/>
      <w:lvlText w:val="o"/>
      <w:lvlJc w:val="left"/>
      <w:pPr>
        <w:tabs>
          <w:tab w:val="num" w:pos="5193"/>
        </w:tabs>
        <w:ind w:left="5193" w:hanging="360"/>
      </w:pPr>
      <w:rPr>
        <w:rFonts w:ascii="Courier New" w:hAnsi="Courier New" w:cs="Courier New" w:hint="default"/>
      </w:rPr>
    </w:lvl>
    <w:lvl w:ilvl="8" w:tplc="04190005">
      <w:start w:val="1"/>
      <w:numFmt w:val="bullet"/>
      <w:lvlText w:val=""/>
      <w:lvlJc w:val="left"/>
      <w:pPr>
        <w:tabs>
          <w:tab w:val="num" w:pos="5913"/>
        </w:tabs>
        <w:ind w:left="5913" w:hanging="360"/>
      </w:pPr>
      <w:rPr>
        <w:rFonts w:ascii="Wingdings" w:hAnsi="Wingdings" w:cs="Wingdings" w:hint="default"/>
      </w:rPr>
    </w:lvl>
  </w:abstractNum>
  <w:abstractNum w:abstractNumId="18" w15:restartNumberingAfterBreak="0">
    <w:nsid w:val="1B472832"/>
    <w:multiLevelType w:val="hybridMultilevel"/>
    <w:tmpl w:val="71949FE0"/>
    <w:lvl w:ilvl="0" w:tplc="3648D404">
      <w:start w:val="1"/>
      <w:numFmt w:val="decimal"/>
      <w:lvlText w:val="8.%1"/>
      <w:lvlJc w:val="left"/>
      <w:pPr>
        <w:tabs>
          <w:tab w:val="num" w:pos="851"/>
        </w:tabs>
        <w:ind w:firstLine="851"/>
      </w:pPr>
      <w:rPr>
        <w:rFonts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9" w15:restartNumberingAfterBreak="0">
    <w:nsid w:val="1BDC7695"/>
    <w:multiLevelType w:val="hybridMultilevel"/>
    <w:tmpl w:val="CFD23BE8"/>
    <w:lvl w:ilvl="0" w:tplc="8A80D23E">
      <w:start w:val="1"/>
      <w:numFmt w:val="decimal"/>
      <w:lvlText w:val="%1)"/>
      <w:lvlJc w:val="left"/>
      <w:pPr>
        <w:ind w:left="90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219227D7"/>
    <w:multiLevelType w:val="hybridMultilevel"/>
    <w:tmpl w:val="3AC6406C"/>
    <w:lvl w:ilvl="0" w:tplc="280CC67C">
      <w:start w:val="1"/>
      <w:numFmt w:val="bullet"/>
      <w:lvlText w:val=""/>
      <w:lvlJc w:val="left"/>
      <w:pPr>
        <w:tabs>
          <w:tab w:val="num" w:pos="1919"/>
        </w:tabs>
        <w:ind w:left="1068"/>
      </w:pPr>
      <w:rPr>
        <w:rFonts w:ascii="Symbol" w:hAnsi="Symbol" w:cs="Symbol" w:hint="default"/>
        <w:color w:val="auto"/>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27F8137F"/>
    <w:multiLevelType w:val="hybridMultilevel"/>
    <w:tmpl w:val="E4AAE48E"/>
    <w:lvl w:ilvl="0" w:tplc="BCD27B9A">
      <w:start w:val="1"/>
      <w:numFmt w:val="decimal"/>
      <w:lvlText w:val="%1)"/>
      <w:lvlJc w:val="left"/>
      <w:pPr>
        <w:ind w:left="567" w:hanging="360"/>
      </w:pPr>
      <w:rPr>
        <w:rFonts w:ascii="Times New Roman" w:eastAsia="Times New Roman" w:hAnsi="Times New Roman"/>
      </w:rPr>
    </w:lvl>
    <w:lvl w:ilvl="1" w:tplc="04190019">
      <w:start w:val="1"/>
      <w:numFmt w:val="lowerLetter"/>
      <w:lvlText w:val="%2."/>
      <w:lvlJc w:val="left"/>
      <w:pPr>
        <w:ind w:left="1287" w:hanging="360"/>
      </w:pPr>
    </w:lvl>
    <w:lvl w:ilvl="2" w:tplc="0419001B">
      <w:start w:val="1"/>
      <w:numFmt w:val="lowerRoman"/>
      <w:lvlText w:val="%3."/>
      <w:lvlJc w:val="right"/>
      <w:pPr>
        <w:ind w:left="2007" w:hanging="180"/>
      </w:pPr>
    </w:lvl>
    <w:lvl w:ilvl="3" w:tplc="0419000F">
      <w:start w:val="1"/>
      <w:numFmt w:val="decimal"/>
      <w:lvlText w:val="%4."/>
      <w:lvlJc w:val="left"/>
      <w:pPr>
        <w:ind w:left="2727" w:hanging="360"/>
      </w:pPr>
    </w:lvl>
    <w:lvl w:ilvl="4" w:tplc="04190019">
      <w:start w:val="1"/>
      <w:numFmt w:val="lowerLetter"/>
      <w:lvlText w:val="%5."/>
      <w:lvlJc w:val="left"/>
      <w:pPr>
        <w:ind w:left="3447" w:hanging="360"/>
      </w:pPr>
    </w:lvl>
    <w:lvl w:ilvl="5" w:tplc="0419001B">
      <w:start w:val="1"/>
      <w:numFmt w:val="lowerRoman"/>
      <w:lvlText w:val="%6."/>
      <w:lvlJc w:val="right"/>
      <w:pPr>
        <w:ind w:left="4167" w:hanging="180"/>
      </w:pPr>
    </w:lvl>
    <w:lvl w:ilvl="6" w:tplc="0419000F">
      <w:start w:val="1"/>
      <w:numFmt w:val="decimal"/>
      <w:lvlText w:val="%7."/>
      <w:lvlJc w:val="left"/>
      <w:pPr>
        <w:ind w:left="4887" w:hanging="360"/>
      </w:pPr>
    </w:lvl>
    <w:lvl w:ilvl="7" w:tplc="04190019">
      <w:start w:val="1"/>
      <w:numFmt w:val="lowerLetter"/>
      <w:lvlText w:val="%8."/>
      <w:lvlJc w:val="left"/>
      <w:pPr>
        <w:ind w:left="5607" w:hanging="360"/>
      </w:pPr>
    </w:lvl>
    <w:lvl w:ilvl="8" w:tplc="0419001B">
      <w:start w:val="1"/>
      <w:numFmt w:val="lowerRoman"/>
      <w:lvlText w:val="%9."/>
      <w:lvlJc w:val="right"/>
      <w:pPr>
        <w:ind w:left="6327" w:hanging="180"/>
      </w:pPr>
    </w:lvl>
  </w:abstractNum>
  <w:abstractNum w:abstractNumId="22" w15:restartNumberingAfterBreak="0">
    <w:nsid w:val="2A4B382C"/>
    <w:multiLevelType w:val="multilevel"/>
    <w:tmpl w:val="5EC8B00A"/>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2F185725"/>
    <w:multiLevelType w:val="hybridMultilevel"/>
    <w:tmpl w:val="FD58A472"/>
    <w:lvl w:ilvl="0" w:tplc="280CC67C">
      <w:start w:val="1"/>
      <w:numFmt w:val="bullet"/>
      <w:lvlText w:val=""/>
      <w:lvlJc w:val="left"/>
      <w:pPr>
        <w:tabs>
          <w:tab w:val="num" w:pos="1919"/>
        </w:tabs>
        <w:ind w:left="1068"/>
      </w:pPr>
      <w:rPr>
        <w:rFonts w:ascii="Symbol" w:hAnsi="Symbol" w:cs="Symbol" w:hint="default"/>
        <w:color w:val="auto"/>
      </w:rPr>
    </w:lvl>
    <w:lvl w:ilvl="1" w:tplc="04190003">
      <w:start w:val="1"/>
      <w:numFmt w:val="bullet"/>
      <w:lvlText w:val="o"/>
      <w:lvlJc w:val="left"/>
      <w:pPr>
        <w:tabs>
          <w:tab w:val="num" w:pos="2148"/>
        </w:tabs>
        <w:ind w:left="2148" w:hanging="360"/>
      </w:pPr>
      <w:rPr>
        <w:rFonts w:ascii="Courier New" w:hAnsi="Courier New" w:cs="Courier New" w:hint="default"/>
      </w:rPr>
    </w:lvl>
    <w:lvl w:ilvl="2" w:tplc="04190005">
      <w:start w:val="1"/>
      <w:numFmt w:val="bullet"/>
      <w:lvlText w:val=""/>
      <w:lvlJc w:val="left"/>
      <w:pPr>
        <w:tabs>
          <w:tab w:val="num" w:pos="2868"/>
        </w:tabs>
        <w:ind w:left="2868" w:hanging="360"/>
      </w:pPr>
      <w:rPr>
        <w:rFonts w:ascii="Wingdings" w:hAnsi="Wingdings" w:cs="Wingdings" w:hint="default"/>
      </w:rPr>
    </w:lvl>
    <w:lvl w:ilvl="3" w:tplc="04190001">
      <w:start w:val="1"/>
      <w:numFmt w:val="bullet"/>
      <w:lvlText w:val=""/>
      <w:lvlJc w:val="left"/>
      <w:pPr>
        <w:tabs>
          <w:tab w:val="num" w:pos="3588"/>
        </w:tabs>
        <w:ind w:left="3588" w:hanging="360"/>
      </w:pPr>
      <w:rPr>
        <w:rFonts w:ascii="Symbol" w:hAnsi="Symbol" w:cs="Symbol" w:hint="default"/>
      </w:rPr>
    </w:lvl>
    <w:lvl w:ilvl="4" w:tplc="04190003">
      <w:start w:val="1"/>
      <w:numFmt w:val="bullet"/>
      <w:lvlText w:val="o"/>
      <w:lvlJc w:val="left"/>
      <w:pPr>
        <w:tabs>
          <w:tab w:val="num" w:pos="4308"/>
        </w:tabs>
        <w:ind w:left="4308" w:hanging="360"/>
      </w:pPr>
      <w:rPr>
        <w:rFonts w:ascii="Courier New" w:hAnsi="Courier New" w:cs="Courier New" w:hint="default"/>
      </w:rPr>
    </w:lvl>
    <w:lvl w:ilvl="5" w:tplc="04190005">
      <w:start w:val="1"/>
      <w:numFmt w:val="bullet"/>
      <w:lvlText w:val=""/>
      <w:lvlJc w:val="left"/>
      <w:pPr>
        <w:tabs>
          <w:tab w:val="num" w:pos="5028"/>
        </w:tabs>
        <w:ind w:left="5028" w:hanging="360"/>
      </w:pPr>
      <w:rPr>
        <w:rFonts w:ascii="Wingdings" w:hAnsi="Wingdings" w:cs="Wingdings" w:hint="default"/>
      </w:rPr>
    </w:lvl>
    <w:lvl w:ilvl="6" w:tplc="04190001">
      <w:start w:val="1"/>
      <w:numFmt w:val="bullet"/>
      <w:lvlText w:val=""/>
      <w:lvlJc w:val="left"/>
      <w:pPr>
        <w:tabs>
          <w:tab w:val="num" w:pos="5748"/>
        </w:tabs>
        <w:ind w:left="5748" w:hanging="360"/>
      </w:pPr>
      <w:rPr>
        <w:rFonts w:ascii="Symbol" w:hAnsi="Symbol" w:cs="Symbol" w:hint="default"/>
      </w:rPr>
    </w:lvl>
    <w:lvl w:ilvl="7" w:tplc="04190003">
      <w:start w:val="1"/>
      <w:numFmt w:val="bullet"/>
      <w:lvlText w:val="o"/>
      <w:lvlJc w:val="left"/>
      <w:pPr>
        <w:tabs>
          <w:tab w:val="num" w:pos="6468"/>
        </w:tabs>
        <w:ind w:left="6468" w:hanging="360"/>
      </w:pPr>
      <w:rPr>
        <w:rFonts w:ascii="Courier New" w:hAnsi="Courier New" w:cs="Courier New" w:hint="default"/>
      </w:rPr>
    </w:lvl>
    <w:lvl w:ilvl="8" w:tplc="04190005">
      <w:start w:val="1"/>
      <w:numFmt w:val="bullet"/>
      <w:lvlText w:val=""/>
      <w:lvlJc w:val="left"/>
      <w:pPr>
        <w:tabs>
          <w:tab w:val="num" w:pos="7188"/>
        </w:tabs>
        <w:ind w:left="7188" w:hanging="360"/>
      </w:pPr>
      <w:rPr>
        <w:rFonts w:ascii="Wingdings" w:hAnsi="Wingdings" w:cs="Wingdings" w:hint="default"/>
      </w:rPr>
    </w:lvl>
  </w:abstractNum>
  <w:abstractNum w:abstractNumId="24" w15:restartNumberingAfterBreak="0">
    <w:nsid w:val="325C3A34"/>
    <w:multiLevelType w:val="hybridMultilevel"/>
    <w:tmpl w:val="4E3845F6"/>
    <w:lvl w:ilvl="0" w:tplc="A3D46D30">
      <w:start w:val="1"/>
      <w:numFmt w:val="decimal"/>
      <w:lvlText w:val="%1."/>
      <w:lvlJc w:val="left"/>
      <w:pPr>
        <w:tabs>
          <w:tab w:val="num" w:pos="1350"/>
        </w:tabs>
        <w:ind w:left="1350" w:hanging="810"/>
      </w:pPr>
      <w:rPr>
        <w:rFonts w:hint="default"/>
      </w:rPr>
    </w:lvl>
    <w:lvl w:ilvl="1" w:tplc="04190019">
      <w:start w:val="1"/>
      <w:numFmt w:val="lowerLetter"/>
      <w:lvlText w:val="%2."/>
      <w:lvlJc w:val="left"/>
      <w:pPr>
        <w:tabs>
          <w:tab w:val="num" w:pos="1620"/>
        </w:tabs>
        <w:ind w:left="1620" w:hanging="360"/>
      </w:pPr>
    </w:lvl>
    <w:lvl w:ilvl="2" w:tplc="0419001B">
      <w:start w:val="1"/>
      <w:numFmt w:val="lowerRoman"/>
      <w:lvlText w:val="%3."/>
      <w:lvlJc w:val="right"/>
      <w:pPr>
        <w:tabs>
          <w:tab w:val="num" w:pos="2340"/>
        </w:tabs>
        <w:ind w:left="2340" w:hanging="180"/>
      </w:pPr>
    </w:lvl>
    <w:lvl w:ilvl="3" w:tplc="0419000F">
      <w:start w:val="1"/>
      <w:numFmt w:val="decimal"/>
      <w:lvlText w:val="%4."/>
      <w:lvlJc w:val="left"/>
      <w:pPr>
        <w:tabs>
          <w:tab w:val="num" w:pos="3060"/>
        </w:tabs>
        <w:ind w:left="3060" w:hanging="360"/>
      </w:pPr>
    </w:lvl>
    <w:lvl w:ilvl="4" w:tplc="04190019">
      <w:start w:val="1"/>
      <w:numFmt w:val="lowerLetter"/>
      <w:lvlText w:val="%5."/>
      <w:lvlJc w:val="left"/>
      <w:pPr>
        <w:tabs>
          <w:tab w:val="num" w:pos="3780"/>
        </w:tabs>
        <w:ind w:left="3780" w:hanging="360"/>
      </w:pPr>
    </w:lvl>
    <w:lvl w:ilvl="5" w:tplc="0419001B">
      <w:start w:val="1"/>
      <w:numFmt w:val="lowerRoman"/>
      <w:lvlText w:val="%6."/>
      <w:lvlJc w:val="right"/>
      <w:pPr>
        <w:tabs>
          <w:tab w:val="num" w:pos="4500"/>
        </w:tabs>
        <w:ind w:left="4500" w:hanging="180"/>
      </w:pPr>
    </w:lvl>
    <w:lvl w:ilvl="6" w:tplc="0419000F">
      <w:start w:val="1"/>
      <w:numFmt w:val="decimal"/>
      <w:lvlText w:val="%7."/>
      <w:lvlJc w:val="left"/>
      <w:pPr>
        <w:tabs>
          <w:tab w:val="num" w:pos="5220"/>
        </w:tabs>
        <w:ind w:left="5220" w:hanging="360"/>
      </w:pPr>
    </w:lvl>
    <w:lvl w:ilvl="7" w:tplc="04190019">
      <w:start w:val="1"/>
      <w:numFmt w:val="lowerLetter"/>
      <w:lvlText w:val="%8."/>
      <w:lvlJc w:val="left"/>
      <w:pPr>
        <w:tabs>
          <w:tab w:val="num" w:pos="5940"/>
        </w:tabs>
        <w:ind w:left="5940" w:hanging="360"/>
      </w:pPr>
    </w:lvl>
    <w:lvl w:ilvl="8" w:tplc="0419001B">
      <w:start w:val="1"/>
      <w:numFmt w:val="lowerRoman"/>
      <w:lvlText w:val="%9."/>
      <w:lvlJc w:val="right"/>
      <w:pPr>
        <w:tabs>
          <w:tab w:val="num" w:pos="6660"/>
        </w:tabs>
        <w:ind w:left="6660" w:hanging="180"/>
      </w:pPr>
    </w:lvl>
  </w:abstractNum>
  <w:abstractNum w:abstractNumId="25" w15:restartNumberingAfterBreak="0">
    <w:nsid w:val="39C16D77"/>
    <w:multiLevelType w:val="multilevel"/>
    <w:tmpl w:val="2D6E1A74"/>
    <w:lvl w:ilvl="0">
      <w:start w:val="3"/>
      <w:numFmt w:val="decimal"/>
      <w:lvlText w:val="%1"/>
      <w:lvlJc w:val="left"/>
      <w:pPr>
        <w:ind w:left="360" w:hanging="360"/>
      </w:pPr>
      <w:rPr>
        <w:rFonts w:hint="default"/>
        <w:b/>
        <w:bCs/>
      </w:rPr>
    </w:lvl>
    <w:lvl w:ilvl="1">
      <w:start w:val="7"/>
      <w:numFmt w:val="decimal"/>
      <w:lvlText w:val="%1.%2"/>
      <w:lvlJc w:val="left"/>
      <w:pPr>
        <w:ind w:left="927" w:hanging="360"/>
      </w:pPr>
      <w:rPr>
        <w:rFonts w:hint="default"/>
        <w:b/>
        <w:bCs/>
      </w:rPr>
    </w:lvl>
    <w:lvl w:ilvl="2">
      <w:start w:val="1"/>
      <w:numFmt w:val="decimal"/>
      <w:lvlText w:val="%1.%2.%3"/>
      <w:lvlJc w:val="left"/>
      <w:pPr>
        <w:ind w:left="1854" w:hanging="720"/>
      </w:pPr>
      <w:rPr>
        <w:rFonts w:hint="default"/>
        <w:b/>
        <w:bCs/>
      </w:rPr>
    </w:lvl>
    <w:lvl w:ilvl="3">
      <w:start w:val="1"/>
      <w:numFmt w:val="decimal"/>
      <w:lvlText w:val="%1.%2.%3.%4"/>
      <w:lvlJc w:val="left"/>
      <w:pPr>
        <w:ind w:left="2421" w:hanging="720"/>
      </w:pPr>
      <w:rPr>
        <w:rFonts w:hint="default"/>
        <w:b/>
        <w:bCs/>
      </w:rPr>
    </w:lvl>
    <w:lvl w:ilvl="4">
      <w:start w:val="1"/>
      <w:numFmt w:val="decimal"/>
      <w:lvlText w:val="%1.%2.%3.%4.%5"/>
      <w:lvlJc w:val="left"/>
      <w:pPr>
        <w:ind w:left="3348" w:hanging="1080"/>
      </w:pPr>
      <w:rPr>
        <w:rFonts w:hint="default"/>
        <w:b/>
        <w:bCs/>
      </w:rPr>
    </w:lvl>
    <w:lvl w:ilvl="5">
      <w:start w:val="1"/>
      <w:numFmt w:val="decimal"/>
      <w:lvlText w:val="%1.%2.%3.%4.%5.%6"/>
      <w:lvlJc w:val="left"/>
      <w:pPr>
        <w:ind w:left="3915" w:hanging="1080"/>
      </w:pPr>
      <w:rPr>
        <w:rFonts w:hint="default"/>
        <w:b/>
        <w:bCs/>
      </w:rPr>
    </w:lvl>
    <w:lvl w:ilvl="6">
      <w:start w:val="1"/>
      <w:numFmt w:val="decimal"/>
      <w:lvlText w:val="%1.%2.%3.%4.%5.%6.%7"/>
      <w:lvlJc w:val="left"/>
      <w:pPr>
        <w:ind w:left="4842" w:hanging="1440"/>
      </w:pPr>
      <w:rPr>
        <w:rFonts w:hint="default"/>
        <w:b/>
        <w:bCs/>
      </w:rPr>
    </w:lvl>
    <w:lvl w:ilvl="7">
      <w:start w:val="1"/>
      <w:numFmt w:val="decimal"/>
      <w:lvlText w:val="%1.%2.%3.%4.%5.%6.%7.%8"/>
      <w:lvlJc w:val="left"/>
      <w:pPr>
        <w:ind w:left="5409" w:hanging="1440"/>
      </w:pPr>
      <w:rPr>
        <w:rFonts w:hint="default"/>
        <w:b/>
        <w:bCs/>
      </w:rPr>
    </w:lvl>
    <w:lvl w:ilvl="8">
      <w:start w:val="1"/>
      <w:numFmt w:val="decimal"/>
      <w:lvlText w:val="%1.%2.%3.%4.%5.%6.%7.%8.%9"/>
      <w:lvlJc w:val="left"/>
      <w:pPr>
        <w:ind w:left="6336" w:hanging="1800"/>
      </w:pPr>
      <w:rPr>
        <w:rFonts w:hint="default"/>
        <w:b/>
        <w:bCs/>
      </w:rPr>
    </w:lvl>
  </w:abstractNum>
  <w:abstractNum w:abstractNumId="26" w15:restartNumberingAfterBreak="0">
    <w:nsid w:val="423C2F6B"/>
    <w:multiLevelType w:val="hybridMultilevel"/>
    <w:tmpl w:val="D458CA22"/>
    <w:lvl w:ilvl="0" w:tplc="F9585B04">
      <w:start w:val="1"/>
      <w:numFmt w:val="decimal"/>
      <w:lvlText w:val="%1."/>
      <w:lvlJc w:val="left"/>
      <w:pPr>
        <w:tabs>
          <w:tab w:val="num" w:pos="1409"/>
        </w:tabs>
        <w:ind w:left="558" w:firstLine="567"/>
      </w:pPr>
      <w:rPr>
        <w:rFonts w:hint="default"/>
      </w:rPr>
    </w:lvl>
    <w:lvl w:ilvl="1" w:tplc="04190003">
      <w:start w:val="1"/>
      <w:numFmt w:val="bullet"/>
      <w:lvlText w:val="o"/>
      <w:lvlJc w:val="left"/>
      <w:pPr>
        <w:ind w:left="2205" w:hanging="360"/>
      </w:pPr>
      <w:rPr>
        <w:rFonts w:ascii="Courier New" w:hAnsi="Courier New" w:cs="Courier New" w:hint="default"/>
      </w:rPr>
    </w:lvl>
    <w:lvl w:ilvl="2" w:tplc="04190005">
      <w:start w:val="1"/>
      <w:numFmt w:val="bullet"/>
      <w:lvlText w:val=""/>
      <w:lvlJc w:val="left"/>
      <w:pPr>
        <w:ind w:left="2925" w:hanging="360"/>
      </w:pPr>
      <w:rPr>
        <w:rFonts w:ascii="Wingdings" w:hAnsi="Wingdings" w:cs="Wingdings" w:hint="default"/>
      </w:rPr>
    </w:lvl>
    <w:lvl w:ilvl="3" w:tplc="04190001">
      <w:start w:val="1"/>
      <w:numFmt w:val="bullet"/>
      <w:lvlText w:val=""/>
      <w:lvlJc w:val="left"/>
      <w:pPr>
        <w:ind w:left="3645" w:hanging="360"/>
      </w:pPr>
      <w:rPr>
        <w:rFonts w:ascii="Symbol" w:hAnsi="Symbol" w:cs="Symbol" w:hint="default"/>
      </w:rPr>
    </w:lvl>
    <w:lvl w:ilvl="4" w:tplc="04190003">
      <w:start w:val="1"/>
      <w:numFmt w:val="bullet"/>
      <w:lvlText w:val="o"/>
      <w:lvlJc w:val="left"/>
      <w:pPr>
        <w:ind w:left="4365" w:hanging="360"/>
      </w:pPr>
      <w:rPr>
        <w:rFonts w:ascii="Courier New" w:hAnsi="Courier New" w:cs="Courier New" w:hint="default"/>
      </w:rPr>
    </w:lvl>
    <w:lvl w:ilvl="5" w:tplc="04190005">
      <w:start w:val="1"/>
      <w:numFmt w:val="bullet"/>
      <w:lvlText w:val=""/>
      <w:lvlJc w:val="left"/>
      <w:pPr>
        <w:ind w:left="5085" w:hanging="360"/>
      </w:pPr>
      <w:rPr>
        <w:rFonts w:ascii="Wingdings" w:hAnsi="Wingdings" w:cs="Wingdings" w:hint="default"/>
      </w:rPr>
    </w:lvl>
    <w:lvl w:ilvl="6" w:tplc="04190001">
      <w:start w:val="1"/>
      <w:numFmt w:val="bullet"/>
      <w:lvlText w:val=""/>
      <w:lvlJc w:val="left"/>
      <w:pPr>
        <w:ind w:left="5805" w:hanging="360"/>
      </w:pPr>
      <w:rPr>
        <w:rFonts w:ascii="Symbol" w:hAnsi="Symbol" w:cs="Symbol" w:hint="default"/>
      </w:rPr>
    </w:lvl>
    <w:lvl w:ilvl="7" w:tplc="04190003">
      <w:start w:val="1"/>
      <w:numFmt w:val="bullet"/>
      <w:lvlText w:val="o"/>
      <w:lvlJc w:val="left"/>
      <w:pPr>
        <w:ind w:left="6525" w:hanging="360"/>
      </w:pPr>
      <w:rPr>
        <w:rFonts w:ascii="Courier New" w:hAnsi="Courier New" w:cs="Courier New" w:hint="default"/>
      </w:rPr>
    </w:lvl>
    <w:lvl w:ilvl="8" w:tplc="04190005">
      <w:start w:val="1"/>
      <w:numFmt w:val="bullet"/>
      <w:lvlText w:val=""/>
      <w:lvlJc w:val="left"/>
      <w:pPr>
        <w:ind w:left="7245" w:hanging="360"/>
      </w:pPr>
      <w:rPr>
        <w:rFonts w:ascii="Wingdings" w:hAnsi="Wingdings" w:cs="Wingdings" w:hint="default"/>
      </w:rPr>
    </w:lvl>
  </w:abstractNum>
  <w:abstractNum w:abstractNumId="27" w15:restartNumberingAfterBreak="0">
    <w:nsid w:val="498111F2"/>
    <w:multiLevelType w:val="hybridMultilevel"/>
    <w:tmpl w:val="5044B036"/>
    <w:lvl w:ilvl="0" w:tplc="04190001">
      <w:start w:val="1"/>
      <w:numFmt w:val="bullet"/>
      <w:lvlText w:val=""/>
      <w:lvlJc w:val="left"/>
      <w:pPr>
        <w:ind w:left="1485" w:hanging="360"/>
      </w:pPr>
      <w:rPr>
        <w:rFonts w:ascii="Symbol" w:hAnsi="Symbol" w:cs="Symbol" w:hint="default"/>
      </w:rPr>
    </w:lvl>
    <w:lvl w:ilvl="1" w:tplc="04190003">
      <w:start w:val="1"/>
      <w:numFmt w:val="bullet"/>
      <w:lvlText w:val="o"/>
      <w:lvlJc w:val="left"/>
      <w:pPr>
        <w:ind w:left="2205" w:hanging="360"/>
      </w:pPr>
      <w:rPr>
        <w:rFonts w:ascii="Courier New" w:hAnsi="Courier New" w:cs="Courier New" w:hint="default"/>
      </w:rPr>
    </w:lvl>
    <w:lvl w:ilvl="2" w:tplc="04190005">
      <w:start w:val="1"/>
      <w:numFmt w:val="bullet"/>
      <w:lvlText w:val=""/>
      <w:lvlJc w:val="left"/>
      <w:pPr>
        <w:ind w:left="2925" w:hanging="360"/>
      </w:pPr>
      <w:rPr>
        <w:rFonts w:ascii="Wingdings" w:hAnsi="Wingdings" w:cs="Wingdings" w:hint="default"/>
      </w:rPr>
    </w:lvl>
    <w:lvl w:ilvl="3" w:tplc="04190001">
      <w:start w:val="1"/>
      <w:numFmt w:val="bullet"/>
      <w:lvlText w:val=""/>
      <w:lvlJc w:val="left"/>
      <w:pPr>
        <w:ind w:left="3645" w:hanging="360"/>
      </w:pPr>
      <w:rPr>
        <w:rFonts w:ascii="Symbol" w:hAnsi="Symbol" w:cs="Symbol" w:hint="default"/>
      </w:rPr>
    </w:lvl>
    <w:lvl w:ilvl="4" w:tplc="04190003">
      <w:start w:val="1"/>
      <w:numFmt w:val="bullet"/>
      <w:lvlText w:val="o"/>
      <w:lvlJc w:val="left"/>
      <w:pPr>
        <w:ind w:left="4365" w:hanging="360"/>
      </w:pPr>
      <w:rPr>
        <w:rFonts w:ascii="Courier New" w:hAnsi="Courier New" w:cs="Courier New" w:hint="default"/>
      </w:rPr>
    </w:lvl>
    <w:lvl w:ilvl="5" w:tplc="04190005">
      <w:start w:val="1"/>
      <w:numFmt w:val="bullet"/>
      <w:lvlText w:val=""/>
      <w:lvlJc w:val="left"/>
      <w:pPr>
        <w:ind w:left="5085" w:hanging="360"/>
      </w:pPr>
      <w:rPr>
        <w:rFonts w:ascii="Wingdings" w:hAnsi="Wingdings" w:cs="Wingdings" w:hint="default"/>
      </w:rPr>
    </w:lvl>
    <w:lvl w:ilvl="6" w:tplc="04190001">
      <w:start w:val="1"/>
      <w:numFmt w:val="bullet"/>
      <w:lvlText w:val=""/>
      <w:lvlJc w:val="left"/>
      <w:pPr>
        <w:ind w:left="5805" w:hanging="360"/>
      </w:pPr>
      <w:rPr>
        <w:rFonts w:ascii="Symbol" w:hAnsi="Symbol" w:cs="Symbol" w:hint="default"/>
      </w:rPr>
    </w:lvl>
    <w:lvl w:ilvl="7" w:tplc="04190003">
      <w:start w:val="1"/>
      <w:numFmt w:val="bullet"/>
      <w:lvlText w:val="o"/>
      <w:lvlJc w:val="left"/>
      <w:pPr>
        <w:ind w:left="6525" w:hanging="360"/>
      </w:pPr>
      <w:rPr>
        <w:rFonts w:ascii="Courier New" w:hAnsi="Courier New" w:cs="Courier New" w:hint="default"/>
      </w:rPr>
    </w:lvl>
    <w:lvl w:ilvl="8" w:tplc="04190005">
      <w:start w:val="1"/>
      <w:numFmt w:val="bullet"/>
      <w:lvlText w:val=""/>
      <w:lvlJc w:val="left"/>
      <w:pPr>
        <w:ind w:left="7245" w:hanging="360"/>
      </w:pPr>
      <w:rPr>
        <w:rFonts w:ascii="Wingdings" w:hAnsi="Wingdings" w:cs="Wingdings" w:hint="default"/>
      </w:rPr>
    </w:lvl>
  </w:abstractNum>
  <w:abstractNum w:abstractNumId="28" w15:restartNumberingAfterBreak="0">
    <w:nsid w:val="49D8182A"/>
    <w:multiLevelType w:val="hybridMultilevel"/>
    <w:tmpl w:val="4FA4B82E"/>
    <w:lvl w:ilvl="0" w:tplc="0419000F">
      <w:start w:val="1"/>
      <w:numFmt w:val="decimal"/>
      <w:lvlText w:val="%1."/>
      <w:lvlJc w:val="left"/>
      <w:pPr>
        <w:tabs>
          <w:tab w:val="num" w:pos="1069"/>
        </w:tabs>
        <w:ind w:left="1069" w:hanging="360"/>
      </w:pPr>
      <w:rPr>
        <w:rFonts w:hint="default"/>
      </w:rPr>
    </w:lvl>
    <w:lvl w:ilvl="1" w:tplc="04190003">
      <w:start w:val="1"/>
      <w:numFmt w:val="bullet"/>
      <w:lvlText w:val="o"/>
      <w:lvlJc w:val="left"/>
      <w:pPr>
        <w:tabs>
          <w:tab w:val="num" w:pos="2148"/>
        </w:tabs>
        <w:ind w:left="2148" w:hanging="360"/>
      </w:pPr>
      <w:rPr>
        <w:rFonts w:ascii="Courier New" w:hAnsi="Courier New" w:cs="Courier New" w:hint="default"/>
      </w:rPr>
    </w:lvl>
    <w:lvl w:ilvl="2" w:tplc="04190005">
      <w:start w:val="1"/>
      <w:numFmt w:val="bullet"/>
      <w:lvlText w:val=""/>
      <w:lvlJc w:val="left"/>
      <w:pPr>
        <w:tabs>
          <w:tab w:val="num" w:pos="2868"/>
        </w:tabs>
        <w:ind w:left="2868" w:hanging="360"/>
      </w:pPr>
      <w:rPr>
        <w:rFonts w:ascii="Wingdings" w:hAnsi="Wingdings" w:cs="Wingdings" w:hint="default"/>
      </w:rPr>
    </w:lvl>
    <w:lvl w:ilvl="3" w:tplc="04190001">
      <w:start w:val="1"/>
      <w:numFmt w:val="bullet"/>
      <w:lvlText w:val=""/>
      <w:lvlJc w:val="left"/>
      <w:pPr>
        <w:tabs>
          <w:tab w:val="num" w:pos="3588"/>
        </w:tabs>
        <w:ind w:left="3588" w:hanging="360"/>
      </w:pPr>
      <w:rPr>
        <w:rFonts w:ascii="Symbol" w:hAnsi="Symbol" w:cs="Symbol" w:hint="default"/>
      </w:rPr>
    </w:lvl>
    <w:lvl w:ilvl="4" w:tplc="04190003">
      <w:start w:val="1"/>
      <w:numFmt w:val="bullet"/>
      <w:lvlText w:val="o"/>
      <w:lvlJc w:val="left"/>
      <w:pPr>
        <w:tabs>
          <w:tab w:val="num" w:pos="4308"/>
        </w:tabs>
        <w:ind w:left="4308" w:hanging="360"/>
      </w:pPr>
      <w:rPr>
        <w:rFonts w:ascii="Courier New" w:hAnsi="Courier New" w:cs="Courier New" w:hint="default"/>
      </w:rPr>
    </w:lvl>
    <w:lvl w:ilvl="5" w:tplc="04190005">
      <w:start w:val="1"/>
      <w:numFmt w:val="bullet"/>
      <w:lvlText w:val=""/>
      <w:lvlJc w:val="left"/>
      <w:pPr>
        <w:tabs>
          <w:tab w:val="num" w:pos="5028"/>
        </w:tabs>
        <w:ind w:left="5028" w:hanging="360"/>
      </w:pPr>
      <w:rPr>
        <w:rFonts w:ascii="Wingdings" w:hAnsi="Wingdings" w:cs="Wingdings" w:hint="default"/>
      </w:rPr>
    </w:lvl>
    <w:lvl w:ilvl="6" w:tplc="04190001">
      <w:start w:val="1"/>
      <w:numFmt w:val="bullet"/>
      <w:lvlText w:val=""/>
      <w:lvlJc w:val="left"/>
      <w:pPr>
        <w:tabs>
          <w:tab w:val="num" w:pos="5748"/>
        </w:tabs>
        <w:ind w:left="5748" w:hanging="360"/>
      </w:pPr>
      <w:rPr>
        <w:rFonts w:ascii="Symbol" w:hAnsi="Symbol" w:cs="Symbol" w:hint="default"/>
      </w:rPr>
    </w:lvl>
    <w:lvl w:ilvl="7" w:tplc="04190003">
      <w:start w:val="1"/>
      <w:numFmt w:val="bullet"/>
      <w:lvlText w:val="o"/>
      <w:lvlJc w:val="left"/>
      <w:pPr>
        <w:tabs>
          <w:tab w:val="num" w:pos="6468"/>
        </w:tabs>
        <w:ind w:left="6468" w:hanging="360"/>
      </w:pPr>
      <w:rPr>
        <w:rFonts w:ascii="Courier New" w:hAnsi="Courier New" w:cs="Courier New" w:hint="default"/>
      </w:rPr>
    </w:lvl>
    <w:lvl w:ilvl="8" w:tplc="04190005">
      <w:start w:val="1"/>
      <w:numFmt w:val="bullet"/>
      <w:lvlText w:val=""/>
      <w:lvlJc w:val="left"/>
      <w:pPr>
        <w:tabs>
          <w:tab w:val="num" w:pos="7188"/>
        </w:tabs>
        <w:ind w:left="7188" w:hanging="360"/>
      </w:pPr>
      <w:rPr>
        <w:rFonts w:ascii="Wingdings" w:hAnsi="Wingdings" w:cs="Wingdings" w:hint="default"/>
      </w:rPr>
    </w:lvl>
  </w:abstractNum>
  <w:abstractNum w:abstractNumId="29" w15:restartNumberingAfterBreak="0">
    <w:nsid w:val="4D1572CD"/>
    <w:multiLevelType w:val="hybridMultilevel"/>
    <w:tmpl w:val="44828D68"/>
    <w:lvl w:ilvl="0" w:tplc="3CD07A46">
      <w:start w:val="1"/>
      <w:numFmt w:val="decimal"/>
      <w:lvlText w:val="%1)"/>
      <w:lvlJc w:val="left"/>
      <w:pPr>
        <w:ind w:left="567" w:hanging="360"/>
      </w:pPr>
      <w:rPr>
        <w:rFonts w:ascii="Times New Roman" w:eastAsia="Times New Roman" w:hAnsi="Times New Roman"/>
      </w:rPr>
    </w:lvl>
    <w:lvl w:ilvl="1" w:tplc="04190019">
      <w:start w:val="1"/>
      <w:numFmt w:val="lowerLetter"/>
      <w:lvlText w:val="%2."/>
      <w:lvlJc w:val="left"/>
      <w:pPr>
        <w:ind w:left="1287" w:hanging="360"/>
      </w:pPr>
    </w:lvl>
    <w:lvl w:ilvl="2" w:tplc="0419001B">
      <w:start w:val="1"/>
      <w:numFmt w:val="lowerRoman"/>
      <w:lvlText w:val="%3."/>
      <w:lvlJc w:val="right"/>
      <w:pPr>
        <w:ind w:left="2007" w:hanging="180"/>
      </w:pPr>
    </w:lvl>
    <w:lvl w:ilvl="3" w:tplc="0419000F">
      <w:start w:val="1"/>
      <w:numFmt w:val="decimal"/>
      <w:lvlText w:val="%4."/>
      <w:lvlJc w:val="left"/>
      <w:pPr>
        <w:ind w:left="2727" w:hanging="360"/>
      </w:pPr>
    </w:lvl>
    <w:lvl w:ilvl="4" w:tplc="04190019">
      <w:start w:val="1"/>
      <w:numFmt w:val="lowerLetter"/>
      <w:lvlText w:val="%5."/>
      <w:lvlJc w:val="left"/>
      <w:pPr>
        <w:ind w:left="3447" w:hanging="360"/>
      </w:pPr>
    </w:lvl>
    <w:lvl w:ilvl="5" w:tplc="0419001B">
      <w:start w:val="1"/>
      <w:numFmt w:val="lowerRoman"/>
      <w:lvlText w:val="%6."/>
      <w:lvlJc w:val="right"/>
      <w:pPr>
        <w:ind w:left="4167" w:hanging="180"/>
      </w:pPr>
    </w:lvl>
    <w:lvl w:ilvl="6" w:tplc="0419000F">
      <w:start w:val="1"/>
      <w:numFmt w:val="decimal"/>
      <w:lvlText w:val="%7."/>
      <w:lvlJc w:val="left"/>
      <w:pPr>
        <w:ind w:left="4887" w:hanging="360"/>
      </w:pPr>
    </w:lvl>
    <w:lvl w:ilvl="7" w:tplc="04190019">
      <w:start w:val="1"/>
      <w:numFmt w:val="lowerLetter"/>
      <w:lvlText w:val="%8."/>
      <w:lvlJc w:val="left"/>
      <w:pPr>
        <w:ind w:left="5607" w:hanging="360"/>
      </w:pPr>
    </w:lvl>
    <w:lvl w:ilvl="8" w:tplc="0419001B">
      <w:start w:val="1"/>
      <w:numFmt w:val="lowerRoman"/>
      <w:lvlText w:val="%9."/>
      <w:lvlJc w:val="right"/>
      <w:pPr>
        <w:ind w:left="6327" w:hanging="180"/>
      </w:pPr>
    </w:lvl>
  </w:abstractNum>
  <w:abstractNum w:abstractNumId="30" w15:restartNumberingAfterBreak="0">
    <w:nsid w:val="4D80616F"/>
    <w:multiLevelType w:val="hybridMultilevel"/>
    <w:tmpl w:val="D0C838DC"/>
    <w:lvl w:ilvl="0" w:tplc="AEE2CB38">
      <w:start w:val="1"/>
      <w:numFmt w:val="decimal"/>
      <w:lvlText w:val="%1)"/>
      <w:lvlJc w:val="left"/>
      <w:pPr>
        <w:ind w:left="927" w:hanging="360"/>
      </w:pPr>
      <w:rPr>
        <w:rFonts w:hint="default"/>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31" w15:restartNumberingAfterBreak="0">
    <w:nsid w:val="4E054D1C"/>
    <w:multiLevelType w:val="hybridMultilevel"/>
    <w:tmpl w:val="EB1E881A"/>
    <w:lvl w:ilvl="0" w:tplc="A8E8817C">
      <w:start w:val="1"/>
      <w:numFmt w:val="decimal"/>
      <w:lvlText w:val="%1"/>
      <w:lvlJc w:val="left"/>
      <w:pPr>
        <w:ind w:left="1068" w:hanging="360"/>
      </w:pPr>
      <w:rPr>
        <w:rFonts w:hint="default"/>
      </w:rPr>
    </w:lvl>
    <w:lvl w:ilvl="1" w:tplc="04190019">
      <w:start w:val="1"/>
      <w:numFmt w:val="lowerLetter"/>
      <w:lvlText w:val="%2."/>
      <w:lvlJc w:val="left"/>
      <w:pPr>
        <w:ind w:left="1788" w:hanging="360"/>
      </w:pPr>
    </w:lvl>
    <w:lvl w:ilvl="2" w:tplc="0419001B">
      <w:start w:val="1"/>
      <w:numFmt w:val="lowerRoman"/>
      <w:lvlText w:val="%3."/>
      <w:lvlJc w:val="right"/>
      <w:pPr>
        <w:ind w:left="2508" w:hanging="180"/>
      </w:pPr>
    </w:lvl>
    <w:lvl w:ilvl="3" w:tplc="0419000F">
      <w:start w:val="1"/>
      <w:numFmt w:val="decimal"/>
      <w:lvlText w:val="%4."/>
      <w:lvlJc w:val="left"/>
      <w:pPr>
        <w:ind w:left="3228" w:hanging="360"/>
      </w:pPr>
    </w:lvl>
    <w:lvl w:ilvl="4" w:tplc="04190019">
      <w:start w:val="1"/>
      <w:numFmt w:val="lowerLetter"/>
      <w:lvlText w:val="%5."/>
      <w:lvlJc w:val="left"/>
      <w:pPr>
        <w:ind w:left="3948" w:hanging="360"/>
      </w:pPr>
    </w:lvl>
    <w:lvl w:ilvl="5" w:tplc="0419001B">
      <w:start w:val="1"/>
      <w:numFmt w:val="lowerRoman"/>
      <w:lvlText w:val="%6."/>
      <w:lvlJc w:val="right"/>
      <w:pPr>
        <w:ind w:left="4668" w:hanging="180"/>
      </w:pPr>
    </w:lvl>
    <w:lvl w:ilvl="6" w:tplc="0419000F">
      <w:start w:val="1"/>
      <w:numFmt w:val="decimal"/>
      <w:lvlText w:val="%7."/>
      <w:lvlJc w:val="left"/>
      <w:pPr>
        <w:ind w:left="5388" w:hanging="360"/>
      </w:pPr>
    </w:lvl>
    <w:lvl w:ilvl="7" w:tplc="04190019">
      <w:start w:val="1"/>
      <w:numFmt w:val="lowerLetter"/>
      <w:lvlText w:val="%8."/>
      <w:lvlJc w:val="left"/>
      <w:pPr>
        <w:ind w:left="6108" w:hanging="360"/>
      </w:pPr>
    </w:lvl>
    <w:lvl w:ilvl="8" w:tplc="0419001B">
      <w:start w:val="1"/>
      <w:numFmt w:val="lowerRoman"/>
      <w:lvlText w:val="%9."/>
      <w:lvlJc w:val="right"/>
      <w:pPr>
        <w:ind w:left="6828" w:hanging="180"/>
      </w:pPr>
    </w:lvl>
  </w:abstractNum>
  <w:abstractNum w:abstractNumId="32" w15:restartNumberingAfterBreak="0">
    <w:nsid w:val="506C0335"/>
    <w:multiLevelType w:val="hybridMultilevel"/>
    <w:tmpl w:val="8286ED58"/>
    <w:lvl w:ilvl="0" w:tplc="0419000F">
      <w:start w:val="1"/>
      <w:numFmt w:val="decimal"/>
      <w:lvlText w:val="%1."/>
      <w:lvlJc w:val="left"/>
      <w:pPr>
        <w:tabs>
          <w:tab w:val="num" w:pos="1428"/>
        </w:tabs>
        <w:ind w:left="1428" w:hanging="360"/>
      </w:pPr>
      <w:rPr>
        <w:rFonts w:hint="default"/>
      </w:rPr>
    </w:lvl>
    <w:lvl w:ilvl="1" w:tplc="04190003">
      <w:start w:val="1"/>
      <w:numFmt w:val="bullet"/>
      <w:lvlText w:val="o"/>
      <w:lvlJc w:val="left"/>
      <w:pPr>
        <w:tabs>
          <w:tab w:val="num" w:pos="2148"/>
        </w:tabs>
        <w:ind w:left="2148" w:hanging="360"/>
      </w:pPr>
      <w:rPr>
        <w:rFonts w:ascii="Courier New" w:hAnsi="Courier New" w:cs="Courier New" w:hint="default"/>
      </w:rPr>
    </w:lvl>
    <w:lvl w:ilvl="2" w:tplc="04190005">
      <w:start w:val="1"/>
      <w:numFmt w:val="bullet"/>
      <w:lvlText w:val=""/>
      <w:lvlJc w:val="left"/>
      <w:pPr>
        <w:tabs>
          <w:tab w:val="num" w:pos="2868"/>
        </w:tabs>
        <w:ind w:left="2868" w:hanging="360"/>
      </w:pPr>
      <w:rPr>
        <w:rFonts w:ascii="Wingdings" w:hAnsi="Wingdings" w:cs="Wingdings" w:hint="default"/>
      </w:rPr>
    </w:lvl>
    <w:lvl w:ilvl="3" w:tplc="04190001">
      <w:start w:val="1"/>
      <w:numFmt w:val="bullet"/>
      <w:lvlText w:val=""/>
      <w:lvlJc w:val="left"/>
      <w:pPr>
        <w:tabs>
          <w:tab w:val="num" w:pos="3588"/>
        </w:tabs>
        <w:ind w:left="3588" w:hanging="360"/>
      </w:pPr>
      <w:rPr>
        <w:rFonts w:ascii="Symbol" w:hAnsi="Symbol" w:cs="Symbol" w:hint="default"/>
      </w:rPr>
    </w:lvl>
    <w:lvl w:ilvl="4" w:tplc="04190003">
      <w:start w:val="1"/>
      <w:numFmt w:val="bullet"/>
      <w:lvlText w:val="o"/>
      <w:lvlJc w:val="left"/>
      <w:pPr>
        <w:tabs>
          <w:tab w:val="num" w:pos="4308"/>
        </w:tabs>
        <w:ind w:left="4308" w:hanging="360"/>
      </w:pPr>
      <w:rPr>
        <w:rFonts w:ascii="Courier New" w:hAnsi="Courier New" w:cs="Courier New" w:hint="default"/>
      </w:rPr>
    </w:lvl>
    <w:lvl w:ilvl="5" w:tplc="04190005">
      <w:start w:val="1"/>
      <w:numFmt w:val="bullet"/>
      <w:lvlText w:val=""/>
      <w:lvlJc w:val="left"/>
      <w:pPr>
        <w:tabs>
          <w:tab w:val="num" w:pos="5028"/>
        </w:tabs>
        <w:ind w:left="5028" w:hanging="360"/>
      </w:pPr>
      <w:rPr>
        <w:rFonts w:ascii="Wingdings" w:hAnsi="Wingdings" w:cs="Wingdings" w:hint="default"/>
      </w:rPr>
    </w:lvl>
    <w:lvl w:ilvl="6" w:tplc="04190001">
      <w:start w:val="1"/>
      <w:numFmt w:val="bullet"/>
      <w:lvlText w:val=""/>
      <w:lvlJc w:val="left"/>
      <w:pPr>
        <w:tabs>
          <w:tab w:val="num" w:pos="5748"/>
        </w:tabs>
        <w:ind w:left="5748" w:hanging="360"/>
      </w:pPr>
      <w:rPr>
        <w:rFonts w:ascii="Symbol" w:hAnsi="Symbol" w:cs="Symbol" w:hint="default"/>
      </w:rPr>
    </w:lvl>
    <w:lvl w:ilvl="7" w:tplc="04190003">
      <w:start w:val="1"/>
      <w:numFmt w:val="bullet"/>
      <w:lvlText w:val="o"/>
      <w:lvlJc w:val="left"/>
      <w:pPr>
        <w:tabs>
          <w:tab w:val="num" w:pos="6468"/>
        </w:tabs>
        <w:ind w:left="6468" w:hanging="360"/>
      </w:pPr>
      <w:rPr>
        <w:rFonts w:ascii="Courier New" w:hAnsi="Courier New" w:cs="Courier New" w:hint="default"/>
      </w:rPr>
    </w:lvl>
    <w:lvl w:ilvl="8" w:tplc="04190005">
      <w:start w:val="1"/>
      <w:numFmt w:val="bullet"/>
      <w:lvlText w:val=""/>
      <w:lvlJc w:val="left"/>
      <w:pPr>
        <w:tabs>
          <w:tab w:val="num" w:pos="7188"/>
        </w:tabs>
        <w:ind w:left="7188" w:hanging="360"/>
      </w:pPr>
      <w:rPr>
        <w:rFonts w:ascii="Wingdings" w:hAnsi="Wingdings" w:cs="Wingdings" w:hint="default"/>
      </w:rPr>
    </w:lvl>
  </w:abstractNum>
  <w:abstractNum w:abstractNumId="33" w15:restartNumberingAfterBreak="0">
    <w:nsid w:val="52461FE0"/>
    <w:multiLevelType w:val="multilevel"/>
    <w:tmpl w:val="AA7494D6"/>
    <w:lvl w:ilvl="0">
      <w:start w:val="1"/>
      <w:numFmt w:val="decimal"/>
      <w:lvlText w:val="%1."/>
      <w:lvlJc w:val="left"/>
      <w:pPr>
        <w:tabs>
          <w:tab w:val="num" w:pos="284"/>
        </w:tabs>
        <w:ind w:firstLine="284"/>
      </w:pPr>
      <w:rPr>
        <w:rFonts w:hint="default"/>
      </w:rPr>
    </w:lvl>
    <w:lvl w:ilvl="1">
      <w:start w:val="1"/>
      <w:numFmt w:val="decimal"/>
      <w:isLgl/>
      <w:lvlText w:val="%1.%2."/>
      <w:lvlJc w:val="left"/>
      <w:pPr>
        <w:tabs>
          <w:tab w:val="num" w:pos="704"/>
        </w:tabs>
        <w:ind w:left="704" w:hanging="420"/>
      </w:pPr>
      <w:rPr>
        <w:rFonts w:hint="default"/>
      </w:rPr>
    </w:lvl>
    <w:lvl w:ilvl="2">
      <w:start w:val="1"/>
      <w:numFmt w:val="decimal"/>
      <w:isLgl/>
      <w:lvlText w:val="%1.%2.%3."/>
      <w:lvlJc w:val="left"/>
      <w:pPr>
        <w:tabs>
          <w:tab w:val="num" w:pos="1004"/>
        </w:tabs>
        <w:ind w:left="1004" w:hanging="720"/>
      </w:pPr>
      <w:rPr>
        <w:rFonts w:hint="default"/>
      </w:rPr>
    </w:lvl>
    <w:lvl w:ilvl="3">
      <w:start w:val="1"/>
      <w:numFmt w:val="decimal"/>
      <w:isLgl/>
      <w:lvlText w:val="%1.%2.%3.%4."/>
      <w:lvlJc w:val="left"/>
      <w:pPr>
        <w:tabs>
          <w:tab w:val="num" w:pos="1004"/>
        </w:tabs>
        <w:ind w:left="1004" w:hanging="720"/>
      </w:pPr>
      <w:rPr>
        <w:rFonts w:hint="default"/>
      </w:rPr>
    </w:lvl>
    <w:lvl w:ilvl="4">
      <w:start w:val="1"/>
      <w:numFmt w:val="decimal"/>
      <w:isLgl/>
      <w:lvlText w:val="%1.%2.%3.%4.%5."/>
      <w:lvlJc w:val="left"/>
      <w:pPr>
        <w:tabs>
          <w:tab w:val="num" w:pos="1364"/>
        </w:tabs>
        <w:ind w:left="1364" w:hanging="1080"/>
      </w:pPr>
      <w:rPr>
        <w:rFonts w:hint="default"/>
      </w:rPr>
    </w:lvl>
    <w:lvl w:ilvl="5">
      <w:start w:val="1"/>
      <w:numFmt w:val="decimal"/>
      <w:isLgl/>
      <w:lvlText w:val="%1.%2.%3.%4.%5.%6."/>
      <w:lvlJc w:val="left"/>
      <w:pPr>
        <w:tabs>
          <w:tab w:val="num" w:pos="1364"/>
        </w:tabs>
        <w:ind w:left="1364" w:hanging="1080"/>
      </w:pPr>
      <w:rPr>
        <w:rFonts w:hint="default"/>
      </w:rPr>
    </w:lvl>
    <w:lvl w:ilvl="6">
      <w:start w:val="1"/>
      <w:numFmt w:val="decimal"/>
      <w:isLgl/>
      <w:lvlText w:val="%1.%2.%3.%4.%5.%6.%7."/>
      <w:lvlJc w:val="left"/>
      <w:pPr>
        <w:tabs>
          <w:tab w:val="num" w:pos="1724"/>
        </w:tabs>
        <w:ind w:left="1724" w:hanging="1440"/>
      </w:pPr>
      <w:rPr>
        <w:rFonts w:hint="default"/>
      </w:rPr>
    </w:lvl>
    <w:lvl w:ilvl="7">
      <w:start w:val="1"/>
      <w:numFmt w:val="decimal"/>
      <w:isLgl/>
      <w:lvlText w:val="%1.%2.%3.%4.%5.%6.%7.%8."/>
      <w:lvlJc w:val="left"/>
      <w:pPr>
        <w:tabs>
          <w:tab w:val="num" w:pos="1724"/>
        </w:tabs>
        <w:ind w:left="1724" w:hanging="1440"/>
      </w:pPr>
      <w:rPr>
        <w:rFonts w:hint="default"/>
      </w:rPr>
    </w:lvl>
    <w:lvl w:ilvl="8">
      <w:start w:val="1"/>
      <w:numFmt w:val="decimal"/>
      <w:isLgl/>
      <w:lvlText w:val="%1.%2.%3.%4.%5.%6.%7.%8.%9."/>
      <w:lvlJc w:val="left"/>
      <w:pPr>
        <w:tabs>
          <w:tab w:val="num" w:pos="2084"/>
        </w:tabs>
        <w:ind w:left="2084" w:hanging="1800"/>
      </w:pPr>
      <w:rPr>
        <w:rFonts w:hint="default"/>
      </w:rPr>
    </w:lvl>
  </w:abstractNum>
  <w:abstractNum w:abstractNumId="34" w15:restartNumberingAfterBreak="0">
    <w:nsid w:val="52821A75"/>
    <w:multiLevelType w:val="hybridMultilevel"/>
    <w:tmpl w:val="85348244"/>
    <w:lvl w:ilvl="0" w:tplc="ED209EBE">
      <w:start w:val="7"/>
      <w:numFmt w:val="decimal"/>
      <w:lvlText w:val="%1"/>
      <w:lvlJc w:val="left"/>
      <w:pPr>
        <w:ind w:left="1068" w:hanging="360"/>
      </w:pPr>
      <w:rPr>
        <w:b/>
        <w:bCs/>
        <w:color w:val="auto"/>
      </w:rPr>
    </w:lvl>
    <w:lvl w:ilvl="1" w:tplc="04190019">
      <w:start w:val="1"/>
      <w:numFmt w:val="decimal"/>
      <w:lvlText w:val="%2."/>
      <w:lvlJc w:val="left"/>
      <w:pPr>
        <w:tabs>
          <w:tab w:val="num" w:pos="2148"/>
        </w:tabs>
        <w:ind w:left="2148" w:hanging="360"/>
      </w:pPr>
    </w:lvl>
    <w:lvl w:ilvl="2" w:tplc="0419001B">
      <w:start w:val="1"/>
      <w:numFmt w:val="decimal"/>
      <w:lvlText w:val="%3."/>
      <w:lvlJc w:val="left"/>
      <w:pPr>
        <w:tabs>
          <w:tab w:val="num" w:pos="2868"/>
        </w:tabs>
        <w:ind w:left="2868" w:hanging="360"/>
      </w:pPr>
    </w:lvl>
    <w:lvl w:ilvl="3" w:tplc="0419000F">
      <w:start w:val="1"/>
      <w:numFmt w:val="decimal"/>
      <w:lvlText w:val="%4."/>
      <w:lvlJc w:val="left"/>
      <w:pPr>
        <w:tabs>
          <w:tab w:val="num" w:pos="3588"/>
        </w:tabs>
        <w:ind w:left="3588" w:hanging="360"/>
      </w:pPr>
    </w:lvl>
    <w:lvl w:ilvl="4" w:tplc="04190019">
      <w:start w:val="1"/>
      <w:numFmt w:val="decimal"/>
      <w:lvlText w:val="%5."/>
      <w:lvlJc w:val="left"/>
      <w:pPr>
        <w:tabs>
          <w:tab w:val="num" w:pos="4308"/>
        </w:tabs>
        <w:ind w:left="4308" w:hanging="360"/>
      </w:pPr>
    </w:lvl>
    <w:lvl w:ilvl="5" w:tplc="0419001B">
      <w:start w:val="1"/>
      <w:numFmt w:val="decimal"/>
      <w:lvlText w:val="%6."/>
      <w:lvlJc w:val="left"/>
      <w:pPr>
        <w:tabs>
          <w:tab w:val="num" w:pos="5028"/>
        </w:tabs>
        <w:ind w:left="5028" w:hanging="360"/>
      </w:pPr>
    </w:lvl>
    <w:lvl w:ilvl="6" w:tplc="0419000F">
      <w:start w:val="1"/>
      <w:numFmt w:val="decimal"/>
      <w:lvlText w:val="%7."/>
      <w:lvlJc w:val="left"/>
      <w:pPr>
        <w:tabs>
          <w:tab w:val="num" w:pos="5748"/>
        </w:tabs>
        <w:ind w:left="5748" w:hanging="360"/>
      </w:pPr>
    </w:lvl>
    <w:lvl w:ilvl="7" w:tplc="04190019">
      <w:start w:val="1"/>
      <w:numFmt w:val="decimal"/>
      <w:lvlText w:val="%8."/>
      <w:lvlJc w:val="left"/>
      <w:pPr>
        <w:tabs>
          <w:tab w:val="num" w:pos="6468"/>
        </w:tabs>
        <w:ind w:left="6468" w:hanging="360"/>
      </w:pPr>
    </w:lvl>
    <w:lvl w:ilvl="8" w:tplc="0419001B">
      <w:start w:val="1"/>
      <w:numFmt w:val="decimal"/>
      <w:lvlText w:val="%9."/>
      <w:lvlJc w:val="left"/>
      <w:pPr>
        <w:tabs>
          <w:tab w:val="num" w:pos="7188"/>
        </w:tabs>
        <w:ind w:left="7188" w:hanging="360"/>
      </w:pPr>
    </w:lvl>
  </w:abstractNum>
  <w:abstractNum w:abstractNumId="35" w15:restartNumberingAfterBreak="0">
    <w:nsid w:val="5EF764BE"/>
    <w:multiLevelType w:val="hybridMultilevel"/>
    <w:tmpl w:val="4AAE7900"/>
    <w:lvl w:ilvl="0" w:tplc="9E9EA45A">
      <w:start w:val="1"/>
      <w:numFmt w:val="decimal"/>
      <w:lvlText w:val="[%1]"/>
      <w:lvlJc w:val="left"/>
      <w:pPr>
        <w:tabs>
          <w:tab w:val="num" w:pos="865"/>
        </w:tabs>
        <w:ind w:left="865" w:hanging="425"/>
      </w:pPr>
      <w:rPr>
        <w:rFonts w:hint="default"/>
      </w:rPr>
    </w:lvl>
    <w:lvl w:ilvl="1" w:tplc="04190019">
      <w:start w:val="1"/>
      <w:numFmt w:val="lowerLetter"/>
      <w:lvlText w:val="%2."/>
      <w:lvlJc w:val="left"/>
      <w:pPr>
        <w:tabs>
          <w:tab w:val="num" w:pos="1520"/>
        </w:tabs>
        <w:ind w:left="1520" w:hanging="360"/>
      </w:pPr>
    </w:lvl>
    <w:lvl w:ilvl="2" w:tplc="0419001B">
      <w:start w:val="1"/>
      <w:numFmt w:val="lowerRoman"/>
      <w:lvlText w:val="%3."/>
      <w:lvlJc w:val="right"/>
      <w:pPr>
        <w:tabs>
          <w:tab w:val="num" w:pos="2240"/>
        </w:tabs>
        <w:ind w:left="2240" w:hanging="180"/>
      </w:pPr>
    </w:lvl>
    <w:lvl w:ilvl="3" w:tplc="0419000F">
      <w:start w:val="1"/>
      <w:numFmt w:val="decimal"/>
      <w:lvlText w:val="%4."/>
      <w:lvlJc w:val="left"/>
      <w:pPr>
        <w:tabs>
          <w:tab w:val="num" w:pos="2960"/>
        </w:tabs>
        <w:ind w:left="2960" w:hanging="360"/>
      </w:pPr>
    </w:lvl>
    <w:lvl w:ilvl="4" w:tplc="04190019">
      <w:start w:val="1"/>
      <w:numFmt w:val="lowerLetter"/>
      <w:lvlText w:val="%5."/>
      <w:lvlJc w:val="left"/>
      <w:pPr>
        <w:tabs>
          <w:tab w:val="num" w:pos="3680"/>
        </w:tabs>
        <w:ind w:left="3680" w:hanging="360"/>
      </w:pPr>
    </w:lvl>
    <w:lvl w:ilvl="5" w:tplc="0419001B">
      <w:start w:val="1"/>
      <w:numFmt w:val="lowerRoman"/>
      <w:lvlText w:val="%6."/>
      <w:lvlJc w:val="right"/>
      <w:pPr>
        <w:tabs>
          <w:tab w:val="num" w:pos="4400"/>
        </w:tabs>
        <w:ind w:left="4400" w:hanging="180"/>
      </w:pPr>
    </w:lvl>
    <w:lvl w:ilvl="6" w:tplc="0419000F">
      <w:start w:val="1"/>
      <w:numFmt w:val="decimal"/>
      <w:lvlText w:val="%7."/>
      <w:lvlJc w:val="left"/>
      <w:pPr>
        <w:tabs>
          <w:tab w:val="num" w:pos="5120"/>
        </w:tabs>
        <w:ind w:left="5120" w:hanging="360"/>
      </w:pPr>
    </w:lvl>
    <w:lvl w:ilvl="7" w:tplc="04190019">
      <w:start w:val="1"/>
      <w:numFmt w:val="lowerLetter"/>
      <w:lvlText w:val="%8."/>
      <w:lvlJc w:val="left"/>
      <w:pPr>
        <w:tabs>
          <w:tab w:val="num" w:pos="5840"/>
        </w:tabs>
        <w:ind w:left="5840" w:hanging="360"/>
      </w:pPr>
    </w:lvl>
    <w:lvl w:ilvl="8" w:tplc="0419001B">
      <w:start w:val="1"/>
      <w:numFmt w:val="lowerRoman"/>
      <w:lvlText w:val="%9."/>
      <w:lvlJc w:val="right"/>
      <w:pPr>
        <w:tabs>
          <w:tab w:val="num" w:pos="6560"/>
        </w:tabs>
        <w:ind w:left="6560" w:hanging="180"/>
      </w:pPr>
    </w:lvl>
  </w:abstractNum>
  <w:abstractNum w:abstractNumId="36" w15:restartNumberingAfterBreak="0">
    <w:nsid w:val="6AC567FE"/>
    <w:multiLevelType w:val="hybridMultilevel"/>
    <w:tmpl w:val="1AF0A8BA"/>
    <w:lvl w:ilvl="0" w:tplc="AB92A7FC">
      <w:start w:val="1"/>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37" w15:restartNumberingAfterBreak="0">
    <w:nsid w:val="71923F0F"/>
    <w:multiLevelType w:val="hybridMultilevel"/>
    <w:tmpl w:val="41D84EA2"/>
    <w:lvl w:ilvl="0" w:tplc="3C4A5584">
      <w:start w:val="1"/>
      <w:numFmt w:val="decimal"/>
      <w:lvlText w:val="%1."/>
      <w:lvlJc w:val="left"/>
      <w:pPr>
        <w:ind w:left="567" w:hanging="360"/>
      </w:pPr>
      <w:rPr>
        <w:rFonts w:hint="default"/>
      </w:rPr>
    </w:lvl>
    <w:lvl w:ilvl="1" w:tplc="04190019">
      <w:start w:val="1"/>
      <w:numFmt w:val="lowerLetter"/>
      <w:lvlText w:val="%2."/>
      <w:lvlJc w:val="left"/>
      <w:pPr>
        <w:ind w:left="1287" w:hanging="360"/>
      </w:pPr>
    </w:lvl>
    <w:lvl w:ilvl="2" w:tplc="0419001B">
      <w:start w:val="1"/>
      <w:numFmt w:val="lowerRoman"/>
      <w:lvlText w:val="%3."/>
      <w:lvlJc w:val="right"/>
      <w:pPr>
        <w:ind w:left="2007" w:hanging="180"/>
      </w:pPr>
    </w:lvl>
    <w:lvl w:ilvl="3" w:tplc="0419000F">
      <w:start w:val="1"/>
      <w:numFmt w:val="decimal"/>
      <w:lvlText w:val="%4."/>
      <w:lvlJc w:val="left"/>
      <w:pPr>
        <w:ind w:left="2727" w:hanging="360"/>
      </w:pPr>
    </w:lvl>
    <w:lvl w:ilvl="4" w:tplc="04190019">
      <w:start w:val="1"/>
      <w:numFmt w:val="lowerLetter"/>
      <w:lvlText w:val="%5."/>
      <w:lvlJc w:val="left"/>
      <w:pPr>
        <w:ind w:left="3447" w:hanging="360"/>
      </w:pPr>
    </w:lvl>
    <w:lvl w:ilvl="5" w:tplc="0419001B">
      <w:start w:val="1"/>
      <w:numFmt w:val="lowerRoman"/>
      <w:lvlText w:val="%6."/>
      <w:lvlJc w:val="right"/>
      <w:pPr>
        <w:ind w:left="4167" w:hanging="180"/>
      </w:pPr>
    </w:lvl>
    <w:lvl w:ilvl="6" w:tplc="0419000F">
      <w:start w:val="1"/>
      <w:numFmt w:val="decimal"/>
      <w:lvlText w:val="%7."/>
      <w:lvlJc w:val="left"/>
      <w:pPr>
        <w:ind w:left="4887" w:hanging="360"/>
      </w:pPr>
    </w:lvl>
    <w:lvl w:ilvl="7" w:tplc="04190019">
      <w:start w:val="1"/>
      <w:numFmt w:val="lowerLetter"/>
      <w:lvlText w:val="%8."/>
      <w:lvlJc w:val="left"/>
      <w:pPr>
        <w:ind w:left="5607" w:hanging="360"/>
      </w:pPr>
    </w:lvl>
    <w:lvl w:ilvl="8" w:tplc="0419001B">
      <w:start w:val="1"/>
      <w:numFmt w:val="lowerRoman"/>
      <w:lvlText w:val="%9."/>
      <w:lvlJc w:val="right"/>
      <w:pPr>
        <w:ind w:left="6327" w:hanging="180"/>
      </w:pPr>
    </w:lvl>
  </w:abstractNum>
  <w:abstractNum w:abstractNumId="38" w15:restartNumberingAfterBreak="0">
    <w:nsid w:val="73390F5B"/>
    <w:multiLevelType w:val="hybridMultilevel"/>
    <w:tmpl w:val="A678B46A"/>
    <w:lvl w:ilvl="0" w:tplc="280CC67C">
      <w:start w:val="1"/>
      <w:numFmt w:val="bullet"/>
      <w:lvlText w:val=""/>
      <w:lvlJc w:val="left"/>
      <w:pPr>
        <w:tabs>
          <w:tab w:val="num" w:pos="1919"/>
        </w:tabs>
        <w:ind w:left="1068"/>
      </w:pPr>
      <w:rPr>
        <w:rFonts w:ascii="Symbol" w:hAnsi="Symbol" w:cs="Symbol" w:hint="default"/>
        <w:color w:val="auto"/>
      </w:rPr>
    </w:lvl>
    <w:lvl w:ilvl="1" w:tplc="04190003">
      <w:start w:val="1"/>
      <w:numFmt w:val="bullet"/>
      <w:lvlText w:val="o"/>
      <w:lvlJc w:val="left"/>
      <w:pPr>
        <w:tabs>
          <w:tab w:val="num" w:pos="2148"/>
        </w:tabs>
        <w:ind w:left="2148" w:hanging="360"/>
      </w:pPr>
      <w:rPr>
        <w:rFonts w:ascii="Courier New" w:hAnsi="Courier New" w:cs="Courier New" w:hint="default"/>
      </w:rPr>
    </w:lvl>
    <w:lvl w:ilvl="2" w:tplc="04190005">
      <w:start w:val="1"/>
      <w:numFmt w:val="bullet"/>
      <w:lvlText w:val=""/>
      <w:lvlJc w:val="left"/>
      <w:pPr>
        <w:tabs>
          <w:tab w:val="num" w:pos="2868"/>
        </w:tabs>
        <w:ind w:left="2868" w:hanging="360"/>
      </w:pPr>
      <w:rPr>
        <w:rFonts w:ascii="Wingdings" w:hAnsi="Wingdings" w:cs="Wingdings" w:hint="default"/>
      </w:rPr>
    </w:lvl>
    <w:lvl w:ilvl="3" w:tplc="04190001">
      <w:start w:val="1"/>
      <w:numFmt w:val="bullet"/>
      <w:lvlText w:val=""/>
      <w:lvlJc w:val="left"/>
      <w:pPr>
        <w:tabs>
          <w:tab w:val="num" w:pos="3588"/>
        </w:tabs>
        <w:ind w:left="3588" w:hanging="360"/>
      </w:pPr>
      <w:rPr>
        <w:rFonts w:ascii="Symbol" w:hAnsi="Symbol" w:cs="Symbol" w:hint="default"/>
      </w:rPr>
    </w:lvl>
    <w:lvl w:ilvl="4" w:tplc="04190003">
      <w:start w:val="1"/>
      <w:numFmt w:val="bullet"/>
      <w:lvlText w:val="o"/>
      <w:lvlJc w:val="left"/>
      <w:pPr>
        <w:tabs>
          <w:tab w:val="num" w:pos="4308"/>
        </w:tabs>
        <w:ind w:left="4308" w:hanging="360"/>
      </w:pPr>
      <w:rPr>
        <w:rFonts w:ascii="Courier New" w:hAnsi="Courier New" w:cs="Courier New" w:hint="default"/>
      </w:rPr>
    </w:lvl>
    <w:lvl w:ilvl="5" w:tplc="04190005">
      <w:start w:val="1"/>
      <w:numFmt w:val="bullet"/>
      <w:lvlText w:val=""/>
      <w:lvlJc w:val="left"/>
      <w:pPr>
        <w:tabs>
          <w:tab w:val="num" w:pos="5028"/>
        </w:tabs>
        <w:ind w:left="5028" w:hanging="360"/>
      </w:pPr>
      <w:rPr>
        <w:rFonts w:ascii="Wingdings" w:hAnsi="Wingdings" w:cs="Wingdings" w:hint="default"/>
      </w:rPr>
    </w:lvl>
    <w:lvl w:ilvl="6" w:tplc="04190001">
      <w:start w:val="1"/>
      <w:numFmt w:val="bullet"/>
      <w:lvlText w:val=""/>
      <w:lvlJc w:val="left"/>
      <w:pPr>
        <w:tabs>
          <w:tab w:val="num" w:pos="5748"/>
        </w:tabs>
        <w:ind w:left="5748" w:hanging="360"/>
      </w:pPr>
      <w:rPr>
        <w:rFonts w:ascii="Symbol" w:hAnsi="Symbol" w:cs="Symbol" w:hint="default"/>
      </w:rPr>
    </w:lvl>
    <w:lvl w:ilvl="7" w:tplc="04190003">
      <w:start w:val="1"/>
      <w:numFmt w:val="bullet"/>
      <w:lvlText w:val="o"/>
      <w:lvlJc w:val="left"/>
      <w:pPr>
        <w:tabs>
          <w:tab w:val="num" w:pos="6468"/>
        </w:tabs>
        <w:ind w:left="6468" w:hanging="360"/>
      </w:pPr>
      <w:rPr>
        <w:rFonts w:ascii="Courier New" w:hAnsi="Courier New" w:cs="Courier New" w:hint="default"/>
      </w:rPr>
    </w:lvl>
    <w:lvl w:ilvl="8" w:tplc="04190005">
      <w:start w:val="1"/>
      <w:numFmt w:val="bullet"/>
      <w:lvlText w:val=""/>
      <w:lvlJc w:val="left"/>
      <w:pPr>
        <w:tabs>
          <w:tab w:val="num" w:pos="7188"/>
        </w:tabs>
        <w:ind w:left="7188" w:hanging="360"/>
      </w:pPr>
      <w:rPr>
        <w:rFonts w:ascii="Wingdings" w:hAnsi="Wingdings" w:cs="Wingdings" w:hint="default"/>
      </w:rPr>
    </w:lvl>
  </w:abstractNum>
  <w:abstractNum w:abstractNumId="39" w15:restartNumberingAfterBreak="0">
    <w:nsid w:val="77CB68C5"/>
    <w:multiLevelType w:val="hybridMultilevel"/>
    <w:tmpl w:val="3424CCF2"/>
    <w:lvl w:ilvl="0" w:tplc="AEEAD440">
      <w:start w:val="1"/>
      <w:numFmt w:val="decimal"/>
      <w:lvlText w:val="%1)"/>
      <w:lvlJc w:val="left"/>
      <w:pPr>
        <w:ind w:left="567" w:hanging="360"/>
      </w:pPr>
      <w:rPr>
        <w:rFonts w:hint="default"/>
      </w:rPr>
    </w:lvl>
    <w:lvl w:ilvl="1" w:tplc="04190019">
      <w:start w:val="1"/>
      <w:numFmt w:val="lowerLetter"/>
      <w:lvlText w:val="%2."/>
      <w:lvlJc w:val="left"/>
      <w:pPr>
        <w:ind w:left="1287" w:hanging="360"/>
      </w:pPr>
    </w:lvl>
    <w:lvl w:ilvl="2" w:tplc="0419001B">
      <w:start w:val="1"/>
      <w:numFmt w:val="lowerRoman"/>
      <w:lvlText w:val="%3."/>
      <w:lvlJc w:val="right"/>
      <w:pPr>
        <w:ind w:left="2007" w:hanging="180"/>
      </w:pPr>
    </w:lvl>
    <w:lvl w:ilvl="3" w:tplc="0419000F">
      <w:start w:val="1"/>
      <w:numFmt w:val="decimal"/>
      <w:lvlText w:val="%4."/>
      <w:lvlJc w:val="left"/>
      <w:pPr>
        <w:ind w:left="2727" w:hanging="360"/>
      </w:pPr>
    </w:lvl>
    <w:lvl w:ilvl="4" w:tplc="04190019">
      <w:start w:val="1"/>
      <w:numFmt w:val="lowerLetter"/>
      <w:lvlText w:val="%5."/>
      <w:lvlJc w:val="left"/>
      <w:pPr>
        <w:ind w:left="3447" w:hanging="360"/>
      </w:pPr>
    </w:lvl>
    <w:lvl w:ilvl="5" w:tplc="0419001B">
      <w:start w:val="1"/>
      <w:numFmt w:val="lowerRoman"/>
      <w:lvlText w:val="%6."/>
      <w:lvlJc w:val="right"/>
      <w:pPr>
        <w:ind w:left="4167" w:hanging="180"/>
      </w:pPr>
    </w:lvl>
    <w:lvl w:ilvl="6" w:tplc="0419000F">
      <w:start w:val="1"/>
      <w:numFmt w:val="decimal"/>
      <w:lvlText w:val="%7."/>
      <w:lvlJc w:val="left"/>
      <w:pPr>
        <w:ind w:left="4887" w:hanging="360"/>
      </w:pPr>
    </w:lvl>
    <w:lvl w:ilvl="7" w:tplc="04190019">
      <w:start w:val="1"/>
      <w:numFmt w:val="lowerLetter"/>
      <w:lvlText w:val="%8."/>
      <w:lvlJc w:val="left"/>
      <w:pPr>
        <w:ind w:left="5607" w:hanging="360"/>
      </w:pPr>
    </w:lvl>
    <w:lvl w:ilvl="8" w:tplc="0419001B">
      <w:start w:val="1"/>
      <w:numFmt w:val="lowerRoman"/>
      <w:lvlText w:val="%9."/>
      <w:lvlJc w:val="right"/>
      <w:pPr>
        <w:ind w:left="6327" w:hanging="180"/>
      </w:pPr>
    </w:lvl>
  </w:abstractNum>
  <w:abstractNum w:abstractNumId="40" w15:restartNumberingAfterBreak="0">
    <w:nsid w:val="7DAC06BC"/>
    <w:multiLevelType w:val="multilevel"/>
    <w:tmpl w:val="CB82DB8E"/>
    <w:lvl w:ilvl="0">
      <w:start w:val="6"/>
      <w:numFmt w:val="decimal"/>
      <w:lvlText w:val="%1"/>
      <w:lvlJc w:val="left"/>
      <w:pPr>
        <w:ind w:left="1068" w:hanging="360"/>
      </w:pPr>
      <w:rPr>
        <w:rFonts w:hint="default"/>
      </w:rPr>
    </w:lvl>
    <w:lvl w:ilvl="1">
      <w:start w:val="1"/>
      <w:numFmt w:val="decimal"/>
      <w:isLgl/>
      <w:lvlText w:val="%1.%2"/>
      <w:lvlJc w:val="left"/>
      <w:pPr>
        <w:ind w:left="1803" w:hanging="1095"/>
      </w:pPr>
      <w:rPr>
        <w:rFonts w:hint="default"/>
      </w:rPr>
    </w:lvl>
    <w:lvl w:ilvl="2">
      <w:start w:val="1"/>
      <w:numFmt w:val="decimal"/>
      <w:isLgl/>
      <w:lvlText w:val="%1.%2.%3"/>
      <w:lvlJc w:val="left"/>
      <w:pPr>
        <w:ind w:left="1803" w:hanging="1095"/>
      </w:pPr>
      <w:rPr>
        <w:rFonts w:hint="default"/>
      </w:rPr>
    </w:lvl>
    <w:lvl w:ilvl="3">
      <w:start w:val="1"/>
      <w:numFmt w:val="decimal"/>
      <w:isLgl/>
      <w:lvlText w:val="%1.%2.%3.%4"/>
      <w:lvlJc w:val="left"/>
      <w:pPr>
        <w:ind w:left="1803" w:hanging="1095"/>
      </w:pPr>
      <w:rPr>
        <w:rFonts w:hint="default"/>
      </w:rPr>
    </w:lvl>
    <w:lvl w:ilvl="4">
      <w:start w:val="1"/>
      <w:numFmt w:val="decimal"/>
      <w:isLgl/>
      <w:lvlText w:val="%1.%2.%3.%4.%5"/>
      <w:lvlJc w:val="left"/>
      <w:pPr>
        <w:ind w:left="1803" w:hanging="1095"/>
      </w:pPr>
      <w:rPr>
        <w:rFonts w:hint="default"/>
      </w:rPr>
    </w:lvl>
    <w:lvl w:ilvl="5">
      <w:start w:val="1"/>
      <w:numFmt w:val="decimal"/>
      <w:isLgl/>
      <w:lvlText w:val="%1.%2.%3.%4.%5.%6"/>
      <w:lvlJc w:val="left"/>
      <w:pPr>
        <w:ind w:left="1803" w:hanging="1095"/>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num w:numId="1" w16cid:durableId="1090391950">
    <w:abstractNumId w:val="34"/>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19821407">
    <w:abstractNumId w:val="31"/>
  </w:num>
  <w:num w:numId="3" w16cid:durableId="1088884400">
    <w:abstractNumId w:val="40"/>
  </w:num>
  <w:num w:numId="4" w16cid:durableId="963006390">
    <w:abstractNumId w:val="10"/>
  </w:num>
  <w:num w:numId="5" w16cid:durableId="654341620">
    <w:abstractNumId w:val="24"/>
  </w:num>
  <w:num w:numId="6" w16cid:durableId="667562954">
    <w:abstractNumId w:val="15"/>
  </w:num>
  <w:num w:numId="7" w16cid:durableId="1441295510">
    <w:abstractNumId w:val="22"/>
  </w:num>
  <w:num w:numId="8" w16cid:durableId="274413070">
    <w:abstractNumId w:val="38"/>
  </w:num>
  <w:num w:numId="9" w16cid:durableId="127822028">
    <w:abstractNumId w:val="23"/>
  </w:num>
  <w:num w:numId="10" w16cid:durableId="502208813">
    <w:abstractNumId w:val="20"/>
  </w:num>
  <w:num w:numId="11" w16cid:durableId="546912565">
    <w:abstractNumId w:val="14"/>
  </w:num>
  <w:num w:numId="12" w16cid:durableId="1199010104">
    <w:abstractNumId w:val="35"/>
  </w:num>
  <w:num w:numId="13" w16cid:durableId="787360642">
    <w:abstractNumId w:val="33"/>
  </w:num>
  <w:num w:numId="14" w16cid:durableId="167644795">
    <w:abstractNumId w:val="11"/>
  </w:num>
  <w:num w:numId="15" w16cid:durableId="99224052">
    <w:abstractNumId w:val="18"/>
  </w:num>
  <w:num w:numId="16" w16cid:durableId="1718046530">
    <w:abstractNumId w:val="25"/>
  </w:num>
  <w:num w:numId="17" w16cid:durableId="1627465995">
    <w:abstractNumId w:val="3"/>
  </w:num>
  <w:num w:numId="18" w16cid:durableId="938952534">
    <w:abstractNumId w:val="29"/>
  </w:num>
  <w:num w:numId="19" w16cid:durableId="660700444">
    <w:abstractNumId w:val="21"/>
  </w:num>
  <w:num w:numId="20" w16cid:durableId="564872306">
    <w:abstractNumId w:val="37"/>
  </w:num>
  <w:num w:numId="21" w16cid:durableId="2021348421">
    <w:abstractNumId w:val="39"/>
  </w:num>
  <w:num w:numId="22" w16cid:durableId="440537778">
    <w:abstractNumId w:val="30"/>
  </w:num>
  <w:num w:numId="23" w16cid:durableId="1492402335">
    <w:abstractNumId w:val="32"/>
  </w:num>
  <w:num w:numId="24" w16cid:durableId="1527283169">
    <w:abstractNumId w:val="28"/>
  </w:num>
  <w:num w:numId="25" w16cid:durableId="1404983472">
    <w:abstractNumId w:val="12"/>
  </w:num>
  <w:num w:numId="26" w16cid:durableId="343214317">
    <w:abstractNumId w:val="17"/>
  </w:num>
  <w:num w:numId="27" w16cid:durableId="738332233">
    <w:abstractNumId w:val="27"/>
  </w:num>
  <w:num w:numId="28" w16cid:durableId="1316571549">
    <w:abstractNumId w:val="9"/>
  </w:num>
  <w:num w:numId="29" w16cid:durableId="292951572">
    <w:abstractNumId w:val="7"/>
  </w:num>
  <w:num w:numId="30" w16cid:durableId="961155042">
    <w:abstractNumId w:val="6"/>
  </w:num>
  <w:num w:numId="31" w16cid:durableId="1853571616">
    <w:abstractNumId w:val="5"/>
  </w:num>
  <w:num w:numId="32" w16cid:durableId="1147085222">
    <w:abstractNumId w:val="4"/>
  </w:num>
  <w:num w:numId="33" w16cid:durableId="1685783449">
    <w:abstractNumId w:val="8"/>
  </w:num>
  <w:num w:numId="34" w16cid:durableId="1942638128">
    <w:abstractNumId w:val="2"/>
  </w:num>
  <w:num w:numId="35" w16cid:durableId="1257589689">
    <w:abstractNumId w:val="1"/>
  </w:num>
  <w:num w:numId="36" w16cid:durableId="1922175166">
    <w:abstractNumId w:val="0"/>
  </w:num>
  <w:num w:numId="37" w16cid:durableId="1684428702">
    <w:abstractNumId w:val="13"/>
  </w:num>
  <w:num w:numId="38" w16cid:durableId="2037193845">
    <w:abstractNumId w:val="16"/>
  </w:num>
  <w:num w:numId="39" w16cid:durableId="576667832">
    <w:abstractNumId w:val="26"/>
  </w:num>
  <w:num w:numId="40" w16cid:durableId="525867441">
    <w:abstractNumId w:val="36"/>
  </w:num>
  <w:num w:numId="41" w16cid:durableId="1088502439">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Павел Смирнов">
    <w15:presenceInfo w15:providerId="AD" w15:userId="S-1-5-21-3986283184-3361798185-3433851926-1289"/>
  </w15:person>
  <w15:person w15:author="Татьяна Диденко">
    <w15:presenceInfo w15:providerId="AD" w15:userId="S-1-5-21-3986283184-3361798185-3433851926-1174"/>
  </w15:person>
  <w15:person w15:author="Ксения Кисанова">
    <w15:presenceInfo w15:providerId="AD" w15:userId="S-1-5-21-3986283184-3361798185-3433851926-11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revisionView w:markup="0"/>
  <w:defaultTabStop w:val="709"/>
  <w:hyphenationZone w:val="357"/>
  <w:doNotHyphenateCaps/>
  <w:evenAndOddHeaders/>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E76"/>
    <w:rsid w:val="00002DE9"/>
    <w:rsid w:val="00003488"/>
    <w:rsid w:val="00005931"/>
    <w:rsid w:val="000102FE"/>
    <w:rsid w:val="00011865"/>
    <w:rsid w:val="000136D4"/>
    <w:rsid w:val="0001403A"/>
    <w:rsid w:val="000151A9"/>
    <w:rsid w:val="000158D1"/>
    <w:rsid w:val="0001737B"/>
    <w:rsid w:val="000204A3"/>
    <w:rsid w:val="000212A3"/>
    <w:rsid w:val="00025A6B"/>
    <w:rsid w:val="00025E0A"/>
    <w:rsid w:val="000310C8"/>
    <w:rsid w:val="00031ADB"/>
    <w:rsid w:val="00032762"/>
    <w:rsid w:val="00032984"/>
    <w:rsid w:val="00033174"/>
    <w:rsid w:val="000351E6"/>
    <w:rsid w:val="00036CCC"/>
    <w:rsid w:val="00040295"/>
    <w:rsid w:val="000443CE"/>
    <w:rsid w:val="0004449A"/>
    <w:rsid w:val="00045042"/>
    <w:rsid w:val="000450C4"/>
    <w:rsid w:val="0004595D"/>
    <w:rsid w:val="00046414"/>
    <w:rsid w:val="00046832"/>
    <w:rsid w:val="0004686E"/>
    <w:rsid w:val="000472FB"/>
    <w:rsid w:val="00057C7A"/>
    <w:rsid w:val="000603C1"/>
    <w:rsid w:val="00066DA1"/>
    <w:rsid w:val="00070DD7"/>
    <w:rsid w:val="000768B3"/>
    <w:rsid w:val="00077232"/>
    <w:rsid w:val="000802BB"/>
    <w:rsid w:val="00087068"/>
    <w:rsid w:val="00092CFA"/>
    <w:rsid w:val="000949C6"/>
    <w:rsid w:val="00096414"/>
    <w:rsid w:val="000A00DC"/>
    <w:rsid w:val="000A02EE"/>
    <w:rsid w:val="000A0DAC"/>
    <w:rsid w:val="000A38AF"/>
    <w:rsid w:val="000A5CBE"/>
    <w:rsid w:val="000A75D1"/>
    <w:rsid w:val="000B25FD"/>
    <w:rsid w:val="000B38F4"/>
    <w:rsid w:val="000B4FC8"/>
    <w:rsid w:val="000B7965"/>
    <w:rsid w:val="000C0F03"/>
    <w:rsid w:val="000D1FBF"/>
    <w:rsid w:val="000D278A"/>
    <w:rsid w:val="000D31E8"/>
    <w:rsid w:val="000D6374"/>
    <w:rsid w:val="000D753F"/>
    <w:rsid w:val="000E1298"/>
    <w:rsid w:val="000E2E38"/>
    <w:rsid w:val="000E49A6"/>
    <w:rsid w:val="000E66CA"/>
    <w:rsid w:val="000E6894"/>
    <w:rsid w:val="000F0767"/>
    <w:rsid w:val="000F768C"/>
    <w:rsid w:val="001011C2"/>
    <w:rsid w:val="00101B3A"/>
    <w:rsid w:val="00102B27"/>
    <w:rsid w:val="001040DC"/>
    <w:rsid w:val="00104DB3"/>
    <w:rsid w:val="0010782D"/>
    <w:rsid w:val="001107CB"/>
    <w:rsid w:val="001114E9"/>
    <w:rsid w:val="00112239"/>
    <w:rsid w:val="00121518"/>
    <w:rsid w:val="00123DAF"/>
    <w:rsid w:val="00125148"/>
    <w:rsid w:val="00126B5B"/>
    <w:rsid w:val="001366BA"/>
    <w:rsid w:val="001368EE"/>
    <w:rsid w:val="00140192"/>
    <w:rsid w:val="00140290"/>
    <w:rsid w:val="00144094"/>
    <w:rsid w:val="0014573C"/>
    <w:rsid w:val="0015200A"/>
    <w:rsid w:val="001543BD"/>
    <w:rsid w:val="0015521A"/>
    <w:rsid w:val="00155D74"/>
    <w:rsid w:val="001561ED"/>
    <w:rsid w:val="00160660"/>
    <w:rsid w:val="00161A10"/>
    <w:rsid w:val="001630C7"/>
    <w:rsid w:val="00164655"/>
    <w:rsid w:val="00166510"/>
    <w:rsid w:val="00170664"/>
    <w:rsid w:val="00172144"/>
    <w:rsid w:val="00175095"/>
    <w:rsid w:val="001771F5"/>
    <w:rsid w:val="001829A0"/>
    <w:rsid w:val="00183D6D"/>
    <w:rsid w:val="00185BD1"/>
    <w:rsid w:val="001866EB"/>
    <w:rsid w:val="00187075"/>
    <w:rsid w:val="001911AF"/>
    <w:rsid w:val="00192563"/>
    <w:rsid w:val="001940C4"/>
    <w:rsid w:val="001973BA"/>
    <w:rsid w:val="00197632"/>
    <w:rsid w:val="001A1915"/>
    <w:rsid w:val="001A32BF"/>
    <w:rsid w:val="001A3955"/>
    <w:rsid w:val="001A45B1"/>
    <w:rsid w:val="001B1712"/>
    <w:rsid w:val="001B31CB"/>
    <w:rsid w:val="001B3731"/>
    <w:rsid w:val="001B3FBB"/>
    <w:rsid w:val="001B43C8"/>
    <w:rsid w:val="001B5F1B"/>
    <w:rsid w:val="001B75CB"/>
    <w:rsid w:val="001C0314"/>
    <w:rsid w:val="001D2A0A"/>
    <w:rsid w:val="001D2BD2"/>
    <w:rsid w:val="001D2C80"/>
    <w:rsid w:val="001D2FDE"/>
    <w:rsid w:val="001D3E99"/>
    <w:rsid w:val="001D5610"/>
    <w:rsid w:val="001E0172"/>
    <w:rsid w:val="001E4CA2"/>
    <w:rsid w:val="001E548E"/>
    <w:rsid w:val="001E66D8"/>
    <w:rsid w:val="001E74FB"/>
    <w:rsid w:val="001F28D1"/>
    <w:rsid w:val="001F5A75"/>
    <w:rsid w:val="001F6EA4"/>
    <w:rsid w:val="002016E1"/>
    <w:rsid w:val="00201EF5"/>
    <w:rsid w:val="002029EC"/>
    <w:rsid w:val="00202AE7"/>
    <w:rsid w:val="00203CCA"/>
    <w:rsid w:val="002070E5"/>
    <w:rsid w:val="002109CF"/>
    <w:rsid w:val="00210F7D"/>
    <w:rsid w:val="00211A8F"/>
    <w:rsid w:val="00213BCB"/>
    <w:rsid w:val="00213EBA"/>
    <w:rsid w:val="002140D7"/>
    <w:rsid w:val="00214851"/>
    <w:rsid w:val="00216E17"/>
    <w:rsid w:val="00217718"/>
    <w:rsid w:val="00220D7D"/>
    <w:rsid w:val="00221EB2"/>
    <w:rsid w:val="00226D6B"/>
    <w:rsid w:val="002327F9"/>
    <w:rsid w:val="0023351F"/>
    <w:rsid w:val="0023732C"/>
    <w:rsid w:val="00245323"/>
    <w:rsid w:val="00245372"/>
    <w:rsid w:val="00245EC3"/>
    <w:rsid w:val="0024645F"/>
    <w:rsid w:val="00247351"/>
    <w:rsid w:val="00247E0B"/>
    <w:rsid w:val="00256081"/>
    <w:rsid w:val="002571B0"/>
    <w:rsid w:val="00260FF9"/>
    <w:rsid w:val="002623A1"/>
    <w:rsid w:val="0026266A"/>
    <w:rsid w:val="00262AFE"/>
    <w:rsid w:val="002636FF"/>
    <w:rsid w:val="00264EF3"/>
    <w:rsid w:val="00266567"/>
    <w:rsid w:val="00275E84"/>
    <w:rsid w:val="002763CC"/>
    <w:rsid w:val="00276C00"/>
    <w:rsid w:val="00285AED"/>
    <w:rsid w:val="00286117"/>
    <w:rsid w:val="00291BFB"/>
    <w:rsid w:val="00292F99"/>
    <w:rsid w:val="0029502C"/>
    <w:rsid w:val="00297289"/>
    <w:rsid w:val="002A0764"/>
    <w:rsid w:val="002A0CE1"/>
    <w:rsid w:val="002A7D01"/>
    <w:rsid w:val="002B11F4"/>
    <w:rsid w:val="002C063F"/>
    <w:rsid w:val="002C2258"/>
    <w:rsid w:val="002C263F"/>
    <w:rsid w:val="002C3604"/>
    <w:rsid w:val="002C6811"/>
    <w:rsid w:val="002C69E6"/>
    <w:rsid w:val="002D0FBB"/>
    <w:rsid w:val="002D2B89"/>
    <w:rsid w:val="002D342C"/>
    <w:rsid w:val="002D52BF"/>
    <w:rsid w:val="002D54BA"/>
    <w:rsid w:val="002D650B"/>
    <w:rsid w:val="002D6BD3"/>
    <w:rsid w:val="002E0F2F"/>
    <w:rsid w:val="002E13B9"/>
    <w:rsid w:val="002E1AB5"/>
    <w:rsid w:val="002E21E7"/>
    <w:rsid w:val="002E27A8"/>
    <w:rsid w:val="002F079B"/>
    <w:rsid w:val="002F15C2"/>
    <w:rsid w:val="002F1E1A"/>
    <w:rsid w:val="002F3CBD"/>
    <w:rsid w:val="002F779F"/>
    <w:rsid w:val="003000A9"/>
    <w:rsid w:val="00301B15"/>
    <w:rsid w:val="00301E29"/>
    <w:rsid w:val="003022CC"/>
    <w:rsid w:val="00307B6D"/>
    <w:rsid w:val="00312EAB"/>
    <w:rsid w:val="00314A98"/>
    <w:rsid w:val="0031550F"/>
    <w:rsid w:val="00315C40"/>
    <w:rsid w:val="00316274"/>
    <w:rsid w:val="003217D0"/>
    <w:rsid w:val="003229B6"/>
    <w:rsid w:val="003236B6"/>
    <w:rsid w:val="003242C8"/>
    <w:rsid w:val="00326328"/>
    <w:rsid w:val="003272A3"/>
    <w:rsid w:val="00327E2F"/>
    <w:rsid w:val="0033103D"/>
    <w:rsid w:val="00331973"/>
    <w:rsid w:val="0033762B"/>
    <w:rsid w:val="00340526"/>
    <w:rsid w:val="00345B57"/>
    <w:rsid w:val="0034627F"/>
    <w:rsid w:val="003518B1"/>
    <w:rsid w:val="003519C7"/>
    <w:rsid w:val="0035240A"/>
    <w:rsid w:val="003547B3"/>
    <w:rsid w:val="003552A1"/>
    <w:rsid w:val="0036086F"/>
    <w:rsid w:val="00362795"/>
    <w:rsid w:val="003639F4"/>
    <w:rsid w:val="0036586F"/>
    <w:rsid w:val="00365CEE"/>
    <w:rsid w:val="00366D7C"/>
    <w:rsid w:val="003706B3"/>
    <w:rsid w:val="0037370F"/>
    <w:rsid w:val="00380236"/>
    <w:rsid w:val="003821F5"/>
    <w:rsid w:val="00382884"/>
    <w:rsid w:val="003829D6"/>
    <w:rsid w:val="00384C02"/>
    <w:rsid w:val="003874A3"/>
    <w:rsid w:val="0039039A"/>
    <w:rsid w:val="00394391"/>
    <w:rsid w:val="00394774"/>
    <w:rsid w:val="003956A8"/>
    <w:rsid w:val="003A14AA"/>
    <w:rsid w:val="003A19FB"/>
    <w:rsid w:val="003A310C"/>
    <w:rsid w:val="003A563C"/>
    <w:rsid w:val="003A7C31"/>
    <w:rsid w:val="003B3345"/>
    <w:rsid w:val="003C302D"/>
    <w:rsid w:val="003D09E2"/>
    <w:rsid w:val="003D26EF"/>
    <w:rsid w:val="003D34E0"/>
    <w:rsid w:val="003D4002"/>
    <w:rsid w:val="003D5545"/>
    <w:rsid w:val="003D571B"/>
    <w:rsid w:val="003D679B"/>
    <w:rsid w:val="003E06BA"/>
    <w:rsid w:val="003E0967"/>
    <w:rsid w:val="003E40DF"/>
    <w:rsid w:val="003E7E48"/>
    <w:rsid w:val="003F13E0"/>
    <w:rsid w:val="003F1420"/>
    <w:rsid w:val="003F4AE9"/>
    <w:rsid w:val="00400DD2"/>
    <w:rsid w:val="00404054"/>
    <w:rsid w:val="004074DC"/>
    <w:rsid w:val="0041185A"/>
    <w:rsid w:val="00412DF4"/>
    <w:rsid w:val="00414F13"/>
    <w:rsid w:val="004153D2"/>
    <w:rsid w:val="004156C8"/>
    <w:rsid w:val="00422141"/>
    <w:rsid w:val="004227D5"/>
    <w:rsid w:val="0042398C"/>
    <w:rsid w:val="004316EB"/>
    <w:rsid w:val="004325FF"/>
    <w:rsid w:val="00432A96"/>
    <w:rsid w:val="004375CE"/>
    <w:rsid w:val="00445941"/>
    <w:rsid w:val="00451D81"/>
    <w:rsid w:val="00453860"/>
    <w:rsid w:val="004542C1"/>
    <w:rsid w:val="004567EE"/>
    <w:rsid w:val="00457F36"/>
    <w:rsid w:val="00461620"/>
    <w:rsid w:val="00461CA9"/>
    <w:rsid w:val="004622B2"/>
    <w:rsid w:val="00462974"/>
    <w:rsid w:val="00465783"/>
    <w:rsid w:val="00467D81"/>
    <w:rsid w:val="0047339D"/>
    <w:rsid w:val="00476F03"/>
    <w:rsid w:val="00480361"/>
    <w:rsid w:val="00480B1D"/>
    <w:rsid w:val="00480BB9"/>
    <w:rsid w:val="00481722"/>
    <w:rsid w:val="00481745"/>
    <w:rsid w:val="00482566"/>
    <w:rsid w:val="00483557"/>
    <w:rsid w:val="00484B35"/>
    <w:rsid w:val="004857BB"/>
    <w:rsid w:val="004876FD"/>
    <w:rsid w:val="0048790B"/>
    <w:rsid w:val="00490B21"/>
    <w:rsid w:val="00494292"/>
    <w:rsid w:val="00494F6B"/>
    <w:rsid w:val="004A10CD"/>
    <w:rsid w:val="004A2E9F"/>
    <w:rsid w:val="004A4BDC"/>
    <w:rsid w:val="004A5CA5"/>
    <w:rsid w:val="004A5EF7"/>
    <w:rsid w:val="004A6757"/>
    <w:rsid w:val="004B2A93"/>
    <w:rsid w:val="004B3247"/>
    <w:rsid w:val="004B5E69"/>
    <w:rsid w:val="004C0CF0"/>
    <w:rsid w:val="004C34CF"/>
    <w:rsid w:val="004C409A"/>
    <w:rsid w:val="004C4EB9"/>
    <w:rsid w:val="004C55C8"/>
    <w:rsid w:val="004C63B8"/>
    <w:rsid w:val="004C684F"/>
    <w:rsid w:val="004C749C"/>
    <w:rsid w:val="004C7A0A"/>
    <w:rsid w:val="004D079B"/>
    <w:rsid w:val="004D0840"/>
    <w:rsid w:val="004D19CD"/>
    <w:rsid w:val="004D395F"/>
    <w:rsid w:val="004D3B55"/>
    <w:rsid w:val="004D3D4C"/>
    <w:rsid w:val="004D3F89"/>
    <w:rsid w:val="004D723D"/>
    <w:rsid w:val="004E332B"/>
    <w:rsid w:val="004E7C75"/>
    <w:rsid w:val="004F057F"/>
    <w:rsid w:val="004F50D2"/>
    <w:rsid w:val="00501F04"/>
    <w:rsid w:val="00503A1F"/>
    <w:rsid w:val="00506651"/>
    <w:rsid w:val="00506B63"/>
    <w:rsid w:val="00506CD5"/>
    <w:rsid w:val="00507A4B"/>
    <w:rsid w:val="005109D9"/>
    <w:rsid w:val="00513080"/>
    <w:rsid w:val="00514229"/>
    <w:rsid w:val="0052215E"/>
    <w:rsid w:val="00524045"/>
    <w:rsid w:val="00524473"/>
    <w:rsid w:val="0052758B"/>
    <w:rsid w:val="00531F98"/>
    <w:rsid w:val="00535B06"/>
    <w:rsid w:val="00536603"/>
    <w:rsid w:val="005416FD"/>
    <w:rsid w:val="00542955"/>
    <w:rsid w:val="00544AF2"/>
    <w:rsid w:val="00545693"/>
    <w:rsid w:val="00550648"/>
    <w:rsid w:val="005531A0"/>
    <w:rsid w:val="005535F2"/>
    <w:rsid w:val="0055658E"/>
    <w:rsid w:val="00557A71"/>
    <w:rsid w:val="00557B38"/>
    <w:rsid w:val="00563507"/>
    <w:rsid w:val="00567015"/>
    <w:rsid w:val="00567486"/>
    <w:rsid w:val="00567CFD"/>
    <w:rsid w:val="00571DA8"/>
    <w:rsid w:val="00574C87"/>
    <w:rsid w:val="00574E36"/>
    <w:rsid w:val="00576B5B"/>
    <w:rsid w:val="00582307"/>
    <w:rsid w:val="00582DC7"/>
    <w:rsid w:val="00587213"/>
    <w:rsid w:val="00590177"/>
    <w:rsid w:val="005910F0"/>
    <w:rsid w:val="00595620"/>
    <w:rsid w:val="0059644A"/>
    <w:rsid w:val="005A0890"/>
    <w:rsid w:val="005A0D3E"/>
    <w:rsid w:val="005A12F6"/>
    <w:rsid w:val="005A4E49"/>
    <w:rsid w:val="005A51C3"/>
    <w:rsid w:val="005A5898"/>
    <w:rsid w:val="005A5953"/>
    <w:rsid w:val="005A5A70"/>
    <w:rsid w:val="005B0B28"/>
    <w:rsid w:val="005B12B7"/>
    <w:rsid w:val="005B3682"/>
    <w:rsid w:val="005B54E7"/>
    <w:rsid w:val="005B57EC"/>
    <w:rsid w:val="005C380B"/>
    <w:rsid w:val="005C4350"/>
    <w:rsid w:val="005C438A"/>
    <w:rsid w:val="005C572D"/>
    <w:rsid w:val="005C7B53"/>
    <w:rsid w:val="005D0510"/>
    <w:rsid w:val="005D09AC"/>
    <w:rsid w:val="005D151A"/>
    <w:rsid w:val="005D388A"/>
    <w:rsid w:val="005D4819"/>
    <w:rsid w:val="005D507E"/>
    <w:rsid w:val="005D6E2D"/>
    <w:rsid w:val="005E3024"/>
    <w:rsid w:val="005F3305"/>
    <w:rsid w:val="005F3B3D"/>
    <w:rsid w:val="005F600C"/>
    <w:rsid w:val="005F626A"/>
    <w:rsid w:val="00602DD6"/>
    <w:rsid w:val="00603AD8"/>
    <w:rsid w:val="006040B7"/>
    <w:rsid w:val="0060496C"/>
    <w:rsid w:val="006052A1"/>
    <w:rsid w:val="00606A2A"/>
    <w:rsid w:val="00611986"/>
    <w:rsid w:val="0061286E"/>
    <w:rsid w:val="00613FC0"/>
    <w:rsid w:val="00615601"/>
    <w:rsid w:val="006219F8"/>
    <w:rsid w:val="0062548A"/>
    <w:rsid w:val="0062614A"/>
    <w:rsid w:val="0062711C"/>
    <w:rsid w:val="00632490"/>
    <w:rsid w:val="00633D6E"/>
    <w:rsid w:val="00635765"/>
    <w:rsid w:val="00635C5B"/>
    <w:rsid w:val="0064066E"/>
    <w:rsid w:val="00641BA2"/>
    <w:rsid w:val="006422E7"/>
    <w:rsid w:val="006453EB"/>
    <w:rsid w:val="00647EBE"/>
    <w:rsid w:val="006508B2"/>
    <w:rsid w:val="00651799"/>
    <w:rsid w:val="00662AD1"/>
    <w:rsid w:val="00662CAE"/>
    <w:rsid w:val="00666228"/>
    <w:rsid w:val="0067382B"/>
    <w:rsid w:val="0067499C"/>
    <w:rsid w:val="006753ED"/>
    <w:rsid w:val="00675CB1"/>
    <w:rsid w:val="00681387"/>
    <w:rsid w:val="00683652"/>
    <w:rsid w:val="00684B29"/>
    <w:rsid w:val="00684E81"/>
    <w:rsid w:val="0068679B"/>
    <w:rsid w:val="00693A36"/>
    <w:rsid w:val="0069539A"/>
    <w:rsid w:val="00695DE6"/>
    <w:rsid w:val="0069669A"/>
    <w:rsid w:val="006A36ED"/>
    <w:rsid w:val="006A40D6"/>
    <w:rsid w:val="006A4562"/>
    <w:rsid w:val="006A4E0C"/>
    <w:rsid w:val="006A529E"/>
    <w:rsid w:val="006A6AB4"/>
    <w:rsid w:val="006A74F0"/>
    <w:rsid w:val="006B0052"/>
    <w:rsid w:val="006B2D5F"/>
    <w:rsid w:val="006B7213"/>
    <w:rsid w:val="006B78F1"/>
    <w:rsid w:val="006C045A"/>
    <w:rsid w:val="006C269A"/>
    <w:rsid w:val="006C6F8D"/>
    <w:rsid w:val="006C73FF"/>
    <w:rsid w:val="006C7B15"/>
    <w:rsid w:val="006D5B38"/>
    <w:rsid w:val="006D66EA"/>
    <w:rsid w:val="006D6CD7"/>
    <w:rsid w:val="006F0052"/>
    <w:rsid w:val="006F0ECA"/>
    <w:rsid w:val="006F15DC"/>
    <w:rsid w:val="006F2879"/>
    <w:rsid w:val="006F37C3"/>
    <w:rsid w:val="006F7BDC"/>
    <w:rsid w:val="0070529E"/>
    <w:rsid w:val="00705F88"/>
    <w:rsid w:val="007159D9"/>
    <w:rsid w:val="007166B9"/>
    <w:rsid w:val="00717882"/>
    <w:rsid w:val="007208AB"/>
    <w:rsid w:val="00723E0A"/>
    <w:rsid w:val="00726BDC"/>
    <w:rsid w:val="00731DB5"/>
    <w:rsid w:val="0073385C"/>
    <w:rsid w:val="0073466E"/>
    <w:rsid w:val="00734AD5"/>
    <w:rsid w:val="00735851"/>
    <w:rsid w:val="007366D1"/>
    <w:rsid w:val="0073725B"/>
    <w:rsid w:val="007407BA"/>
    <w:rsid w:val="00742B7F"/>
    <w:rsid w:val="0074454B"/>
    <w:rsid w:val="00744F84"/>
    <w:rsid w:val="0074543F"/>
    <w:rsid w:val="0075201C"/>
    <w:rsid w:val="007520B6"/>
    <w:rsid w:val="00752D48"/>
    <w:rsid w:val="00755152"/>
    <w:rsid w:val="00756598"/>
    <w:rsid w:val="0076358E"/>
    <w:rsid w:val="0076363C"/>
    <w:rsid w:val="00764524"/>
    <w:rsid w:val="0076530C"/>
    <w:rsid w:val="007654E9"/>
    <w:rsid w:val="00767ECC"/>
    <w:rsid w:val="007727D9"/>
    <w:rsid w:val="00773412"/>
    <w:rsid w:val="007738E9"/>
    <w:rsid w:val="0077536B"/>
    <w:rsid w:val="007772D7"/>
    <w:rsid w:val="00777F7B"/>
    <w:rsid w:val="00780C90"/>
    <w:rsid w:val="00781EDE"/>
    <w:rsid w:val="00783AF1"/>
    <w:rsid w:val="00784E1D"/>
    <w:rsid w:val="00790808"/>
    <w:rsid w:val="00792BE2"/>
    <w:rsid w:val="00793287"/>
    <w:rsid w:val="0079368C"/>
    <w:rsid w:val="0079620D"/>
    <w:rsid w:val="007A3059"/>
    <w:rsid w:val="007A6746"/>
    <w:rsid w:val="007A76DE"/>
    <w:rsid w:val="007A7C9A"/>
    <w:rsid w:val="007B3281"/>
    <w:rsid w:val="007B61DA"/>
    <w:rsid w:val="007B7916"/>
    <w:rsid w:val="007C0DBA"/>
    <w:rsid w:val="007C4275"/>
    <w:rsid w:val="007C5DE6"/>
    <w:rsid w:val="007C6D62"/>
    <w:rsid w:val="007D3338"/>
    <w:rsid w:val="007D717E"/>
    <w:rsid w:val="007D7208"/>
    <w:rsid w:val="007E14C3"/>
    <w:rsid w:val="007E5B81"/>
    <w:rsid w:val="007F1833"/>
    <w:rsid w:val="007F4DB1"/>
    <w:rsid w:val="007F5047"/>
    <w:rsid w:val="007F66C0"/>
    <w:rsid w:val="008067EB"/>
    <w:rsid w:val="00806968"/>
    <w:rsid w:val="008160D9"/>
    <w:rsid w:val="00822F72"/>
    <w:rsid w:val="0082424A"/>
    <w:rsid w:val="00826FF5"/>
    <w:rsid w:val="00827216"/>
    <w:rsid w:val="008276DB"/>
    <w:rsid w:val="008301CE"/>
    <w:rsid w:val="008314FA"/>
    <w:rsid w:val="0083777D"/>
    <w:rsid w:val="00841517"/>
    <w:rsid w:val="00842F44"/>
    <w:rsid w:val="00843043"/>
    <w:rsid w:val="008431C5"/>
    <w:rsid w:val="00845E88"/>
    <w:rsid w:val="00846A97"/>
    <w:rsid w:val="00854203"/>
    <w:rsid w:val="00856983"/>
    <w:rsid w:val="00856CF2"/>
    <w:rsid w:val="00857D20"/>
    <w:rsid w:val="008602C7"/>
    <w:rsid w:val="00862295"/>
    <w:rsid w:val="00863566"/>
    <w:rsid w:val="00865D14"/>
    <w:rsid w:val="0086619C"/>
    <w:rsid w:val="00867F05"/>
    <w:rsid w:val="00867F9D"/>
    <w:rsid w:val="008706F3"/>
    <w:rsid w:val="00871FE5"/>
    <w:rsid w:val="00874C2E"/>
    <w:rsid w:val="0087578F"/>
    <w:rsid w:val="00877256"/>
    <w:rsid w:val="008774BF"/>
    <w:rsid w:val="00885309"/>
    <w:rsid w:val="0088795F"/>
    <w:rsid w:val="008913B4"/>
    <w:rsid w:val="00892147"/>
    <w:rsid w:val="008954C4"/>
    <w:rsid w:val="008A38DE"/>
    <w:rsid w:val="008A5266"/>
    <w:rsid w:val="008A6DF5"/>
    <w:rsid w:val="008A7916"/>
    <w:rsid w:val="008A7E2C"/>
    <w:rsid w:val="008B06FC"/>
    <w:rsid w:val="008B33A6"/>
    <w:rsid w:val="008B56F5"/>
    <w:rsid w:val="008B6274"/>
    <w:rsid w:val="008C0941"/>
    <w:rsid w:val="008C3B7A"/>
    <w:rsid w:val="008C3EAB"/>
    <w:rsid w:val="008C4AA5"/>
    <w:rsid w:val="008C7904"/>
    <w:rsid w:val="008C7E0F"/>
    <w:rsid w:val="008D02FB"/>
    <w:rsid w:val="008D088A"/>
    <w:rsid w:val="008D21B5"/>
    <w:rsid w:val="008D5776"/>
    <w:rsid w:val="008D6295"/>
    <w:rsid w:val="008D771C"/>
    <w:rsid w:val="008D7A67"/>
    <w:rsid w:val="008E051D"/>
    <w:rsid w:val="008E2F54"/>
    <w:rsid w:val="008E39AE"/>
    <w:rsid w:val="008E6F47"/>
    <w:rsid w:val="008F03C8"/>
    <w:rsid w:val="008F12F9"/>
    <w:rsid w:val="008F5B0E"/>
    <w:rsid w:val="008F5CE0"/>
    <w:rsid w:val="008F71CB"/>
    <w:rsid w:val="00900B1E"/>
    <w:rsid w:val="0090163E"/>
    <w:rsid w:val="00906B6F"/>
    <w:rsid w:val="0090785F"/>
    <w:rsid w:val="00913E50"/>
    <w:rsid w:val="00913EBB"/>
    <w:rsid w:val="00914CCC"/>
    <w:rsid w:val="009160FB"/>
    <w:rsid w:val="0092363B"/>
    <w:rsid w:val="009236D1"/>
    <w:rsid w:val="009267CC"/>
    <w:rsid w:val="009307BD"/>
    <w:rsid w:val="00933B57"/>
    <w:rsid w:val="00933D56"/>
    <w:rsid w:val="009353F6"/>
    <w:rsid w:val="009362AF"/>
    <w:rsid w:val="009411C3"/>
    <w:rsid w:val="00941D3A"/>
    <w:rsid w:val="009430DD"/>
    <w:rsid w:val="0094355F"/>
    <w:rsid w:val="00945E19"/>
    <w:rsid w:val="00946E76"/>
    <w:rsid w:val="00951389"/>
    <w:rsid w:val="00954E1F"/>
    <w:rsid w:val="009561F6"/>
    <w:rsid w:val="009607A4"/>
    <w:rsid w:val="00962761"/>
    <w:rsid w:val="0096386C"/>
    <w:rsid w:val="00964DF9"/>
    <w:rsid w:val="009654FC"/>
    <w:rsid w:val="009658EB"/>
    <w:rsid w:val="00970EC5"/>
    <w:rsid w:val="0097475D"/>
    <w:rsid w:val="00974CF3"/>
    <w:rsid w:val="00976950"/>
    <w:rsid w:val="009829C8"/>
    <w:rsid w:val="00992D76"/>
    <w:rsid w:val="00994248"/>
    <w:rsid w:val="00995E10"/>
    <w:rsid w:val="009A2DDB"/>
    <w:rsid w:val="009A5450"/>
    <w:rsid w:val="009A64E6"/>
    <w:rsid w:val="009B0DEE"/>
    <w:rsid w:val="009B2439"/>
    <w:rsid w:val="009B356F"/>
    <w:rsid w:val="009B3D56"/>
    <w:rsid w:val="009B6B37"/>
    <w:rsid w:val="009C51E5"/>
    <w:rsid w:val="009C6BAE"/>
    <w:rsid w:val="009C7E0C"/>
    <w:rsid w:val="009D12E2"/>
    <w:rsid w:val="009D51BD"/>
    <w:rsid w:val="009D574B"/>
    <w:rsid w:val="009D5979"/>
    <w:rsid w:val="009D70D6"/>
    <w:rsid w:val="009E11CF"/>
    <w:rsid w:val="009E16D4"/>
    <w:rsid w:val="009E17B9"/>
    <w:rsid w:val="009E47DA"/>
    <w:rsid w:val="009E5665"/>
    <w:rsid w:val="009E7854"/>
    <w:rsid w:val="009F1CFB"/>
    <w:rsid w:val="009F296D"/>
    <w:rsid w:val="009F3362"/>
    <w:rsid w:val="009F4FE6"/>
    <w:rsid w:val="009F5090"/>
    <w:rsid w:val="009F6227"/>
    <w:rsid w:val="009F6D8C"/>
    <w:rsid w:val="009F7DB0"/>
    <w:rsid w:val="00A00126"/>
    <w:rsid w:val="00A00B02"/>
    <w:rsid w:val="00A036E8"/>
    <w:rsid w:val="00A03E01"/>
    <w:rsid w:val="00A052CF"/>
    <w:rsid w:val="00A0768A"/>
    <w:rsid w:val="00A07EDC"/>
    <w:rsid w:val="00A10859"/>
    <w:rsid w:val="00A1509A"/>
    <w:rsid w:val="00A162C6"/>
    <w:rsid w:val="00A16F78"/>
    <w:rsid w:val="00A201E6"/>
    <w:rsid w:val="00A23BF0"/>
    <w:rsid w:val="00A25F1C"/>
    <w:rsid w:val="00A31977"/>
    <w:rsid w:val="00A343BF"/>
    <w:rsid w:val="00A344BD"/>
    <w:rsid w:val="00A3751B"/>
    <w:rsid w:val="00A44862"/>
    <w:rsid w:val="00A53F0B"/>
    <w:rsid w:val="00A543AA"/>
    <w:rsid w:val="00A55313"/>
    <w:rsid w:val="00A56FF8"/>
    <w:rsid w:val="00A67084"/>
    <w:rsid w:val="00A700BC"/>
    <w:rsid w:val="00A71288"/>
    <w:rsid w:val="00A727E4"/>
    <w:rsid w:val="00A73184"/>
    <w:rsid w:val="00A733BD"/>
    <w:rsid w:val="00A73B22"/>
    <w:rsid w:val="00A76946"/>
    <w:rsid w:val="00A804B6"/>
    <w:rsid w:val="00A8624C"/>
    <w:rsid w:val="00A868EF"/>
    <w:rsid w:val="00A86928"/>
    <w:rsid w:val="00A86EE6"/>
    <w:rsid w:val="00A87298"/>
    <w:rsid w:val="00A87638"/>
    <w:rsid w:val="00A90332"/>
    <w:rsid w:val="00A907D7"/>
    <w:rsid w:val="00A9099E"/>
    <w:rsid w:val="00A92FD1"/>
    <w:rsid w:val="00A93491"/>
    <w:rsid w:val="00A934B3"/>
    <w:rsid w:val="00A93D04"/>
    <w:rsid w:val="00A96457"/>
    <w:rsid w:val="00A96B2D"/>
    <w:rsid w:val="00A9773B"/>
    <w:rsid w:val="00AA5383"/>
    <w:rsid w:val="00AA6168"/>
    <w:rsid w:val="00AA69C3"/>
    <w:rsid w:val="00AB0054"/>
    <w:rsid w:val="00AB0639"/>
    <w:rsid w:val="00AB3761"/>
    <w:rsid w:val="00AB7ADC"/>
    <w:rsid w:val="00AC32ED"/>
    <w:rsid w:val="00AD076B"/>
    <w:rsid w:val="00AD2A48"/>
    <w:rsid w:val="00AD4378"/>
    <w:rsid w:val="00AD4A23"/>
    <w:rsid w:val="00AD554E"/>
    <w:rsid w:val="00AE1956"/>
    <w:rsid w:val="00AE7BD2"/>
    <w:rsid w:val="00AF5399"/>
    <w:rsid w:val="00AF7500"/>
    <w:rsid w:val="00AF7D0D"/>
    <w:rsid w:val="00B00082"/>
    <w:rsid w:val="00B028D7"/>
    <w:rsid w:val="00B06B87"/>
    <w:rsid w:val="00B0716A"/>
    <w:rsid w:val="00B108AB"/>
    <w:rsid w:val="00B12245"/>
    <w:rsid w:val="00B12CC2"/>
    <w:rsid w:val="00B15A75"/>
    <w:rsid w:val="00B17EBC"/>
    <w:rsid w:val="00B2163D"/>
    <w:rsid w:val="00B2675A"/>
    <w:rsid w:val="00B32D8B"/>
    <w:rsid w:val="00B34126"/>
    <w:rsid w:val="00B349A3"/>
    <w:rsid w:val="00B3630E"/>
    <w:rsid w:val="00B37229"/>
    <w:rsid w:val="00B3778F"/>
    <w:rsid w:val="00B434E6"/>
    <w:rsid w:val="00B43DCC"/>
    <w:rsid w:val="00B55F01"/>
    <w:rsid w:val="00B6119F"/>
    <w:rsid w:val="00B634EF"/>
    <w:rsid w:val="00B6454B"/>
    <w:rsid w:val="00B651C1"/>
    <w:rsid w:val="00B65C9F"/>
    <w:rsid w:val="00B66CD2"/>
    <w:rsid w:val="00B7028C"/>
    <w:rsid w:val="00B70632"/>
    <w:rsid w:val="00B71E7A"/>
    <w:rsid w:val="00B72D94"/>
    <w:rsid w:val="00B74164"/>
    <w:rsid w:val="00B769D5"/>
    <w:rsid w:val="00B7738B"/>
    <w:rsid w:val="00B80B4D"/>
    <w:rsid w:val="00B81C3C"/>
    <w:rsid w:val="00B857AE"/>
    <w:rsid w:val="00B85F8B"/>
    <w:rsid w:val="00B86D54"/>
    <w:rsid w:val="00B86E16"/>
    <w:rsid w:val="00B918E1"/>
    <w:rsid w:val="00B91ECC"/>
    <w:rsid w:val="00B91EE7"/>
    <w:rsid w:val="00B92264"/>
    <w:rsid w:val="00B9251F"/>
    <w:rsid w:val="00B948B6"/>
    <w:rsid w:val="00B973DB"/>
    <w:rsid w:val="00B97FB2"/>
    <w:rsid w:val="00BA2432"/>
    <w:rsid w:val="00BA42B6"/>
    <w:rsid w:val="00BA5BA9"/>
    <w:rsid w:val="00BA6885"/>
    <w:rsid w:val="00BA6C73"/>
    <w:rsid w:val="00BB405D"/>
    <w:rsid w:val="00BB535E"/>
    <w:rsid w:val="00BB556F"/>
    <w:rsid w:val="00BB5679"/>
    <w:rsid w:val="00BB741D"/>
    <w:rsid w:val="00BC2FAA"/>
    <w:rsid w:val="00BC4421"/>
    <w:rsid w:val="00BC46EF"/>
    <w:rsid w:val="00BC5F0D"/>
    <w:rsid w:val="00BC7FF2"/>
    <w:rsid w:val="00BD3E24"/>
    <w:rsid w:val="00BD7123"/>
    <w:rsid w:val="00BE08D1"/>
    <w:rsid w:val="00BE22DC"/>
    <w:rsid w:val="00BE4C2F"/>
    <w:rsid w:val="00BE61E7"/>
    <w:rsid w:val="00BE6B70"/>
    <w:rsid w:val="00BF0E8F"/>
    <w:rsid w:val="00BF35ED"/>
    <w:rsid w:val="00BF3E13"/>
    <w:rsid w:val="00BF53C5"/>
    <w:rsid w:val="00C05488"/>
    <w:rsid w:val="00C0621C"/>
    <w:rsid w:val="00C06F9D"/>
    <w:rsid w:val="00C119C4"/>
    <w:rsid w:val="00C11E7E"/>
    <w:rsid w:val="00C1238F"/>
    <w:rsid w:val="00C12F6A"/>
    <w:rsid w:val="00C1395D"/>
    <w:rsid w:val="00C13DA9"/>
    <w:rsid w:val="00C2113C"/>
    <w:rsid w:val="00C2116B"/>
    <w:rsid w:val="00C21427"/>
    <w:rsid w:val="00C233A7"/>
    <w:rsid w:val="00C23E32"/>
    <w:rsid w:val="00C2547D"/>
    <w:rsid w:val="00C27D71"/>
    <w:rsid w:val="00C32BBB"/>
    <w:rsid w:val="00C33728"/>
    <w:rsid w:val="00C364AE"/>
    <w:rsid w:val="00C36C5B"/>
    <w:rsid w:val="00C42661"/>
    <w:rsid w:val="00C43CA0"/>
    <w:rsid w:val="00C44B28"/>
    <w:rsid w:val="00C4586F"/>
    <w:rsid w:val="00C461D9"/>
    <w:rsid w:val="00C500CA"/>
    <w:rsid w:val="00C5173D"/>
    <w:rsid w:val="00C52CBE"/>
    <w:rsid w:val="00C545B5"/>
    <w:rsid w:val="00C55167"/>
    <w:rsid w:val="00C56648"/>
    <w:rsid w:val="00C614EA"/>
    <w:rsid w:val="00C630B2"/>
    <w:rsid w:val="00C66160"/>
    <w:rsid w:val="00C66CE5"/>
    <w:rsid w:val="00C70E44"/>
    <w:rsid w:val="00C712F9"/>
    <w:rsid w:val="00C71B52"/>
    <w:rsid w:val="00C72D4E"/>
    <w:rsid w:val="00C736D4"/>
    <w:rsid w:val="00C77762"/>
    <w:rsid w:val="00C82253"/>
    <w:rsid w:val="00C82E55"/>
    <w:rsid w:val="00C83239"/>
    <w:rsid w:val="00C83844"/>
    <w:rsid w:val="00C856E1"/>
    <w:rsid w:val="00C902EA"/>
    <w:rsid w:val="00C9060B"/>
    <w:rsid w:val="00C90D9B"/>
    <w:rsid w:val="00C90DFD"/>
    <w:rsid w:val="00C90F29"/>
    <w:rsid w:val="00C9269F"/>
    <w:rsid w:val="00C93A02"/>
    <w:rsid w:val="00CA0AEA"/>
    <w:rsid w:val="00CA3AA1"/>
    <w:rsid w:val="00CA4557"/>
    <w:rsid w:val="00CA5509"/>
    <w:rsid w:val="00CA7A92"/>
    <w:rsid w:val="00CB0CAF"/>
    <w:rsid w:val="00CB1927"/>
    <w:rsid w:val="00CB3FEA"/>
    <w:rsid w:val="00CB498C"/>
    <w:rsid w:val="00CB5DF6"/>
    <w:rsid w:val="00CB6568"/>
    <w:rsid w:val="00CB7AFE"/>
    <w:rsid w:val="00CC2C5F"/>
    <w:rsid w:val="00CC3657"/>
    <w:rsid w:val="00CC7113"/>
    <w:rsid w:val="00CC7EEF"/>
    <w:rsid w:val="00CD2219"/>
    <w:rsid w:val="00CD24BE"/>
    <w:rsid w:val="00CD26A6"/>
    <w:rsid w:val="00CD2843"/>
    <w:rsid w:val="00CD36AA"/>
    <w:rsid w:val="00CD3C36"/>
    <w:rsid w:val="00CD5C8B"/>
    <w:rsid w:val="00CD6CFB"/>
    <w:rsid w:val="00CE619E"/>
    <w:rsid w:val="00CE68B0"/>
    <w:rsid w:val="00CF02AC"/>
    <w:rsid w:val="00CF0533"/>
    <w:rsid w:val="00CF1C32"/>
    <w:rsid w:val="00CF6BFB"/>
    <w:rsid w:val="00D00598"/>
    <w:rsid w:val="00D0157F"/>
    <w:rsid w:val="00D03230"/>
    <w:rsid w:val="00D11D4B"/>
    <w:rsid w:val="00D11F83"/>
    <w:rsid w:val="00D14912"/>
    <w:rsid w:val="00D14E83"/>
    <w:rsid w:val="00D15C39"/>
    <w:rsid w:val="00D16BE8"/>
    <w:rsid w:val="00D246CD"/>
    <w:rsid w:val="00D333F7"/>
    <w:rsid w:val="00D33B05"/>
    <w:rsid w:val="00D34760"/>
    <w:rsid w:val="00D34ECF"/>
    <w:rsid w:val="00D3573E"/>
    <w:rsid w:val="00D41915"/>
    <w:rsid w:val="00D422FC"/>
    <w:rsid w:val="00D42950"/>
    <w:rsid w:val="00D44998"/>
    <w:rsid w:val="00D4587B"/>
    <w:rsid w:val="00D46435"/>
    <w:rsid w:val="00D47774"/>
    <w:rsid w:val="00D47CEB"/>
    <w:rsid w:val="00D506B4"/>
    <w:rsid w:val="00D52341"/>
    <w:rsid w:val="00D525E6"/>
    <w:rsid w:val="00D545CE"/>
    <w:rsid w:val="00D61D66"/>
    <w:rsid w:val="00D62D41"/>
    <w:rsid w:val="00D63F59"/>
    <w:rsid w:val="00D64630"/>
    <w:rsid w:val="00D71027"/>
    <w:rsid w:val="00D777B8"/>
    <w:rsid w:val="00D77822"/>
    <w:rsid w:val="00D82B01"/>
    <w:rsid w:val="00D82C78"/>
    <w:rsid w:val="00D865E5"/>
    <w:rsid w:val="00D90F70"/>
    <w:rsid w:val="00D93BD4"/>
    <w:rsid w:val="00D94F78"/>
    <w:rsid w:val="00D95B6A"/>
    <w:rsid w:val="00D97297"/>
    <w:rsid w:val="00D97F30"/>
    <w:rsid w:val="00DA1846"/>
    <w:rsid w:val="00DA1871"/>
    <w:rsid w:val="00DA372A"/>
    <w:rsid w:val="00DA797A"/>
    <w:rsid w:val="00DB0849"/>
    <w:rsid w:val="00DB359C"/>
    <w:rsid w:val="00DB46ED"/>
    <w:rsid w:val="00DB4D89"/>
    <w:rsid w:val="00DB5161"/>
    <w:rsid w:val="00DB5BFB"/>
    <w:rsid w:val="00DB7621"/>
    <w:rsid w:val="00DC0D83"/>
    <w:rsid w:val="00DC17C7"/>
    <w:rsid w:val="00DC4716"/>
    <w:rsid w:val="00DC65A2"/>
    <w:rsid w:val="00DC7031"/>
    <w:rsid w:val="00DC75A1"/>
    <w:rsid w:val="00DD0415"/>
    <w:rsid w:val="00DD2A99"/>
    <w:rsid w:val="00DD30B6"/>
    <w:rsid w:val="00DE0CFC"/>
    <w:rsid w:val="00DE4519"/>
    <w:rsid w:val="00DF1869"/>
    <w:rsid w:val="00DF5208"/>
    <w:rsid w:val="00DF7C8C"/>
    <w:rsid w:val="00E014CF"/>
    <w:rsid w:val="00E01921"/>
    <w:rsid w:val="00E0266E"/>
    <w:rsid w:val="00E030ED"/>
    <w:rsid w:val="00E039BD"/>
    <w:rsid w:val="00E03CA6"/>
    <w:rsid w:val="00E06539"/>
    <w:rsid w:val="00E069B9"/>
    <w:rsid w:val="00E11B5E"/>
    <w:rsid w:val="00E11F76"/>
    <w:rsid w:val="00E121A6"/>
    <w:rsid w:val="00E144A5"/>
    <w:rsid w:val="00E2252F"/>
    <w:rsid w:val="00E23EFB"/>
    <w:rsid w:val="00E251E5"/>
    <w:rsid w:val="00E27D5F"/>
    <w:rsid w:val="00E312E4"/>
    <w:rsid w:val="00E316E6"/>
    <w:rsid w:val="00E31BEB"/>
    <w:rsid w:val="00E325BE"/>
    <w:rsid w:val="00E33FE0"/>
    <w:rsid w:val="00E34945"/>
    <w:rsid w:val="00E35080"/>
    <w:rsid w:val="00E35D97"/>
    <w:rsid w:val="00E46212"/>
    <w:rsid w:val="00E52BDE"/>
    <w:rsid w:val="00E5582B"/>
    <w:rsid w:val="00E6107E"/>
    <w:rsid w:val="00E626A2"/>
    <w:rsid w:val="00E638D7"/>
    <w:rsid w:val="00E65CEF"/>
    <w:rsid w:val="00E66EDD"/>
    <w:rsid w:val="00E70CFD"/>
    <w:rsid w:val="00E72EBC"/>
    <w:rsid w:val="00E753E0"/>
    <w:rsid w:val="00E810D9"/>
    <w:rsid w:val="00E8143A"/>
    <w:rsid w:val="00E81792"/>
    <w:rsid w:val="00E81E31"/>
    <w:rsid w:val="00E82CFE"/>
    <w:rsid w:val="00E85398"/>
    <w:rsid w:val="00E8586F"/>
    <w:rsid w:val="00E8636A"/>
    <w:rsid w:val="00E86D52"/>
    <w:rsid w:val="00E87406"/>
    <w:rsid w:val="00E90D16"/>
    <w:rsid w:val="00E91BB5"/>
    <w:rsid w:val="00E93481"/>
    <w:rsid w:val="00E95E5A"/>
    <w:rsid w:val="00E973B5"/>
    <w:rsid w:val="00E97D94"/>
    <w:rsid w:val="00EA0069"/>
    <w:rsid w:val="00EA2B8D"/>
    <w:rsid w:val="00EA68D2"/>
    <w:rsid w:val="00EB20F3"/>
    <w:rsid w:val="00EB4002"/>
    <w:rsid w:val="00EB4D59"/>
    <w:rsid w:val="00EB5FEC"/>
    <w:rsid w:val="00EC42C4"/>
    <w:rsid w:val="00EC6B0E"/>
    <w:rsid w:val="00EC7F5B"/>
    <w:rsid w:val="00ED01C4"/>
    <w:rsid w:val="00ED38BA"/>
    <w:rsid w:val="00ED4800"/>
    <w:rsid w:val="00ED5EE1"/>
    <w:rsid w:val="00EE545E"/>
    <w:rsid w:val="00EE5F16"/>
    <w:rsid w:val="00EE78EA"/>
    <w:rsid w:val="00EF5DC9"/>
    <w:rsid w:val="00EF5DE8"/>
    <w:rsid w:val="00EF755F"/>
    <w:rsid w:val="00F015C0"/>
    <w:rsid w:val="00F0405A"/>
    <w:rsid w:val="00F06BF4"/>
    <w:rsid w:val="00F12824"/>
    <w:rsid w:val="00F20DDE"/>
    <w:rsid w:val="00F2168F"/>
    <w:rsid w:val="00F2396B"/>
    <w:rsid w:val="00F2499B"/>
    <w:rsid w:val="00F2516F"/>
    <w:rsid w:val="00F252F9"/>
    <w:rsid w:val="00F26EAD"/>
    <w:rsid w:val="00F3049E"/>
    <w:rsid w:val="00F317B3"/>
    <w:rsid w:val="00F32572"/>
    <w:rsid w:val="00F32807"/>
    <w:rsid w:val="00F33CCE"/>
    <w:rsid w:val="00F34949"/>
    <w:rsid w:val="00F35277"/>
    <w:rsid w:val="00F410E3"/>
    <w:rsid w:val="00F4294F"/>
    <w:rsid w:val="00F441E3"/>
    <w:rsid w:val="00F516D0"/>
    <w:rsid w:val="00F532BD"/>
    <w:rsid w:val="00F53D86"/>
    <w:rsid w:val="00F54443"/>
    <w:rsid w:val="00F54A77"/>
    <w:rsid w:val="00F55AD7"/>
    <w:rsid w:val="00F604BB"/>
    <w:rsid w:val="00F6541F"/>
    <w:rsid w:val="00F66425"/>
    <w:rsid w:val="00F66693"/>
    <w:rsid w:val="00F71A63"/>
    <w:rsid w:val="00F71FE7"/>
    <w:rsid w:val="00F741B4"/>
    <w:rsid w:val="00F74A19"/>
    <w:rsid w:val="00F75E73"/>
    <w:rsid w:val="00F760B6"/>
    <w:rsid w:val="00F8059E"/>
    <w:rsid w:val="00F83594"/>
    <w:rsid w:val="00F85B7F"/>
    <w:rsid w:val="00F86AB6"/>
    <w:rsid w:val="00F91F09"/>
    <w:rsid w:val="00F934A9"/>
    <w:rsid w:val="00F93AD3"/>
    <w:rsid w:val="00FA0A6C"/>
    <w:rsid w:val="00FA2AC8"/>
    <w:rsid w:val="00FA76C3"/>
    <w:rsid w:val="00FB179D"/>
    <w:rsid w:val="00FB2EAB"/>
    <w:rsid w:val="00FB5313"/>
    <w:rsid w:val="00FB6382"/>
    <w:rsid w:val="00FB7497"/>
    <w:rsid w:val="00FB76BA"/>
    <w:rsid w:val="00FC0587"/>
    <w:rsid w:val="00FC184B"/>
    <w:rsid w:val="00FC1966"/>
    <w:rsid w:val="00FC1C06"/>
    <w:rsid w:val="00FC2ED4"/>
    <w:rsid w:val="00FC3C65"/>
    <w:rsid w:val="00FD1F4F"/>
    <w:rsid w:val="00FD7C9F"/>
    <w:rsid w:val="00FE04E7"/>
    <w:rsid w:val="00FE2D07"/>
    <w:rsid w:val="00FE4E51"/>
    <w:rsid w:val="00FF1069"/>
    <w:rsid w:val="00FF402F"/>
    <w:rsid w:val="00FF4268"/>
    <w:rsid w:val="00FF4845"/>
    <w:rsid w:val="00FF75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7"/>
    <o:shapelayout v:ext="edit">
      <o:idmap v:ext="edit" data="1"/>
    </o:shapelayout>
  </w:shapeDefaults>
  <w:decimalSymbol w:val=","/>
  <w:listSeparator w:val=";"/>
  <w14:docId w14:val="3AB05B88"/>
  <w15:chartTrackingRefBased/>
  <w15:docId w15:val="{EFA81924-86D0-4B6C-B296-9F4F3CEB8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56648"/>
    <w:rPr>
      <w:rFonts w:cs="Calibri"/>
      <w:sz w:val="24"/>
      <w:szCs w:val="24"/>
      <w:lang w:val="en-US" w:eastAsia="en-US"/>
    </w:rPr>
  </w:style>
  <w:style w:type="paragraph" w:styleId="1">
    <w:name w:val="heading 1"/>
    <w:basedOn w:val="a"/>
    <w:next w:val="a"/>
    <w:link w:val="10"/>
    <w:uiPriority w:val="99"/>
    <w:qFormat/>
    <w:rsid w:val="00414F13"/>
    <w:pPr>
      <w:keepNext/>
      <w:spacing w:before="240" w:after="60"/>
      <w:outlineLvl w:val="0"/>
    </w:pPr>
    <w:rPr>
      <w:rFonts w:ascii="Cambria" w:hAnsi="Cambria" w:cs="Times New Roman"/>
      <w:b/>
      <w:bCs/>
      <w:kern w:val="32"/>
      <w:sz w:val="32"/>
      <w:szCs w:val="32"/>
      <w:lang w:val="x-none" w:eastAsia="x-none"/>
    </w:rPr>
  </w:style>
  <w:style w:type="paragraph" w:styleId="2">
    <w:name w:val="heading 2"/>
    <w:basedOn w:val="a"/>
    <w:next w:val="a"/>
    <w:link w:val="20"/>
    <w:uiPriority w:val="99"/>
    <w:qFormat/>
    <w:rsid w:val="00414F13"/>
    <w:pPr>
      <w:keepNext/>
      <w:spacing w:before="240" w:after="60"/>
      <w:outlineLvl w:val="1"/>
    </w:pPr>
    <w:rPr>
      <w:rFonts w:ascii="Cambria" w:hAnsi="Cambria" w:cs="Times New Roman"/>
      <w:b/>
      <w:bCs/>
      <w:i/>
      <w:iCs/>
      <w:sz w:val="28"/>
      <w:szCs w:val="28"/>
      <w:lang w:val="x-none" w:eastAsia="x-none"/>
    </w:rPr>
  </w:style>
  <w:style w:type="paragraph" w:styleId="3">
    <w:name w:val="heading 3"/>
    <w:basedOn w:val="a"/>
    <w:next w:val="a"/>
    <w:link w:val="30"/>
    <w:uiPriority w:val="99"/>
    <w:qFormat/>
    <w:rsid w:val="00414F13"/>
    <w:pPr>
      <w:keepNext/>
      <w:spacing w:before="240" w:after="60"/>
      <w:outlineLvl w:val="2"/>
    </w:pPr>
    <w:rPr>
      <w:rFonts w:ascii="Cambria" w:hAnsi="Cambria" w:cs="Times New Roman"/>
      <w:b/>
      <w:bCs/>
      <w:sz w:val="26"/>
      <w:szCs w:val="26"/>
      <w:lang w:val="x-none" w:eastAsia="x-none"/>
    </w:rPr>
  </w:style>
  <w:style w:type="paragraph" w:styleId="4">
    <w:name w:val="heading 4"/>
    <w:basedOn w:val="a"/>
    <w:next w:val="a"/>
    <w:link w:val="40"/>
    <w:uiPriority w:val="99"/>
    <w:qFormat/>
    <w:rsid w:val="00414F13"/>
    <w:pPr>
      <w:keepNext/>
      <w:spacing w:before="240" w:after="60"/>
      <w:outlineLvl w:val="3"/>
    </w:pPr>
    <w:rPr>
      <w:rFonts w:cs="Times New Roman"/>
      <w:b/>
      <w:bCs/>
      <w:sz w:val="28"/>
      <w:szCs w:val="28"/>
      <w:lang w:val="x-none" w:eastAsia="x-none"/>
    </w:rPr>
  </w:style>
  <w:style w:type="paragraph" w:styleId="5">
    <w:name w:val="heading 5"/>
    <w:basedOn w:val="a"/>
    <w:next w:val="a"/>
    <w:link w:val="50"/>
    <w:uiPriority w:val="99"/>
    <w:qFormat/>
    <w:rsid w:val="00414F13"/>
    <w:pPr>
      <w:spacing w:before="240" w:after="60"/>
      <w:outlineLvl w:val="4"/>
    </w:pPr>
    <w:rPr>
      <w:rFonts w:cs="Times New Roman"/>
      <w:b/>
      <w:bCs/>
      <w:i/>
      <w:iCs/>
      <w:sz w:val="26"/>
      <w:szCs w:val="26"/>
      <w:lang w:val="x-none" w:eastAsia="x-none"/>
    </w:rPr>
  </w:style>
  <w:style w:type="paragraph" w:styleId="6">
    <w:name w:val="heading 6"/>
    <w:basedOn w:val="a"/>
    <w:next w:val="a"/>
    <w:link w:val="60"/>
    <w:uiPriority w:val="99"/>
    <w:qFormat/>
    <w:rsid w:val="00414F13"/>
    <w:pPr>
      <w:spacing w:before="240" w:after="60"/>
      <w:outlineLvl w:val="5"/>
    </w:pPr>
    <w:rPr>
      <w:rFonts w:cs="Times New Roman"/>
      <w:b/>
      <w:bCs/>
      <w:sz w:val="20"/>
      <w:szCs w:val="20"/>
      <w:lang w:val="x-none" w:eastAsia="x-none"/>
    </w:rPr>
  </w:style>
  <w:style w:type="paragraph" w:styleId="7">
    <w:name w:val="heading 7"/>
    <w:basedOn w:val="a"/>
    <w:next w:val="a"/>
    <w:link w:val="70"/>
    <w:uiPriority w:val="99"/>
    <w:qFormat/>
    <w:rsid w:val="00414F13"/>
    <w:pPr>
      <w:spacing w:before="240" w:after="60"/>
      <w:outlineLvl w:val="6"/>
    </w:pPr>
    <w:rPr>
      <w:rFonts w:cs="Times New Roman"/>
      <w:lang w:val="x-none" w:eastAsia="x-none"/>
    </w:rPr>
  </w:style>
  <w:style w:type="paragraph" w:styleId="8">
    <w:name w:val="heading 8"/>
    <w:basedOn w:val="a"/>
    <w:next w:val="a"/>
    <w:link w:val="80"/>
    <w:uiPriority w:val="99"/>
    <w:qFormat/>
    <w:rsid w:val="00414F13"/>
    <w:pPr>
      <w:spacing w:before="240" w:after="60"/>
      <w:outlineLvl w:val="7"/>
    </w:pPr>
    <w:rPr>
      <w:rFonts w:cs="Times New Roman"/>
      <w:i/>
      <w:iCs/>
      <w:lang w:val="x-none" w:eastAsia="x-none"/>
    </w:rPr>
  </w:style>
  <w:style w:type="paragraph" w:styleId="9">
    <w:name w:val="heading 9"/>
    <w:basedOn w:val="a"/>
    <w:next w:val="a"/>
    <w:link w:val="90"/>
    <w:uiPriority w:val="99"/>
    <w:qFormat/>
    <w:rsid w:val="00414F13"/>
    <w:pPr>
      <w:spacing w:before="240" w:after="60"/>
      <w:outlineLvl w:val="8"/>
    </w:pPr>
    <w:rPr>
      <w:rFonts w:ascii="Cambria" w:hAnsi="Cambria" w:cs="Times New Roman"/>
      <w:sz w:val="20"/>
      <w:szCs w:val="20"/>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rsid w:val="00414F13"/>
    <w:rPr>
      <w:rFonts w:ascii="Cambria" w:hAnsi="Cambria" w:cs="Cambria"/>
      <w:b/>
      <w:bCs/>
      <w:kern w:val="32"/>
      <w:sz w:val="32"/>
      <w:szCs w:val="32"/>
    </w:rPr>
  </w:style>
  <w:style w:type="character" w:customStyle="1" w:styleId="20">
    <w:name w:val="Заголовок 2 Знак"/>
    <w:link w:val="2"/>
    <w:uiPriority w:val="99"/>
    <w:rsid w:val="00414F13"/>
    <w:rPr>
      <w:rFonts w:ascii="Cambria" w:hAnsi="Cambria" w:cs="Cambria"/>
      <w:b/>
      <w:bCs/>
      <w:i/>
      <w:iCs/>
      <w:sz w:val="28"/>
      <w:szCs w:val="28"/>
    </w:rPr>
  </w:style>
  <w:style w:type="character" w:customStyle="1" w:styleId="30">
    <w:name w:val="Заголовок 3 Знак"/>
    <w:link w:val="3"/>
    <w:uiPriority w:val="99"/>
    <w:semiHidden/>
    <w:rsid w:val="00414F13"/>
    <w:rPr>
      <w:rFonts w:ascii="Cambria" w:hAnsi="Cambria" w:cs="Cambria"/>
      <w:b/>
      <w:bCs/>
      <w:sz w:val="26"/>
      <w:szCs w:val="26"/>
    </w:rPr>
  </w:style>
  <w:style w:type="character" w:customStyle="1" w:styleId="40">
    <w:name w:val="Заголовок 4 Знак"/>
    <w:link w:val="4"/>
    <w:uiPriority w:val="99"/>
    <w:rsid w:val="00414F13"/>
    <w:rPr>
      <w:b/>
      <w:bCs/>
      <w:sz w:val="28"/>
      <w:szCs w:val="28"/>
    </w:rPr>
  </w:style>
  <w:style w:type="character" w:customStyle="1" w:styleId="50">
    <w:name w:val="Заголовок 5 Знак"/>
    <w:link w:val="5"/>
    <w:uiPriority w:val="99"/>
    <w:semiHidden/>
    <w:rsid w:val="00414F13"/>
    <w:rPr>
      <w:b/>
      <w:bCs/>
      <w:i/>
      <w:iCs/>
      <w:sz w:val="26"/>
      <w:szCs w:val="26"/>
    </w:rPr>
  </w:style>
  <w:style w:type="character" w:customStyle="1" w:styleId="60">
    <w:name w:val="Заголовок 6 Знак"/>
    <w:link w:val="6"/>
    <w:uiPriority w:val="99"/>
    <w:semiHidden/>
    <w:rsid w:val="00414F13"/>
    <w:rPr>
      <w:b/>
      <w:bCs/>
    </w:rPr>
  </w:style>
  <w:style w:type="character" w:customStyle="1" w:styleId="70">
    <w:name w:val="Заголовок 7 Знак"/>
    <w:link w:val="7"/>
    <w:uiPriority w:val="99"/>
    <w:semiHidden/>
    <w:rsid w:val="00414F13"/>
    <w:rPr>
      <w:sz w:val="24"/>
      <w:szCs w:val="24"/>
    </w:rPr>
  </w:style>
  <w:style w:type="character" w:customStyle="1" w:styleId="80">
    <w:name w:val="Заголовок 8 Знак"/>
    <w:link w:val="8"/>
    <w:uiPriority w:val="99"/>
    <w:semiHidden/>
    <w:rsid w:val="00414F13"/>
    <w:rPr>
      <w:i/>
      <w:iCs/>
      <w:sz w:val="24"/>
      <w:szCs w:val="24"/>
    </w:rPr>
  </w:style>
  <w:style w:type="character" w:customStyle="1" w:styleId="90">
    <w:name w:val="Заголовок 9 Знак"/>
    <w:link w:val="9"/>
    <w:uiPriority w:val="99"/>
    <w:semiHidden/>
    <w:rsid w:val="00414F13"/>
    <w:rPr>
      <w:rFonts w:ascii="Cambria" w:hAnsi="Cambria" w:cs="Cambria"/>
    </w:rPr>
  </w:style>
  <w:style w:type="paragraph" w:styleId="a3">
    <w:name w:val="header"/>
    <w:basedOn w:val="a"/>
    <w:link w:val="a4"/>
    <w:uiPriority w:val="99"/>
    <w:semiHidden/>
    <w:rsid w:val="00D14912"/>
    <w:pPr>
      <w:tabs>
        <w:tab w:val="center" w:pos="4677"/>
        <w:tab w:val="right" w:pos="9355"/>
      </w:tabs>
    </w:pPr>
    <w:rPr>
      <w:rFonts w:cs="Times New Roman"/>
      <w:sz w:val="20"/>
      <w:szCs w:val="20"/>
      <w:lang w:val="x-none"/>
    </w:rPr>
  </w:style>
  <w:style w:type="character" w:customStyle="1" w:styleId="a4">
    <w:name w:val="Верхний колонтитул Знак"/>
    <w:link w:val="a3"/>
    <w:uiPriority w:val="99"/>
    <w:semiHidden/>
    <w:rsid w:val="00D14912"/>
    <w:rPr>
      <w:rFonts w:ascii="Calibri" w:hAnsi="Calibri" w:cs="Calibri"/>
      <w:lang w:eastAsia="en-US"/>
    </w:rPr>
  </w:style>
  <w:style w:type="paragraph" w:styleId="a5">
    <w:name w:val="footer"/>
    <w:basedOn w:val="a"/>
    <w:link w:val="a6"/>
    <w:uiPriority w:val="99"/>
    <w:rsid w:val="00D14912"/>
    <w:pPr>
      <w:tabs>
        <w:tab w:val="center" w:pos="4677"/>
        <w:tab w:val="right" w:pos="9355"/>
      </w:tabs>
    </w:pPr>
    <w:rPr>
      <w:rFonts w:cs="Times New Roman"/>
      <w:sz w:val="20"/>
      <w:szCs w:val="20"/>
      <w:lang w:val="x-none"/>
    </w:rPr>
  </w:style>
  <w:style w:type="character" w:customStyle="1" w:styleId="a6">
    <w:name w:val="Нижний колонтитул Знак"/>
    <w:link w:val="a5"/>
    <w:uiPriority w:val="99"/>
    <w:rsid w:val="00D14912"/>
    <w:rPr>
      <w:rFonts w:ascii="Calibri" w:hAnsi="Calibri" w:cs="Calibri"/>
      <w:lang w:eastAsia="en-US"/>
    </w:rPr>
  </w:style>
  <w:style w:type="paragraph" w:customStyle="1" w:styleId="11">
    <w:name w:val="Абзац списка1"/>
    <w:basedOn w:val="a"/>
    <w:uiPriority w:val="99"/>
    <w:qFormat/>
    <w:rsid w:val="00414F13"/>
    <w:pPr>
      <w:ind w:left="720"/>
    </w:pPr>
  </w:style>
  <w:style w:type="paragraph" w:customStyle="1" w:styleId="a7">
    <w:name w:val="загол"/>
    <w:uiPriority w:val="99"/>
    <w:rsid w:val="00C364AE"/>
    <w:pPr>
      <w:autoSpaceDE w:val="0"/>
      <w:autoSpaceDN w:val="0"/>
      <w:adjustRightInd w:val="0"/>
      <w:spacing w:before="340" w:after="170" w:line="276" w:lineRule="auto"/>
      <w:jc w:val="center"/>
    </w:pPr>
    <w:rPr>
      <w:rFonts w:ascii="Arial" w:hAnsi="Arial" w:cs="Arial"/>
      <w:b/>
      <w:bCs/>
      <w:caps/>
      <w:sz w:val="22"/>
      <w:szCs w:val="22"/>
      <w:lang w:val="en-US" w:eastAsia="en-US"/>
    </w:rPr>
  </w:style>
  <w:style w:type="paragraph" w:customStyle="1" w:styleId="12">
    <w:name w:val="Абзац списка1"/>
    <w:basedOn w:val="a"/>
    <w:uiPriority w:val="99"/>
    <w:rsid w:val="00C500CA"/>
    <w:pPr>
      <w:ind w:left="720"/>
    </w:pPr>
  </w:style>
  <w:style w:type="character" w:customStyle="1" w:styleId="goto">
    <w:name w:val="goto"/>
    <w:basedOn w:val="a0"/>
    <w:uiPriority w:val="99"/>
    <w:rsid w:val="005416FD"/>
  </w:style>
  <w:style w:type="paragraph" w:customStyle="1" w:styleId="a8">
    <w:name w:val="Обычный (веб)"/>
    <w:basedOn w:val="a"/>
    <w:uiPriority w:val="99"/>
    <w:rsid w:val="005416FD"/>
    <w:pPr>
      <w:spacing w:before="100" w:beforeAutospacing="1" w:after="100" w:afterAutospacing="1"/>
    </w:pPr>
  </w:style>
  <w:style w:type="paragraph" w:styleId="21">
    <w:name w:val="Body Text Indent 2"/>
    <w:basedOn w:val="a"/>
    <w:link w:val="22"/>
    <w:uiPriority w:val="99"/>
    <w:rsid w:val="0031550F"/>
    <w:pPr>
      <w:spacing w:after="120" w:line="480" w:lineRule="auto"/>
      <w:ind w:left="283"/>
    </w:pPr>
    <w:rPr>
      <w:rFonts w:ascii="Times New Roman" w:hAnsi="Times New Roman" w:cs="Times New Roman"/>
      <w:lang w:val="x-none" w:eastAsia="x-none"/>
    </w:rPr>
  </w:style>
  <w:style w:type="character" w:customStyle="1" w:styleId="22">
    <w:name w:val="Основной текст с отступом 2 Знак"/>
    <w:link w:val="21"/>
    <w:uiPriority w:val="99"/>
    <w:rsid w:val="0031550F"/>
    <w:rPr>
      <w:rFonts w:ascii="Times New Roman" w:hAnsi="Times New Roman" w:cs="Times New Roman"/>
      <w:sz w:val="24"/>
      <w:szCs w:val="24"/>
    </w:rPr>
  </w:style>
  <w:style w:type="paragraph" w:styleId="a9">
    <w:name w:val="Body Text"/>
    <w:basedOn w:val="a"/>
    <w:link w:val="aa"/>
    <w:uiPriority w:val="99"/>
    <w:rsid w:val="001543BD"/>
    <w:pPr>
      <w:spacing w:after="120"/>
    </w:pPr>
    <w:rPr>
      <w:rFonts w:cs="Times New Roman"/>
      <w:sz w:val="22"/>
      <w:szCs w:val="22"/>
      <w:lang w:val="x-none" w:eastAsia="x-none"/>
    </w:rPr>
  </w:style>
  <w:style w:type="character" w:customStyle="1" w:styleId="aa">
    <w:name w:val="Основной текст Знак"/>
    <w:link w:val="a9"/>
    <w:uiPriority w:val="99"/>
    <w:rsid w:val="001543BD"/>
    <w:rPr>
      <w:sz w:val="22"/>
      <w:szCs w:val="22"/>
    </w:rPr>
  </w:style>
  <w:style w:type="character" w:styleId="ab">
    <w:name w:val="Hyperlink"/>
    <w:uiPriority w:val="99"/>
    <w:rsid w:val="001543BD"/>
    <w:rPr>
      <w:color w:val="0000FF"/>
      <w:u w:val="single"/>
    </w:rPr>
  </w:style>
  <w:style w:type="paragraph" w:customStyle="1" w:styleId="BodyText31">
    <w:name w:val="Body Text 31"/>
    <w:basedOn w:val="a"/>
    <w:uiPriority w:val="99"/>
    <w:rsid w:val="000768B3"/>
    <w:pPr>
      <w:widowControl w:val="0"/>
      <w:jc w:val="both"/>
    </w:pPr>
  </w:style>
  <w:style w:type="character" w:customStyle="1" w:styleId="hps">
    <w:name w:val="hps"/>
    <w:uiPriority w:val="99"/>
    <w:rsid w:val="000768B3"/>
  </w:style>
  <w:style w:type="character" w:styleId="ac">
    <w:name w:val="annotation reference"/>
    <w:uiPriority w:val="99"/>
    <w:semiHidden/>
    <w:rsid w:val="000151A9"/>
    <w:rPr>
      <w:sz w:val="16"/>
      <w:szCs w:val="16"/>
    </w:rPr>
  </w:style>
  <w:style w:type="paragraph" w:styleId="ad">
    <w:name w:val="annotation text"/>
    <w:basedOn w:val="a"/>
    <w:link w:val="ae"/>
    <w:uiPriority w:val="99"/>
    <w:semiHidden/>
    <w:rsid w:val="000151A9"/>
    <w:rPr>
      <w:sz w:val="20"/>
      <w:szCs w:val="20"/>
    </w:rPr>
  </w:style>
  <w:style w:type="character" w:customStyle="1" w:styleId="ae">
    <w:name w:val="Текст примечания Знак"/>
    <w:basedOn w:val="a0"/>
    <w:link w:val="ad"/>
    <w:uiPriority w:val="99"/>
    <w:rsid w:val="000151A9"/>
  </w:style>
  <w:style w:type="paragraph" w:styleId="af">
    <w:name w:val="annotation subject"/>
    <w:basedOn w:val="ad"/>
    <w:next w:val="ad"/>
    <w:link w:val="af0"/>
    <w:uiPriority w:val="99"/>
    <w:semiHidden/>
    <w:rsid w:val="000151A9"/>
    <w:rPr>
      <w:rFonts w:cs="Times New Roman"/>
      <w:b/>
      <w:bCs/>
      <w:lang w:val="x-none" w:eastAsia="x-none"/>
    </w:rPr>
  </w:style>
  <w:style w:type="character" w:customStyle="1" w:styleId="af0">
    <w:name w:val="Тема примечания Знак"/>
    <w:link w:val="af"/>
    <w:uiPriority w:val="99"/>
    <w:rsid w:val="000151A9"/>
    <w:rPr>
      <w:b/>
      <w:bCs/>
    </w:rPr>
  </w:style>
  <w:style w:type="paragraph" w:styleId="af1">
    <w:name w:val="Balloon Text"/>
    <w:basedOn w:val="a"/>
    <w:link w:val="af2"/>
    <w:uiPriority w:val="99"/>
    <w:semiHidden/>
    <w:rsid w:val="000151A9"/>
    <w:rPr>
      <w:rFonts w:ascii="Tahoma" w:hAnsi="Tahoma" w:cs="Times New Roman"/>
      <w:sz w:val="16"/>
      <w:szCs w:val="16"/>
      <w:lang w:val="x-none" w:eastAsia="x-none"/>
    </w:rPr>
  </w:style>
  <w:style w:type="character" w:customStyle="1" w:styleId="af2">
    <w:name w:val="Текст выноски Знак"/>
    <w:link w:val="af1"/>
    <w:uiPriority w:val="99"/>
    <w:rsid w:val="000151A9"/>
    <w:rPr>
      <w:rFonts w:ascii="Tahoma" w:hAnsi="Tahoma" w:cs="Tahoma"/>
      <w:sz w:val="16"/>
      <w:szCs w:val="16"/>
    </w:rPr>
  </w:style>
  <w:style w:type="paragraph" w:styleId="13">
    <w:name w:val="toc 1"/>
    <w:basedOn w:val="a"/>
    <w:next w:val="a"/>
    <w:autoRedefine/>
    <w:uiPriority w:val="39"/>
    <w:rsid w:val="007D717E"/>
    <w:pPr>
      <w:tabs>
        <w:tab w:val="right" w:leader="dot" w:pos="9060"/>
      </w:tabs>
      <w:spacing w:before="120"/>
    </w:pPr>
    <w:rPr>
      <w:rFonts w:ascii="Times New Roman" w:hAnsi="Times New Roman" w:cs="Times New Roman"/>
      <w:noProof/>
    </w:rPr>
  </w:style>
  <w:style w:type="paragraph" w:styleId="23">
    <w:name w:val="toc 2"/>
    <w:basedOn w:val="a"/>
    <w:next w:val="a"/>
    <w:autoRedefine/>
    <w:uiPriority w:val="99"/>
    <w:semiHidden/>
    <w:rsid w:val="00C56648"/>
    <w:pPr>
      <w:tabs>
        <w:tab w:val="right" w:leader="dot" w:pos="9060"/>
      </w:tabs>
      <w:spacing w:before="120" w:after="120"/>
      <w:ind w:left="567"/>
    </w:pPr>
  </w:style>
  <w:style w:type="paragraph" w:styleId="31">
    <w:name w:val="toc 3"/>
    <w:basedOn w:val="a"/>
    <w:next w:val="a"/>
    <w:autoRedefine/>
    <w:uiPriority w:val="99"/>
    <w:semiHidden/>
    <w:rsid w:val="000151A9"/>
    <w:pPr>
      <w:ind w:left="440"/>
    </w:pPr>
    <w:rPr>
      <w:sz w:val="20"/>
      <w:szCs w:val="20"/>
    </w:rPr>
  </w:style>
  <w:style w:type="paragraph" w:styleId="41">
    <w:name w:val="toc 4"/>
    <w:basedOn w:val="a"/>
    <w:next w:val="a"/>
    <w:autoRedefine/>
    <w:uiPriority w:val="99"/>
    <w:semiHidden/>
    <w:rsid w:val="000151A9"/>
    <w:pPr>
      <w:ind w:left="660"/>
    </w:pPr>
    <w:rPr>
      <w:sz w:val="20"/>
      <w:szCs w:val="20"/>
    </w:rPr>
  </w:style>
  <w:style w:type="paragraph" w:styleId="51">
    <w:name w:val="toc 5"/>
    <w:basedOn w:val="a"/>
    <w:next w:val="a"/>
    <w:autoRedefine/>
    <w:uiPriority w:val="99"/>
    <w:semiHidden/>
    <w:rsid w:val="000151A9"/>
    <w:pPr>
      <w:ind w:left="880"/>
    </w:pPr>
    <w:rPr>
      <w:sz w:val="20"/>
      <w:szCs w:val="20"/>
    </w:rPr>
  </w:style>
  <w:style w:type="paragraph" w:styleId="61">
    <w:name w:val="toc 6"/>
    <w:basedOn w:val="a"/>
    <w:next w:val="a"/>
    <w:autoRedefine/>
    <w:uiPriority w:val="99"/>
    <w:semiHidden/>
    <w:rsid w:val="000151A9"/>
    <w:pPr>
      <w:ind w:left="1100"/>
    </w:pPr>
    <w:rPr>
      <w:sz w:val="20"/>
      <w:szCs w:val="20"/>
    </w:rPr>
  </w:style>
  <w:style w:type="paragraph" w:styleId="71">
    <w:name w:val="toc 7"/>
    <w:basedOn w:val="a"/>
    <w:next w:val="a"/>
    <w:autoRedefine/>
    <w:uiPriority w:val="99"/>
    <w:semiHidden/>
    <w:rsid w:val="000151A9"/>
    <w:pPr>
      <w:ind w:left="1320"/>
    </w:pPr>
    <w:rPr>
      <w:sz w:val="20"/>
      <w:szCs w:val="20"/>
    </w:rPr>
  </w:style>
  <w:style w:type="paragraph" w:styleId="81">
    <w:name w:val="toc 8"/>
    <w:basedOn w:val="a"/>
    <w:next w:val="a"/>
    <w:autoRedefine/>
    <w:uiPriority w:val="99"/>
    <w:semiHidden/>
    <w:rsid w:val="000151A9"/>
    <w:pPr>
      <w:ind w:left="1540"/>
    </w:pPr>
    <w:rPr>
      <w:sz w:val="20"/>
      <w:szCs w:val="20"/>
    </w:rPr>
  </w:style>
  <w:style w:type="paragraph" w:styleId="91">
    <w:name w:val="toc 9"/>
    <w:basedOn w:val="a"/>
    <w:next w:val="a"/>
    <w:autoRedefine/>
    <w:uiPriority w:val="99"/>
    <w:semiHidden/>
    <w:rsid w:val="000151A9"/>
    <w:pPr>
      <w:ind w:left="1760"/>
    </w:pPr>
    <w:rPr>
      <w:sz w:val="20"/>
      <w:szCs w:val="20"/>
    </w:rPr>
  </w:style>
  <w:style w:type="character" w:customStyle="1" w:styleId="14">
    <w:name w:val="Замещающий текст1"/>
    <w:uiPriority w:val="99"/>
    <w:semiHidden/>
    <w:rsid w:val="00FF402F"/>
    <w:rPr>
      <w:color w:val="808080"/>
    </w:rPr>
  </w:style>
  <w:style w:type="paragraph" w:customStyle="1" w:styleId="af3">
    <w:name w:val="Название"/>
    <w:basedOn w:val="a"/>
    <w:next w:val="a"/>
    <w:link w:val="af4"/>
    <w:uiPriority w:val="99"/>
    <w:qFormat/>
    <w:rsid w:val="00414F13"/>
    <w:pPr>
      <w:spacing w:before="240" w:after="60"/>
      <w:jc w:val="center"/>
      <w:outlineLvl w:val="0"/>
    </w:pPr>
    <w:rPr>
      <w:rFonts w:ascii="Cambria" w:hAnsi="Cambria" w:cs="Times New Roman"/>
      <w:b/>
      <w:bCs/>
      <w:kern w:val="28"/>
      <w:sz w:val="32"/>
      <w:szCs w:val="32"/>
      <w:lang w:val="x-none" w:eastAsia="x-none"/>
    </w:rPr>
  </w:style>
  <w:style w:type="character" w:customStyle="1" w:styleId="af4">
    <w:name w:val="Название Знак"/>
    <w:link w:val="af3"/>
    <w:uiPriority w:val="99"/>
    <w:rsid w:val="00414F13"/>
    <w:rPr>
      <w:rFonts w:ascii="Cambria" w:hAnsi="Cambria" w:cs="Cambria"/>
      <w:b/>
      <w:bCs/>
      <w:kern w:val="28"/>
      <w:sz w:val="32"/>
      <w:szCs w:val="32"/>
    </w:rPr>
  </w:style>
  <w:style w:type="paragraph" w:styleId="af5">
    <w:name w:val="Subtitle"/>
    <w:basedOn w:val="a"/>
    <w:next w:val="a"/>
    <w:link w:val="af6"/>
    <w:uiPriority w:val="99"/>
    <w:qFormat/>
    <w:rsid w:val="00414F13"/>
    <w:pPr>
      <w:spacing w:after="60"/>
      <w:jc w:val="center"/>
      <w:outlineLvl w:val="1"/>
    </w:pPr>
    <w:rPr>
      <w:rFonts w:ascii="Cambria" w:hAnsi="Cambria" w:cs="Times New Roman"/>
      <w:lang w:val="x-none" w:eastAsia="x-none"/>
    </w:rPr>
  </w:style>
  <w:style w:type="character" w:customStyle="1" w:styleId="af6">
    <w:name w:val="Подзаголовок Знак"/>
    <w:link w:val="af5"/>
    <w:uiPriority w:val="99"/>
    <w:rsid w:val="00414F13"/>
    <w:rPr>
      <w:rFonts w:ascii="Cambria" w:hAnsi="Cambria" w:cs="Cambria"/>
      <w:sz w:val="24"/>
      <w:szCs w:val="24"/>
    </w:rPr>
  </w:style>
  <w:style w:type="character" w:styleId="af7">
    <w:name w:val="Strong"/>
    <w:uiPriority w:val="99"/>
    <w:qFormat/>
    <w:rsid w:val="00414F13"/>
    <w:rPr>
      <w:b/>
      <w:bCs/>
    </w:rPr>
  </w:style>
  <w:style w:type="character" w:styleId="af8">
    <w:name w:val="Emphasis"/>
    <w:uiPriority w:val="99"/>
    <w:qFormat/>
    <w:rsid w:val="00414F13"/>
    <w:rPr>
      <w:rFonts w:ascii="Calibri" w:hAnsi="Calibri" w:cs="Calibri"/>
      <w:b/>
      <w:bCs/>
      <w:i/>
      <w:iCs/>
    </w:rPr>
  </w:style>
  <w:style w:type="paragraph" w:customStyle="1" w:styleId="15">
    <w:name w:val="Без интервала1"/>
    <w:aliases w:val="Без отступа"/>
    <w:basedOn w:val="a"/>
    <w:uiPriority w:val="1"/>
    <w:qFormat/>
    <w:rsid w:val="00414F13"/>
  </w:style>
  <w:style w:type="paragraph" w:customStyle="1" w:styleId="210">
    <w:name w:val="Цитата 21"/>
    <w:basedOn w:val="a"/>
    <w:next w:val="a"/>
    <w:link w:val="QuoteChar"/>
    <w:uiPriority w:val="99"/>
    <w:qFormat/>
    <w:rsid w:val="00414F13"/>
    <w:rPr>
      <w:rFonts w:cs="Times New Roman"/>
      <w:i/>
      <w:iCs/>
      <w:lang w:val="x-none" w:eastAsia="x-none"/>
    </w:rPr>
  </w:style>
  <w:style w:type="character" w:customStyle="1" w:styleId="QuoteChar">
    <w:name w:val="Quote Char"/>
    <w:link w:val="210"/>
    <w:uiPriority w:val="99"/>
    <w:rsid w:val="00414F13"/>
    <w:rPr>
      <w:i/>
      <w:iCs/>
      <w:sz w:val="24"/>
      <w:szCs w:val="24"/>
    </w:rPr>
  </w:style>
  <w:style w:type="paragraph" w:customStyle="1" w:styleId="16">
    <w:name w:val="Выделенная цитата1"/>
    <w:basedOn w:val="a"/>
    <w:next w:val="a"/>
    <w:link w:val="IntenseQuoteChar"/>
    <w:uiPriority w:val="99"/>
    <w:qFormat/>
    <w:rsid w:val="00414F13"/>
    <w:pPr>
      <w:ind w:left="720" w:right="720"/>
    </w:pPr>
    <w:rPr>
      <w:rFonts w:cs="Times New Roman"/>
      <w:b/>
      <w:bCs/>
      <w:i/>
      <w:iCs/>
      <w:lang w:val="x-none" w:eastAsia="x-none"/>
    </w:rPr>
  </w:style>
  <w:style w:type="character" w:customStyle="1" w:styleId="IntenseQuoteChar">
    <w:name w:val="Intense Quote Char"/>
    <w:link w:val="16"/>
    <w:uiPriority w:val="99"/>
    <w:rsid w:val="00414F13"/>
    <w:rPr>
      <w:b/>
      <w:bCs/>
      <w:i/>
      <w:iCs/>
      <w:sz w:val="24"/>
      <w:szCs w:val="24"/>
    </w:rPr>
  </w:style>
  <w:style w:type="character" w:customStyle="1" w:styleId="17">
    <w:name w:val="Слабое выделение1"/>
    <w:uiPriority w:val="99"/>
    <w:qFormat/>
    <w:rsid w:val="00414F13"/>
    <w:rPr>
      <w:i/>
      <w:iCs/>
      <w:color w:val="auto"/>
    </w:rPr>
  </w:style>
  <w:style w:type="character" w:customStyle="1" w:styleId="18">
    <w:name w:val="Сильное выделение1"/>
    <w:uiPriority w:val="99"/>
    <w:qFormat/>
    <w:rsid w:val="00414F13"/>
    <w:rPr>
      <w:b/>
      <w:bCs/>
      <w:i/>
      <w:iCs/>
      <w:sz w:val="24"/>
      <w:szCs w:val="24"/>
      <w:u w:val="single"/>
    </w:rPr>
  </w:style>
  <w:style w:type="character" w:customStyle="1" w:styleId="19">
    <w:name w:val="Слабая ссылка1"/>
    <w:uiPriority w:val="99"/>
    <w:qFormat/>
    <w:rsid w:val="00414F13"/>
    <w:rPr>
      <w:sz w:val="24"/>
      <w:szCs w:val="24"/>
      <w:u w:val="single"/>
    </w:rPr>
  </w:style>
  <w:style w:type="character" w:customStyle="1" w:styleId="1a">
    <w:name w:val="Сильная ссылка1"/>
    <w:uiPriority w:val="99"/>
    <w:qFormat/>
    <w:rsid w:val="00414F13"/>
    <w:rPr>
      <w:b/>
      <w:bCs/>
      <w:sz w:val="24"/>
      <w:szCs w:val="24"/>
      <w:u w:val="single"/>
    </w:rPr>
  </w:style>
  <w:style w:type="character" w:customStyle="1" w:styleId="1b">
    <w:name w:val="Название книги1"/>
    <w:uiPriority w:val="99"/>
    <w:qFormat/>
    <w:rsid w:val="00414F13"/>
    <w:rPr>
      <w:rFonts w:ascii="Cambria" w:hAnsi="Cambria" w:cs="Cambria"/>
      <w:b/>
      <w:bCs/>
      <w:i/>
      <w:iCs/>
      <w:sz w:val="24"/>
      <w:szCs w:val="24"/>
    </w:rPr>
  </w:style>
  <w:style w:type="paragraph" w:customStyle="1" w:styleId="1c">
    <w:name w:val="Заголовок оглавления1"/>
    <w:basedOn w:val="1"/>
    <w:next w:val="a"/>
    <w:uiPriority w:val="99"/>
    <w:qFormat/>
    <w:rsid w:val="00414F13"/>
    <w:pPr>
      <w:outlineLvl w:val="9"/>
    </w:pPr>
  </w:style>
  <w:style w:type="character" w:customStyle="1" w:styleId="translation-chunk">
    <w:name w:val="translation-chunk"/>
    <w:basedOn w:val="a0"/>
    <w:uiPriority w:val="99"/>
    <w:rsid w:val="00A96457"/>
  </w:style>
  <w:style w:type="paragraph" w:styleId="32">
    <w:name w:val="Body Text Indent 3"/>
    <w:basedOn w:val="a"/>
    <w:link w:val="33"/>
    <w:uiPriority w:val="99"/>
    <w:rsid w:val="006C269A"/>
    <w:pPr>
      <w:spacing w:after="120"/>
      <w:ind w:left="283"/>
    </w:pPr>
    <w:rPr>
      <w:rFonts w:ascii="Times New Roman" w:hAnsi="Times New Roman" w:cs="Times New Roman"/>
      <w:sz w:val="16"/>
      <w:szCs w:val="16"/>
      <w:lang w:val="x-none" w:eastAsia="x-none"/>
    </w:rPr>
  </w:style>
  <w:style w:type="character" w:customStyle="1" w:styleId="33">
    <w:name w:val="Основной текст с отступом 3 Знак"/>
    <w:link w:val="32"/>
    <w:uiPriority w:val="99"/>
    <w:rsid w:val="006C269A"/>
    <w:rPr>
      <w:rFonts w:ascii="Times New Roman" w:hAnsi="Times New Roman" w:cs="Times New Roman"/>
      <w:sz w:val="16"/>
      <w:szCs w:val="16"/>
    </w:rPr>
  </w:style>
  <w:style w:type="paragraph" w:customStyle="1" w:styleId="ConsPlusTitle">
    <w:name w:val="ConsPlusTitle"/>
    <w:rsid w:val="00563507"/>
    <w:pPr>
      <w:widowControl w:val="0"/>
      <w:autoSpaceDE w:val="0"/>
      <w:autoSpaceDN w:val="0"/>
      <w:adjustRightInd w:val="0"/>
    </w:pPr>
    <w:rPr>
      <w:rFonts w:cs="Calibri"/>
      <w:b/>
      <w:bCs/>
      <w:sz w:val="22"/>
      <w:szCs w:val="22"/>
    </w:rPr>
  </w:style>
  <w:style w:type="paragraph" w:styleId="af9">
    <w:name w:val="Document Map"/>
    <w:basedOn w:val="a"/>
    <w:semiHidden/>
    <w:rsid w:val="00F2516F"/>
    <w:pPr>
      <w:shd w:val="clear" w:color="auto" w:fill="000080"/>
    </w:pPr>
    <w:rPr>
      <w:rFonts w:ascii="Tahoma" w:hAnsi="Tahoma" w:cs="Tahom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893530">
      <w:marLeft w:val="0"/>
      <w:marRight w:val="0"/>
      <w:marTop w:val="0"/>
      <w:marBottom w:val="0"/>
      <w:divBdr>
        <w:top w:val="none" w:sz="0" w:space="0" w:color="auto"/>
        <w:left w:val="none" w:sz="0" w:space="0" w:color="auto"/>
        <w:bottom w:val="none" w:sz="0" w:space="0" w:color="auto"/>
        <w:right w:val="none" w:sz="0" w:space="0" w:color="auto"/>
      </w:divBdr>
    </w:div>
    <w:div w:id="648707173">
      <w:bodyDiv w:val="1"/>
      <w:marLeft w:val="0"/>
      <w:marRight w:val="0"/>
      <w:marTop w:val="0"/>
      <w:marBottom w:val="0"/>
      <w:divBdr>
        <w:top w:val="none" w:sz="0" w:space="0" w:color="auto"/>
        <w:left w:val="none" w:sz="0" w:space="0" w:color="auto"/>
        <w:bottom w:val="none" w:sz="0" w:space="0" w:color="auto"/>
        <w:right w:val="none" w:sz="0" w:space="0" w:color="auto"/>
      </w:divBdr>
      <w:divsChild>
        <w:div w:id="1149636443">
          <w:marLeft w:val="0"/>
          <w:marRight w:val="0"/>
          <w:marTop w:val="0"/>
          <w:marBottom w:val="0"/>
          <w:divBdr>
            <w:top w:val="none" w:sz="0" w:space="0" w:color="auto"/>
            <w:left w:val="none" w:sz="0" w:space="0" w:color="auto"/>
            <w:bottom w:val="none" w:sz="0" w:space="0" w:color="auto"/>
            <w:right w:val="none" w:sz="0" w:space="0" w:color="auto"/>
          </w:divBdr>
        </w:div>
      </w:divsChild>
    </w:div>
    <w:div w:id="1275408887">
      <w:bodyDiv w:val="1"/>
      <w:marLeft w:val="0"/>
      <w:marRight w:val="0"/>
      <w:marTop w:val="0"/>
      <w:marBottom w:val="0"/>
      <w:divBdr>
        <w:top w:val="none" w:sz="0" w:space="0" w:color="auto"/>
        <w:left w:val="none" w:sz="0" w:space="0" w:color="auto"/>
        <w:bottom w:val="none" w:sz="0" w:space="0" w:color="auto"/>
        <w:right w:val="none" w:sz="0" w:space="0" w:color="auto"/>
      </w:divBdr>
      <w:divsChild>
        <w:div w:id="263072790">
          <w:marLeft w:val="0"/>
          <w:marRight w:val="0"/>
          <w:marTop w:val="0"/>
          <w:marBottom w:val="0"/>
          <w:divBdr>
            <w:top w:val="none" w:sz="0" w:space="0" w:color="auto"/>
            <w:left w:val="none" w:sz="0" w:space="0" w:color="auto"/>
            <w:bottom w:val="none" w:sz="0" w:space="0" w:color="auto"/>
            <w:right w:val="none" w:sz="0" w:space="0" w:color="auto"/>
          </w:divBdr>
        </w:div>
      </w:divsChild>
    </w:div>
    <w:div w:id="2024159178">
      <w:bodyDiv w:val="1"/>
      <w:marLeft w:val="0"/>
      <w:marRight w:val="0"/>
      <w:marTop w:val="0"/>
      <w:marBottom w:val="0"/>
      <w:divBdr>
        <w:top w:val="none" w:sz="0" w:space="0" w:color="auto"/>
        <w:left w:val="none" w:sz="0" w:space="0" w:color="auto"/>
        <w:bottom w:val="none" w:sz="0" w:space="0" w:color="auto"/>
        <w:right w:val="none" w:sz="0" w:space="0" w:color="auto"/>
      </w:divBdr>
      <w:divsChild>
        <w:div w:id="6481684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w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people" Target="peop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32</Pages>
  <Words>5958</Words>
  <Characters>46406</Characters>
  <Application>Microsoft Office Word</Application>
  <DocSecurity>0</DocSecurity>
  <Lines>386</Lines>
  <Paragraphs>104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СВОД ПРАВИЛ</vt:lpstr>
      <vt:lpstr>СВОД ПРАВИЛ</vt:lpstr>
    </vt:vector>
  </TitlesOfParts>
  <Company>GS RAS</Company>
  <LinksUpToDate>false</LinksUpToDate>
  <CharactersWithSpaces>52260</CharactersWithSpaces>
  <SharedDoc>false</SharedDoc>
  <HLinks>
    <vt:vector size="174" baseType="variant">
      <vt:variant>
        <vt:i4>197734</vt:i4>
      </vt:variant>
      <vt:variant>
        <vt:i4>93</vt:i4>
      </vt:variant>
      <vt:variant>
        <vt:i4>0</vt:i4>
      </vt:variant>
      <vt:variant>
        <vt:i4>5</vt:i4>
      </vt:variant>
      <vt:variant>
        <vt:lpwstr/>
      </vt:variant>
      <vt:variant>
        <vt:lpwstr>_Библиография</vt:lpwstr>
      </vt:variant>
      <vt:variant>
        <vt:i4>74122266</vt:i4>
      </vt:variant>
      <vt:variant>
        <vt:i4>90</vt:i4>
      </vt:variant>
      <vt:variant>
        <vt:i4>0</vt:i4>
      </vt:variant>
      <vt:variant>
        <vt:i4>5</vt:i4>
      </vt:variant>
      <vt:variant>
        <vt:lpwstr/>
      </vt:variant>
      <vt:variant>
        <vt:lpwstr>_Приложение_А</vt:lpwstr>
      </vt:variant>
      <vt:variant>
        <vt:i4>1507385</vt:i4>
      </vt:variant>
      <vt:variant>
        <vt:i4>83</vt:i4>
      </vt:variant>
      <vt:variant>
        <vt:i4>0</vt:i4>
      </vt:variant>
      <vt:variant>
        <vt:i4>5</vt:i4>
      </vt:variant>
      <vt:variant>
        <vt:lpwstr/>
      </vt:variant>
      <vt:variant>
        <vt:lpwstr>_Toc524103803</vt:lpwstr>
      </vt:variant>
      <vt:variant>
        <vt:i4>1507385</vt:i4>
      </vt:variant>
      <vt:variant>
        <vt:i4>80</vt:i4>
      </vt:variant>
      <vt:variant>
        <vt:i4>0</vt:i4>
      </vt:variant>
      <vt:variant>
        <vt:i4>5</vt:i4>
      </vt:variant>
      <vt:variant>
        <vt:lpwstr/>
      </vt:variant>
      <vt:variant>
        <vt:lpwstr>_Toc524103802</vt:lpwstr>
      </vt:variant>
      <vt:variant>
        <vt:i4>1507385</vt:i4>
      </vt:variant>
      <vt:variant>
        <vt:i4>77</vt:i4>
      </vt:variant>
      <vt:variant>
        <vt:i4>0</vt:i4>
      </vt:variant>
      <vt:variant>
        <vt:i4>5</vt:i4>
      </vt:variant>
      <vt:variant>
        <vt:lpwstr/>
      </vt:variant>
      <vt:variant>
        <vt:lpwstr>_Toc524103801</vt:lpwstr>
      </vt:variant>
      <vt:variant>
        <vt:i4>1507385</vt:i4>
      </vt:variant>
      <vt:variant>
        <vt:i4>74</vt:i4>
      </vt:variant>
      <vt:variant>
        <vt:i4>0</vt:i4>
      </vt:variant>
      <vt:variant>
        <vt:i4>5</vt:i4>
      </vt:variant>
      <vt:variant>
        <vt:lpwstr/>
      </vt:variant>
      <vt:variant>
        <vt:lpwstr>_Toc524103800</vt:lpwstr>
      </vt:variant>
      <vt:variant>
        <vt:i4>1966134</vt:i4>
      </vt:variant>
      <vt:variant>
        <vt:i4>71</vt:i4>
      </vt:variant>
      <vt:variant>
        <vt:i4>0</vt:i4>
      </vt:variant>
      <vt:variant>
        <vt:i4>5</vt:i4>
      </vt:variant>
      <vt:variant>
        <vt:lpwstr/>
      </vt:variant>
      <vt:variant>
        <vt:lpwstr>_Toc524103799</vt:lpwstr>
      </vt:variant>
      <vt:variant>
        <vt:i4>1966134</vt:i4>
      </vt:variant>
      <vt:variant>
        <vt:i4>68</vt:i4>
      </vt:variant>
      <vt:variant>
        <vt:i4>0</vt:i4>
      </vt:variant>
      <vt:variant>
        <vt:i4>5</vt:i4>
      </vt:variant>
      <vt:variant>
        <vt:lpwstr/>
      </vt:variant>
      <vt:variant>
        <vt:lpwstr>_Toc524103798</vt:lpwstr>
      </vt:variant>
      <vt:variant>
        <vt:i4>1966134</vt:i4>
      </vt:variant>
      <vt:variant>
        <vt:i4>65</vt:i4>
      </vt:variant>
      <vt:variant>
        <vt:i4>0</vt:i4>
      </vt:variant>
      <vt:variant>
        <vt:i4>5</vt:i4>
      </vt:variant>
      <vt:variant>
        <vt:lpwstr/>
      </vt:variant>
      <vt:variant>
        <vt:lpwstr>_Toc524103797</vt:lpwstr>
      </vt:variant>
      <vt:variant>
        <vt:i4>1966134</vt:i4>
      </vt:variant>
      <vt:variant>
        <vt:i4>62</vt:i4>
      </vt:variant>
      <vt:variant>
        <vt:i4>0</vt:i4>
      </vt:variant>
      <vt:variant>
        <vt:i4>5</vt:i4>
      </vt:variant>
      <vt:variant>
        <vt:lpwstr/>
      </vt:variant>
      <vt:variant>
        <vt:lpwstr>_Toc524103796</vt:lpwstr>
      </vt:variant>
      <vt:variant>
        <vt:i4>1966134</vt:i4>
      </vt:variant>
      <vt:variant>
        <vt:i4>59</vt:i4>
      </vt:variant>
      <vt:variant>
        <vt:i4>0</vt:i4>
      </vt:variant>
      <vt:variant>
        <vt:i4>5</vt:i4>
      </vt:variant>
      <vt:variant>
        <vt:lpwstr/>
      </vt:variant>
      <vt:variant>
        <vt:lpwstr>_Toc524103795</vt:lpwstr>
      </vt:variant>
      <vt:variant>
        <vt:i4>1966134</vt:i4>
      </vt:variant>
      <vt:variant>
        <vt:i4>53</vt:i4>
      </vt:variant>
      <vt:variant>
        <vt:i4>0</vt:i4>
      </vt:variant>
      <vt:variant>
        <vt:i4>5</vt:i4>
      </vt:variant>
      <vt:variant>
        <vt:lpwstr/>
      </vt:variant>
      <vt:variant>
        <vt:lpwstr>_Toc524103794</vt:lpwstr>
      </vt:variant>
      <vt:variant>
        <vt:i4>1966134</vt:i4>
      </vt:variant>
      <vt:variant>
        <vt:i4>50</vt:i4>
      </vt:variant>
      <vt:variant>
        <vt:i4>0</vt:i4>
      </vt:variant>
      <vt:variant>
        <vt:i4>5</vt:i4>
      </vt:variant>
      <vt:variant>
        <vt:lpwstr/>
      </vt:variant>
      <vt:variant>
        <vt:lpwstr>_Toc524103793</vt:lpwstr>
      </vt:variant>
      <vt:variant>
        <vt:i4>1966134</vt:i4>
      </vt:variant>
      <vt:variant>
        <vt:i4>47</vt:i4>
      </vt:variant>
      <vt:variant>
        <vt:i4>0</vt:i4>
      </vt:variant>
      <vt:variant>
        <vt:i4>5</vt:i4>
      </vt:variant>
      <vt:variant>
        <vt:lpwstr/>
      </vt:variant>
      <vt:variant>
        <vt:lpwstr>_Toc524103792</vt:lpwstr>
      </vt:variant>
      <vt:variant>
        <vt:i4>1966134</vt:i4>
      </vt:variant>
      <vt:variant>
        <vt:i4>44</vt:i4>
      </vt:variant>
      <vt:variant>
        <vt:i4>0</vt:i4>
      </vt:variant>
      <vt:variant>
        <vt:i4>5</vt:i4>
      </vt:variant>
      <vt:variant>
        <vt:lpwstr/>
      </vt:variant>
      <vt:variant>
        <vt:lpwstr>_Toc524103791</vt:lpwstr>
      </vt:variant>
      <vt:variant>
        <vt:i4>1966134</vt:i4>
      </vt:variant>
      <vt:variant>
        <vt:i4>41</vt:i4>
      </vt:variant>
      <vt:variant>
        <vt:i4>0</vt:i4>
      </vt:variant>
      <vt:variant>
        <vt:i4>5</vt:i4>
      </vt:variant>
      <vt:variant>
        <vt:lpwstr/>
      </vt:variant>
      <vt:variant>
        <vt:lpwstr>_Toc524103790</vt:lpwstr>
      </vt:variant>
      <vt:variant>
        <vt:i4>2031670</vt:i4>
      </vt:variant>
      <vt:variant>
        <vt:i4>38</vt:i4>
      </vt:variant>
      <vt:variant>
        <vt:i4>0</vt:i4>
      </vt:variant>
      <vt:variant>
        <vt:i4>5</vt:i4>
      </vt:variant>
      <vt:variant>
        <vt:lpwstr/>
      </vt:variant>
      <vt:variant>
        <vt:lpwstr>_Toc524103789</vt:lpwstr>
      </vt:variant>
      <vt:variant>
        <vt:i4>2031670</vt:i4>
      </vt:variant>
      <vt:variant>
        <vt:i4>35</vt:i4>
      </vt:variant>
      <vt:variant>
        <vt:i4>0</vt:i4>
      </vt:variant>
      <vt:variant>
        <vt:i4>5</vt:i4>
      </vt:variant>
      <vt:variant>
        <vt:lpwstr/>
      </vt:variant>
      <vt:variant>
        <vt:lpwstr>_Toc524103788</vt:lpwstr>
      </vt:variant>
      <vt:variant>
        <vt:i4>2031670</vt:i4>
      </vt:variant>
      <vt:variant>
        <vt:i4>32</vt:i4>
      </vt:variant>
      <vt:variant>
        <vt:i4>0</vt:i4>
      </vt:variant>
      <vt:variant>
        <vt:i4>5</vt:i4>
      </vt:variant>
      <vt:variant>
        <vt:lpwstr/>
      </vt:variant>
      <vt:variant>
        <vt:lpwstr>_Toc524103787</vt:lpwstr>
      </vt:variant>
      <vt:variant>
        <vt:i4>2031670</vt:i4>
      </vt:variant>
      <vt:variant>
        <vt:i4>29</vt:i4>
      </vt:variant>
      <vt:variant>
        <vt:i4>0</vt:i4>
      </vt:variant>
      <vt:variant>
        <vt:i4>5</vt:i4>
      </vt:variant>
      <vt:variant>
        <vt:lpwstr/>
      </vt:variant>
      <vt:variant>
        <vt:lpwstr>_Toc524103786</vt:lpwstr>
      </vt:variant>
      <vt:variant>
        <vt:i4>2031670</vt:i4>
      </vt:variant>
      <vt:variant>
        <vt:i4>26</vt:i4>
      </vt:variant>
      <vt:variant>
        <vt:i4>0</vt:i4>
      </vt:variant>
      <vt:variant>
        <vt:i4>5</vt:i4>
      </vt:variant>
      <vt:variant>
        <vt:lpwstr/>
      </vt:variant>
      <vt:variant>
        <vt:lpwstr>_Toc524103785</vt:lpwstr>
      </vt:variant>
      <vt:variant>
        <vt:i4>2031670</vt:i4>
      </vt:variant>
      <vt:variant>
        <vt:i4>23</vt:i4>
      </vt:variant>
      <vt:variant>
        <vt:i4>0</vt:i4>
      </vt:variant>
      <vt:variant>
        <vt:i4>5</vt:i4>
      </vt:variant>
      <vt:variant>
        <vt:lpwstr/>
      </vt:variant>
      <vt:variant>
        <vt:lpwstr>_Toc524103784</vt:lpwstr>
      </vt:variant>
      <vt:variant>
        <vt:i4>2031670</vt:i4>
      </vt:variant>
      <vt:variant>
        <vt:i4>20</vt:i4>
      </vt:variant>
      <vt:variant>
        <vt:i4>0</vt:i4>
      </vt:variant>
      <vt:variant>
        <vt:i4>5</vt:i4>
      </vt:variant>
      <vt:variant>
        <vt:lpwstr/>
      </vt:variant>
      <vt:variant>
        <vt:lpwstr>_Toc524103783</vt:lpwstr>
      </vt:variant>
      <vt:variant>
        <vt:i4>2031670</vt:i4>
      </vt:variant>
      <vt:variant>
        <vt:i4>17</vt:i4>
      </vt:variant>
      <vt:variant>
        <vt:i4>0</vt:i4>
      </vt:variant>
      <vt:variant>
        <vt:i4>5</vt:i4>
      </vt:variant>
      <vt:variant>
        <vt:lpwstr/>
      </vt:variant>
      <vt:variant>
        <vt:lpwstr>_Toc524103782</vt:lpwstr>
      </vt:variant>
      <vt:variant>
        <vt:i4>2031670</vt:i4>
      </vt:variant>
      <vt:variant>
        <vt:i4>14</vt:i4>
      </vt:variant>
      <vt:variant>
        <vt:i4>0</vt:i4>
      </vt:variant>
      <vt:variant>
        <vt:i4>5</vt:i4>
      </vt:variant>
      <vt:variant>
        <vt:lpwstr/>
      </vt:variant>
      <vt:variant>
        <vt:lpwstr>_Toc524103781</vt:lpwstr>
      </vt:variant>
      <vt:variant>
        <vt:i4>2031670</vt:i4>
      </vt:variant>
      <vt:variant>
        <vt:i4>11</vt:i4>
      </vt:variant>
      <vt:variant>
        <vt:i4>0</vt:i4>
      </vt:variant>
      <vt:variant>
        <vt:i4>5</vt:i4>
      </vt:variant>
      <vt:variant>
        <vt:lpwstr/>
      </vt:variant>
      <vt:variant>
        <vt:lpwstr>_Toc524103780</vt:lpwstr>
      </vt:variant>
      <vt:variant>
        <vt:i4>1048630</vt:i4>
      </vt:variant>
      <vt:variant>
        <vt:i4>8</vt:i4>
      </vt:variant>
      <vt:variant>
        <vt:i4>0</vt:i4>
      </vt:variant>
      <vt:variant>
        <vt:i4>5</vt:i4>
      </vt:variant>
      <vt:variant>
        <vt:lpwstr/>
      </vt:variant>
      <vt:variant>
        <vt:lpwstr>_Toc524103779</vt:lpwstr>
      </vt:variant>
      <vt:variant>
        <vt:i4>1048630</vt:i4>
      </vt:variant>
      <vt:variant>
        <vt:i4>5</vt:i4>
      </vt:variant>
      <vt:variant>
        <vt:i4>0</vt:i4>
      </vt:variant>
      <vt:variant>
        <vt:i4>5</vt:i4>
      </vt:variant>
      <vt:variant>
        <vt:lpwstr/>
      </vt:variant>
      <vt:variant>
        <vt:lpwstr>_Toc524103778</vt:lpwstr>
      </vt:variant>
      <vt:variant>
        <vt:i4>1048630</vt:i4>
      </vt:variant>
      <vt:variant>
        <vt:i4>2</vt:i4>
      </vt:variant>
      <vt:variant>
        <vt:i4>0</vt:i4>
      </vt:variant>
      <vt:variant>
        <vt:i4>5</vt:i4>
      </vt:variant>
      <vt:variant>
        <vt:lpwstr/>
      </vt:variant>
      <vt:variant>
        <vt:lpwstr>_Toc524103777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СВОД ПРАВИЛ</dc:title>
  <dc:subject/>
  <dc:creator>User</dc:creator>
  <cp:keywords/>
  <cp:lastModifiedBy>Соколов Сергей Вадимович</cp:lastModifiedBy>
  <cp:revision>3</cp:revision>
  <cp:lastPrinted>2018-07-23T07:29:00Z</cp:lastPrinted>
  <dcterms:created xsi:type="dcterms:W3CDTF">2024-02-13T08:55:00Z</dcterms:created>
  <dcterms:modified xsi:type="dcterms:W3CDTF">2024-02-13T08:56:00Z</dcterms:modified>
</cp:coreProperties>
</file>