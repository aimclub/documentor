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6BB17" w14:textId="77777777" w:rsidR="00A63F45" w:rsidRPr="00FC6B00" w:rsidRDefault="00A63F45">
      <w:pPr>
        <w:rPr>
          <w:lang w:val="en-US"/>
          <w:rPrChange w:id="0" w:author="Соколов Сергей Вадимович" w:date="2024-01-22T08:55:00Z">
            <w:rPr/>
          </w:rPrChange>
        </w:rPr>
        <w:pPrChange w:id="1" w:author="Елена" w:date="2019-02-14T19:39:00Z">
          <w:pPr>
            <w:jc w:val="center"/>
          </w:pPr>
        </w:pPrChange>
      </w:pPr>
    </w:p>
    <w:p w14:paraId="56BA070C" w14:textId="73D1F669" w:rsidR="002150CE" w:rsidRPr="002150CE" w:rsidRDefault="002150CE" w:rsidP="002150CE">
      <w:pPr>
        <w:jc w:val="center"/>
        <w:rPr>
          <w:rFonts w:ascii="Times New Roman" w:hAnsi="Times New Roman"/>
          <w:b/>
          <w:sz w:val="28"/>
          <w:szCs w:val="28"/>
        </w:rPr>
      </w:pPr>
      <w:r w:rsidRPr="002150CE">
        <w:rPr>
          <w:rFonts w:ascii="Times New Roman" w:hAnsi="Times New Roman"/>
          <w:b/>
          <w:sz w:val="28"/>
          <w:szCs w:val="28"/>
        </w:rPr>
        <w:t>МИНИСТЕРСТВО СТРОИТЕЛЬСТВА</w:t>
      </w:r>
    </w:p>
    <w:p w14:paraId="39AD35D8" w14:textId="33AE684E" w:rsidR="002150CE" w:rsidRPr="002150CE" w:rsidRDefault="002150CE" w:rsidP="002150CE">
      <w:pPr>
        <w:jc w:val="center"/>
        <w:rPr>
          <w:rFonts w:ascii="Times New Roman" w:hAnsi="Times New Roman"/>
          <w:b/>
          <w:sz w:val="28"/>
          <w:szCs w:val="28"/>
        </w:rPr>
      </w:pPr>
      <w:r w:rsidRPr="002150CE">
        <w:rPr>
          <w:rFonts w:ascii="Times New Roman" w:hAnsi="Times New Roman"/>
          <w:b/>
          <w:sz w:val="28"/>
          <w:szCs w:val="28"/>
        </w:rPr>
        <w:t>И ЖИЛИЩНО-КОММУНАЛЬНОГО ХОЗЯЙСТВА</w:t>
      </w:r>
    </w:p>
    <w:p w14:paraId="44F77B2E" w14:textId="061D3AEE" w:rsidR="002150CE" w:rsidRPr="002150CE" w:rsidRDefault="002150CE" w:rsidP="002150CE">
      <w:pPr>
        <w:jc w:val="center"/>
        <w:rPr>
          <w:rFonts w:ascii="Times New Roman" w:hAnsi="Times New Roman"/>
          <w:b/>
          <w:sz w:val="28"/>
          <w:szCs w:val="28"/>
        </w:rPr>
      </w:pPr>
      <w:r w:rsidRPr="002150CE">
        <w:rPr>
          <w:rFonts w:ascii="Times New Roman" w:hAnsi="Times New Roman"/>
          <w:b/>
          <w:sz w:val="28"/>
          <w:szCs w:val="28"/>
        </w:rPr>
        <w:t>РОССИЙСКОЙ ФЕДЕРАЦИИ</w:t>
      </w:r>
    </w:p>
    <w:p w14:paraId="5AC452B8" w14:textId="77777777" w:rsidR="00A63F45" w:rsidRPr="002150CE" w:rsidRDefault="00A63F45" w:rsidP="002150CE">
      <w:pPr>
        <w:jc w:val="center"/>
        <w:rPr>
          <w:rFonts w:ascii="Times New Roman" w:hAnsi="Times New Roman"/>
          <w:b/>
          <w:sz w:val="28"/>
          <w:szCs w:val="28"/>
        </w:rPr>
      </w:pPr>
    </w:p>
    <w:p w14:paraId="3F808F21" w14:textId="77777777" w:rsidR="002150CE" w:rsidRPr="002150CE" w:rsidRDefault="002150CE" w:rsidP="002150CE">
      <w:pPr>
        <w:pStyle w:val="aff3"/>
        <w:jc w:val="center"/>
        <w:rPr>
          <w:rFonts w:ascii="Times New Roman" w:hAnsi="Times New Roman"/>
          <w:sz w:val="28"/>
          <w:szCs w:val="28"/>
        </w:rPr>
      </w:pPr>
    </w:p>
    <w:p w14:paraId="41FFBFA7" w14:textId="77777777" w:rsidR="002150CE" w:rsidRPr="002150CE" w:rsidRDefault="002150CE" w:rsidP="002150CE">
      <w:pPr>
        <w:pStyle w:val="aff3"/>
        <w:jc w:val="center"/>
        <w:rPr>
          <w:rFonts w:ascii="Times New Roman" w:hAnsi="Times New Roman"/>
          <w:sz w:val="28"/>
          <w:szCs w:val="28"/>
        </w:rPr>
      </w:pPr>
    </w:p>
    <w:tbl>
      <w:tblPr>
        <w:tblW w:w="0" w:type="auto"/>
        <w:tblLook w:val="04A0" w:firstRow="1" w:lastRow="0" w:firstColumn="1" w:lastColumn="0" w:noHBand="0" w:noVBand="1"/>
      </w:tblPr>
      <w:tblGrid>
        <w:gridCol w:w="4431"/>
        <w:gridCol w:w="4432"/>
      </w:tblGrid>
      <w:tr w:rsidR="002150CE" w:rsidRPr="002150CE" w14:paraId="4A4507F9" w14:textId="77777777" w:rsidTr="002150CE">
        <w:tc>
          <w:tcPr>
            <w:tcW w:w="4431" w:type="dxa"/>
            <w:shd w:val="clear" w:color="auto" w:fill="auto"/>
          </w:tcPr>
          <w:p w14:paraId="0B683B45" w14:textId="77777777" w:rsidR="002150CE" w:rsidRPr="002150CE" w:rsidRDefault="002150CE" w:rsidP="002150CE">
            <w:pPr>
              <w:pStyle w:val="afb"/>
              <w:jc w:val="left"/>
              <w:rPr>
                <w:rFonts w:ascii="Times New Roman" w:hAnsi="Times New Roman" w:cs="Times New Roman"/>
                <w:sz w:val="28"/>
              </w:rPr>
            </w:pPr>
            <w:r w:rsidRPr="002150CE">
              <w:rPr>
                <w:rFonts w:ascii="Times New Roman" w:hAnsi="Times New Roman" w:cs="Times New Roman"/>
                <w:sz w:val="28"/>
              </w:rPr>
              <w:t xml:space="preserve">С В О Д   П Р А В И Л </w:t>
            </w:r>
          </w:p>
        </w:tc>
        <w:tc>
          <w:tcPr>
            <w:tcW w:w="4432" w:type="dxa"/>
            <w:shd w:val="clear" w:color="auto" w:fill="auto"/>
          </w:tcPr>
          <w:p w14:paraId="38B67220" w14:textId="5F77A1E6" w:rsidR="002150CE" w:rsidRPr="002150CE" w:rsidRDefault="002150CE" w:rsidP="002150CE">
            <w:pPr>
              <w:pStyle w:val="afb"/>
              <w:jc w:val="right"/>
              <w:rPr>
                <w:rFonts w:ascii="Times New Roman" w:hAnsi="Times New Roman" w:cs="Times New Roman"/>
                <w:sz w:val="28"/>
              </w:rPr>
            </w:pPr>
            <w:r w:rsidRPr="002150CE">
              <w:rPr>
                <w:rFonts w:ascii="Times New Roman" w:hAnsi="Times New Roman" w:cs="Times New Roman"/>
                <w:sz w:val="28"/>
              </w:rPr>
              <w:t xml:space="preserve">СП     </w:t>
            </w:r>
            <w:ins w:id="2" w:author="Шуткина Мария Николаевна" w:date="2023-02-08T10:33:00Z">
              <w:r w:rsidR="009D65EB">
                <w:rPr>
                  <w:rFonts w:ascii="Times New Roman" w:hAnsi="Times New Roman" w:cs="Times New Roman"/>
                  <w:sz w:val="28"/>
                </w:rPr>
                <w:t>420</w:t>
              </w:r>
            </w:ins>
            <w:r w:rsidRPr="002150CE">
              <w:rPr>
                <w:rFonts w:ascii="Times New Roman" w:hAnsi="Times New Roman" w:cs="Times New Roman"/>
                <w:sz w:val="28"/>
              </w:rPr>
              <w:t>.1325800.2018</w:t>
            </w:r>
          </w:p>
        </w:tc>
      </w:tr>
    </w:tbl>
    <w:p w14:paraId="554FA6D5" w14:textId="77777777" w:rsidR="002150CE" w:rsidRPr="002150CE" w:rsidRDefault="002150CE" w:rsidP="002150CE">
      <w:pPr>
        <w:pStyle w:val="aff3"/>
        <w:jc w:val="center"/>
        <w:rPr>
          <w:rFonts w:ascii="Times New Roman" w:hAnsi="Times New Roman"/>
          <w:sz w:val="28"/>
          <w:szCs w:val="28"/>
        </w:rPr>
      </w:pPr>
    </w:p>
    <w:p w14:paraId="6BC02F3D" w14:textId="77777777" w:rsidR="002150CE" w:rsidRPr="002150CE" w:rsidRDefault="002150CE" w:rsidP="002150CE">
      <w:pPr>
        <w:pStyle w:val="aff3"/>
        <w:jc w:val="center"/>
        <w:rPr>
          <w:rFonts w:ascii="Times New Roman" w:hAnsi="Times New Roman"/>
          <w:sz w:val="28"/>
          <w:szCs w:val="28"/>
        </w:rPr>
      </w:pPr>
    </w:p>
    <w:p w14:paraId="46E12CA6" w14:textId="77777777" w:rsidR="002150CE" w:rsidRPr="002150CE" w:rsidRDefault="002150CE" w:rsidP="002150CE">
      <w:pPr>
        <w:pStyle w:val="aff3"/>
        <w:jc w:val="center"/>
        <w:rPr>
          <w:rFonts w:ascii="Times New Roman" w:hAnsi="Times New Roman"/>
          <w:sz w:val="28"/>
          <w:szCs w:val="28"/>
        </w:rPr>
      </w:pPr>
    </w:p>
    <w:p w14:paraId="38A6563A" w14:textId="77777777" w:rsidR="00A63F45" w:rsidRPr="002150CE" w:rsidRDefault="00A63F45" w:rsidP="00A63F45">
      <w:pPr>
        <w:ind w:right="-58"/>
        <w:jc w:val="center"/>
        <w:rPr>
          <w:rFonts w:ascii="Times New Roman" w:hAnsi="Times New Roman"/>
          <w:sz w:val="28"/>
          <w:szCs w:val="28"/>
        </w:rPr>
      </w:pPr>
    </w:p>
    <w:p w14:paraId="6046D2CC" w14:textId="77777777" w:rsidR="007E1526" w:rsidRPr="002150CE" w:rsidRDefault="007E1526" w:rsidP="00A63F45">
      <w:pPr>
        <w:ind w:right="-58"/>
        <w:jc w:val="center"/>
        <w:rPr>
          <w:rFonts w:ascii="Times New Roman" w:hAnsi="Times New Roman"/>
          <w:sz w:val="28"/>
          <w:szCs w:val="28"/>
        </w:rPr>
      </w:pPr>
    </w:p>
    <w:p w14:paraId="1811D340" w14:textId="77777777" w:rsidR="00A63F45" w:rsidRPr="002150CE" w:rsidRDefault="00A63F45" w:rsidP="00A63F45">
      <w:pPr>
        <w:ind w:right="-58"/>
        <w:jc w:val="center"/>
        <w:rPr>
          <w:rFonts w:ascii="Times New Roman" w:hAnsi="Times New Roman"/>
          <w:sz w:val="28"/>
          <w:szCs w:val="28"/>
        </w:rPr>
      </w:pPr>
    </w:p>
    <w:p w14:paraId="7EE1EA61" w14:textId="77777777" w:rsidR="0051738F" w:rsidRPr="002150CE" w:rsidRDefault="0051738F" w:rsidP="00EF4747">
      <w:pPr>
        <w:spacing w:line="276" w:lineRule="auto"/>
        <w:ind w:right="-58"/>
        <w:jc w:val="center"/>
        <w:rPr>
          <w:rFonts w:ascii="Times New Roman" w:hAnsi="Times New Roman"/>
          <w:b/>
          <w:caps/>
          <w:snapToGrid w:val="0"/>
          <w:sz w:val="36"/>
          <w:szCs w:val="36"/>
        </w:rPr>
      </w:pPr>
      <w:r w:rsidRPr="002150CE">
        <w:rPr>
          <w:rFonts w:ascii="Times New Roman" w:hAnsi="Times New Roman"/>
          <w:b/>
          <w:caps/>
          <w:snapToGrid w:val="0"/>
          <w:sz w:val="36"/>
          <w:szCs w:val="36"/>
        </w:rPr>
        <w:t xml:space="preserve">Инженерные изыскания для строительства в районах </w:t>
      </w:r>
      <w:r w:rsidR="00960C95" w:rsidRPr="002150CE">
        <w:rPr>
          <w:rFonts w:ascii="Times New Roman" w:hAnsi="Times New Roman"/>
          <w:b/>
          <w:caps/>
          <w:snapToGrid w:val="0"/>
          <w:sz w:val="36"/>
          <w:szCs w:val="36"/>
        </w:rPr>
        <w:t>развития оползневых процессов</w:t>
      </w:r>
    </w:p>
    <w:p w14:paraId="3BE98AEB" w14:textId="77777777" w:rsidR="00A63F45" w:rsidRPr="002150CE" w:rsidRDefault="00114BFE" w:rsidP="00EF4747">
      <w:pPr>
        <w:spacing w:line="276" w:lineRule="auto"/>
        <w:ind w:right="-58"/>
        <w:jc w:val="center"/>
        <w:rPr>
          <w:rFonts w:ascii="Times New Roman" w:hAnsi="Times New Roman"/>
          <w:b/>
          <w:bCs/>
          <w:sz w:val="36"/>
          <w:szCs w:val="36"/>
        </w:rPr>
      </w:pPr>
      <w:r w:rsidRPr="002150CE">
        <w:rPr>
          <w:rFonts w:ascii="Times New Roman" w:hAnsi="Times New Roman"/>
          <w:b/>
          <w:snapToGrid w:val="0"/>
          <w:sz w:val="36"/>
          <w:szCs w:val="36"/>
        </w:rPr>
        <w:t>Общие требования</w:t>
      </w:r>
    </w:p>
    <w:p w14:paraId="098320A2" w14:textId="77777777" w:rsidR="00A63F45" w:rsidRPr="002150CE" w:rsidRDefault="00A63F45" w:rsidP="00A63F45">
      <w:pPr>
        <w:ind w:right="-58"/>
        <w:jc w:val="center"/>
        <w:rPr>
          <w:rFonts w:ascii="Times New Roman" w:hAnsi="Times New Roman"/>
          <w:sz w:val="28"/>
          <w:szCs w:val="28"/>
        </w:rPr>
      </w:pPr>
    </w:p>
    <w:p w14:paraId="0687905E" w14:textId="77777777" w:rsidR="00A63F45" w:rsidRPr="002150CE" w:rsidRDefault="00A63F45" w:rsidP="00A63F45">
      <w:pPr>
        <w:spacing w:line="360" w:lineRule="auto"/>
        <w:jc w:val="center"/>
        <w:rPr>
          <w:rFonts w:ascii="Times New Roman" w:hAnsi="Times New Roman"/>
          <w:b/>
          <w:snapToGrid w:val="0"/>
          <w:sz w:val="28"/>
          <w:szCs w:val="28"/>
        </w:rPr>
      </w:pPr>
    </w:p>
    <w:p w14:paraId="19BA0B64" w14:textId="77777777" w:rsidR="003240C1" w:rsidRPr="002150CE" w:rsidRDefault="003240C1" w:rsidP="00A63F45">
      <w:pPr>
        <w:spacing w:line="360" w:lineRule="auto"/>
        <w:jc w:val="center"/>
        <w:rPr>
          <w:rFonts w:ascii="Times New Roman" w:hAnsi="Times New Roman"/>
          <w:b/>
          <w:snapToGrid w:val="0"/>
          <w:sz w:val="28"/>
          <w:szCs w:val="28"/>
        </w:rPr>
      </w:pPr>
    </w:p>
    <w:p w14:paraId="1153B95F" w14:textId="77777777" w:rsidR="003240C1" w:rsidRPr="002150CE" w:rsidRDefault="003240C1" w:rsidP="00A63F45">
      <w:pPr>
        <w:spacing w:line="360" w:lineRule="auto"/>
        <w:jc w:val="center"/>
        <w:rPr>
          <w:rFonts w:ascii="Times New Roman" w:hAnsi="Times New Roman"/>
          <w:b/>
          <w:snapToGrid w:val="0"/>
          <w:sz w:val="28"/>
          <w:szCs w:val="28"/>
        </w:rPr>
      </w:pPr>
    </w:p>
    <w:p w14:paraId="53FB3446" w14:textId="77777777" w:rsidR="003240C1" w:rsidRPr="002150CE" w:rsidRDefault="003240C1" w:rsidP="003240C1">
      <w:pPr>
        <w:tabs>
          <w:tab w:val="left" w:pos="8222"/>
        </w:tabs>
        <w:spacing w:before="2"/>
        <w:jc w:val="center"/>
        <w:rPr>
          <w:rFonts w:ascii="Times New Roman" w:hAnsi="Times New Roman"/>
          <w:b/>
          <w:sz w:val="28"/>
          <w:szCs w:val="28"/>
        </w:rPr>
      </w:pPr>
      <w:r w:rsidRPr="002150CE">
        <w:rPr>
          <w:rFonts w:ascii="Times New Roman" w:hAnsi="Times New Roman"/>
          <w:b/>
          <w:sz w:val="28"/>
          <w:szCs w:val="28"/>
        </w:rPr>
        <w:t>Издание официальное</w:t>
      </w:r>
    </w:p>
    <w:p w14:paraId="67113533" w14:textId="77777777" w:rsidR="00A63F45" w:rsidRPr="002150CE" w:rsidRDefault="00A63F45" w:rsidP="00A63F45">
      <w:pPr>
        <w:spacing w:line="360" w:lineRule="auto"/>
        <w:jc w:val="center"/>
        <w:rPr>
          <w:rFonts w:ascii="Times New Roman" w:hAnsi="Times New Roman"/>
          <w:b/>
          <w:snapToGrid w:val="0"/>
          <w:sz w:val="28"/>
          <w:szCs w:val="28"/>
        </w:rPr>
      </w:pPr>
    </w:p>
    <w:p w14:paraId="1A32C237" w14:textId="77777777" w:rsidR="001F470D" w:rsidRPr="002150CE" w:rsidRDefault="001F470D" w:rsidP="00A63F45">
      <w:pPr>
        <w:spacing w:line="360" w:lineRule="auto"/>
        <w:jc w:val="center"/>
        <w:rPr>
          <w:rFonts w:ascii="Times New Roman" w:hAnsi="Times New Roman"/>
          <w:b/>
          <w:snapToGrid w:val="0"/>
          <w:sz w:val="28"/>
          <w:szCs w:val="28"/>
        </w:rPr>
      </w:pPr>
    </w:p>
    <w:p w14:paraId="285185E8" w14:textId="77777777" w:rsidR="00A63F45" w:rsidRPr="002150CE" w:rsidRDefault="00A63F45" w:rsidP="00A63F45">
      <w:pPr>
        <w:spacing w:line="360" w:lineRule="auto"/>
        <w:jc w:val="center"/>
        <w:rPr>
          <w:rFonts w:ascii="Times New Roman" w:hAnsi="Times New Roman"/>
          <w:b/>
          <w:snapToGrid w:val="0"/>
          <w:sz w:val="28"/>
          <w:szCs w:val="28"/>
        </w:rPr>
      </w:pPr>
    </w:p>
    <w:p w14:paraId="5A8AEB86" w14:textId="77777777" w:rsidR="003240C1" w:rsidRPr="002150CE" w:rsidRDefault="003240C1" w:rsidP="00A63F45">
      <w:pPr>
        <w:spacing w:line="360" w:lineRule="auto"/>
        <w:jc w:val="center"/>
        <w:rPr>
          <w:rFonts w:ascii="Times New Roman" w:hAnsi="Times New Roman"/>
          <w:i/>
          <w:iCs/>
          <w:sz w:val="28"/>
          <w:szCs w:val="28"/>
        </w:rPr>
      </w:pPr>
    </w:p>
    <w:p w14:paraId="1E7A5025" w14:textId="77777777" w:rsidR="0004553A" w:rsidRPr="002150CE" w:rsidRDefault="0004553A" w:rsidP="00A63F45">
      <w:pPr>
        <w:spacing w:line="360" w:lineRule="auto"/>
        <w:jc w:val="center"/>
        <w:rPr>
          <w:rFonts w:ascii="Times New Roman" w:hAnsi="Times New Roman"/>
          <w:i/>
          <w:iCs/>
          <w:sz w:val="28"/>
          <w:szCs w:val="28"/>
        </w:rPr>
      </w:pPr>
    </w:p>
    <w:p w14:paraId="55615476" w14:textId="77777777" w:rsidR="00A63F45" w:rsidRPr="002150CE" w:rsidRDefault="00A63F45" w:rsidP="00A63F45">
      <w:pPr>
        <w:spacing w:line="360" w:lineRule="auto"/>
        <w:jc w:val="center"/>
        <w:rPr>
          <w:rFonts w:ascii="Times New Roman" w:hAnsi="Times New Roman"/>
          <w:sz w:val="28"/>
          <w:szCs w:val="28"/>
        </w:rPr>
      </w:pPr>
    </w:p>
    <w:p w14:paraId="11F2157A" w14:textId="77777777" w:rsidR="0004553A" w:rsidRPr="002150CE" w:rsidRDefault="0004553A" w:rsidP="00A63F45">
      <w:pPr>
        <w:spacing w:line="360" w:lineRule="auto"/>
        <w:jc w:val="center"/>
        <w:rPr>
          <w:rFonts w:ascii="Times New Roman" w:hAnsi="Times New Roman"/>
          <w:sz w:val="28"/>
          <w:szCs w:val="28"/>
        </w:rPr>
      </w:pPr>
    </w:p>
    <w:p w14:paraId="0F2E9E4C" w14:textId="77777777" w:rsidR="0004553A" w:rsidRPr="002150CE" w:rsidRDefault="0004553A" w:rsidP="00A63F45">
      <w:pPr>
        <w:spacing w:line="360" w:lineRule="auto"/>
        <w:jc w:val="center"/>
        <w:rPr>
          <w:rFonts w:ascii="Times New Roman" w:hAnsi="Times New Roman"/>
          <w:sz w:val="28"/>
          <w:szCs w:val="28"/>
        </w:rPr>
      </w:pPr>
    </w:p>
    <w:p w14:paraId="0A7B8D33" w14:textId="77777777" w:rsidR="00B83CCA" w:rsidRPr="002150CE" w:rsidRDefault="00B83CCA" w:rsidP="00A63F45">
      <w:pPr>
        <w:spacing w:line="360" w:lineRule="auto"/>
        <w:jc w:val="center"/>
        <w:rPr>
          <w:rFonts w:ascii="Times New Roman" w:hAnsi="Times New Roman"/>
          <w:sz w:val="28"/>
          <w:szCs w:val="28"/>
        </w:rPr>
      </w:pPr>
    </w:p>
    <w:p w14:paraId="40E48ADC" w14:textId="77777777" w:rsidR="00687DA5" w:rsidRPr="002150CE" w:rsidRDefault="00F61704" w:rsidP="00687DA5">
      <w:pPr>
        <w:jc w:val="center"/>
        <w:rPr>
          <w:rFonts w:ascii="Times New Roman" w:hAnsi="Times New Roman"/>
          <w:b/>
          <w:sz w:val="28"/>
          <w:szCs w:val="28"/>
        </w:rPr>
      </w:pPr>
      <w:r w:rsidRPr="002150CE">
        <w:rPr>
          <w:rFonts w:ascii="Times New Roman" w:hAnsi="Times New Roman"/>
          <w:b/>
          <w:sz w:val="28"/>
          <w:szCs w:val="28"/>
        </w:rPr>
        <w:t>Москва</w:t>
      </w:r>
    </w:p>
    <w:p w14:paraId="1AAFEFA4" w14:textId="77777777" w:rsidR="00687DA5" w:rsidRPr="002150CE" w:rsidRDefault="00687DA5" w:rsidP="00687DA5">
      <w:pPr>
        <w:jc w:val="center"/>
        <w:rPr>
          <w:rFonts w:ascii="Times New Roman" w:hAnsi="Times New Roman"/>
          <w:b/>
          <w:sz w:val="28"/>
          <w:szCs w:val="28"/>
        </w:rPr>
      </w:pPr>
      <w:r w:rsidRPr="002150CE">
        <w:rPr>
          <w:rFonts w:ascii="Times New Roman" w:hAnsi="Times New Roman"/>
          <w:b/>
          <w:sz w:val="28"/>
          <w:szCs w:val="28"/>
        </w:rPr>
        <w:t>201</w:t>
      </w:r>
      <w:r w:rsidR="00BC33CE" w:rsidRPr="002150CE">
        <w:rPr>
          <w:rFonts w:ascii="Times New Roman" w:hAnsi="Times New Roman"/>
          <w:b/>
          <w:sz w:val="28"/>
          <w:szCs w:val="28"/>
        </w:rPr>
        <w:t>8</w:t>
      </w:r>
    </w:p>
    <w:p w14:paraId="0AE201D2" w14:textId="77777777" w:rsidR="005D7893" w:rsidRPr="009D65EB" w:rsidRDefault="005D7893" w:rsidP="002150CE">
      <w:pPr>
        <w:pStyle w:val="aff3"/>
        <w:ind w:firstLine="567"/>
        <w:jc w:val="center"/>
        <w:rPr>
          <w:ins w:id="3" w:author="Елена" w:date="2019-02-14T19:39:00Z"/>
          <w:rFonts w:ascii="Times New Roman" w:hAnsi="Times New Roman"/>
          <w:b/>
          <w:sz w:val="28"/>
          <w:szCs w:val="28"/>
          <w:rPrChange w:id="4" w:author="Шуткина Мария Николаевна" w:date="2023-02-08T10:32:00Z">
            <w:rPr>
              <w:ins w:id="5" w:author="Елена" w:date="2019-02-14T19:39:00Z"/>
              <w:rFonts w:ascii="Times New Roman" w:hAnsi="Times New Roman"/>
              <w:b/>
              <w:sz w:val="28"/>
              <w:szCs w:val="28"/>
              <w:lang w:val="en-US"/>
            </w:rPr>
          </w:rPrChange>
        </w:rPr>
      </w:pPr>
    </w:p>
    <w:p w14:paraId="6A89389F" w14:textId="77777777" w:rsidR="00A63F45" w:rsidRPr="002150CE" w:rsidRDefault="00A63F45" w:rsidP="002150CE">
      <w:pPr>
        <w:pStyle w:val="aff3"/>
        <w:ind w:firstLine="567"/>
        <w:jc w:val="center"/>
        <w:rPr>
          <w:rFonts w:ascii="Times New Roman" w:hAnsi="Times New Roman"/>
          <w:b/>
          <w:sz w:val="28"/>
          <w:szCs w:val="28"/>
        </w:rPr>
      </w:pPr>
      <w:r w:rsidRPr="002150CE">
        <w:rPr>
          <w:rFonts w:ascii="Times New Roman" w:hAnsi="Times New Roman"/>
          <w:b/>
          <w:sz w:val="28"/>
          <w:szCs w:val="28"/>
        </w:rPr>
        <w:lastRenderedPageBreak/>
        <w:t>Предисловие</w:t>
      </w:r>
    </w:p>
    <w:p w14:paraId="1B911020" w14:textId="77777777" w:rsidR="002150CE" w:rsidRDefault="002150CE" w:rsidP="002150CE">
      <w:pPr>
        <w:pStyle w:val="aff3"/>
        <w:ind w:firstLine="567"/>
        <w:jc w:val="both"/>
        <w:rPr>
          <w:rFonts w:ascii="Times New Roman" w:hAnsi="Times New Roman"/>
          <w:b/>
          <w:sz w:val="28"/>
          <w:szCs w:val="28"/>
        </w:rPr>
      </w:pPr>
    </w:p>
    <w:p w14:paraId="7CBDF41D" w14:textId="77777777" w:rsidR="00DA05C4" w:rsidRPr="00241158" w:rsidRDefault="00DA05C4" w:rsidP="00DA05C4">
      <w:pPr>
        <w:spacing w:line="276" w:lineRule="auto"/>
        <w:ind w:firstLine="567"/>
        <w:rPr>
          <w:rFonts w:ascii="Times New Roman" w:eastAsia="Calibri" w:hAnsi="Times New Roman"/>
          <w:b/>
          <w:sz w:val="28"/>
          <w:szCs w:val="28"/>
          <w:lang w:eastAsia="en-US"/>
        </w:rPr>
      </w:pPr>
      <w:bookmarkStart w:id="6" w:name="_Toc386211154"/>
      <w:r w:rsidRPr="00241158">
        <w:rPr>
          <w:rFonts w:ascii="Times New Roman" w:eastAsia="Calibri" w:hAnsi="Times New Roman"/>
          <w:b/>
          <w:sz w:val="28"/>
          <w:szCs w:val="28"/>
          <w:lang w:eastAsia="en-US"/>
        </w:rPr>
        <w:t>Сведения о своде правил</w:t>
      </w:r>
    </w:p>
    <w:p w14:paraId="1E4AF6BF" w14:textId="77777777" w:rsidR="00DA05C4" w:rsidRPr="00241158" w:rsidRDefault="00DA05C4" w:rsidP="00DA05C4">
      <w:pPr>
        <w:spacing w:line="276" w:lineRule="auto"/>
        <w:ind w:firstLine="567"/>
        <w:rPr>
          <w:rFonts w:ascii="Times New Roman" w:eastAsia="Calibri" w:hAnsi="Times New Roman"/>
          <w:b/>
          <w:sz w:val="28"/>
          <w:szCs w:val="28"/>
          <w:lang w:eastAsia="en-US"/>
        </w:rPr>
      </w:pPr>
    </w:p>
    <w:p w14:paraId="3CE8BAC1" w14:textId="77777777" w:rsidR="00DA05C4" w:rsidRPr="00300DD6" w:rsidRDefault="00DA05C4" w:rsidP="00DA05C4">
      <w:pPr>
        <w:ind w:firstLine="567"/>
        <w:jc w:val="both"/>
        <w:rPr>
          <w:rFonts w:ascii="Times New Roman" w:eastAsia="Calibri" w:hAnsi="Times New Roman"/>
          <w:sz w:val="28"/>
          <w:szCs w:val="28"/>
          <w:lang w:eastAsia="en-US"/>
        </w:rPr>
      </w:pPr>
      <w:r w:rsidRPr="00241158">
        <w:rPr>
          <w:rFonts w:ascii="Times New Roman" w:eastAsia="Calibri" w:hAnsi="Times New Roman"/>
          <w:sz w:val="28"/>
          <w:szCs w:val="28"/>
          <w:lang w:eastAsia="en-US"/>
        </w:rPr>
        <w:t>1 ИСПОЛНИТЕЛ</w:t>
      </w:r>
      <w:r>
        <w:rPr>
          <w:rFonts w:ascii="Times New Roman" w:eastAsia="Calibri" w:hAnsi="Times New Roman"/>
          <w:sz w:val="28"/>
          <w:szCs w:val="28"/>
          <w:lang w:eastAsia="en-US"/>
        </w:rPr>
        <w:t>Ь</w:t>
      </w:r>
      <w:r w:rsidRPr="00241158">
        <w:rPr>
          <w:rFonts w:ascii="Times New Roman" w:eastAsia="Calibri" w:hAnsi="Times New Roman"/>
          <w:sz w:val="28"/>
          <w:szCs w:val="28"/>
          <w:lang w:eastAsia="en-US"/>
        </w:rPr>
        <w:t xml:space="preserve"> – </w:t>
      </w:r>
      <w:r w:rsidRPr="00266464">
        <w:rPr>
          <w:rFonts w:ascii="Times New Roman" w:eastAsia="Calibri" w:hAnsi="Times New Roman"/>
          <w:sz w:val="28"/>
          <w:szCs w:val="28"/>
          <w:lang w:eastAsia="en-US"/>
        </w:rPr>
        <w:t>Общество с ограниченной ответственностью «Институт геотехники и инженерных изысканий в строительстве» (ООО «ИГИИС»)</w:t>
      </w:r>
    </w:p>
    <w:p w14:paraId="47514EE3" w14:textId="77777777" w:rsidR="00DA05C4" w:rsidRPr="00241158" w:rsidRDefault="00DA05C4" w:rsidP="00DA05C4">
      <w:pPr>
        <w:ind w:firstLine="567"/>
        <w:jc w:val="both"/>
        <w:rPr>
          <w:rFonts w:ascii="Times New Roman" w:eastAsia="Calibri" w:hAnsi="Times New Roman"/>
          <w:sz w:val="28"/>
          <w:szCs w:val="28"/>
          <w:lang w:eastAsia="en-US"/>
        </w:rPr>
      </w:pPr>
    </w:p>
    <w:p w14:paraId="2665B2AF" w14:textId="77777777" w:rsidR="00DA05C4" w:rsidRPr="00241158" w:rsidRDefault="00DA05C4" w:rsidP="00DA05C4">
      <w:pPr>
        <w:ind w:firstLine="567"/>
        <w:jc w:val="both"/>
        <w:rPr>
          <w:rFonts w:ascii="Times New Roman" w:eastAsia="Calibri" w:hAnsi="Times New Roman"/>
          <w:sz w:val="28"/>
          <w:szCs w:val="28"/>
          <w:lang w:eastAsia="en-US"/>
        </w:rPr>
      </w:pPr>
      <w:r w:rsidRPr="00241158">
        <w:rPr>
          <w:rFonts w:ascii="Times New Roman" w:eastAsia="Calibri" w:hAnsi="Times New Roman"/>
          <w:sz w:val="28"/>
          <w:szCs w:val="28"/>
          <w:lang w:eastAsia="en-US"/>
        </w:rPr>
        <w:t>2 ВНЕСЕН Техническим комитетом по стандартизации ТК 465 «Строительство»</w:t>
      </w:r>
    </w:p>
    <w:p w14:paraId="2684AAD5" w14:textId="77777777" w:rsidR="00DA05C4" w:rsidRPr="00241158" w:rsidRDefault="00DA05C4" w:rsidP="00DA05C4">
      <w:pPr>
        <w:ind w:firstLine="567"/>
        <w:jc w:val="both"/>
        <w:rPr>
          <w:rFonts w:ascii="Times New Roman" w:eastAsia="Calibri" w:hAnsi="Times New Roman"/>
          <w:sz w:val="28"/>
          <w:szCs w:val="28"/>
          <w:lang w:eastAsia="en-US"/>
        </w:rPr>
      </w:pPr>
    </w:p>
    <w:p w14:paraId="4A9A7D41" w14:textId="77777777" w:rsidR="00DA05C4" w:rsidRPr="00241158" w:rsidRDefault="00DA05C4" w:rsidP="00DA05C4">
      <w:pPr>
        <w:ind w:firstLine="567"/>
        <w:jc w:val="both"/>
        <w:rPr>
          <w:rFonts w:ascii="Times New Roman" w:eastAsia="Calibri" w:hAnsi="Times New Roman"/>
          <w:sz w:val="28"/>
          <w:szCs w:val="28"/>
          <w:lang w:eastAsia="en-US"/>
        </w:rPr>
      </w:pPr>
      <w:r w:rsidRPr="00241158">
        <w:rPr>
          <w:rFonts w:ascii="Times New Roman" w:eastAsia="Calibri" w:hAnsi="Times New Roman"/>
          <w:sz w:val="28"/>
          <w:szCs w:val="28"/>
          <w:lang w:eastAsia="en-US"/>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3C3F238" w14:textId="77777777" w:rsidR="00DA05C4" w:rsidRPr="00241158" w:rsidRDefault="00DA05C4" w:rsidP="00DA05C4">
      <w:pPr>
        <w:ind w:firstLine="567"/>
        <w:jc w:val="both"/>
        <w:rPr>
          <w:rFonts w:ascii="Times New Roman" w:eastAsia="Calibri" w:hAnsi="Times New Roman"/>
          <w:sz w:val="28"/>
          <w:szCs w:val="28"/>
          <w:lang w:eastAsia="en-US"/>
        </w:rPr>
      </w:pPr>
    </w:p>
    <w:p w14:paraId="2F300C63" w14:textId="27C64466" w:rsidR="00DA05C4" w:rsidRPr="00241158" w:rsidRDefault="00DA05C4" w:rsidP="00DA05C4">
      <w:pPr>
        <w:ind w:firstLine="567"/>
        <w:jc w:val="both"/>
        <w:rPr>
          <w:rFonts w:ascii="Times New Roman" w:eastAsia="Calibri" w:hAnsi="Times New Roman"/>
          <w:sz w:val="28"/>
          <w:szCs w:val="28"/>
          <w:lang w:eastAsia="en-US"/>
        </w:rPr>
      </w:pPr>
      <w:r w:rsidRPr="00241158">
        <w:rPr>
          <w:rFonts w:ascii="Times New Roman" w:eastAsia="Calibri" w:hAnsi="Times New Roman"/>
          <w:sz w:val="28"/>
          <w:szCs w:val="28"/>
          <w:lang w:eastAsia="en-US"/>
        </w:rPr>
        <w:t xml:space="preserve">4 УТВЕРЖДЕН приказом Министерства строительства и жилищно-коммунального хозяйства Российской Федерации от </w:t>
      </w:r>
      <w:r w:rsidR="008C3B17">
        <w:rPr>
          <w:rFonts w:ascii="Times New Roman" w:eastAsia="Calibri" w:hAnsi="Times New Roman"/>
          <w:sz w:val="28"/>
          <w:szCs w:val="28"/>
          <w:lang w:eastAsia="en-US"/>
        </w:rPr>
        <w:t xml:space="preserve">21 декабря 2018 г. № 844/пр </w:t>
      </w:r>
      <w:r w:rsidRPr="00241158">
        <w:rPr>
          <w:rFonts w:ascii="Times New Roman" w:eastAsia="Calibri" w:hAnsi="Times New Roman"/>
          <w:sz w:val="28"/>
          <w:szCs w:val="28"/>
          <w:lang w:eastAsia="en-US"/>
        </w:rPr>
        <w:t xml:space="preserve"> и введен в действие с </w:t>
      </w:r>
      <w:r w:rsidR="008C3B17">
        <w:rPr>
          <w:rFonts w:ascii="Times New Roman" w:eastAsia="Calibri" w:hAnsi="Times New Roman"/>
          <w:sz w:val="28"/>
          <w:szCs w:val="28"/>
          <w:lang w:eastAsia="en-US"/>
        </w:rPr>
        <w:t>22 июня 2019</w:t>
      </w:r>
      <w:r w:rsidRPr="00241158">
        <w:rPr>
          <w:rFonts w:ascii="Times New Roman" w:eastAsia="Calibri" w:hAnsi="Times New Roman"/>
          <w:sz w:val="28"/>
          <w:szCs w:val="28"/>
          <w:lang w:eastAsia="en-US"/>
        </w:rPr>
        <w:t xml:space="preserve"> г.</w:t>
      </w:r>
    </w:p>
    <w:p w14:paraId="6157F4B9" w14:textId="77777777" w:rsidR="00DA05C4" w:rsidRPr="00241158" w:rsidRDefault="00DA05C4" w:rsidP="00DA05C4">
      <w:pPr>
        <w:ind w:firstLine="567"/>
        <w:jc w:val="both"/>
        <w:rPr>
          <w:rFonts w:ascii="Times New Roman" w:eastAsia="Calibri" w:hAnsi="Times New Roman"/>
          <w:sz w:val="28"/>
          <w:szCs w:val="28"/>
          <w:lang w:eastAsia="en-US"/>
        </w:rPr>
      </w:pPr>
    </w:p>
    <w:p w14:paraId="06545758" w14:textId="77777777" w:rsidR="00DA05C4" w:rsidRPr="00241158" w:rsidRDefault="00DA05C4" w:rsidP="00DA05C4">
      <w:pPr>
        <w:ind w:firstLine="567"/>
        <w:jc w:val="both"/>
        <w:rPr>
          <w:rFonts w:ascii="Times New Roman" w:eastAsia="Calibri" w:hAnsi="Times New Roman"/>
          <w:sz w:val="28"/>
          <w:szCs w:val="28"/>
          <w:lang w:eastAsia="en-US"/>
        </w:rPr>
      </w:pPr>
      <w:r w:rsidRPr="00241158">
        <w:rPr>
          <w:rFonts w:ascii="Times New Roman" w:eastAsia="Calibri" w:hAnsi="Times New Roman"/>
          <w:sz w:val="28"/>
          <w:szCs w:val="28"/>
          <w:lang w:eastAsia="en-US"/>
        </w:rPr>
        <w:t>5 ЗАРЕГИСТРИРОВАН Федеральным агентством по техническому регулированию и метрологии (Росстандарт)</w:t>
      </w:r>
    </w:p>
    <w:p w14:paraId="6CA7814A" w14:textId="77777777" w:rsidR="00DA05C4" w:rsidRPr="00241158" w:rsidRDefault="00DA05C4" w:rsidP="00DA05C4">
      <w:pPr>
        <w:ind w:firstLine="567"/>
        <w:jc w:val="both"/>
        <w:rPr>
          <w:rFonts w:ascii="Times New Roman" w:eastAsia="Calibri" w:hAnsi="Times New Roman"/>
          <w:sz w:val="28"/>
          <w:szCs w:val="28"/>
          <w:lang w:eastAsia="en-US"/>
        </w:rPr>
      </w:pPr>
    </w:p>
    <w:p w14:paraId="7117E82B" w14:textId="77777777" w:rsidR="00DA05C4" w:rsidRPr="00241158" w:rsidRDefault="00DA05C4" w:rsidP="00DA05C4">
      <w:pPr>
        <w:ind w:firstLine="567"/>
        <w:jc w:val="both"/>
        <w:rPr>
          <w:rFonts w:ascii="Times New Roman" w:eastAsia="Calibri" w:hAnsi="Times New Roman"/>
          <w:sz w:val="28"/>
          <w:szCs w:val="28"/>
          <w:lang w:eastAsia="en-US"/>
        </w:rPr>
      </w:pPr>
      <w:r w:rsidRPr="00241158">
        <w:rPr>
          <w:rFonts w:ascii="Times New Roman" w:eastAsia="Calibri" w:hAnsi="Times New Roman"/>
          <w:sz w:val="28"/>
          <w:szCs w:val="28"/>
          <w:lang w:eastAsia="en-US"/>
        </w:rPr>
        <w:t>6 ВВЕДЕН ВПЕРВЫЕ</w:t>
      </w:r>
    </w:p>
    <w:p w14:paraId="3D32B63A" w14:textId="77777777" w:rsidR="00DA05C4" w:rsidRPr="00241158" w:rsidRDefault="00DA05C4" w:rsidP="00DA05C4">
      <w:pPr>
        <w:ind w:firstLine="567"/>
        <w:jc w:val="both"/>
        <w:rPr>
          <w:rFonts w:ascii="Times New Roman" w:eastAsia="Calibri" w:hAnsi="Times New Roman"/>
          <w:sz w:val="28"/>
          <w:szCs w:val="28"/>
          <w:lang w:eastAsia="en-US"/>
        </w:rPr>
      </w:pPr>
    </w:p>
    <w:p w14:paraId="5D85AB9B" w14:textId="77777777" w:rsidR="00DA05C4" w:rsidRPr="00241158" w:rsidRDefault="00DA05C4" w:rsidP="00DA05C4">
      <w:pPr>
        <w:ind w:firstLine="567"/>
        <w:jc w:val="both"/>
        <w:rPr>
          <w:rFonts w:ascii="Times New Roman" w:eastAsia="Calibri" w:hAnsi="Times New Roman"/>
          <w:sz w:val="28"/>
          <w:szCs w:val="28"/>
          <w:lang w:eastAsia="en-US"/>
        </w:rPr>
      </w:pPr>
    </w:p>
    <w:p w14:paraId="6C153FA9" w14:textId="77777777" w:rsidR="00DA05C4" w:rsidRPr="00241158" w:rsidRDefault="00DA05C4" w:rsidP="00DA05C4">
      <w:pPr>
        <w:ind w:firstLine="567"/>
        <w:jc w:val="both"/>
        <w:rPr>
          <w:rFonts w:ascii="Times New Roman" w:eastAsia="Calibri" w:hAnsi="Times New Roman"/>
          <w:sz w:val="28"/>
          <w:szCs w:val="28"/>
          <w:lang w:eastAsia="en-US"/>
        </w:rPr>
      </w:pPr>
    </w:p>
    <w:p w14:paraId="063814E2" w14:textId="77777777" w:rsidR="00DA05C4" w:rsidRPr="00241158" w:rsidRDefault="00DA05C4" w:rsidP="00DA05C4">
      <w:pPr>
        <w:ind w:firstLine="567"/>
        <w:jc w:val="both"/>
        <w:rPr>
          <w:rFonts w:ascii="Times New Roman" w:eastAsia="Calibri" w:hAnsi="Times New Roman"/>
          <w:sz w:val="28"/>
          <w:szCs w:val="28"/>
          <w:lang w:eastAsia="en-US"/>
        </w:rPr>
      </w:pPr>
    </w:p>
    <w:p w14:paraId="3085D787" w14:textId="77777777" w:rsidR="00DA05C4" w:rsidRPr="00241158" w:rsidRDefault="00DA05C4" w:rsidP="00DA05C4">
      <w:pPr>
        <w:ind w:firstLine="567"/>
        <w:jc w:val="both"/>
        <w:rPr>
          <w:rFonts w:ascii="Times New Roman" w:eastAsia="Calibri" w:hAnsi="Times New Roman"/>
          <w:i/>
          <w:lang w:eastAsia="en-US"/>
        </w:rPr>
      </w:pPr>
      <w:r w:rsidRPr="00241158">
        <w:rPr>
          <w:rFonts w:ascii="Times New Roman" w:eastAsia="Calibri" w:hAnsi="Times New Roman"/>
          <w:i/>
          <w:lang w:eastAsia="en-U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9AA1D14" w14:textId="77777777" w:rsidR="00DA05C4" w:rsidRPr="00241158" w:rsidRDefault="00DA05C4" w:rsidP="00DA05C4">
      <w:pPr>
        <w:ind w:firstLine="567"/>
        <w:jc w:val="both"/>
        <w:rPr>
          <w:rFonts w:ascii="Times New Roman" w:eastAsia="Calibri" w:hAnsi="Times New Roman"/>
          <w:lang w:eastAsia="en-US"/>
        </w:rPr>
      </w:pPr>
    </w:p>
    <w:p w14:paraId="2E2A433C" w14:textId="77777777" w:rsidR="00DA05C4" w:rsidRPr="00241158" w:rsidRDefault="00DA05C4" w:rsidP="00DA05C4">
      <w:pPr>
        <w:ind w:firstLine="567"/>
        <w:jc w:val="both"/>
        <w:rPr>
          <w:rFonts w:ascii="Times New Roman" w:eastAsia="Calibri" w:hAnsi="Times New Roman"/>
          <w:lang w:eastAsia="en-US"/>
        </w:rPr>
      </w:pPr>
    </w:p>
    <w:p w14:paraId="26622CC4" w14:textId="77777777" w:rsidR="00DA05C4" w:rsidRPr="00241158" w:rsidRDefault="00DA05C4" w:rsidP="00DA05C4">
      <w:pPr>
        <w:jc w:val="both"/>
        <w:rPr>
          <w:rFonts w:ascii="Times New Roman" w:eastAsia="Calibri" w:hAnsi="Times New Roman"/>
          <w:lang w:eastAsia="en-US"/>
        </w:rPr>
      </w:pPr>
    </w:p>
    <w:p w14:paraId="1F5C181F" w14:textId="77777777" w:rsidR="00DA05C4" w:rsidRPr="00241158" w:rsidRDefault="00DA05C4" w:rsidP="00DA05C4">
      <w:pPr>
        <w:ind w:firstLine="567"/>
        <w:jc w:val="both"/>
        <w:rPr>
          <w:rFonts w:ascii="Times New Roman" w:eastAsia="Calibri" w:hAnsi="Times New Roman"/>
          <w:lang w:eastAsia="en-US"/>
        </w:rPr>
      </w:pPr>
    </w:p>
    <w:p w14:paraId="2B162A97" w14:textId="77777777" w:rsidR="00DA05C4" w:rsidRPr="00241158" w:rsidRDefault="00DA05C4" w:rsidP="00DA05C4">
      <w:pPr>
        <w:ind w:firstLine="567"/>
        <w:jc w:val="both"/>
        <w:rPr>
          <w:rFonts w:ascii="Times New Roman" w:eastAsia="Calibri" w:hAnsi="Times New Roman"/>
          <w:lang w:eastAsia="en-US"/>
        </w:rPr>
      </w:pPr>
    </w:p>
    <w:p w14:paraId="0C6CA7B8" w14:textId="77777777" w:rsidR="00DA05C4" w:rsidRPr="00241158" w:rsidRDefault="00DA05C4" w:rsidP="00DA05C4">
      <w:pPr>
        <w:ind w:firstLine="567"/>
        <w:jc w:val="both"/>
        <w:rPr>
          <w:rFonts w:ascii="Times New Roman" w:eastAsia="Calibri" w:hAnsi="Times New Roman"/>
          <w:lang w:eastAsia="en-US"/>
        </w:rPr>
      </w:pPr>
    </w:p>
    <w:p w14:paraId="3F6AEE8C" w14:textId="77777777" w:rsidR="00DA05C4" w:rsidRPr="00241158" w:rsidRDefault="00DA05C4" w:rsidP="00DA05C4">
      <w:pPr>
        <w:ind w:firstLine="567"/>
        <w:jc w:val="both"/>
        <w:rPr>
          <w:rFonts w:ascii="Times New Roman" w:eastAsia="Calibri" w:hAnsi="Times New Roman"/>
          <w:lang w:eastAsia="en-US"/>
        </w:rPr>
      </w:pPr>
    </w:p>
    <w:p w14:paraId="044E4D40" w14:textId="77777777" w:rsidR="00DA05C4" w:rsidRPr="00241158" w:rsidRDefault="00DA05C4" w:rsidP="00DA05C4">
      <w:pPr>
        <w:ind w:firstLine="567"/>
        <w:jc w:val="right"/>
        <w:rPr>
          <w:rFonts w:ascii="Times New Roman" w:eastAsia="Calibri" w:hAnsi="Times New Roman"/>
          <w:lang w:eastAsia="en-US"/>
        </w:rPr>
      </w:pPr>
      <w:r w:rsidRPr="00241158">
        <w:rPr>
          <w:rFonts w:ascii="Times New Roman" w:eastAsia="Calibri" w:hAnsi="Times New Roman"/>
          <w:lang w:eastAsia="en-US"/>
        </w:rPr>
        <w:t>© Минстрой России, 2018</w:t>
      </w:r>
    </w:p>
    <w:p w14:paraId="4AF6424D" w14:textId="77777777" w:rsidR="00DA05C4" w:rsidRPr="00241158" w:rsidRDefault="00DA05C4" w:rsidP="00DA05C4">
      <w:pPr>
        <w:ind w:firstLine="567"/>
        <w:jc w:val="both"/>
        <w:rPr>
          <w:rFonts w:ascii="Times New Roman" w:eastAsia="Calibri" w:hAnsi="Times New Roman"/>
          <w:lang w:eastAsia="en-US"/>
        </w:rPr>
      </w:pPr>
    </w:p>
    <w:p w14:paraId="645A6AB3" w14:textId="77777777" w:rsidR="00DA05C4" w:rsidRPr="00241158" w:rsidRDefault="00DA05C4" w:rsidP="00DA05C4">
      <w:pPr>
        <w:ind w:firstLine="567"/>
        <w:jc w:val="both"/>
        <w:rPr>
          <w:rFonts w:ascii="Times New Roman" w:eastAsia="Calibri" w:hAnsi="Times New Roman"/>
          <w:lang w:eastAsia="en-US"/>
        </w:rPr>
      </w:pPr>
    </w:p>
    <w:p w14:paraId="7BBC2FFD" w14:textId="77777777" w:rsidR="00DA05C4" w:rsidRPr="00241158" w:rsidRDefault="00DA05C4" w:rsidP="00DA05C4">
      <w:pPr>
        <w:ind w:firstLine="567"/>
        <w:jc w:val="both"/>
        <w:rPr>
          <w:rFonts w:ascii="Times New Roman" w:eastAsia="Calibri" w:hAnsi="Times New Roman"/>
          <w:lang w:eastAsia="en-US"/>
        </w:rPr>
      </w:pPr>
      <w:r w:rsidRPr="00241158">
        <w:rPr>
          <w:rFonts w:ascii="Times New Roman" w:eastAsia="Calibri" w:hAnsi="Times New Roman"/>
          <w:lang w:eastAsia="en-US"/>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85E5937" w14:textId="1C7C60CC" w:rsidR="004C746A" w:rsidRDefault="006E1332" w:rsidP="004C746A">
      <w:pPr>
        <w:pStyle w:val="aff5"/>
        <w:rPr>
          <w:ins w:id="7" w:author="Н.И." w:date="2019-02-14T17:13:00Z"/>
          <w:rFonts w:ascii="Times New Roman" w:hAnsi="Times New Roman"/>
          <w:sz w:val="24"/>
          <w:szCs w:val="24"/>
        </w:rPr>
      </w:pPr>
      <w:r w:rsidRPr="002150CE">
        <w:rPr>
          <w:rFonts w:ascii="Times New Roman" w:hAnsi="Times New Roman"/>
          <w:sz w:val="28"/>
        </w:rPr>
        <w:br w:type="page"/>
      </w:r>
      <w:r w:rsidR="004C746A" w:rsidRPr="002150CE">
        <w:rPr>
          <w:rFonts w:ascii="Times New Roman" w:hAnsi="Times New Roman"/>
          <w:sz w:val="24"/>
          <w:szCs w:val="24"/>
        </w:rPr>
        <w:lastRenderedPageBreak/>
        <w:t>Содержание</w:t>
      </w:r>
    </w:p>
    <w:p w14:paraId="523B041F" w14:textId="77777777" w:rsidR="00590789" w:rsidRPr="00590789" w:rsidRDefault="00590789" w:rsidP="00590789">
      <w:pPr>
        <w:tabs>
          <w:tab w:val="left" w:leader="dot" w:pos="9356"/>
        </w:tabs>
        <w:spacing w:line="360" w:lineRule="auto"/>
        <w:rPr>
          <w:ins w:id="8" w:author="Н.И." w:date="2019-02-14T17:13:00Z"/>
          <w:sz w:val="24"/>
          <w:szCs w:val="24"/>
        </w:rPr>
      </w:pPr>
      <w:ins w:id="9" w:author="Н.И." w:date="2019-02-14T17:13:00Z">
        <w:r w:rsidRPr="00590789">
          <w:rPr>
            <w:sz w:val="24"/>
            <w:szCs w:val="24"/>
          </w:rPr>
          <w:t>1 Область применения</w:t>
        </w:r>
        <w:r w:rsidRPr="00590789">
          <w:rPr>
            <w:sz w:val="24"/>
            <w:szCs w:val="24"/>
          </w:rPr>
          <w:tab/>
          <w:t>1</w:t>
        </w:r>
      </w:ins>
    </w:p>
    <w:p w14:paraId="3D1A0D8D" w14:textId="77777777" w:rsidR="00590789" w:rsidRPr="00590789" w:rsidRDefault="00590789" w:rsidP="00590789">
      <w:pPr>
        <w:tabs>
          <w:tab w:val="left" w:leader="dot" w:pos="9356"/>
        </w:tabs>
        <w:spacing w:line="360" w:lineRule="auto"/>
        <w:rPr>
          <w:ins w:id="10" w:author="Н.И." w:date="2019-02-14T17:13:00Z"/>
          <w:sz w:val="24"/>
          <w:szCs w:val="24"/>
        </w:rPr>
      </w:pPr>
      <w:ins w:id="11" w:author="Н.И." w:date="2019-02-14T17:13:00Z">
        <w:r w:rsidRPr="00590789">
          <w:rPr>
            <w:sz w:val="24"/>
            <w:szCs w:val="24"/>
          </w:rPr>
          <w:t>2 Нормативные ссылки</w:t>
        </w:r>
        <w:r w:rsidRPr="00590789">
          <w:rPr>
            <w:sz w:val="24"/>
            <w:szCs w:val="24"/>
          </w:rPr>
          <w:tab/>
          <w:t>1</w:t>
        </w:r>
      </w:ins>
    </w:p>
    <w:p w14:paraId="2B86B077" w14:textId="77777777" w:rsidR="00590789" w:rsidRPr="00590789" w:rsidRDefault="00590789" w:rsidP="00590789">
      <w:pPr>
        <w:tabs>
          <w:tab w:val="left" w:leader="dot" w:pos="9356"/>
        </w:tabs>
        <w:spacing w:line="360" w:lineRule="auto"/>
        <w:rPr>
          <w:ins w:id="12" w:author="Н.И." w:date="2019-02-14T17:13:00Z"/>
          <w:sz w:val="24"/>
          <w:szCs w:val="24"/>
        </w:rPr>
      </w:pPr>
      <w:ins w:id="13" w:author="Н.И." w:date="2019-02-14T17:13:00Z">
        <w:r w:rsidRPr="00590789">
          <w:rPr>
            <w:sz w:val="24"/>
            <w:szCs w:val="24"/>
          </w:rPr>
          <w:t>3 Термины и определения</w:t>
        </w:r>
        <w:r w:rsidRPr="00590789">
          <w:rPr>
            <w:sz w:val="24"/>
            <w:szCs w:val="24"/>
          </w:rPr>
          <w:tab/>
          <w:t>2</w:t>
        </w:r>
      </w:ins>
    </w:p>
    <w:p w14:paraId="692CA1B1" w14:textId="77777777" w:rsidR="00590789" w:rsidRPr="00590789" w:rsidRDefault="00590789" w:rsidP="00590789">
      <w:pPr>
        <w:tabs>
          <w:tab w:val="left" w:leader="dot" w:pos="9356"/>
        </w:tabs>
        <w:spacing w:line="360" w:lineRule="auto"/>
        <w:rPr>
          <w:ins w:id="14" w:author="Н.И." w:date="2019-02-14T17:13:00Z"/>
          <w:sz w:val="24"/>
          <w:szCs w:val="24"/>
        </w:rPr>
      </w:pPr>
      <w:ins w:id="15" w:author="Н.И." w:date="2019-02-14T17:13:00Z">
        <w:r w:rsidRPr="00590789">
          <w:rPr>
            <w:sz w:val="24"/>
            <w:szCs w:val="24"/>
          </w:rPr>
          <w:t>4 Общие требования</w:t>
        </w:r>
        <w:r w:rsidRPr="00590789">
          <w:rPr>
            <w:sz w:val="24"/>
            <w:szCs w:val="24"/>
          </w:rPr>
          <w:tab/>
          <w:t>3</w:t>
        </w:r>
      </w:ins>
    </w:p>
    <w:p w14:paraId="7043E2AF" w14:textId="0212EFE7" w:rsidR="00590789" w:rsidRPr="00590789" w:rsidRDefault="00590789" w:rsidP="00D96191">
      <w:pPr>
        <w:tabs>
          <w:tab w:val="left" w:leader="dot" w:pos="9356"/>
        </w:tabs>
        <w:spacing w:line="360" w:lineRule="auto"/>
        <w:ind w:left="284" w:hanging="284"/>
        <w:rPr>
          <w:ins w:id="16" w:author="Н.И." w:date="2019-02-14T17:13:00Z"/>
          <w:sz w:val="24"/>
          <w:szCs w:val="24"/>
        </w:rPr>
      </w:pPr>
      <w:ins w:id="17" w:author="Н.И." w:date="2019-02-14T17:13:00Z">
        <w:r w:rsidRPr="00590789">
          <w:rPr>
            <w:sz w:val="24"/>
            <w:szCs w:val="24"/>
          </w:rPr>
          <w:t xml:space="preserve">5 Инженерные изыскания в районах развития оползневых процессов для подготовки документов территориального планирования и документации по планировке территории и выбора площадок (трасс) строительства </w:t>
        </w:r>
      </w:ins>
      <w:ins w:id="18" w:author="Н.И." w:date="2019-02-14T17:15:00Z">
        <w:r w:rsidR="00A779C3">
          <w:rPr>
            <w:sz w:val="24"/>
            <w:szCs w:val="24"/>
          </w:rPr>
          <w:tab/>
        </w:r>
      </w:ins>
      <w:ins w:id="19" w:author="Н.И." w:date="2019-02-14T17:13:00Z">
        <w:r w:rsidRPr="00590789">
          <w:rPr>
            <w:sz w:val="24"/>
            <w:szCs w:val="24"/>
          </w:rPr>
          <w:t>3</w:t>
        </w:r>
      </w:ins>
    </w:p>
    <w:p w14:paraId="775C362D" w14:textId="77777777" w:rsidR="00590789" w:rsidRPr="00590789" w:rsidRDefault="00590789" w:rsidP="00D96191">
      <w:pPr>
        <w:tabs>
          <w:tab w:val="left" w:leader="dot" w:pos="9356"/>
        </w:tabs>
        <w:spacing w:line="360" w:lineRule="auto"/>
        <w:ind w:left="284" w:hanging="284"/>
        <w:rPr>
          <w:ins w:id="20" w:author="Н.И." w:date="2019-02-14T17:13:00Z"/>
          <w:sz w:val="24"/>
          <w:szCs w:val="24"/>
        </w:rPr>
      </w:pPr>
      <w:ins w:id="21" w:author="Н.И." w:date="2019-02-14T17:13:00Z">
        <w:r w:rsidRPr="00590789">
          <w:rPr>
            <w:sz w:val="24"/>
            <w:szCs w:val="24"/>
          </w:rPr>
          <w:t>6 Инженерные изыскания в районах развития оползневых процессов для архитектурно-строительного проектирования при подготовке проектной документации объектов капитального строительства</w:t>
        </w:r>
        <w:r w:rsidRPr="00590789">
          <w:rPr>
            <w:sz w:val="24"/>
            <w:szCs w:val="24"/>
          </w:rPr>
          <w:tab/>
          <w:t>38</w:t>
        </w:r>
      </w:ins>
    </w:p>
    <w:p w14:paraId="27975E0D" w14:textId="77777777" w:rsidR="00590789" w:rsidRPr="00590789" w:rsidRDefault="00590789" w:rsidP="00D96191">
      <w:pPr>
        <w:tabs>
          <w:tab w:val="left" w:leader="dot" w:pos="9356"/>
        </w:tabs>
        <w:spacing w:line="360" w:lineRule="auto"/>
        <w:ind w:left="567" w:hanging="284"/>
        <w:rPr>
          <w:ins w:id="22" w:author="Н.И." w:date="2019-02-14T17:13:00Z"/>
          <w:sz w:val="24"/>
          <w:szCs w:val="24"/>
        </w:rPr>
      </w:pPr>
      <w:ins w:id="23" w:author="Н.И." w:date="2019-02-14T17:13:00Z">
        <w:r w:rsidRPr="00590789">
          <w:rPr>
            <w:sz w:val="24"/>
            <w:szCs w:val="24"/>
          </w:rPr>
          <w:t>6.1 Инженерные изыскания в районах развития оползневых процессов для подготовки проектной документации объектов капитального строительства – первый этап</w:t>
        </w:r>
        <w:r w:rsidRPr="00590789">
          <w:rPr>
            <w:sz w:val="24"/>
            <w:szCs w:val="24"/>
          </w:rPr>
          <w:tab/>
          <w:t>39</w:t>
        </w:r>
      </w:ins>
    </w:p>
    <w:p w14:paraId="74FFDC61" w14:textId="77777777" w:rsidR="00590789" w:rsidRPr="00590789" w:rsidRDefault="00590789" w:rsidP="00D96191">
      <w:pPr>
        <w:tabs>
          <w:tab w:val="left" w:leader="dot" w:pos="9356"/>
        </w:tabs>
        <w:spacing w:line="360" w:lineRule="auto"/>
        <w:ind w:left="567" w:hanging="284"/>
        <w:rPr>
          <w:ins w:id="24" w:author="Н.И." w:date="2019-02-14T17:13:00Z"/>
          <w:sz w:val="24"/>
          <w:szCs w:val="24"/>
        </w:rPr>
      </w:pPr>
      <w:ins w:id="25" w:author="Н.И." w:date="2019-02-14T17:13:00Z">
        <w:r w:rsidRPr="00590789">
          <w:rPr>
            <w:sz w:val="24"/>
            <w:szCs w:val="24"/>
          </w:rPr>
          <w:t>6.2 Инженерные изыскания в районах развития оползневых процессов для подготовки проектной документации объектов капитального строительства – второй этап</w:t>
        </w:r>
        <w:r w:rsidRPr="00590789">
          <w:rPr>
            <w:sz w:val="24"/>
            <w:szCs w:val="24"/>
          </w:rPr>
          <w:tab/>
          <w:t>45</w:t>
        </w:r>
      </w:ins>
    </w:p>
    <w:p w14:paraId="16B67645" w14:textId="77777777" w:rsidR="00590789" w:rsidRPr="00590789" w:rsidRDefault="00590789" w:rsidP="00D96191">
      <w:pPr>
        <w:tabs>
          <w:tab w:val="left" w:leader="dot" w:pos="9356"/>
        </w:tabs>
        <w:spacing w:line="360" w:lineRule="auto"/>
        <w:ind w:left="284" w:hanging="284"/>
        <w:rPr>
          <w:ins w:id="26" w:author="Н.И." w:date="2019-02-14T17:13:00Z"/>
          <w:sz w:val="24"/>
          <w:szCs w:val="24"/>
        </w:rPr>
      </w:pPr>
      <w:ins w:id="27" w:author="Н.И." w:date="2019-02-14T17:13:00Z">
        <w:r w:rsidRPr="00590789">
          <w:rPr>
            <w:sz w:val="24"/>
            <w:szCs w:val="24"/>
          </w:rPr>
          <w:t>7 Инженерные изыскания в районах развития оползневых процессов при строительстве, эксплуатации и реконструкции зданий и сооружений</w:t>
        </w:r>
        <w:r w:rsidRPr="00590789">
          <w:rPr>
            <w:sz w:val="24"/>
            <w:szCs w:val="24"/>
          </w:rPr>
          <w:tab/>
          <w:t>47</w:t>
        </w:r>
      </w:ins>
    </w:p>
    <w:p w14:paraId="70E3E072" w14:textId="77777777" w:rsidR="00590789" w:rsidRPr="00590789" w:rsidRDefault="00590789" w:rsidP="00590789">
      <w:pPr>
        <w:tabs>
          <w:tab w:val="left" w:leader="dot" w:pos="9356"/>
        </w:tabs>
        <w:spacing w:line="360" w:lineRule="auto"/>
        <w:rPr>
          <w:ins w:id="28" w:author="Н.И." w:date="2019-02-14T17:13:00Z"/>
          <w:sz w:val="24"/>
          <w:szCs w:val="24"/>
        </w:rPr>
      </w:pPr>
      <w:ins w:id="29" w:author="Н.И." w:date="2019-02-14T17:13:00Z">
        <w:r w:rsidRPr="00590789">
          <w:rPr>
            <w:sz w:val="24"/>
            <w:szCs w:val="24"/>
          </w:rPr>
          <w:t>Приложение А Конструкция глубинных марок</w:t>
        </w:r>
        <w:r w:rsidRPr="00590789">
          <w:rPr>
            <w:sz w:val="24"/>
            <w:szCs w:val="24"/>
          </w:rPr>
          <w:tab/>
          <w:t>51</w:t>
        </w:r>
      </w:ins>
    </w:p>
    <w:p w14:paraId="71267C22" w14:textId="77777777" w:rsidR="00590789" w:rsidRPr="00590789" w:rsidRDefault="00590789" w:rsidP="00590789">
      <w:pPr>
        <w:tabs>
          <w:tab w:val="left" w:leader="dot" w:pos="9356"/>
        </w:tabs>
        <w:spacing w:line="360" w:lineRule="auto"/>
        <w:rPr>
          <w:ins w:id="30" w:author="Н.И." w:date="2019-02-14T17:13:00Z"/>
          <w:sz w:val="24"/>
          <w:szCs w:val="24"/>
        </w:rPr>
      </w:pPr>
      <w:ins w:id="31" w:author="Н.И." w:date="2019-02-14T17:13:00Z">
        <w:r w:rsidRPr="00590789">
          <w:rPr>
            <w:sz w:val="24"/>
            <w:szCs w:val="24"/>
          </w:rPr>
          <w:t>Приложение Б Конструкция поверхностных марок</w:t>
        </w:r>
        <w:r w:rsidRPr="00590789">
          <w:rPr>
            <w:sz w:val="24"/>
            <w:szCs w:val="24"/>
          </w:rPr>
          <w:tab/>
          <w:t>52</w:t>
        </w:r>
      </w:ins>
    </w:p>
    <w:p w14:paraId="6C7514F7" w14:textId="77777777" w:rsidR="00590789" w:rsidRPr="00590789" w:rsidRDefault="00590789" w:rsidP="00590789">
      <w:pPr>
        <w:tabs>
          <w:tab w:val="left" w:leader="dot" w:pos="9356"/>
        </w:tabs>
        <w:spacing w:line="360" w:lineRule="auto"/>
        <w:rPr>
          <w:ins w:id="32" w:author="Н.И." w:date="2019-02-14T17:13:00Z"/>
          <w:sz w:val="24"/>
          <w:szCs w:val="24"/>
        </w:rPr>
      </w:pPr>
      <w:ins w:id="33" w:author="Н.И." w:date="2019-02-14T17:13:00Z">
        <w:r w:rsidRPr="00590789">
          <w:rPr>
            <w:sz w:val="24"/>
            <w:szCs w:val="24"/>
          </w:rPr>
          <w:t>Приложение В Конструкция контрольных марок</w:t>
        </w:r>
        <w:r w:rsidRPr="00590789">
          <w:rPr>
            <w:sz w:val="24"/>
            <w:szCs w:val="24"/>
          </w:rPr>
          <w:tab/>
          <w:t>53</w:t>
        </w:r>
      </w:ins>
    </w:p>
    <w:p w14:paraId="62B2483B" w14:textId="77777777" w:rsidR="00590789" w:rsidRPr="00590789" w:rsidRDefault="00590789" w:rsidP="00590789">
      <w:pPr>
        <w:tabs>
          <w:tab w:val="left" w:leader="dot" w:pos="9356"/>
        </w:tabs>
        <w:spacing w:line="360" w:lineRule="auto"/>
        <w:rPr>
          <w:ins w:id="34" w:author="Н.И." w:date="2019-02-14T17:13:00Z"/>
          <w:sz w:val="24"/>
          <w:szCs w:val="24"/>
        </w:rPr>
      </w:pPr>
      <w:ins w:id="35" w:author="Н.И." w:date="2019-02-14T17:13:00Z">
        <w:r w:rsidRPr="00590789">
          <w:rPr>
            <w:sz w:val="24"/>
            <w:szCs w:val="24"/>
          </w:rPr>
          <w:t>Приложение Г Классификация оползневых процессов</w:t>
        </w:r>
        <w:r w:rsidRPr="00590789">
          <w:rPr>
            <w:sz w:val="24"/>
            <w:szCs w:val="24"/>
          </w:rPr>
          <w:tab/>
          <w:t>54</w:t>
        </w:r>
      </w:ins>
    </w:p>
    <w:p w14:paraId="6C89ED0D" w14:textId="77777777" w:rsidR="00590789" w:rsidRPr="00590789" w:rsidRDefault="00590789" w:rsidP="00A779C3">
      <w:pPr>
        <w:tabs>
          <w:tab w:val="left" w:leader="dot" w:pos="9356"/>
        </w:tabs>
        <w:spacing w:line="360" w:lineRule="auto"/>
        <w:ind w:left="1560" w:hanging="1560"/>
        <w:rPr>
          <w:ins w:id="36" w:author="Н.И." w:date="2019-02-14T17:13:00Z"/>
          <w:sz w:val="24"/>
          <w:szCs w:val="24"/>
        </w:rPr>
      </w:pPr>
      <w:ins w:id="37" w:author="Н.И." w:date="2019-02-14T17:13:00Z">
        <w:r w:rsidRPr="00590789">
          <w:rPr>
            <w:sz w:val="24"/>
            <w:szCs w:val="24"/>
          </w:rPr>
          <w:t>Приложение Д Стадии оползневого процесса и соответствующие задачи, методы инженерно-геологических исследований</w:t>
        </w:r>
        <w:r w:rsidRPr="00590789">
          <w:rPr>
            <w:sz w:val="24"/>
            <w:szCs w:val="24"/>
          </w:rPr>
          <w:tab/>
          <w:t>55</w:t>
        </w:r>
      </w:ins>
    </w:p>
    <w:p w14:paraId="025801F7" w14:textId="77777777" w:rsidR="00590789" w:rsidRPr="00590789" w:rsidRDefault="00590789" w:rsidP="00A779C3">
      <w:pPr>
        <w:tabs>
          <w:tab w:val="left" w:leader="dot" w:pos="9356"/>
        </w:tabs>
        <w:spacing w:line="360" w:lineRule="auto"/>
        <w:ind w:left="1560" w:hanging="1560"/>
        <w:rPr>
          <w:ins w:id="38" w:author="Н.И." w:date="2019-02-14T17:13:00Z"/>
          <w:sz w:val="24"/>
          <w:szCs w:val="24"/>
        </w:rPr>
      </w:pPr>
      <w:ins w:id="39" w:author="Н.И." w:date="2019-02-14T17:13:00Z">
        <w:r w:rsidRPr="00590789">
          <w:rPr>
            <w:sz w:val="24"/>
            <w:szCs w:val="24"/>
          </w:rPr>
          <w:t>Приложение Ж Cхемы описания оползня и оползневых трещин</w:t>
        </w:r>
        <w:r w:rsidRPr="00590789">
          <w:rPr>
            <w:sz w:val="24"/>
            <w:szCs w:val="24"/>
          </w:rPr>
          <w:tab/>
          <w:t>56</w:t>
        </w:r>
      </w:ins>
    </w:p>
    <w:p w14:paraId="05500620" w14:textId="77777777" w:rsidR="00590789" w:rsidRPr="00590789" w:rsidRDefault="00590789" w:rsidP="00A779C3">
      <w:pPr>
        <w:tabs>
          <w:tab w:val="left" w:leader="dot" w:pos="9356"/>
        </w:tabs>
        <w:spacing w:line="360" w:lineRule="auto"/>
        <w:ind w:left="1560" w:hanging="1560"/>
        <w:rPr>
          <w:ins w:id="40" w:author="Н.И." w:date="2019-02-14T17:13:00Z"/>
          <w:sz w:val="24"/>
          <w:szCs w:val="24"/>
        </w:rPr>
      </w:pPr>
      <w:ins w:id="41" w:author="Н.И." w:date="2019-02-14T17:13:00Z">
        <w:r w:rsidRPr="00590789">
          <w:rPr>
            <w:sz w:val="24"/>
            <w:szCs w:val="24"/>
          </w:rPr>
          <w:t>Приложение И Входные лабораторные параметры для моделей грунта (при моделировании деформаций на оползневых и оползнеопасных склонах)</w:t>
        </w:r>
        <w:r w:rsidRPr="00590789">
          <w:rPr>
            <w:sz w:val="24"/>
            <w:szCs w:val="24"/>
          </w:rPr>
          <w:tab/>
          <w:t>59</w:t>
        </w:r>
      </w:ins>
    </w:p>
    <w:p w14:paraId="6A9A35B1" w14:textId="6A079F3D" w:rsidR="00590789" w:rsidRPr="00590789" w:rsidRDefault="00590789" w:rsidP="00590789">
      <w:pPr>
        <w:tabs>
          <w:tab w:val="left" w:leader="dot" w:pos="9356"/>
        </w:tabs>
        <w:spacing w:line="360" w:lineRule="auto"/>
        <w:rPr>
          <w:sz w:val="24"/>
          <w:szCs w:val="24"/>
        </w:rPr>
      </w:pPr>
      <w:ins w:id="42" w:author="Н.И." w:date="2019-02-14T17:13:00Z">
        <w:r w:rsidRPr="00590789">
          <w:rPr>
            <w:sz w:val="24"/>
            <w:szCs w:val="24"/>
          </w:rPr>
          <w:t>Библиография</w:t>
        </w:r>
        <w:r w:rsidRPr="00590789">
          <w:rPr>
            <w:sz w:val="24"/>
            <w:szCs w:val="24"/>
          </w:rPr>
          <w:tab/>
          <w:t>60</w:t>
        </w:r>
      </w:ins>
    </w:p>
    <w:commentRangeStart w:id="43"/>
    <w:p w14:paraId="26914D47" w14:textId="4ACFC05A" w:rsidR="004C746A" w:rsidRPr="002006F1" w:rsidDel="00815553" w:rsidRDefault="004C746A" w:rsidP="00815553">
      <w:pPr>
        <w:tabs>
          <w:tab w:val="left" w:leader="dot" w:pos="9355"/>
        </w:tabs>
        <w:spacing w:line="360" w:lineRule="auto"/>
        <w:rPr>
          <w:del w:id="44" w:author="Н.И." w:date="2019-02-14T17:09:00Z"/>
          <w:rStyle w:val="af0"/>
          <w:rFonts w:ascii="Times New Roman" w:hAnsi="Times New Roman"/>
        </w:rPr>
      </w:pPr>
      <w:r w:rsidRPr="002006F1">
        <w:rPr>
          <w:rStyle w:val="af0"/>
          <w:rFonts w:ascii="Times New Roman" w:hAnsi="Times New Roman"/>
        </w:rPr>
        <w:fldChar w:fldCharType="begin"/>
      </w:r>
      <w:r w:rsidRPr="002006F1">
        <w:rPr>
          <w:rStyle w:val="af0"/>
          <w:rFonts w:ascii="Times New Roman" w:hAnsi="Times New Roman"/>
        </w:rPr>
        <w:instrText xml:space="preserve"> TOC \o "1-3" \h \z \u </w:instrText>
      </w:r>
      <w:r w:rsidRPr="002006F1">
        <w:rPr>
          <w:rStyle w:val="af0"/>
          <w:rFonts w:ascii="Times New Roman" w:hAnsi="Times New Roman"/>
        </w:rPr>
        <w:fldChar w:fldCharType="separate"/>
      </w:r>
      <w:del w:id="45" w:author="Н.И." w:date="2019-02-14T17:09:00Z">
        <w:r w:rsidR="002006F1" w:rsidDel="00815553">
          <w:rPr>
            <w:rStyle w:val="af0"/>
            <w:rFonts w:ascii="Times New Roman" w:hAnsi="Times New Roman"/>
            <w:szCs w:val="24"/>
          </w:rPr>
          <w:fldChar w:fldCharType="begin"/>
        </w:r>
        <w:r w:rsidR="002006F1" w:rsidDel="00815553">
          <w:rPr>
            <w:rStyle w:val="af0"/>
            <w:rFonts w:ascii="Times New Roman" w:hAnsi="Times New Roman"/>
            <w:szCs w:val="24"/>
          </w:rPr>
          <w:delInstrText xml:space="preserve"> HYPERLINK \l "_Toc528240059" </w:delInstrText>
        </w:r>
        <w:r w:rsidR="002006F1" w:rsidDel="00815553">
          <w:rPr>
            <w:rStyle w:val="af0"/>
            <w:rFonts w:ascii="Times New Roman" w:hAnsi="Times New Roman"/>
            <w:szCs w:val="24"/>
          </w:rPr>
        </w:r>
        <w:r w:rsidR="002006F1" w:rsidDel="00815553">
          <w:rPr>
            <w:rStyle w:val="af0"/>
            <w:rFonts w:ascii="Times New Roman" w:hAnsi="Times New Roman"/>
            <w:szCs w:val="24"/>
          </w:rPr>
          <w:fldChar w:fldCharType="separate"/>
        </w:r>
        <w:r w:rsidRPr="002150CE" w:rsidDel="00815553">
          <w:rPr>
            <w:rStyle w:val="af0"/>
            <w:rFonts w:ascii="Times New Roman" w:hAnsi="Times New Roman"/>
            <w:szCs w:val="24"/>
          </w:rPr>
          <w:delText>1 Область применения</w:delText>
        </w:r>
        <w:r w:rsidR="002006F1" w:rsidDel="00815553">
          <w:rPr>
            <w:rStyle w:val="af0"/>
            <w:rFonts w:ascii="Times New Roman" w:hAnsi="Times New Roman"/>
            <w:szCs w:val="24"/>
          </w:rPr>
          <w:fldChar w:fldCharType="end"/>
        </w:r>
        <w:r w:rsidR="00A23928" w:rsidRPr="00590789" w:rsidDel="00815553">
          <w:rPr>
            <w:rStyle w:val="af0"/>
            <w:rFonts w:ascii="Times New Roman" w:hAnsi="Times New Roman"/>
            <w:webHidden/>
            <w:sz w:val="20"/>
          </w:rPr>
          <w:tab/>
        </w:r>
      </w:del>
    </w:p>
    <w:p w14:paraId="2F4E5C69" w14:textId="6107F47E" w:rsidR="004C746A" w:rsidRPr="002006F1" w:rsidDel="00815553" w:rsidRDefault="002006F1" w:rsidP="00815553">
      <w:pPr>
        <w:tabs>
          <w:tab w:val="left" w:leader="dot" w:pos="9355"/>
        </w:tabs>
        <w:spacing w:line="360" w:lineRule="auto"/>
        <w:rPr>
          <w:del w:id="46" w:author="Н.И." w:date="2019-02-14T17:09:00Z"/>
          <w:rStyle w:val="af0"/>
          <w:rFonts w:ascii="Times New Roman" w:hAnsi="Times New Roman"/>
        </w:rPr>
      </w:pPr>
      <w:del w:id="47" w:author="Н.И." w:date="2019-02-14T17:09:00Z">
        <w:r w:rsidDel="00815553">
          <w:rPr>
            <w:rStyle w:val="af0"/>
            <w:rFonts w:ascii="Times New Roman" w:hAnsi="Times New Roman"/>
            <w:szCs w:val="24"/>
          </w:rPr>
          <w:fldChar w:fldCharType="begin"/>
        </w:r>
        <w:r w:rsidDel="00815553">
          <w:rPr>
            <w:rStyle w:val="af0"/>
            <w:rFonts w:ascii="Times New Roman" w:hAnsi="Times New Roman"/>
            <w:szCs w:val="24"/>
          </w:rPr>
          <w:delInstrText xml:space="preserve"> HYPERLINK \l "_Toc528240060" </w:delInstrText>
        </w:r>
        <w:r w:rsidDel="00815553">
          <w:rPr>
            <w:rStyle w:val="af0"/>
            <w:rFonts w:ascii="Times New Roman" w:hAnsi="Times New Roman"/>
            <w:szCs w:val="24"/>
          </w:rPr>
        </w:r>
        <w:r w:rsidDel="00815553">
          <w:rPr>
            <w:rStyle w:val="af0"/>
            <w:rFonts w:ascii="Times New Roman" w:hAnsi="Times New Roman"/>
            <w:szCs w:val="24"/>
          </w:rPr>
          <w:fldChar w:fldCharType="separate"/>
        </w:r>
        <w:r w:rsidR="004C746A" w:rsidRPr="002150CE" w:rsidDel="00815553">
          <w:rPr>
            <w:rStyle w:val="af0"/>
            <w:rFonts w:ascii="Times New Roman" w:hAnsi="Times New Roman"/>
            <w:szCs w:val="24"/>
          </w:rPr>
          <w:delText>2 Нормативные ссылки</w:delText>
        </w:r>
        <w:r w:rsidR="004C746A" w:rsidRPr="002150CE" w:rsidDel="00815553">
          <w:rPr>
            <w:rStyle w:val="af0"/>
            <w:rFonts w:ascii="Times New Roman" w:hAnsi="Times New Roman"/>
            <w:webHidden/>
            <w:szCs w:val="24"/>
          </w:rPr>
          <w:tab/>
        </w:r>
        <w:r w:rsidDel="00815553">
          <w:rPr>
            <w:rStyle w:val="af0"/>
            <w:rFonts w:ascii="Times New Roman" w:hAnsi="Times New Roman"/>
            <w:szCs w:val="24"/>
          </w:rPr>
          <w:fldChar w:fldCharType="end"/>
        </w:r>
      </w:del>
    </w:p>
    <w:p w14:paraId="6C3BE3C9" w14:textId="544E2B5D" w:rsidR="004C746A" w:rsidRPr="002006F1" w:rsidDel="00815553" w:rsidRDefault="002006F1" w:rsidP="00815553">
      <w:pPr>
        <w:tabs>
          <w:tab w:val="left" w:leader="dot" w:pos="9355"/>
        </w:tabs>
        <w:spacing w:line="360" w:lineRule="auto"/>
        <w:rPr>
          <w:del w:id="48" w:author="Н.И." w:date="2019-02-14T17:09:00Z"/>
          <w:rStyle w:val="af0"/>
          <w:rFonts w:ascii="Times New Roman" w:hAnsi="Times New Roman"/>
        </w:rPr>
      </w:pPr>
      <w:del w:id="49" w:author="Н.И." w:date="2019-02-14T17:09:00Z">
        <w:r w:rsidDel="00815553">
          <w:rPr>
            <w:rStyle w:val="af0"/>
            <w:rFonts w:ascii="Times New Roman" w:hAnsi="Times New Roman"/>
            <w:szCs w:val="24"/>
          </w:rPr>
          <w:fldChar w:fldCharType="begin"/>
        </w:r>
        <w:r w:rsidDel="00815553">
          <w:rPr>
            <w:rStyle w:val="af0"/>
            <w:rFonts w:ascii="Times New Roman" w:hAnsi="Times New Roman"/>
            <w:szCs w:val="24"/>
          </w:rPr>
          <w:delInstrText xml:space="preserve"> HYPERLINK \l "_Toc528240061" </w:delInstrText>
        </w:r>
        <w:r w:rsidDel="00815553">
          <w:rPr>
            <w:rStyle w:val="af0"/>
            <w:rFonts w:ascii="Times New Roman" w:hAnsi="Times New Roman"/>
            <w:szCs w:val="24"/>
          </w:rPr>
        </w:r>
        <w:r w:rsidDel="00815553">
          <w:rPr>
            <w:rStyle w:val="af0"/>
            <w:rFonts w:ascii="Times New Roman" w:hAnsi="Times New Roman"/>
            <w:szCs w:val="24"/>
          </w:rPr>
          <w:fldChar w:fldCharType="separate"/>
        </w:r>
        <w:r w:rsidR="004C746A" w:rsidRPr="002150CE" w:rsidDel="00815553">
          <w:rPr>
            <w:rStyle w:val="af0"/>
            <w:rFonts w:ascii="Times New Roman" w:hAnsi="Times New Roman"/>
            <w:szCs w:val="24"/>
          </w:rPr>
          <w:delText xml:space="preserve">3 Термины и </w:delText>
        </w:r>
        <w:r w:rsidR="004C746A" w:rsidRPr="00A23928" w:rsidDel="00815553">
          <w:rPr>
            <w:rStyle w:val="af0"/>
            <w:rFonts w:ascii="Times New Roman" w:hAnsi="Times New Roman"/>
            <w:szCs w:val="24"/>
          </w:rPr>
          <w:delText>определения</w:delText>
        </w:r>
        <w:r w:rsidR="004C746A" w:rsidRPr="002150CE" w:rsidDel="00815553">
          <w:rPr>
            <w:rStyle w:val="af0"/>
            <w:rFonts w:ascii="Times New Roman" w:hAnsi="Times New Roman"/>
            <w:webHidden/>
            <w:szCs w:val="24"/>
          </w:rPr>
          <w:tab/>
        </w:r>
        <w:r w:rsidDel="00815553">
          <w:rPr>
            <w:rStyle w:val="af0"/>
            <w:rFonts w:ascii="Times New Roman" w:hAnsi="Times New Roman"/>
            <w:szCs w:val="24"/>
          </w:rPr>
          <w:fldChar w:fldCharType="end"/>
        </w:r>
      </w:del>
    </w:p>
    <w:p w14:paraId="509E8656" w14:textId="60FD685B" w:rsidR="004C746A" w:rsidRPr="002006F1" w:rsidDel="00815553" w:rsidRDefault="002006F1" w:rsidP="00815553">
      <w:pPr>
        <w:tabs>
          <w:tab w:val="left" w:leader="dot" w:pos="9355"/>
        </w:tabs>
        <w:spacing w:line="360" w:lineRule="auto"/>
        <w:rPr>
          <w:del w:id="50" w:author="Н.И." w:date="2019-02-14T17:09:00Z"/>
          <w:rStyle w:val="af0"/>
          <w:rFonts w:ascii="Times New Roman" w:hAnsi="Times New Roman"/>
        </w:rPr>
      </w:pPr>
      <w:del w:id="51" w:author="Н.И." w:date="2019-02-14T17:09:00Z">
        <w:r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"_Toc528240062" </w:delInstrText>
        </w:r>
        <w:r w:rsidDel="00815553">
          <w:rPr>
            <w:rStyle w:val="af0"/>
            <w:rFonts w:ascii="Times New Roman" w:hAnsi="Times New Roman"/>
            <w:szCs w:val="24"/>
          </w:rPr>
        </w:r>
        <w:r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4</w:delText>
        </w:r>
        <w:r w:rsidR="004C746A" w:rsidRPr="002150CE" w:rsidDel="00815553">
          <w:rPr>
            <w:rStyle w:val="af0"/>
            <w:rFonts w:ascii="Times New Roman" w:hAnsi="Times New Roman"/>
            <w:szCs w:val="24"/>
          </w:rPr>
          <w:delText xml:space="preserve"> </w:delText>
        </w:r>
        <w:r w:rsidR="004C746A" w:rsidRPr="002006F1" w:rsidDel="00815553">
          <w:rPr>
            <w:rStyle w:val="af0"/>
            <w:rFonts w:ascii="Times New Roman" w:hAnsi="Times New Roman"/>
            <w:szCs w:val="24"/>
          </w:rPr>
          <w:delText>Общие требования</w:delText>
        </w:r>
        <w:r w:rsidR="004C746A" w:rsidRPr="002150CE" w:rsidDel="00815553">
          <w:rPr>
            <w:rStyle w:val="af0"/>
            <w:rFonts w:ascii="Times New Roman" w:hAnsi="Times New Roman"/>
            <w:webHidden/>
            <w:szCs w:val="24"/>
          </w:rPr>
          <w:tab/>
        </w:r>
        <w:r w:rsidDel="00815553">
          <w:rPr>
            <w:rStyle w:val="af0"/>
            <w:rFonts w:ascii="Times New Roman" w:hAnsi="Times New Roman"/>
            <w:szCs w:val="24"/>
          </w:rPr>
          <w:fldChar w:fldCharType="end"/>
        </w:r>
      </w:del>
    </w:p>
    <w:p w14:paraId="6C9475DE" w14:textId="0080DE92" w:rsidR="004C746A" w:rsidRPr="002006F1" w:rsidDel="00815553" w:rsidRDefault="002006F1" w:rsidP="00815553">
      <w:pPr>
        <w:tabs>
          <w:tab w:val="left" w:leader="dot" w:pos="9355"/>
        </w:tabs>
        <w:spacing w:line="360" w:lineRule="auto"/>
        <w:rPr>
          <w:del w:id="52" w:author="Н.И." w:date="2019-02-14T17:09:00Z"/>
          <w:rStyle w:val="af0"/>
          <w:rFonts w:ascii="Times New Roman" w:hAnsi="Times New Roman"/>
        </w:rPr>
      </w:pPr>
      <w:del w:id="53" w:author="Н.И." w:date="2019-02-14T17:09:00Z">
        <w:r w:rsidDel="00815553">
          <w:rPr>
            <w:rStyle w:val="af0"/>
            <w:rFonts w:ascii="Times New Roman" w:hAnsi="Times New Roman"/>
            <w:szCs w:val="24"/>
          </w:rPr>
          <w:lastRenderedPageBreak/>
          <w:fldChar w:fldCharType="begin"/>
        </w:r>
        <w:r w:rsidRPr="002006F1" w:rsidDel="00815553">
          <w:rPr>
            <w:rStyle w:val="af0"/>
            <w:rFonts w:ascii="Times New Roman" w:hAnsi="Times New Roman"/>
            <w:szCs w:val="24"/>
          </w:rPr>
          <w:delInstrText xml:space="preserve"> HYPERLINK \l "_Toc528240063" </w:delInstrText>
        </w:r>
        <w:r w:rsidDel="00815553">
          <w:rPr>
            <w:rStyle w:val="af0"/>
            <w:rFonts w:ascii="Times New Roman" w:hAnsi="Times New Roman"/>
            <w:szCs w:val="24"/>
          </w:rPr>
        </w:r>
        <w:r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5</w:delText>
        </w:r>
        <w:r w:rsidR="004C746A" w:rsidRPr="002150CE" w:rsidDel="00815553">
          <w:rPr>
            <w:rStyle w:val="af0"/>
            <w:rFonts w:ascii="Times New Roman" w:hAnsi="Times New Roman"/>
            <w:szCs w:val="24"/>
          </w:rPr>
          <w:delText xml:space="preserve"> </w:delText>
        </w:r>
        <w:r w:rsidR="004C746A" w:rsidRPr="002006F1" w:rsidDel="00815553">
          <w:rPr>
            <w:rStyle w:val="af0"/>
            <w:rFonts w:ascii="Times New Roman" w:hAnsi="Times New Roman"/>
            <w:szCs w:val="24"/>
          </w:rPr>
          <w:delText>Инженерные изыскания в районах развития оползневых процессов для подготовки документов территориального планирования и документации по планировке территории и выбора площадок (трасс) строительства</w:delText>
        </w:r>
        <w:r w:rsidR="004C746A" w:rsidRPr="002150CE" w:rsidDel="00815553">
          <w:rPr>
            <w:rStyle w:val="af0"/>
            <w:rFonts w:ascii="Times New Roman" w:hAnsi="Times New Roman"/>
            <w:webHidden/>
            <w:szCs w:val="24"/>
          </w:rPr>
          <w:tab/>
        </w:r>
        <w:r w:rsidDel="00815553">
          <w:rPr>
            <w:rStyle w:val="af0"/>
            <w:rFonts w:ascii="Times New Roman" w:hAnsi="Times New Roman"/>
            <w:szCs w:val="24"/>
          </w:rPr>
          <w:fldChar w:fldCharType="end"/>
        </w:r>
      </w:del>
    </w:p>
    <w:p w14:paraId="167AC3AE" w14:textId="7CAB2C0D" w:rsidR="004C746A" w:rsidRPr="002006F1" w:rsidDel="00815553" w:rsidRDefault="002006F1" w:rsidP="00815553">
      <w:pPr>
        <w:tabs>
          <w:tab w:val="left" w:leader="dot" w:pos="9355"/>
        </w:tabs>
        <w:spacing w:line="360" w:lineRule="auto"/>
        <w:rPr>
          <w:del w:id="54" w:author="Н.И." w:date="2019-02-14T17:09:00Z"/>
          <w:rStyle w:val="af0"/>
          <w:rFonts w:ascii="Times New Roman" w:hAnsi="Times New Roman"/>
        </w:rPr>
      </w:pPr>
      <w:del w:id="55" w:author="Н.И." w:date="2019-02-14T17:09:00Z">
        <w:r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"_Toc528240064" </w:delInstrText>
        </w:r>
        <w:r w:rsidDel="00815553">
          <w:rPr>
            <w:rStyle w:val="af0"/>
            <w:rFonts w:ascii="Times New Roman" w:hAnsi="Times New Roman"/>
            <w:szCs w:val="24"/>
          </w:rPr>
        </w:r>
        <w:r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6</w:delText>
        </w:r>
        <w:r w:rsidR="004C746A" w:rsidRPr="002150CE" w:rsidDel="00815553">
          <w:rPr>
            <w:rStyle w:val="af0"/>
            <w:rFonts w:ascii="Times New Roman" w:hAnsi="Times New Roman"/>
            <w:szCs w:val="24"/>
          </w:rPr>
          <w:delText xml:space="preserve"> </w:delText>
        </w:r>
        <w:r w:rsidR="004C746A" w:rsidRPr="002006F1" w:rsidDel="00815553">
          <w:rPr>
            <w:rStyle w:val="af0"/>
            <w:rFonts w:ascii="Times New Roman" w:hAnsi="Times New Roman"/>
            <w:szCs w:val="24"/>
          </w:rPr>
          <w:delText>Инженерные изыскания в районах развития оползневых процессов для архитектурно-строительного проектирования при подготовке проектной документации объектов капитального строительства</w:delText>
        </w:r>
        <w:r w:rsidR="004C746A" w:rsidRPr="002150CE" w:rsidDel="00815553">
          <w:rPr>
            <w:rStyle w:val="af0"/>
            <w:rFonts w:ascii="Times New Roman" w:hAnsi="Times New Roman"/>
            <w:webHidden/>
            <w:szCs w:val="24"/>
          </w:rPr>
          <w:tab/>
        </w:r>
        <w:r w:rsidDel="00815553">
          <w:rPr>
            <w:rStyle w:val="af0"/>
            <w:rFonts w:ascii="Times New Roman" w:hAnsi="Times New Roman"/>
            <w:szCs w:val="24"/>
          </w:rPr>
          <w:fldChar w:fldCharType="end"/>
        </w:r>
      </w:del>
    </w:p>
    <w:p w14:paraId="7EB1B1C4" w14:textId="608DA098" w:rsidR="004C746A" w:rsidRPr="002006F1" w:rsidDel="00815553" w:rsidRDefault="002006F1" w:rsidP="00815553">
      <w:pPr>
        <w:tabs>
          <w:tab w:val="left" w:leader="dot" w:pos="9355"/>
        </w:tabs>
        <w:spacing w:line="360" w:lineRule="auto"/>
        <w:rPr>
          <w:del w:id="56" w:author="Н.И." w:date="2019-02-14T17:09:00Z"/>
          <w:rStyle w:val="af0"/>
          <w:rFonts w:ascii="Times New Roman" w:hAnsi="Times New Roman"/>
        </w:rPr>
      </w:pPr>
      <w:del w:id="57" w:author="Н.И." w:date="2019-02-14T17:09:00Z">
        <w:r w:rsidDel="00815553">
          <w:rPr>
            <w:rStyle w:val="af0"/>
            <w:rFonts w:ascii="Times New Roman" w:hAnsi="Times New Roman"/>
            <w:szCs w:val="24"/>
          </w:rPr>
          <w:fldChar w:fldCharType="begin"/>
        </w:r>
        <w:r w:rsidDel="00815553">
          <w:rPr>
            <w:rStyle w:val="af0"/>
            <w:rFonts w:ascii="Times New Roman" w:hAnsi="Times New Roman"/>
            <w:szCs w:val="24"/>
          </w:rPr>
          <w:delInstrText xml:space="preserve"> HYPERLINK \l "_Toc528240065" </w:delInstrText>
        </w:r>
        <w:r w:rsidDel="00815553">
          <w:rPr>
            <w:rStyle w:val="af0"/>
            <w:rFonts w:ascii="Times New Roman" w:hAnsi="Times New Roman"/>
            <w:szCs w:val="24"/>
          </w:rPr>
        </w:r>
        <w:r w:rsidDel="00815553">
          <w:rPr>
            <w:rStyle w:val="af0"/>
            <w:rFonts w:ascii="Times New Roman" w:hAnsi="Times New Roman"/>
            <w:szCs w:val="24"/>
          </w:rPr>
          <w:fldChar w:fldCharType="separate"/>
        </w:r>
        <w:r w:rsidR="004C746A" w:rsidRPr="002150CE" w:rsidDel="00815553">
          <w:rPr>
            <w:rStyle w:val="af0"/>
            <w:rFonts w:ascii="Times New Roman" w:hAnsi="Times New Roman"/>
            <w:szCs w:val="24"/>
          </w:rPr>
          <w:delText>6.1 Инженерные изыскания в районах развития оползневых процессов для подготовки проектной документации объектов капитального строительства – первый этап</w:delText>
        </w:r>
        <w:r w:rsidR="004C746A" w:rsidRPr="002150CE" w:rsidDel="00815553">
          <w:rPr>
            <w:rStyle w:val="af0"/>
            <w:rFonts w:ascii="Times New Roman" w:hAnsi="Times New Roman"/>
            <w:webHidden/>
            <w:szCs w:val="24"/>
          </w:rPr>
          <w:tab/>
        </w:r>
        <w:r w:rsidDel="00815553">
          <w:rPr>
            <w:rStyle w:val="af0"/>
            <w:rFonts w:ascii="Times New Roman" w:hAnsi="Times New Roman"/>
            <w:szCs w:val="24"/>
          </w:rPr>
          <w:fldChar w:fldCharType="end"/>
        </w:r>
      </w:del>
    </w:p>
    <w:p w14:paraId="01FD97F4" w14:textId="162D8A4D" w:rsidR="004C746A" w:rsidRPr="002006F1" w:rsidDel="00815553" w:rsidRDefault="002006F1" w:rsidP="00815553">
      <w:pPr>
        <w:tabs>
          <w:tab w:val="left" w:leader="dot" w:pos="9355"/>
        </w:tabs>
        <w:spacing w:line="360" w:lineRule="auto"/>
        <w:rPr>
          <w:del w:id="58" w:author="Н.И." w:date="2019-02-14T17:09:00Z"/>
          <w:rStyle w:val="af0"/>
          <w:rFonts w:ascii="Times New Roman" w:hAnsi="Times New Roman"/>
        </w:rPr>
      </w:pPr>
      <w:del w:id="59" w:author="Н.И." w:date="2019-02-14T17:09:00Z">
        <w:r w:rsidDel="00815553">
          <w:rPr>
            <w:rStyle w:val="af0"/>
            <w:rFonts w:ascii="Times New Roman" w:hAnsi="Times New Roman"/>
            <w:szCs w:val="24"/>
          </w:rPr>
          <w:fldChar w:fldCharType="begin"/>
        </w:r>
        <w:r w:rsidDel="00815553">
          <w:rPr>
            <w:rStyle w:val="af0"/>
            <w:rFonts w:ascii="Times New Roman" w:hAnsi="Times New Roman"/>
            <w:szCs w:val="24"/>
          </w:rPr>
          <w:delInstrText xml:space="preserve"> HYPERLINK \l "_Toc528240066" </w:delInstrText>
        </w:r>
        <w:r w:rsidDel="00815553">
          <w:rPr>
            <w:rStyle w:val="af0"/>
            <w:rFonts w:ascii="Times New Roman" w:hAnsi="Times New Roman"/>
            <w:szCs w:val="24"/>
          </w:rPr>
        </w:r>
        <w:r w:rsidDel="00815553">
          <w:rPr>
            <w:rStyle w:val="af0"/>
            <w:rFonts w:ascii="Times New Roman" w:hAnsi="Times New Roman"/>
            <w:szCs w:val="24"/>
          </w:rPr>
          <w:fldChar w:fldCharType="separate"/>
        </w:r>
        <w:r w:rsidR="004C746A" w:rsidRPr="002150CE" w:rsidDel="00815553">
          <w:rPr>
            <w:rStyle w:val="af0"/>
            <w:rFonts w:ascii="Times New Roman" w:hAnsi="Times New Roman"/>
            <w:szCs w:val="24"/>
          </w:rPr>
          <w:delText>6.2 Инженерные изыскания в районах развития оползневых процессов для подготовки проектной документации объектов капитального строительства – второй этап</w:delText>
        </w:r>
        <w:r w:rsidR="004C746A" w:rsidRPr="002150CE" w:rsidDel="00815553">
          <w:rPr>
            <w:rStyle w:val="af0"/>
            <w:rFonts w:ascii="Times New Roman" w:hAnsi="Times New Roman"/>
            <w:webHidden/>
            <w:szCs w:val="24"/>
          </w:rPr>
          <w:tab/>
        </w:r>
        <w:r w:rsidDel="00815553">
          <w:rPr>
            <w:rStyle w:val="af0"/>
            <w:rFonts w:ascii="Times New Roman" w:hAnsi="Times New Roman"/>
            <w:szCs w:val="24"/>
          </w:rPr>
          <w:fldChar w:fldCharType="end"/>
        </w:r>
      </w:del>
    </w:p>
    <w:p w14:paraId="78BB26E8" w14:textId="5ECA3A73" w:rsidR="004C746A" w:rsidRPr="002006F1" w:rsidDel="00815553" w:rsidRDefault="002006F1" w:rsidP="00815553">
      <w:pPr>
        <w:tabs>
          <w:tab w:val="left" w:leader="dot" w:pos="9355"/>
        </w:tabs>
        <w:spacing w:line="360" w:lineRule="auto"/>
        <w:rPr>
          <w:del w:id="60" w:author="Н.И." w:date="2019-02-14T17:09:00Z"/>
          <w:rStyle w:val="af0"/>
          <w:rFonts w:ascii="Times New Roman" w:hAnsi="Times New Roman"/>
        </w:rPr>
      </w:pPr>
      <w:del w:id="61" w:author="Н.И." w:date="2019-02-14T17:09:00Z">
        <w:r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"_Toc528240067" </w:delInstrText>
        </w:r>
        <w:r w:rsidDel="00815553">
          <w:rPr>
            <w:rStyle w:val="af0"/>
            <w:rFonts w:ascii="Times New Roman" w:hAnsi="Times New Roman"/>
            <w:szCs w:val="24"/>
          </w:rPr>
        </w:r>
        <w:r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7 Инженерные изыскания в районах развития оползневых процессов при строительстве, эксплуатации и реконструкции зданий и сооружений</w:delText>
        </w:r>
        <w:r w:rsidR="004C746A" w:rsidRPr="002150CE" w:rsidDel="00815553">
          <w:rPr>
            <w:rStyle w:val="af0"/>
            <w:rFonts w:ascii="Times New Roman" w:hAnsi="Times New Roman"/>
            <w:webHidden/>
            <w:szCs w:val="24"/>
          </w:rPr>
          <w:tab/>
        </w:r>
        <w:r w:rsidDel="00815553">
          <w:rPr>
            <w:rStyle w:val="af0"/>
            <w:rFonts w:ascii="Times New Roman" w:hAnsi="Times New Roman"/>
            <w:szCs w:val="24"/>
          </w:rPr>
          <w:fldChar w:fldCharType="end"/>
        </w:r>
      </w:del>
    </w:p>
    <w:p w14:paraId="3ED08620" w14:textId="2E67EB44" w:rsidR="004C746A" w:rsidRPr="002006F1" w:rsidDel="00815553" w:rsidRDefault="002006F1" w:rsidP="00815553">
      <w:pPr>
        <w:tabs>
          <w:tab w:val="left" w:leader="dot" w:pos="9355"/>
        </w:tabs>
        <w:spacing w:line="360" w:lineRule="auto"/>
        <w:rPr>
          <w:del w:id="62" w:author="Н.И." w:date="2019-02-14T17:09:00Z"/>
          <w:rStyle w:val="af0"/>
          <w:rFonts w:ascii="Times New Roman" w:hAnsi="Times New Roman"/>
        </w:rPr>
      </w:pPr>
      <w:del w:id="63" w:author="Н.И." w:date="2019-02-14T17:09:00Z">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"_Toc528240068"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 xml:space="preserve">Приложение А </w:delText>
        </w:r>
        <w:r w:rsidRPr="002006F1" w:rsidDel="00815553">
          <w:rPr>
            <w:rStyle w:val="af0"/>
            <w:rFonts w:ascii="Times New Roman" w:hAnsi="Times New Roman"/>
            <w:szCs w:val="24"/>
          </w:rPr>
          <w:fldChar w:fldCharType="end"/>
        </w:r>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"_Toc528240069"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Конструкция глубинных марок</w:delText>
        </w:r>
        <w:r w:rsidR="004C746A" w:rsidRPr="002006F1" w:rsidDel="00815553">
          <w:rPr>
            <w:rStyle w:val="af0"/>
            <w:rFonts w:ascii="Times New Roman" w:hAnsi="Times New Roman"/>
            <w:webHidden/>
            <w:szCs w:val="24"/>
          </w:rPr>
          <w:tab/>
        </w:r>
        <w:r w:rsidRPr="002006F1" w:rsidDel="00815553">
          <w:rPr>
            <w:rStyle w:val="af0"/>
            <w:rFonts w:ascii="Times New Roman" w:hAnsi="Times New Roman"/>
            <w:szCs w:val="24"/>
          </w:rPr>
          <w:fldChar w:fldCharType="end"/>
        </w:r>
      </w:del>
    </w:p>
    <w:p w14:paraId="60B63D22" w14:textId="75CFAE9B" w:rsidR="004C746A" w:rsidRPr="002006F1" w:rsidDel="00815553" w:rsidRDefault="002006F1" w:rsidP="00815553">
      <w:pPr>
        <w:tabs>
          <w:tab w:val="left" w:leader="dot" w:pos="9355"/>
        </w:tabs>
        <w:spacing w:line="360" w:lineRule="auto"/>
        <w:rPr>
          <w:del w:id="64" w:author="Н.И." w:date="2019-02-14T17:09:00Z"/>
          <w:rStyle w:val="af0"/>
          <w:rFonts w:ascii="Times New Roman" w:hAnsi="Times New Roman"/>
        </w:rPr>
      </w:pPr>
      <w:del w:id="65" w:author="Н.И." w:date="2019-02-14T17:09:00Z">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"_Toc528240070"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 xml:space="preserve">Приложение Б </w:delText>
        </w:r>
        <w:r w:rsidRPr="002006F1" w:rsidDel="00815553">
          <w:rPr>
            <w:rStyle w:val="af0"/>
            <w:rFonts w:ascii="Times New Roman" w:hAnsi="Times New Roman"/>
            <w:szCs w:val="24"/>
          </w:rPr>
          <w:fldChar w:fldCharType="end"/>
        </w:r>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"_Toc528240071"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Конструкция поверхностных марок</w:delText>
        </w:r>
        <w:r w:rsidR="004C746A" w:rsidRPr="002006F1" w:rsidDel="00815553">
          <w:rPr>
            <w:rStyle w:val="af0"/>
            <w:rFonts w:ascii="Times New Roman" w:hAnsi="Times New Roman"/>
            <w:webHidden/>
            <w:szCs w:val="24"/>
          </w:rPr>
          <w:tab/>
        </w:r>
        <w:r w:rsidRPr="002006F1" w:rsidDel="00815553">
          <w:rPr>
            <w:rStyle w:val="af0"/>
            <w:rFonts w:ascii="Times New Roman" w:hAnsi="Times New Roman"/>
            <w:szCs w:val="24"/>
          </w:rPr>
          <w:fldChar w:fldCharType="end"/>
        </w:r>
      </w:del>
    </w:p>
    <w:p w14:paraId="4A543471" w14:textId="375558BE" w:rsidR="004C746A" w:rsidRPr="002006F1" w:rsidDel="00815553" w:rsidRDefault="002006F1" w:rsidP="00815553">
      <w:pPr>
        <w:tabs>
          <w:tab w:val="left" w:leader="dot" w:pos="9355"/>
        </w:tabs>
        <w:spacing w:line="360" w:lineRule="auto"/>
        <w:rPr>
          <w:del w:id="66" w:author="Н.И." w:date="2019-02-14T17:09:00Z"/>
          <w:rStyle w:val="af0"/>
          <w:rFonts w:ascii="Times New Roman" w:hAnsi="Times New Roman"/>
        </w:rPr>
      </w:pPr>
      <w:del w:id="67" w:author="Н.И." w:date="2019-02-14T17:09:00Z">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"_Toc528240072"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 xml:space="preserve">Приложение В </w:delText>
        </w:r>
        <w:r w:rsidRPr="002006F1" w:rsidDel="00815553">
          <w:rPr>
            <w:rStyle w:val="af0"/>
            <w:rFonts w:ascii="Times New Roman" w:hAnsi="Times New Roman"/>
            <w:szCs w:val="24"/>
          </w:rPr>
          <w:fldChar w:fldCharType="end"/>
        </w:r>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"_Toc528240073"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Конструкция контрольных марок</w:delText>
        </w:r>
        <w:r w:rsidR="004C746A" w:rsidRPr="002006F1" w:rsidDel="00815553">
          <w:rPr>
            <w:rStyle w:val="af0"/>
            <w:rFonts w:ascii="Times New Roman" w:hAnsi="Times New Roman"/>
            <w:webHidden/>
            <w:szCs w:val="24"/>
          </w:rPr>
          <w:tab/>
        </w:r>
        <w:r w:rsidRPr="002006F1" w:rsidDel="00815553">
          <w:rPr>
            <w:rStyle w:val="af0"/>
            <w:rFonts w:ascii="Times New Roman" w:hAnsi="Times New Roman"/>
            <w:szCs w:val="24"/>
          </w:rPr>
          <w:fldChar w:fldCharType="end"/>
        </w:r>
      </w:del>
    </w:p>
    <w:p w14:paraId="1B6CACE4" w14:textId="4C82859D" w:rsidR="004C746A" w:rsidRPr="002006F1" w:rsidDel="00815553" w:rsidRDefault="002006F1" w:rsidP="00815553">
      <w:pPr>
        <w:tabs>
          <w:tab w:val="left" w:leader="dot" w:pos="9355"/>
        </w:tabs>
        <w:spacing w:line="360" w:lineRule="auto"/>
        <w:rPr>
          <w:del w:id="68" w:author="Н.И." w:date="2019-02-14T17:09:00Z"/>
          <w:rStyle w:val="af0"/>
          <w:rFonts w:ascii="Times New Roman" w:hAnsi="Times New Roman"/>
        </w:rPr>
      </w:pPr>
      <w:del w:id="69" w:author="Н.И." w:date="2019-02-14T17:09:00Z">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"_Toc528240074"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 xml:space="preserve">Приложение Г </w:delText>
        </w:r>
        <w:r w:rsidRPr="002006F1" w:rsidDel="00815553">
          <w:rPr>
            <w:rStyle w:val="af0"/>
            <w:rFonts w:ascii="Times New Roman" w:hAnsi="Times New Roman"/>
            <w:szCs w:val="24"/>
          </w:rPr>
          <w:fldChar w:fldCharType="end"/>
        </w:r>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"_Toc528240075"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Классификация оползневых процессов</w:delText>
        </w:r>
        <w:r w:rsidR="004C746A" w:rsidRPr="002006F1" w:rsidDel="00815553">
          <w:rPr>
            <w:rStyle w:val="af0"/>
            <w:rFonts w:ascii="Times New Roman" w:hAnsi="Times New Roman"/>
            <w:webHidden/>
            <w:szCs w:val="24"/>
          </w:rPr>
          <w:tab/>
        </w:r>
        <w:r w:rsidRPr="002006F1" w:rsidDel="00815553">
          <w:rPr>
            <w:rStyle w:val="af0"/>
            <w:rFonts w:ascii="Times New Roman" w:hAnsi="Times New Roman"/>
            <w:szCs w:val="24"/>
          </w:rPr>
          <w:fldChar w:fldCharType="end"/>
        </w:r>
      </w:del>
    </w:p>
    <w:p w14:paraId="33317880" w14:textId="2DA0103A" w:rsidR="004C746A" w:rsidRPr="002006F1" w:rsidDel="00815553" w:rsidRDefault="002006F1" w:rsidP="00815553">
      <w:pPr>
        <w:tabs>
          <w:tab w:val="left" w:leader="dot" w:pos="9355"/>
        </w:tabs>
        <w:spacing w:line="360" w:lineRule="auto"/>
        <w:rPr>
          <w:del w:id="70" w:author="Н.И." w:date="2019-02-14T17:09:00Z"/>
          <w:rStyle w:val="af0"/>
          <w:rFonts w:ascii="Times New Roman" w:hAnsi="Times New Roman"/>
        </w:rPr>
      </w:pPr>
      <w:del w:id="71" w:author="Н.И." w:date="2019-02-14T17:09:00Z">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"_Toc528240076"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 xml:space="preserve">Приложение Д </w:delText>
        </w:r>
        <w:r w:rsidRPr="002006F1" w:rsidDel="00815553">
          <w:rPr>
            <w:rStyle w:val="af0"/>
            <w:rFonts w:ascii="Times New Roman" w:hAnsi="Times New Roman"/>
            <w:szCs w:val="24"/>
          </w:rPr>
          <w:fldChar w:fldCharType="end"/>
        </w:r>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"_Toc528240077"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Стадии оползневого процесса и соответствующие задачи, методы инженерно-геологических исследований</w:delText>
        </w:r>
        <w:r w:rsidR="004C746A" w:rsidRPr="002006F1" w:rsidDel="00815553">
          <w:rPr>
            <w:rStyle w:val="af0"/>
            <w:rFonts w:ascii="Times New Roman" w:hAnsi="Times New Roman"/>
            <w:webHidden/>
            <w:szCs w:val="24"/>
          </w:rPr>
          <w:tab/>
        </w:r>
        <w:r w:rsidRPr="002006F1" w:rsidDel="00815553">
          <w:rPr>
            <w:rStyle w:val="af0"/>
            <w:rFonts w:ascii="Times New Roman" w:hAnsi="Times New Roman"/>
            <w:szCs w:val="24"/>
          </w:rPr>
          <w:fldChar w:fldCharType="end"/>
        </w:r>
      </w:del>
    </w:p>
    <w:p w14:paraId="0BE89FE5" w14:textId="5F8B68EA" w:rsidR="004C746A" w:rsidRPr="002006F1" w:rsidDel="00815553" w:rsidRDefault="002006F1" w:rsidP="00815553">
      <w:pPr>
        <w:tabs>
          <w:tab w:val="left" w:leader="dot" w:pos="9355"/>
        </w:tabs>
        <w:spacing w:line="360" w:lineRule="auto"/>
        <w:rPr>
          <w:del w:id="72" w:author="Н.И." w:date="2019-02-14T17:09:00Z"/>
          <w:rStyle w:val="af0"/>
          <w:rFonts w:ascii="Times New Roman" w:hAnsi="Times New Roman"/>
        </w:rPr>
      </w:pPr>
      <w:del w:id="73" w:author="Н.И." w:date="2019-02-14T17:09:00Z">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"_Toc528240078"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Приложение Ж</w:delText>
        </w:r>
        <w:r w:rsidRPr="002006F1" w:rsidDel="00815553">
          <w:rPr>
            <w:rStyle w:val="af0"/>
            <w:rFonts w:ascii="Times New Roman" w:hAnsi="Times New Roman"/>
            <w:szCs w:val="24"/>
          </w:rPr>
          <w:fldChar w:fldCharType="end"/>
        </w:r>
        <w:r w:rsidR="004C746A" w:rsidRPr="002006F1" w:rsidDel="00815553">
          <w:rPr>
            <w:rStyle w:val="af0"/>
            <w:rFonts w:ascii="Times New Roman" w:hAnsi="Times New Roman"/>
          </w:rPr>
          <w:delText xml:space="preserve"> </w:delText>
        </w:r>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"_Toc528240079"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Cхемы описания оползня и оползневых трещин</w:delText>
        </w:r>
        <w:r w:rsidR="004C746A" w:rsidRPr="002006F1" w:rsidDel="00815553">
          <w:rPr>
            <w:rStyle w:val="af0"/>
            <w:rFonts w:ascii="Times New Roman" w:hAnsi="Times New Roman"/>
            <w:webHidden/>
            <w:szCs w:val="24"/>
          </w:rPr>
          <w:tab/>
        </w:r>
        <w:r w:rsidRPr="002006F1" w:rsidDel="00815553">
          <w:rPr>
            <w:rStyle w:val="af0"/>
            <w:rFonts w:ascii="Times New Roman" w:hAnsi="Times New Roman"/>
            <w:szCs w:val="24"/>
          </w:rPr>
          <w:fldChar w:fldCharType="end"/>
        </w:r>
      </w:del>
    </w:p>
    <w:p w14:paraId="764ABC0D" w14:textId="703BB585" w:rsidR="004C746A" w:rsidRPr="002006F1" w:rsidDel="00815553" w:rsidRDefault="002006F1" w:rsidP="00815553">
      <w:pPr>
        <w:tabs>
          <w:tab w:val="left" w:leader="dot" w:pos="9355"/>
        </w:tabs>
        <w:spacing w:line="360" w:lineRule="auto"/>
        <w:rPr>
          <w:del w:id="74" w:author="Н.И." w:date="2019-02-14T17:09:00Z"/>
          <w:rStyle w:val="af0"/>
          <w:rFonts w:ascii="Times New Roman" w:hAnsi="Times New Roman"/>
        </w:rPr>
      </w:pPr>
      <w:del w:id="75" w:author="Н.И." w:date="2019-02-14T17:09:00Z">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"_Toc528240080"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Приложение И</w:delText>
        </w:r>
        <w:r w:rsidRPr="002006F1" w:rsidDel="00815553">
          <w:rPr>
            <w:rStyle w:val="af0"/>
            <w:rFonts w:ascii="Times New Roman" w:hAnsi="Times New Roman"/>
            <w:szCs w:val="24"/>
          </w:rPr>
          <w:fldChar w:fldCharType="end"/>
        </w:r>
        <w:r w:rsidR="004C746A" w:rsidRPr="002006F1" w:rsidDel="00815553">
          <w:rPr>
            <w:rStyle w:val="af0"/>
            <w:rFonts w:ascii="Times New Roman" w:hAnsi="Times New Roman"/>
          </w:rPr>
          <w:delText xml:space="preserve"> </w:delText>
        </w:r>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"_Toc528240081"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Входные лабораторные параметры для моделей грунта (при моделировании деформаций на оползневых и оползнеопасных склонах)</w:delText>
        </w:r>
        <w:r w:rsidR="004C746A" w:rsidRPr="002006F1" w:rsidDel="00815553">
          <w:rPr>
            <w:rStyle w:val="af0"/>
            <w:rFonts w:ascii="Times New Roman" w:hAnsi="Times New Roman"/>
            <w:webHidden/>
            <w:szCs w:val="24"/>
          </w:rPr>
          <w:tab/>
        </w:r>
        <w:r w:rsidRPr="002006F1" w:rsidDel="00815553">
          <w:rPr>
            <w:rStyle w:val="af0"/>
            <w:rFonts w:ascii="Times New Roman" w:hAnsi="Times New Roman"/>
            <w:szCs w:val="24"/>
          </w:rPr>
          <w:fldChar w:fldCharType="end"/>
        </w:r>
      </w:del>
    </w:p>
    <w:p w14:paraId="2C1D30D7" w14:textId="0AB83DA7" w:rsidR="004C746A" w:rsidRPr="002006F1" w:rsidDel="00815553" w:rsidRDefault="002006F1" w:rsidP="00815553">
      <w:pPr>
        <w:tabs>
          <w:tab w:val="left" w:leader="dot" w:pos="9355"/>
        </w:tabs>
        <w:spacing w:line="360" w:lineRule="auto"/>
        <w:rPr>
          <w:del w:id="76" w:author="Н.И." w:date="2019-02-14T17:09:00Z"/>
          <w:rStyle w:val="af0"/>
          <w:rFonts w:ascii="Times New Roman" w:hAnsi="Times New Roman"/>
        </w:rPr>
      </w:pPr>
      <w:del w:id="77" w:author="Н.И." w:date="2019-02-14T17:09:00Z">
        <w:r w:rsidRPr="002006F1" w:rsidDel="00815553">
          <w:rPr>
            <w:rStyle w:val="af0"/>
            <w:rFonts w:ascii="Times New Roman" w:hAnsi="Times New Roman"/>
            <w:szCs w:val="24"/>
          </w:rPr>
          <w:fldChar w:fldCharType="begin"/>
        </w:r>
        <w:r w:rsidRPr="002006F1" w:rsidDel="00815553">
          <w:rPr>
            <w:rStyle w:val="af0"/>
            <w:rFonts w:ascii="Times New Roman" w:hAnsi="Times New Roman"/>
            <w:szCs w:val="24"/>
          </w:rPr>
          <w:delInstrText xml:space="preserve"> HYPERLINK \l "_Toc528240082" </w:delInstrText>
        </w:r>
        <w:r w:rsidRPr="002006F1" w:rsidDel="00815553">
          <w:rPr>
            <w:rStyle w:val="af0"/>
            <w:rFonts w:ascii="Times New Roman" w:hAnsi="Times New Roman"/>
            <w:szCs w:val="24"/>
          </w:rPr>
        </w:r>
        <w:r w:rsidRPr="002006F1" w:rsidDel="00815553">
          <w:rPr>
            <w:rStyle w:val="af0"/>
            <w:rFonts w:ascii="Times New Roman" w:hAnsi="Times New Roman"/>
            <w:szCs w:val="24"/>
          </w:rPr>
          <w:fldChar w:fldCharType="separate"/>
        </w:r>
        <w:r w:rsidR="004C746A" w:rsidRPr="002006F1" w:rsidDel="00815553">
          <w:rPr>
            <w:rStyle w:val="af0"/>
            <w:rFonts w:ascii="Times New Roman" w:hAnsi="Times New Roman"/>
            <w:szCs w:val="24"/>
          </w:rPr>
          <w:delText xml:space="preserve">Библиография </w:delText>
        </w:r>
        <w:r w:rsidRPr="002006F1" w:rsidDel="00815553">
          <w:rPr>
            <w:rStyle w:val="af0"/>
            <w:rFonts w:ascii="Times New Roman" w:hAnsi="Times New Roman"/>
            <w:szCs w:val="24"/>
          </w:rPr>
          <w:fldChar w:fldCharType="end"/>
        </w:r>
        <w:r w:rsidR="004C746A" w:rsidRPr="00590789" w:rsidDel="00815553">
          <w:rPr>
            <w:rStyle w:val="af0"/>
            <w:rFonts w:ascii="Times New Roman" w:hAnsi="Times New Roman"/>
            <w:sz w:val="20"/>
          </w:rPr>
          <w:tab/>
        </w:r>
      </w:del>
    </w:p>
    <w:p w14:paraId="063FD241" w14:textId="58CFCB27" w:rsidR="00332491" w:rsidRPr="002150CE" w:rsidRDefault="004C746A" w:rsidP="00873341">
      <w:pPr>
        <w:tabs>
          <w:tab w:val="left" w:leader="dot" w:pos="9355"/>
        </w:tabs>
        <w:spacing w:line="360" w:lineRule="auto"/>
        <w:jc w:val="center"/>
        <w:rPr>
          <w:rFonts w:ascii="Times New Roman" w:hAnsi="Times New Roman"/>
          <w:sz w:val="26"/>
          <w:szCs w:val="26"/>
        </w:rPr>
      </w:pPr>
      <w:r w:rsidRPr="002006F1">
        <w:rPr>
          <w:rStyle w:val="af0"/>
          <w:rFonts w:ascii="Times New Roman" w:hAnsi="Times New Roman"/>
        </w:rPr>
        <w:fldChar w:fldCharType="end"/>
      </w:r>
      <w:commentRangeEnd w:id="43"/>
      <w:r w:rsidR="000D3414">
        <w:rPr>
          <w:rStyle w:val="aa"/>
        </w:rPr>
        <w:commentReference w:id="43"/>
      </w:r>
      <w:r w:rsidR="00FB0A2F" w:rsidRPr="002150CE">
        <w:rPr>
          <w:rStyle w:val="af0"/>
          <w:rFonts w:ascii="Times New Roman" w:hAnsi="Times New Roman"/>
          <w:szCs w:val="24"/>
        </w:rPr>
        <w:br w:type="page"/>
      </w:r>
      <w:r w:rsidR="00332491" w:rsidRPr="002150CE">
        <w:rPr>
          <w:rFonts w:ascii="Times New Roman" w:hAnsi="Times New Roman"/>
          <w:b/>
          <w:sz w:val="26"/>
          <w:szCs w:val="26"/>
        </w:rPr>
        <w:lastRenderedPageBreak/>
        <w:t>В</w:t>
      </w:r>
      <w:r w:rsidR="00621B33" w:rsidRPr="002150CE">
        <w:rPr>
          <w:rFonts w:ascii="Times New Roman" w:hAnsi="Times New Roman"/>
          <w:b/>
          <w:sz w:val="26"/>
          <w:szCs w:val="26"/>
        </w:rPr>
        <w:t>ведение</w:t>
      </w:r>
      <w:bookmarkEnd w:id="6"/>
    </w:p>
    <w:p w14:paraId="5971B1A6" w14:textId="77777777" w:rsidR="00424398" w:rsidRPr="002150CE" w:rsidRDefault="00424398" w:rsidP="009D4B8B">
      <w:pPr>
        <w:ind w:firstLine="709"/>
        <w:rPr>
          <w:rFonts w:ascii="Times New Roman" w:hAnsi="Times New Roman"/>
        </w:rPr>
      </w:pPr>
    </w:p>
    <w:p w14:paraId="79B90352" w14:textId="22ABFA33" w:rsidR="000C24CC" w:rsidRPr="002150CE" w:rsidRDefault="00133447" w:rsidP="008E73FC">
      <w:pPr>
        <w:pStyle w:val="a9"/>
        <w:widowControl w:val="0"/>
        <w:spacing w:after="0" w:line="360" w:lineRule="auto"/>
        <w:ind w:firstLine="709"/>
        <w:jc w:val="both"/>
        <w:rPr>
          <w:rFonts w:ascii="Times New Roman" w:hAnsi="Times New Roman"/>
          <w:sz w:val="24"/>
          <w:szCs w:val="24"/>
        </w:rPr>
      </w:pPr>
      <w:bookmarkStart w:id="78" w:name="_Hlk528137025"/>
      <w:r w:rsidRPr="002150CE">
        <w:rPr>
          <w:rFonts w:ascii="Times New Roman" w:hAnsi="Times New Roman"/>
          <w:sz w:val="24"/>
          <w:szCs w:val="24"/>
        </w:rPr>
        <w:t xml:space="preserve">Настоящий свод правил разработан </w:t>
      </w:r>
      <w:r w:rsidR="000C24CC" w:rsidRPr="002150CE">
        <w:rPr>
          <w:rFonts w:ascii="Times New Roman" w:hAnsi="Times New Roman"/>
          <w:sz w:val="24"/>
          <w:szCs w:val="24"/>
        </w:rPr>
        <w:t xml:space="preserve">с целью реализации основных положений </w:t>
      </w:r>
      <w:r w:rsidR="00251D78" w:rsidRPr="002150CE">
        <w:rPr>
          <w:rFonts w:ascii="Times New Roman" w:hAnsi="Times New Roman"/>
          <w:sz w:val="24"/>
          <w:szCs w:val="24"/>
        </w:rPr>
        <w:t>Федеральн</w:t>
      </w:r>
      <w:r w:rsidR="001330BD" w:rsidRPr="002150CE">
        <w:rPr>
          <w:rFonts w:ascii="Times New Roman" w:hAnsi="Times New Roman"/>
          <w:sz w:val="24"/>
          <w:szCs w:val="24"/>
        </w:rPr>
        <w:t>ых</w:t>
      </w:r>
      <w:r w:rsidR="00251D78" w:rsidRPr="002150CE">
        <w:rPr>
          <w:rFonts w:ascii="Times New Roman" w:hAnsi="Times New Roman"/>
          <w:sz w:val="24"/>
          <w:szCs w:val="24"/>
        </w:rPr>
        <w:t xml:space="preserve"> закон</w:t>
      </w:r>
      <w:r w:rsidR="001330BD" w:rsidRPr="002150CE">
        <w:rPr>
          <w:rFonts w:ascii="Times New Roman" w:hAnsi="Times New Roman"/>
          <w:sz w:val="24"/>
          <w:szCs w:val="24"/>
        </w:rPr>
        <w:t>ов</w:t>
      </w:r>
      <w:r w:rsidR="00251D78" w:rsidRPr="002150CE">
        <w:rPr>
          <w:rFonts w:ascii="Times New Roman" w:hAnsi="Times New Roman"/>
          <w:sz w:val="24"/>
          <w:szCs w:val="24"/>
        </w:rPr>
        <w:t xml:space="preserve"> </w:t>
      </w:r>
      <w:r w:rsidR="001330BD" w:rsidRPr="002150CE">
        <w:rPr>
          <w:rFonts w:ascii="Times New Roman" w:hAnsi="Times New Roman"/>
          <w:sz w:val="24"/>
          <w:szCs w:val="24"/>
        </w:rPr>
        <w:t xml:space="preserve">от </w:t>
      </w:r>
      <w:r w:rsidR="00251D78" w:rsidRPr="002150CE">
        <w:rPr>
          <w:rFonts w:ascii="Times New Roman" w:hAnsi="Times New Roman"/>
          <w:sz w:val="24"/>
          <w:szCs w:val="24"/>
        </w:rPr>
        <w:t>29 декабря 2004</w:t>
      </w:r>
      <w:r w:rsidR="00114BFE" w:rsidRPr="002150CE">
        <w:rPr>
          <w:rFonts w:ascii="Times New Roman" w:hAnsi="Times New Roman"/>
          <w:sz w:val="24"/>
          <w:szCs w:val="24"/>
        </w:rPr>
        <w:t> </w:t>
      </w:r>
      <w:r w:rsidR="00251D78" w:rsidRPr="002150CE">
        <w:rPr>
          <w:rFonts w:ascii="Times New Roman" w:hAnsi="Times New Roman"/>
          <w:sz w:val="24"/>
          <w:szCs w:val="24"/>
        </w:rPr>
        <w:t>г. №</w:t>
      </w:r>
      <w:r w:rsidR="0067429B">
        <w:rPr>
          <w:rFonts w:ascii="Times New Roman" w:hAnsi="Times New Roman"/>
          <w:sz w:val="24"/>
          <w:szCs w:val="24"/>
        </w:rPr>
        <w:t xml:space="preserve"> </w:t>
      </w:r>
      <w:r w:rsidR="00251D78" w:rsidRPr="002150CE">
        <w:rPr>
          <w:rFonts w:ascii="Times New Roman" w:hAnsi="Times New Roman"/>
          <w:sz w:val="24"/>
          <w:szCs w:val="24"/>
        </w:rPr>
        <w:t>190-ФЗ</w:t>
      </w:r>
      <w:r w:rsidR="001330BD" w:rsidRPr="002150CE">
        <w:rPr>
          <w:rFonts w:ascii="Times New Roman" w:hAnsi="Times New Roman"/>
          <w:sz w:val="24"/>
          <w:szCs w:val="24"/>
        </w:rPr>
        <w:t xml:space="preserve"> «Градостроительный кодекс Российской Федерации»</w:t>
      </w:r>
      <w:r w:rsidR="00251D78" w:rsidRPr="002150CE">
        <w:rPr>
          <w:rFonts w:ascii="Times New Roman" w:hAnsi="Times New Roman"/>
          <w:sz w:val="24"/>
          <w:szCs w:val="24"/>
        </w:rPr>
        <w:t>, от 30</w:t>
      </w:r>
      <w:r w:rsidR="001330BD" w:rsidRPr="002150CE">
        <w:rPr>
          <w:rFonts w:ascii="Times New Roman" w:hAnsi="Times New Roman"/>
          <w:sz w:val="24"/>
          <w:szCs w:val="24"/>
        </w:rPr>
        <w:t xml:space="preserve"> декабря </w:t>
      </w:r>
      <w:r w:rsidR="00251D78" w:rsidRPr="002150CE">
        <w:rPr>
          <w:rFonts w:ascii="Times New Roman" w:hAnsi="Times New Roman"/>
          <w:sz w:val="24"/>
          <w:szCs w:val="24"/>
        </w:rPr>
        <w:t>2009</w:t>
      </w:r>
      <w:r w:rsidR="001330BD" w:rsidRPr="002150CE">
        <w:rPr>
          <w:rFonts w:ascii="Times New Roman" w:hAnsi="Times New Roman"/>
          <w:sz w:val="24"/>
          <w:szCs w:val="24"/>
        </w:rPr>
        <w:t> </w:t>
      </w:r>
      <w:r w:rsidR="00251D78" w:rsidRPr="002150CE">
        <w:rPr>
          <w:rFonts w:ascii="Times New Roman" w:hAnsi="Times New Roman"/>
          <w:sz w:val="24"/>
          <w:szCs w:val="24"/>
        </w:rPr>
        <w:t>г.</w:t>
      </w:r>
      <w:r w:rsidR="000C24CC" w:rsidRPr="002150CE">
        <w:rPr>
          <w:rFonts w:ascii="Times New Roman" w:hAnsi="Times New Roman"/>
          <w:sz w:val="24"/>
          <w:szCs w:val="24"/>
        </w:rPr>
        <w:t xml:space="preserve"> №</w:t>
      </w:r>
      <w:r w:rsidR="0067429B">
        <w:rPr>
          <w:rFonts w:ascii="Times New Roman" w:hAnsi="Times New Roman"/>
          <w:sz w:val="24"/>
          <w:szCs w:val="24"/>
        </w:rPr>
        <w:t xml:space="preserve"> </w:t>
      </w:r>
      <w:r w:rsidR="000C24CC" w:rsidRPr="002150CE">
        <w:rPr>
          <w:rFonts w:ascii="Times New Roman" w:hAnsi="Times New Roman"/>
          <w:sz w:val="24"/>
          <w:szCs w:val="24"/>
        </w:rPr>
        <w:t>384-ФЗ «Технический регламент о безопасности зданий и сооружений»</w:t>
      </w:r>
      <w:r w:rsidR="001330BD" w:rsidRPr="002150CE">
        <w:rPr>
          <w:rFonts w:ascii="Times New Roman" w:hAnsi="Times New Roman"/>
          <w:sz w:val="24"/>
          <w:szCs w:val="24"/>
        </w:rPr>
        <w:t xml:space="preserve">, </w:t>
      </w:r>
      <w:r w:rsidR="000C24CC" w:rsidRPr="002150CE">
        <w:rPr>
          <w:rFonts w:ascii="Times New Roman" w:hAnsi="Times New Roman"/>
          <w:sz w:val="24"/>
          <w:szCs w:val="24"/>
        </w:rPr>
        <w:t>от 27</w:t>
      </w:r>
      <w:r w:rsidR="00251D78" w:rsidRPr="002150CE">
        <w:rPr>
          <w:rFonts w:ascii="Times New Roman" w:hAnsi="Times New Roman"/>
          <w:sz w:val="24"/>
          <w:szCs w:val="24"/>
        </w:rPr>
        <w:t xml:space="preserve"> декабря </w:t>
      </w:r>
      <w:r w:rsidR="000C24CC" w:rsidRPr="002150CE">
        <w:rPr>
          <w:rFonts w:ascii="Times New Roman" w:hAnsi="Times New Roman"/>
          <w:sz w:val="24"/>
          <w:szCs w:val="24"/>
        </w:rPr>
        <w:t xml:space="preserve">2002 </w:t>
      </w:r>
      <w:r w:rsidR="008B6950" w:rsidRPr="002150CE">
        <w:rPr>
          <w:rFonts w:ascii="Times New Roman" w:hAnsi="Times New Roman"/>
          <w:sz w:val="24"/>
          <w:szCs w:val="24"/>
        </w:rPr>
        <w:t xml:space="preserve">г. </w:t>
      </w:r>
      <w:r w:rsidR="000C24CC" w:rsidRPr="002150CE">
        <w:rPr>
          <w:rFonts w:ascii="Times New Roman" w:hAnsi="Times New Roman"/>
          <w:sz w:val="24"/>
          <w:szCs w:val="24"/>
        </w:rPr>
        <w:t>№</w:t>
      </w:r>
      <w:r w:rsidR="0067429B">
        <w:rPr>
          <w:rFonts w:ascii="Times New Roman" w:hAnsi="Times New Roman"/>
          <w:sz w:val="24"/>
          <w:szCs w:val="24"/>
        </w:rPr>
        <w:t xml:space="preserve"> </w:t>
      </w:r>
      <w:r w:rsidR="000C24CC" w:rsidRPr="002150CE">
        <w:rPr>
          <w:rFonts w:ascii="Times New Roman" w:hAnsi="Times New Roman"/>
          <w:sz w:val="24"/>
          <w:szCs w:val="24"/>
        </w:rPr>
        <w:t>184-ФЗ «О техническом регулировании»</w:t>
      </w:r>
      <w:r w:rsidR="008E73FC" w:rsidRPr="002150CE">
        <w:rPr>
          <w:rFonts w:ascii="Times New Roman" w:hAnsi="Times New Roman"/>
          <w:sz w:val="24"/>
          <w:szCs w:val="24"/>
        </w:rPr>
        <w:t>.</w:t>
      </w:r>
    </w:p>
    <w:bookmarkEnd w:id="78"/>
    <w:p w14:paraId="49C14EB5" w14:textId="2D25B985" w:rsidR="00894BFE" w:rsidRPr="002150CE" w:rsidRDefault="00894BFE" w:rsidP="002E0BFA">
      <w:pPr>
        <w:spacing w:line="360" w:lineRule="auto"/>
        <w:ind w:firstLine="709"/>
        <w:jc w:val="both"/>
        <w:rPr>
          <w:rFonts w:ascii="Times New Roman" w:hAnsi="Times New Roman"/>
          <w:sz w:val="24"/>
          <w:szCs w:val="24"/>
        </w:rPr>
      </w:pPr>
      <w:r w:rsidRPr="002150CE">
        <w:rPr>
          <w:rFonts w:ascii="Times New Roman" w:hAnsi="Times New Roman"/>
          <w:sz w:val="24"/>
          <w:szCs w:val="24"/>
        </w:rPr>
        <w:t xml:space="preserve">При разработке учтены требования постановления Правительства </w:t>
      </w:r>
      <w:r w:rsidR="00114BFE" w:rsidRPr="002150CE">
        <w:rPr>
          <w:rFonts w:ascii="Times New Roman" w:hAnsi="Times New Roman"/>
          <w:sz w:val="24"/>
          <w:szCs w:val="24"/>
        </w:rPr>
        <w:t>Российской Федерации</w:t>
      </w:r>
      <w:r w:rsidR="009D60C5" w:rsidRPr="002150CE">
        <w:rPr>
          <w:rFonts w:ascii="Times New Roman" w:hAnsi="Times New Roman"/>
          <w:sz w:val="24"/>
          <w:szCs w:val="24"/>
        </w:rPr>
        <w:t xml:space="preserve"> </w:t>
      </w:r>
      <w:r w:rsidRPr="002150CE">
        <w:rPr>
          <w:rFonts w:ascii="Times New Roman" w:hAnsi="Times New Roman"/>
          <w:sz w:val="24"/>
          <w:szCs w:val="24"/>
        </w:rPr>
        <w:t>от 19 января 2006</w:t>
      </w:r>
      <w:r w:rsidR="005F3752" w:rsidRPr="002150CE">
        <w:rPr>
          <w:rFonts w:ascii="Times New Roman" w:hAnsi="Times New Roman"/>
          <w:sz w:val="24"/>
          <w:szCs w:val="24"/>
          <w:lang w:val="en-US"/>
        </w:rPr>
        <w:t> </w:t>
      </w:r>
      <w:r w:rsidR="008B6950" w:rsidRPr="002150CE">
        <w:rPr>
          <w:rFonts w:ascii="Times New Roman" w:hAnsi="Times New Roman"/>
          <w:sz w:val="24"/>
          <w:szCs w:val="24"/>
        </w:rPr>
        <w:t>г.</w:t>
      </w:r>
      <w:r w:rsidRPr="002150CE">
        <w:rPr>
          <w:rFonts w:ascii="Times New Roman" w:hAnsi="Times New Roman"/>
          <w:sz w:val="24"/>
          <w:szCs w:val="24"/>
        </w:rPr>
        <w:t xml:space="preserve"> №</w:t>
      </w:r>
      <w:r w:rsidR="0067429B">
        <w:rPr>
          <w:rFonts w:ascii="Times New Roman" w:hAnsi="Times New Roman"/>
          <w:sz w:val="24"/>
          <w:szCs w:val="24"/>
        </w:rPr>
        <w:t xml:space="preserve"> </w:t>
      </w:r>
      <w:r w:rsidRPr="002150CE">
        <w:rPr>
          <w:rFonts w:ascii="Times New Roman" w:hAnsi="Times New Roman"/>
          <w:sz w:val="24"/>
          <w:szCs w:val="24"/>
        </w:rPr>
        <w:t xml:space="preserve">20 «Об инженерных изысканиях для подготовки проектной документации, строительства, реконструкции объектов капитального строительства» и постановления Правительства </w:t>
      </w:r>
      <w:r w:rsidR="00CA6A49" w:rsidRPr="002150CE">
        <w:rPr>
          <w:rFonts w:ascii="Times New Roman" w:hAnsi="Times New Roman"/>
          <w:sz w:val="24"/>
          <w:szCs w:val="24"/>
        </w:rPr>
        <w:t>Российской Федерации</w:t>
      </w:r>
      <w:r w:rsidR="009D60C5" w:rsidRPr="002150CE">
        <w:rPr>
          <w:rFonts w:ascii="Times New Roman" w:hAnsi="Times New Roman"/>
          <w:sz w:val="24"/>
          <w:szCs w:val="24"/>
        </w:rPr>
        <w:t xml:space="preserve"> </w:t>
      </w:r>
      <w:r w:rsidRPr="002150CE">
        <w:rPr>
          <w:rFonts w:ascii="Times New Roman" w:hAnsi="Times New Roman"/>
          <w:sz w:val="24"/>
          <w:szCs w:val="24"/>
        </w:rPr>
        <w:t>от 16</w:t>
      </w:r>
      <w:r w:rsidR="00E25DA0" w:rsidRPr="002150CE">
        <w:rPr>
          <w:rFonts w:ascii="Times New Roman" w:hAnsi="Times New Roman"/>
          <w:sz w:val="24"/>
          <w:szCs w:val="24"/>
        </w:rPr>
        <w:t xml:space="preserve"> февраля </w:t>
      </w:r>
      <w:r w:rsidRPr="002150CE">
        <w:rPr>
          <w:rFonts w:ascii="Times New Roman" w:hAnsi="Times New Roman"/>
          <w:sz w:val="24"/>
          <w:szCs w:val="24"/>
        </w:rPr>
        <w:t>2008</w:t>
      </w:r>
      <w:r w:rsidR="008B6950" w:rsidRPr="002150CE">
        <w:rPr>
          <w:rFonts w:ascii="Times New Roman" w:hAnsi="Times New Roman"/>
          <w:sz w:val="24"/>
          <w:szCs w:val="24"/>
        </w:rPr>
        <w:t xml:space="preserve"> г.</w:t>
      </w:r>
      <w:r w:rsidRPr="002150CE">
        <w:rPr>
          <w:rFonts w:ascii="Times New Roman" w:hAnsi="Times New Roman"/>
          <w:sz w:val="24"/>
          <w:szCs w:val="24"/>
        </w:rPr>
        <w:t xml:space="preserve"> №</w:t>
      </w:r>
      <w:r w:rsidR="0067429B">
        <w:rPr>
          <w:rFonts w:ascii="Times New Roman" w:hAnsi="Times New Roman"/>
          <w:sz w:val="24"/>
          <w:szCs w:val="24"/>
        </w:rPr>
        <w:t xml:space="preserve"> </w:t>
      </w:r>
      <w:r w:rsidRPr="002150CE">
        <w:rPr>
          <w:rFonts w:ascii="Times New Roman" w:hAnsi="Times New Roman"/>
          <w:sz w:val="24"/>
          <w:szCs w:val="24"/>
        </w:rPr>
        <w:t>87 «О составе разделов проектной документации и требованиях к их содержанию».</w:t>
      </w:r>
    </w:p>
    <w:p w14:paraId="17F56194" w14:textId="13049F8F" w:rsidR="001B27A7" w:rsidRPr="002150CE" w:rsidRDefault="001B27A7" w:rsidP="002E0BFA">
      <w:pPr>
        <w:pStyle w:val="a9"/>
        <w:widowControl w:val="0"/>
        <w:spacing w:after="0" w:line="360" w:lineRule="auto"/>
        <w:ind w:firstLine="709"/>
        <w:jc w:val="both"/>
        <w:rPr>
          <w:rFonts w:ascii="Times New Roman" w:hAnsi="Times New Roman"/>
          <w:strike/>
          <w:sz w:val="24"/>
          <w:szCs w:val="24"/>
        </w:rPr>
      </w:pPr>
      <w:r w:rsidRPr="002150CE">
        <w:rPr>
          <w:rFonts w:ascii="Times New Roman" w:hAnsi="Times New Roman"/>
          <w:sz w:val="24"/>
          <w:szCs w:val="24"/>
        </w:rPr>
        <w:t>Свод правил по инженерным изысканиям для строительства в районах развития оползневых процессов, разработан в развитие обязательных положений и требований СП 47.13330.2016 «Инженерные изыскания для строительства. Основные положения», требований</w:t>
      </w:r>
      <w:r w:rsidR="00D26079" w:rsidRPr="002150CE">
        <w:rPr>
          <w:rFonts w:ascii="Times New Roman" w:hAnsi="Times New Roman"/>
          <w:sz w:val="24"/>
          <w:szCs w:val="24"/>
        </w:rPr>
        <w:t xml:space="preserve"> СП 317.1325800.2017</w:t>
      </w:r>
      <w:r w:rsidRPr="002150CE">
        <w:rPr>
          <w:rFonts w:ascii="Times New Roman" w:hAnsi="Times New Roman"/>
          <w:iCs/>
          <w:sz w:val="24"/>
          <w:szCs w:val="24"/>
        </w:rPr>
        <w:t xml:space="preserve"> «Инженерно-геодезические изыскания для строительства. Общие правила производства работ» </w:t>
      </w:r>
      <w:r w:rsidR="000E298E" w:rsidRPr="002150CE">
        <w:rPr>
          <w:rFonts w:ascii="Times New Roman" w:hAnsi="Times New Roman"/>
          <w:iCs/>
          <w:sz w:val="24"/>
          <w:szCs w:val="24"/>
        </w:rPr>
        <w:t>и</w:t>
      </w:r>
      <w:r w:rsidR="009E0822" w:rsidRPr="002150CE">
        <w:rPr>
          <w:rFonts w:ascii="Times New Roman" w:hAnsi="Times New Roman"/>
          <w:iCs/>
          <w:sz w:val="24"/>
          <w:szCs w:val="24"/>
        </w:rPr>
        <w:t xml:space="preserve"> </w:t>
      </w:r>
      <w:bookmarkStart w:id="79" w:name="_Hlk528137639"/>
      <w:r w:rsidR="009E0822" w:rsidRPr="002150CE">
        <w:rPr>
          <w:rFonts w:ascii="Times New Roman" w:hAnsi="Times New Roman"/>
          <w:iCs/>
          <w:sz w:val="24"/>
          <w:szCs w:val="24"/>
        </w:rPr>
        <w:t>других нормативных документов,</w:t>
      </w:r>
      <w:r w:rsidR="008B6950" w:rsidRPr="002150CE">
        <w:rPr>
          <w:rFonts w:ascii="Times New Roman" w:hAnsi="Times New Roman"/>
          <w:iCs/>
          <w:sz w:val="24"/>
          <w:szCs w:val="24"/>
        </w:rPr>
        <w:t xml:space="preserve"> регламентирующих общие правила производства работ</w:t>
      </w:r>
      <w:bookmarkEnd w:id="79"/>
      <w:r w:rsidR="00251D78" w:rsidRPr="002150CE">
        <w:rPr>
          <w:rFonts w:ascii="Times New Roman" w:hAnsi="Times New Roman"/>
          <w:iCs/>
          <w:sz w:val="24"/>
          <w:szCs w:val="24"/>
        </w:rPr>
        <w:t>.</w:t>
      </w:r>
    </w:p>
    <w:p w14:paraId="3BAD2CDA" w14:textId="7A03BE28" w:rsidR="00CE1D0E" w:rsidRPr="002150CE" w:rsidRDefault="003C203B" w:rsidP="002E0BFA">
      <w:pPr>
        <w:widowControl w:val="0"/>
        <w:autoSpaceDE w:val="0"/>
        <w:autoSpaceDN w:val="0"/>
        <w:adjustRightInd w:val="0"/>
        <w:spacing w:line="360" w:lineRule="auto"/>
        <w:ind w:firstLine="709"/>
        <w:jc w:val="both"/>
        <w:rPr>
          <w:rFonts w:ascii="Times New Roman" w:hAnsi="Times New Roman"/>
          <w:sz w:val="24"/>
          <w:szCs w:val="24"/>
        </w:rPr>
      </w:pPr>
      <w:r w:rsidRPr="002150CE">
        <w:rPr>
          <w:rFonts w:ascii="Times New Roman" w:hAnsi="Times New Roman"/>
          <w:sz w:val="24"/>
          <w:szCs w:val="24"/>
        </w:rPr>
        <w:t xml:space="preserve">Свод правил подготовлен </w:t>
      </w:r>
      <w:r w:rsidR="00035A88" w:rsidRPr="002150CE">
        <w:rPr>
          <w:rFonts w:ascii="Times New Roman" w:hAnsi="Times New Roman"/>
          <w:sz w:val="24"/>
          <w:szCs w:val="24"/>
        </w:rPr>
        <w:t xml:space="preserve">ООО «ИГИИС» </w:t>
      </w:r>
      <w:r w:rsidRPr="002150CE">
        <w:rPr>
          <w:rFonts w:ascii="Times New Roman" w:hAnsi="Times New Roman"/>
          <w:sz w:val="24"/>
          <w:szCs w:val="24"/>
        </w:rPr>
        <w:t>(</w:t>
      </w:r>
      <w:r w:rsidR="00F71069" w:rsidRPr="002150CE">
        <w:rPr>
          <w:rFonts w:ascii="Times New Roman" w:hAnsi="Times New Roman"/>
          <w:sz w:val="24"/>
          <w:szCs w:val="24"/>
        </w:rPr>
        <w:t>р</w:t>
      </w:r>
      <w:r w:rsidRPr="002150CE">
        <w:rPr>
          <w:rFonts w:ascii="Times New Roman" w:hAnsi="Times New Roman"/>
          <w:sz w:val="24"/>
          <w:szCs w:val="24"/>
        </w:rPr>
        <w:t>уководитель работы –</w:t>
      </w:r>
      <w:r w:rsidR="0016476A" w:rsidRPr="002150CE">
        <w:rPr>
          <w:rFonts w:ascii="Times New Roman" w:hAnsi="Times New Roman"/>
          <w:sz w:val="24"/>
          <w:szCs w:val="24"/>
        </w:rPr>
        <w:t xml:space="preserve"> </w:t>
      </w:r>
      <w:r w:rsidRPr="002150CE">
        <w:rPr>
          <w:rFonts w:ascii="Times New Roman" w:hAnsi="Times New Roman"/>
          <w:sz w:val="24"/>
          <w:szCs w:val="24"/>
        </w:rPr>
        <w:t>к</w:t>
      </w:r>
      <w:r w:rsidR="00E25DA0" w:rsidRPr="002150CE">
        <w:rPr>
          <w:rFonts w:ascii="Times New Roman" w:hAnsi="Times New Roman"/>
          <w:sz w:val="24"/>
          <w:szCs w:val="24"/>
        </w:rPr>
        <w:t>анд. геол.-минерал. наук</w:t>
      </w:r>
      <w:r w:rsidRPr="002150CE">
        <w:rPr>
          <w:rFonts w:ascii="Times New Roman" w:hAnsi="Times New Roman"/>
          <w:sz w:val="24"/>
          <w:szCs w:val="24"/>
        </w:rPr>
        <w:t xml:space="preserve"> </w:t>
      </w:r>
      <w:r w:rsidRPr="002150CE">
        <w:rPr>
          <w:rFonts w:ascii="Times New Roman" w:hAnsi="Times New Roman"/>
          <w:i/>
          <w:sz w:val="24"/>
          <w:szCs w:val="24"/>
        </w:rPr>
        <w:t>М.И. Богданов</w:t>
      </w:r>
      <w:r w:rsidRPr="002150CE">
        <w:rPr>
          <w:rFonts w:ascii="Times New Roman" w:hAnsi="Times New Roman"/>
          <w:sz w:val="24"/>
          <w:szCs w:val="24"/>
        </w:rPr>
        <w:t>, ответственный исполнитель –</w:t>
      </w:r>
      <w:r w:rsidR="00E25DA0" w:rsidRPr="002150CE">
        <w:rPr>
          <w:rFonts w:ascii="Times New Roman" w:hAnsi="Times New Roman"/>
          <w:sz w:val="24"/>
          <w:szCs w:val="24"/>
        </w:rPr>
        <w:t xml:space="preserve"> канд. геол.-минерал. наук</w:t>
      </w:r>
      <w:r w:rsidR="002A3932" w:rsidRPr="002150CE">
        <w:rPr>
          <w:rFonts w:ascii="Times New Roman" w:hAnsi="Times New Roman"/>
          <w:sz w:val="24"/>
          <w:szCs w:val="24"/>
        </w:rPr>
        <w:t xml:space="preserve"> </w:t>
      </w:r>
      <w:r w:rsidR="00CD0805" w:rsidRPr="002150CE">
        <w:rPr>
          <w:rFonts w:ascii="Times New Roman" w:hAnsi="Times New Roman"/>
          <w:i/>
          <w:sz w:val="24"/>
          <w:szCs w:val="24"/>
        </w:rPr>
        <w:t>В.А.</w:t>
      </w:r>
      <w:r w:rsidR="00C54545" w:rsidRPr="002150CE">
        <w:rPr>
          <w:rFonts w:ascii="Times New Roman" w:hAnsi="Times New Roman"/>
          <w:i/>
          <w:sz w:val="24"/>
          <w:szCs w:val="24"/>
        </w:rPr>
        <w:t> </w:t>
      </w:r>
      <w:r w:rsidR="00CD0805" w:rsidRPr="002150CE">
        <w:rPr>
          <w:rFonts w:ascii="Times New Roman" w:hAnsi="Times New Roman"/>
          <w:i/>
          <w:sz w:val="24"/>
          <w:szCs w:val="24"/>
        </w:rPr>
        <w:t>Елкин</w:t>
      </w:r>
      <w:r w:rsidR="000E7B09" w:rsidRPr="002150CE">
        <w:rPr>
          <w:rFonts w:ascii="Times New Roman" w:hAnsi="Times New Roman"/>
          <w:sz w:val="24"/>
          <w:szCs w:val="24"/>
        </w:rPr>
        <w:t xml:space="preserve">, исполнители </w:t>
      </w:r>
      <w:r w:rsidR="00C160F1" w:rsidRPr="002150CE">
        <w:rPr>
          <w:rFonts w:ascii="Times New Roman" w:hAnsi="Times New Roman"/>
          <w:sz w:val="24"/>
          <w:szCs w:val="24"/>
        </w:rPr>
        <w:t>–</w:t>
      </w:r>
      <w:r w:rsidR="000E7B09" w:rsidRPr="002150CE">
        <w:rPr>
          <w:rFonts w:ascii="Times New Roman" w:hAnsi="Times New Roman"/>
          <w:sz w:val="24"/>
          <w:szCs w:val="24"/>
        </w:rPr>
        <w:t xml:space="preserve"> </w:t>
      </w:r>
      <w:r w:rsidR="00F7269F" w:rsidRPr="002150CE">
        <w:rPr>
          <w:rFonts w:ascii="Times New Roman" w:hAnsi="Times New Roman"/>
          <w:i/>
          <w:sz w:val="24"/>
          <w:szCs w:val="24"/>
        </w:rPr>
        <w:t>Г.В.</w:t>
      </w:r>
      <w:r w:rsidR="00CA257B" w:rsidRPr="002150CE">
        <w:rPr>
          <w:rFonts w:ascii="Times New Roman" w:hAnsi="Times New Roman"/>
          <w:i/>
          <w:sz w:val="24"/>
          <w:szCs w:val="24"/>
          <w:lang w:val="en-US"/>
        </w:rPr>
        <w:t> </w:t>
      </w:r>
      <w:r w:rsidR="00F7269F" w:rsidRPr="002150CE">
        <w:rPr>
          <w:rFonts w:ascii="Times New Roman" w:hAnsi="Times New Roman"/>
          <w:i/>
          <w:sz w:val="24"/>
          <w:szCs w:val="24"/>
        </w:rPr>
        <w:t>Мисник</w:t>
      </w:r>
      <w:r w:rsidR="00F7269F" w:rsidRPr="002150CE">
        <w:rPr>
          <w:rFonts w:ascii="Times New Roman" w:hAnsi="Times New Roman"/>
          <w:sz w:val="24"/>
          <w:szCs w:val="24"/>
        </w:rPr>
        <w:t xml:space="preserve">, </w:t>
      </w:r>
      <w:r w:rsidR="000E7B09" w:rsidRPr="002150CE">
        <w:rPr>
          <w:rFonts w:ascii="Times New Roman" w:hAnsi="Times New Roman"/>
          <w:i/>
          <w:sz w:val="24"/>
          <w:szCs w:val="24"/>
        </w:rPr>
        <w:t>Е.В.</w:t>
      </w:r>
      <w:r w:rsidR="00CA257B" w:rsidRPr="002150CE">
        <w:rPr>
          <w:rFonts w:ascii="Times New Roman" w:hAnsi="Times New Roman"/>
          <w:i/>
          <w:sz w:val="24"/>
          <w:szCs w:val="24"/>
          <w:lang w:val="en-US"/>
        </w:rPr>
        <w:t> </w:t>
      </w:r>
      <w:r w:rsidR="000E7B09" w:rsidRPr="002150CE">
        <w:rPr>
          <w:rFonts w:ascii="Times New Roman" w:hAnsi="Times New Roman"/>
          <w:i/>
          <w:sz w:val="24"/>
          <w:szCs w:val="24"/>
        </w:rPr>
        <w:t xml:space="preserve">Леденева, </w:t>
      </w:r>
      <w:ins w:id="80" w:author="Елена" w:date="2019-02-14T20:07:00Z">
        <w:r w:rsidR="006C2C8D">
          <w:rPr>
            <w:rFonts w:ascii="Times New Roman" w:hAnsi="Times New Roman"/>
            <w:i/>
            <w:sz w:val="24"/>
            <w:szCs w:val="24"/>
          </w:rPr>
          <w:t xml:space="preserve">С.А. </w:t>
        </w:r>
      </w:ins>
      <w:ins w:id="81" w:author="Елена" w:date="2019-02-14T20:08:00Z">
        <w:r w:rsidR="006C2C8D">
          <w:rPr>
            <w:rFonts w:ascii="Times New Roman" w:hAnsi="Times New Roman"/>
            <w:i/>
            <w:sz w:val="24"/>
            <w:szCs w:val="24"/>
          </w:rPr>
          <w:t xml:space="preserve">Гурова, </w:t>
        </w:r>
      </w:ins>
      <w:r w:rsidR="00F7269F" w:rsidRPr="002150CE">
        <w:rPr>
          <w:rFonts w:ascii="Times New Roman" w:hAnsi="Times New Roman"/>
          <w:i/>
          <w:sz w:val="24"/>
          <w:szCs w:val="24"/>
        </w:rPr>
        <w:t>Н.П.</w:t>
      </w:r>
      <w:r w:rsidR="00CA257B" w:rsidRPr="002150CE">
        <w:rPr>
          <w:rFonts w:ascii="Times New Roman" w:hAnsi="Times New Roman"/>
          <w:i/>
          <w:sz w:val="24"/>
          <w:szCs w:val="24"/>
          <w:lang w:val="en-US"/>
        </w:rPr>
        <w:t> </w:t>
      </w:r>
      <w:r w:rsidR="00F7269F" w:rsidRPr="002150CE">
        <w:rPr>
          <w:rFonts w:ascii="Times New Roman" w:hAnsi="Times New Roman"/>
          <w:i/>
          <w:sz w:val="24"/>
          <w:szCs w:val="24"/>
        </w:rPr>
        <w:t>Иевлева</w:t>
      </w:r>
      <w:r w:rsidR="00686600" w:rsidRPr="002150CE">
        <w:rPr>
          <w:rFonts w:ascii="Times New Roman" w:hAnsi="Times New Roman"/>
          <w:sz w:val="24"/>
          <w:szCs w:val="24"/>
        </w:rPr>
        <w:t>)</w:t>
      </w:r>
      <w:r w:rsidR="000F5BDB" w:rsidRPr="002150CE">
        <w:rPr>
          <w:rFonts w:ascii="Times New Roman" w:hAnsi="Times New Roman"/>
          <w:sz w:val="24"/>
          <w:szCs w:val="24"/>
        </w:rPr>
        <w:t xml:space="preserve">; </w:t>
      </w:r>
      <w:r w:rsidR="00B16D84" w:rsidRPr="002150CE">
        <w:rPr>
          <w:rFonts w:ascii="Times New Roman" w:hAnsi="Times New Roman"/>
          <w:sz w:val="24"/>
          <w:szCs w:val="24"/>
        </w:rPr>
        <w:t>д</w:t>
      </w:r>
      <w:r w:rsidR="00E25DA0" w:rsidRPr="002150CE">
        <w:rPr>
          <w:rFonts w:ascii="Times New Roman" w:hAnsi="Times New Roman"/>
          <w:sz w:val="24"/>
          <w:szCs w:val="24"/>
        </w:rPr>
        <w:t xml:space="preserve">-р </w:t>
      </w:r>
      <w:r w:rsidR="00E858AE" w:rsidRPr="002150CE">
        <w:rPr>
          <w:rFonts w:ascii="Times New Roman" w:hAnsi="Times New Roman"/>
          <w:sz w:val="24"/>
          <w:szCs w:val="24"/>
        </w:rPr>
        <w:t>т</w:t>
      </w:r>
      <w:r w:rsidR="00E25DA0" w:rsidRPr="002150CE">
        <w:rPr>
          <w:rFonts w:ascii="Times New Roman" w:hAnsi="Times New Roman"/>
          <w:sz w:val="24"/>
          <w:szCs w:val="24"/>
        </w:rPr>
        <w:t>ехн</w:t>
      </w:r>
      <w:r w:rsidR="00B16D84" w:rsidRPr="002150CE">
        <w:rPr>
          <w:rFonts w:ascii="Times New Roman" w:hAnsi="Times New Roman"/>
          <w:sz w:val="24"/>
          <w:szCs w:val="24"/>
        </w:rPr>
        <w:t>.</w:t>
      </w:r>
      <w:r w:rsidR="0016476A" w:rsidRPr="002150CE">
        <w:rPr>
          <w:rFonts w:ascii="Times New Roman" w:hAnsi="Times New Roman"/>
          <w:sz w:val="24"/>
          <w:szCs w:val="24"/>
        </w:rPr>
        <w:t> </w:t>
      </w:r>
      <w:r w:rsidR="00B16D84" w:rsidRPr="002150CE">
        <w:rPr>
          <w:rFonts w:ascii="Times New Roman" w:hAnsi="Times New Roman"/>
          <w:sz w:val="24"/>
          <w:szCs w:val="24"/>
        </w:rPr>
        <w:t>н</w:t>
      </w:r>
      <w:r w:rsidR="00E25DA0" w:rsidRPr="002150CE">
        <w:rPr>
          <w:rFonts w:ascii="Times New Roman" w:hAnsi="Times New Roman"/>
          <w:sz w:val="24"/>
          <w:szCs w:val="24"/>
        </w:rPr>
        <w:t>а</w:t>
      </w:r>
      <w:r w:rsidR="0016476A" w:rsidRPr="002150CE">
        <w:rPr>
          <w:rFonts w:ascii="Times New Roman" w:hAnsi="Times New Roman"/>
          <w:sz w:val="24"/>
          <w:szCs w:val="24"/>
        </w:rPr>
        <w:t>у</w:t>
      </w:r>
      <w:r w:rsidR="00E25DA0" w:rsidRPr="002150CE">
        <w:rPr>
          <w:rFonts w:ascii="Times New Roman" w:hAnsi="Times New Roman"/>
          <w:sz w:val="24"/>
          <w:szCs w:val="24"/>
        </w:rPr>
        <w:t>к</w:t>
      </w:r>
      <w:r w:rsidR="0016476A" w:rsidRPr="002150CE">
        <w:rPr>
          <w:rFonts w:ascii="Times New Roman" w:hAnsi="Times New Roman"/>
          <w:sz w:val="24"/>
          <w:szCs w:val="24"/>
        </w:rPr>
        <w:t xml:space="preserve"> </w:t>
      </w:r>
      <w:r w:rsidR="00B16D84" w:rsidRPr="002150CE">
        <w:rPr>
          <w:rFonts w:ascii="Times New Roman" w:hAnsi="Times New Roman"/>
          <w:i/>
          <w:sz w:val="24"/>
          <w:szCs w:val="24"/>
        </w:rPr>
        <w:t>С.И.</w:t>
      </w:r>
      <w:r w:rsidR="00CA257B" w:rsidRPr="002150CE">
        <w:rPr>
          <w:rFonts w:ascii="Times New Roman" w:hAnsi="Times New Roman"/>
          <w:i/>
          <w:sz w:val="24"/>
          <w:szCs w:val="24"/>
          <w:lang w:val="en-US"/>
        </w:rPr>
        <w:t> </w:t>
      </w:r>
      <w:r w:rsidR="00B16D84" w:rsidRPr="002150CE">
        <w:rPr>
          <w:rFonts w:ascii="Times New Roman" w:hAnsi="Times New Roman"/>
          <w:i/>
          <w:sz w:val="24"/>
          <w:szCs w:val="24"/>
        </w:rPr>
        <w:t>Маций</w:t>
      </w:r>
      <w:r w:rsidR="00B16D84" w:rsidRPr="002150CE">
        <w:rPr>
          <w:rFonts w:ascii="Times New Roman" w:hAnsi="Times New Roman"/>
          <w:sz w:val="24"/>
          <w:szCs w:val="24"/>
        </w:rPr>
        <w:t>;</w:t>
      </w:r>
      <w:r w:rsidR="004B6451" w:rsidRPr="002150CE">
        <w:rPr>
          <w:rFonts w:ascii="Times New Roman" w:hAnsi="Times New Roman"/>
          <w:sz w:val="24"/>
          <w:szCs w:val="24"/>
        </w:rPr>
        <w:t xml:space="preserve"> </w:t>
      </w:r>
      <w:r w:rsidR="00E25DA0" w:rsidRPr="002150CE">
        <w:rPr>
          <w:rFonts w:ascii="Times New Roman" w:hAnsi="Times New Roman"/>
          <w:sz w:val="24"/>
          <w:szCs w:val="24"/>
        </w:rPr>
        <w:t>д-р геол</w:t>
      </w:r>
      <w:r w:rsidR="0016476A" w:rsidRPr="002150CE">
        <w:rPr>
          <w:rFonts w:ascii="Times New Roman" w:hAnsi="Times New Roman"/>
          <w:sz w:val="24"/>
          <w:szCs w:val="24"/>
        </w:rPr>
        <w:t>.</w:t>
      </w:r>
      <w:r w:rsidR="00E25DA0" w:rsidRPr="002150CE">
        <w:rPr>
          <w:rFonts w:ascii="Times New Roman" w:hAnsi="Times New Roman"/>
          <w:sz w:val="24"/>
          <w:szCs w:val="24"/>
        </w:rPr>
        <w:t>-минерал. наук</w:t>
      </w:r>
      <w:r w:rsidR="00C160F1" w:rsidRPr="002150CE">
        <w:rPr>
          <w:rFonts w:ascii="Times New Roman" w:hAnsi="Times New Roman"/>
          <w:sz w:val="24"/>
          <w:szCs w:val="24"/>
        </w:rPr>
        <w:t xml:space="preserve"> </w:t>
      </w:r>
      <w:r w:rsidR="00D73562" w:rsidRPr="002150CE">
        <w:rPr>
          <w:rFonts w:ascii="Times New Roman" w:hAnsi="Times New Roman"/>
          <w:i/>
          <w:sz w:val="24"/>
          <w:szCs w:val="24"/>
        </w:rPr>
        <w:t>И.К.</w:t>
      </w:r>
      <w:r w:rsidR="00CA257B" w:rsidRPr="002150CE">
        <w:rPr>
          <w:rFonts w:ascii="Times New Roman" w:hAnsi="Times New Roman"/>
          <w:i/>
          <w:sz w:val="24"/>
          <w:szCs w:val="24"/>
          <w:lang w:val="en-US"/>
        </w:rPr>
        <w:t> </w:t>
      </w:r>
      <w:r w:rsidR="00D73562" w:rsidRPr="002150CE">
        <w:rPr>
          <w:rFonts w:ascii="Times New Roman" w:hAnsi="Times New Roman"/>
          <w:i/>
          <w:sz w:val="24"/>
          <w:szCs w:val="24"/>
        </w:rPr>
        <w:t>Фоменко</w:t>
      </w:r>
      <w:r w:rsidR="00D73562" w:rsidRPr="002150CE">
        <w:rPr>
          <w:rFonts w:ascii="Times New Roman" w:hAnsi="Times New Roman"/>
          <w:sz w:val="24"/>
          <w:szCs w:val="24"/>
        </w:rPr>
        <w:t xml:space="preserve">; </w:t>
      </w:r>
      <w:r w:rsidR="00E25DA0" w:rsidRPr="002150CE">
        <w:rPr>
          <w:rFonts w:ascii="Times New Roman" w:hAnsi="Times New Roman"/>
          <w:sz w:val="24"/>
          <w:szCs w:val="24"/>
        </w:rPr>
        <w:t>д-р геол</w:t>
      </w:r>
      <w:r w:rsidR="0016476A" w:rsidRPr="002150CE">
        <w:rPr>
          <w:rFonts w:ascii="Times New Roman" w:hAnsi="Times New Roman"/>
          <w:sz w:val="24"/>
          <w:szCs w:val="24"/>
        </w:rPr>
        <w:t>.</w:t>
      </w:r>
      <w:r w:rsidR="00E25DA0" w:rsidRPr="002150CE">
        <w:rPr>
          <w:rFonts w:ascii="Times New Roman" w:hAnsi="Times New Roman"/>
          <w:sz w:val="24"/>
          <w:szCs w:val="24"/>
        </w:rPr>
        <w:t>-минерал. наук</w:t>
      </w:r>
      <w:r w:rsidR="00D73562" w:rsidRPr="002150CE">
        <w:rPr>
          <w:rFonts w:ascii="Times New Roman" w:hAnsi="Times New Roman"/>
          <w:sz w:val="24"/>
          <w:szCs w:val="24"/>
        </w:rPr>
        <w:t xml:space="preserve"> </w:t>
      </w:r>
      <w:r w:rsidR="00CA257B" w:rsidRPr="002150CE">
        <w:rPr>
          <w:rFonts w:ascii="Times New Roman" w:hAnsi="Times New Roman"/>
          <w:i/>
          <w:sz w:val="24"/>
          <w:szCs w:val="24"/>
        </w:rPr>
        <w:t>Е.В.</w:t>
      </w:r>
      <w:r w:rsidR="00CA257B" w:rsidRPr="002150CE">
        <w:rPr>
          <w:rFonts w:ascii="Times New Roman" w:hAnsi="Times New Roman"/>
          <w:i/>
          <w:sz w:val="24"/>
          <w:szCs w:val="24"/>
          <w:lang w:val="en-US"/>
        </w:rPr>
        <w:t> </w:t>
      </w:r>
      <w:r w:rsidR="00D73562" w:rsidRPr="002150CE">
        <w:rPr>
          <w:rFonts w:ascii="Times New Roman" w:hAnsi="Times New Roman"/>
          <w:i/>
          <w:sz w:val="24"/>
          <w:szCs w:val="24"/>
        </w:rPr>
        <w:t>Безуглова</w:t>
      </w:r>
      <w:r w:rsidR="00D73562" w:rsidRPr="002150CE">
        <w:rPr>
          <w:rFonts w:ascii="Times New Roman" w:hAnsi="Times New Roman"/>
          <w:sz w:val="24"/>
          <w:szCs w:val="24"/>
        </w:rPr>
        <w:t xml:space="preserve">; </w:t>
      </w:r>
      <w:r w:rsidR="00E25DA0" w:rsidRPr="002150CE">
        <w:rPr>
          <w:rFonts w:ascii="Times New Roman" w:hAnsi="Times New Roman"/>
          <w:sz w:val="24"/>
          <w:szCs w:val="24"/>
        </w:rPr>
        <w:t>канд. геол</w:t>
      </w:r>
      <w:r w:rsidR="0016476A" w:rsidRPr="002150CE">
        <w:rPr>
          <w:rFonts w:ascii="Times New Roman" w:hAnsi="Times New Roman"/>
          <w:sz w:val="24"/>
          <w:szCs w:val="24"/>
        </w:rPr>
        <w:t>.</w:t>
      </w:r>
      <w:r w:rsidR="00E25DA0" w:rsidRPr="002150CE">
        <w:rPr>
          <w:rFonts w:ascii="Times New Roman" w:hAnsi="Times New Roman"/>
          <w:sz w:val="24"/>
          <w:szCs w:val="24"/>
        </w:rPr>
        <w:t>-минерал. наук</w:t>
      </w:r>
      <w:r w:rsidR="00D73562" w:rsidRPr="002150CE">
        <w:rPr>
          <w:rFonts w:ascii="Times New Roman" w:hAnsi="Times New Roman"/>
          <w:sz w:val="24"/>
          <w:szCs w:val="24"/>
        </w:rPr>
        <w:t xml:space="preserve"> </w:t>
      </w:r>
      <w:r w:rsidR="00CA257B" w:rsidRPr="002150CE">
        <w:rPr>
          <w:rFonts w:ascii="Times New Roman" w:hAnsi="Times New Roman"/>
          <w:i/>
          <w:sz w:val="24"/>
          <w:szCs w:val="24"/>
        </w:rPr>
        <w:t>А.Л.</w:t>
      </w:r>
      <w:r w:rsidR="00CA257B" w:rsidRPr="002150CE">
        <w:rPr>
          <w:rFonts w:ascii="Times New Roman" w:hAnsi="Times New Roman"/>
          <w:i/>
          <w:sz w:val="24"/>
          <w:szCs w:val="24"/>
          <w:lang w:val="en-US"/>
        </w:rPr>
        <w:t> </w:t>
      </w:r>
      <w:r w:rsidR="00CA257B" w:rsidRPr="002150CE">
        <w:rPr>
          <w:rFonts w:ascii="Times New Roman" w:hAnsi="Times New Roman"/>
          <w:i/>
          <w:sz w:val="24"/>
          <w:szCs w:val="24"/>
        </w:rPr>
        <w:t>Стром</w:t>
      </w:r>
      <w:r w:rsidR="00CA257B" w:rsidRPr="002150CE">
        <w:rPr>
          <w:rFonts w:ascii="Times New Roman" w:hAnsi="Times New Roman"/>
          <w:sz w:val="24"/>
          <w:szCs w:val="24"/>
        </w:rPr>
        <w:t>.</w:t>
      </w:r>
    </w:p>
    <w:p w14:paraId="7D9E88F9" w14:textId="77777777" w:rsidR="00C5138A" w:rsidRPr="002150CE" w:rsidRDefault="00C5138A" w:rsidP="002E0BFA">
      <w:pPr>
        <w:widowControl w:val="0"/>
        <w:autoSpaceDE w:val="0"/>
        <w:autoSpaceDN w:val="0"/>
        <w:adjustRightInd w:val="0"/>
        <w:spacing w:line="360" w:lineRule="auto"/>
        <w:ind w:firstLine="709"/>
        <w:jc w:val="both"/>
        <w:rPr>
          <w:rFonts w:ascii="Times New Roman" w:hAnsi="Times New Roman"/>
          <w:sz w:val="24"/>
          <w:szCs w:val="24"/>
        </w:rPr>
      </w:pPr>
    </w:p>
    <w:p w14:paraId="45F9BA3C" w14:textId="77777777" w:rsidR="00C5138A" w:rsidRPr="002150CE" w:rsidRDefault="00C5138A" w:rsidP="002E0BFA">
      <w:pPr>
        <w:widowControl w:val="0"/>
        <w:autoSpaceDE w:val="0"/>
        <w:autoSpaceDN w:val="0"/>
        <w:adjustRightInd w:val="0"/>
        <w:spacing w:line="360" w:lineRule="auto"/>
        <w:ind w:firstLine="709"/>
        <w:jc w:val="both"/>
        <w:rPr>
          <w:rFonts w:ascii="Times New Roman" w:hAnsi="Times New Roman"/>
          <w:sz w:val="24"/>
          <w:szCs w:val="24"/>
        </w:rPr>
      </w:pPr>
    </w:p>
    <w:p w14:paraId="186A5A5A" w14:textId="77777777" w:rsidR="00231E97" w:rsidRPr="002150CE" w:rsidRDefault="00231E97" w:rsidP="00186B56">
      <w:pPr>
        <w:widowControl w:val="0"/>
        <w:autoSpaceDE w:val="0"/>
        <w:autoSpaceDN w:val="0"/>
        <w:adjustRightInd w:val="0"/>
        <w:spacing w:line="360" w:lineRule="auto"/>
        <w:ind w:firstLine="709"/>
        <w:jc w:val="both"/>
        <w:rPr>
          <w:rFonts w:ascii="Times New Roman" w:hAnsi="Times New Roman"/>
          <w:sz w:val="24"/>
          <w:szCs w:val="24"/>
        </w:rPr>
      </w:pPr>
    </w:p>
    <w:p w14:paraId="4318FE45" w14:textId="77777777" w:rsidR="00231E97" w:rsidRPr="002150CE" w:rsidRDefault="00231E97" w:rsidP="00186B56">
      <w:pPr>
        <w:widowControl w:val="0"/>
        <w:autoSpaceDE w:val="0"/>
        <w:autoSpaceDN w:val="0"/>
        <w:adjustRightInd w:val="0"/>
        <w:spacing w:line="360" w:lineRule="auto"/>
        <w:ind w:firstLine="709"/>
        <w:jc w:val="both"/>
        <w:rPr>
          <w:rFonts w:ascii="Times New Roman" w:hAnsi="Times New Roman"/>
          <w:sz w:val="24"/>
          <w:szCs w:val="24"/>
        </w:rPr>
      </w:pPr>
    </w:p>
    <w:p w14:paraId="30DF7329" w14:textId="77777777" w:rsidR="00010231" w:rsidRPr="002150CE" w:rsidRDefault="00010231" w:rsidP="00186B56">
      <w:pPr>
        <w:widowControl w:val="0"/>
        <w:autoSpaceDE w:val="0"/>
        <w:autoSpaceDN w:val="0"/>
        <w:adjustRightInd w:val="0"/>
        <w:spacing w:line="360" w:lineRule="auto"/>
        <w:ind w:firstLine="709"/>
        <w:jc w:val="both"/>
        <w:rPr>
          <w:rFonts w:ascii="Times New Roman" w:hAnsi="Times New Roman"/>
          <w:sz w:val="24"/>
          <w:szCs w:val="24"/>
        </w:rPr>
      </w:pPr>
    </w:p>
    <w:p w14:paraId="0751BA6C" w14:textId="77777777" w:rsidR="00010231" w:rsidRPr="002150CE" w:rsidRDefault="00E40371" w:rsidP="00E40371">
      <w:pPr>
        <w:rPr>
          <w:rFonts w:ascii="Times New Roman" w:hAnsi="Times New Roman"/>
          <w:sz w:val="24"/>
          <w:szCs w:val="24"/>
        </w:rPr>
      </w:pPr>
      <w:r w:rsidRPr="002150CE">
        <w:rPr>
          <w:rFonts w:ascii="Times New Roman" w:hAnsi="Times New Roman"/>
          <w:sz w:val="24"/>
          <w:szCs w:val="24"/>
        </w:rPr>
        <w:br w:type="page"/>
      </w:r>
    </w:p>
    <w:p w14:paraId="6569827F" w14:textId="77777777" w:rsidR="00231E97" w:rsidRPr="002150CE" w:rsidRDefault="00231E97" w:rsidP="00E40371">
      <w:pPr>
        <w:rPr>
          <w:rFonts w:ascii="Times New Roman" w:hAnsi="Times New Roman"/>
          <w:sz w:val="24"/>
          <w:szCs w:val="24"/>
        </w:rPr>
        <w:sectPr w:rsidR="00231E97" w:rsidRPr="002150CE" w:rsidSect="00840306">
          <w:headerReference w:type="even" r:id="rId11"/>
          <w:headerReference w:type="default" r:id="rId12"/>
          <w:footerReference w:type="even" r:id="rId13"/>
          <w:footerReference w:type="default" r:id="rId14"/>
          <w:footerReference w:type="first" r:id="rId15"/>
          <w:type w:val="continuous"/>
          <w:pgSz w:w="12240" w:h="15840"/>
          <w:pgMar w:top="1134" w:right="850" w:bottom="1134" w:left="1701" w:header="720" w:footer="720" w:gutter="0"/>
          <w:pgNumType w:fmt="upperRoman" w:start="1"/>
          <w:cols w:space="720"/>
          <w:noEndnote/>
          <w:titlePg/>
          <w:docGrid w:linePitch="272"/>
        </w:sectPr>
      </w:pPr>
    </w:p>
    <w:p w14:paraId="1BC023FF" w14:textId="77777777" w:rsidR="00F835DC" w:rsidRPr="002150CE" w:rsidRDefault="00F835DC" w:rsidP="00F835DC">
      <w:pPr>
        <w:overflowPunct w:val="0"/>
        <w:autoSpaceDE w:val="0"/>
        <w:autoSpaceDN w:val="0"/>
        <w:adjustRightInd w:val="0"/>
        <w:ind w:right="-5" w:firstLine="284"/>
        <w:jc w:val="center"/>
        <w:rPr>
          <w:rFonts w:ascii="Times New Roman" w:hAnsi="Times New Roman"/>
          <w:b/>
          <w:bCs/>
          <w:sz w:val="24"/>
          <w:szCs w:val="24"/>
        </w:rPr>
      </w:pPr>
      <w:r w:rsidRPr="002150CE">
        <w:rPr>
          <w:rFonts w:ascii="Times New Roman" w:hAnsi="Times New Roman"/>
          <w:b/>
          <w:bCs/>
          <w:sz w:val="24"/>
          <w:szCs w:val="24"/>
        </w:rPr>
        <w:lastRenderedPageBreak/>
        <w:t>СВОД ПРАВИЛ</w:t>
      </w:r>
    </w:p>
    <w:p w14:paraId="3531A9A8" w14:textId="77777777" w:rsidR="00F835DC" w:rsidRPr="002150CE" w:rsidRDefault="00F835DC" w:rsidP="00F835DC">
      <w:pPr>
        <w:pBdr>
          <w:bottom w:val="single" w:sz="6" w:space="1" w:color="auto"/>
        </w:pBdr>
        <w:overflowPunct w:val="0"/>
        <w:autoSpaceDE w:val="0"/>
        <w:autoSpaceDN w:val="0"/>
        <w:adjustRightInd w:val="0"/>
        <w:ind w:right="-5" w:firstLine="284"/>
        <w:jc w:val="center"/>
        <w:rPr>
          <w:rFonts w:ascii="Times New Roman" w:hAnsi="Times New Roman"/>
          <w:b/>
          <w:bCs/>
          <w:sz w:val="24"/>
          <w:szCs w:val="24"/>
        </w:rPr>
      </w:pPr>
    </w:p>
    <w:p w14:paraId="4D465877" w14:textId="77777777" w:rsidR="00564F3F" w:rsidRPr="002150CE" w:rsidRDefault="00F835DC" w:rsidP="00F835DC">
      <w:pPr>
        <w:overflowPunct w:val="0"/>
        <w:autoSpaceDE w:val="0"/>
        <w:autoSpaceDN w:val="0"/>
        <w:adjustRightInd w:val="0"/>
        <w:ind w:right="-5" w:firstLine="284"/>
        <w:jc w:val="center"/>
        <w:rPr>
          <w:rFonts w:ascii="Times New Roman" w:hAnsi="Times New Roman"/>
          <w:b/>
          <w:bCs/>
          <w:sz w:val="24"/>
          <w:szCs w:val="24"/>
        </w:rPr>
      </w:pPr>
      <w:r w:rsidRPr="002150CE">
        <w:rPr>
          <w:rFonts w:ascii="Times New Roman" w:hAnsi="Times New Roman"/>
          <w:b/>
          <w:bCs/>
          <w:sz w:val="24"/>
          <w:szCs w:val="24"/>
          <w:lang w:val="en-US"/>
        </w:rPr>
        <w:t> </w:t>
      </w:r>
    </w:p>
    <w:p w14:paraId="59DF3C09" w14:textId="77777777" w:rsidR="0067429B" w:rsidRDefault="00A059FD" w:rsidP="0072089C">
      <w:pPr>
        <w:overflowPunct w:val="0"/>
        <w:autoSpaceDE w:val="0"/>
        <w:autoSpaceDN w:val="0"/>
        <w:adjustRightInd w:val="0"/>
        <w:ind w:right="-5"/>
        <w:jc w:val="center"/>
        <w:rPr>
          <w:rFonts w:ascii="Times New Roman" w:hAnsi="Times New Roman"/>
          <w:b/>
          <w:bCs/>
          <w:sz w:val="24"/>
          <w:szCs w:val="24"/>
        </w:rPr>
      </w:pPr>
      <w:r w:rsidRPr="002150CE">
        <w:rPr>
          <w:rFonts w:ascii="Times New Roman" w:hAnsi="Times New Roman"/>
          <w:b/>
          <w:bCs/>
          <w:sz w:val="24"/>
          <w:szCs w:val="24"/>
        </w:rPr>
        <w:t>ИНЖЕНЕРНЫЕ ИЗЫСКАНИЯ ДЛЯ СТРОИТЕЛЬСТВА В РАЙОНАХ РАЗВИТИЯ ОПОЛЗНЕВЫХ ПРОЦЕССОВ</w:t>
      </w:r>
    </w:p>
    <w:p w14:paraId="1EBC9D2E" w14:textId="138302B8" w:rsidR="00F835DC" w:rsidRPr="00C72DB8" w:rsidRDefault="0067429B" w:rsidP="0072089C">
      <w:pPr>
        <w:overflowPunct w:val="0"/>
        <w:autoSpaceDE w:val="0"/>
        <w:autoSpaceDN w:val="0"/>
        <w:adjustRightInd w:val="0"/>
        <w:ind w:right="-5"/>
        <w:jc w:val="center"/>
        <w:rPr>
          <w:rFonts w:ascii="Times New Roman" w:hAnsi="Times New Roman"/>
          <w:b/>
          <w:bCs/>
          <w:sz w:val="24"/>
          <w:szCs w:val="24"/>
          <w:lang w:val="en-US"/>
        </w:rPr>
      </w:pPr>
      <w:r w:rsidRPr="002150CE">
        <w:rPr>
          <w:rFonts w:ascii="Times New Roman" w:hAnsi="Times New Roman"/>
          <w:b/>
          <w:bCs/>
          <w:sz w:val="24"/>
          <w:szCs w:val="24"/>
        </w:rPr>
        <w:t>Общие</w:t>
      </w:r>
      <w:r w:rsidR="00806E67" w:rsidRPr="00C72DB8">
        <w:rPr>
          <w:rFonts w:ascii="Times New Roman" w:hAnsi="Times New Roman"/>
          <w:b/>
          <w:bCs/>
          <w:sz w:val="24"/>
          <w:szCs w:val="24"/>
          <w:lang w:val="en-US"/>
        </w:rPr>
        <w:t xml:space="preserve"> </w:t>
      </w:r>
      <w:r w:rsidRPr="002150CE">
        <w:rPr>
          <w:rFonts w:ascii="Times New Roman" w:hAnsi="Times New Roman"/>
          <w:b/>
          <w:bCs/>
          <w:sz w:val="24"/>
          <w:szCs w:val="24"/>
        </w:rPr>
        <w:t>требования</w:t>
      </w:r>
    </w:p>
    <w:p w14:paraId="44E6C048" w14:textId="77777777" w:rsidR="00F57A85" w:rsidRPr="00C72DB8" w:rsidRDefault="00F57A85" w:rsidP="00F57A85">
      <w:pPr>
        <w:overflowPunct w:val="0"/>
        <w:autoSpaceDE w:val="0"/>
        <w:autoSpaceDN w:val="0"/>
        <w:adjustRightInd w:val="0"/>
        <w:ind w:right="-5" w:firstLine="284"/>
        <w:jc w:val="center"/>
        <w:rPr>
          <w:rFonts w:ascii="Times New Roman" w:hAnsi="Times New Roman"/>
          <w:b/>
          <w:bCs/>
          <w:sz w:val="24"/>
          <w:szCs w:val="24"/>
          <w:lang w:val="en-US"/>
        </w:rPr>
      </w:pPr>
    </w:p>
    <w:p w14:paraId="636B6A70" w14:textId="77777777" w:rsidR="00F57A85" w:rsidRPr="002150CE" w:rsidRDefault="00F57A85" w:rsidP="00274382">
      <w:pPr>
        <w:pBdr>
          <w:bottom w:val="single" w:sz="6" w:space="1" w:color="auto"/>
        </w:pBdr>
        <w:overflowPunct w:val="0"/>
        <w:autoSpaceDE w:val="0"/>
        <w:autoSpaceDN w:val="0"/>
        <w:adjustRightInd w:val="0"/>
        <w:ind w:firstLine="284"/>
        <w:jc w:val="center"/>
        <w:rPr>
          <w:rFonts w:ascii="Times New Roman" w:hAnsi="Times New Roman"/>
          <w:b/>
          <w:sz w:val="18"/>
          <w:szCs w:val="18"/>
          <w:shd w:val="clear" w:color="auto" w:fill="FFFFFF"/>
          <w:lang w:val="en-US"/>
        </w:rPr>
      </w:pPr>
      <w:r w:rsidRPr="002150CE">
        <w:rPr>
          <w:rFonts w:ascii="Times New Roman" w:hAnsi="Times New Roman"/>
          <w:b/>
          <w:sz w:val="18"/>
          <w:szCs w:val="18"/>
          <w:shd w:val="clear" w:color="auto" w:fill="FFFFFF"/>
          <w:lang w:val="en-US"/>
        </w:rPr>
        <w:t>Engineering surveys for construction in the areas of development of landslide processes.</w:t>
      </w:r>
    </w:p>
    <w:p w14:paraId="2ADF3430" w14:textId="77777777" w:rsidR="00F835DC" w:rsidRPr="002150CE" w:rsidRDefault="00F57A85" w:rsidP="00F57A85">
      <w:pPr>
        <w:pBdr>
          <w:bottom w:val="single" w:sz="6" w:space="1" w:color="auto"/>
        </w:pBdr>
        <w:overflowPunct w:val="0"/>
        <w:autoSpaceDE w:val="0"/>
        <w:autoSpaceDN w:val="0"/>
        <w:adjustRightInd w:val="0"/>
        <w:ind w:firstLine="284"/>
        <w:jc w:val="center"/>
        <w:rPr>
          <w:rFonts w:ascii="Times New Roman" w:hAnsi="Times New Roman"/>
          <w:shd w:val="clear" w:color="auto" w:fill="FFFFFF"/>
        </w:rPr>
      </w:pPr>
      <w:r w:rsidRPr="002150CE">
        <w:rPr>
          <w:rFonts w:ascii="Times New Roman" w:hAnsi="Times New Roman"/>
          <w:b/>
          <w:sz w:val="18"/>
          <w:szCs w:val="18"/>
          <w:shd w:val="clear" w:color="auto" w:fill="FFFFFF"/>
          <w:lang w:val="en-US"/>
        </w:rPr>
        <w:t>General</w:t>
      </w:r>
      <w:r w:rsidR="00044D98" w:rsidRPr="002150CE">
        <w:rPr>
          <w:rFonts w:ascii="Times New Roman" w:hAnsi="Times New Roman"/>
          <w:b/>
          <w:sz w:val="18"/>
          <w:szCs w:val="18"/>
          <w:shd w:val="clear" w:color="auto" w:fill="FFFFFF"/>
        </w:rPr>
        <w:t xml:space="preserve"> </w:t>
      </w:r>
      <w:r w:rsidRPr="002150CE">
        <w:rPr>
          <w:rFonts w:ascii="Times New Roman" w:hAnsi="Times New Roman"/>
          <w:b/>
          <w:sz w:val="18"/>
          <w:szCs w:val="18"/>
          <w:shd w:val="clear" w:color="auto" w:fill="FFFFFF"/>
          <w:lang w:val="en-US"/>
        </w:rPr>
        <w:t>requirements</w:t>
      </w:r>
    </w:p>
    <w:p w14:paraId="4FE1E5AF" w14:textId="77777777" w:rsidR="0030069C" w:rsidRPr="002150CE" w:rsidRDefault="0030069C" w:rsidP="00F835DC">
      <w:pPr>
        <w:overflowPunct w:val="0"/>
        <w:autoSpaceDE w:val="0"/>
        <w:autoSpaceDN w:val="0"/>
        <w:adjustRightInd w:val="0"/>
        <w:ind w:right="-5" w:firstLine="284"/>
        <w:jc w:val="right"/>
        <w:rPr>
          <w:rFonts w:ascii="Times New Roman" w:hAnsi="Times New Roman"/>
          <w:b/>
          <w:sz w:val="18"/>
          <w:szCs w:val="18"/>
        </w:rPr>
      </w:pPr>
    </w:p>
    <w:p w14:paraId="28355905" w14:textId="334A5EDE" w:rsidR="00F835DC" w:rsidRPr="002150CE" w:rsidRDefault="00F835DC" w:rsidP="00F835DC">
      <w:pPr>
        <w:overflowPunct w:val="0"/>
        <w:autoSpaceDE w:val="0"/>
        <w:autoSpaceDN w:val="0"/>
        <w:adjustRightInd w:val="0"/>
        <w:ind w:right="-5" w:firstLine="284"/>
        <w:jc w:val="right"/>
        <w:rPr>
          <w:rFonts w:ascii="Times New Roman" w:hAnsi="Times New Roman"/>
          <w:b/>
          <w:sz w:val="18"/>
          <w:szCs w:val="18"/>
        </w:rPr>
      </w:pPr>
      <w:r w:rsidRPr="002150CE">
        <w:rPr>
          <w:rFonts w:ascii="Times New Roman" w:hAnsi="Times New Roman"/>
          <w:b/>
          <w:sz w:val="18"/>
          <w:szCs w:val="18"/>
        </w:rPr>
        <w:t>Дата введения</w:t>
      </w:r>
      <w:r w:rsidR="008C3B17">
        <w:rPr>
          <w:rFonts w:ascii="Times New Roman" w:hAnsi="Times New Roman"/>
          <w:b/>
          <w:sz w:val="18"/>
          <w:szCs w:val="18"/>
        </w:rPr>
        <w:t xml:space="preserve"> – 2019–06–22</w:t>
      </w:r>
    </w:p>
    <w:p w14:paraId="21A4E49E" w14:textId="77777777" w:rsidR="00F835DC" w:rsidRPr="002150CE" w:rsidRDefault="00F835DC" w:rsidP="00F835DC">
      <w:pPr>
        <w:overflowPunct w:val="0"/>
        <w:autoSpaceDE w:val="0"/>
        <w:autoSpaceDN w:val="0"/>
        <w:adjustRightInd w:val="0"/>
        <w:ind w:right="-5" w:firstLine="284"/>
        <w:jc w:val="both"/>
        <w:rPr>
          <w:rFonts w:ascii="Times New Roman" w:hAnsi="Times New Roman"/>
        </w:rPr>
      </w:pPr>
    </w:p>
    <w:p w14:paraId="4DE34608" w14:textId="77777777" w:rsidR="00292F0C" w:rsidRPr="002150CE" w:rsidRDefault="00292F0C" w:rsidP="000F3F91">
      <w:pPr>
        <w:pStyle w:val="2"/>
        <w:numPr>
          <w:ilvl w:val="0"/>
          <w:numId w:val="15"/>
        </w:numPr>
        <w:tabs>
          <w:tab w:val="left" w:pos="1134"/>
        </w:tabs>
        <w:ind w:left="1418" w:hanging="720"/>
        <w:rPr>
          <w:rFonts w:ascii="Times New Roman" w:hAnsi="Times New Roman"/>
          <w:sz w:val="24"/>
        </w:rPr>
      </w:pPr>
      <w:bookmarkStart w:id="84" w:name="_Toc478653654"/>
      <w:bookmarkStart w:id="85" w:name="_Toc479782405"/>
      <w:bookmarkStart w:id="86" w:name="_Toc528240059"/>
      <w:r w:rsidRPr="002150CE">
        <w:rPr>
          <w:rFonts w:ascii="Times New Roman" w:hAnsi="Times New Roman"/>
          <w:sz w:val="24"/>
        </w:rPr>
        <w:t>Область применения</w:t>
      </w:r>
      <w:bookmarkEnd w:id="84"/>
      <w:bookmarkEnd w:id="85"/>
      <w:bookmarkEnd w:id="86"/>
    </w:p>
    <w:p w14:paraId="2302896F" w14:textId="25B200CC" w:rsidR="001D15CF" w:rsidRPr="002150CE" w:rsidRDefault="0040040E" w:rsidP="004B0140">
      <w:pPr>
        <w:spacing w:line="360" w:lineRule="auto"/>
        <w:ind w:firstLine="709"/>
        <w:jc w:val="both"/>
        <w:rPr>
          <w:rFonts w:ascii="Times New Roman" w:hAnsi="Times New Roman"/>
          <w:sz w:val="24"/>
          <w:szCs w:val="24"/>
        </w:rPr>
      </w:pPr>
      <w:r w:rsidRPr="002150CE">
        <w:rPr>
          <w:rFonts w:ascii="Times New Roman" w:hAnsi="Times New Roman"/>
          <w:sz w:val="24"/>
          <w:szCs w:val="24"/>
        </w:rPr>
        <w:t xml:space="preserve">Настоящий свод правил устанавливает </w:t>
      </w:r>
      <w:r w:rsidR="00BA5661" w:rsidRPr="002150CE">
        <w:rPr>
          <w:rFonts w:ascii="Times New Roman" w:hAnsi="Times New Roman"/>
          <w:sz w:val="24"/>
          <w:szCs w:val="24"/>
        </w:rPr>
        <w:t xml:space="preserve">общие </w:t>
      </w:r>
      <w:r w:rsidR="002537F0" w:rsidRPr="002150CE">
        <w:rPr>
          <w:rFonts w:ascii="Times New Roman" w:hAnsi="Times New Roman"/>
          <w:sz w:val="24"/>
          <w:szCs w:val="24"/>
        </w:rPr>
        <w:t xml:space="preserve">требования при </w:t>
      </w:r>
      <w:r w:rsidR="00C91FCE" w:rsidRPr="002150CE">
        <w:rPr>
          <w:rFonts w:ascii="Times New Roman" w:hAnsi="Times New Roman"/>
          <w:sz w:val="24"/>
          <w:szCs w:val="24"/>
        </w:rPr>
        <w:t xml:space="preserve">выполнении инженерных изысканий </w:t>
      </w:r>
      <w:r w:rsidR="002537F0" w:rsidRPr="002150CE">
        <w:rPr>
          <w:rFonts w:ascii="Times New Roman" w:hAnsi="Times New Roman"/>
          <w:sz w:val="24"/>
          <w:szCs w:val="24"/>
        </w:rPr>
        <w:t xml:space="preserve">в районах </w:t>
      </w:r>
      <w:r w:rsidR="002127EE" w:rsidRPr="002150CE">
        <w:rPr>
          <w:rFonts w:ascii="Times New Roman" w:hAnsi="Times New Roman"/>
          <w:sz w:val="24"/>
          <w:szCs w:val="24"/>
        </w:rPr>
        <w:t xml:space="preserve">возможного </w:t>
      </w:r>
      <w:r w:rsidR="002537F0" w:rsidRPr="002150CE">
        <w:rPr>
          <w:rFonts w:ascii="Times New Roman" w:hAnsi="Times New Roman"/>
          <w:sz w:val="24"/>
          <w:szCs w:val="24"/>
        </w:rPr>
        <w:t xml:space="preserve">развития </w:t>
      </w:r>
      <w:r w:rsidR="00934B82" w:rsidRPr="002150CE">
        <w:rPr>
          <w:rFonts w:ascii="Times New Roman" w:hAnsi="Times New Roman"/>
          <w:sz w:val="24"/>
          <w:szCs w:val="24"/>
        </w:rPr>
        <w:t xml:space="preserve">и активизации </w:t>
      </w:r>
      <w:r w:rsidR="002127EE" w:rsidRPr="002150CE">
        <w:rPr>
          <w:rFonts w:ascii="Times New Roman" w:hAnsi="Times New Roman"/>
          <w:sz w:val="24"/>
          <w:szCs w:val="24"/>
        </w:rPr>
        <w:t>(</w:t>
      </w:r>
      <w:commentRangeStart w:id="87"/>
      <w:r w:rsidR="002127EE" w:rsidRPr="002150CE">
        <w:rPr>
          <w:rFonts w:ascii="Times New Roman" w:hAnsi="Times New Roman"/>
          <w:sz w:val="24"/>
          <w:szCs w:val="24"/>
        </w:rPr>
        <w:t xml:space="preserve">далее </w:t>
      </w:r>
      <w:commentRangeEnd w:id="87"/>
      <w:r w:rsidR="00A23FC7">
        <w:rPr>
          <w:rStyle w:val="aa"/>
        </w:rPr>
        <w:commentReference w:id="87"/>
      </w:r>
      <w:ins w:id="88" w:author="Н.И." w:date="2019-02-15T10:01:00Z">
        <w:r w:rsidR="00A23FC7">
          <w:rPr>
            <w:rFonts w:ascii="Times New Roman" w:hAnsi="Times New Roman"/>
            <w:sz w:val="24"/>
            <w:szCs w:val="24"/>
          </w:rPr>
          <w:t xml:space="preserve">– </w:t>
        </w:r>
      </w:ins>
      <w:r w:rsidR="002127EE" w:rsidRPr="002150CE">
        <w:rPr>
          <w:rFonts w:ascii="Times New Roman" w:hAnsi="Times New Roman"/>
          <w:sz w:val="24"/>
          <w:szCs w:val="24"/>
        </w:rPr>
        <w:t xml:space="preserve">районов развития) </w:t>
      </w:r>
      <w:r w:rsidR="002537F0" w:rsidRPr="002150CE">
        <w:rPr>
          <w:rFonts w:ascii="Times New Roman" w:hAnsi="Times New Roman"/>
          <w:sz w:val="24"/>
          <w:szCs w:val="24"/>
        </w:rPr>
        <w:t xml:space="preserve">оползневых процессов </w:t>
      </w:r>
      <w:r w:rsidR="00BA5661" w:rsidRPr="002150CE">
        <w:rPr>
          <w:rFonts w:ascii="Times New Roman" w:hAnsi="Times New Roman"/>
          <w:sz w:val="24"/>
          <w:szCs w:val="24"/>
        </w:rPr>
        <w:t>для подготовки документов территориального планирования</w:t>
      </w:r>
      <w:r w:rsidR="002537F0" w:rsidRPr="002150CE">
        <w:rPr>
          <w:rFonts w:ascii="Times New Roman" w:hAnsi="Times New Roman"/>
          <w:sz w:val="24"/>
          <w:szCs w:val="24"/>
        </w:rPr>
        <w:t xml:space="preserve">, </w:t>
      </w:r>
      <w:r w:rsidR="00BA5661" w:rsidRPr="002150CE">
        <w:rPr>
          <w:rFonts w:ascii="Times New Roman" w:hAnsi="Times New Roman"/>
          <w:sz w:val="24"/>
          <w:szCs w:val="24"/>
        </w:rPr>
        <w:t>документации по планировке территории</w:t>
      </w:r>
      <w:r w:rsidR="001D15CF" w:rsidRPr="002150CE">
        <w:rPr>
          <w:rFonts w:ascii="Times New Roman" w:hAnsi="Times New Roman"/>
          <w:sz w:val="24"/>
          <w:szCs w:val="24"/>
        </w:rPr>
        <w:t xml:space="preserve"> и выбор</w:t>
      </w:r>
      <w:r w:rsidR="00E25DA0" w:rsidRPr="002150CE">
        <w:rPr>
          <w:rFonts w:ascii="Times New Roman" w:hAnsi="Times New Roman"/>
          <w:sz w:val="24"/>
          <w:szCs w:val="24"/>
        </w:rPr>
        <w:t>у</w:t>
      </w:r>
      <w:r w:rsidR="001D15CF" w:rsidRPr="002150CE">
        <w:rPr>
          <w:rFonts w:ascii="Times New Roman" w:hAnsi="Times New Roman"/>
          <w:sz w:val="24"/>
          <w:szCs w:val="24"/>
        </w:rPr>
        <w:t xml:space="preserve"> площадок (трасс) строительства, при подготовке проектной документации объектов капитального строительства, строительстве</w:t>
      </w:r>
      <w:r w:rsidR="00D97269" w:rsidRPr="002150CE">
        <w:rPr>
          <w:rFonts w:ascii="Times New Roman" w:hAnsi="Times New Roman"/>
          <w:sz w:val="24"/>
          <w:szCs w:val="24"/>
        </w:rPr>
        <w:t>, эксплуатации</w:t>
      </w:r>
      <w:r w:rsidR="001D15CF" w:rsidRPr="002150CE">
        <w:rPr>
          <w:rFonts w:ascii="Times New Roman" w:hAnsi="Times New Roman"/>
          <w:sz w:val="24"/>
          <w:szCs w:val="24"/>
        </w:rPr>
        <w:t xml:space="preserve"> и реконструкции зданий и сооружений.</w:t>
      </w:r>
    </w:p>
    <w:p w14:paraId="335F29B6" w14:textId="77777777" w:rsidR="00BC511F" w:rsidRPr="002150CE" w:rsidRDefault="00BC511F" w:rsidP="004B0140">
      <w:pPr>
        <w:spacing w:line="360" w:lineRule="auto"/>
        <w:ind w:firstLine="709"/>
        <w:jc w:val="both"/>
        <w:rPr>
          <w:rFonts w:ascii="Times New Roman" w:hAnsi="Times New Roman"/>
          <w:sz w:val="24"/>
          <w:szCs w:val="24"/>
        </w:rPr>
      </w:pPr>
      <w:r w:rsidRPr="002150CE">
        <w:rPr>
          <w:rFonts w:ascii="Times New Roman" w:hAnsi="Times New Roman"/>
          <w:sz w:val="24"/>
          <w:szCs w:val="24"/>
        </w:rPr>
        <w:t>Настоящий свод правил н</w:t>
      </w:r>
      <w:r w:rsidR="00762C5F" w:rsidRPr="002150CE">
        <w:rPr>
          <w:rFonts w:ascii="Times New Roman" w:hAnsi="Times New Roman"/>
          <w:sz w:val="24"/>
          <w:szCs w:val="24"/>
        </w:rPr>
        <w:t>е распространяется на выполнение</w:t>
      </w:r>
      <w:r w:rsidRPr="002150CE">
        <w:rPr>
          <w:rFonts w:ascii="Times New Roman" w:hAnsi="Times New Roman"/>
          <w:sz w:val="24"/>
          <w:szCs w:val="24"/>
        </w:rPr>
        <w:t xml:space="preserve"> инженерных изысканий в районах возможного развития подводных оползневых процессов.</w:t>
      </w:r>
    </w:p>
    <w:p w14:paraId="1AF94113" w14:textId="77777777" w:rsidR="00292F0C" w:rsidRPr="002150CE" w:rsidRDefault="00292F0C" w:rsidP="000F3F91">
      <w:pPr>
        <w:pStyle w:val="2"/>
        <w:numPr>
          <w:ilvl w:val="0"/>
          <w:numId w:val="15"/>
        </w:numPr>
        <w:ind w:left="1134" w:hanging="425"/>
        <w:rPr>
          <w:rFonts w:ascii="Times New Roman" w:hAnsi="Times New Roman"/>
          <w:sz w:val="24"/>
        </w:rPr>
      </w:pPr>
      <w:bookmarkStart w:id="89" w:name="_Toc478653655"/>
      <w:bookmarkStart w:id="90" w:name="_Toc479782406"/>
      <w:bookmarkStart w:id="91" w:name="_Toc528240060"/>
      <w:r w:rsidRPr="002150CE">
        <w:rPr>
          <w:rFonts w:ascii="Times New Roman" w:hAnsi="Times New Roman"/>
          <w:sz w:val="24"/>
        </w:rPr>
        <w:t>Нормативные ссылки</w:t>
      </w:r>
      <w:bookmarkEnd w:id="89"/>
      <w:bookmarkEnd w:id="90"/>
      <w:bookmarkEnd w:id="91"/>
    </w:p>
    <w:p w14:paraId="674241F4" w14:textId="77777777" w:rsidR="00292F0C" w:rsidRPr="002150CE" w:rsidRDefault="003F0549" w:rsidP="00DB537D">
      <w:pPr>
        <w:pStyle w:val="a9"/>
        <w:widowControl w:val="0"/>
        <w:tabs>
          <w:tab w:val="left" w:pos="2552"/>
        </w:tabs>
        <w:spacing w:after="0" w:line="360" w:lineRule="auto"/>
        <w:ind w:firstLine="709"/>
        <w:jc w:val="both"/>
        <w:rPr>
          <w:rFonts w:ascii="Times New Roman" w:hAnsi="Times New Roman"/>
          <w:sz w:val="24"/>
          <w:szCs w:val="24"/>
        </w:rPr>
      </w:pPr>
      <w:r w:rsidRPr="002150CE">
        <w:rPr>
          <w:rFonts w:ascii="Times New Roman" w:hAnsi="Times New Roman"/>
          <w:sz w:val="24"/>
          <w:szCs w:val="24"/>
        </w:rPr>
        <w:t>В настоящем с</w:t>
      </w:r>
      <w:r w:rsidR="00292F0C" w:rsidRPr="002150CE">
        <w:rPr>
          <w:rFonts w:ascii="Times New Roman" w:hAnsi="Times New Roman"/>
          <w:sz w:val="24"/>
          <w:szCs w:val="24"/>
        </w:rPr>
        <w:t xml:space="preserve">воде правил </w:t>
      </w:r>
      <w:r w:rsidR="001E5C91" w:rsidRPr="002150CE">
        <w:rPr>
          <w:rFonts w:ascii="Times New Roman" w:hAnsi="Times New Roman"/>
          <w:sz w:val="24"/>
          <w:szCs w:val="24"/>
        </w:rPr>
        <w:t>использованы</w:t>
      </w:r>
      <w:r w:rsidR="00292F0C" w:rsidRPr="002150CE">
        <w:rPr>
          <w:rFonts w:ascii="Times New Roman" w:hAnsi="Times New Roman"/>
          <w:sz w:val="24"/>
          <w:szCs w:val="24"/>
        </w:rPr>
        <w:t xml:space="preserve"> ссылки на </w:t>
      </w:r>
      <w:r w:rsidRPr="002150CE">
        <w:rPr>
          <w:rFonts w:ascii="Times New Roman" w:hAnsi="Times New Roman"/>
          <w:sz w:val="24"/>
          <w:szCs w:val="24"/>
        </w:rPr>
        <w:t xml:space="preserve">следующие </w:t>
      </w:r>
      <w:r w:rsidR="00156D7C" w:rsidRPr="002150CE">
        <w:rPr>
          <w:rFonts w:ascii="Times New Roman" w:hAnsi="Times New Roman"/>
          <w:sz w:val="24"/>
          <w:szCs w:val="24"/>
        </w:rPr>
        <w:t>нормативные документы</w:t>
      </w:r>
      <w:r w:rsidRPr="002150CE">
        <w:rPr>
          <w:rFonts w:ascii="Times New Roman" w:hAnsi="Times New Roman"/>
          <w:sz w:val="24"/>
          <w:szCs w:val="24"/>
        </w:rPr>
        <w:t>:</w:t>
      </w:r>
    </w:p>
    <w:p w14:paraId="73E9157D" w14:textId="2B8F6466" w:rsidR="003B6532" w:rsidRPr="002150CE" w:rsidRDefault="003B6532" w:rsidP="003B6532">
      <w:pPr>
        <w:spacing w:line="360" w:lineRule="auto"/>
        <w:ind w:firstLine="709"/>
        <w:contextualSpacing/>
        <w:jc w:val="both"/>
        <w:rPr>
          <w:rFonts w:ascii="Times New Roman" w:hAnsi="Times New Roman"/>
          <w:sz w:val="24"/>
          <w:szCs w:val="24"/>
        </w:rPr>
      </w:pPr>
      <w:r w:rsidRPr="002150CE">
        <w:rPr>
          <w:rFonts w:ascii="Times New Roman" w:hAnsi="Times New Roman"/>
          <w:sz w:val="24"/>
          <w:szCs w:val="24"/>
        </w:rPr>
        <w:t>ГОСТ 5686</w:t>
      </w:r>
      <w:r w:rsidR="0067429B">
        <w:rPr>
          <w:rFonts w:ascii="Times New Roman" w:hAnsi="Times New Roman"/>
          <w:sz w:val="24"/>
          <w:szCs w:val="24"/>
        </w:rPr>
        <w:t>–</w:t>
      </w:r>
      <w:r w:rsidRPr="002150CE">
        <w:rPr>
          <w:rFonts w:ascii="Times New Roman" w:hAnsi="Times New Roman"/>
          <w:sz w:val="24"/>
          <w:szCs w:val="24"/>
        </w:rPr>
        <w:t>2012 Грунты. Методы полевых испытаний сваями</w:t>
      </w:r>
    </w:p>
    <w:p w14:paraId="4FEA532C" w14:textId="5279B316" w:rsidR="00E337F1" w:rsidRPr="002150CE" w:rsidRDefault="00E337F1" w:rsidP="00DB537D">
      <w:pPr>
        <w:spacing w:line="360" w:lineRule="auto"/>
        <w:ind w:firstLine="709"/>
        <w:contextualSpacing/>
        <w:jc w:val="both"/>
        <w:rPr>
          <w:rFonts w:ascii="Times New Roman" w:hAnsi="Times New Roman"/>
          <w:sz w:val="24"/>
          <w:szCs w:val="24"/>
        </w:rPr>
      </w:pPr>
      <w:r w:rsidRPr="002150CE">
        <w:rPr>
          <w:rFonts w:ascii="Times New Roman" w:hAnsi="Times New Roman"/>
          <w:sz w:val="24"/>
          <w:szCs w:val="24"/>
        </w:rPr>
        <w:t>ГОСТ 12071</w:t>
      </w:r>
      <w:r w:rsidR="0067429B">
        <w:rPr>
          <w:rFonts w:ascii="Times New Roman" w:hAnsi="Times New Roman"/>
          <w:sz w:val="24"/>
          <w:szCs w:val="24"/>
        </w:rPr>
        <w:t>–</w:t>
      </w:r>
      <w:r w:rsidRPr="002150CE">
        <w:rPr>
          <w:rFonts w:ascii="Times New Roman" w:hAnsi="Times New Roman"/>
          <w:sz w:val="24"/>
          <w:szCs w:val="24"/>
        </w:rPr>
        <w:t>2014 Грунты. Отбор, упаковка, транспортирование и хранение образцов</w:t>
      </w:r>
    </w:p>
    <w:p w14:paraId="6B859513" w14:textId="7DA43464" w:rsidR="00E337F1" w:rsidRPr="002150CE" w:rsidRDefault="00E337F1" w:rsidP="00DB537D">
      <w:pPr>
        <w:spacing w:line="360" w:lineRule="auto"/>
        <w:ind w:firstLine="709"/>
        <w:contextualSpacing/>
        <w:jc w:val="both"/>
        <w:rPr>
          <w:rFonts w:ascii="Times New Roman" w:hAnsi="Times New Roman"/>
          <w:sz w:val="24"/>
          <w:szCs w:val="24"/>
        </w:rPr>
      </w:pPr>
      <w:r w:rsidRPr="002150CE">
        <w:rPr>
          <w:rFonts w:ascii="Times New Roman" w:hAnsi="Times New Roman"/>
          <w:sz w:val="24"/>
          <w:szCs w:val="24"/>
        </w:rPr>
        <w:t>ГОСТ</w:t>
      </w:r>
      <w:r w:rsidR="00F440C8" w:rsidRPr="002150CE">
        <w:rPr>
          <w:rFonts w:ascii="Times New Roman" w:hAnsi="Times New Roman"/>
          <w:sz w:val="24"/>
          <w:szCs w:val="24"/>
        </w:rPr>
        <w:t> </w:t>
      </w:r>
      <w:r w:rsidRPr="002150CE">
        <w:rPr>
          <w:rFonts w:ascii="Times New Roman" w:hAnsi="Times New Roman"/>
          <w:sz w:val="24"/>
          <w:szCs w:val="24"/>
        </w:rPr>
        <w:t>12248</w:t>
      </w:r>
      <w:r w:rsidR="0067429B">
        <w:rPr>
          <w:rFonts w:ascii="Times New Roman" w:hAnsi="Times New Roman"/>
          <w:sz w:val="24"/>
          <w:szCs w:val="24"/>
        </w:rPr>
        <w:t>–</w:t>
      </w:r>
      <w:r w:rsidRPr="002150CE">
        <w:rPr>
          <w:rFonts w:ascii="Times New Roman" w:hAnsi="Times New Roman"/>
          <w:sz w:val="24"/>
          <w:szCs w:val="24"/>
        </w:rPr>
        <w:t>2010</w:t>
      </w:r>
      <w:r w:rsidR="00C34B21" w:rsidRPr="002150CE">
        <w:rPr>
          <w:rFonts w:ascii="Times New Roman" w:hAnsi="Times New Roman"/>
          <w:sz w:val="24"/>
          <w:szCs w:val="24"/>
        </w:rPr>
        <w:t> </w:t>
      </w:r>
      <w:r w:rsidRPr="002150CE">
        <w:rPr>
          <w:rFonts w:ascii="Times New Roman" w:hAnsi="Times New Roman"/>
          <w:sz w:val="24"/>
          <w:szCs w:val="24"/>
        </w:rPr>
        <w:t>Грунты.</w:t>
      </w:r>
      <w:r w:rsidR="00C34B21" w:rsidRPr="002150CE">
        <w:rPr>
          <w:rFonts w:ascii="Times New Roman" w:hAnsi="Times New Roman"/>
          <w:sz w:val="24"/>
          <w:szCs w:val="24"/>
        </w:rPr>
        <w:t> </w:t>
      </w:r>
      <w:r w:rsidRPr="002150CE">
        <w:rPr>
          <w:rFonts w:ascii="Times New Roman" w:hAnsi="Times New Roman"/>
          <w:sz w:val="24"/>
          <w:szCs w:val="24"/>
        </w:rPr>
        <w:t>Методы лабораторного определения характеристик прочности и деформируемости</w:t>
      </w:r>
    </w:p>
    <w:p w14:paraId="7EB4EEC9" w14:textId="48B6CB22" w:rsidR="00E337F1" w:rsidRPr="002150CE" w:rsidRDefault="00E337F1" w:rsidP="00DB537D">
      <w:pPr>
        <w:spacing w:line="360" w:lineRule="auto"/>
        <w:ind w:firstLine="709"/>
        <w:contextualSpacing/>
        <w:jc w:val="both"/>
        <w:rPr>
          <w:rFonts w:ascii="Times New Roman" w:eastAsia="Calibri" w:hAnsi="Times New Roman"/>
          <w:sz w:val="24"/>
          <w:szCs w:val="24"/>
        </w:rPr>
      </w:pPr>
      <w:r w:rsidRPr="002150CE">
        <w:rPr>
          <w:rFonts w:ascii="Times New Roman" w:eastAsia="Calibri" w:hAnsi="Times New Roman"/>
          <w:sz w:val="24"/>
          <w:szCs w:val="24"/>
        </w:rPr>
        <w:t>ГОСТ 19912</w:t>
      </w:r>
      <w:r w:rsidR="0067429B">
        <w:rPr>
          <w:rFonts w:ascii="Times New Roman" w:hAnsi="Times New Roman"/>
          <w:sz w:val="24"/>
          <w:szCs w:val="24"/>
        </w:rPr>
        <w:t>–</w:t>
      </w:r>
      <w:r w:rsidRPr="002150CE">
        <w:rPr>
          <w:rFonts w:ascii="Times New Roman" w:eastAsia="Calibri" w:hAnsi="Times New Roman"/>
          <w:sz w:val="24"/>
          <w:szCs w:val="24"/>
        </w:rPr>
        <w:t>2012 Грунты. Методы полевых испытаний статическим и динамическим зондированием</w:t>
      </w:r>
    </w:p>
    <w:p w14:paraId="7E39A301" w14:textId="1DD7B4B9" w:rsidR="00E337F1" w:rsidRPr="002150CE" w:rsidRDefault="00E337F1" w:rsidP="00DB537D">
      <w:pPr>
        <w:spacing w:line="360" w:lineRule="auto"/>
        <w:ind w:firstLine="709"/>
        <w:contextualSpacing/>
        <w:jc w:val="both"/>
        <w:rPr>
          <w:rFonts w:ascii="Times New Roman" w:eastAsia="Calibri" w:hAnsi="Times New Roman"/>
          <w:sz w:val="24"/>
          <w:szCs w:val="24"/>
        </w:rPr>
      </w:pPr>
      <w:r w:rsidRPr="002150CE">
        <w:rPr>
          <w:rFonts w:ascii="Times New Roman" w:eastAsia="Calibri" w:hAnsi="Times New Roman"/>
          <w:sz w:val="24"/>
          <w:szCs w:val="24"/>
        </w:rPr>
        <w:t>ГОСТ 20276</w:t>
      </w:r>
      <w:r w:rsidR="0067429B">
        <w:rPr>
          <w:rFonts w:ascii="Times New Roman" w:hAnsi="Times New Roman"/>
          <w:sz w:val="24"/>
          <w:szCs w:val="24"/>
        </w:rPr>
        <w:t>–</w:t>
      </w:r>
      <w:r w:rsidRPr="002150CE">
        <w:rPr>
          <w:rFonts w:ascii="Times New Roman" w:eastAsia="Calibri" w:hAnsi="Times New Roman"/>
          <w:sz w:val="24"/>
          <w:szCs w:val="24"/>
        </w:rPr>
        <w:t>2012 Грунты. Методы полевого определения характеристик прочности и деформируемости</w:t>
      </w:r>
    </w:p>
    <w:p w14:paraId="042F65A9" w14:textId="72D6BE7A" w:rsidR="00E337F1" w:rsidRPr="002150CE" w:rsidRDefault="00E337F1" w:rsidP="00DB537D">
      <w:pPr>
        <w:spacing w:line="360" w:lineRule="auto"/>
        <w:ind w:firstLine="709"/>
        <w:contextualSpacing/>
        <w:jc w:val="both"/>
        <w:rPr>
          <w:rFonts w:ascii="Times New Roman" w:eastAsia="Calibri" w:hAnsi="Times New Roman"/>
          <w:sz w:val="24"/>
          <w:szCs w:val="24"/>
        </w:rPr>
      </w:pPr>
      <w:r w:rsidRPr="002150CE">
        <w:rPr>
          <w:rFonts w:ascii="Times New Roman" w:eastAsia="Calibri" w:hAnsi="Times New Roman"/>
          <w:sz w:val="24"/>
          <w:szCs w:val="24"/>
        </w:rPr>
        <w:t>ГОСТ 20522</w:t>
      </w:r>
      <w:r w:rsidR="0067429B">
        <w:rPr>
          <w:rFonts w:ascii="Times New Roman" w:hAnsi="Times New Roman"/>
          <w:sz w:val="24"/>
          <w:szCs w:val="24"/>
        </w:rPr>
        <w:t>–</w:t>
      </w:r>
      <w:r w:rsidRPr="002150CE">
        <w:rPr>
          <w:rFonts w:ascii="Times New Roman" w:eastAsia="Calibri" w:hAnsi="Times New Roman"/>
          <w:sz w:val="24"/>
          <w:szCs w:val="24"/>
        </w:rPr>
        <w:t>2012 Грунты. Методы статистической обработки результатов испытаний</w:t>
      </w:r>
    </w:p>
    <w:p w14:paraId="0B0EE03D" w14:textId="77777777" w:rsidR="00D12119" w:rsidRPr="00AC3E9B" w:rsidRDefault="00D12119" w:rsidP="00D12119">
      <w:pPr>
        <w:pStyle w:val="aff3"/>
        <w:ind w:firstLine="567"/>
        <w:jc w:val="both"/>
        <w:rPr>
          <w:rFonts w:ascii="Times New Roman" w:hAnsi="Times New Roman"/>
          <w:sz w:val="24"/>
          <w:szCs w:val="24"/>
        </w:rPr>
      </w:pPr>
    </w:p>
    <w:p w14:paraId="54BD3097" w14:textId="77777777" w:rsidR="00D12119" w:rsidRPr="001A6A2D" w:rsidRDefault="00D12119" w:rsidP="00D12119">
      <w:pPr>
        <w:pBdr>
          <w:top w:val="single" w:sz="4" w:space="1" w:color="auto"/>
        </w:pBdr>
        <w:jc w:val="both"/>
        <w:rPr>
          <w:rFonts w:ascii="Times New Roman" w:hAnsi="Times New Roman"/>
          <w:b/>
        </w:rPr>
      </w:pPr>
      <w:r w:rsidRPr="001A6A2D">
        <w:rPr>
          <w:rFonts w:ascii="Times New Roman" w:hAnsi="Times New Roman"/>
          <w:b/>
        </w:rPr>
        <w:t>Издание официальное</w:t>
      </w:r>
    </w:p>
    <w:p w14:paraId="295BC775" w14:textId="0F3211E6" w:rsidR="00E337F1" w:rsidRPr="002150CE" w:rsidRDefault="00E337F1" w:rsidP="00DB537D">
      <w:pPr>
        <w:spacing w:line="360" w:lineRule="auto"/>
        <w:ind w:firstLine="709"/>
        <w:contextualSpacing/>
        <w:jc w:val="both"/>
        <w:rPr>
          <w:rFonts w:ascii="Times New Roman" w:eastAsia="Calibri" w:hAnsi="Times New Roman"/>
          <w:sz w:val="24"/>
          <w:szCs w:val="24"/>
        </w:rPr>
      </w:pPr>
      <w:r w:rsidRPr="002150CE">
        <w:rPr>
          <w:rFonts w:ascii="Times New Roman" w:eastAsia="Calibri" w:hAnsi="Times New Roman"/>
          <w:sz w:val="24"/>
          <w:szCs w:val="24"/>
        </w:rPr>
        <w:lastRenderedPageBreak/>
        <w:t>ГОСТ 21830</w:t>
      </w:r>
      <w:r w:rsidR="0067429B">
        <w:rPr>
          <w:rFonts w:ascii="Times New Roman" w:hAnsi="Times New Roman"/>
          <w:sz w:val="24"/>
          <w:szCs w:val="24"/>
        </w:rPr>
        <w:t>–</w:t>
      </w:r>
      <w:r w:rsidRPr="002150CE">
        <w:rPr>
          <w:rFonts w:ascii="Times New Roman" w:eastAsia="Calibri" w:hAnsi="Times New Roman"/>
          <w:sz w:val="24"/>
          <w:szCs w:val="24"/>
        </w:rPr>
        <w:t>76 Приборы геодезические. Термины и определения</w:t>
      </w:r>
    </w:p>
    <w:p w14:paraId="40FF9CC9" w14:textId="0F71DC74" w:rsidR="00E337F1" w:rsidRPr="002150CE" w:rsidRDefault="00E337F1" w:rsidP="00DB537D">
      <w:pPr>
        <w:spacing w:line="360" w:lineRule="auto"/>
        <w:ind w:firstLine="709"/>
        <w:contextualSpacing/>
        <w:jc w:val="both"/>
        <w:rPr>
          <w:rFonts w:ascii="Times New Roman" w:eastAsia="Calibri" w:hAnsi="Times New Roman"/>
          <w:sz w:val="24"/>
          <w:szCs w:val="24"/>
        </w:rPr>
      </w:pPr>
      <w:r w:rsidRPr="002150CE">
        <w:rPr>
          <w:rFonts w:ascii="Times New Roman" w:eastAsia="Calibri" w:hAnsi="Times New Roman"/>
          <w:sz w:val="24"/>
          <w:szCs w:val="24"/>
        </w:rPr>
        <w:t>ГОСТ 22268</w:t>
      </w:r>
      <w:r w:rsidR="0067429B">
        <w:rPr>
          <w:rFonts w:ascii="Times New Roman" w:hAnsi="Times New Roman"/>
          <w:sz w:val="24"/>
          <w:szCs w:val="24"/>
        </w:rPr>
        <w:t>–</w:t>
      </w:r>
      <w:r w:rsidRPr="002150CE">
        <w:rPr>
          <w:rFonts w:ascii="Times New Roman" w:eastAsia="Calibri" w:hAnsi="Times New Roman"/>
          <w:sz w:val="24"/>
          <w:szCs w:val="24"/>
        </w:rPr>
        <w:t>76 Геодезия. Термины и определения</w:t>
      </w:r>
    </w:p>
    <w:p w14:paraId="292E9739" w14:textId="3F5283F6" w:rsidR="00E337F1" w:rsidRPr="002150CE" w:rsidRDefault="00E337F1" w:rsidP="00DB537D">
      <w:pPr>
        <w:spacing w:line="360" w:lineRule="auto"/>
        <w:ind w:firstLine="709"/>
        <w:contextualSpacing/>
        <w:jc w:val="both"/>
        <w:rPr>
          <w:rFonts w:ascii="Times New Roman" w:eastAsia="Calibri" w:hAnsi="Times New Roman"/>
          <w:sz w:val="24"/>
          <w:szCs w:val="24"/>
        </w:rPr>
      </w:pPr>
      <w:r w:rsidRPr="002150CE">
        <w:rPr>
          <w:rFonts w:ascii="Times New Roman" w:eastAsia="Calibri" w:hAnsi="Times New Roman"/>
          <w:sz w:val="24"/>
          <w:szCs w:val="24"/>
        </w:rPr>
        <w:t>ГОСТ 23278</w:t>
      </w:r>
      <w:r w:rsidR="0067429B">
        <w:rPr>
          <w:rFonts w:ascii="Times New Roman" w:hAnsi="Times New Roman"/>
          <w:sz w:val="24"/>
          <w:szCs w:val="24"/>
        </w:rPr>
        <w:t>–</w:t>
      </w:r>
      <w:r w:rsidRPr="002150CE">
        <w:rPr>
          <w:rFonts w:ascii="Times New Roman" w:eastAsia="Calibri" w:hAnsi="Times New Roman"/>
          <w:sz w:val="24"/>
          <w:szCs w:val="24"/>
        </w:rPr>
        <w:t>2014 Грунты. Методы полевых испытаний проницаемости</w:t>
      </w:r>
    </w:p>
    <w:p w14:paraId="7B6C3521" w14:textId="3A2A9751" w:rsidR="00E337F1" w:rsidRPr="002150CE" w:rsidRDefault="00E337F1" w:rsidP="00DB537D">
      <w:pPr>
        <w:spacing w:line="360" w:lineRule="auto"/>
        <w:ind w:firstLine="709"/>
        <w:contextualSpacing/>
        <w:jc w:val="both"/>
        <w:rPr>
          <w:rFonts w:ascii="Times New Roman" w:eastAsia="Calibri" w:hAnsi="Times New Roman"/>
          <w:sz w:val="24"/>
          <w:szCs w:val="24"/>
        </w:rPr>
      </w:pPr>
      <w:r w:rsidRPr="002150CE">
        <w:rPr>
          <w:rFonts w:ascii="Times New Roman" w:eastAsia="Calibri" w:hAnsi="Times New Roman"/>
          <w:sz w:val="24"/>
          <w:szCs w:val="24"/>
        </w:rPr>
        <w:t>ГОСТ</w:t>
      </w:r>
      <w:r w:rsidR="00F440C8" w:rsidRPr="002150CE">
        <w:rPr>
          <w:rFonts w:ascii="Times New Roman" w:eastAsia="Calibri" w:hAnsi="Times New Roman"/>
          <w:sz w:val="24"/>
          <w:szCs w:val="24"/>
        </w:rPr>
        <w:t> </w:t>
      </w:r>
      <w:r w:rsidRPr="002150CE">
        <w:rPr>
          <w:rFonts w:ascii="Times New Roman" w:eastAsia="Calibri" w:hAnsi="Times New Roman"/>
          <w:sz w:val="24"/>
          <w:szCs w:val="24"/>
        </w:rPr>
        <w:t>24846</w:t>
      </w:r>
      <w:r w:rsidR="0067429B">
        <w:rPr>
          <w:rFonts w:ascii="Times New Roman" w:hAnsi="Times New Roman"/>
          <w:sz w:val="24"/>
          <w:szCs w:val="24"/>
        </w:rPr>
        <w:t>–</w:t>
      </w:r>
      <w:r w:rsidRPr="002150CE">
        <w:rPr>
          <w:rFonts w:ascii="Times New Roman" w:eastAsia="Calibri" w:hAnsi="Times New Roman"/>
          <w:sz w:val="24"/>
          <w:szCs w:val="24"/>
        </w:rPr>
        <w:t>2012</w:t>
      </w:r>
      <w:r w:rsidR="00DA67CC" w:rsidRPr="002150CE">
        <w:rPr>
          <w:rFonts w:ascii="Times New Roman" w:eastAsia="Calibri" w:hAnsi="Times New Roman"/>
          <w:sz w:val="24"/>
          <w:szCs w:val="24"/>
        </w:rPr>
        <w:t> </w:t>
      </w:r>
      <w:r w:rsidRPr="002150CE">
        <w:rPr>
          <w:rFonts w:ascii="Times New Roman" w:eastAsia="Calibri" w:hAnsi="Times New Roman"/>
          <w:sz w:val="24"/>
          <w:szCs w:val="24"/>
        </w:rPr>
        <w:t>Грунты. Методы измерения деформаций оснований зданий и сооружений</w:t>
      </w:r>
    </w:p>
    <w:p w14:paraId="013F2183" w14:textId="6FFA8AFC" w:rsidR="00E337F1" w:rsidRPr="002150CE" w:rsidRDefault="00E337F1" w:rsidP="00DB537D">
      <w:pPr>
        <w:spacing w:line="360" w:lineRule="auto"/>
        <w:ind w:firstLine="709"/>
        <w:contextualSpacing/>
        <w:jc w:val="both"/>
        <w:rPr>
          <w:rFonts w:ascii="Times New Roman" w:eastAsia="Calibri" w:hAnsi="Times New Roman"/>
          <w:sz w:val="24"/>
          <w:szCs w:val="24"/>
        </w:rPr>
      </w:pPr>
      <w:r w:rsidRPr="002150CE">
        <w:rPr>
          <w:rFonts w:ascii="Times New Roman" w:eastAsia="Calibri" w:hAnsi="Times New Roman"/>
          <w:sz w:val="24"/>
          <w:szCs w:val="24"/>
        </w:rPr>
        <w:t>ГОСТ 25100</w:t>
      </w:r>
      <w:r w:rsidR="0067429B">
        <w:rPr>
          <w:rFonts w:ascii="Times New Roman" w:hAnsi="Times New Roman"/>
          <w:sz w:val="24"/>
          <w:szCs w:val="24"/>
        </w:rPr>
        <w:t>–</w:t>
      </w:r>
      <w:r w:rsidRPr="002150CE">
        <w:rPr>
          <w:rFonts w:ascii="Times New Roman" w:eastAsia="Calibri" w:hAnsi="Times New Roman"/>
          <w:sz w:val="24"/>
          <w:szCs w:val="24"/>
        </w:rPr>
        <w:t>2011 Грунты. Классификация</w:t>
      </w:r>
    </w:p>
    <w:p w14:paraId="6DF54F11" w14:textId="5A92DD0E" w:rsidR="00E337F1" w:rsidRPr="002150CE" w:rsidRDefault="00E337F1" w:rsidP="00DB537D">
      <w:pPr>
        <w:spacing w:line="360" w:lineRule="auto"/>
        <w:ind w:firstLine="709"/>
        <w:contextualSpacing/>
        <w:jc w:val="both"/>
        <w:rPr>
          <w:rFonts w:ascii="Times New Roman" w:eastAsia="Calibri" w:hAnsi="Times New Roman"/>
          <w:sz w:val="24"/>
          <w:szCs w:val="24"/>
        </w:rPr>
      </w:pPr>
      <w:r w:rsidRPr="002150CE">
        <w:rPr>
          <w:rFonts w:ascii="Times New Roman" w:eastAsia="Calibri" w:hAnsi="Times New Roman"/>
          <w:sz w:val="24"/>
          <w:szCs w:val="24"/>
        </w:rPr>
        <w:t>ГОСТ 30416</w:t>
      </w:r>
      <w:r w:rsidR="0067429B">
        <w:rPr>
          <w:rFonts w:ascii="Times New Roman" w:hAnsi="Times New Roman"/>
          <w:sz w:val="24"/>
          <w:szCs w:val="24"/>
        </w:rPr>
        <w:t>–</w:t>
      </w:r>
      <w:r w:rsidRPr="002150CE">
        <w:rPr>
          <w:rFonts w:ascii="Times New Roman" w:eastAsia="Calibri" w:hAnsi="Times New Roman"/>
          <w:sz w:val="24"/>
          <w:szCs w:val="24"/>
        </w:rPr>
        <w:t>2012 Грунты. Лабораторные испытания. Общие положения</w:t>
      </w:r>
    </w:p>
    <w:p w14:paraId="76E72D05" w14:textId="191915B3" w:rsidR="00E337F1" w:rsidRDefault="00D347F1" w:rsidP="00DB537D">
      <w:pPr>
        <w:spacing w:line="360" w:lineRule="auto"/>
        <w:ind w:firstLine="709"/>
        <w:contextualSpacing/>
        <w:jc w:val="both"/>
        <w:rPr>
          <w:rFonts w:ascii="Times New Roman" w:eastAsia="Calibri" w:hAnsi="Times New Roman"/>
          <w:sz w:val="24"/>
          <w:szCs w:val="24"/>
        </w:rPr>
      </w:pPr>
      <w:r w:rsidRPr="002150CE">
        <w:rPr>
          <w:rFonts w:ascii="Times New Roman" w:eastAsia="Calibri" w:hAnsi="Times New Roman"/>
          <w:sz w:val="24"/>
          <w:szCs w:val="24"/>
        </w:rPr>
        <w:t>ГОСТ 30672</w:t>
      </w:r>
      <w:r w:rsidR="0067429B">
        <w:rPr>
          <w:rFonts w:ascii="Times New Roman" w:hAnsi="Times New Roman"/>
          <w:sz w:val="24"/>
          <w:szCs w:val="24"/>
        </w:rPr>
        <w:t>–</w:t>
      </w:r>
      <w:r w:rsidR="00E337F1" w:rsidRPr="002150CE">
        <w:rPr>
          <w:rFonts w:ascii="Times New Roman" w:eastAsia="Calibri" w:hAnsi="Times New Roman"/>
          <w:sz w:val="24"/>
          <w:szCs w:val="24"/>
        </w:rPr>
        <w:t>2012 Грунты. Полевые испытания. Общие положения</w:t>
      </w:r>
    </w:p>
    <w:p w14:paraId="7F40B43F" w14:textId="3B568695" w:rsidR="00D12119" w:rsidRPr="002150CE" w:rsidRDefault="00D12119" w:rsidP="00DB537D">
      <w:pPr>
        <w:spacing w:line="360" w:lineRule="auto"/>
        <w:ind w:firstLine="709"/>
        <w:contextualSpacing/>
        <w:jc w:val="both"/>
        <w:rPr>
          <w:rFonts w:ascii="Times New Roman" w:eastAsia="Calibri" w:hAnsi="Times New Roman"/>
          <w:sz w:val="24"/>
          <w:szCs w:val="24"/>
        </w:rPr>
      </w:pPr>
      <w:r>
        <w:rPr>
          <w:rFonts w:ascii="Times New Roman" w:eastAsia="Calibri" w:hAnsi="Times New Roman"/>
          <w:sz w:val="24"/>
          <w:szCs w:val="24"/>
        </w:rPr>
        <w:t>ГОСТ 31861–2012 Вода. Общие требования к отбору проб</w:t>
      </w:r>
    </w:p>
    <w:p w14:paraId="1DB70923" w14:textId="1CFD9D5D" w:rsidR="00DB537D" w:rsidRPr="002150CE" w:rsidRDefault="00E337F1" w:rsidP="00DB537D">
      <w:pPr>
        <w:spacing w:line="360" w:lineRule="auto"/>
        <w:ind w:firstLine="709"/>
        <w:contextualSpacing/>
        <w:jc w:val="both"/>
        <w:rPr>
          <w:rFonts w:ascii="Times New Roman" w:hAnsi="Times New Roman"/>
          <w:sz w:val="24"/>
          <w:szCs w:val="24"/>
        </w:rPr>
      </w:pPr>
      <w:r w:rsidRPr="002150CE">
        <w:rPr>
          <w:rFonts w:ascii="Times New Roman" w:eastAsia="Calibri" w:hAnsi="Times New Roman"/>
          <w:sz w:val="24"/>
          <w:szCs w:val="24"/>
        </w:rPr>
        <w:t>ГОСТ</w:t>
      </w:r>
      <w:r w:rsidR="00F440C8" w:rsidRPr="002150CE">
        <w:rPr>
          <w:rFonts w:ascii="Times New Roman" w:eastAsia="Calibri" w:hAnsi="Times New Roman"/>
          <w:sz w:val="24"/>
          <w:szCs w:val="24"/>
        </w:rPr>
        <w:t> </w:t>
      </w:r>
      <w:r w:rsidR="002029D2" w:rsidRPr="002150CE">
        <w:rPr>
          <w:rFonts w:ascii="Times New Roman" w:eastAsia="Calibri" w:hAnsi="Times New Roman"/>
          <w:sz w:val="24"/>
          <w:szCs w:val="24"/>
        </w:rPr>
        <w:t>Р </w:t>
      </w:r>
      <w:r w:rsidRPr="002150CE">
        <w:rPr>
          <w:rFonts w:ascii="Times New Roman" w:eastAsia="Calibri" w:hAnsi="Times New Roman"/>
          <w:sz w:val="24"/>
          <w:szCs w:val="24"/>
        </w:rPr>
        <w:t>21.1101</w:t>
      </w:r>
      <w:r w:rsidR="0067429B">
        <w:rPr>
          <w:rFonts w:ascii="Times New Roman" w:hAnsi="Times New Roman"/>
          <w:sz w:val="24"/>
          <w:szCs w:val="24"/>
        </w:rPr>
        <w:t>–</w:t>
      </w:r>
      <w:r w:rsidRPr="002150CE">
        <w:rPr>
          <w:rFonts w:ascii="Times New Roman" w:eastAsia="Calibri" w:hAnsi="Times New Roman"/>
          <w:sz w:val="24"/>
          <w:szCs w:val="24"/>
        </w:rPr>
        <w:t>2013 Система проектной документации для строительства. Основные требования к проектной и рабочей документации</w:t>
      </w:r>
    </w:p>
    <w:p w14:paraId="11E641FC" w14:textId="39EB9909" w:rsidR="004A128B" w:rsidRPr="002150CE" w:rsidRDefault="004A128B" w:rsidP="00DB537D">
      <w:pPr>
        <w:spacing w:line="360" w:lineRule="auto"/>
        <w:ind w:firstLine="709"/>
        <w:contextualSpacing/>
        <w:jc w:val="both"/>
        <w:rPr>
          <w:rFonts w:ascii="Times New Roman" w:hAnsi="Times New Roman"/>
          <w:sz w:val="24"/>
          <w:szCs w:val="24"/>
        </w:rPr>
      </w:pPr>
      <w:r w:rsidRPr="002150CE">
        <w:rPr>
          <w:rFonts w:ascii="Times New Roman" w:hAnsi="Times New Roman"/>
          <w:sz w:val="24"/>
          <w:szCs w:val="24"/>
        </w:rPr>
        <w:t>ГОСТ Р 56353</w:t>
      </w:r>
      <w:r w:rsidR="0067429B">
        <w:rPr>
          <w:rFonts w:ascii="Times New Roman" w:hAnsi="Times New Roman"/>
          <w:sz w:val="24"/>
          <w:szCs w:val="24"/>
        </w:rPr>
        <w:t>–</w:t>
      </w:r>
      <w:r w:rsidRPr="002150CE">
        <w:rPr>
          <w:rFonts w:ascii="Times New Roman" w:hAnsi="Times New Roman"/>
          <w:sz w:val="24"/>
          <w:szCs w:val="24"/>
        </w:rPr>
        <w:t>2015 Грунты. Методы лабораторного определения динамических свойств дисперсных грунтов</w:t>
      </w:r>
    </w:p>
    <w:p w14:paraId="497E11D9" w14:textId="69630235" w:rsidR="002829D0" w:rsidRPr="002150CE" w:rsidRDefault="00825AF7" w:rsidP="002829D0">
      <w:pPr>
        <w:pStyle w:val="a9"/>
        <w:widowControl w:val="0"/>
        <w:spacing w:after="0" w:line="360" w:lineRule="auto"/>
        <w:ind w:firstLine="709"/>
        <w:jc w:val="both"/>
        <w:rPr>
          <w:rFonts w:ascii="Times New Roman" w:hAnsi="Times New Roman"/>
          <w:sz w:val="24"/>
          <w:szCs w:val="24"/>
        </w:rPr>
      </w:pPr>
      <w:r w:rsidRPr="002150CE">
        <w:rPr>
          <w:rFonts w:ascii="Times New Roman" w:hAnsi="Times New Roman"/>
          <w:sz w:val="24"/>
          <w:szCs w:val="24"/>
        </w:rPr>
        <w:t>СП 14.13330.201</w:t>
      </w:r>
      <w:r w:rsidR="00D12119">
        <w:rPr>
          <w:rFonts w:ascii="Times New Roman" w:hAnsi="Times New Roman"/>
          <w:sz w:val="24"/>
          <w:szCs w:val="24"/>
        </w:rPr>
        <w:t>8</w:t>
      </w:r>
      <w:r w:rsidR="00194CAB" w:rsidRPr="002150CE">
        <w:rPr>
          <w:rFonts w:ascii="Times New Roman" w:hAnsi="Times New Roman"/>
          <w:sz w:val="24"/>
          <w:szCs w:val="24"/>
        </w:rPr>
        <w:t xml:space="preserve"> «СНиП II-7-81* Строительство в сейсмических районах»</w:t>
      </w:r>
      <w:r w:rsidR="009A0BA3" w:rsidRPr="002150CE">
        <w:rPr>
          <w:rFonts w:ascii="Times New Roman" w:hAnsi="Times New Roman"/>
          <w:sz w:val="24"/>
          <w:szCs w:val="24"/>
        </w:rPr>
        <w:t xml:space="preserve"> </w:t>
      </w:r>
    </w:p>
    <w:p w14:paraId="047F9F9B" w14:textId="6A5F646B" w:rsidR="002C691B" w:rsidRPr="002150CE" w:rsidRDefault="002C691B" w:rsidP="00DB537D">
      <w:pPr>
        <w:pStyle w:val="a9"/>
        <w:widowControl w:val="0"/>
        <w:spacing w:after="0" w:line="360" w:lineRule="auto"/>
        <w:ind w:firstLine="709"/>
        <w:jc w:val="both"/>
        <w:rPr>
          <w:rFonts w:ascii="Times New Roman" w:hAnsi="Times New Roman"/>
          <w:sz w:val="24"/>
          <w:szCs w:val="24"/>
        </w:rPr>
      </w:pPr>
      <w:bookmarkStart w:id="92" w:name="_Hlk1033928"/>
      <w:r w:rsidRPr="002150CE">
        <w:rPr>
          <w:rFonts w:ascii="Times New Roman" w:hAnsi="Times New Roman"/>
          <w:sz w:val="24"/>
          <w:szCs w:val="24"/>
        </w:rPr>
        <w:t>СП 47.13330.</w:t>
      </w:r>
      <w:commentRangeStart w:id="93"/>
      <w:r w:rsidRPr="002150CE">
        <w:rPr>
          <w:rFonts w:ascii="Times New Roman" w:hAnsi="Times New Roman"/>
          <w:sz w:val="24"/>
          <w:szCs w:val="24"/>
        </w:rPr>
        <w:t>20</w:t>
      </w:r>
      <w:del w:id="94" w:author="Н.И." w:date="2019-02-15T09:38:00Z">
        <w:r w:rsidRPr="002150CE" w:rsidDel="006442AC">
          <w:rPr>
            <w:rFonts w:ascii="Times New Roman" w:hAnsi="Times New Roman"/>
            <w:sz w:val="24"/>
            <w:szCs w:val="24"/>
          </w:rPr>
          <w:delText>1</w:delText>
        </w:r>
        <w:r w:rsidR="00D12119" w:rsidDel="006442AC">
          <w:rPr>
            <w:rFonts w:ascii="Times New Roman" w:hAnsi="Times New Roman"/>
            <w:sz w:val="24"/>
            <w:szCs w:val="24"/>
          </w:rPr>
          <w:delText>8</w:delText>
        </w:r>
      </w:del>
      <w:r w:rsidR="00EA1E84">
        <w:rPr>
          <w:rFonts w:ascii="Times New Roman" w:hAnsi="Times New Roman"/>
          <w:sz w:val="24"/>
          <w:szCs w:val="24"/>
        </w:rPr>
        <w:t>16</w:t>
      </w:r>
      <w:commentRangeEnd w:id="93"/>
      <w:r w:rsidR="00EA1E84">
        <w:rPr>
          <w:rStyle w:val="aa"/>
        </w:rPr>
        <w:commentReference w:id="93"/>
      </w:r>
      <w:r w:rsidR="00AE2655" w:rsidRPr="002150CE">
        <w:rPr>
          <w:rFonts w:ascii="Times New Roman" w:hAnsi="Times New Roman"/>
          <w:sz w:val="24"/>
          <w:szCs w:val="24"/>
        </w:rPr>
        <w:t> </w:t>
      </w:r>
      <w:bookmarkEnd w:id="92"/>
      <w:r w:rsidR="000E3600" w:rsidRPr="002150CE">
        <w:rPr>
          <w:rFonts w:ascii="Times New Roman" w:hAnsi="Times New Roman"/>
          <w:sz w:val="24"/>
          <w:szCs w:val="24"/>
        </w:rPr>
        <w:t>«</w:t>
      </w:r>
      <w:r w:rsidRPr="002150CE">
        <w:rPr>
          <w:rFonts w:ascii="Times New Roman" w:hAnsi="Times New Roman"/>
          <w:sz w:val="24"/>
          <w:szCs w:val="24"/>
        </w:rPr>
        <w:t>СНиП11-02-96</w:t>
      </w:r>
      <w:r w:rsidR="00162120" w:rsidRPr="002150CE">
        <w:rPr>
          <w:rFonts w:ascii="Times New Roman" w:hAnsi="Times New Roman"/>
          <w:sz w:val="24"/>
          <w:szCs w:val="24"/>
        </w:rPr>
        <w:t> </w:t>
      </w:r>
      <w:r w:rsidRPr="002150CE">
        <w:rPr>
          <w:rFonts w:ascii="Times New Roman" w:hAnsi="Times New Roman"/>
          <w:sz w:val="24"/>
          <w:szCs w:val="24"/>
        </w:rPr>
        <w:t>Инженерные изыскания для строительства. Основные положения</w:t>
      </w:r>
      <w:r w:rsidR="000E3600" w:rsidRPr="002150CE">
        <w:rPr>
          <w:rFonts w:ascii="Times New Roman" w:hAnsi="Times New Roman"/>
          <w:sz w:val="24"/>
          <w:szCs w:val="24"/>
        </w:rPr>
        <w:t>»</w:t>
      </w:r>
    </w:p>
    <w:p w14:paraId="2F1AB4C2" w14:textId="02A23125" w:rsidR="002C691B" w:rsidRPr="002150CE" w:rsidRDefault="002C691B" w:rsidP="00DB537D">
      <w:pPr>
        <w:pStyle w:val="a9"/>
        <w:widowControl w:val="0"/>
        <w:spacing w:after="0" w:line="360" w:lineRule="auto"/>
        <w:ind w:firstLine="709"/>
        <w:jc w:val="both"/>
        <w:rPr>
          <w:rFonts w:ascii="Times New Roman" w:hAnsi="Times New Roman"/>
          <w:sz w:val="24"/>
          <w:szCs w:val="24"/>
        </w:rPr>
      </w:pPr>
      <w:r w:rsidRPr="002150CE">
        <w:rPr>
          <w:rFonts w:ascii="Times New Roman" w:hAnsi="Times New Roman"/>
          <w:sz w:val="24"/>
          <w:szCs w:val="24"/>
        </w:rPr>
        <w:t>СП</w:t>
      </w:r>
      <w:r w:rsidR="00194CAB" w:rsidRPr="002150CE">
        <w:rPr>
          <w:rFonts w:ascii="Times New Roman" w:hAnsi="Times New Roman"/>
          <w:sz w:val="24"/>
          <w:szCs w:val="24"/>
        </w:rPr>
        <w:t> </w:t>
      </w:r>
      <w:r w:rsidR="00D61CE1" w:rsidRPr="002150CE">
        <w:rPr>
          <w:rFonts w:ascii="Times New Roman" w:hAnsi="Times New Roman"/>
          <w:sz w:val="24"/>
          <w:szCs w:val="24"/>
        </w:rPr>
        <w:t>115.13330.</w:t>
      </w:r>
      <w:r w:rsidR="00CE1667" w:rsidRPr="002150CE">
        <w:rPr>
          <w:rFonts w:ascii="Times New Roman" w:hAnsi="Times New Roman"/>
          <w:sz w:val="24"/>
          <w:szCs w:val="24"/>
        </w:rPr>
        <w:t>2016</w:t>
      </w:r>
      <w:r w:rsidR="00AE2655" w:rsidRPr="002150CE">
        <w:rPr>
          <w:rFonts w:ascii="Times New Roman" w:hAnsi="Times New Roman"/>
          <w:sz w:val="24"/>
          <w:szCs w:val="24"/>
        </w:rPr>
        <w:t> </w:t>
      </w:r>
      <w:r w:rsidR="00194CAB" w:rsidRPr="002150CE">
        <w:rPr>
          <w:rFonts w:ascii="Times New Roman" w:hAnsi="Times New Roman"/>
          <w:sz w:val="24"/>
          <w:szCs w:val="24"/>
        </w:rPr>
        <w:t xml:space="preserve">«СНиП 22-01-95 Геофизика опасных </w:t>
      </w:r>
      <w:r w:rsidR="00521597" w:rsidRPr="002150CE">
        <w:rPr>
          <w:rFonts w:ascii="Times New Roman" w:hAnsi="Times New Roman"/>
          <w:sz w:val="24"/>
          <w:szCs w:val="24"/>
        </w:rPr>
        <w:t xml:space="preserve">природных </w:t>
      </w:r>
      <w:r w:rsidR="00D61CE1" w:rsidRPr="002150CE">
        <w:rPr>
          <w:rFonts w:ascii="Times New Roman" w:hAnsi="Times New Roman"/>
          <w:sz w:val="24"/>
          <w:szCs w:val="24"/>
        </w:rPr>
        <w:t>воздействий»</w:t>
      </w:r>
    </w:p>
    <w:p w14:paraId="2E9539D7" w14:textId="3B33FD3F" w:rsidR="001C6152" w:rsidRPr="002150CE" w:rsidRDefault="001C6152" w:rsidP="0033020D">
      <w:pPr>
        <w:pStyle w:val="a9"/>
        <w:widowControl w:val="0"/>
        <w:spacing w:after="0" w:line="360" w:lineRule="auto"/>
        <w:ind w:firstLine="709"/>
        <w:jc w:val="both"/>
        <w:rPr>
          <w:rFonts w:ascii="Times New Roman" w:hAnsi="Times New Roman"/>
          <w:sz w:val="24"/>
          <w:szCs w:val="24"/>
        </w:rPr>
      </w:pPr>
      <w:r w:rsidRPr="002150CE">
        <w:rPr>
          <w:rFonts w:ascii="Times New Roman" w:hAnsi="Times New Roman"/>
          <w:sz w:val="24"/>
          <w:szCs w:val="24"/>
        </w:rPr>
        <w:t>СП</w:t>
      </w:r>
      <w:r w:rsidR="006B3B62" w:rsidRPr="002150CE">
        <w:rPr>
          <w:rFonts w:ascii="Times New Roman" w:hAnsi="Times New Roman"/>
          <w:sz w:val="24"/>
          <w:szCs w:val="24"/>
        </w:rPr>
        <w:t> </w:t>
      </w:r>
      <w:r w:rsidR="00CF6C49" w:rsidRPr="002150CE">
        <w:rPr>
          <w:rFonts w:ascii="Times New Roman" w:hAnsi="Times New Roman"/>
          <w:sz w:val="24"/>
          <w:szCs w:val="24"/>
        </w:rPr>
        <w:t>317</w:t>
      </w:r>
      <w:r w:rsidRPr="002150CE">
        <w:rPr>
          <w:rFonts w:ascii="Times New Roman" w:hAnsi="Times New Roman"/>
          <w:sz w:val="24"/>
          <w:szCs w:val="24"/>
        </w:rPr>
        <w:t>.13</w:t>
      </w:r>
      <w:r w:rsidR="00CF6C49" w:rsidRPr="002150CE">
        <w:rPr>
          <w:rFonts w:ascii="Times New Roman" w:hAnsi="Times New Roman"/>
          <w:sz w:val="24"/>
          <w:szCs w:val="24"/>
        </w:rPr>
        <w:t>25800</w:t>
      </w:r>
      <w:r w:rsidRPr="002150CE">
        <w:rPr>
          <w:rFonts w:ascii="Times New Roman" w:hAnsi="Times New Roman"/>
          <w:sz w:val="24"/>
          <w:szCs w:val="24"/>
        </w:rPr>
        <w:t>.20</w:t>
      </w:r>
      <w:r w:rsidR="00CF6C49" w:rsidRPr="002150CE">
        <w:rPr>
          <w:rFonts w:ascii="Times New Roman" w:hAnsi="Times New Roman"/>
          <w:sz w:val="24"/>
          <w:szCs w:val="24"/>
        </w:rPr>
        <w:t>17</w:t>
      </w:r>
      <w:r w:rsidR="0030069C" w:rsidRPr="002150CE">
        <w:rPr>
          <w:rFonts w:ascii="Times New Roman" w:hAnsi="Times New Roman"/>
          <w:sz w:val="24"/>
          <w:szCs w:val="24"/>
        </w:rPr>
        <w:t> </w:t>
      </w:r>
      <w:r w:rsidRPr="002150CE">
        <w:rPr>
          <w:rFonts w:ascii="Times New Roman" w:hAnsi="Times New Roman"/>
          <w:sz w:val="24"/>
          <w:szCs w:val="24"/>
        </w:rPr>
        <w:t xml:space="preserve">Инженерно-геодезические изыскания для строительства. </w:t>
      </w:r>
      <w:r w:rsidR="00CF6C49" w:rsidRPr="002150CE">
        <w:rPr>
          <w:rFonts w:ascii="Times New Roman" w:hAnsi="Times New Roman"/>
          <w:sz w:val="24"/>
          <w:szCs w:val="24"/>
        </w:rPr>
        <w:t xml:space="preserve">Общие правила производства </w:t>
      </w:r>
      <w:r w:rsidR="0090511E" w:rsidRPr="002150CE">
        <w:rPr>
          <w:rFonts w:ascii="Times New Roman" w:hAnsi="Times New Roman"/>
          <w:sz w:val="24"/>
          <w:szCs w:val="24"/>
        </w:rPr>
        <w:t>работ</w:t>
      </w:r>
    </w:p>
    <w:p w14:paraId="1D75D25C" w14:textId="77777777" w:rsidR="00D12119" w:rsidRPr="007F5A45" w:rsidRDefault="00D12119" w:rsidP="00D12119">
      <w:pPr>
        <w:pStyle w:val="aff3"/>
        <w:ind w:firstLine="709"/>
        <w:jc w:val="both"/>
        <w:rPr>
          <w:rFonts w:ascii="Times New Roman" w:hAnsi="Times New Roman"/>
          <w:sz w:val="20"/>
          <w:szCs w:val="20"/>
        </w:rPr>
      </w:pPr>
      <w:r w:rsidRPr="007F5A45">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DD8ABE6" w14:textId="77777777" w:rsidR="0033020D" w:rsidRPr="002150CE" w:rsidRDefault="0033020D" w:rsidP="00DB537D">
      <w:pPr>
        <w:pStyle w:val="a9"/>
        <w:widowControl w:val="0"/>
        <w:spacing w:after="0" w:line="360" w:lineRule="auto"/>
        <w:ind w:firstLine="709"/>
        <w:jc w:val="both"/>
        <w:rPr>
          <w:rFonts w:ascii="Times New Roman" w:hAnsi="Times New Roman"/>
          <w:sz w:val="24"/>
          <w:szCs w:val="24"/>
        </w:rPr>
      </w:pPr>
    </w:p>
    <w:p w14:paraId="072C185B" w14:textId="77777777" w:rsidR="00292F0C" w:rsidRPr="002150CE" w:rsidRDefault="00AD0811" w:rsidP="000F3F91">
      <w:pPr>
        <w:pStyle w:val="2"/>
        <w:numPr>
          <w:ilvl w:val="0"/>
          <w:numId w:val="15"/>
        </w:numPr>
        <w:ind w:left="1134" w:hanging="425"/>
        <w:rPr>
          <w:rFonts w:ascii="Times New Roman" w:hAnsi="Times New Roman"/>
          <w:sz w:val="24"/>
        </w:rPr>
      </w:pPr>
      <w:bookmarkStart w:id="95" w:name="_Toc478653656"/>
      <w:bookmarkStart w:id="96" w:name="_Toc479782407"/>
      <w:bookmarkStart w:id="97" w:name="_Toc528240061"/>
      <w:r w:rsidRPr="002150CE">
        <w:rPr>
          <w:rFonts w:ascii="Times New Roman" w:hAnsi="Times New Roman"/>
          <w:sz w:val="24"/>
        </w:rPr>
        <w:t>Т</w:t>
      </w:r>
      <w:r w:rsidR="00292F0C" w:rsidRPr="002150CE">
        <w:rPr>
          <w:rFonts w:ascii="Times New Roman" w:hAnsi="Times New Roman"/>
          <w:sz w:val="24"/>
        </w:rPr>
        <w:t>ермины и определения</w:t>
      </w:r>
      <w:bookmarkEnd w:id="95"/>
      <w:bookmarkEnd w:id="96"/>
      <w:bookmarkEnd w:id="97"/>
    </w:p>
    <w:p w14:paraId="41AF1521" w14:textId="67433861" w:rsidR="004022BB" w:rsidRPr="002150CE" w:rsidRDefault="00521188" w:rsidP="000B7759">
      <w:pPr>
        <w:widowControl w:val="0"/>
        <w:tabs>
          <w:tab w:val="left" w:pos="426"/>
          <w:tab w:val="left" w:pos="1134"/>
        </w:tabs>
        <w:spacing w:line="360" w:lineRule="auto"/>
        <w:ind w:firstLine="709"/>
        <w:jc w:val="both"/>
        <w:rPr>
          <w:rFonts w:ascii="Times New Roman" w:hAnsi="Times New Roman"/>
          <w:sz w:val="24"/>
          <w:szCs w:val="24"/>
        </w:rPr>
      </w:pPr>
      <w:r w:rsidRPr="002150CE">
        <w:rPr>
          <w:rFonts w:ascii="Times New Roman" w:hAnsi="Times New Roman"/>
          <w:sz w:val="24"/>
          <w:szCs w:val="24"/>
        </w:rPr>
        <w:t>В настоящем своде правил применены термины по</w:t>
      </w:r>
      <w:r w:rsidR="00382B12" w:rsidRPr="002150CE">
        <w:rPr>
          <w:rFonts w:ascii="Times New Roman" w:hAnsi="Times New Roman"/>
          <w:sz w:val="24"/>
          <w:szCs w:val="24"/>
        </w:rPr>
        <w:t xml:space="preserve"> </w:t>
      </w:r>
      <w:r w:rsidR="0087795A" w:rsidRPr="002150CE">
        <w:rPr>
          <w:rFonts w:ascii="Times New Roman" w:eastAsia="Calibri" w:hAnsi="Times New Roman"/>
          <w:sz w:val="24"/>
          <w:szCs w:val="24"/>
        </w:rPr>
        <w:t xml:space="preserve">ГОСТ 21830, </w:t>
      </w:r>
      <w:r w:rsidR="00E736C8" w:rsidRPr="002150CE">
        <w:rPr>
          <w:rFonts w:ascii="Times New Roman" w:eastAsia="Calibri" w:hAnsi="Times New Roman"/>
          <w:sz w:val="24"/>
          <w:szCs w:val="24"/>
        </w:rPr>
        <w:t>ГОСТ 22268,</w:t>
      </w:r>
      <w:r w:rsidR="00B17FCA" w:rsidRPr="002150CE">
        <w:rPr>
          <w:rFonts w:ascii="Times New Roman" w:eastAsia="Calibri" w:hAnsi="Times New Roman"/>
          <w:sz w:val="24"/>
          <w:szCs w:val="24"/>
        </w:rPr>
        <w:t xml:space="preserve"> [1]</w:t>
      </w:r>
      <w:r w:rsidR="005074DD" w:rsidRPr="002150CE">
        <w:rPr>
          <w:rFonts w:ascii="Times New Roman" w:hAnsi="Times New Roman"/>
          <w:sz w:val="24"/>
          <w:szCs w:val="24"/>
        </w:rPr>
        <w:t xml:space="preserve">, </w:t>
      </w:r>
      <w:r w:rsidR="00B17FCA" w:rsidRPr="002150CE">
        <w:rPr>
          <w:rFonts w:ascii="Times New Roman" w:hAnsi="Times New Roman"/>
          <w:sz w:val="24"/>
          <w:szCs w:val="24"/>
        </w:rPr>
        <w:t>[2]</w:t>
      </w:r>
      <w:r w:rsidR="005074DD" w:rsidRPr="002150CE">
        <w:rPr>
          <w:rFonts w:ascii="Times New Roman" w:hAnsi="Times New Roman"/>
          <w:sz w:val="24"/>
          <w:szCs w:val="24"/>
        </w:rPr>
        <w:t xml:space="preserve">, </w:t>
      </w:r>
      <w:r w:rsidRPr="002150CE">
        <w:rPr>
          <w:rFonts w:ascii="Times New Roman" w:hAnsi="Times New Roman"/>
          <w:sz w:val="24"/>
          <w:szCs w:val="24"/>
        </w:rPr>
        <w:t>а также следующие термины с соответствующими определениями</w:t>
      </w:r>
      <w:r w:rsidR="00231B16" w:rsidRPr="002150CE">
        <w:rPr>
          <w:rFonts w:ascii="Times New Roman" w:hAnsi="Times New Roman"/>
          <w:sz w:val="24"/>
          <w:szCs w:val="24"/>
        </w:rPr>
        <w:t>.</w:t>
      </w:r>
    </w:p>
    <w:p w14:paraId="74CA640F" w14:textId="77777777" w:rsidR="00554A21" w:rsidRPr="002150CE" w:rsidRDefault="00554437" w:rsidP="00164690">
      <w:pPr>
        <w:pStyle w:val="aff1"/>
        <w:numPr>
          <w:ilvl w:val="0"/>
          <w:numId w:val="3"/>
        </w:numPr>
        <w:tabs>
          <w:tab w:val="left" w:pos="426"/>
          <w:tab w:val="left" w:pos="710"/>
          <w:tab w:val="left" w:pos="1134"/>
        </w:tabs>
        <w:spacing w:line="360" w:lineRule="auto"/>
        <w:ind w:left="0" w:firstLine="709"/>
        <w:jc w:val="both"/>
        <w:rPr>
          <w:rFonts w:ascii="Times New Roman" w:eastAsia="Calibri" w:hAnsi="Times New Roman" w:cs="Times New Roman"/>
          <w:sz w:val="24"/>
          <w:szCs w:val="24"/>
          <w:lang w:eastAsia="en-US"/>
        </w:rPr>
      </w:pPr>
      <w:r w:rsidRPr="002150CE">
        <w:rPr>
          <w:rFonts w:ascii="Times New Roman" w:eastAsia="Calibri" w:hAnsi="Times New Roman" w:cs="Times New Roman"/>
          <w:b/>
          <w:sz w:val="24"/>
          <w:szCs w:val="24"/>
        </w:rPr>
        <w:t xml:space="preserve">деформационный знак: </w:t>
      </w:r>
      <w:r w:rsidR="00554A21" w:rsidRPr="002150CE">
        <w:rPr>
          <w:rFonts w:ascii="Times New Roman" w:eastAsia="Calibri" w:hAnsi="Times New Roman" w:cs="Times New Roman"/>
          <w:sz w:val="24"/>
          <w:szCs w:val="24"/>
        </w:rPr>
        <w:t xml:space="preserve">Геодезический знак, установленный на наблюдаемом объекте, меняющий свое плановое и/или высотное положение вследствие </w:t>
      </w:r>
      <w:r w:rsidR="002127EE" w:rsidRPr="002150CE">
        <w:rPr>
          <w:rFonts w:ascii="Times New Roman" w:eastAsia="Calibri" w:hAnsi="Times New Roman" w:cs="Times New Roman"/>
          <w:sz w:val="24"/>
          <w:szCs w:val="24"/>
        </w:rPr>
        <w:t>развития деформаций</w:t>
      </w:r>
      <w:r w:rsidR="00554A21" w:rsidRPr="002150CE">
        <w:rPr>
          <w:rFonts w:ascii="Times New Roman" w:eastAsia="Calibri" w:hAnsi="Times New Roman" w:cs="Times New Roman"/>
          <w:sz w:val="24"/>
          <w:szCs w:val="24"/>
        </w:rPr>
        <w:t>.</w:t>
      </w:r>
    </w:p>
    <w:p w14:paraId="136D81D2" w14:textId="77777777" w:rsidR="001D6DD0" w:rsidRPr="002150CE" w:rsidRDefault="00C0432D" w:rsidP="00164690">
      <w:pPr>
        <w:widowControl w:val="0"/>
        <w:numPr>
          <w:ilvl w:val="0"/>
          <w:numId w:val="3"/>
        </w:numPr>
        <w:tabs>
          <w:tab w:val="left" w:pos="426"/>
          <w:tab w:val="left" w:pos="1134"/>
        </w:tabs>
        <w:spacing w:line="360" w:lineRule="auto"/>
        <w:ind w:left="0" w:firstLine="709"/>
        <w:jc w:val="both"/>
        <w:rPr>
          <w:rFonts w:ascii="Times New Roman" w:eastAsia="Calibri" w:hAnsi="Times New Roman"/>
          <w:iCs/>
          <w:strike/>
          <w:sz w:val="24"/>
          <w:szCs w:val="24"/>
          <w:lang w:eastAsia="en-US"/>
        </w:rPr>
      </w:pPr>
      <w:r w:rsidRPr="002150CE">
        <w:rPr>
          <w:rFonts w:ascii="Times New Roman" w:eastAsia="Calibri" w:hAnsi="Times New Roman"/>
          <w:b/>
          <w:iCs/>
          <w:sz w:val="24"/>
          <w:szCs w:val="24"/>
          <w:lang w:eastAsia="en-US"/>
        </w:rPr>
        <w:lastRenderedPageBreak/>
        <w:t>о</w:t>
      </w:r>
      <w:r w:rsidR="00BF6AA3" w:rsidRPr="002150CE">
        <w:rPr>
          <w:rFonts w:ascii="Times New Roman" w:eastAsia="Calibri" w:hAnsi="Times New Roman"/>
          <w:b/>
          <w:iCs/>
          <w:sz w:val="24"/>
          <w:szCs w:val="24"/>
          <w:lang w:eastAsia="en-US"/>
        </w:rPr>
        <w:t>ползневой процесс</w:t>
      </w:r>
      <w:r w:rsidR="00CC4534" w:rsidRPr="002150CE">
        <w:rPr>
          <w:rFonts w:ascii="Times New Roman" w:eastAsia="Calibri" w:hAnsi="Times New Roman"/>
          <w:b/>
          <w:iCs/>
          <w:sz w:val="24"/>
          <w:szCs w:val="24"/>
          <w:lang w:eastAsia="en-US"/>
        </w:rPr>
        <w:t xml:space="preserve">: </w:t>
      </w:r>
      <w:r w:rsidR="00CC4534" w:rsidRPr="002150CE">
        <w:rPr>
          <w:rFonts w:ascii="Times New Roman" w:eastAsia="Calibri" w:hAnsi="Times New Roman"/>
          <w:iCs/>
          <w:sz w:val="24"/>
          <w:szCs w:val="24"/>
          <w:lang w:eastAsia="en-US"/>
        </w:rPr>
        <w:t>С</w:t>
      </w:r>
      <w:r w:rsidR="00631B4C" w:rsidRPr="002150CE">
        <w:rPr>
          <w:rFonts w:ascii="Times New Roman" w:eastAsia="Calibri" w:hAnsi="Times New Roman"/>
          <w:iCs/>
          <w:sz w:val="24"/>
          <w:szCs w:val="24"/>
          <w:lang w:eastAsia="en-US"/>
        </w:rPr>
        <w:t>мещение вниз по склону н</w:t>
      </w:r>
      <w:r w:rsidR="00626192" w:rsidRPr="002150CE">
        <w:rPr>
          <w:rFonts w:ascii="Times New Roman" w:eastAsia="Calibri" w:hAnsi="Times New Roman"/>
          <w:iCs/>
          <w:sz w:val="24"/>
          <w:szCs w:val="24"/>
          <w:lang w:eastAsia="en-US"/>
        </w:rPr>
        <w:t xml:space="preserve">екоторого объема грунтовых масс </w:t>
      </w:r>
      <w:r w:rsidR="00BF6AA3" w:rsidRPr="002150CE">
        <w:rPr>
          <w:rFonts w:ascii="Times New Roman" w:eastAsia="Calibri" w:hAnsi="Times New Roman"/>
          <w:iCs/>
          <w:sz w:val="24"/>
          <w:szCs w:val="24"/>
          <w:lang w:eastAsia="en-US"/>
        </w:rPr>
        <w:t>по</w:t>
      </w:r>
      <w:r w:rsidR="00FA13C3" w:rsidRPr="002150CE">
        <w:rPr>
          <w:rFonts w:ascii="Times New Roman" w:eastAsia="Calibri" w:hAnsi="Times New Roman"/>
          <w:iCs/>
          <w:sz w:val="24"/>
          <w:szCs w:val="24"/>
          <w:lang w:eastAsia="en-US"/>
        </w:rPr>
        <w:t>д действием гравитационных сил</w:t>
      </w:r>
      <w:r w:rsidR="00EB371A" w:rsidRPr="002150CE">
        <w:rPr>
          <w:rFonts w:ascii="Times New Roman" w:eastAsia="Calibri" w:hAnsi="Times New Roman"/>
          <w:iCs/>
          <w:color w:val="FF0000"/>
          <w:sz w:val="24"/>
          <w:szCs w:val="24"/>
          <w:lang w:eastAsia="en-US"/>
        </w:rPr>
        <w:t xml:space="preserve"> </w:t>
      </w:r>
      <w:r w:rsidR="00EB371A" w:rsidRPr="002150CE">
        <w:rPr>
          <w:rFonts w:ascii="Times New Roman" w:eastAsia="Calibri" w:hAnsi="Times New Roman"/>
          <w:iCs/>
          <w:sz w:val="24"/>
          <w:szCs w:val="24"/>
          <w:lang w:eastAsia="en-US"/>
        </w:rPr>
        <w:t>без потери контакта с подстилающей толщей</w:t>
      </w:r>
      <w:r w:rsidR="00FA13C3" w:rsidRPr="002150CE">
        <w:rPr>
          <w:rFonts w:ascii="Times New Roman" w:eastAsia="Calibri" w:hAnsi="Times New Roman"/>
          <w:iCs/>
          <w:sz w:val="24"/>
          <w:szCs w:val="24"/>
          <w:lang w:eastAsia="en-US"/>
        </w:rPr>
        <w:t>.</w:t>
      </w:r>
    </w:p>
    <w:p w14:paraId="6B1A1E31" w14:textId="77777777" w:rsidR="00E83A96" w:rsidRPr="002150CE" w:rsidRDefault="00E83A96" w:rsidP="00B9156B">
      <w:pPr>
        <w:widowControl w:val="0"/>
        <w:numPr>
          <w:ilvl w:val="0"/>
          <w:numId w:val="3"/>
        </w:numPr>
        <w:tabs>
          <w:tab w:val="left" w:pos="426"/>
          <w:tab w:val="left" w:pos="710"/>
          <w:tab w:val="left" w:pos="1134"/>
        </w:tabs>
        <w:spacing w:line="360" w:lineRule="auto"/>
        <w:ind w:left="0" w:firstLine="709"/>
        <w:jc w:val="both"/>
        <w:rPr>
          <w:rFonts w:ascii="Times New Roman" w:eastAsia="Calibri" w:hAnsi="Times New Roman"/>
          <w:iCs/>
          <w:sz w:val="24"/>
          <w:szCs w:val="24"/>
          <w:lang w:eastAsia="en-US"/>
        </w:rPr>
      </w:pPr>
      <w:bookmarkStart w:id="98" w:name="_Toc344290381"/>
      <w:r w:rsidRPr="002150CE">
        <w:rPr>
          <w:rFonts w:ascii="Times New Roman" w:eastAsia="Calibri" w:hAnsi="Times New Roman"/>
          <w:b/>
          <w:iCs/>
          <w:sz w:val="24"/>
          <w:szCs w:val="24"/>
          <w:lang w:eastAsia="en-US"/>
        </w:rPr>
        <w:t>оползневая опасность</w:t>
      </w:r>
      <w:r w:rsidRPr="002150CE">
        <w:rPr>
          <w:rFonts w:ascii="Times New Roman" w:eastAsia="Calibri" w:hAnsi="Times New Roman"/>
          <w:iCs/>
          <w:sz w:val="24"/>
          <w:szCs w:val="24"/>
          <w:lang w:eastAsia="en-US"/>
        </w:rPr>
        <w:t>: Вероятность развития и/или активизации оползневого процесса с определенными характеристиками (тип, объем, скорость, размеры угрожаемой территории)</w:t>
      </w:r>
      <w:r w:rsidR="00242C2F" w:rsidRPr="002150CE">
        <w:rPr>
          <w:rFonts w:ascii="Times New Roman" w:eastAsia="Calibri" w:hAnsi="Times New Roman"/>
          <w:iCs/>
          <w:sz w:val="24"/>
          <w:szCs w:val="24"/>
          <w:lang w:eastAsia="en-US"/>
        </w:rPr>
        <w:t>,</w:t>
      </w:r>
      <w:r w:rsidRPr="002150CE">
        <w:rPr>
          <w:rFonts w:ascii="Times New Roman" w:eastAsia="Calibri" w:hAnsi="Times New Roman"/>
          <w:iCs/>
          <w:sz w:val="24"/>
          <w:szCs w:val="24"/>
          <w:lang w:eastAsia="en-US"/>
        </w:rPr>
        <w:t xml:space="preserve"> негативные последствия которого могут нанести вред жизни и здоровью людей, причинить ущерб проектируемым и существующим зданиям и сооружениям, окружающей среде.</w:t>
      </w:r>
    </w:p>
    <w:p w14:paraId="640533E3" w14:textId="77777777" w:rsidR="0033020D" w:rsidRPr="002150CE" w:rsidRDefault="001C6152" w:rsidP="00B9156B">
      <w:pPr>
        <w:pStyle w:val="aff1"/>
        <w:numPr>
          <w:ilvl w:val="0"/>
          <w:numId w:val="3"/>
        </w:numPr>
        <w:tabs>
          <w:tab w:val="left" w:pos="426"/>
          <w:tab w:val="left" w:pos="567"/>
          <w:tab w:val="left" w:pos="1134"/>
        </w:tabs>
        <w:spacing w:line="360" w:lineRule="auto"/>
        <w:ind w:left="0" w:firstLine="709"/>
        <w:jc w:val="both"/>
        <w:rPr>
          <w:rFonts w:ascii="Times New Roman" w:eastAsia="Calibri" w:hAnsi="Times New Roman" w:cs="Times New Roman"/>
          <w:bCs/>
          <w:iCs/>
          <w:sz w:val="24"/>
          <w:szCs w:val="24"/>
          <w:lang w:eastAsia="en-US"/>
        </w:rPr>
      </w:pPr>
      <w:bookmarkStart w:id="99" w:name="_Toc337562521"/>
      <w:bookmarkStart w:id="100" w:name="_Toc337626401"/>
      <w:bookmarkStart w:id="101" w:name="_Toc337643999"/>
      <w:bookmarkStart w:id="102" w:name="_Toc339542656"/>
      <w:bookmarkStart w:id="103" w:name="_Toc340483115"/>
      <w:bookmarkStart w:id="104" w:name="_Toc341192491"/>
      <w:bookmarkStart w:id="105" w:name="_Toc344290383"/>
      <w:bookmarkEnd w:id="98"/>
      <w:r w:rsidRPr="002150CE">
        <w:rPr>
          <w:rFonts w:ascii="Times New Roman" w:eastAsia="Calibri" w:hAnsi="Times New Roman" w:cs="Times New Roman"/>
          <w:b/>
          <w:sz w:val="24"/>
          <w:szCs w:val="24"/>
          <w:lang w:eastAsia="en-US"/>
        </w:rPr>
        <w:t>о</w:t>
      </w:r>
      <w:r w:rsidR="00E333E3" w:rsidRPr="002150CE">
        <w:rPr>
          <w:rFonts w:ascii="Times New Roman" w:eastAsia="Calibri" w:hAnsi="Times New Roman" w:cs="Times New Roman"/>
          <w:b/>
          <w:sz w:val="24"/>
          <w:szCs w:val="24"/>
          <w:lang w:eastAsia="en-US"/>
        </w:rPr>
        <w:t>ползнеопасный склон</w:t>
      </w:r>
      <w:r w:rsidR="00E333E3" w:rsidRPr="002150CE">
        <w:rPr>
          <w:rFonts w:ascii="Times New Roman" w:eastAsia="Calibri" w:hAnsi="Times New Roman" w:cs="Times New Roman"/>
          <w:sz w:val="24"/>
          <w:szCs w:val="24"/>
          <w:lang w:eastAsia="en-US"/>
        </w:rPr>
        <w:t xml:space="preserve">: Склон, на котором </w:t>
      </w:r>
      <w:r w:rsidR="00E932FC" w:rsidRPr="002150CE">
        <w:rPr>
          <w:rFonts w:ascii="Times New Roman" w:eastAsia="Calibri" w:hAnsi="Times New Roman" w:cs="Times New Roman"/>
          <w:sz w:val="24"/>
          <w:szCs w:val="24"/>
          <w:lang w:eastAsia="en-US"/>
        </w:rPr>
        <w:t>возможно развитие оползневых</w:t>
      </w:r>
      <w:r w:rsidR="00E333E3" w:rsidRPr="002150CE">
        <w:rPr>
          <w:rFonts w:ascii="Times New Roman" w:eastAsia="Calibri" w:hAnsi="Times New Roman" w:cs="Times New Roman"/>
          <w:sz w:val="24"/>
          <w:szCs w:val="24"/>
          <w:lang w:eastAsia="en-US"/>
        </w:rPr>
        <w:t xml:space="preserve"> процесс</w:t>
      </w:r>
      <w:r w:rsidR="007F6924" w:rsidRPr="002150CE">
        <w:rPr>
          <w:rFonts w:ascii="Times New Roman" w:eastAsia="Calibri" w:hAnsi="Times New Roman" w:cs="Times New Roman"/>
          <w:sz w:val="24"/>
          <w:szCs w:val="24"/>
          <w:lang w:eastAsia="en-US"/>
        </w:rPr>
        <w:t>ов</w:t>
      </w:r>
      <w:r w:rsidR="00E932FC" w:rsidRPr="002150CE">
        <w:rPr>
          <w:rFonts w:ascii="Times New Roman" w:eastAsia="Calibri" w:hAnsi="Times New Roman" w:cs="Times New Roman"/>
          <w:sz w:val="24"/>
          <w:szCs w:val="24"/>
          <w:lang w:eastAsia="en-US"/>
        </w:rPr>
        <w:t xml:space="preserve"> при воздействии природных и (или) техногенных факторов.</w:t>
      </w:r>
    </w:p>
    <w:p w14:paraId="36A46F7F" w14:textId="77777777" w:rsidR="00CB25E8" w:rsidRPr="002150CE" w:rsidRDefault="00CB25E8" w:rsidP="00B9156B">
      <w:pPr>
        <w:pStyle w:val="aff1"/>
        <w:numPr>
          <w:ilvl w:val="0"/>
          <w:numId w:val="3"/>
        </w:numPr>
        <w:tabs>
          <w:tab w:val="left" w:pos="426"/>
          <w:tab w:val="left" w:pos="567"/>
          <w:tab w:val="left" w:pos="1134"/>
        </w:tabs>
        <w:spacing w:line="360" w:lineRule="auto"/>
        <w:ind w:left="0" w:firstLine="709"/>
        <w:jc w:val="both"/>
        <w:rPr>
          <w:rFonts w:ascii="Times New Roman" w:eastAsia="Calibri" w:hAnsi="Times New Roman" w:cs="Times New Roman"/>
          <w:bCs/>
          <w:iCs/>
          <w:sz w:val="24"/>
          <w:szCs w:val="24"/>
          <w:lang w:eastAsia="en-US"/>
        </w:rPr>
      </w:pPr>
      <w:r w:rsidRPr="002150CE">
        <w:rPr>
          <w:rFonts w:ascii="Times New Roman" w:eastAsia="Calibri" w:hAnsi="Times New Roman" w:cs="Times New Roman"/>
          <w:b/>
          <w:sz w:val="24"/>
          <w:szCs w:val="24"/>
        </w:rPr>
        <w:t>опорный знак:</w:t>
      </w:r>
      <w:r w:rsidRPr="002150CE">
        <w:rPr>
          <w:rFonts w:ascii="Times New Roman" w:eastAsia="Calibri" w:hAnsi="Times New Roman" w:cs="Times New Roman"/>
          <w:sz w:val="24"/>
          <w:szCs w:val="24"/>
        </w:rPr>
        <w:t xml:space="preserve"> Геодезический пункт</w:t>
      </w:r>
      <w:r w:rsidR="00242C2F"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 xml:space="preserve"> относительно которого определяются плановые смещения деформационных знаков.</w:t>
      </w:r>
    </w:p>
    <w:p w14:paraId="5D56216B" w14:textId="77777777" w:rsidR="00C0432D" w:rsidRPr="002150CE" w:rsidRDefault="00CB25E8" w:rsidP="00B9156B">
      <w:pPr>
        <w:pStyle w:val="aff1"/>
        <w:numPr>
          <w:ilvl w:val="0"/>
          <w:numId w:val="3"/>
        </w:numPr>
        <w:tabs>
          <w:tab w:val="left" w:pos="426"/>
          <w:tab w:val="left" w:pos="567"/>
          <w:tab w:val="left" w:pos="710"/>
          <w:tab w:val="left" w:pos="1134"/>
        </w:tabs>
        <w:spacing w:line="360" w:lineRule="auto"/>
        <w:ind w:left="0" w:firstLine="709"/>
        <w:jc w:val="both"/>
        <w:rPr>
          <w:rFonts w:ascii="Times New Roman" w:eastAsia="Calibri" w:hAnsi="Times New Roman" w:cs="Times New Roman"/>
          <w:iCs/>
          <w:sz w:val="24"/>
          <w:szCs w:val="24"/>
          <w:lang w:eastAsia="en-US"/>
        </w:rPr>
      </w:pPr>
      <w:r w:rsidRPr="002150CE">
        <w:rPr>
          <w:rFonts w:ascii="Times New Roman" w:eastAsia="Calibri" w:hAnsi="Times New Roman" w:cs="Times New Roman"/>
          <w:b/>
          <w:bCs/>
          <w:iCs/>
          <w:sz w:val="24"/>
          <w:szCs w:val="24"/>
          <w:lang w:eastAsia="en-US"/>
        </w:rPr>
        <w:t>опорный репер:</w:t>
      </w:r>
      <w:r w:rsidRPr="002150CE">
        <w:rPr>
          <w:rFonts w:ascii="Times New Roman" w:eastAsia="Calibri" w:hAnsi="Times New Roman" w:cs="Times New Roman"/>
          <w:bCs/>
          <w:iCs/>
          <w:sz w:val="24"/>
          <w:szCs w:val="24"/>
          <w:lang w:eastAsia="en-US"/>
        </w:rPr>
        <w:t xml:space="preserve"> Геодезический пункт</w:t>
      </w:r>
      <w:r w:rsidR="00242C2F" w:rsidRPr="002150CE">
        <w:rPr>
          <w:rFonts w:ascii="Times New Roman" w:eastAsia="Calibri" w:hAnsi="Times New Roman" w:cs="Times New Roman"/>
          <w:bCs/>
          <w:iCs/>
          <w:sz w:val="24"/>
          <w:szCs w:val="24"/>
          <w:lang w:eastAsia="en-US"/>
        </w:rPr>
        <w:t>,</w:t>
      </w:r>
      <w:r w:rsidR="007651FC" w:rsidRPr="002150CE">
        <w:rPr>
          <w:rFonts w:ascii="Times New Roman" w:eastAsia="Calibri" w:hAnsi="Times New Roman" w:cs="Times New Roman"/>
          <w:bCs/>
          <w:iCs/>
          <w:sz w:val="24"/>
          <w:szCs w:val="24"/>
          <w:lang w:eastAsia="en-US"/>
        </w:rPr>
        <w:t xml:space="preserve"> </w:t>
      </w:r>
      <w:r w:rsidRPr="002150CE">
        <w:rPr>
          <w:rFonts w:ascii="Times New Roman" w:eastAsia="Calibri" w:hAnsi="Times New Roman" w:cs="Times New Roman"/>
          <w:bCs/>
          <w:iCs/>
          <w:sz w:val="24"/>
          <w:szCs w:val="24"/>
          <w:lang w:eastAsia="en-US"/>
        </w:rPr>
        <w:t>относительно которого определяются смещения деформационных знаков по высоте.</w:t>
      </w:r>
    </w:p>
    <w:p w14:paraId="4C4CEE3F" w14:textId="74003BB7" w:rsidR="0047790D" w:rsidRPr="002150CE" w:rsidRDefault="009B1777" w:rsidP="00B9156B">
      <w:pPr>
        <w:pStyle w:val="aff1"/>
        <w:numPr>
          <w:ilvl w:val="0"/>
          <w:numId w:val="3"/>
        </w:numPr>
        <w:tabs>
          <w:tab w:val="left" w:pos="426"/>
          <w:tab w:val="left" w:pos="567"/>
          <w:tab w:val="left" w:pos="710"/>
          <w:tab w:val="left" w:pos="1134"/>
        </w:tabs>
        <w:spacing w:line="360" w:lineRule="auto"/>
        <w:ind w:left="0" w:firstLine="709"/>
        <w:jc w:val="both"/>
        <w:rPr>
          <w:rFonts w:ascii="Times New Roman" w:eastAsia="Calibri" w:hAnsi="Times New Roman" w:cs="Times New Roman"/>
          <w:iCs/>
          <w:sz w:val="24"/>
          <w:szCs w:val="24"/>
          <w:lang w:eastAsia="en-US"/>
        </w:rPr>
      </w:pPr>
      <w:r w:rsidRPr="002150CE">
        <w:rPr>
          <w:rFonts w:ascii="Times New Roman" w:eastAsia="Calibri" w:hAnsi="Times New Roman" w:cs="Times New Roman"/>
          <w:b/>
          <w:bCs/>
          <w:iCs/>
          <w:sz w:val="24"/>
          <w:szCs w:val="24"/>
          <w:lang w:eastAsia="en-US"/>
        </w:rPr>
        <w:t>основной деформирующийся горизонт</w:t>
      </w:r>
      <w:ins w:id="106" w:author="Н.И." w:date="2019-02-14T17:18:00Z">
        <w:r w:rsidR="00A779C3">
          <w:rPr>
            <w:rFonts w:ascii="Times New Roman" w:eastAsia="Calibri" w:hAnsi="Times New Roman" w:cs="Times New Roman"/>
            <w:b/>
            <w:bCs/>
            <w:iCs/>
            <w:sz w:val="24"/>
            <w:szCs w:val="24"/>
            <w:lang w:eastAsia="en-US"/>
          </w:rPr>
          <w:t xml:space="preserve"> </w:t>
        </w:r>
        <w:r w:rsidR="00A779C3">
          <w:rPr>
            <w:rFonts w:ascii="Times New Roman" w:eastAsia="Calibri" w:hAnsi="Times New Roman" w:cs="Times New Roman"/>
            <w:bCs/>
            <w:iCs/>
            <w:sz w:val="24"/>
            <w:szCs w:val="24"/>
            <w:lang w:eastAsia="en-US"/>
          </w:rPr>
          <w:t>(</w:t>
        </w:r>
      </w:ins>
      <w:commentRangeStart w:id="107"/>
      <w:del w:id="108" w:author="Н.И." w:date="2019-02-14T17:18:00Z">
        <w:r w:rsidR="00F11A36" w:rsidRPr="002150CE" w:rsidDel="00A779C3">
          <w:rPr>
            <w:rFonts w:ascii="Times New Roman" w:eastAsia="Calibri" w:hAnsi="Times New Roman" w:cs="Times New Roman"/>
            <w:b/>
            <w:bCs/>
            <w:iCs/>
            <w:sz w:val="24"/>
            <w:szCs w:val="24"/>
            <w:lang w:eastAsia="en-US"/>
          </w:rPr>
          <w:delText>;</w:delText>
        </w:r>
        <w:r w:rsidRPr="002150CE" w:rsidDel="00A779C3">
          <w:rPr>
            <w:rFonts w:ascii="Times New Roman" w:eastAsia="Calibri" w:hAnsi="Times New Roman" w:cs="Times New Roman"/>
            <w:bCs/>
            <w:iCs/>
            <w:sz w:val="24"/>
            <w:szCs w:val="24"/>
            <w:lang w:eastAsia="en-US"/>
          </w:rPr>
          <w:delText xml:space="preserve"> </w:delText>
        </w:r>
      </w:del>
      <w:r w:rsidRPr="002150CE">
        <w:rPr>
          <w:rFonts w:ascii="Times New Roman" w:eastAsia="Calibri" w:hAnsi="Times New Roman" w:cs="Times New Roman"/>
          <w:bCs/>
          <w:iCs/>
          <w:sz w:val="24"/>
          <w:szCs w:val="24"/>
          <w:lang w:eastAsia="en-US"/>
        </w:rPr>
        <w:t>ОДГ</w:t>
      </w:r>
      <w:commentRangeEnd w:id="107"/>
      <w:r w:rsidR="00B23A08">
        <w:rPr>
          <w:rStyle w:val="aa"/>
          <w:rFonts w:ascii="Times New Roman CYR" w:hAnsi="Times New Roman CYR" w:cs="Times New Roman"/>
        </w:rPr>
        <w:commentReference w:id="107"/>
      </w:r>
      <w:ins w:id="109" w:author="Н.И." w:date="2019-02-14T17:18:00Z">
        <w:r w:rsidR="00A779C3">
          <w:rPr>
            <w:rFonts w:ascii="Times New Roman" w:eastAsia="Calibri" w:hAnsi="Times New Roman" w:cs="Times New Roman"/>
            <w:bCs/>
            <w:iCs/>
            <w:sz w:val="24"/>
            <w:szCs w:val="24"/>
            <w:lang w:eastAsia="en-US"/>
          </w:rPr>
          <w:t>)</w:t>
        </w:r>
      </w:ins>
      <w:r w:rsidR="0047790D" w:rsidRPr="002150CE">
        <w:rPr>
          <w:rFonts w:ascii="Times New Roman" w:eastAsia="Calibri" w:hAnsi="Times New Roman" w:cs="Times New Roman"/>
          <w:bCs/>
          <w:iCs/>
          <w:sz w:val="24"/>
          <w:szCs w:val="24"/>
          <w:lang w:eastAsia="en-US"/>
        </w:rPr>
        <w:t>: Г</w:t>
      </w:r>
      <w:r w:rsidR="0047790D" w:rsidRPr="002150CE">
        <w:rPr>
          <w:rFonts w:ascii="Times New Roman" w:eastAsia="Calibri" w:hAnsi="Times New Roman" w:cs="Times New Roman"/>
          <w:iCs/>
          <w:sz w:val="24"/>
          <w:szCs w:val="24"/>
          <w:lang w:eastAsia="en-US"/>
        </w:rPr>
        <w:t>еологическое тело</w:t>
      </w:r>
      <w:r w:rsidR="00242C2F" w:rsidRPr="002150CE">
        <w:rPr>
          <w:rFonts w:ascii="Times New Roman" w:eastAsia="Calibri" w:hAnsi="Times New Roman" w:cs="Times New Roman"/>
          <w:iCs/>
          <w:sz w:val="24"/>
          <w:szCs w:val="24"/>
          <w:lang w:eastAsia="en-US"/>
        </w:rPr>
        <w:t>,</w:t>
      </w:r>
      <w:r w:rsidR="0047790D" w:rsidRPr="002150CE">
        <w:rPr>
          <w:rFonts w:ascii="Times New Roman" w:eastAsia="Calibri" w:hAnsi="Times New Roman" w:cs="Times New Roman"/>
          <w:iCs/>
          <w:sz w:val="24"/>
          <w:szCs w:val="24"/>
          <w:lang w:eastAsia="en-US"/>
        </w:rPr>
        <w:t xml:space="preserve"> деформации которого приводят к нарушению естественного залегания и деформациям всего комплекса геологических тел в пределах оползневой зоны.</w:t>
      </w:r>
    </w:p>
    <w:p w14:paraId="3E5CC1B3" w14:textId="77777777" w:rsidR="00C0432D" w:rsidRPr="002150CE" w:rsidRDefault="00C0432D" w:rsidP="00B9156B">
      <w:pPr>
        <w:pStyle w:val="aff1"/>
        <w:numPr>
          <w:ilvl w:val="0"/>
          <w:numId w:val="3"/>
        </w:numPr>
        <w:tabs>
          <w:tab w:val="left" w:pos="426"/>
          <w:tab w:val="left" w:pos="567"/>
          <w:tab w:val="left" w:pos="710"/>
          <w:tab w:val="left" w:pos="1134"/>
        </w:tabs>
        <w:spacing w:line="360" w:lineRule="auto"/>
        <w:ind w:left="0" w:firstLine="709"/>
        <w:jc w:val="both"/>
        <w:rPr>
          <w:rFonts w:ascii="Times New Roman" w:eastAsia="Calibri" w:hAnsi="Times New Roman" w:cs="Times New Roman"/>
          <w:bCs/>
          <w:iCs/>
          <w:sz w:val="24"/>
          <w:szCs w:val="24"/>
          <w:lang w:eastAsia="en-US"/>
        </w:rPr>
      </w:pPr>
      <w:r w:rsidRPr="002150CE">
        <w:rPr>
          <w:rFonts w:ascii="Times New Roman" w:eastAsia="Calibri" w:hAnsi="Times New Roman" w:cs="Times New Roman"/>
          <w:b/>
          <w:iCs/>
          <w:sz w:val="24"/>
          <w:szCs w:val="24"/>
          <w:lang w:eastAsia="en-US"/>
        </w:rPr>
        <w:t>откос:</w:t>
      </w:r>
      <w:r w:rsidRPr="002150CE">
        <w:rPr>
          <w:rFonts w:ascii="Times New Roman" w:eastAsia="Calibri" w:hAnsi="Times New Roman" w:cs="Times New Roman"/>
          <w:iCs/>
          <w:sz w:val="24"/>
          <w:szCs w:val="24"/>
          <w:lang w:eastAsia="en-US"/>
        </w:rPr>
        <w:t xml:space="preserve"> Вертикальный или наклонный участок поверхности земли, сформированный в результате инженерно-хозяйственной деятельности человека.</w:t>
      </w:r>
      <w:bookmarkStart w:id="110" w:name="_Toc344290384"/>
      <w:bookmarkEnd w:id="99"/>
      <w:bookmarkEnd w:id="100"/>
      <w:bookmarkEnd w:id="101"/>
      <w:bookmarkEnd w:id="102"/>
      <w:bookmarkEnd w:id="103"/>
      <w:bookmarkEnd w:id="104"/>
      <w:bookmarkEnd w:id="105"/>
    </w:p>
    <w:p w14:paraId="077FCF91" w14:textId="77777777" w:rsidR="00695BE4" w:rsidRPr="002150CE" w:rsidRDefault="0070001F" w:rsidP="00CE6CF3">
      <w:pPr>
        <w:pStyle w:val="aff1"/>
        <w:numPr>
          <w:ilvl w:val="0"/>
          <w:numId w:val="3"/>
        </w:numPr>
        <w:tabs>
          <w:tab w:val="left" w:pos="1134"/>
        </w:tabs>
        <w:spacing w:line="360" w:lineRule="auto"/>
        <w:ind w:left="0" w:firstLine="709"/>
        <w:jc w:val="both"/>
        <w:rPr>
          <w:rFonts w:ascii="Times New Roman" w:eastAsia="Calibri" w:hAnsi="Times New Roman" w:cs="Times New Roman"/>
          <w:iCs/>
          <w:sz w:val="24"/>
          <w:szCs w:val="24"/>
          <w:lang w:eastAsia="en-US"/>
        </w:rPr>
      </w:pPr>
      <w:bookmarkStart w:id="111" w:name="_Toc344290386"/>
      <w:bookmarkEnd w:id="110"/>
      <w:r w:rsidRPr="002150CE">
        <w:rPr>
          <w:rFonts w:ascii="Times New Roman" w:eastAsia="Calibri" w:hAnsi="Times New Roman" w:cs="Times New Roman"/>
          <w:b/>
          <w:bCs/>
          <w:iCs/>
          <w:sz w:val="24"/>
          <w:szCs w:val="24"/>
          <w:lang w:eastAsia="en-US"/>
        </w:rPr>
        <w:t>устойчивость склона (откоса):</w:t>
      </w:r>
      <w:bookmarkStart w:id="112" w:name="_Hlk482608838"/>
      <w:bookmarkEnd w:id="111"/>
      <w:r w:rsidR="00987BF5" w:rsidRPr="002150CE">
        <w:rPr>
          <w:rFonts w:ascii="Times New Roman" w:eastAsia="Calibri" w:hAnsi="Times New Roman" w:cs="Times New Roman"/>
          <w:b/>
          <w:bCs/>
          <w:iCs/>
          <w:sz w:val="24"/>
          <w:szCs w:val="24"/>
          <w:lang w:eastAsia="en-US"/>
        </w:rPr>
        <w:t xml:space="preserve"> </w:t>
      </w:r>
      <w:r w:rsidR="00DD162B" w:rsidRPr="002150CE">
        <w:rPr>
          <w:rFonts w:ascii="Times New Roman" w:eastAsia="Calibri" w:hAnsi="Times New Roman" w:cs="Times New Roman"/>
          <w:bCs/>
          <w:iCs/>
          <w:sz w:val="24"/>
          <w:szCs w:val="24"/>
          <w:lang w:eastAsia="en-US"/>
        </w:rPr>
        <w:t xml:space="preserve">Способность склона (откоса) сохранять </w:t>
      </w:r>
      <w:r w:rsidR="008179AD" w:rsidRPr="002150CE">
        <w:rPr>
          <w:rFonts w:ascii="Times New Roman" w:eastAsia="Calibri" w:hAnsi="Times New Roman" w:cs="Times New Roman"/>
          <w:bCs/>
          <w:iCs/>
          <w:sz w:val="24"/>
          <w:szCs w:val="24"/>
          <w:lang w:eastAsia="en-US"/>
        </w:rPr>
        <w:t>структуру</w:t>
      </w:r>
      <w:r w:rsidR="009C23AD" w:rsidRPr="002150CE">
        <w:rPr>
          <w:rFonts w:ascii="Times New Roman" w:eastAsia="Calibri" w:hAnsi="Times New Roman" w:cs="Times New Roman"/>
          <w:bCs/>
          <w:iCs/>
          <w:sz w:val="24"/>
          <w:szCs w:val="24"/>
          <w:lang w:eastAsia="en-US"/>
        </w:rPr>
        <w:t xml:space="preserve"> и</w:t>
      </w:r>
      <w:r w:rsidR="00014167" w:rsidRPr="002150CE">
        <w:rPr>
          <w:rFonts w:ascii="Times New Roman" w:eastAsia="Calibri" w:hAnsi="Times New Roman" w:cs="Times New Roman"/>
          <w:bCs/>
          <w:iCs/>
          <w:sz w:val="24"/>
          <w:szCs w:val="24"/>
          <w:lang w:eastAsia="en-US"/>
        </w:rPr>
        <w:t xml:space="preserve"> строени</w:t>
      </w:r>
      <w:r w:rsidR="008179AD" w:rsidRPr="002150CE">
        <w:rPr>
          <w:rFonts w:ascii="Times New Roman" w:eastAsia="Calibri" w:hAnsi="Times New Roman" w:cs="Times New Roman"/>
          <w:bCs/>
          <w:iCs/>
          <w:sz w:val="24"/>
          <w:szCs w:val="24"/>
          <w:lang w:eastAsia="en-US"/>
        </w:rPr>
        <w:t>е</w:t>
      </w:r>
      <w:r w:rsidR="00014167" w:rsidRPr="002150CE">
        <w:rPr>
          <w:rFonts w:ascii="Times New Roman" w:eastAsia="Calibri" w:hAnsi="Times New Roman" w:cs="Times New Roman"/>
          <w:bCs/>
          <w:iCs/>
          <w:sz w:val="24"/>
          <w:szCs w:val="24"/>
          <w:lang w:eastAsia="en-US"/>
        </w:rPr>
        <w:t xml:space="preserve"> </w:t>
      </w:r>
      <w:r w:rsidR="00DD162B" w:rsidRPr="002150CE">
        <w:rPr>
          <w:rFonts w:ascii="Times New Roman" w:eastAsia="Calibri" w:hAnsi="Times New Roman" w:cs="Times New Roman"/>
          <w:bCs/>
          <w:iCs/>
          <w:sz w:val="24"/>
          <w:szCs w:val="24"/>
          <w:lang w:eastAsia="en-US"/>
        </w:rPr>
        <w:t>в течение длительного времени.</w:t>
      </w:r>
    </w:p>
    <w:bookmarkEnd w:id="112"/>
    <w:p w14:paraId="4D4A917E" w14:textId="77777777" w:rsidR="00525D77" w:rsidRPr="002150CE" w:rsidRDefault="00525D77" w:rsidP="0033068B">
      <w:pPr>
        <w:pStyle w:val="aff1"/>
        <w:tabs>
          <w:tab w:val="left" w:pos="426"/>
          <w:tab w:val="left" w:pos="710"/>
        </w:tabs>
        <w:spacing w:line="360" w:lineRule="auto"/>
        <w:ind w:left="0"/>
        <w:jc w:val="both"/>
        <w:rPr>
          <w:rFonts w:ascii="Times New Roman" w:eastAsia="Calibri" w:hAnsi="Times New Roman" w:cs="Times New Roman"/>
          <w:iCs/>
          <w:sz w:val="24"/>
          <w:szCs w:val="24"/>
          <w:lang w:eastAsia="en-US"/>
        </w:rPr>
      </w:pPr>
    </w:p>
    <w:p w14:paraId="40BC61DF" w14:textId="77777777" w:rsidR="00525D77" w:rsidRPr="002150CE" w:rsidRDefault="005B23FA" w:rsidP="000F3F91">
      <w:pPr>
        <w:pStyle w:val="2"/>
        <w:numPr>
          <w:ilvl w:val="0"/>
          <w:numId w:val="15"/>
        </w:numPr>
        <w:tabs>
          <w:tab w:val="left" w:pos="1134"/>
        </w:tabs>
        <w:spacing w:before="0" w:after="0"/>
        <w:ind w:left="1560" w:hanging="851"/>
        <w:rPr>
          <w:rFonts w:ascii="Times New Roman" w:eastAsia="Calibri" w:hAnsi="Times New Roman"/>
          <w:sz w:val="24"/>
          <w:lang w:eastAsia="en-US"/>
        </w:rPr>
      </w:pPr>
      <w:bookmarkStart w:id="113" w:name="_Toc528240062"/>
      <w:r w:rsidRPr="002150CE">
        <w:rPr>
          <w:rFonts w:ascii="Times New Roman" w:eastAsia="Calibri" w:hAnsi="Times New Roman"/>
          <w:sz w:val="24"/>
          <w:lang w:eastAsia="en-US"/>
        </w:rPr>
        <w:t>Общие требования</w:t>
      </w:r>
      <w:bookmarkEnd w:id="113"/>
    </w:p>
    <w:p w14:paraId="16036C59" w14:textId="77777777" w:rsidR="00791B3E" w:rsidRPr="002150CE" w:rsidRDefault="00791B3E" w:rsidP="00791B3E">
      <w:pPr>
        <w:rPr>
          <w:rFonts w:ascii="Times New Roman" w:eastAsia="Calibri" w:hAnsi="Times New Roman"/>
          <w:lang w:eastAsia="en-US"/>
        </w:rPr>
      </w:pPr>
    </w:p>
    <w:p w14:paraId="1C605EFC" w14:textId="57280F33" w:rsidR="00525D77" w:rsidRPr="002150CE" w:rsidRDefault="00525D77" w:rsidP="000F3F91">
      <w:pPr>
        <w:pStyle w:val="aff1"/>
        <w:numPr>
          <w:ilvl w:val="1"/>
          <w:numId w:val="13"/>
        </w:numPr>
        <w:tabs>
          <w:tab w:val="left" w:pos="1134"/>
        </w:tabs>
        <w:spacing w:line="360" w:lineRule="auto"/>
        <w:ind w:left="0" w:firstLine="709"/>
        <w:jc w:val="both"/>
        <w:rPr>
          <w:rFonts w:ascii="Times New Roman" w:eastAsia="Calibri" w:hAnsi="Times New Roman" w:cs="Times New Roman"/>
          <w:iCs/>
          <w:strike/>
          <w:sz w:val="24"/>
          <w:szCs w:val="24"/>
          <w:lang w:eastAsia="en-US"/>
        </w:rPr>
      </w:pPr>
      <w:r w:rsidRPr="002150CE">
        <w:rPr>
          <w:rFonts w:ascii="Times New Roman" w:eastAsia="Calibri" w:hAnsi="Times New Roman" w:cs="Times New Roman"/>
          <w:iCs/>
          <w:sz w:val="24"/>
          <w:szCs w:val="24"/>
          <w:lang w:eastAsia="en-US"/>
        </w:rPr>
        <w:t>Инженерные изыскания для строительства в районах развития оползневых процессов выполняются с целью получения достоверных и достаточных материалов</w:t>
      </w:r>
      <w:r w:rsidR="00867C8F" w:rsidRPr="002150CE">
        <w:rPr>
          <w:rFonts w:ascii="Times New Roman" w:eastAsia="Calibri" w:hAnsi="Times New Roman" w:cs="Times New Roman"/>
          <w:iCs/>
          <w:sz w:val="24"/>
          <w:szCs w:val="24"/>
          <w:lang w:eastAsia="en-US"/>
        </w:rPr>
        <w:t xml:space="preserve"> и данных</w:t>
      </w:r>
      <w:r w:rsidRPr="002150CE">
        <w:rPr>
          <w:rFonts w:ascii="Times New Roman" w:eastAsia="Calibri" w:hAnsi="Times New Roman" w:cs="Times New Roman"/>
          <w:iCs/>
          <w:sz w:val="24"/>
          <w:szCs w:val="24"/>
          <w:lang w:eastAsia="en-US"/>
        </w:rPr>
        <w:t xml:space="preserve"> о природных условиях </w:t>
      </w:r>
      <w:r w:rsidR="001D178D" w:rsidRPr="002150CE">
        <w:rPr>
          <w:rFonts w:ascii="Times New Roman" w:eastAsia="Calibri" w:hAnsi="Times New Roman" w:cs="Times New Roman"/>
          <w:iCs/>
          <w:sz w:val="24"/>
          <w:szCs w:val="24"/>
          <w:lang w:eastAsia="en-US"/>
        </w:rPr>
        <w:t>территории (</w:t>
      </w:r>
      <w:r w:rsidRPr="002150CE">
        <w:rPr>
          <w:rFonts w:ascii="Times New Roman" w:eastAsia="Calibri" w:hAnsi="Times New Roman" w:cs="Times New Roman"/>
          <w:iCs/>
          <w:sz w:val="24"/>
          <w:szCs w:val="24"/>
          <w:lang w:eastAsia="en-US"/>
        </w:rPr>
        <w:t>района</w:t>
      </w:r>
      <w:r w:rsidR="001D178D" w:rsidRPr="002150CE">
        <w:rPr>
          <w:rFonts w:ascii="Times New Roman" w:eastAsia="Calibri" w:hAnsi="Times New Roman" w:cs="Times New Roman"/>
          <w:iCs/>
          <w:sz w:val="24"/>
          <w:szCs w:val="24"/>
          <w:lang w:eastAsia="en-US"/>
        </w:rPr>
        <w:t>, площадки, трассы)</w:t>
      </w:r>
      <w:r w:rsidR="00C45BE3" w:rsidRPr="002150CE">
        <w:rPr>
          <w:rFonts w:ascii="Times New Roman" w:eastAsia="Calibri" w:hAnsi="Times New Roman" w:cs="Times New Roman"/>
          <w:iCs/>
          <w:sz w:val="24"/>
          <w:szCs w:val="24"/>
          <w:lang w:eastAsia="en-US"/>
        </w:rPr>
        <w:t>,</w:t>
      </w:r>
      <w:r w:rsidRPr="002150CE">
        <w:rPr>
          <w:rFonts w:ascii="Times New Roman" w:eastAsia="Calibri" w:hAnsi="Times New Roman" w:cs="Times New Roman"/>
          <w:iCs/>
          <w:sz w:val="24"/>
          <w:szCs w:val="24"/>
          <w:lang w:eastAsia="en-US"/>
        </w:rPr>
        <w:t xml:space="preserve"> необходимых для обоснования планирования градостроительной деятельности и разработки проектных решений, в том числе мероприятий инженерной защиты объектов капитального строительства</w:t>
      </w:r>
      <w:r w:rsidR="00C45BE3" w:rsidRPr="002150CE">
        <w:rPr>
          <w:rFonts w:ascii="Times New Roman" w:eastAsia="Calibri" w:hAnsi="Times New Roman" w:cs="Times New Roman"/>
          <w:iCs/>
          <w:sz w:val="24"/>
          <w:szCs w:val="24"/>
          <w:lang w:eastAsia="en-US"/>
        </w:rPr>
        <w:t xml:space="preserve">, </w:t>
      </w:r>
      <w:r w:rsidR="00C45BE3" w:rsidRPr="002150CE">
        <w:rPr>
          <w:rFonts w:ascii="Times New Roman" w:eastAsia="Calibri" w:hAnsi="Times New Roman" w:cs="Times New Roman"/>
          <w:sz w:val="24"/>
          <w:szCs w:val="24"/>
          <w:lang w:eastAsia="en-US"/>
        </w:rPr>
        <w:t xml:space="preserve">а также </w:t>
      </w:r>
      <w:r w:rsidR="00867C8F" w:rsidRPr="002150CE">
        <w:rPr>
          <w:rFonts w:ascii="Times New Roman" w:eastAsia="Calibri" w:hAnsi="Times New Roman" w:cs="Times New Roman"/>
          <w:sz w:val="24"/>
          <w:szCs w:val="24"/>
          <w:lang w:eastAsia="en-US"/>
        </w:rPr>
        <w:t>материалов</w:t>
      </w:r>
      <w:r w:rsidR="00C45BE3" w:rsidRPr="002150CE">
        <w:rPr>
          <w:rFonts w:ascii="Times New Roman" w:eastAsia="Calibri" w:hAnsi="Times New Roman" w:cs="Times New Roman"/>
          <w:sz w:val="24"/>
          <w:szCs w:val="24"/>
          <w:lang w:eastAsia="en-US"/>
        </w:rPr>
        <w:t>, необходимых для проведения расчетов конструкций сооружений инженерной защиты</w:t>
      </w:r>
      <w:r w:rsidRPr="002150CE">
        <w:rPr>
          <w:rFonts w:ascii="Times New Roman" w:eastAsia="Calibri" w:hAnsi="Times New Roman" w:cs="Times New Roman"/>
          <w:iCs/>
          <w:sz w:val="24"/>
          <w:szCs w:val="24"/>
          <w:lang w:eastAsia="en-US"/>
        </w:rPr>
        <w:t>.</w:t>
      </w:r>
    </w:p>
    <w:p w14:paraId="3828BC6B" w14:textId="72182047" w:rsidR="0033020D" w:rsidRPr="00670DC3" w:rsidRDefault="0033020D" w:rsidP="000F3F91">
      <w:pPr>
        <w:pStyle w:val="aff1"/>
        <w:numPr>
          <w:ilvl w:val="1"/>
          <w:numId w:val="13"/>
        </w:numPr>
        <w:tabs>
          <w:tab w:val="left" w:pos="426"/>
          <w:tab w:val="left" w:pos="1134"/>
        </w:tabs>
        <w:spacing w:line="360" w:lineRule="auto"/>
        <w:ind w:left="0" w:firstLine="709"/>
        <w:jc w:val="both"/>
        <w:rPr>
          <w:rFonts w:ascii="Times New Roman" w:eastAsia="Calibri" w:hAnsi="Times New Roman" w:cs="Times New Roman"/>
          <w:iCs/>
          <w:sz w:val="24"/>
          <w:szCs w:val="24"/>
          <w:highlight w:val="green"/>
          <w:lang w:eastAsia="en-US"/>
          <w:rPrChange w:id="114" w:author="Соколов Сергей Вадимович" w:date="2024-01-19T16:02:00Z">
            <w:rPr>
              <w:rFonts w:ascii="Times New Roman" w:eastAsia="Calibri" w:hAnsi="Times New Roman" w:cs="Times New Roman"/>
              <w:iCs/>
              <w:sz w:val="24"/>
              <w:szCs w:val="24"/>
              <w:lang w:eastAsia="en-US"/>
            </w:rPr>
          </w:rPrChange>
        </w:rPr>
      </w:pPr>
      <w:r w:rsidRPr="00670DC3">
        <w:rPr>
          <w:rFonts w:ascii="Times New Roman" w:eastAsia="Calibri" w:hAnsi="Times New Roman" w:cs="Times New Roman"/>
          <w:iCs/>
          <w:sz w:val="24"/>
          <w:szCs w:val="24"/>
          <w:highlight w:val="green"/>
          <w:lang w:eastAsia="en-US"/>
          <w:rPrChange w:id="115" w:author="Соколов Сергей Вадимович" w:date="2024-01-19T16:02:00Z">
            <w:rPr>
              <w:rFonts w:ascii="Times New Roman" w:eastAsia="Calibri" w:hAnsi="Times New Roman" w:cs="Times New Roman"/>
              <w:iCs/>
              <w:sz w:val="24"/>
              <w:szCs w:val="24"/>
              <w:lang w:eastAsia="en-US"/>
            </w:rPr>
          </w:rPrChange>
        </w:rPr>
        <w:t>Инженерные изыскания для строительства в районах развития оползневых процессов должны выполняться в порядке, установленном нормативными правовыми актами Российской Федерации</w:t>
      </w:r>
      <w:r w:rsidR="005074DD" w:rsidRPr="00670DC3">
        <w:rPr>
          <w:rFonts w:ascii="Times New Roman" w:eastAsia="Calibri" w:hAnsi="Times New Roman" w:cs="Times New Roman"/>
          <w:iCs/>
          <w:sz w:val="24"/>
          <w:szCs w:val="24"/>
          <w:highlight w:val="green"/>
          <w:lang w:eastAsia="en-US"/>
          <w:rPrChange w:id="116" w:author="Соколов Сергей Вадимович" w:date="2024-01-19T16:02:00Z">
            <w:rPr>
              <w:rFonts w:ascii="Times New Roman" w:eastAsia="Calibri" w:hAnsi="Times New Roman" w:cs="Times New Roman"/>
              <w:iCs/>
              <w:sz w:val="24"/>
              <w:szCs w:val="24"/>
              <w:lang w:eastAsia="en-US"/>
            </w:rPr>
          </w:rPrChange>
        </w:rPr>
        <w:t>,</w:t>
      </w:r>
      <w:r w:rsidRPr="00670DC3">
        <w:rPr>
          <w:rFonts w:ascii="Times New Roman" w:eastAsia="Calibri" w:hAnsi="Times New Roman" w:cs="Times New Roman"/>
          <w:iCs/>
          <w:sz w:val="24"/>
          <w:szCs w:val="24"/>
          <w:highlight w:val="green"/>
          <w:lang w:eastAsia="en-US"/>
          <w:rPrChange w:id="117" w:author="Соколов Сергей Вадимович" w:date="2024-01-19T16:02:00Z">
            <w:rPr>
              <w:rFonts w:ascii="Times New Roman" w:eastAsia="Calibri" w:hAnsi="Times New Roman" w:cs="Times New Roman"/>
              <w:iCs/>
              <w:sz w:val="24"/>
              <w:szCs w:val="24"/>
              <w:lang w:eastAsia="en-US"/>
            </w:rPr>
          </w:rPrChange>
        </w:rPr>
        <w:t xml:space="preserve"> СП 47.13330, </w:t>
      </w:r>
      <w:r w:rsidR="00A06D3F" w:rsidRPr="00670DC3">
        <w:rPr>
          <w:rFonts w:ascii="Times New Roman" w:hAnsi="Times New Roman" w:cs="Times New Roman"/>
          <w:sz w:val="24"/>
          <w:szCs w:val="24"/>
          <w:highlight w:val="green"/>
          <w:rPrChange w:id="118" w:author="Соколов Сергей Вадимович" w:date="2024-01-19T16:02:00Z">
            <w:rPr>
              <w:rFonts w:ascii="Times New Roman" w:hAnsi="Times New Roman" w:cs="Times New Roman"/>
              <w:sz w:val="24"/>
              <w:szCs w:val="24"/>
            </w:rPr>
          </w:rPrChange>
        </w:rPr>
        <w:t>СП</w:t>
      </w:r>
      <w:r w:rsidR="005074DD" w:rsidRPr="00670DC3">
        <w:rPr>
          <w:rFonts w:ascii="Times New Roman" w:hAnsi="Times New Roman" w:cs="Times New Roman"/>
          <w:sz w:val="24"/>
          <w:szCs w:val="24"/>
          <w:highlight w:val="green"/>
          <w:rPrChange w:id="119" w:author="Соколов Сергей Вадимович" w:date="2024-01-19T16:02:00Z">
            <w:rPr>
              <w:rFonts w:ascii="Times New Roman" w:hAnsi="Times New Roman" w:cs="Times New Roman"/>
              <w:sz w:val="24"/>
              <w:szCs w:val="24"/>
            </w:rPr>
          </w:rPrChange>
        </w:rPr>
        <w:t> </w:t>
      </w:r>
      <w:r w:rsidR="00A06D3F" w:rsidRPr="00670DC3">
        <w:rPr>
          <w:rFonts w:ascii="Times New Roman" w:hAnsi="Times New Roman" w:cs="Times New Roman"/>
          <w:sz w:val="24"/>
          <w:szCs w:val="24"/>
          <w:highlight w:val="green"/>
          <w:rPrChange w:id="120" w:author="Соколов Сергей Вадимович" w:date="2024-01-19T16:02:00Z">
            <w:rPr>
              <w:rFonts w:ascii="Times New Roman" w:hAnsi="Times New Roman" w:cs="Times New Roman"/>
              <w:sz w:val="24"/>
              <w:szCs w:val="24"/>
            </w:rPr>
          </w:rPrChange>
        </w:rPr>
        <w:t>317.1325800</w:t>
      </w:r>
      <w:r w:rsidR="00C205E8" w:rsidRPr="00670DC3">
        <w:rPr>
          <w:rFonts w:ascii="Times New Roman" w:eastAsia="Calibri" w:hAnsi="Times New Roman" w:cs="Times New Roman"/>
          <w:iCs/>
          <w:sz w:val="24"/>
          <w:szCs w:val="24"/>
          <w:highlight w:val="green"/>
          <w:lang w:eastAsia="en-US"/>
          <w:rPrChange w:id="121" w:author="Соколов Сергей Вадимович" w:date="2024-01-19T16:02:00Z">
            <w:rPr>
              <w:rFonts w:ascii="Times New Roman" w:eastAsia="Calibri" w:hAnsi="Times New Roman" w:cs="Times New Roman"/>
              <w:iCs/>
              <w:sz w:val="24"/>
              <w:szCs w:val="24"/>
              <w:lang w:eastAsia="en-US"/>
            </w:rPr>
          </w:rPrChange>
        </w:rPr>
        <w:t>, настоящ</w:t>
      </w:r>
      <w:r w:rsidR="00D12119" w:rsidRPr="00670DC3">
        <w:rPr>
          <w:rFonts w:ascii="Times New Roman" w:eastAsia="Calibri" w:hAnsi="Times New Roman" w:cs="Times New Roman"/>
          <w:iCs/>
          <w:sz w:val="24"/>
          <w:szCs w:val="24"/>
          <w:highlight w:val="green"/>
          <w:lang w:eastAsia="en-US"/>
          <w:rPrChange w:id="122" w:author="Соколов Сергей Вадимович" w:date="2024-01-19T16:02:00Z">
            <w:rPr>
              <w:rFonts w:ascii="Times New Roman" w:eastAsia="Calibri" w:hAnsi="Times New Roman" w:cs="Times New Roman"/>
              <w:iCs/>
              <w:sz w:val="24"/>
              <w:szCs w:val="24"/>
              <w:lang w:eastAsia="en-US"/>
            </w:rPr>
          </w:rPrChange>
        </w:rPr>
        <w:t>им</w:t>
      </w:r>
      <w:r w:rsidR="00C205E8" w:rsidRPr="00670DC3">
        <w:rPr>
          <w:rFonts w:ascii="Times New Roman" w:eastAsia="Calibri" w:hAnsi="Times New Roman" w:cs="Times New Roman"/>
          <w:iCs/>
          <w:sz w:val="24"/>
          <w:szCs w:val="24"/>
          <w:highlight w:val="green"/>
          <w:lang w:eastAsia="en-US"/>
          <w:rPrChange w:id="123" w:author="Соколов Сергей Вадимович" w:date="2024-01-19T16:02:00Z">
            <w:rPr>
              <w:rFonts w:ascii="Times New Roman" w:eastAsia="Calibri" w:hAnsi="Times New Roman" w:cs="Times New Roman"/>
              <w:iCs/>
              <w:sz w:val="24"/>
              <w:szCs w:val="24"/>
              <w:lang w:eastAsia="en-US"/>
            </w:rPr>
          </w:rPrChange>
        </w:rPr>
        <w:t xml:space="preserve"> свод</w:t>
      </w:r>
      <w:r w:rsidR="00D12119" w:rsidRPr="00670DC3">
        <w:rPr>
          <w:rFonts w:ascii="Times New Roman" w:eastAsia="Calibri" w:hAnsi="Times New Roman" w:cs="Times New Roman"/>
          <w:iCs/>
          <w:sz w:val="24"/>
          <w:szCs w:val="24"/>
          <w:highlight w:val="green"/>
          <w:lang w:eastAsia="en-US"/>
          <w:rPrChange w:id="124" w:author="Соколов Сергей Вадимович" w:date="2024-01-19T16:02:00Z">
            <w:rPr>
              <w:rFonts w:ascii="Times New Roman" w:eastAsia="Calibri" w:hAnsi="Times New Roman" w:cs="Times New Roman"/>
              <w:iCs/>
              <w:sz w:val="24"/>
              <w:szCs w:val="24"/>
              <w:lang w:eastAsia="en-US"/>
            </w:rPr>
          </w:rPrChange>
        </w:rPr>
        <w:t>ом</w:t>
      </w:r>
      <w:r w:rsidR="00C205E8" w:rsidRPr="00670DC3">
        <w:rPr>
          <w:rFonts w:ascii="Times New Roman" w:eastAsia="Calibri" w:hAnsi="Times New Roman" w:cs="Times New Roman"/>
          <w:iCs/>
          <w:sz w:val="24"/>
          <w:szCs w:val="24"/>
          <w:highlight w:val="green"/>
          <w:lang w:eastAsia="en-US"/>
          <w:rPrChange w:id="125" w:author="Соколов Сергей Вадимович" w:date="2024-01-19T16:02:00Z">
            <w:rPr>
              <w:rFonts w:ascii="Times New Roman" w:eastAsia="Calibri" w:hAnsi="Times New Roman" w:cs="Times New Roman"/>
              <w:iCs/>
              <w:sz w:val="24"/>
              <w:szCs w:val="24"/>
              <w:lang w:eastAsia="en-US"/>
            </w:rPr>
          </w:rPrChange>
        </w:rPr>
        <w:t xml:space="preserve"> правил и други</w:t>
      </w:r>
      <w:r w:rsidR="00603E80" w:rsidRPr="00670DC3">
        <w:rPr>
          <w:rFonts w:ascii="Times New Roman" w:eastAsia="Calibri" w:hAnsi="Times New Roman" w:cs="Times New Roman"/>
          <w:iCs/>
          <w:sz w:val="24"/>
          <w:szCs w:val="24"/>
          <w:highlight w:val="green"/>
          <w:lang w:eastAsia="en-US"/>
          <w:rPrChange w:id="126" w:author="Соколов Сергей Вадимович" w:date="2024-01-19T16:02:00Z">
            <w:rPr>
              <w:rFonts w:ascii="Times New Roman" w:eastAsia="Calibri" w:hAnsi="Times New Roman" w:cs="Times New Roman"/>
              <w:iCs/>
              <w:sz w:val="24"/>
              <w:szCs w:val="24"/>
              <w:lang w:eastAsia="en-US"/>
            </w:rPr>
          </w:rPrChange>
        </w:rPr>
        <w:t>ми</w:t>
      </w:r>
      <w:r w:rsidR="00C205E8" w:rsidRPr="00670DC3">
        <w:rPr>
          <w:rFonts w:ascii="Times New Roman" w:eastAsia="Calibri" w:hAnsi="Times New Roman" w:cs="Times New Roman"/>
          <w:iCs/>
          <w:sz w:val="24"/>
          <w:szCs w:val="24"/>
          <w:highlight w:val="green"/>
          <w:lang w:eastAsia="en-US"/>
          <w:rPrChange w:id="127" w:author="Соколов Сергей Вадимович" w:date="2024-01-19T16:02:00Z">
            <w:rPr>
              <w:rFonts w:ascii="Times New Roman" w:eastAsia="Calibri" w:hAnsi="Times New Roman" w:cs="Times New Roman"/>
              <w:iCs/>
              <w:sz w:val="24"/>
              <w:szCs w:val="24"/>
              <w:lang w:eastAsia="en-US"/>
            </w:rPr>
          </w:rPrChange>
        </w:rPr>
        <w:t xml:space="preserve"> нормативны</w:t>
      </w:r>
      <w:r w:rsidR="00603E80" w:rsidRPr="00670DC3">
        <w:rPr>
          <w:rFonts w:ascii="Times New Roman" w:eastAsia="Calibri" w:hAnsi="Times New Roman" w:cs="Times New Roman"/>
          <w:iCs/>
          <w:sz w:val="24"/>
          <w:szCs w:val="24"/>
          <w:highlight w:val="green"/>
          <w:lang w:eastAsia="en-US"/>
          <w:rPrChange w:id="128" w:author="Соколов Сергей Вадимович" w:date="2024-01-19T16:02:00Z">
            <w:rPr>
              <w:rFonts w:ascii="Times New Roman" w:eastAsia="Calibri" w:hAnsi="Times New Roman" w:cs="Times New Roman"/>
              <w:iCs/>
              <w:sz w:val="24"/>
              <w:szCs w:val="24"/>
              <w:lang w:eastAsia="en-US"/>
            </w:rPr>
          </w:rPrChange>
        </w:rPr>
        <w:t>ми</w:t>
      </w:r>
      <w:r w:rsidR="00C205E8" w:rsidRPr="00670DC3">
        <w:rPr>
          <w:rFonts w:ascii="Times New Roman" w:eastAsia="Calibri" w:hAnsi="Times New Roman" w:cs="Times New Roman"/>
          <w:iCs/>
          <w:sz w:val="24"/>
          <w:szCs w:val="24"/>
          <w:highlight w:val="green"/>
          <w:lang w:eastAsia="en-US"/>
          <w:rPrChange w:id="129" w:author="Соколов Сергей Вадимович" w:date="2024-01-19T16:02:00Z">
            <w:rPr>
              <w:rFonts w:ascii="Times New Roman" w:eastAsia="Calibri" w:hAnsi="Times New Roman" w:cs="Times New Roman"/>
              <w:iCs/>
              <w:sz w:val="24"/>
              <w:szCs w:val="24"/>
              <w:lang w:eastAsia="en-US"/>
            </w:rPr>
          </w:rPrChange>
        </w:rPr>
        <w:t xml:space="preserve"> документ</w:t>
      </w:r>
      <w:r w:rsidR="00603E80" w:rsidRPr="00670DC3">
        <w:rPr>
          <w:rFonts w:ascii="Times New Roman" w:eastAsia="Calibri" w:hAnsi="Times New Roman" w:cs="Times New Roman"/>
          <w:iCs/>
          <w:sz w:val="24"/>
          <w:szCs w:val="24"/>
          <w:highlight w:val="green"/>
          <w:lang w:eastAsia="en-US"/>
          <w:rPrChange w:id="130" w:author="Соколов Сергей Вадимович" w:date="2024-01-19T16:02:00Z">
            <w:rPr>
              <w:rFonts w:ascii="Times New Roman" w:eastAsia="Calibri" w:hAnsi="Times New Roman" w:cs="Times New Roman"/>
              <w:iCs/>
              <w:sz w:val="24"/>
              <w:szCs w:val="24"/>
              <w:lang w:eastAsia="en-US"/>
            </w:rPr>
          </w:rPrChange>
        </w:rPr>
        <w:t>ами</w:t>
      </w:r>
      <w:r w:rsidR="00C205E8" w:rsidRPr="00670DC3">
        <w:rPr>
          <w:rFonts w:ascii="Times New Roman" w:eastAsia="Calibri" w:hAnsi="Times New Roman" w:cs="Times New Roman"/>
          <w:iCs/>
          <w:sz w:val="24"/>
          <w:szCs w:val="24"/>
          <w:highlight w:val="green"/>
          <w:lang w:eastAsia="en-US"/>
          <w:rPrChange w:id="131" w:author="Соколов Сергей Вадимович" w:date="2024-01-19T16:02:00Z">
            <w:rPr>
              <w:rFonts w:ascii="Times New Roman" w:eastAsia="Calibri" w:hAnsi="Times New Roman" w:cs="Times New Roman"/>
              <w:iCs/>
              <w:sz w:val="24"/>
              <w:szCs w:val="24"/>
              <w:lang w:eastAsia="en-US"/>
            </w:rPr>
          </w:rPrChange>
        </w:rPr>
        <w:t>, регламентирующи</w:t>
      </w:r>
      <w:r w:rsidR="00603E80" w:rsidRPr="00670DC3">
        <w:rPr>
          <w:rFonts w:ascii="Times New Roman" w:eastAsia="Calibri" w:hAnsi="Times New Roman" w:cs="Times New Roman"/>
          <w:iCs/>
          <w:sz w:val="24"/>
          <w:szCs w:val="24"/>
          <w:highlight w:val="green"/>
          <w:lang w:eastAsia="en-US"/>
          <w:rPrChange w:id="132" w:author="Соколов Сергей Вадимович" w:date="2024-01-19T16:02:00Z">
            <w:rPr>
              <w:rFonts w:ascii="Times New Roman" w:eastAsia="Calibri" w:hAnsi="Times New Roman" w:cs="Times New Roman"/>
              <w:iCs/>
              <w:sz w:val="24"/>
              <w:szCs w:val="24"/>
              <w:lang w:eastAsia="en-US"/>
            </w:rPr>
          </w:rPrChange>
        </w:rPr>
        <w:t>ми</w:t>
      </w:r>
      <w:r w:rsidR="00C205E8" w:rsidRPr="00670DC3">
        <w:rPr>
          <w:rFonts w:ascii="Times New Roman" w:eastAsia="Calibri" w:hAnsi="Times New Roman" w:cs="Times New Roman"/>
          <w:iCs/>
          <w:sz w:val="24"/>
          <w:szCs w:val="24"/>
          <w:highlight w:val="green"/>
          <w:lang w:eastAsia="en-US"/>
          <w:rPrChange w:id="133" w:author="Соколов Сергей Вадимович" w:date="2024-01-19T16:02:00Z">
            <w:rPr>
              <w:rFonts w:ascii="Times New Roman" w:eastAsia="Calibri" w:hAnsi="Times New Roman" w:cs="Times New Roman"/>
              <w:iCs/>
              <w:sz w:val="24"/>
              <w:szCs w:val="24"/>
              <w:lang w:eastAsia="en-US"/>
            </w:rPr>
          </w:rPrChange>
        </w:rPr>
        <w:t xml:space="preserve"> общие правила производства работ</w:t>
      </w:r>
      <w:r w:rsidRPr="00670DC3">
        <w:rPr>
          <w:rFonts w:ascii="Times New Roman" w:eastAsia="Calibri" w:hAnsi="Times New Roman" w:cs="Times New Roman"/>
          <w:iCs/>
          <w:sz w:val="24"/>
          <w:szCs w:val="24"/>
          <w:highlight w:val="green"/>
          <w:lang w:eastAsia="en-US"/>
          <w:rPrChange w:id="134" w:author="Соколов Сергей Вадимович" w:date="2024-01-19T16:02:00Z">
            <w:rPr>
              <w:rFonts w:ascii="Times New Roman" w:eastAsia="Calibri" w:hAnsi="Times New Roman" w:cs="Times New Roman"/>
              <w:iCs/>
              <w:sz w:val="24"/>
              <w:szCs w:val="24"/>
              <w:lang w:eastAsia="en-US"/>
            </w:rPr>
          </w:rPrChange>
        </w:rPr>
        <w:t>.</w:t>
      </w:r>
    </w:p>
    <w:p w14:paraId="0DD12AAB" w14:textId="77777777" w:rsidR="00B96982" w:rsidRPr="00670DC3" w:rsidRDefault="0033020D" w:rsidP="000F3F91">
      <w:pPr>
        <w:pStyle w:val="1f"/>
        <w:numPr>
          <w:ilvl w:val="1"/>
          <w:numId w:val="13"/>
        </w:numPr>
        <w:tabs>
          <w:tab w:val="left" w:pos="426"/>
          <w:tab w:val="left" w:pos="710"/>
          <w:tab w:val="left" w:pos="1134"/>
        </w:tabs>
        <w:spacing w:line="360" w:lineRule="auto"/>
        <w:ind w:left="0" w:firstLine="709"/>
        <w:jc w:val="both"/>
        <w:rPr>
          <w:rFonts w:ascii="Times New Roman" w:hAnsi="Times New Roman"/>
          <w:iCs/>
          <w:sz w:val="24"/>
          <w:szCs w:val="24"/>
          <w:highlight w:val="green"/>
          <w:lang w:val="x-none" w:eastAsia="en-US"/>
          <w:rPrChange w:id="135" w:author="Соколов Сергей Вадимович" w:date="2024-01-19T16:03:00Z">
            <w:rPr>
              <w:rFonts w:ascii="Times New Roman" w:hAnsi="Times New Roman"/>
              <w:iCs/>
              <w:sz w:val="24"/>
              <w:szCs w:val="24"/>
              <w:lang w:val="x-none" w:eastAsia="en-US"/>
            </w:rPr>
          </w:rPrChange>
        </w:rPr>
      </w:pPr>
      <w:r w:rsidRPr="00670DC3">
        <w:rPr>
          <w:rFonts w:ascii="Times New Roman" w:eastAsia="Calibri" w:hAnsi="Times New Roman"/>
          <w:iCs/>
          <w:sz w:val="24"/>
          <w:szCs w:val="24"/>
          <w:highlight w:val="green"/>
          <w:lang w:val="ru-RU" w:eastAsia="en-US"/>
          <w:rPrChange w:id="136" w:author="Соколов Сергей Вадимович" w:date="2024-01-19T16:03:00Z">
            <w:rPr>
              <w:rFonts w:ascii="Times New Roman" w:eastAsia="Calibri" w:hAnsi="Times New Roman"/>
              <w:iCs/>
              <w:sz w:val="24"/>
              <w:szCs w:val="24"/>
              <w:lang w:val="ru-RU" w:eastAsia="en-US"/>
            </w:rPr>
          </w:rPrChange>
        </w:rPr>
        <w:lastRenderedPageBreak/>
        <w:t xml:space="preserve">При выполнении инженерных изысканий в районах развития оползневых процессов </w:t>
      </w:r>
      <w:r w:rsidR="00ED5F64" w:rsidRPr="00670DC3">
        <w:rPr>
          <w:rFonts w:ascii="Times New Roman" w:eastAsia="Calibri" w:hAnsi="Times New Roman"/>
          <w:iCs/>
          <w:sz w:val="24"/>
          <w:szCs w:val="24"/>
          <w:highlight w:val="green"/>
          <w:lang w:val="ru-RU" w:eastAsia="en-US"/>
          <w:rPrChange w:id="137" w:author="Соколов Сергей Вадимович" w:date="2024-01-19T16:03:00Z">
            <w:rPr>
              <w:rFonts w:ascii="Times New Roman" w:eastAsia="Calibri" w:hAnsi="Times New Roman"/>
              <w:iCs/>
              <w:sz w:val="24"/>
              <w:szCs w:val="24"/>
              <w:lang w:val="ru-RU" w:eastAsia="en-US"/>
            </w:rPr>
          </w:rPrChange>
        </w:rPr>
        <w:t xml:space="preserve">изучению </w:t>
      </w:r>
      <w:r w:rsidRPr="00670DC3">
        <w:rPr>
          <w:rFonts w:ascii="Times New Roman" w:eastAsia="Calibri" w:hAnsi="Times New Roman"/>
          <w:iCs/>
          <w:sz w:val="24"/>
          <w:szCs w:val="24"/>
          <w:highlight w:val="green"/>
          <w:lang w:val="ru-RU" w:eastAsia="en-US"/>
          <w:rPrChange w:id="138" w:author="Соколов Сергей Вадимович" w:date="2024-01-19T16:03:00Z">
            <w:rPr>
              <w:rFonts w:ascii="Times New Roman" w:eastAsia="Calibri" w:hAnsi="Times New Roman"/>
              <w:iCs/>
              <w:sz w:val="24"/>
              <w:szCs w:val="24"/>
              <w:lang w:val="ru-RU" w:eastAsia="en-US"/>
            </w:rPr>
          </w:rPrChange>
        </w:rPr>
        <w:t>подлежат</w:t>
      </w:r>
      <w:r w:rsidR="009F51E4" w:rsidRPr="00670DC3">
        <w:rPr>
          <w:rFonts w:ascii="Times New Roman" w:eastAsia="Calibri" w:hAnsi="Times New Roman"/>
          <w:iCs/>
          <w:sz w:val="24"/>
          <w:szCs w:val="24"/>
          <w:highlight w:val="green"/>
          <w:lang w:val="ru-RU" w:eastAsia="en-US"/>
          <w:rPrChange w:id="139" w:author="Соколов Сергей Вадимович" w:date="2024-01-19T16:03:00Z">
            <w:rPr>
              <w:rFonts w:ascii="Times New Roman" w:eastAsia="Calibri" w:hAnsi="Times New Roman"/>
              <w:iCs/>
              <w:sz w:val="24"/>
              <w:szCs w:val="24"/>
              <w:lang w:val="ru-RU" w:eastAsia="en-US"/>
            </w:rPr>
          </w:rPrChange>
        </w:rPr>
        <w:t xml:space="preserve">: </w:t>
      </w:r>
      <w:r w:rsidR="00380131" w:rsidRPr="00670DC3">
        <w:rPr>
          <w:rFonts w:ascii="Times New Roman" w:eastAsia="Calibri" w:hAnsi="Times New Roman"/>
          <w:iCs/>
          <w:sz w:val="24"/>
          <w:szCs w:val="24"/>
          <w:highlight w:val="green"/>
          <w:lang w:val="ru-RU" w:eastAsia="en-US"/>
          <w:rPrChange w:id="140" w:author="Соколов Сергей Вадимович" w:date="2024-01-19T16:03:00Z">
            <w:rPr>
              <w:rFonts w:ascii="Times New Roman" w:eastAsia="Calibri" w:hAnsi="Times New Roman"/>
              <w:iCs/>
              <w:sz w:val="24"/>
              <w:szCs w:val="24"/>
              <w:lang w:val="ru-RU" w:eastAsia="en-US"/>
            </w:rPr>
          </w:rPrChange>
        </w:rPr>
        <w:t>рельеф,</w:t>
      </w:r>
      <w:r w:rsidR="00CC69C4" w:rsidRPr="00670DC3">
        <w:rPr>
          <w:rFonts w:ascii="Times New Roman" w:eastAsia="Calibri" w:hAnsi="Times New Roman"/>
          <w:iCs/>
          <w:sz w:val="24"/>
          <w:szCs w:val="24"/>
          <w:highlight w:val="green"/>
          <w:lang w:val="ru-RU" w:eastAsia="en-US"/>
          <w:rPrChange w:id="141" w:author="Соколов Сергей Вадимович" w:date="2024-01-19T16:03:00Z">
            <w:rPr>
              <w:rFonts w:ascii="Times New Roman" w:eastAsia="Calibri" w:hAnsi="Times New Roman"/>
              <w:iCs/>
              <w:sz w:val="24"/>
              <w:szCs w:val="24"/>
              <w:lang w:val="ru-RU" w:eastAsia="en-US"/>
            </w:rPr>
          </w:rPrChange>
        </w:rPr>
        <w:t xml:space="preserve"> </w:t>
      </w:r>
      <w:r w:rsidR="00380131" w:rsidRPr="00670DC3">
        <w:rPr>
          <w:rFonts w:ascii="Times New Roman" w:eastAsia="Calibri" w:hAnsi="Times New Roman"/>
          <w:iCs/>
          <w:sz w:val="24"/>
          <w:szCs w:val="24"/>
          <w:highlight w:val="green"/>
          <w:lang w:val="ru-RU" w:eastAsia="en-US"/>
          <w:rPrChange w:id="142" w:author="Соколов Сергей Вадимович" w:date="2024-01-19T16:03:00Z">
            <w:rPr>
              <w:rFonts w:ascii="Times New Roman" w:eastAsia="Calibri" w:hAnsi="Times New Roman"/>
              <w:iCs/>
              <w:sz w:val="24"/>
              <w:szCs w:val="24"/>
              <w:lang w:val="ru-RU" w:eastAsia="en-US"/>
            </w:rPr>
          </w:rPrChange>
        </w:rPr>
        <w:t>геологическое строение, геоморфологические</w:t>
      </w:r>
      <w:r w:rsidR="001D178D" w:rsidRPr="00670DC3">
        <w:rPr>
          <w:rFonts w:ascii="Times New Roman" w:eastAsia="Calibri" w:hAnsi="Times New Roman"/>
          <w:iCs/>
          <w:sz w:val="24"/>
          <w:szCs w:val="24"/>
          <w:highlight w:val="green"/>
          <w:lang w:val="ru-RU" w:eastAsia="en-US"/>
          <w:rPrChange w:id="143" w:author="Соколов Сергей Вадимович" w:date="2024-01-19T16:03:00Z">
            <w:rPr>
              <w:rFonts w:ascii="Times New Roman" w:eastAsia="Calibri" w:hAnsi="Times New Roman"/>
              <w:iCs/>
              <w:sz w:val="24"/>
              <w:szCs w:val="24"/>
              <w:lang w:val="ru-RU" w:eastAsia="en-US"/>
            </w:rPr>
          </w:rPrChange>
        </w:rPr>
        <w:t>,</w:t>
      </w:r>
      <w:r w:rsidR="00380131" w:rsidRPr="00670DC3">
        <w:rPr>
          <w:rFonts w:ascii="Times New Roman" w:eastAsia="Calibri" w:hAnsi="Times New Roman"/>
          <w:iCs/>
          <w:sz w:val="24"/>
          <w:szCs w:val="24"/>
          <w:highlight w:val="green"/>
          <w:lang w:val="ru-RU" w:eastAsia="en-US"/>
          <w:rPrChange w:id="144" w:author="Соколов Сергей Вадимович" w:date="2024-01-19T16:03:00Z">
            <w:rPr>
              <w:rFonts w:ascii="Times New Roman" w:eastAsia="Calibri" w:hAnsi="Times New Roman"/>
              <w:iCs/>
              <w:sz w:val="24"/>
              <w:szCs w:val="24"/>
              <w:lang w:val="ru-RU" w:eastAsia="en-US"/>
            </w:rPr>
          </w:rPrChange>
        </w:rPr>
        <w:t xml:space="preserve"> гидрогеологические</w:t>
      </w:r>
      <w:r w:rsidR="001D178D" w:rsidRPr="00670DC3">
        <w:rPr>
          <w:rFonts w:ascii="Times New Roman" w:eastAsia="Calibri" w:hAnsi="Times New Roman"/>
          <w:iCs/>
          <w:sz w:val="24"/>
          <w:szCs w:val="24"/>
          <w:highlight w:val="green"/>
          <w:lang w:val="ru-RU" w:eastAsia="en-US"/>
          <w:rPrChange w:id="145" w:author="Соколов Сергей Вадимович" w:date="2024-01-19T16:03:00Z">
            <w:rPr>
              <w:rFonts w:ascii="Times New Roman" w:eastAsia="Calibri" w:hAnsi="Times New Roman"/>
              <w:iCs/>
              <w:sz w:val="24"/>
              <w:szCs w:val="24"/>
              <w:lang w:val="ru-RU" w:eastAsia="en-US"/>
            </w:rPr>
          </w:rPrChange>
        </w:rPr>
        <w:t>,</w:t>
      </w:r>
      <w:r w:rsidR="00CC69C4" w:rsidRPr="00670DC3">
        <w:rPr>
          <w:rFonts w:ascii="Times New Roman" w:eastAsia="Calibri" w:hAnsi="Times New Roman"/>
          <w:iCs/>
          <w:sz w:val="24"/>
          <w:szCs w:val="24"/>
          <w:highlight w:val="green"/>
          <w:lang w:val="ru-RU" w:eastAsia="en-US"/>
          <w:rPrChange w:id="146" w:author="Соколов Сергей Вадимович" w:date="2024-01-19T16:03:00Z">
            <w:rPr>
              <w:rFonts w:ascii="Times New Roman" w:eastAsia="Calibri" w:hAnsi="Times New Roman"/>
              <w:iCs/>
              <w:sz w:val="24"/>
              <w:szCs w:val="24"/>
              <w:lang w:val="ru-RU" w:eastAsia="en-US"/>
            </w:rPr>
          </w:rPrChange>
        </w:rPr>
        <w:t xml:space="preserve"> </w:t>
      </w:r>
      <w:r w:rsidR="001D178D" w:rsidRPr="00670DC3">
        <w:rPr>
          <w:rFonts w:ascii="Times New Roman" w:eastAsia="Calibri" w:hAnsi="Times New Roman"/>
          <w:iCs/>
          <w:sz w:val="24"/>
          <w:szCs w:val="24"/>
          <w:highlight w:val="green"/>
          <w:lang w:val="ru-RU" w:eastAsia="en-US"/>
          <w:rPrChange w:id="147" w:author="Соколов Сергей Вадимович" w:date="2024-01-19T16:03:00Z">
            <w:rPr>
              <w:rFonts w:ascii="Times New Roman" w:eastAsia="Calibri" w:hAnsi="Times New Roman"/>
              <w:iCs/>
              <w:sz w:val="24"/>
              <w:szCs w:val="24"/>
              <w:lang w:val="ru-RU" w:eastAsia="en-US"/>
            </w:rPr>
          </w:rPrChange>
        </w:rPr>
        <w:t xml:space="preserve">гидрометеорологические и экологические </w:t>
      </w:r>
      <w:r w:rsidR="00380131" w:rsidRPr="00670DC3">
        <w:rPr>
          <w:rFonts w:ascii="Times New Roman" w:eastAsia="Calibri" w:hAnsi="Times New Roman"/>
          <w:iCs/>
          <w:sz w:val="24"/>
          <w:szCs w:val="24"/>
          <w:highlight w:val="green"/>
          <w:lang w:val="ru-RU" w:eastAsia="en-US"/>
          <w:rPrChange w:id="148" w:author="Соколов Сергей Вадимович" w:date="2024-01-19T16:03:00Z">
            <w:rPr>
              <w:rFonts w:ascii="Times New Roman" w:eastAsia="Calibri" w:hAnsi="Times New Roman"/>
              <w:iCs/>
              <w:sz w:val="24"/>
              <w:szCs w:val="24"/>
              <w:lang w:val="ru-RU" w:eastAsia="en-US"/>
            </w:rPr>
          </w:rPrChange>
        </w:rPr>
        <w:t>условия, состав, состояние и свойства грунтов</w:t>
      </w:r>
      <w:r w:rsidR="00F371D7" w:rsidRPr="00670DC3">
        <w:rPr>
          <w:rFonts w:ascii="Times New Roman" w:eastAsia="Calibri" w:hAnsi="Times New Roman"/>
          <w:iCs/>
          <w:sz w:val="24"/>
          <w:szCs w:val="24"/>
          <w:highlight w:val="green"/>
          <w:lang w:val="ru-RU" w:eastAsia="en-US"/>
          <w:rPrChange w:id="149" w:author="Соколов Сергей Вадимович" w:date="2024-01-19T16:03:00Z">
            <w:rPr>
              <w:rFonts w:ascii="Times New Roman" w:eastAsia="Calibri" w:hAnsi="Times New Roman"/>
              <w:iCs/>
              <w:sz w:val="24"/>
              <w:szCs w:val="24"/>
              <w:lang w:val="ru-RU" w:eastAsia="en-US"/>
            </w:rPr>
          </w:rPrChange>
        </w:rPr>
        <w:t xml:space="preserve">, </w:t>
      </w:r>
      <w:r w:rsidR="006B4BF3" w:rsidRPr="00670DC3">
        <w:rPr>
          <w:rFonts w:ascii="Times New Roman" w:eastAsia="Calibri" w:hAnsi="Times New Roman"/>
          <w:iCs/>
          <w:sz w:val="24"/>
          <w:szCs w:val="24"/>
          <w:highlight w:val="green"/>
          <w:lang w:val="ru-RU" w:eastAsia="en-US"/>
          <w:rPrChange w:id="150" w:author="Соколов Сергей Вадимович" w:date="2024-01-19T16:03:00Z">
            <w:rPr>
              <w:rFonts w:ascii="Times New Roman" w:eastAsia="Calibri" w:hAnsi="Times New Roman"/>
              <w:iCs/>
              <w:sz w:val="24"/>
              <w:szCs w:val="24"/>
              <w:lang w:val="ru-RU" w:eastAsia="en-US"/>
            </w:rPr>
          </w:rPrChange>
        </w:rPr>
        <w:t xml:space="preserve">оказывающие </w:t>
      </w:r>
      <w:r w:rsidR="00F371D7" w:rsidRPr="00670DC3">
        <w:rPr>
          <w:rFonts w:ascii="Times New Roman" w:eastAsia="Calibri" w:hAnsi="Times New Roman"/>
          <w:iCs/>
          <w:sz w:val="24"/>
          <w:szCs w:val="24"/>
          <w:highlight w:val="green"/>
          <w:lang w:val="ru-RU" w:eastAsia="en-US"/>
          <w:rPrChange w:id="151" w:author="Соколов Сергей Вадимович" w:date="2024-01-19T16:03:00Z">
            <w:rPr>
              <w:rFonts w:ascii="Times New Roman" w:eastAsia="Calibri" w:hAnsi="Times New Roman"/>
              <w:iCs/>
              <w:sz w:val="24"/>
              <w:szCs w:val="24"/>
              <w:lang w:val="ru-RU" w:eastAsia="en-US"/>
            </w:rPr>
          </w:rPrChange>
        </w:rPr>
        <w:t>влия</w:t>
      </w:r>
      <w:r w:rsidR="006B4BF3" w:rsidRPr="00670DC3">
        <w:rPr>
          <w:rFonts w:ascii="Times New Roman" w:eastAsia="Calibri" w:hAnsi="Times New Roman"/>
          <w:iCs/>
          <w:sz w:val="24"/>
          <w:szCs w:val="24"/>
          <w:highlight w:val="green"/>
          <w:lang w:val="ru-RU" w:eastAsia="en-US"/>
          <w:rPrChange w:id="152" w:author="Соколов Сергей Вадимович" w:date="2024-01-19T16:03:00Z">
            <w:rPr>
              <w:rFonts w:ascii="Times New Roman" w:eastAsia="Calibri" w:hAnsi="Times New Roman"/>
              <w:iCs/>
              <w:sz w:val="24"/>
              <w:szCs w:val="24"/>
              <w:lang w:val="ru-RU" w:eastAsia="en-US"/>
            </w:rPr>
          </w:rPrChange>
        </w:rPr>
        <w:t>ние</w:t>
      </w:r>
      <w:r w:rsidR="00F57536" w:rsidRPr="00670DC3">
        <w:rPr>
          <w:rFonts w:ascii="Times New Roman" w:eastAsia="Calibri" w:hAnsi="Times New Roman"/>
          <w:iCs/>
          <w:sz w:val="24"/>
          <w:szCs w:val="24"/>
          <w:highlight w:val="green"/>
          <w:lang w:val="ru-RU" w:eastAsia="en-US"/>
          <w:rPrChange w:id="153" w:author="Соколов Сергей Вадимович" w:date="2024-01-19T16:03:00Z">
            <w:rPr>
              <w:rFonts w:ascii="Times New Roman" w:eastAsia="Calibri" w:hAnsi="Times New Roman"/>
              <w:iCs/>
              <w:sz w:val="24"/>
              <w:szCs w:val="24"/>
              <w:lang w:val="ru-RU" w:eastAsia="en-US"/>
            </w:rPr>
          </w:rPrChange>
        </w:rPr>
        <w:t xml:space="preserve"> </w:t>
      </w:r>
      <w:r w:rsidR="00F371D7" w:rsidRPr="00670DC3">
        <w:rPr>
          <w:rFonts w:ascii="Times New Roman" w:eastAsia="Calibri" w:hAnsi="Times New Roman"/>
          <w:iCs/>
          <w:sz w:val="24"/>
          <w:szCs w:val="24"/>
          <w:highlight w:val="green"/>
          <w:lang w:val="ru-RU" w:eastAsia="en-US"/>
          <w:rPrChange w:id="154" w:author="Соколов Сергей Вадимович" w:date="2024-01-19T16:03:00Z">
            <w:rPr>
              <w:rFonts w:ascii="Times New Roman" w:eastAsia="Calibri" w:hAnsi="Times New Roman"/>
              <w:iCs/>
              <w:sz w:val="24"/>
              <w:szCs w:val="24"/>
              <w:lang w:val="ru-RU" w:eastAsia="en-US"/>
            </w:rPr>
          </w:rPrChange>
        </w:rPr>
        <w:t>на развитие оползневых процессов.</w:t>
      </w:r>
      <w:r w:rsidR="00EF5894" w:rsidRPr="00670DC3">
        <w:rPr>
          <w:rFonts w:ascii="Times New Roman" w:eastAsia="Calibri" w:hAnsi="Times New Roman"/>
          <w:iCs/>
          <w:sz w:val="24"/>
          <w:szCs w:val="24"/>
          <w:highlight w:val="green"/>
          <w:lang w:val="ru-RU" w:eastAsia="en-US"/>
          <w:rPrChange w:id="155" w:author="Соколов Сергей Вадимович" w:date="2024-01-19T16:03:00Z">
            <w:rPr>
              <w:rFonts w:ascii="Times New Roman" w:eastAsia="Calibri" w:hAnsi="Times New Roman"/>
              <w:iCs/>
              <w:sz w:val="24"/>
              <w:szCs w:val="24"/>
              <w:lang w:val="ru-RU" w:eastAsia="en-US"/>
            </w:rPr>
          </w:rPrChange>
        </w:rPr>
        <w:t xml:space="preserve"> В случае проведения </w:t>
      </w:r>
      <w:r w:rsidR="00EF5894" w:rsidRPr="00670DC3">
        <w:rPr>
          <w:rFonts w:ascii="Times New Roman" w:hAnsi="Times New Roman"/>
          <w:iCs/>
          <w:sz w:val="24"/>
          <w:szCs w:val="24"/>
          <w:highlight w:val="green"/>
          <w:lang w:val="ru-RU" w:eastAsia="en-US"/>
          <w:rPrChange w:id="156" w:author="Соколов Сергей Вадимович" w:date="2024-01-19T16:03:00Z">
            <w:rPr>
              <w:rFonts w:ascii="Times New Roman" w:hAnsi="Times New Roman"/>
              <w:iCs/>
              <w:sz w:val="24"/>
              <w:szCs w:val="24"/>
              <w:lang w:val="ru-RU" w:eastAsia="en-US"/>
            </w:rPr>
          </w:rPrChange>
        </w:rPr>
        <w:t>изысканий в сейсмоопасных районах должны дополнительно изучаться сейсмические условия.</w:t>
      </w:r>
    </w:p>
    <w:p w14:paraId="2C5E94C6" w14:textId="3602E80C" w:rsidR="005B23FA" w:rsidRPr="00670DC3" w:rsidRDefault="0033020D" w:rsidP="000F3F91">
      <w:pPr>
        <w:pStyle w:val="aff1"/>
        <w:numPr>
          <w:ilvl w:val="1"/>
          <w:numId w:val="14"/>
        </w:numPr>
        <w:tabs>
          <w:tab w:val="left" w:pos="426"/>
          <w:tab w:val="left" w:pos="710"/>
          <w:tab w:val="left" w:pos="1134"/>
        </w:tabs>
        <w:autoSpaceDE/>
        <w:autoSpaceDN/>
        <w:adjustRightInd/>
        <w:spacing w:line="360" w:lineRule="auto"/>
        <w:ind w:left="0" w:firstLine="709"/>
        <w:contextualSpacing w:val="0"/>
        <w:jc w:val="both"/>
        <w:rPr>
          <w:rFonts w:ascii="Times New Roman" w:hAnsi="Times New Roman" w:cs="Times New Roman"/>
          <w:strike/>
          <w:sz w:val="24"/>
          <w:szCs w:val="24"/>
          <w:highlight w:val="green"/>
          <w:rPrChange w:id="157" w:author="Соколов Сергей Вадимович" w:date="2024-01-19T16:02:00Z">
            <w:rPr>
              <w:rFonts w:ascii="Times New Roman" w:hAnsi="Times New Roman" w:cs="Times New Roman"/>
              <w:strike/>
              <w:sz w:val="24"/>
              <w:szCs w:val="24"/>
            </w:rPr>
          </w:rPrChange>
        </w:rPr>
      </w:pPr>
      <w:r w:rsidRPr="00670DC3">
        <w:rPr>
          <w:rFonts w:ascii="Times New Roman" w:eastAsia="Calibri" w:hAnsi="Times New Roman" w:cs="Times New Roman"/>
          <w:iCs/>
          <w:sz w:val="24"/>
          <w:szCs w:val="24"/>
          <w:highlight w:val="green"/>
          <w:lang w:eastAsia="en-US"/>
          <w:rPrChange w:id="158" w:author="Соколов Сергей Вадимович" w:date="2024-01-19T16:02:00Z">
            <w:rPr>
              <w:rFonts w:ascii="Times New Roman" w:eastAsia="Calibri" w:hAnsi="Times New Roman" w:cs="Times New Roman"/>
              <w:iCs/>
              <w:sz w:val="24"/>
              <w:szCs w:val="24"/>
              <w:lang w:eastAsia="en-US"/>
            </w:rPr>
          </w:rPrChange>
        </w:rPr>
        <w:t>Задание на выполнение инженерных изысканий в районах развит</w:t>
      </w:r>
      <w:r w:rsidR="00197796" w:rsidRPr="00670DC3">
        <w:rPr>
          <w:rFonts w:ascii="Times New Roman" w:eastAsia="Calibri" w:hAnsi="Times New Roman" w:cs="Times New Roman"/>
          <w:iCs/>
          <w:sz w:val="24"/>
          <w:szCs w:val="24"/>
          <w:highlight w:val="green"/>
          <w:lang w:eastAsia="en-US"/>
          <w:rPrChange w:id="159" w:author="Соколов Сергей Вадимович" w:date="2024-01-19T16:02:00Z">
            <w:rPr>
              <w:rFonts w:ascii="Times New Roman" w:eastAsia="Calibri" w:hAnsi="Times New Roman" w:cs="Times New Roman"/>
              <w:iCs/>
              <w:sz w:val="24"/>
              <w:szCs w:val="24"/>
              <w:lang w:eastAsia="en-US"/>
            </w:rPr>
          </w:rPrChange>
        </w:rPr>
        <w:t>ия оползневых процессов (далее –</w:t>
      </w:r>
      <w:r w:rsidRPr="00670DC3">
        <w:rPr>
          <w:rFonts w:ascii="Times New Roman" w:eastAsia="Calibri" w:hAnsi="Times New Roman" w:cs="Times New Roman"/>
          <w:iCs/>
          <w:sz w:val="24"/>
          <w:szCs w:val="24"/>
          <w:highlight w:val="green"/>
          <w:lang w:eastAsia="en-US"/>
          <w:rPrChange w:id="160" w:author="Соколов Сергей Вадимович" w:date="2024-01-19T16:02:00Z">
            <w:rPr>
              <w:rFonts w:ascii="Times New Roman" w:eastAsia="Calibri" w:hAnsi="Times New Roman" w:cs="Times New Roman"/>
              <w:iCs/>
              <w:sz w:val="24"/>
              <w:szCs w:val="24"/>
              <w:lang w:eastAsia="en-US"/>
            </w:rPr>
          </w:rPrChange>
        </w:rPr>
        <w:t xml:space="preserve"> задание) должно содержать сведения и данные в соответствии с СП 47.13330.2016 </w:t>
      </w:r>
      <w:r w:rsidR="00197796" w:rsidRPr="00670DC3">
        <w:rPr>
          <w:rFonts w:ascii="Times New Roman" w:eastAsia="Calibri" w:hAnsi="Times New Roman" w:cs="Times New Roman"/>
          <w:iCs/>
          <w:sz w:val="24"/>
          <w:szCs w:val="24"/>
          <w:highlight w:val="green"/>
          <w:lang w:eastAsia="en-US"/>
          <w:rPrChange w:id="161" w:author="Соколов Сергей Вадимович" w:date="2024-01-19T16:02:00Z">
            <w:rPr>
              <w:rFonts w:ascii="Times New Roman" w:eastAsia="Calibri" w:hAnsi="Times New Roman" w:cs="Times New Roman"/>
              <w:iCs/>
              <w:sz w:val="24"/>
              <w:szCs w:val="24"/>
              <w:lang w:eastAsia="en-US"/>
            </w:rPr>
          </w:rPrChange>
        </w:rPr>
        <w:t>(</w:t>
      </w:r>
      <w:r w:rsidR="005074DD" w:rsidRPr="00670DC3">
        <w:rPr>
          <w:rFonts w:ascii="Times New Roman" w:eastAsia="Calibri" w:hAnsi="Times New Roman" w:cs="Times New Roman"/>
          <w:iCs/>
          <w:sz w:val="24"/>
          <w:szCs w:val="24"/>
          <w:highlight w:val="green"/>
          <w:lang w:eastAsia="en-US"/>
          <w:rPrChange w:id="162" w:author="Соколов Сергей Вадимович" w:date="2024-01-19T16:02:00Z">
            <w:rPr>
              <w:rFonts w:ascii="Times New Roman" w:eastAsia="Calibri" w:hAnsi="Times New Roman" w:cs="Times New Roman"/>
              <w:iCs/>
              <w:sz w:val="24"/>
              <w:szCs w:val="24"/>
              <w:lang w:eastAsia="en-US"/>
            </w:rPr>
          </w:rPrChange>
        </w:rPr>
        <w:t xml:space="preserve">пункты </w:t>
      </w:r>
      <w:r w:rsidR="00197796" w:rsidRPr="00670DC3">
        <w:rPr>
          <w:rFonts w:ascii="Times New Roman" w:eastAsia="Calibri" w:hAnsi="Times New Roman" w:cs="Times New Roman"/>
          <w:iCs/>
          <w:sz w:val="24"/>
          <w:szCs w:val="24"/>
          <w:highlight w:val="green"/>
          <w:lang w:eastAsia="en-US"/>
          <w:rPrChange w:id="163" w:author="Соколов Сергей Вадимович" w:date="2024-01-19T16:02:00Z">
            <w:rPr>
              <w:rFonts w:ascii="Times New Roman" w:eastAsia="Calibri" w:hAnsi="Times New Roman" w:cs="Times New Roman"/>
              <w:iCs/>
              <w:sz w:val="24"/>
              <w:szCs w:val="24"/>
              <w:lang w:eastAsia="en-US"/>
            </w:rPr>
          </w:rPrChange>
        </w:rPr>
        <w:t>4.15</w:t>
      </w:r>
      <w:r w:rsidR="008B2A6C" w:rsidRPr="00670DC3">
        <w:rPr>
          <w:rFonts w:ascii="Times New Roman" w:eastAsia="Calibri" w:hAnsi="Times New Roman" w:cs="Times New Roman"/>
          <w:iCs/>
          <w:sz w:val="24"/>
          <w:szCs w:val="24"/>
          <w:highlight w:val="green"/>
          <w:lang w:eastAsia="en-US"/>
          <w:rPrChange w:id="164" w:author="Соколов Сергей Вадимович" w:date="2024-01-19T16:02:00Z">
            <w:rPr>
              <w:rFonts w:ascii="Times New Roman" w:eastAsia="Calibri" w:hAnsi="Times New Roman" w:cs="Times New Roman"/>
              <w:iCs/>
              <w:sz w:val="24"/>
              <w:szCs w:val="24"/>
              <w:lang w:eastAsia="en-US"/>
            </w:rPr>
          </w:rPrChange>
        </w:rPr>
        <w:t>–</w:t>
      </w:r>
      <w:r w:rsidRPr="00670DC3">
        <w:rPr>
          <w:rFonts w:ascii="Times New Roman" w:eastAsia="Calibri" w:hAnsi="Times New Roman" w:cs="Times New Roman"/>
          <w:iCs/>
          <w:sz w:val="24"/>
          <w:szCs w:val="24"/>
          <w:highlight w:val="green"/>
          <w:lang w:eastAsia="en-US"/>
          <w:rPrChange w:id="165" w:author="Соколов Сергей Вадимович" w:date="2024-01-19T16:02:00Z">
            <w:rPr>
              <w:rFonts w:ascii="Times New Roman" w:eastAsia="Calibri" w:hAnsi="Times New Roman" w:cs="Times New Roman"/>
              <w:iCs/>
              <w:sz w:val="24"/>
              <w:szCs w:val="24"/>
              <w:lang w:eastAsia="en-US"/>
            </w:rPr>
          </w:rPrChange>
        </w:rPr>
        <w:t>4.17)</w:t>
      </w:r>
      <w:r w:rsidR="00435886" w:rsidRPr="00670DC3">
        <w:rPr>
          <w:rFonts w:ascii="Times New Roman" w:eastAsia="Calibri" w:hAnsi="Times New Roman" w:cs="Times New Roman"/>
          <w:iCs/>
          <w:sz w:val="24"/>
          <w:szCs w:val="24"/>
          <w:highlight w:val="green"/>
          <w:lang w:eastAsia="en-US"/>
          <w:rPrChange w:id="166" w:author="Соколов Сергей Вадимович" w:date="2024-01-19T16:02:00Z">
            <w:rPr>
              <w:rFonts w:ascii="Times New Roman" w:eastAsia="Calibri" w:hAnsi="Times New Roman" w:cs="Times New Roman"/>
              <w:iCs/>
              <w:sz w:val="24"/>
              <w:szCs w:val="24"/>
              <w:lang w:eastAsia="en-US"/>
            </w:rPr>
          </w:rPrChange>
        </w:rPr>
        <w:t>, а также</w:t>
      </w:r>
      <w:r w:rsidR="005B23FA" w:rsidRPr="00670DC3">
        <w:rPr>
          <w:rFonts w:ascii="Times New Roman" w:hAnsi="Times New Roman" w:cs="Times New Roman"/>
          <w:sz w:val="24"/>
          <w:szCs w:val="24"/>
          <w:highlight w:val="green"/>
          <w:rPrChange w:id="167" w:author="Соколов Сергей Вадимович" w:date="2024-01-19T16:02:00Z">
            <w:rPr>
              <w:rFonts w:ascii="Times New Roman" w:hAnsi="Times New Roman" w:cs="Times New Roman"/>
              <w:sz w:val="24"/>
              <w:szCs w:val="24"/>
            </w:rPr>
          </w:rPrChange>
        </w:rPr>
        <w:t>:</w:t>
      </w:r>
    </w:p>
    <w:p w14:paraId="437E41AD" w14:textId="77777777" w:rsidR="005B23FA" w:rsidRPr="00670DC3" w:rsidRDefault="005844C3" w:rsidP="00CE6CF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68" w:author="Соколов Сергей Вадимович" w:date="2024-01-19T16:02:00Z">
            <w:rPr>
              <w:rFonts w:ascii="Times New Roman" w:hAnsi="Times New Roman" w:cs="Times New Roman"/>
              <w:sz w:val="24"/>
              <w:szCs w:val="24"/>
            </w:rPr>
          </w:rPrChange>
        </w:rPr>
      </w:pPr>
      <w:r w:rsidRPr="00670DC3">
        <w:rPr>
          <w:rFonts w:ascii="Times New Roman" w:hAnsi="Times New Roman" w:cs="Times New Roman"/>
          <w:sz w:val="24"/>
          <w:szCs w:val="24"/>
          <w:highlight w:val="green"/>
          <w:rPrChange w:id="169" w:author="Соколов Сергей Вадимович" w:date="2024-01-19T16:02:00Z">
            <w:rPr>
              <w:rFonts w:ascii="Times New Roman" w:hAnsi="Times New Roman" w:cs="Times New Roman"/>
              <w:sz w:val="24"/>
              <w:szCs w:val="24"/>
            </w:rPr>
          </w:rPrChange>
        </w:rPr>
        <w:t xml:space="preserve">- </w:t>
      </w:r>
      <w:r w:rsidR="005B23FA" w:rsidRPr="00670DC3">
        <w:rPr>
          <w:rFonts w:ascii="Times New Roman" w:hAnsi="Times New Roman" w:cs="Times New Roman"/>
          <w:sz w:val="24"/>
          <w:szCs w:val="24"/>
          <w:highlight w:val="green"/>
          <w:rPrChange w:id="170" w:author="Соколов Сергей Вадимович" w:date="2024-01-19T16:02:00Z">
            <w:rPr>
              <w:rFonts w:ascii="Times New Roman" w:hAnsi="Times New Roman" w:cs="Times New Roman"/>
              <w:sz w:val="24"/>
              <w:szCs w:val="24"/>
            </w:rPr>
          </w:rPrChange>
        </w:rPr>
        <w:t>данные о наблюдавшихся на исследуемой территории деформациях и аварийных ситуациях в процессе строительства и эксплуатации сооружений, связанных с развитием оползневых процессов;</w:t>
      </w:r>
    </w:p>
    <w:p w14:paraId="5DAA6A34" w14:textId="77777777" w:rsidR="005B23FA" w:rsidRPr="00670DC3" w:rsidRDefault="005844C3" w:rsidP="00CE6CF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71" w:author="Соколов Сергей Вадимович" w:date="2024-01-19T16:02:00Z">
            <w:rPr>
              <w:rFonts w:ascii="Times New Roman" w:hAnsi="Times New Roman" w:cs="Times New Roman"/>
              <w:sz w:val="24"/>
              <w:szCs w:val="24"/>
            </w:rPr>
          </w:rPrChange>
        </w:rPr>
      </w:pPr>
      <w:r w:rsidRPr="00670DC3">
        <w:rPr>
          <w:rFonts w:ascii="Times New Roman" w:hAnsi="Times New Roman" w:cs="Times New Roman"/>
          <w:sz w:val="24"/>
          <w:szCs w:val="24"/>
          <w:highlight w:val="green"/>
          <w:rPrChange w:id="172" w:author="Соколов Сергей Вадимович" w:date="2024-01-19T16:02:00Z">
            <w:rPr>
              <w:rFonts w:ascii="Times New Roman" w:hAnsi="Times New Roman" w:cs="Times New Roman"/>
              <w:sz w:val="24"/>
              <w:szCs w:val="24"/>
            </w:rPr>
          </w:rPrChange>
        </w:rPr>
        <w:t xml:space="preserve">- </w:t>
      </w:r>
      <w:r w:rsidR="005B23FA" w:rsidRPr="00670DC3">
        <w:rPr>
          <w:rFonts w:ascii="Times New Roman" w:hAnsi="Times New Roman" w:cs="Times New Roman"/>
          <w:sz w:val="24"/>
          <w:szCs w:val="24"/>
          <w:highlight w:val="green"/>
          <w:rPrChange w:id="173" w:author="Соколов Сергей Вадимович" w:date="2024-01-19T16:02:00Z">
            <w:rPr>
              <w:rFonts w:ascii="Times New Roman" w:hAnsi="Times New Roman" w:cs="Times New Roman"/>
              <w:sz w:val="24"/>
              <w:szCs w:val="24"/>
            </w:rPr>
          </w:rPrChange>
        </w:rPr>
        <w:t>требования к прогнозу развития оползневых процессов (качественному или количественному);</w:t>
      </w:r>
    </w:p>
    <w:p w14:paraId="6DB93D5B" w14:textId="77777777" w:rsidR="005B23FA" w:rsidRPr="002150CE" w:rsidRDefault="005844C3" w:rsidP="00CE6CF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rPr>
      </w:pPr>
      <w:r w:rsidRPr="00670DC3">
        <w:rPr>
          <w:rFonts w:ascii="Times New Roman" w:hAnsi="Times New Roman" w:cs="Times New Roman"/>
          <w:sz w:val="24"/>
          <w:szCs w:val="24"/>
          <w:highlight w:val="green"/>
          <w:rPrChange w:id="174" w:author="Соколов Сергей Вадимович" w:date="2024-01-19T16:02:00Z">
            <w:rPr>
              <w:rFonts w:ascii="Times New Roman" w:hAnsi="Times New Roman" w:cs="Times New Roman"/>
              <w:sz w:val="24"/>
              <w:szCs w:val="24"/>
            </w:rPr>
          </w:rPrChange>
        </w:rPr>
        <w:t xml:space="preserve">- </w:t>
      </w:r>
      <w:r w:rsidR="005B23FA" w:rsidRPr="00670DC3">
        <w:rPr>
          <w:rFonts w:ascii="Times New Roman" w:hAnsi="Times New Roman" w:cs="Times New Roman"/>
          <w:sz w:val="24"/>
          <w:szCs w:val="24"/>
          <w:highlight w:val="green"/>
          <w:rPrChange w:id="175" w:author="Соколов Сергей Вадимович" w:date="2024-01-19T16:02:00Z">
            <w:rPr>
              <w:rFonts w:ascii="Times New Roman" w:hAnsi="Times New Roman" w:cs="Times New Roman"/>
              <w:sz w:val="24"/>
              <w:szCs w:val="24"/>
            </w:rPr>
          </w:rPrChange>
        </w:rPr>
        <w:t xml:space="preserve">требования </w:t>
      </w:r>
      <w:r w:rsidR="006B4BF3" w:rsidRPr="00670DC3">
        <w:rPr>
          <w:rFonts w:ascii="Times New Roman" w:hAnsi="Times New Roman" w:cs="Times New Roman"/>
          <w:sz w:val="24"/>
          <w:szCs w:val="24"/>
          <w:highlight w:val="green"/>
          <w:rPrChange w:id="176" w:author="Соколов Сергей Вадимович" w:date="2024-01-19T16:02:00Z">
            <w:rPr>
              <w:rFonts w:ascii="Times New Roman" w:hAnsi="Times New Roman" w:cs="Times New Roman"/>
              <w:sz w:val="24"/>
              <w:szCs w:val="24"/>
            </w:rPr>
          </w:rPrChange>
        </w:rPr>
        <w:t>о</w:t>
      </w:r>
      <w:r w:rsidR="005B23FA" w:rsidRPr="00670DC3">
        <w:rPr>
          <w:rFonts w:ascii="Times New Roman" w:hAnsi="Times New Roman" w:cs="Times New Roman"/>
          <w:sz w:val="24"/>
          <w:szCs w:val="24"/>
          <w:highlight w:val="green"/>
          <w:rPrChange w:id="177" w:author="Соколов Сергей Вадимович" w:date="2024-01-19T16:02:00Z">
            <w:rPr>
              <w:rFonts w:ascii="Times New Roman" w:hAnsi="Times New Roman" w:cs="Times New Roman"/>
              <w:sz w:val="24"/>
              <w:szCs w:val="24"/>
            </w:rPr>
          </w:rPrChange>
        </w:rPr>
        <w:t xml:space="preserve"> предоставлени</w:t>
      </w:r>
      <w:r w:rsidR="006B4BF3" w:rsidRPr="00670DC3">
        <w:rPr>
          <w:rFonts w:ascii="Times New Roman" w:hAnsi="Times New Roman" w:cs="Times New Roman"/>
          <w:sz w:val="24"/>
          <w:szCs w:val="24"/>
          <w:highlight w:val="green"/>
          <w:rPrChange w:id="178" w:author="Соколов Сергей Вадимович" w:date="2024-01-19T16:02:00Z">
            <w:rPr>
              <w:rFonts w:ascii="Times New Roman" w:hAnsi="Times New Roman" w:cs="Times New Roman"/>
              <w:sz w:val="24"/>
              <w:szCs w:val="24"/>
            </w:rPr>
          </w:rPrChange>
        </w:rPr>
        <w:t>и</w:t>
      </w:r>
      <w:r w:rsidR="005B23FA" w:rsidRPr="00670DC3">
        <w:rPr>
          <w:rFonts w:ascii="Times New Roman" w:hAnsi="Times New Roman" w:cs="Times New Roman"/>
          <w:sz w:val="24"/>
          <w:szCs w:val="24"/>
          <w:highlight w:val="green"/>
          <w:rPrChange w:id="179" w:author="Соколов Сергей Вадимович" w:date="2024-01-19T16:02:00Z">
            <w:rPr>
              <w:rFonts w:ascii="Times New Roman" w:hAnsi="Times New Roman" w:cs="Times New Roman"/>
              <w:sz w:val="24"/>
              <w:szCs w:val="24"/>
            </w:rPr>
          </w:rPrChange>
        </w:rPr>
        <w:t xml:space="preserve"> </w:t>
      </w:r>
      <w:r w:rsidR="00BF57C6" w:rsidRPr="00670DC3">
        <w:rPr>
          <w:rFonts w:ascii="Times New Roman" w:hAnsi="Times New Roman" w:cs="Times New Roman"/>
          <w:sz w:val="24"/>
          <w:szCs w:val="24"/>
          <w:highlight w:val="green"/>
          <w:rPrChange w:id="180" w:author="Соколов Сергей Вадимович" w:date="2024-01-19T16:02:00Z">
            <w:rPr>
              <w:rFonts w:ascii="Times New Roman" w:hAnsi="Times New Roman" w:cs="Times New Roman"/>
              <w:sz w:val="24"/>
              <w:szCs w:val="24"/>
            </w:rPr>
          </w:rPrChange>
        </w:rPr>
        <w:t xml:space="preserve">общих </w:t>
      </w:r>
      <w:r w:rsidR="005B23FA" w:rsidRPr="00670DC3">
        <w:rPr>
          <w:rFonts w:ascii="Times New Roman" w:hAnsi="Times New Roman" w:cs="Times New Roman"/>
          <w:sz w:val="24"/>
          <w:szCs w:val="24"/>
          <w:highlight w:val="green"/>
          <w:rPrChange w:id="181" w:author="Соколов Сергей Вадимович" w:date="2024-01-19T16:02:00Z">
            <w:rPr>
              <w:rFonts w:ascii="Times New Roman" w:hAnsi="Times New Roman" w:cs="Times New Roman"/>
              <w:sz w:val="24"/>
              <w:szCs w:val="24"/>
            </w:rPr>
          </w:rPrChange>
        </w:rPr>
        <w:t>рекомендаций для разработки проектных решений по инженерной защите.</w:t>
      </w:r>
    </w:p>
    <w:p w14:paraId="7673BE8C" w14:textId="409B17B6" w:rsidR="00525D77" w:rsidRPr="00670DC3" w:rsidRDefault="00525D77" w:rsidP="000F3F91">
      <w:pPr>
        <w:pStyle w:val="aff1"/>
        <w:numPr>
          <w:ilvl w:val="1"/>
          <w:numId w:val="14"/>
        </w:numPr>
        <w:tabs>
          <w:tab w:val="left" w:pos="426"/>
          <w:tab w:val="left" w:pos="710"/>
          <w:tab w:val="left" w:pos="1134"/>
        </w:tabs>
        <w:spacing w:line="360" w:lineRule="auto"/>
        <w:ind w:left="0" w:firstLine="709"/>
        <w:jc w:val="both"/>
        <w:rPr>
          <w:rFonts w:ascii="Times New Roman" w:eastAsia="Calibri" w:hAnsi="Times New Roman" w:cs="Times New Roman"/>
          <w:iCs/>
          <w:sz w:val="24"/>
          <w:szCs w:val="24"/>
          <w:highlight w:val="green"/>
          <w:lang w:eastAsia="en-US"/>
          <w:rPrChange w:id="182" w:author="Соколов Сергей Вадимович" w:date="2024-01-19T16:03:00Z">
            <w:rPr>
              <w:rFonts w:ascii="Times New Roman" w:eastAsia="Calibri" w:hAnsi="Times New Roman" w:cs="Times New Roman"/>
              <w:iCs/>
              <w:sz w:val="24"/>
              <w:szCs w:val="24"/>
              <w:lang w:eastAsia="en-US"/>
            </w:rPr>
          </w:rPrChange>
        </w:rPr>
      </w:pPr>
      <w:r w:rsidRPr="00670DC3">
        <w:rPr>
          <w:rFonts w:ascii="Times New Roman" w:eastAsia="Calibri" w:hAnsi="Times New Roman" w:cs="Times New Roman"/>
          <w:iCs/>
          <w:sz w:val="24"/>
          <w:szCs w:val="24"/>
          <w:highlight w:val="green"/>
          <w:lang w:eastAsia="en-US"/>
          <w:rPrChange w:id="183" w:author="Соколов Сергей Вадимович" w:date="2024-01-19T16:03:00Z">
            <w:rPr>
              <w:rFonts w:ascii="Times New Roman" w:eastAsia="Calibri" w:hAnsi="Times New Roman" w:cs="Times New Roman"/>
              <w:iCs/>
              <w:sz w:val="24"/>
              <w:szCs w:val="24"/>
              <w:lang w:eastAsia="en-US"/>
            </w:rPr>
          </w:rPrChange>
        </w:rPr>
        <w:t>Программа инженерных изысканий для строительства в районах развития оползневых процессов (далее – программа) должна содержать сведения и данные в соответствии с СП 47.13330.2016 (</w:t>
      </w:r>
      <w:r w:rsidR="005074DD" w:rsidRPr="00670DC3">
        <w:rPr>
          <w:rFonts w:ascii="Times New Roman" w:eastAsia="Calibri" w:hAnsi="Times New Roman" w:cs="Times New Roman"/>
          <w:iCs/>
          <w:sz w:val="24"/>
          <w:szCs w:val="24"/>
          <w:highlight w:val="green"/>
          <w:lang w:eastAsia="en-US"/>
          <w:rPrChange w:id="184" w:author="Соколов Сергей Вадимович" w:date="2024-01-19T16:03:00Z">
            <w:rPr>
              <w:rFonts w:ascii="Times New Roman" w:eastAsia="Calibri" w:hAnsi="Times New Roman" w:cs="Times New Roman"/>
              <w:iCs/>
              <w:sz w:val="24"/>
              <w:szCs w:val="24"/>
              <w:lang w:eastAsia="en-US"/>
            </w:rPr>
          </w:rPrChange>
        </w:rPr>
        <w:t xml:space="preserve">пункты </w:t>
      </w:r>
      <w:r w:rsidRPr="00670DC3">
        <w:rPr>
          <w:rFonts w:ascii="Times New Roman" w:eastAsia="Calibri" w:hAnsi="Times New Roman" w:cs="Times New Roman"/>
          <w:iCs/>
          <w:sz w:val="24"/>
          <w:szCs w:val="24"/>
          <w:highlight w:val="green"/>
          <w:lang w:eastAsia="en-US"/>
          <w:rPrChange w:id="185" w:author="Соколов Сергей Вадимович" w:date="2024-01-19T16:03:00Z">
            <w:rPr>
              <w:rFonts w:ascii="Times New Roman" w:eastAsia="Calibri" w:hAnsi="Times New Roman" w:cs="Times New Roman"/>
              <w:iCs/>
              <w:sz w:val="24"/>
              <w:szCs w:val="24"/>
              <w:lang w:eastAsia="en-US"/>
            </w:rPr>
          </w:rPrChange>
        </w:rPr>
        <w:t>4.18</w:t>
      </w:r>
      <w:r w:rsidR="003E0316" w:rsidRPr="00670DC3">
        <w:rPr>
          <w:rFonts w:ascii="Times New Roman" w:eastAsia="Calibri" w:hAnsi="Times New Roman" w:cs="Times New Roman"/>
          <w:iCs/>
          <w:sz w:val="24"/>
          <w:szCs w:val="24"/>
          <w:highlight w:val="green"/>
          <w:lang w:eastAsia="en-US"/>
          <w:rPrChange w:id="186" w:author="Соколов Сергей Вадимович" w:date="2024-01-19T16:03:00Z">
            <w:rPr>
              <w:rFonts w:ascii="Times New Roman" w:eastAsia="Calibri" w:hAnsi="Times New Roman" w:cs="Times New Roman"/>
              <w:iCs/>
              <w:sz w:val="24"/>
              <w:szCs w:val="24"/>
              <w:lang w:eastAsia="en-US"/>
            </w:rPr>
          </w:rPrChange>
        </w:rPr>
        <w:t>–</w:t>
      </w:r>
      <w:r w:rsidRPr="00670DC3">
        <w:rPr>
          <w:rFonts w:ascii="Times New Roman" w:eastAsia="Calibri" w:hAnsi="Times New Roman" w:cs="Times New Roman"/>
          <w:iCs/>
          <w:sz w:val="24"/>
          <w:szCs w:val="24"/>
          <w:highlight w:val="green"/>
          <w:lang w:eastAsia="en-US"/>
          <w:rPrChange w:id="187" w:author="Соколов Сергей Вадимович" w:date="2024-01-19T16:03:00Z">
            <w:rPr>
              <w:rFonts w:ascii="Times New Roman" w:eastAsia="Calibri" w:hAnsi="Times New Roman" w:cs="Times New Roman"/>
              <w:iCs/>
              <w:sz w:val="24"/>
              <w:szCs w:val="24"/>
              <w:lang w:eastAsia="en-US"/>
            </w:rPr>
          </w:rPrChange>
        </w:rPr>
        <w:t>4.20)</w:t>
      </w:r>
      <w:r w:rsidR="00F524ED" w:rsidRPr="00670DC3">
        <w:rPr>
          <w:rFonts w:ascii="Times New Roman" w:eastAsia="Calibri" w:hAnsi="Times New Roman" w:cs="Times New Roman"/>
          <w:iCs/>
          <w:sz w:val="24"/>
          <w:szCs w:val="24"/>
          <w:highlight w:val="green"/>
          <w:lang w:eastAsia="en-US"/>
          <w:rPrChange w:id="188" w:author="Соколов Сергей Вадимович" w:date="2024-01-19T16:03:00Z">
            <w:rPr>
              <w:rFonts w:ascii="Times New Roman" w:eastAsia="Calibri" w:hAnsi="Times New Roman" w:cs="Times New Roman"/>
              <w:iCs/>
              <w:sz w:val="24"/>
              <w:szCs w:val="24"/>
              <w:lang w:eastAsia="en-US"/>
            </w:rPr>
          </w:rPrChange>
        </w:rPr>
        <w:t xml:space="preserve">, </w:t>
      </w:r>
      <w:r w:rsidR="00E55143" w:rsidRPr="00670DC3">
        <w:rPr>
          <w:rFonts w:ascii="Times New Roman" w:eastAsia="Calibri" w:hAnsi="Times New Roman" w:cs="Times New Roman"/>
          <w:iCs/>
          <w:sz w:val="24"/>
          <w:szCs w:val="24"/>
          <w:highlight w:val="green"/>
          <w:lang w:eastAsia="en-US"/>
          <w:rPrChange w:id="189" w:author="Соколов Сергей Вадимович" w:date="2024-01-19T16:03:00Z">
            <w:rPr>
              <w:rFonts w:ascii="Times New Roman" w:eastAsia="Calibri" w:hAnsi="Times New Roman" w:cs="Times New Roman"/>
              <w:iCs/>
              <w:sz w:val="24"/>
              <w:szCs w:val="24"/>
              <w:lang w:eastAsia="en-US"/>
            </w:rPr>
          </w:rPrChange>
        </w:rPr>
        <w:t>а также</w:t>
      </w:r>
      <w:r w:rsidR="00636A46" w:rsidRPr="00670DC3">
        <w:rPr>
          <w:rFonts w:ascii="Times New Roman" w:eastAsia="Calibri" w:hAnsi="Times New Roman" w:cs="Times New Roman"/>
          <w:iCs/>
          <w:sz w:val="24"/>
          <w:szCs w:val="24"/>
          <w:highlight w:val="green"/>
          <w:lang w:eastAsia="en-US"/>
          <w:rPrChange w:id="190" w:author="Соколов Сергей Вадимович" w:date="2024-01-19T16:03:00Z">
            <w:rPr>
              <w:rFonts w:ascii="Times New Roman" w:eastAsia="Calibri" w:hAnsi="Times New Roman" w:cs="Times New Roman"/>
              <w:iCs/>
              <w:sz w:val="24"/>
              <w:szCs w:val="24"/>
              <w:lang w:eastAsia="en-US"/>
            </w:rPr>
          </w:rPrChange>
        </w:rPr>
        <w:t>:</w:t>
      </w:r>
    </w:p>
    <w:p w14:paraId="5161EFAD" w14:textId="77777777" w:rsidR="005B23FA" w:rsidRPr="00670DC3" w:rsidRDefault="005844C3" w:rsidP="005844C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91" w:author="Соколов Сергей Вадимович" w:date="2024-01-19T16:03:00Z">
            <w:rPr>
              <w:rFonts w:ascii="Times New Roman" w:hAnsi="Times New Roman" w:cs="Times New Roman"/>
              <w:sz w:val="24"/>
              <w:szCs w:val="24"/>
            </w:rPr>
          </w:rPrChange>
        </w:rPr>
      </w:pPr>
      <w:r w:rsidRPr="00670DC3">
        <w:rPr>
          <w:rFonts w:ascii="Times New Roman" w:hAnsi="Times New Roman" w:cs="Times New Roman"/>
          <w:sz w:val="24"/>
          <w:szCs w:val="24"/>
          <w:highlight w:val="green"/>
          <w:rPrChange w:id="192" w:author="Соколов Сергей Вадимович" w:date="2024-01-19T16:03:00Z">
            <w:rPr>
              <w:rFonts w:ascii="Times New Roman" w:hAnsi="Times New Roman" w:cs="Times New Roman"/>
              <w:sz w:val="24"/>
              <w:szCs w:val="24"/>
            </w:rPr>
          </w:rPrChange>
        </w:rPr>
        <w:t xml:space="preserve">- </w:t>
      </w:r>
      <w:r w:rsidR="005B23FA" w:rsidRPr="00670DC3">
        <w:rPr>
          <w:rFonts w:ascii="Times New Roman" w:hAnsi="Times New Roman" w:cs="Times New Roman"/>
          <w:sz w:val="24"/>
          <w:szCs w:val="24"/>
          <w:highlight w:val="green"/>
          <w:rPrChange w:id="193" w:author="Соколов Сергей Вадимович" w:date="2024-01-19T16:03:00Z">
            <w:rPr>
              <w:rFonts w:ascii="Times New Roman" w:hAnsi="Times New Roman" w:cs="Times New Roman"/>
              <w:sz w:val="24"/>
              <w:szCs w:val="24"/>
            </w:rPr>
          </w:rPrChange>
        </w:rPr>
        <w:t>предварительные гипотезы об условиях формирования и причинах развития оползневого процесса, о механизме смещения, стадии развития;</w:t>
      </w:r>
    </w:p>
    <w:p w14:paraId="3534B290" w14:textId="77777777" w:rsidR="005B23FA" w:rsidRPr="00670DC3" w:rsidRDefault="005844C3" w:rsidP="005844C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94" w:author="Соколов Сергей Вадимович" w:date="2024-01-19T16:03:00Z">
            <w:rPr>
              <w:rFonts w:ascii="Times New Roman" w:hAnsi="Times New Roman" w:cs="Times New Roman"/>
              <w:sz w:val="24"/>
              <w:szCs w:val="24"/>
            </w:rPr>
          </w:rPrChange>
        </w:rPr>
      </w:pPr>
      <w:r w:rsidRPr="00670DC3">
        <w:rPr>
          <w:rFonts w:ascii="Times New Roman" w:hAnsi="Times New Roman" w:cs="Times New Roman"/>
          <w:sz w:val="24"/>
          <w:szCs w:val="24"/>
          <w:highlight w:val="green"/>
          <w:rPrChange w:id="195" w:author="Соколов Сергей Вадимович" w:date="2024-01-19T16:03:00Z">
            <w:rPr>
              <w:rFonts w:ascii="Times New Roman" w:hAnsi="Times New Roman" w:cs="Times New Roman"/>
              <w:sz w:val="24"/>
              <w:szCs w:val="24"/>
            </w:rPr>
          </w:rPrChange>
        </w:rPr>
        <w:t xml:space="preserve">- </w:t>
      </w:r>
      <w:r w:rsidR="005B23FA" w:rsidRPr="00670DC3">
        <w:rPr>
          <w:rFonts w:ascii="Times New Roman" w:hAnsi="Times New Roman" w:cs="Times New Roman"/>
          <w:sz w:val="24"/>
          <w:szCs w:val="24"/>
          <w:highlight w:val="green"/>
          <w:rPrChange w:id="196" w:author="Соколов Сергей Вадимович" w:date="2024-01-19T16:03:00Z">
            <w:rPr>
              <w:rFonts w:ascii="Times New Roman" w:hAnsi="Times New Roman" w:cs="Times New Roman"/>
              <w:sz w:val="24"/>
              <w:szCs w:val="24"/>
            </w:rPr>
          </w:rPrChange>
        </w:rPr>
        <w:t>сведения об известных проявлениях оползневых процессов и связанных с ними деформациях зданий и сооружений в исследуемом районе;</w:t>
      </w:r>
    </w:p>
    <w:p w14:paraId="41B31BAC" w14:textId="3DA4CD81" w:rsidR="005B23FA" w:rsidRPr="00670DC3" w:rsidRDefault="005844C3" w:rsidP="005844C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97" w:author="Соколов Сергей Вадимович" w:date="2024-01-19T16:03:00Z">
            <w:rPr>
              <w:rFonts w:ascii="Times New Roman" w:hAnsi="Times New Roman" w:cs="Times New Roman"/>
              <w:sz w:val="24"/>
              <w:szCs w:val="24"/>
            </w:rPr>
          </w:rPrChange>
        </w:rPr>
      </w:pPr>
      <w:r w:rsidRPr="00670DC3">
        <w:rPr>
          <w:rFonts w:ascii="Times New Roman" w:hAnsi="Times New Roman" w:cs="Times New Roman"/>
          <w:sz w:val="24"/>
          <w:szCs w:val="24"/>
          <w:highlight w:val="green"/>
          <w:rPrChange w:id="198" w:author="Соколов Сергей Вадимович" w:date="2024-01-19T16:03:00Z">
            <w:rPr>
              <w:rFonts w:ascii="Times New Roman" w:hAnsi="Times New Roman" w:cs="Times New Roman"/>
              <w:sz w:val="24"/>
              <w:szCs w:val="24"/>
            </w:rPr>
          </w:rPrChange>
        </w:rPr>
        <w:t>-</w:t>
      </w:r>
      <w:r w:rsidR="005074DD" w:rsidRPr="00670DC3">
        <w:rPr>
          <w:rFonts w:ascii="Times New Roman" w:hAnsi="Times New Roman" w:cs="Times New Roman"/>
          <w:sz w:val="24"/>
          <w:szCs w:val="24"/>
          <w:highlight w:val="green"/>
          <w:rPrChange w:id="199" w:author="Соколов Сергей Вадимович" w:date="2024-01-19T16:03:00Z">
            <w:rPr>
              <w:rFonts w:ascii="Times New Roman" w:hAnsi="Times New Roman" w:cs="Times New Roman"/>
              <w:sz w:val="24"/>
              <w:szCs w:val="24"/>
            </w:rPr>
          </w:rPrChange>
        </w:rPr>
        <w:t> </w:t>
      </w:r>
      <w:r w:rsidR="005B23FA" w:rsidRPr="00670DC3">
        <w:rPr>
          <w:rFonts w:ascii="Times New Roman" w:hAnsi="Times New Roman" w:cs="Times New Roman"/>
          <w:sz w:val="24"/>
          <w:szCs w:val="24"/>
          <w:highlight w:val="green"/>
          <w:rPrChange w:id="200" w:author="Соколов Сергей Вадимович" w:date="2024-01-19T16:03:00Z">
            <w:rPr>
              <w:rFonts w:ascii="Times New Roman" w:hAnsi="Times New Roman" w:cs="Times New Roman"/>
              <w:sz w:val="24"/>
              <w:szCs w:val="24"/>
            </w:rPr>
          </w:rPrChange>
        </w:rPr>
        <w:t>сведения о ранее выполненных мероприятиях инженерной защиты и состоянии имеющихся защитных сооружений;</w:t>
      </w:r>
    </w:p>
    <w:p w14:paraId="0F397BC4" w14:textId="4B6AD4FB" w:rsidR="005B23FA" w:rsidRPr="00670DC3" w:rsidRDefault="005844C3" w:rsidP="005844C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201" w:author="Соколов Сергей Вадимович" w:date="2024-01-19T16:03:00Z">
            <w:rPr>
              <w:rFonts w:ascii="Times New Roman" w:hAnsi="Times New Roman" w:cs="Times New Roman"/>
              <w:sz w:val="24"/>
              <w:szCs w:val="24"/>
            </w:rPr>
          </w:rPrChange>
        </w:rPr>
      </w:pPr>
      <w:r w:rsidRPr="00670DC3">
        <w:rPr>
          <w:rFonts w:ascii="Times New Roman" w:hAnsi="Times New Roman" w:cs="Times New Roman"/>
          <w:sz w:val="24"/>
          <w:szCs w:val="24"/>
          <w:highlight w:val="green"/>
          <w:rPrChange w:id="202" w:author="Соколов Сергей Вадимович" w:date="2024-01-19T16:03:00Z">
            <w:rPr>
              <w:rFonts w:ascii="Times New Roman" w:hAnsi="Times New Roman" w:cs="Times New Roman"/>
              <w:sz w:val="24"/>
              <w:szCs w:val="24"/>
            </w:rPr>
          </w:rPrChange>
        </w:rPr>
        <w:t>-</w:t>
      </w:r>
      <w:r w:rsidR="005074DD" w:rsidRPr="00670DC3">
        <w:rPr>
          <w:rFonts w:ascii="Times New Roman" w:hAnsi="Times New Roman" w:cs="Times New Roman"/>
          <w:sz w:val="24"/>
          <w:szCs w:val="24"/>
          <w:highlight w:val="green"/>
          <w:rPrChange w:id="203" w:author="Соколов Сергей Вадимович" w:date="2024-01-19T16:03:00Z">
            <w:rPr>
              <w:rFonts w:ascii="Times New Roman" w:hAnsi="Times New Roman" w:cs="Times New Roman"/>
              <w:sz w:val="24"/>
              <w:szCs w:val="24"/>
            </w:rPr>
          </w:rPrChange>
        </w:rPr>
        <w:t> </w:t>
      </w:r>
      <w:r w:rsidR="005B23FA" w:rsidRPr="00670DC3">
        <w:rPr>
          <w:rFonts w:ascii="Times New Roman" w:hAnsi="Times New Roman" w:cs="Times New Roman"/>
          <w:sz w:val="24"/>
          <w:szCs w:val="24"/>
          <w:highlight w:val="green"/>
          <w:rPrChange w:id="204" w:author="Соколов Сергей Вадимович" w:date="2024-01-19T16:03:00Z">
            <w:rPr>
              <w:rFonts w:ascii="Times New Roman" w:hAnsi="Times New Roman" w:cs="Times New Roman"/>
              <w:sz w:val="24"/>
              <w:szCs w:val="24"/>
            </w:rPr>
          </w:rPrChange>
        </w:rPr>
        <w:t xml:space="preserve">обоснование необходимости проведения </w:t>
      </w:r>
      <w:r w:rsidR="00F62436" w:rsidRPr="00670DC3">
        <w:rPr>
          <w:rFonts w:ascii="Times New Roman" w:hAnsi="Times New Roman" w:cs="Times New Roman"/>
          <w:sz w:val="24"/>
          <w:szCs w:val="24"/>
          <w:highlight w:val="green"/>
          <w:rPrChange w:id="205" w:author="Соколов Сергей Вадимович" w:date="2024-01-19T16:03:00Z">
            <w:rPr>
              <w:rFonts w:ascii="Times New Roman" w:hAnsi="Times New Roman" w:cs="Times New Roman"/>
              <w:sz w:val="24"/>
              <w:szCs w:val="24"/>
            </w:rPr>
          </w:rPrChange>
        </w:rPr>
        <w:t xml:space="preserve">локального </w:t>
      </w:r>
      <w:r w:rsidR="005B23FA" w:rsidRPr="00670DC3">
        <w:rPr>
          <w:rFonts w:ascii="Times New Roman" w:hAnsi="Times New Roman" w:cs="Times New Roman"/>
          <w:sz w:val="24"/>
          <w:szCs w:val="24"/>
          <w:highlight w:val="green"/>
          <w:rPrChange w:id="206" w:author="Соколов Сергей Вадимович" w:date="2024-01-19T16:03:00Z">
            <w:rPr>
              <w:rFonts w:ascii="Times New Roman" w:hAnsi="Times New Roman" w:cs="Times New Roman"/>
              <w:sz w:val="24"/>
              <w:szCs w:val="24"/>
            </w:rPr>
          </w:rPrChange>
        </w:rPr>
        <w:t xml:space="preserve">мониторинга </w:t>
      </w:r>
      <w:r w:rsidR="00F62436" w:rsidRPr="00670DC3">
        <w:rPr>
          <w:rFonts w:ascii="Times New Roman" w:hAnsi="Times New Roman" w:cs="Times New Roman"/>
          <w:sz w:val="24"/>
          <w:szCs w:val="24"/>
          <w:highlight w:val="green"/>
          <w:rPrChange w:id="207" w:author="Соколов Сергей Вадимович" w:date="2024-01-19T16:03:00Z">
            <w:rPr>
              <w:rFonts w:ascii="Times New Roman" w:hAnsi="Times New Roman" w:cs="Times New Roman"/>
              <w:sz w:val="24"/>
              <w:szCs w:val="24"/>
            </w:rPr>
          </w:rPrChange>
        </w:rPr>
        <w:t>территории инженерных изысканий</w:t>
      </w:r>
      <w:r w:rsidR="005B23FA" w:rsidRPr="00670DC3">
        <w:rPr>
          <w:rFonts w:ascii="Times New Roman" w:hAnsi="Times New Roman" w:cs="Times New Roman"/>
          <w:sz w:val="24"/>
          <w:szCs w:val="24"/>
          <w:highlight w:val="green"/>
          <w:rPrChange w:id="208" w:author="Соколов Сергей Вадимович" w:date="2024-01-19T16:03:00Z">
            <w:rPr>
              <w:rFonts w:ascii="Times New Roman" w:hAnsi="Times New Roman" w:cs="Times New Roman"/>
              <w:sz w:val="24"/>
              <w:szCs w:val="24"/>
            </w:rPr>
          </w:rPrChange>
        </w:rPr>
        <w:t>.</w:t>
      </w:r>
    </w:p>
    <w:p w14:paraId="2B4DBF5C" w14:textId="77777777" w:rsidR="00F61430" w:rsidRPr="002150CE" w:rsidRDefault="003F0EC5" w:rsidP="003F0EC5">
      <w:pPr>
        <w:pStyle w:val="aff1"/>
        <w:tabs>
          <w:tab w:val="left" w:pos="851"/>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rPr>
      </w:pPr>
      <w:r w:rsidRPr="00670DC3">
        <w:rPr>
          <w:rFonts w:ascii="Times New Roman" w:hAnsi="Times New Roman" w:cs="Times New Roman"/>
          <w:sz w:val="24"/>
          <w:szCs w:val="24"/>
          <w:highlight w:val="green"/>
          <w:rPrChange w:id="209" w:author="Соколов Сергей Вадимович" w:date="2024-01-19T16:03:00Z">
            <w:rPr>
              <w:rFonts w:ascii="Times New Roman" w:hAnsi="Times New Roman" w:cs="Times New Roman"/>
              <w:sz w:val="24"/>
              <w:szCs w:val="24"/>
            </w:rPr>
          </w:rPrChange>
        </w:rPr>
        <w:t xml:space="preserve">Программа подлежит уточнению в процессе </w:t>
      </w:r>
      <w:r w:rsidR="006B4BF3" w:rsidRPr="00670DC3">
        <w:rPr>
          <w:rFonts w:ascii="Times New Roman" w:hAnsi="Times New Roman" w:cs="Times New Roman"/>
          <w:sz w:val="24"/>
          <w:szCs w:val="24"/>
          <w:highlight w:val="green"/>
          <w:rPrChange w:id="210" w:author="Соколов Сергей Вадимович" w:date="2024-01-19T16:03:00Z">
            <w:rPr>
              <w:rFonts w:ascii="Times New Roman" w:hAnsi="Times New Roman" w:cs="Times New Roman"/>
              <w:sz w:val="24"/>
              <w:szCs w:val="24"/>
            </w:rPr>
          </w:rPrChange>
        </w:rPr>
        <w:t xml:space="preserve">выполнения </w:t>
      </w:r>
      <w:r w:rsidRPr="00670DC3">
        <w:rPr>
          <w:rFonts w:ascii="Times New Roman" w:hAnsi="Times New Roman" w:cs="Times New Roman"/>
          <w:sz w:val="24"/>
          <w:szCs w:val="24"/>
          <w:highlight w:val="green"/>
          <w:rPrChange w:id="211" w:author="Соколов Сергей Вадимович" w:date="2024-01-19T16:03:00Z">
            <w:rPr>
              <w:rFonts w:ascii="Times New Roman" w:hAnsi="Times New Roman" w:cs="Times New Roman"/>
              <w:sz w:val="24"/>
              <w:szCs w:val="24"/>
            </w:rPr>
          </w:rPrChange>
        </w:rPr>
        <w:t>работ, в том числе после рекогносцировочного обследования и в случае изменения рабочей гипотезы об условиях образования оползней.</w:t>
      </w:r>
      <w:r w:rsidR="00BD55D6" w:rsidRPr="002150CE">
        <w:rPr>
          <w:rFonts w:ascii="Times New Roman" w:hAnsi="Times New Roman" w:cs="Times New Roman"/>
          <w:sz w:val="24"/>
          <w:szCs w:val="24"/>
        </w:rPr>
        <w:t xml:space="preserve"> </w:t>
      </w:r>
    </w:p>
    <w:p w14:paraId="60B2E5E4" w14:textId="77777777" w:rsidR="00525D77" w:rsidRPr="002150CE" w:rsidRDefault="00525D77" w:rsidP="000F3F91">
      <w:pPr>
        <w:pStyle w:val="aff1"/>
        <w:numPr>
          <w:ilvl w:val="1"/>
          <w:numId w:val="14"/>
        </w:numPr>
        <w:tabs>
          <w:tab w:val="left" w:pos="426"/>
          <w:tab w:val="left" w:pos="710"/>
          <w:tab w:val="left" w:pos="1134"/>
        </w:tabs>
        <w:spacing w:line="360" w:lineRule="auto"/>
        <w:ind w:left="0" w:firstLine="709"/>
        <w:jc w:val="both"/>
        <w:rPr>
          <w:rFonts w:ascii="Times New Roman" w:eastAsia="Calibri" w:hAnsi="Times New Roman" w:cs="Times New Roman"/>
          <w:iCs/>
          <w:sz w:val="24"/>
          <w:szCs w:val="24"/>
          <w:lang w:eastAsia="en-US"/>
        </w:rPr>
      </w:pPr>
      <w:r w:rsidRPr="002150CE">
        <w:rPr>
          <w:rFonts w:ascii="Times New Roman" w:eastAsia="Calibri" w:hAnsi="Times New Roman" w:cs="Times New Roman"/>
          <w:iCs/>
          <w:sz w:val="24"/>
          <w:szCs w:val="24"/>
          <w:lang w:eastAsia="en-US"/>
        </w:rPr>
        <w:t xml:space="preserve">При выполнении инженерных изысканий для строительства в районах </w:t>
      </w:r>
      <w:r w:rsidR="00AC6B4E" w:rsidRPr="002150CE">
        <w:rPr>
          <w:rFonts w:ascii="Times New Roman" w:eastAsia="Calibri" w:hAnsi="Times New Roman" w:cs="Times New Roman"/>
          <w:iCs/>
          <w:sz w:val="24"/>
          <w:szCs w:val="24"/>
          <w:lang w:eastAsia="en-US"/>
        </w:rPr>
        <w:t xml:space="preserve">развития оползневых процессов </w:t>
      </w:r>
      <w:r w:rsidRPr="002150CE">
        <w:rPr>
          <w:rFonts w:ascii="Times New Roman" w:eastAsia="Calibri" w:hAnsi="Times New Roman" w:cs="Times New Roman"/>
          <w:iCs/>
          <w:sz w:val="24"/>
          <w:szCs w:val="24"/>
          <w:lang w:eastAsia="en-US"/>
        </w:rPr>
        <w:t>должны соблюдаться требования нормативных документов по охране труда, пожарной безопасности и охране окружающей природной среды.</w:t>
      </w:r>
      <w:r w:rsidR="00CC69C4" w:rsidRPr="002150CE">
        <w:rPr>
          <w:rFonts w:ascii="Times New Roman" w:eastAsia="Calibri" w:hAnsi="Times New Roman" w:cs="Times New Roman"/>
          <w:iCs/>
          <w:sz w:val="24"/>
          <w:szCs w:val="24"/>
          <w:lang w:eastAsia="en-US"/>
        </w:rPr>
        <w:t xml:space="preserve"> </w:t>
      </w:r>
      <w:r w:rsidR="004F67CA" w:rsidRPr="002150CE">
        <w:rPr>
          <w:rFonts w:ascii="Times New Roman" w:eastAsia="Calibri" w:hAnsi="Times New Roman" w:cs="Times New Roman"/>
          <w:iCs/>
          <w:sz w:val="24"/>
          <w:szCs w:val="24"/>
          <w:lang w:eastAsia="en-US"/>
        </w:rPr>
        <w:t xml:space="preserve">Необходимо предусматривать и осуществлять мероприятия, не допускающие нарушения сложившихся геолого-гидрогеологических условий при проведении отдельных видов </w:t>
      </w:r>
      <w:r w:rsidR="004F67CA" w:rsidRPr="002150CE">
        <w:rPr>
          <w:rFonts w:ascii="Times New Roman" w:eastAsia="Calibri" w:hAnsi="Times New Roman" w:cs="Times New Roman"/>
          <w:iCs/>
          <w:sz w:val="24"/>
          <w:szCs w:val="24"/>
          <w:lang w:eastAsia="en-US"/>
        </w:rPr>
        <w:lastRenderedPageBreak/>
        <w:t>изыскательских работ, с целью предотвращения возможности активизации оползневых процессов.</w:t>
      </w:r>
    </w:p>
    <w:p w14:paraId="4A2A41E1" w14:textId="77777777" w:rsidR="0033020D" w:rsidRPr="002150CE" w:rsidRDefault="00AB1FC9" w:rsidP="000F3F91">
      <w:pPr>
        <w:pStyle w:val="aff1"/>
        <w:numPr>
          <w:ilvl w:val="1"/>
          <w:numId w:val="14"/>
        </w:numPr>
        <w:tabs>
          <w:tab w:val="left" w:pos="426"/>
          <w:tab w:val="left" w:pos="710"/>
          <w:tab w:val="left" w:pos="1134"/>
        </w:tabs>
        <w:spacing w:line="360" w:lineRule="auto"/>
        <w:ind w:left="0" w:firstLine="709"/>
        <w:jc w:val="both"/>
        <w:rPr>
          <w:rFonts w:ascii="Times New Roman" w:eastAsia="Calibri" w:hAnsi="Times New Roman" w:cs="Times New Roman"/>
          <w:iCs/>
          <w:sz w:val="24"/>
          <w:szCs w:val="24"/>
          <w:lang w:eastAsia="en-US"/>
        </w:rPr>
      </w:pPr>
      <w:r w:rsidRPr="002150CE">
        <w:rPr>
          <w:rFonts w:ascii="Times New Roman" w:eastAsia="Calibri" w:hAnsi="Times New Roman" w:cs="Times New Roman"/>
          <w:iCs/>
          <w:sz w:val="24"/>
          <w:szCs w:val="24"/>
          <w:lang w:eastAsia="en-US"/>
        </w:rPr>
        <w:t>Для оценки возможности осуществления планируемой градостроительной деятельности и ее реализации в районах развития</w:t>
      </w:r>
      <w:r w:rsidR="0099267F" w:rsidRPr="002150CE">
        <w:rPr>
          <w:rFonts w:ascii="Times New Roman" w:eastAsia="Calibri" w:hAnsi="Times New Roman" w:cs="Times New Roman"/>
          <w:iCs/>
          <w:sz w:val="24"/>
          <w:szCs w:val="24"/>
          <w:lang w:eastAsia="en-US"/>
        </w:rPr>
        <w:t xml:space="preserve"> </w:t>
      </w:r>
      <w:r w:rsidRPr="002150CE">
        <w:rPr>
          <w:rFonts w:ascii="Times New Roman" w:eastAsia="Calibri" w:hAnsi="Times New Roman" w:cs="Times New Roman"/>
          <w:iCs/>
          <w:sz w:val="24"/>
          <w:szCs w:val="24"/>
          <w:lang w:eastAsia="en-US"/>
        </w:rPr>
        <w:t>оползневых процессов выполняются инженерно-геодезические, инженерно-геологические, инженерно-гидрометеорологические и инженерно-экологические изыскания.</w:t>
      </w:r>
    </w:p>
    <w:p w14:paraId="522E3DB6" w14:textId="77777777" w:rsidR="00AB1FC9" w:rsidRPr="002150CE" w:rsidRDefault="00AB1FC9" w:rsidP="000F3F91">
      <w:pPr>
        <w:pStyle w:val="aff1"/>
        <w:numPr>
          <w:ilvl w:val="1"/>
          <w:numId w:val="14"/>
        </w:numPr>
        <w:tabs>
          <w:tab w:val="left" w:pos="426"/>
          <w:tab w:val="left" w:pos="710"/>
          <w:tab w:val="left" w:pos="1134"/>
        </w:tabs>
        <w:spacing w:line="360" w:lineRule="auto"/>
        <w:ind w:left="0" w:firstLine="709"/>
        <w:jc w:val="both"/>
        <w:rPr>
          <w:rFonts w:ascii="Times New Roman" w:eastAsia="Calibri" w:hAnsi="Times New Roman" w:cs="Times New Roman"/>
          <w:iCs/>
          <w:sz w:val="24"/>
          <w:szCs w:val="24"/>
          <w:lang w:eastAsia="en-US"/>
        </w:rPr>
      </w:pPr>
      <w:r w:rsidRPr="002150CE">
        <w:rPr>
          <w:rFonts w:ascii="Times New Roman" w:eastAsia="Calibri" w:hAnsi="Times New Roman" w:cs="Times New Roman"/>
          <w:sz w:val="24"/>
          <w:szCs w:val="24"/>
        </w:rPr>
        <w:t>Основн</w:t>
      </w:r>
      <w:r w:rsidR="00DF409C" w:rsidRPr="002150CE">
        <w:rPr>
          <w:rFonts w:ascii="Times New Roman" w:eastAsia="Calibri" w:hAnsi="Times New Roman" w:cs="Times New Roman"/>
          <w:sz w:val="24"/>
          <w:szCs w:val="24"/>
        </w:rPr>
        <w:t>ы</w:t>
      </w:r>
      <w:r w:rsidR="005844C3" w:rsidRPr="002150CE">
        <w:rPr>
          <w:rFonts w:ascii="Times New Roman" w:eastAsia="Calibri" w:hAnsi="Times New Roman" w:cs="Times New Roman"/>
          <w:sz w:val="24"/>
          <w:szCs w:val="24"/>
        </w:rPr>
        <w:t>е</w:t>
      </w:r>
      <w:r w:rsidRPr="002150CE">
        <w:rPr>
          <w:rFonts w:ascii="Times New Roman" w:eastAsia="Calibri" w:hAnsi="Times New Roman" w:cs="Times New Roman"/>
          <w:sz w:val="24"/>
          <w:szCs w:val="24"/>
        </w:rPr>
        <w:t xml:space="preserve"> задачи </w:t>
      </w:r>
      <w:r w:rsidRPr="00603E80">
        <w:rPr>
          <w:rFonts w:ascii="Times New Roman" w:eastAsia="Calibri" w:hAnsi="Times New Roman" w:cs="Times New Roman"/>
          <w:sz w:val="24"/>
          <w:szCs w:val="24"/>
        </w:rPr>
        <w:t>инженерно-геодезических изысканий</w:t>
      </w:r>
      <w:r w:rsidRPr="002150CE">
        <w:rPr>
          <w:rFonts w:ascii="Times New Roman" w:eastAsia="Calibri" w:hAnsi="Times New Roman" w:cs="Times New Roman"/>
          <w:sz w:val="24"/>
          <w:szCs w:val="24"/>
        </w:rPr>
        <w:t xml:space="preserve"> при изучении оползневых процессов:</w:t>
      </w:r>
    </w:p>
    <w:p w14:paraId="53025B50" w14:textId="4D86D88D" w:rsidR="000E08E8" w:rsidRPr="002150CE" w:rsidRDefault="00F7640F" w:rsidP="00CE6CF3">
      <w:pPr>
        <w:widowControl w:val="0"/>
        <w:tabs>
          <w:tab w:val="left" w:pos="851"/>
          <w:tab w:val="left" w:pos="1134"/>
        </w:tabs>
        <w:autoSpaceDE w:val="0"/>
        <w:autoSpaceDN w:val="0"/>
        <w:adjustRightInd w:val="0"/>
        <w:spacing w:after="160" w:line="360" w:lineRule="auto"/>
        <w:ind w:firstLine="774"/>
        <w:contextualSpacing/>
        <w:jc w:val="both"/>
        <w:rPr>
          <w:rFonts w:ascii="Times New Roman" w:hAnsi="Times New Roman"/>
          <w:sz w:val="24"/>
          <w:szCs w:val="24"/>
        </w:rPr>
      </w:pPr>
      <w:bookmarkStart w:id="212" w:name="_Hlk483316187"/>
      <w:r w:rsidRPr="002150CE">
        <w:rPr>
          <w:rFonts w:ascii="Times New Roman" w:hAnsi="Times New Roman"/>
          <w:sz w:val="24"/>
          <w:szCs w:val="24"/>
        </w:rPr>
        <w:t>-</w:t>
      </w:r>
      <w:r w:rsidR="00603E80">
        <w:rPr>
          <w:rFonts w:ascii="Times New Roman" w:hAnsi="Times New Roman"/>
          <w:sz w:val="24"/>
          <w:szCs w:val="24"/>
        </w:rPr>
        <w:t xml:space="preserve"> </w:t>
      </w:r>
      <w:r w:rsidR="000E08E8" w:rsidRPr="002150CE">
        <w:rPr>
          <w:rFonts w:ascii="Times New Roman" w:hAnsi="Times New Roman"/>
          <w:sz w:val="24"/>
          <w:szCs w:val="24"/>
        </w:rPr>
        <w:t>получение количественных характеристик движения оползня для выявления роста или затухания оползневого процесса, его моделирования (</w:t>
      </w:r>
      <w:r w:rsidR="005844C3" w:rsidRPr="002150CE">
        <w:rPr>
          <w:rFonts w:ascii="Times New Roman" w:hAnsi="Times New Roman"/>
          <w:sz w:val="24"/>
          <w:szCs w:val="24"/>
        </w:rPr>
        <w:t>или</w:t>
      </w:r>
      <w:r w:rsidR="000E08E8" w:rsidRPr="002150CE">
        <w:rPr>
          <w:rFonts w:ascii="Times New Roman" w:hAnsi="Times New Roman"/>
          <w:sz w:val="24"/>
          <w:szCs w:val="24"/>
        </w:rPr>
        <w:t xml:space="preserve"> проверки ранее созданной модели) и прогнозирования, </w:t>
      </w:r>
      <w:r w:rsidR="00C5087D" w:rsidRPr="002150CE">
        <w:rPr>
          <w:rFonts w:ascii="Times New Roman" w:hAnsi="Times New Roman"/>
          <w:sz w:val="24"/>
          <w:szCs w:val="24"/>
        </w:rPr>
        <w:t xml:space="preserve">наполнения </w:t>
      </w:r>
      <w:r w:rsidR="000E08E8" w:rsidRPr="002150CE">
        <w:rPr>
          <w:rFonts w:ascii="Times New Roman" w:hAnsi="Times New Roman"/>
          <w:sz w:val="24"/>
          <w:szCs w:val="24"/>
        </w:rPr>
        <w:t>геоинформационных систем (</w:t>
      </w:r>
      <w:r w:rsidR="00584722" w:rsidRPr="002150CE">
        <w:rPr>
          <w:rFonts w:ascii="Times New Roman" w:hAnsi="Times New Roman"/>
          <w:sz w:val="24"/>
          <w:szCs w:val="24"/>
        </w:rPr>
        <w:t>ГИС);</w:t>
      </w:r>
    </w:p>
    <w:p w14:paraId="1C75F0FE" w14:textId="086CADA9" w:rsidR="000E08E8" w:rsidRPr="002150CE" w:rsidRDefault="00F7640F" w:rsidP="00CE6CF3">
      <w:pPr>
        <w:widowControl w:val="0"/>
        <w:tabs>
          <w:tab w:val="left" w:pos="851"/>
          <w:tab w:val="left" w:pos="1134"/>
        </w:tabs>
        <w:autoSpaceDE w:val="0"/>
        <w:autoSpaceDN w:val="0"/>
        <w:adjustRightInd w:val="0"/>
        <w:spacing w:line="360" w:lineRule="auto"/>
        <w:ind w:firstLine="774"/>
        <w:contextualSpacing/>
        <w:jc w:val="both"/>
        <w:rPr>
          <w:rFonts w:ascii="Times New Roman" w:hAnsi="Times New Roman"/>
          <w:sz w:val="24"/>
          <w:szCs w:val="24"/>
        </w:rPr>
      </w:pPr>
      <w:r w:rsidRPr="002150CE">
        <w:rPr>
          <w:rFonts w:ascii="Times New Roman" w:hAnsi="Times New Roman"/>
          <w:sz w:val="24"/>
          <w:szCs w:val="24"/>
        </w:rPr>
        <w:t>-</w:t>
      </w:r>
      <w:r w:rsidR="009E0B2A" w:rsidRPr="002150CE">
        <w:rPr>
          <w:rFonts w:ascii="Times New Roman" w:hAnsi="Times New Roman"/>
          <w:sz w:val="24"/>
          <w:szCs w:val="24"/>
        </w:rPr>
        <w:t xml:space="preserve"> </w:t>
      </w:r>
      <w:r w:rsidR="000E08E8" w:rsidRPr="002150CE">
        <w:rPr>
          <w:rFonts w:ascii="Times New Roman" w:hAnsi="Times New Roman"/>
          <w:sz w:val="24"/>
          <w:szCs w:val="24"/>
        </w:rPr>
        <w:t>определение скоростей и направлений подвижек на разных глубинах оползня</w:t>
      </w:r>
      <w:r w:rsidR="0099588B" w:rsidRPr="002150CE">
        <w:rPr>
          <w:rFonts w:ascii="Times New Roman" w:hAnsi="Times New Roman"/>
          <w:sz w:val="24"/>
          <w:szCs w:val="24"/>
        </w:rPr>
        <w:t xml:space="preserve"> (по дополнительному требованию задания)</w:t>
      </w:r>
      <w:r w:rsidR="001703A6" w:rsidRPr="002150CE">
        <w:rPr>
          <w:rFonts w:ascii="Times New Roman" w:hAnsi="Times New Roman"/>
          <w:sz w:val="24"/>
          <w:szCs w:val="24"/>
        </w:rPr>
        <w:t>;</w:t>
      </w:r>
    </w:p>
    <w:p w14:paraId="73AB0D72" w14:textId="06C198C7" w:rsidR="001703A6" w:rsidRPr="002150CE" w:rsidRDefault="00F7640F" w:rsidP="005844C3">
      <w:pPr>
        <w:widowControl w:val="0"/>
        <w:tabs>
          <w:tab w:val="left" w:pos="851"/>
        </w:tabs>
        <w:autoSpaceDE w:val="0"/>
        <w:autoSpaceDN w:val="0"/>
        <w:adjustRightInd w:val="0"/>
        <w:spacing w:line="360" w:lineRule="auto"/>
        <w:ind w:firstLine="774"/>
        <w:contextualSpacing/>
        <w:jc w:val="both"/>
        <w:rPr>
          <w:rFonts w:ascii="Times New Roman" w:hAnsi="Times New Roman"/>
          <w:sz w:val="24"/>
          <w:szCs w:val="24"/>
        </w:rPr>
      </w:pPr>
      <w:r w:rsidRPr="002150CE">
        <w:rPr>
          <w:rFonts w:ascii="Times New Roman" w:hAnsi="Times New Roman"/>
          <w:sz w:val="24"/>
          <w:szCs w:val="24"/>
        </w:rPr>
        <w:t>-</w:t>
      </w:r>
      <w:r w:rsidR="009E0B2A" w:rsidRPr="002150CE">
        <w:rPr>
          <w:rFonts w:ascii="Times New Roman" w:hAnsi="Times New Roman"/>
          <w:sz w:val="24"/>
          <w:szCs w:val="24"/>
        </w:rPr>
        <w:t xml:space="preserve"> </w:t>
      </w:r>
      <w:r w:rsidR="001935FB" w:rsidRPr="002150CE">
        <w:rPr>
          <w:rFonts w:ascii="Times New Roman" w:hAnsi="Times New Roman"/>
          <w:sz w:val="24"/>
          <w:szCs w:val="24"/>
        </w:rPr>
        <w:t>получение данных, необходимых для разработки противооползневых мероприятий и определение их эффективности.</w:t>
      </w:r>
    </w:p>
    <w:bookmarkEnd w:id="212"/>
    <w:p w14:paraId="042FD211" w14:textId="77777777" w:rsidR="000E08E8" w:rsidRPr="00670DC3" w:rsidRDefault="003B0C68"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213" w:author="Соколов Сергей Вадимович" w:date="2024-01-19T16:04:00Z">
            <w:rPr>
              <w:rFonts w:ascii="Times New Roman" w:eastAsia="Calibri" w:hAnsi="Times New Roman" w:cs="Times New Roman"/>
              <w:sz w:val="24"/>
              <w:szCs w:val="24"/>
            </w:rPr>
          </w:rPrChange>
        </w:rPr>
      </w:pPr>
      <w:r w:rsidRPr="00670DC3">
        <w:rPr>
          <w:rFonts w:ascii="Times New Roman" w:eastAsia="Calibri" w:hAnsi="Times New Roman" w:cs="Times New Roman"/>
          <w:sz w:val="24"/>
          <w:szCs w:val="24"/>
          <w:highlight w:val="green"/>
          <w:rPrChange w:id="214" w:author="Соколов Сергей Вадимович" w:date="2024-01-19T16:04:00Z">
            <w:rPr>
              <w:rFonts w:ascii="Times New Roman" w:eastAsia="Calibri" w:hAnsi="Times New Roman" w:cs="Times New Roman"/>
              <w:sz w:val="24"/>
              <w:szCs w:val="24"/>
            </w:rPr>
          </w:rPrChange>
        </w:rPr>
        <w:t>Инженерно-геодезические изыскания в районах развития о</w:t>
      </w:r>
      <w:r w:rsidR="000A25D9" w:rsidRPr="00670DC3">
        <w:rPr>
          <w:rFonts w:ascii="Times New Roman" w:eastAsia="Calibri" w:hAnsi="Times New Roman" w:cs="Times New Roman"/>
          <w:sz w:val="24"/>
          <w:szCs w:val="24"/>
          <w:highlight w:val="green"/>
          <w:rPrChange w:id="215" w:author="Соколов Сергей Вадимович" w:date="2024-01-19T16:04:00Z">
            <w:rPr>
              <w:rFonts w:ascii="Times New Roman" w:eastAsia="Calibri" w:hAnsi="Times New Roman" w:cs="Times New Roman"/>
              <w:sz w:val="24"/>
              <w:szCs w:val="24"/>
            </w:rPr>
          </w:rPrChange>
        </w:rPr>
        <w:t>ползневых процессов выполняются</w:t>
      </w:r>
      <w:r w:rsidRPr="00670DC3">
        <w:rPr>
          <w:rFonts w:ascii="Times New Roman" w:eastAsia="Calibri" w:hAnsi="Times New Roman" w:cs="Times New Roman"/>
          <w:sz w:val="24"/>
          <w:szCs w:val="24"/>
          <w:highlight w:val="green"/>
          <w:rPrChange w:id="216" w:author="Соколов Сергей Вадимович" w:date="2024-01-19T16:04:00Z">
            <w:rPr>
              <w:rFonts w:ascii="Times New Roman" w:eastAsia="Calibri" w:hAnsi="Times New Roman" w:cs="Times New Roman"/>
              <w:sz w:val="24"/>
              <w:szCs w:val="24"/>
            </w:rPr>
          </w:rPrChange>
        </w:rPr>
        <w:t xml:space="preserve"> </w:t>
      </w:r>
      <w:r w:rsidR="000A25D9" w:rsidRPr="00670DC3">
        <w:rPr>
          <w:rFonts w:ascii="Times New Roman" w:eastAsia="Calibri" w:hAnsi="Times New Roman" w:cs="Times New Roman"/>
          <w:sz w:val="24"/>
          <w:szCs w:val="24"/>
          <w:highlight w:val="green"/>
          <w:rPrChange w:id="217" w:author="Соколов Сергей Вадимович" w:date="2024-01-19T16:04:00Z">
            <w:rPr>
              <w:rFonts w:ascii="Times New Roman" w:eastAsia="Calibri" w:hAnsi="Times New Roman" w:cs="Times New Roman"/>
              <w:sz w:val="24"/>
              <w:szCs w:val="24"/>
            </w:rPr>
          </w:rPrChange>
        </w:rPr>
        <w:t xml:space="preserve">в соответствии с </w:t>
      </w:r>
      <w:r w:rsidR="00A06D3F" w:rsidRPr="00670DC3">
        <w:rPr>
          <w:rFonts w:ascii="Times New Roman" w:hAnsi="Times New Roman" w:cs="Times New Roman"/>
          <w:sz w:val="24"/>
          <w:szCs w:val="24"/>
          <w:highlight w:val="green"/>
          <w:rPrChange w:id="218" w:author="Соколов Сергей Вадимович" w:date="2024-01-19T16:04:00Z">
            <w:rPr>
              <w:rFonts w:ascii="Times New Roman" w:hAnsi="Times New Roman" w:cs="Times New Roman"/>
              <w:sz w:val="24"/>
              <w:szCs w:val="24"/>
            </w:rPr>
          </w:rPrChange>
        </w:rPr>
        <w:t>СП 317.1325800</w:t>
      </w:r>
      <w:r w:rsidRPr="00670DC3">
        <w:rPr>
          <w:rFonts w:ascii="Times New Roman" w:eastAsia="Calibri" w:hAnsi="Times New Roman" w:cs="Times New Roman"/>
          <w:sz w:val="24"/>
          <w:szCs w:val="24"/>
          <w:highlight w:val="green"/>
          <w:rPrChange w:id="219" w:author="Соколов Сергей Вадимович" w:date="2024-01-19T16:04:00Z">
            <w:rPr>
              <w:rFonts w:ascii="Times New Roman" w:eastAsia="Calibri" w:hAnsi="Times New Roman" w:cs="Times New Roman"/>
              <w:sz w:val="24"/>
              <w:szCs w:val="24"/>
            </w:rPr>
          </w:rPrChange>
        </w:rPr>
        <w:t xml:space="preserve"> </w:t>
      </w:r>
      <w:r w:rsidR="00857DA1" w:rsidRPr="00670DC3">
        <w:rPr>
          <w:rFonts w:ascii="Times New Roman" w:eastAsia="Calibri" w:hAnsi="Times New Roman" w:cs="Times New Roman"/>
          <w:sz w:val="24"/>
          <w:szCs w:val="24"/>
          <w:highlight w:val="green"/>
          <w:rPrChange w:id="220" w:author="Соколов Сергей Вадимович" w:date="2024-01-19T16:04:00Z">
            <w:rPr>
              <w:rFonts w:ascii="Times New Roman" w:eastAsia="Calibri" w:hAnsi="Times New Roman" w:cs="Times New Roman"/>
              <w:sz w:val="24"/>
              <w:szCs w:val="24"/>
            </w:rPr>
          </w:rPrChange>
        </w:rPr>
        <w:t xml:space="preserve">как отдельный вид работ или </w:t>
      </w:r>
      <w:r w:rsidRPr="00670DC3">
        <w:rPr>
          <w:rFonts w:ascii="Times New Roman" w:eastAsia="Calibri" w:hAnsi="Times New Roman" w:cs="Times New Roman"/>
          <w:sz w:val="24"/>
          <w:szCs w:val="24"/>
          <w:highlight w:val="green"/>
          <w:rPrChange w:id="221" w:author="Соколов Сергей Вадимович" w:date="2024-01-19T16:04:00Z">
            <w:rPr>
              <w:rFonts w:ascii="Times New Roman" w:eastAsia="Calibri" w:hAnsi="Times New Roman" w:cs="Times New Roman"/>
              <w:sz w:val="24"/>
              <w:szCs w:val="24"/>
            </w:rPr>
          </w:rPrChange>
        </w:rPr>
        <w:t xml:space="preserve">в комплексе с другими видами инженерных изысканий </w:t>
      </w:r>
      <w:r w:rsidR="000E08E8" w:rsidRPr="00670DC3">
        <w:rPr>
          <w:rFonts w:ascii="Times New Roman" w:eastAsia="Calibri" w:hAnsi="Times New Roman" w:cs="Times New Roman"/>
          <w:sz w:val="24"/>
          <w:szCs w:val="24"/>
          <w:highlight w:val="green"/>
          <w:rPrChange w:id="222" w:author="Соколов Сергей Вадимович" w:date="2024-01-19T16:04:00Z">
            <w:rPr>
              <w:rFonts w:ascii="Times New Roman" w:eastAsia="Calibri" w:hAnsi="Times New Roman" w:cs="Times New Roman"/>
              <w:sz w:val="24"/>
              <w:szCs w:val="24"/>
            </w:rPr>
          </w:rPrChange>
        </w:rPr>
        <w:t>и включают:</w:t>
      </w:r>
    </w:p>
    <w:p w14:paraId="399A8F32" w14:textId="7BA31AE9" w:rsidR="000E08E8" w:rsidRPr="00670DC3" w:rsidRDefault="00603E80" w:rsidP="00603E80">
      <w:pPr>
        <w:pStyle w:val="aff3"/>
        <w:spacing w:line="360" w:lineRule="auto"/>
        <w:ind w:firstLine="709"/>
        <w:jc w:val="both"/>
        <w:rPr>
          <w:rFonts w:ascii="Times New Roman" w:hAnsi="Times New Roman"/>
          <w:sz w:val="24"/>
          <w:szCs w:val="24"/>
          <w:highlight w:val="green"/>
          <w:rPrChange w:id="223" w:author="Соколов Сергей Вадимович" w:date="2024-01-19T16:04:00Z">
            <w:rPr>
              <w:rFonts w:ascii="Times New Roman" w:hAnsi="Times New Roman"/>
              <w:sz w:val="24"/>
              <w:szCs w:val="24"/>
            </w:rPr>
          </w:rPrChange>
        </w:rPr>
      </w:pPr>
      <w:r w:rsidRPr="00670DC3">
        <w:rPr>
          <w:rFonts w:ascii="Times New Roman" w:hAnsi="Times New Roman"/>
          <w:sz w:val="24"/>
          <w:szCs w:val="24"/>
          <w:highlight w:val="green"/>
          <w:rPrChange w:id="224" w:author="Соколов Сергей Вадимович" w:date="2024-01-19T16:04:00Z">
            <w:rPr>
              <w:rFonts w:ascii="Times New Roman" w:hAnsi="Times New Roman"/>
              <w:sz w:val="24"/>
              <w:szCs w:val="24"/>
            </w:rPr>
          </w:rPrChange>
        </w:rPr>
        <w:t xml:space="preserve">- </w:t>
      </w:r>
      <w:r w:rsidR="000E08E8" w:rsidRPr="00670DC3">
        <w:rPr>
          <w:rFonts w:ascii="Times New Roman" w:hAnsi="Times New Roman"/>
          <w:sz w:val="24"/>
          <w:szCs w:val="24"/>
          <w:highlight w:val="green"/>
          <w:rPrChange w:id="225" w:author="Соколов Сергей Вадимович" w:date="2024-01-19T16:04:00Z">
            <w:rPr>
              <w:rFonts w:ascii="Times New Roman" w:hAnsi="Times New Roman"/>
              <w:sz w:val="24"/>
              <w:szCs w:val="24"/>
            </w:rPr>
          </w:rPrChange>
        </w:rPr>
        <w:t>сбор и анализ материалов инженерных изысканий прошлых лет, топографо-геодезических, картографических, аэрофотосъемочных и других материалов и данных;</w:t>
      </w:r>
    </w:p>
    <w:p w14:paraId="797453C4" w14:textId="3B4C4CD0" w:rsidR="00C63501" w:rsidRPr="00670DC3" w:rsidRDefault="00603E80" w:rsidP="00603E80">
      <w:pPr>
        <w:pStyle w:val="aff3"/>
        <w:spacing w:line="360" w:lineRule="auto"/>
        <w:ind w:firstLine="709"/>
        <w:jc w:val="both"/>
        <w:rPr>
          <w:rFonts w:ascii="Times New Roman" w:hAnsi="Times New Roman"/>
          <w:sz w:val="24"/>
          <w:szCs w:val="24"/>
          <w:highlight w:val="green"/>
          <w:rPrChange w:id="226" w:author="Соколов Сергей Вадимович" w:date="2024-01-19T16:04:00Z">
            <w:rPr>
              <w:rFonts w:ascii="Times New Roman" w:hAnsi="Times New Roman"/>
              <w:sz w:val="24"/>
              <w:szCs w:val="24"/>
            </w:rPr>
          </w:rPrChange>
        </w:rPr>
      </w:pPr>
      <w:r w:rsidRPr="00670DC3">
        <w:rPr>
          <w:rFonts w:ascii="Times New Roman" w:hAnsi="Times New Roman"/>
          <w:sz w:val="24"/>
          <w:szCs w:val="24"/>
          <w:highlight w:val="green"/>
          <w:rPrChange w:id="227" w:author="Соколов Сергей Вадимович" w:date="2024-01-19T16:04:00Z">
            <w:rPr>
              <w:rFonts w:ascii="Times New Roman" w:hAnsi="Times New Roman"/>
              <w:sz w:val="24"/>
              <w:szCs w:val="24"/>
            </w:rPr>
          </w:rPrChange>
        </w:rPr>
        <w:t xml:space="preserve">- </w:t>
      </w:r>
      <w:r w:rsidR="000E08E8" w:rsidRPr="00670DC3">
        <w:rPr>
          <w:rFonts w:ascii="Times New Roman" w:hAnsi="Times New Roman"/>
          <w:sz w:val="24"/>
          <w:szCs w:val="24"/>
          <w:highlight w:val="green"/>
          <w:rPrChange w:id="228" w:author="Соколов Сергей Вадимович" w:date="2024-01-19T16:04:00Z">
            <w:rPr>
              <w:rFonts w:ascii="Times New Roman" w:hAnsi="Times New Roman"/>
              <w:sz w:val="24"/>
              <w:szCs w:val="24"/>
            </w:rPr>
          </w:rPrChange>
        </w:rPr>
        <w:t>рекогносцировочное обследование территории (площадки, участка), выявление признаков проявления оползневых процессов, нанесение их на существующие или вновь создаваемые инженерно-топографические планы</w:t>
      </w:r>
      <w:r w:rsidR="009643B2" w:rsidRPr="00670DC3">
        <w:rPr>
          <w:rFonts w:ascii="Times New Roman" w:hAnsi="Times New Roman"/>
          <w:sz w:val="24"/>
          <w:szCs w:val="24"/>
          <w:highlight w:val="green"/>
          <w:rPrChange w:id="229" w:author="Соколов Сергей Вадимович" w:date="2024-01-19T16:04:00Z">
            <w:rPr>
              <w:rFonts w:ascii="Times New Roman" w:hAnsi="Times New Roman"/>
              <w:sz w:val="24"/>
              <w:szCs w:val="24"/>
            </w:rPr>
          </w:rPrChange>
        </w:rPr>
        <w:t xml:space="preserve"> (при необходимости)</w:t>
      </w:r>
      <w:r w:rsidR="000E08E8" w:rsidRPr="00670DC3">
        <w:rPr>
          <w:rFonts w:ascii="Times New Roman" w:hAnsi="Times New Roman"/>
          <w:sz w:val="24"/>
          <w:szCs w:val="24"/>
          <w:highlight w:val="green"/>
          <w:rPrChange w:id="230" w:author="Соколов Сергей Вадимович" w:date="2024-01-19T16:04:00Z">
            <w:rPr>
              <w:rFonts w:ascii="Times New Roman" w:hAnsi="Times New Roman"/>
              <w:sz w:val="24"/>
              <w:szCs w:val="24"/>
            </w:rPr>
          </w:rPrChange>
        </w:rPr>
        <w:t>;</w:t>
      </w:r>
    </w:p>
    <w:p w14:paraId="7EBE87E7" w14:textId="792B9E40" w:rsidR="000E08E8" w:rsidRPr="00670DC3" w:rsidRDefault="00603E80" w:rsidP="00603E80">
      <w:pPr>
        <w:pStyle w:val="aff3"/>
        <w:spacing w:line="360" w:lineRule="auto"/>
        <w:ind w:firstLine="709"/>
        <w:jc w:val="both"/>
        <w:rPr>
          <w:rFonts w:ascii="Times New Roman" w:hAnsi="Times New Roman"/>
          <w:sz w:val="24"/>
          <w:szCs w:val="24"/>
          <w:highlight w:val="green"/>
          <w:rPrChange w:id="231" w:author="Соколов Сергей Вадимович" w:date="2024-01-19T16:04:00Z">
            <w:rPr>
              <w:rFonts w:ascii="Times New Roman" w:hAnsi="Times New Roman"/>
              <w:sz w:val="24"/>
              <w:szCs w:val="24"/>
            </w:rPr>
          </w:rPrChange>
        </w:rPr>
      </w:pPr>
      <w:r w:rsidRPr="00670DC3">
        <w:rPr>
          <w:rFonts w:ascii="Times New Roman" w:hAnsi="Times New Roman"/>
          <w:sz w:val="24"/>
          <w:szCs w:val="24"/>
          <w:highlight w:val="green"/>
          <w:rPrChange w:id="232" w:author="Соколов Сергей Вадимович" w:date="2024-01-19T16:04:00Z">
            <w:rPr>
              <w:rFonts w:ascii="Times New Roman" w:hAnsi="Times New Roman"/>
              <w:sz w:val="24"/>
              <w:szCs w:val="24"/>
            </w:rPr>
          </w:rPrChange>
        </w:rPr>
        <w:t xml:space="preserve">- </w:t>
      </w:r>
      <w:r w:rsidR="000E08E8" w:rsidRPr="00670DC3">
        <w:rPr>
          <w:rFonts w:ascii="Times New Roman" w:hAnsi="Times New Roman"/>
          <w:sz w:val="24"/>
          <w:szCs w:val="24"/>
          <w:highlight w:val="green"/>
          <w:rPrChange w:id="233" w:author="Соколов Сергей Вадимович" w:date="2024-01-19T16:04:00Z">
            <w:rPr>
              <w:rFonts w:ascii="Times New Roman" w:hAnsi="Times New Roman"/>
              <w:sz w:val="24"/>
              <w:szCs w:val="24"/>
            </w:rPr>
          </w:rPrChange>
        </w:rPr>
        <w:t>разработку в соответствии с заданием</w:t>
      </w:r>
      <w:r w:rsidR="00C63501" w:rsidRPr="00670DC3">
        <w:rPr>
          <w:rFonts w:ascii="Times New Roman" w:hAnsi="Times New Roman"/>
          <w:sz w:val="24"/>
          <w:szCs w:val="24"/>
          <w:highlight w:val="green"/>
          <w:rPrChange w:id="234" w:author="Соколов Сергей Вадимович" w:date="2024-01-19T16:04:00Z">
            <w:rPr>
              <w:rFonts w:ascii="Times New Roman" w:hAnsi="Times New Roman"/>
              <w:sz w:val="24"/>
              <w:szCs w:val="24"/>
            </w:rPr>
          </w:rPrChange>
        </w:rPr>
        <w:t xml:space="preserve"> </w:t>
      </w:r>
      <w:r w:rsidR="000E08E8" w:rsidRPr="00670DC3">
        <w:rPr>
          <w:rFonts w:ascii="Times New Roman" w:hAnsi="Times New Roman"/>
          <w:sz w:val="24"/>
          <w:szCs w:val="24"/>
          <w:highlight w:val="green"/>
          <w:rPrChange w:id="235" w:author="Соколов Сергей Вадимович" w:date="2024-01-19T16:04:00Z">
            <w:rPr>
              <w:rFonts w:ascii="Times New Roman" w:hAnsi="Times New Roman"/>
              <w:sz w:val="24"/>
              <w:szCs w:val="24"/>
            </w:rPr>
          </w:rPrChange>
        </w:rPr>
        <w:t>программы выполнения инженерно-геодезических изысканий, содержащей обоснование состава, объ</w:t>
      </w:r>
      <w:r w:rsidR="002150CE" w:rsidRPr="00670DC3">
        <w:rPr>
          <w:rFonts w:ascii="Times New Roman" w:hAnsi="Times New Roman"/>
          <w:sz w:val="24"/>
          <w:szCs w:val="24"/>
          <w:highlight w:val="green"/>
          <w:rPrChange w:id="236" w:author="Соколов Сергей Вадимович" w:date="2024-01-19T16:04:00Z">
            <w:rPr>
              <w:rFonts w:ascii="Times New Roman" w:hAnsi="Times New Roman"/>
              <w:sz w:val="24"/>
              <w:szCs w:val="24"/>
            </w:rPr>
          </w:rPrChange>
        </w:rPr>
        <w:t>е</w:t>
      </w:r>
      <w:r w:rsidR="000E08E8" w:rsidRPr="00670DC3">
        <w:rPr>
          <w:rFonts w:ascii="Times New Roman" w:hAnsi="Times New Roman"/>
          <w:sz w:val="24"/>
          <w:szCs w:val="24"/>
          <w:highlight w:val="green"/>
          <w:rPrChange w:id="237" w:author="Соколов Сергей Вадимович" w:date="2024-01-19T16:04:00Z">
            <w:rPr>
              <w:rFonts w:ascii="Times New Roman" w:hAnsi="Times New Roman"/>
              <w:sz w:val="24"/>
              <w:szCs w:val="24"/>
            </w:rPr>
          </w:rPrChange>
        </w:rPr>
        <w:t xml:space="preserve">мов, периодичности и продолжительности инженерно-геодезических изысканий на исследуемом участке, схем геодезических сетей, конструкций геодезических пунктов, методики измерений и обработки получаемых результатов и другую информацию согласно СП 47.13330.2016 (разделы 4, 5) и </w:t>
      </w:r>
      <w:r w:rsidR="00A06D3F" w:rsidRPr="00670DC3">
        <w:rPr>
          <w:rFonts w:ascii="Times New Roman" w:hAnsi="Times New Roman"/>
          <w:sz w:val="24"/>
          <w:szCs w:val="24"/>
          <w:highlight w:val="green"/>
          <w:rPrChange w:id="238" w:author="Соколов Сергей Вадимович" w:date="2024-01-19T16:04:00Z">
            <w:rPr>
              <w:rFonts w:ascii="Times New Roman" w:hAnsi="Times New Roman"/>
              <w:sz w:val="24"/>
              <w:szCs w:val="24"/>
            </w:rPr>
          </w:rPrChange>
        </w:rPr>
        <w:t>СП 317.1325800;</w:t>
      </w:r>
    </w:p>
    <w:p w14:paraId="6E7092F0" w14:textId="19630386" w:rsidR="000E08E8" w:rsidRPr="00670DC3" w:rsidRDefault="00603E80" w:rsidP="00603E80">
      <w:pPr>
        <w:pStyle w:val="aff3"/>
        <w:spacing w:line="360" w:lineRule="auto"/>
        <w:ind w:firstLine="709"/>
        <w:jc w:val="both"/>
        <w:rPr>
          <w:rFonts w:ascii="Times New Roman" w:hAnsi="Times New Roman"/>
          <w:sz w:val="24"/>
          <w:szCs w:val="24"/>
          <w:highlight w:val="green"/>
          <w:rPrChange w:id="239" w:author="Соколов Сергей Вадимович" w:date="2024-01-19T16:04:00Z">
            <w:rPr>
              <w:rFonts w:ascii="Times New Roman" w:hAnsi="Times New Roman"/>
              <w:sz w:val="24"/>
              <w:szCs w:val="24"/>
            </w:rPr>
          </w:rPrChange>
        </w:rPr>
      </w:pPr>
      <w:r w:rsidRPr="00670DC3">
        <w:rPr>
          <w:rFonts w:ascii="Times New Roman" w:hAnsi="Times New Roman"/>
          <w:sz w:val="24"/>
          <w:szCs w:val="24"/>
          <w:highlight w:val="green"/>
          <w:rPrChange w:id="240" w:author="Соколов Сергей Вадимович" w:date="2024-01-19T16:04:00Z">
            <w:rPr>
              <w:rFonts w:ascii="Times New Roman" w:hAnsi="Times New Roman"/>
              <w:sz w:val="24"/>
              <w:szCs w:val="24"/>
            </w:rPr>
          </w:rPrChange>
        </w:rPr>
        <w:t xml:space="preserve">- </w:t>
      </w:r>
      <w:r w:rsidR="000E08E8" w:rsidRPr="00670DC3">
        <w:rPr>
          <w:rFonts w:ascii="Times New Roman" w:hAnsi="Times New Roman"/>
          <w:sz w:val="24"/>
          <w:szCs w:val="24"/>
          <w:highlight w:val="green"/>
          <w:rPrChange w:id="241" w:author="Соколов Сергей Вадимович" w:date="2024-01-19T16:04:00Z">
            <w:rPr>
              <w:rFonts w:ascii="Times New Roman" w:hAnsi="Times New Roman"/>
              <w:sz w:val="24"/>
              <w:szCs w:val="24"/>
            </w:rPr>
          </w:rPrChange>
        </w:rPr>
        <w:t>закладку геодезических</w:t>
      </w:r>
      <w:r w:rsidR="0050142A" w:rsidRPr="00670DC3">
        <w:rPr>
          <w:rFonts w:ascii="Times New Roman" w:hAnsi="Times New Roman"/>
          <w:sz w:val="24"/>
          <w:szCs w:val="24"/>
          <w:highlight w:val="green"/>
          <w:rPrChange w:id="242" w:author="Соколов Сергей Вадимович" w:date="2024-01-19T16:04:00Z">
            <w:rPr>
              <w:rFonts w:ascii="Times New Roman" w:hAnsi="Times New Roman"/>
              <w:sz w:val="24"/>
              <w:szCs w:val="24"/>
            </w:rPr>
          </w:rPrChange>
        </w:rPr>
        <w:t xml:space="preserve"> (опорных и деформационных)</w:t>
      </w:r>
      <w:r w:rsidR="000E08E8" w:rsidRPr="00670DC3">
        <w:rPr>
          <w:rFonts w:ascii="Times New Roman" w:hAnsi="Times New Roman"/>
          <w:sz w:val="24"/>
          <w:szCs w:val="24"/>
          <w:highlight w:val="green"/>
          <w:rPrChange w:id="243" w:author="Соколов Сергей Вадимович" w:date="2024-01-19T16:04:00Z">
            <w:rPr>
              <w:rFonts w:ascii="Times New Roman" w:hAnsi="Times New Roman"/>
              <w:sz w:val="24"/>
              <w:szCs w:val="24"/>
            </w:rPr>
          </w:rPrChange>
        </w:rPr>
        <w:t xml:space="preserve"> знаков</w:t>
      </w:r>
      <w:r w:rsidR="00E55001" w:rsidRPr="00670DC3">
        <w:rPr>
          <w:rFonts w:ascii="Times New Roman" w:hAnsi="Times New Roman"/>
          <w:sz w:val="24"/>
          <w:szCs w:val="24"/>
          <w:highlight w:val="green"/>
          <w:rPrChange w:id="244" w:author="Соколов Сергей Вадимович" w:date="2024-01-19T16:04:00Z">
            <w:rPr>
              <w:rFonts w:ascii="Times New Roman" w:hAnsi="Times New Roman"/>
              <w:sz w:val="24"/>
              <w:szCs w:val="24"/>
            </w:rPr>
          </w:rPrChange>
        </w:rPr>
        <w:t xml:space="preserve">, </w:t>
      </w:r>
      <w:r w:rsidR="00C5087D" w:rsidRPr="00670DC3">
        <w:rPr>
          <w:rFonts w:ascii="Times New Roman" w:hAnsi="Times New Roman"/>
          <w:sz w:val="24"/>
          <w:szCs w:val="24"/>
          <w:highlight w:val="green"/>
          <w:rPrChange w:id="245" w:author="Соколов Сергей Вадимович" w:date="2024-01-19T16:04:00Z">
            <w:rPr>
              <w:rFonts w:ascii="Times New Roman" w:hAnsi="Times New Roman"/>
              <w:sz w:val="24"/>
              <w:szCs w:val="24"/>
            </w:rPr>
          </w:rPrChange>
        </w:rPr>
        <w:t xml:space="preserve">установку </w:t>
      </w:r>
      <w:r w:rsidR="000E08E8" w:rsidRPr="00670DC3">
        <w:rPr>
          <w:rFonts w:ascii="Times New Roman" w:hAnsi="Times New Roman"/>
          <w:sz w:val="24"/>
          <w:szCs w:val="24"/>
          <w:highlight w:val="green"/>
          <w:rPrChange w:id="246" w:author="Соколов Сергей Вадимович" w:date="2024-01-19T16:04:00Z">
            <w:rPr>
              <w:rFonts w:ascii="Times New Roman" w:hAnsi="Times New Roman"/>
              <w:sz w:val="24"/>
              <w:szCs w:val="24"/>
            </w:rPr>
          </w:rPrChange>
        </w:rPr>
        <w:t>контрольно-измерительной аппаратуры (КИА), предусмотренной программой;</w:t>
      </w:r>
    </w:p>
    <w:p w14:paraId="6FC20249" w14:textId="068AF257" w:rsidR="000E08E8" w:rsidRPr="00670DC3" w:rsidRDefault="00603E80" w:rsidP="00603E80">
      <w:pPr>
        <w:pStyle w:val="aff3"/>
        <w:spacing w:line="360" w:lineRule="auto"/>
        <w:ind w:firstLine="709"/>
        <w:jc w:val="both"/>
        <w:rPr>
          <w:rFonts w:ascii="Times New Roman" w:hAnsi="Times New Roman"/>
          <w:sz w:val="24"/>
          <w:szCs w:val="24"/>
          <w:highlight w:val="green"/>
          <w:rPrChange w:id="247" w:author="Соколов Сергей Вадимович" w:date="2024-01-19T16:04:00Z">
            <w:rPr>
              <w:rFonts w:ascii="Times New Roman" w:hAnsi="Times New Roman"/>
              <w:sz w:val="24"/>
              <w:szCs w:val="24"/>
            </w:rPr>
          </w:rPrChange>
        </w:rPr>
      </w:pPr>
      <w:r w:rsidRPr="00670DC3">
        <w:rPr>
          <w:rFonts w:ascii="Times New Roman" w:hAnsi="Times New Roman"/>
          <w:sz w:val="24"/>
          <w:szCs w:val="24"/>
          <w:highlight w:val="green"/>
          <w:rPrChange w:id="248" w:author="Соколов Сергей Вадимович" w:date="2024-01-19T16:04:00Z">
            <w:rPr>
              <w:rFonts w:ascii="Times New Roman" w:hAnsi="Times New Roman"/>
              <w:sz w:val="24"/>
              <w:szCs w:val="24"/>
            </w:rPr>
          </w:rPrChange>
        </w:rPr>
        <w:t xml:space="preserve">- </w:t>
      </w:r>
      <w:r w:rsidR="000E08E8" w:rsidRPr="00670DC3">
        <w:rPr>
          <w:rFonts w:ascii="Times New Roman" w:hAnsi="Times New Roman"/>
          <w:sz w:val="24"/>
          <w:szCs w:val="24"/>
          <w:highlight w:val="green"/>
          <w:rPrChange w:id="249" w:author="Соколов Сергей Вадимович" w:date="2024-01-19T16:04:00Z">
            <w:rPr>
              <w:rFonts w:ascii="Times New Roman" w:hAnsi="Times New Roman"/>
              <w:sz w:val="24"/>
              <w:szCs w:val="24"/>
            </w:rPr>
          </w:rPrChange>
        </w:rPr>
        <w:t>метрологический контроль применяемых геодезических приборов;</w:t>
      </w:r>
    </w:p>
    <w:p w14:paraId="00DEA987" w14:textId="1B7FB219" w:rsidR="000E08E8" w:rsidRPr="00670DC3" w:rsidRDefault="00603E80" w:rsidP="00603E80">
      <w:pPr>
        <w:pStyle w:val="aff3"/>
        <w:spacing w:line="360" w:lineRule="auto"/>
        <w:ind w:firstLine="709"/>
        <w:jc w:val="both"/>
        <w:rPr>
          <w:rFonts w:ascii="Times New Roman" w:hAnsi="Times New Roman"/>
          <w:sz w:val="24"/>
          <w:szCs w:val="24"/>
          <w:highlight w:val="green"/>
          <w:rPrChange w:id="250" w:author="Соколов Сергей Вадимович" w:date="2024-01-19T16:04:00Z">
            <w:rPr>
              <w:rFonts w:ascii="Times New Roman" w:hAnsi="Times New Roman"/>
              <w:sz w:val="24"/>
              <w:szCs w:val="24"/>
            </w:rPr>
          </w:rPrChange>
        </w:rPr>
      </w:pPr>
      <w:r w:rsidRPr="00670DC3">
        <w:rPr>
          <w:rFonts w:ascii="Times New Roman" w:hAnsi="Times New Roman"/>
          <w:sz w:val="24"/>
          <w:szCs w:val="24"/>
          <w:highlight w:val="green"/>
          <w:rPrChange w:id="251" w:author="Соколов Сергей Вадимович" w:date="2024-01-19T16:04:00Z">
            <w:rPr>
              <w:rFonts w:ascii="Times New Roman" w:hAnsi="Times New Roman"/>
              <w:sz w:val="24"/>
              <w:szCs w:val="24"/>
            </w:rPr>
          </w:rPrChange>
        </w:rPr>
        <w:t xml:space="preserve">- </w:t>
      </w:r>
      <w:r w:rsidR="00502DAC" w:rsidRPr="00670DC3">
        <w:rPr>
          <w:rFonts w:ascii="Times New Roman" w:hAnsi="Times New Roman"/>
          <w:sz w:val="24"/>
          <w:szCs w:val="24"/>
          <w:highlight w:val="green"/>
          <w:rPrChange w:id="252" w:author="Соколов Сергей Вадимович" w:date="2024-01-19T16:04:00Z">
            <w:rPr>
              <w:rFonts w:ascii="Times New Roman" w:hAnsi="Times New Roman"/>
              <w:sz w:val="24"/>
              <w:szCs w:val="24"/>
            </w:rPr>
          </w:rPrChange>
        </w:rPr>
        <w:t xml:space="preserve">выполнение </w:t>
      </w:r>
      <w:r w:rsidR="000E08E8" w:rsidRPr="00670DC3">
        <w:rPr>
          <w:rFonts w:ascii="Times New Roman" w:hAnsi="Times New Roman"/>
          <w:sz w:val="24"/>
          <w:szCs w:val="24"/>
          <w:highlight w:val="green"/>
          <w:rPrChange w:id="253" w:author="Соколов Сергей Вадимович" w:date="2024-01-19T16:04:00Z">
            <w:rPr>
              <w:rFonts w:ascii="Times New Roman" w:hAnsi="Times New Roman"/>
              <w:sz w:val="24"/>
              <w:szCs w:val="24"/>
            </w:rPr>
          </w:rPrChange>
        </w:rPr>
        <w:t>геодезических измерений;</w:t>
      </w:r>
    </w:p>
    <w:p w14:paraId="791A4F05" w14:textId="0CE02F4B" w:rsidR="000E08E8" w:rsidRPr="00670DC3" w:rsidRDefault="00603E80" w:rsidP="00603E80">
      <w:pPr>
        <w:pStyle w:val="aff3"/>
        <w:spacing w:line="360" w:lineRule="auto"/>
        <w:ind w:firstLine="709"/>
        <w:jc w:val="both"/>
        <w:rPr>
          <w:rFonts w:ascii="Times New Roman" w:hAnsi="Times New Roman"/>
          <w:sz w:val="24"/>
          <w:szCs w:val="24"/>
          <w:highlight w:val="green"/>
          <w:rPrChange w:id="254" w:author="Соколов Сергей Вадимович" w:date="2024-01-19T16:04:00Z">
            <w:rPr>
              <w:rFonts w:ascii="Times New Roman" w:hAnsi="Times New Roman"/>
              <w:sz w:val="24"/>
              <w:szCs w:val="24"/>
            </w:rPr>
          </w:rPrChange>
        </w:rPr>
      </w:pPr>
      <w:r w:rsidRPr="00670DC3">
        <w:rPr>
          <w:rFonts w:ascii="Times New Roman" w:hAnsi="Times New Roman"/>
          <w:sz w:val="24"/>
          <w:szCs w:val="24"/>
          <w:highlight w:val="green"/>
          <w:rPrChange w:id="255" w:author="Соколов Сергей Вадимович" w:date="2024-01-19T16:04:00Z">
            <w:rPr>
              <w:rFonts w:ascii="Times New Roman" w:hAnsi="Times New Roman"/>
              <w:sz w:val="24"/>
              <w:szCs w:val="24"/>
            </w:rPr>
          </w:rPrChange>
        </w:rPr>
        <w:lastRenderedPageBreak/>
        <w:t xml:space="preserve">- </w:t>
      </w:r>
      <w:r w:rsidR="000E08E8" w:rsidRPr="00670DC3">
        <w:rPr>
          <w:rFonts w:ascii="Times New Roman" w:hAnsi="Times New Roman"/>
          <w:sz w:val="24"/>
          <w:szCs w:val="24"/>
          <w:highlight w:val="green"/>
          <w:rPrChange w:id="256" w:author="Соколов Сергей Вадимович" w:date="2024-01-19T16:04:00Z">
            <w:rPr>
              <w:rFonts w:ascii="Times New Roman" w:hAnsi="Times New Roman"/>
              <w:sz w:val="24"/>
              <w:szCs w:val="24"/>
            </w:rPr>
          </w:rPrChange>
        </w:rPr>
        <w:t>камеральную обработку результатов измерений (предварительн</w:t>
      </w:r>
      <w:r w:rsidR="000A25D9" w:rsidRPr="00670DC3">
        <w:rPr>
          <w:rFonts w:ascii="Times New Roman" w:hAnsi="Times New Roman"/>
          <w:sz w:val="24"/>
          <w:szCs w:val="24"/>
          <w:highlight w:val="green"/>
          <w:rPrChange w:id="257" w:author="Соколов Сергей Вадимович" w:date="2024-01-19T16:04:00Z">
            <w:rPr>
              <w:rFonts w:ascii="Times New Roman" w:hAnsi="Times New Roman"/>
              <w:sz w:val="24"/>
              <w:szCs w:val="24"/>
            </w:rPr>
          </w:rPrChange>
        </w:rPr>
        <w:t>ую</w:t>
      </w:r>
      <w:r w:rsidR="000E08E8" w:rsidRPr="00670DC3">
        <w:rPr>
          <w:rFonts w:ascii="Times New Roman" w:hAnsi="Times New Roman"/>
          <w:sz w:val="24"/>
          <w:szCs w:val="24"/>
          <w:highlight w:val="green"/>
          <w:rPrChange w:id="258" w:author="Соколов Сергей Вадимович" w:date="2024-01-19T16:04:00Z">
            <w:rPr>
              <w:rFonts w:ascii="Times New Roman" w:hAnsi="Times New Roman"/>
              <w:sz w:val="24"/>
              <w:szCs w:val="24"/>
            </w:rPr>
          </w:rPrChange>
        </w:rPr>
        <w:t xml:space="preserve"> обработк</w:t>
      </w:r>
      <w:r w:rsidR="000A25D9" w:rsidRPr="00670DC3">
        <w:rPr>
          <w:rFonts w:ascii="Times New Roman" w:hAnsi="Times New Roman"/>
          <w:sz w:val="24"/>
          <w:szCs w:val="24"/>
          <w:highlight w:val="green"/>
          <w:rPrChange w:id="259" w:author="Соколов Сергей Вадимович" w:date="2024-01-19T16:04:00Z">
            <w:rPr>
              <w:rFonts w:ascii="Times New Roman" w:hAnsi="Times New Roman"/>
              <w:sz w:val="24"/>
              <w:szCs w:val="24"/>
            </w:rPr>
          </w:rPrChange>
        </w:rPr>
        <w:t>у</w:t>
      </w:r>
      <w:r w:rsidR="000E08E8" w:rsidRPr="00670DC3">
        <w:rPr>
          <w:rFonts w:ascii="Times New Roman" w:hAnsi="Times New Roman"/>
          <w:sz w:val="24"/>
          <w:szCs w:val="24"/>
          <w:highlight w:val="green"/>
          <w:rPrChange w:id="260" w:author="Соколов Сергей Вадимович" w:date="2024-01-19T16:04:00Z">
            <w:rPr>
              <w:rFonts w:ascii="Times New Roman" w:hAnsi="Times New Roman"/>
              <w:sz w:val="24"/>
              <w:szCs w:val="24"/>
            </w:rPr>
          </w:rPrChange>
        </w:rPr>
        <w:t>, уравнивание, оценк</w:t>
      </w:r>
      <w:r w:rsidR="000A25D9" w:rsidRPr="00670DC3">
        <w:rPr>
          <w:rFonts w:ascii="Times New Roman" w:hAnsi="Times New Roman"/>
          <w:sz w:val="24"/>
          <w:szCs w:val="24"/>
          <w:highlight w:val="green"/>
          <w:rPrChange w:id="261" w:author="Соколов Сергей Вадимович" w:date="2024-01-19T16:04:00Z">
            <w:rPr>
              <w:rFonts w:ascii="Times New Roman" w:hAnsi="Times New Roman"/>
              <w:sz w:val="24"/>
              <w:szCs w:val="24"/>
            </w:rPr>
          </w:rPrChange>
        </w:rPr>
        <w:t>у</w:t>
      </w:r>
      <w:r w:rsidR="000E08E8" w:rsidRPr="00670DC3">
        <w:rPr>
          <w:rFonts w:ascii="Times New Roman" w:hAnsi="Times New Roman"/>
          <w:sz w:val="24"/>
          <w:szCs w:val="24"/>
          <w:highlight w:val="green"/>
          <w:rPrChange w:id="262" w:author="Соколов Сергей Вадимович" w:date="2024-01-19T16:04:00Z">
            <w:rPr>
              <w:rFonts w:ascii="Times New Roman" w:hAnsi="Times New Roman"/>
              <w:sz w:val="24"/>
              <w:szCs w:val="24"/>
            </w:rPr>
          </w:rPrChange>
        </w:rPr>
        <w:t xml:space="preserve"> точности), определение планово-высотных смещений геодезических знаков и/или изменени</w:t>
      </w:r>
      <w:r w:rsidR="00C5087D" w:rsidRPr="00670DC3">
        <w:rPr>
          <w:rFonts w:ascii="Times New Roman" w:hAnsi="Times New Roman"/>
          <w:sz w:val="24"/>
          <w:szCs w:val="24"/>
          <w:highlight w:val="green"/>
          <w:rPrChange w:id="263" w:author="Соколов Сергей Вадимович" w:date="2024-01-19T16:04:00Z">
            <w:rPr>
              <w:rFonts w:ascii="Times New Roman" w:hAnsi="Times New Roman"/>
              <w:sz w:val="24"/>
              <w:szCs w:val="24"/>
            </w:rPr>
          </w:rPrChange>
        </w:rPr>
        <w:t xml:space="preserve">й земной поверхности на участках </w:t>
      </w:r>
      <w:r w:rsidR="000E08E8" w:rsidRPr="00670DC3">
        <w:rPr>
          <w:rFonts w:ascii="Times New Roman" w:hAnsi="Times New Roman"/>
          <w:sz w:val="24"/>
          <w:szCs w:val="24"/>
          <w:highlight w:val="green"/>
          <w:rPrChange w:id="264" w:author="Соколов Сергей Вадимович" w:date="2024-01-19T16:04:00Z">
            <w:rPr>
              <w:rFonts w:ascii="Times New Roman" w:hAnsi="Times New Roman"/>
              <w:sz w:val="24"/>
              <w:szCs w:val="24"/>
            </w:rPr>
          </w:rPrChange>
        </w:rPr>
        <w:t>развития оползневого процесса;</w:t>
      </w:r>
    </w:p>
    <w:p w14:paraId="01566EC1" w14:textId="0F830B4B" w:rsidR="000E08E8" w:rsidRPr="00670DC3" w:rsidRDefault="00603E80" w:rsidP="00603E80">
      <w:pPr>
        <w:pStyle w:val="aff3"/>
        <w:spacing w:line="360" w:lineRule="auto"/>
        <w:ind w:firstLine="709"/>
        <w:jc w:val="both"/>
        <w:rPr>
          <w:rFonts w:ascii="Times New Roman" w:hAnsi="Times New Roman"/>
          <w:sz w:val="24"/>
          <w:szCs w:val="24"/>
          <w:highlight w:val="green"/>
          <w:rPrChange w:id="265" w:author="Соколов Сергей Вадимович" w:date="2024-01-19T16:04:00Z">
            <w:rPr>
              <w:rFonts w:ascii="Times New Roman" w:hAnsi="Times New Roman"/>
              <w:sz w:val="24"/>
              <w:szCs w:val="24"/>
            </w:rPr>
          </w:rPrChange>
        </w:rPr>
      </w:pPr>
      <w:r w:rsidRPr="00670DC3">
        <w:rPr>
          <w:rFonts w:ascii="Times New Roman" w:hAnsi="Times New Roman"/>
          <w:sz w:val="24"/>
          <w:szCs w:val="24"/>
          <w:highlight w:val="green"/>
          <w:rPrChange w:id="266" w:author="Соколов Сергей Вадимович" w:date="2024-01-19T16:04:00Z">
            <w:rPr>
              <w:rFonts w:ascii="Times New Roman" w:hAnsi="Times New Roman"/>
              <w:sz w:val="24"/>
              <w:szCs w:val="24"/>
            </w:rPr>
          </w:rPrChange>
        </w:rPr>
        <w:t xml:space="preserve">- </w:t>
      </w:r>
      <w:r w:rsidR="000E08E8" w:rsidRPr="00670DC3">
        <w:rPr>
          <w:rFonts w:ascii="Times New Roman" w:hAnsi="Times New Roman"/>
          <w:sz w:val="24"/>
          <w:szCs w:val="24"/>
          <w:highlight w:val="green"/>
          <w:rPrChange w:id="267" w:author="Соколов Сергей Вадимович" w:date="2024-01-19T16:04:00Z">
            <w:rPr>
              <w:rFonts w:ascii="Times New Roman" w:hAnsi="Times New Roman"/>
              <w:sz w:val="24"/>
              <w:szCs w:val="24"/>
            </w:rPr>
          </w:rPrChange>
        </w:rPr>
        <w:t xml:space="preserve">создание </w:t>
      </w:r>
      <w:r w:rsidR="009A0BA3" w:rsidRPr="00670DC3">
        <w:rPr>
          <w:rFonts w:ascii="Times New Roman" w:hAnsi="Times New Roman"/>
          <w:sz w:val="24"/>
          <w:szCs w:val="24"/>
          <w:highlight w:val="green"/>
          <w:rPrChange w:id="268" w:author="Соколов Сергей Вадимович" w:date="2024-01-19T16:04:00Z">
            <w:rPr>
              <w:rFonts w:ascii="Times New Roman" w:hAnsi="Times New Roman"/>
              <w:sz w:val="24"/>
              <w:szCs w:val="24"/>
            </w:rPr>
          </w:rPrChange>
        </w:rPr>
        <w:t xml:space="preserve">инженерной </w:t>
      </w:r>
      <w:r w:rsidR="000E08E8" w:rsidRPr="00670DC3">
        <w:rPr>
          <w:rFonts w:ascii="Times New Roman" w:hAnsi="Times New Roman"/>
          <w:sz w:val="24"/>
          <w:szCs w:val="24"/>
          <w:highlight w:val="green"/>
          <w:rPrChange w:id="269" w:author="Соколов Сергей Вадимович" w:date="2024-01-19T16:04:00Z">
            <w:rPr>
              <w:rFonts w:ascii="Times New Roman" w:hAnsi="Times New Roman"/>
              <w:sz w:val="24"/>
              <w:szCs w:val="24"/>
            </w:rPr>
          </w:rPrChange>
        </w:rPr>
        <w:t>цифровой модели местности (в случае</w:t>
      </w:r>
      <w:r w:rsidR="005844C3" w:rsidRPr="00670DC3">
        <w:rPr>
          <w:rFonts w:ascii="Times New Roman" w:hAnsi="Times New Roman"/>
          <w:sz w:val="24"/>
          <w:szCs w:val="24"/>
          <w:highlight w:val="green"/>
          <w:rPrChange w:id="270" w:author="Соколов Сергей Вадимович" w:date="2024-01-19T16:04:00Z">
            <w:rPr>
              <w:rFonts w:ascii="Times New Roman" w:hAnsi="Times New Roman"/>
              <w:sz w:val="24"/>
              <w:szCs w:val="24"/>
            </w:rPr>
          </w:rPrChange>
        </w:rPr>
        <w:t>,</w:t>
      </w:r>
      <w:r w:rsidR="000E08E8" w:rsidRPr="00670DC3">
        <w:rPr>
          <w:rFonts w:ascii="Times New Roman" w:hAnsi="Times New Roman"/>
          <w:sz w:val="24"/>
          <w:szCs w:val="24"/>
          <w:highlight w:val="green"/>
          <w:rPrChange w:id="271" w:author="Соколов Сергей Вадимович" w:date="2024-01-19T16:04:00Z">
            <w:rPr>
              <w:rFonts w:ascii="Times New Roman" w:hAnsi="Times New Roman"/>
              <w:sz w:val="24"/>
              <w:szCs w:val="24"/>
            </w:rPr>
          </w:rPrChange>
        </w:rPr>
        <w:t xml:space="preserve"> если выполнялась топографическая съ</w:t>
      </w:r>
      <w:r w:rsidR="002150CE" w:rsidRPr="00670DC3">
        <w:rPr>
          <w:rFonts w:ascii="Times New Roman" w:hAnsi="Times New Roman"/>
          <w:sz w:val="24"/>
          <w:szCs w:val="24"/>
          <w:highlight w:val="green"/>
          <w:rPrChange w:id="272" w:author="Соколов Сергей Вадимович" w:date="2024-01-19T16:04:00Z">
            <w:rPr>
              <w:rFonts w:ascii="Times New Roman" w:hAnsi="Times New Roman"/>
              <w:sz w:val="24"/>
              <w:szCs w:val="24"/>
            </w:rPr>
          </w:rPrChange>
        </w:rPr>
        <w:t>е</w:t>
      </w:r>
      <w:r w:rsidR="000E08E8" w:rsidRPr="00670DC3">
        <w:rPr>
          <w:rFonts w:ascii="Times New Roman" w:hAnsi="Times New Roman"/>
          <w:sz w:val="24"/>
          <w:szCs w:val="24"/>
          <w:highlight w:val="green"/>
          <w:rPrChange w:id="273" w:author="Соколов Сергей Вадимович" w:date="2024-01-19T16:04:00Z">
            <w:rPr>
              <w:rFonts w:ascii="Times New Roman" w:hAnsi="Times New Roman"/>
              <w:sz w:val="24"/>
              <w:szCs w:val="24"/>
            </w:rPr>
          </w:rPrChange>
        </w:rPr>
        <w:t>мка);</w:t>
      </w:r>
    </w:p>
    <w:p w14:paraId="6BE38B65" w14:textId="3154F4D1" w:rsidR="000E08E8" w:rsidRPr="00670DC3" w:rsidRDefault="00603E80" w:rsidP="00603E80">
      <w:pPr>
        <w:pStyle w:val="aff3"/>
        <w:spacing w:line="360" w:lineRule="auto"/>
        <w:ind w:firstLine="709"/>
        <w:jc w:val="both"/>
        <w:rPr>
          <w:rFonts w:ascii="Times New Roman" w:hAnsi="Times New Roman"/>
          <w:sz w:val="24"/>
          <w:szCs w:val="24"/>
          <w:highlight w:val="green"/>
          <w:rPrChange w:id="274" w:author="Соколов Сергей Вадимович" w:date="2024-01-19T16:04:00Z">
            <w:rPr>
              <w:rFonts w:ascii="Times New Roman" w:hAnsi="Times New Roman"/>
              <w:sz w:val="24"/>
              <w:szCs w:val="24"/>
            </w:rPr>
          </w:rPrChange>
        </w:rPr>
      </w:pPr>
      <w:r w:rsidRPr="00670DC3">
        <w:rPr>
          <w:rFonts w:ascii="Times New Roman" w:hAnsi="Times New Roman"/>
          <w:sz w:val="24"/>
          <w:szCs w:val="24"/>
          <w:highlight w:val="green"/>
          <w:rPrChange w:id="275" w:author="Соколов Сергей Вадимович" w:date="2024-01-19T16:04:00Z">
            <w:rPr>
              <w:rFonts w:ascii="Times New Roman" w:hAnsi="Times New Roman"/>
              <w:sz w:val="24"/>
              <w:szCs w:val="24"/>
            </w:rPr>
          </w:rPrChange>
        </w:rPr>
        <w:t xml:space="preserve">- </w:t>
      </w:r>
      <w:r w:rsidR="000E08E8" w:rsidRPr="00670DC3">
        <w:rPr>
          <w:rFonts w:ascii="Times New Roman" w:hAnsi="Times New Roman"/>
          <w:sz w:val="24"/>
          <w:szCs w:val="24"/>
          <w:highlight w:val="green"/>
          <w:rPrChange w:id="276" w:author="Соколов Сергей Вадимович" w:date="2024-01-19T16:04:00Z">
            <w:rPr>
              <w:rFonts w:ascii="Times New Roman" w:hAnsi="Times New Roman"/>
              <w:sz w:val="24"/>
              <w:szCs w:val="24"/>
            </w:rPr>
          </w:rPrChange>
        </w:rPr>
        <w:t>анализ количественных характеристик происходящих оползневых процессов (построение таблиц и графиков смещений, сравнение измеренных деформаций с прогнозными значениями);</w:t>
      </w:r>
    </w:p>
    <w:p w14:paraId="1367A51F" w14:textId="2340D516" w:rsidR="000E08E8" w:rsidRPr="00603E80" w:rsidRDefault="00603E80" w:rsidP="00603E80">
      <w:pPr>
        <w:pStyle w:val="aff3"/>
        <w:spacing w:line="360" w:lineRule="auto"/>
        <w:ind w:firstLine="709"/>
        <w:jc w:val="both"/>
        <w:rPr>
          <w:rFonts w:ascii="Times New Roman" w:hAnsi="Times New Roman"/>
          <w:sz w:val="24"/>
          <w:szCs w:val="24"/>
        </w:rPr>
      </w:pPr>
      <w:r w:rsidRPr="00670DC3">
        <w:rPr>
          <w:rFonts w:ascii="Times New Roman" w:hAnsi="Times New Roman"/>
          <w:sz w:val="24"/>
          <w:szCs w:val="24"/>
          <w:highlight w:val="green"/>
          <w:rPrChange w:id="277" w:author="Соколов Сергей Вадимович" w:date="2024-01-19T16:04:00Z">
            <w:rPr>
              <w:rFonts w:ascii="Times New Roman" w:hAnsi="Times New Roman"/>
              <w:sz w:val="24"/>
              <w:szCs w:val="24"/>
            </w:rPr>
          </w:rPrChange>
        </w:rPr>
        <w:t xml:space="preserve">- </w:t>
      </w:r>
      <w:r w:rsidR="000E08E8" w:rsidRPr="00670DC3">
        <w:rPr>
          <w:rFonts w:ascii="Times New Roman" w:hAnsi="Times New Roman"/>
          <w:sz w:val="24"/>
          <w:szCs w:val="24"/>
          <w:highlight w:val="green"/>
          <w:rPrChange w:id="278" w:author="Соколов Сергей Вадимович" w:date="2024-01-19T16:04:00Z">
            <w:rPr>
              <w:rFonts w:ascii="Times New Roman" w:hAnsi="Times New Roman"/>
              <w:sz w:val="24"/>
              <w:szCs w:val="24"/>
            </w:rPr>
          </w:rPrChange>
        </w:rPr>
        <w:t>составление технического отчета о выполненных инженерно-геодезических изысканиях.</w:t>
      </w:r>
    </w:p>
    <w:p w14:paraId="0A3645D8" w14:textId="77777777" w:rsidR="000E08E8" w:rsidRPr="002150CE" w:rsidRDefault="000E08E8"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При назначении видов работ в составе инженерно-геодезических изысканий, проектировании размещения геодезических знаков, установлении требований к точности определения смещений (деформаций) и периодичности наблюдений, в программе следует учитывать потребности в топографо-геодезических данных других видов инженерных изысканий, выполняемых на исследуемом участке.</w:t>
      </w:r>
    </w:p>
    <w:p w14:paraId="5F22300E" w14:textId="77777777" w:rsidR="000E08E8" w:rsidRPr="004342D0" w:rsidRDefault="000E08E8"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279" w:author="Соколов Сергей Вадимович" w:date="2024-01-19T16:07:00Z">
            <w:rPr>
              <w:rFonts w:ascii="Times New Roman" w:eastAsia="Calibri" w:hAnsi="Times New Roman" w:cs="Times New Roman"/>
              <w:sz w:val="24"/>
              <w:szCs w:val="24"/>
            </w:rPr>
          </w:rPrChange>
        </w:rPr>
      </w:pPr>
      <w:r w:rsidRPr="004342D0">
        <w:rPr>
          <w:rFonts w:ascii="Times New Roman" w:eastAsia="Calibri" w:hAnsi="Times New Roman" w:cs="Times New Roman"/>
          <w:sz w:val="24"/>
          <w:szCs w:val="24"/>
          <w:highlight w:val="green"/>
          <w:rPrChange w:id="280" w:author="Соколов Сергей Вадимович" w:date="2024-01-19T16:07:00Z">
            <w:rPr>
              <w:rFonts w:ascii="Times New Roman" w:eastAsia="Calibri" w:hAnsi="Times New Roman" w:cs="Times New Roman"/>
              <w:sz w:val="24"/>
              <w:szCs w:val="24"/>
            </w:rPr>
          </w:rPrChange>
        </w:rPr>
        <w:t xml:space="preserve">В состав инженерно-геодезических изысканий </w:t>
      </w:r>
      <w:r w:rsidR="00CF673B" w:rsidRPr="004342D0">
        <w:rPr>
          <w:rFonts w:ascii="Times New Roman" w:eastAsia="Calibri" w:hAnsi="Times New Roman" w:cs="Times New Roman"/>
          <w:sz w:val="24"/>
          <w:szCs w:val="24"/>
          <w:highlight w:val="green"/>
          <w:rPrChange w:id="281" w:author="Соколов Сергей Вадимович" w:date="2024-01-19T16:07:00Z">
            <w:rPr>
              <w:rFonts w:ascii="Times New Roman" w:eastAsia="Calibri" w:hAnsi="Times New Roman" w:cs="Times New Roman"/>
              <w:sz w:val="24"/>
              <w:szCs w:val="24"/>
            </w:rPr>
          </w:rPrChange>
        </w:rPr>
        <w:t xml:space="preserve">в районах развития оползней </w:t>
      </w:r>
      <w:r w:rsidRPr="004342D0">
        <w:rPr>
          <w:rFonts w:ascii="Times New Roman" w:eastAsia="Calibri" w:hAnsi="Times New Roman" w:cs="Times New Roman"/>
          <w:sz w:val="24"/>
          <w:szCs w:val="24"/>
          <w:highlight w:val="green"/>
          <w:rPrChange w:id="282" w:author="Соколов Сергей Вадимович" w:date="2024-01-19T16:07:00Z">
            <w:rPr>
              <w:rFonts w:ascii="Times New Roman" w:eastAsia="Calibri" w:hAnsi="Times New Roman" w:cs="Times New Roman"/>
              <w:sz w:val="24"/>
              <w:szCs w:val="24"/>
            </w:rPr>
          </w:rPrChange>
        </w:rPr>
        <w:t>входят следующие виды геодезических и топографических работ:</w:t>
      </w:r>
    </w:p>
    <w:p w14:paraId="3D9A78F4" w14:textId="7B9A27D3" w:rsidR="000E08E8" w:rsidRPr="004342D0" w:rsidRDefault="00603E80" w:rsidP="00603E80">
      <w:pPr>
        <w:pStyle w:val="aff3"/>
        <w:spacing w:line="360" w:lineRule="auto"/>
        <w:ind w:firstLine="709"/>
        <w:jc w:val="both"/>
        <w:rPr>
          <w:rFonts w:ascii="Times New Roman" w:hAnsi="Times New Roman"/>
          <w:sz w:val="24"/>
          <w:szCs w:val="24"/>
          <w:highlight w:val="green"/>
          <w:rPrChange w:id="283" w:author="Соколов Сергей Вадимович" w:date="2024-01-19T16:07:00Z">
            <w:rPr>
              <w:rFonts w:ascii="Times New Roman" w:hAnsi="Times New Roman"/>
              <w:sz w:val="24"/>
              <w:szCs w:val="24"/>
            </w:rPr>
          </w:rPrChange>
        </w:rPr>
      </w:pPr>
      <w:r w:rsidRPr="004342D0">
        <w:rPr>
          <w:rFonts w:ascii="Times New Roman" w:hAnsi="Times New Roman"/>
          <w:sz w:val="24"/>
          <w:szCs w:val="24"/>
          <w:highlight w:val="green"/>
          <w:rPrChange w:id="284" w:author="Соколов Сергей Вадимович" w:date="2024-01-19T16:07:00Z">
            <w:rPr>
              <w:rFonts w:ascii="Times New Roman" w:hAnsi="Times New Roman"/>
              <w:sz w:val="24"/>
              <w:szCs w:val="24"/>
            </w:rPr>
          </w:rPrChange>
        </w:rPr>
        <w:t xml:space="preserve">- </w:t>
      </w:r>
      <w:r w:rsidR="000E08E8" w:rsidRPr="004342D0">
        <w:rPr>
          <w:rFonts w:ascii="Times New Roman" w:hAnsi="Times New Roman"/>
          <w:sz w:val="24"/>
          <w:szCs w:val="24"/>
          <w:highlight w:val="green"/>
          <w:rPrChange w:id="285" w:author="Соколов Сергей Вадимович" w:date="2024-01-19T16:07:00Z">
            <w:rPr>
              <w:rFonts w:ascii="Times New Roman" w:hAnsi="Times New Roman"/>
              <w:sz w:val="24"/>
              <w:szCs w:val="24"/>
            </w:rPr>
          </w:rPrChange>
        </w:rPr>
        <w:t>создание планово-высотной геодезической сети специального назначения, включающей опорные и деформационные знаки;</w:t>
      </w:r>
    </w:p>
    <w:p w14:paraId="6A1F09BF" w14:textId="6386C881" w:rsidR="001A2B2E" w:rsidRPr="004342D0" w:rsidRDefault="00603E80" w:rsidP="00603E80">
      <w:pPr>
        <w:pStyle w:val="aff3"/>
        <w:spacing w:line="360" w:lineRule="auto"/>
        <w:ind w:firstLine="709"/>
        <w:jc w:val="both"/>
        <w:rPr>
          <w:rFonts w:ascii="Times New Roman" w:hAnsi="Times New Roman"/>
          <w:sz w:val="24"/>
          <w:szCs w:val="24"/>
          <w:highlight w:val="green"/>
          <w:rPrChange w:id="286" w:author="Соколов Сергей Вадимович" w:date="2024-01-19T16:07:00Z">
            <w:rPr>
              <w:rFonts w:ascii="Times New Roman" w:hAnsi="Times New Roman"/>
              <w:sz w:val="24"/>
              <w:szCs w:val="24"/>
            </w:rPr>
          </w:rPrChange>
        </w:rPr>
      </w:pPr>
      <w:r w:rsidRPr="004342D0">
        <w:rPr>
          <w:rFonts w:ascii="Times New Roman" w:hAnsi="Times New Roman"/>
          <w:sz w:val="24"/>
          <w:szCs w:val="24"/>
          <w:highlight w:val="green"/>
          <w:rPrChange w:id="287" w:author="Соколов Сергей Вадимович" w:date="2024-01-19T16:07:00Z">
            <w:rPr>
              <w:rFonts w:ascii="Times New Roman" w:hAnsi="Times New Roman"/>
              <w:sz w:val="24"/>
              <w:szCs w:val="24"/>
            </w:rPr>
          </w:rPrChange>
        </w:rPr>
        <w:t xml:space="preserve">- </w:t>
      </w:r>
      <w:r w:rsidR="00E87DB6" w:rsidRPr="004342D0">
        <w:rPr>
          <w:rFonts w:ascii="Times New Roman" w:hAnsi="Times New Roman"/>
          <w:sz w:val="24"/>
          <w:szCs w:val="24"/>
          <w:highlight w:val="green"/>
          <w:rPrChange w:id="288" w:author="Соколов Сергей Вадимович" w:date="2024-01-19T16:07:00Z">
            <w:rPr>
              <w:rFonts w:ascii="Times New Roman" w:hAnsi="Times New Roman"/>
              <w:sz w:val="24"/>
              <w:szCs w:val="24"/>
            </w:rPr>
          </w:rPrChange>
        </w:rPr>
        <w:t>топографическ</w:t>
      </w:r>
      <w:r w:rsidR="00EA5E4E" w:rsidRPr="004342D0">
        <w:rPr>
          <w:rFonts w:ascii="Times New Roman" w:hAnsi="Times New Roman"/>
          <w:sz w:val="24"/>
          <w:szCs w:val="24"/>
          <w:highlight w:val="green"/>
          <w:rPrChange w:id="289" w:author="Соколов Сергей Вадимович" w:date="2024-01-19T16:07:00Z">
            <w:rPr>
              <w:rFonts w:ascii="Times New Roman" w:hAnsi="Times New Roman"/>
              <w:sz w:val="24"/>
              <w:szCs w:val="24"/>
            </w:rPr>
          </w:rPrChange>
        </w:rPr>
        <w:t>ая</w:t>
      </w:r>
      <w:r w:rsidR="00E87DB6" w:rsidRPr="004342D0">
        <w:rPr>
          <w:rFonts w:ascii="Times New Roman" w:hAnsi="Times New Roman"/>
          <w:sz w:val="24"/>
          <w:szCs w:val="24"/>
          <w:highlight w:val="green"/>
          <w:rPrChange w:id="290" w:author="Соколов Сергей Вадимович" w:date="2024-01-19T16:07:00Z">
            <w:rPr>
              <w:rFonts w:ascii="Times New Roman" w:hAnsi="Times New Roman"/>
              <w:sz w:val="24"/>
              <w:szCs w:val="24"/>
            </w:rPr>
          </w:rPrChange>
        </w:rPr>
        <w:t xml:space="preserve"> </w:t>
      </w:r>
      <w:r w:rsidR="00195D60" w:rsidRPr="004342D0">
        <w:rPr>
          <w:rFonts w:ascii="Times New Roman" w:hAnsi="Times New Roman"/>
          <w:sz w:val="24"/>
          <w:szCs w:val="24"/>
          <w:highlight w:val="green"/>
          <w:rPrChange w:id="291" w:author="Соколов Сергей Вадимович" w:date="2024-01-19T16:07:00Z">
            <w:rPr>
              <w:rFonts w:ascii="Times New Roman" w:hAnsi="Times New Roman"/>
              <w:sz w:val="24"/>
              <w:szCs w:val="24"/>
            </w:rPr>
          </w:rPrChange>
        </w:rPr>
        <w:t>съ</w:t>
      </w:r>
      <w:r w:rsidR="002150CE" w:rsidRPr="004342D0">
        <w:rPr>
          <w:rFonts w:ascii="Times New Roman" w:hAnsi="Times New Roman"/>
          <w:sz w:val="24"/>
          <w:szCs w:val="24"/>
          <w:highlight w:val="green"/>
          <w:rPrChange w:id="292" w:author="Соколов Сергей Вадимович" w:date="2024-01-19T16:07:00Z">
            <w:rPr>
              <w:rFonts w:ascii="Times New Roman" w:hAnsi="Times New Roman"/>
              <w:sz w:val="24"/>
              <w:szCs w:val="24"/>
            </w:rPr>
          </w:rPrChange>
        </w:rPr>
        <w:t>е</w:t>
      </w:r>
      <w:r w:rsidR="00E87DB6" w:rsidRPr="004342D0">
        <w:rPr>
          <w:rFonts w:ascii="Times New Roman" w:hAnsi="Times New Roman"/>
          <w:sz w:val="24"/>
          <w:szCs w:val="24"/>
          <w:highlight w:val="green"/>
          <w:rPrChange w:id="293" w:author="Соколов Сергей Вадимович" w:date="2024-01-19T16:07:00Z">
            <w:rPr>
              <w:rFonts w:ascii="Times New Roman" w:hAnsi="Times New Roman"/>
              <w:sz w:val="24"/>
              <w:szCs w:val="24"/>
            </w:rPr>
          </w:rPrChange>
        </w:rPr>
        <w:t>мк</w:t>
      </w:r>
      <w:r w:rsidR="00EA5E4E" w:rsidRPr="004342D0">
        <w:rPr>
          <w:rFonts w:ascii="Times New Roman" w:hAnsi="Times New Roman"/>
          <w:sz w:val="24"/>
          <w:szCs w:val="24"/>
          <w:highlight w:val="green"/>
          <w:rPrChange w:id="294" w:author="Соколов Сергей Вадимович" w:date="2024-01-19T16:07:00Z">
            <w:rPr>
              <w:rFonts w:ascii="Times New Roman" w:hAnsi="Times New Roman"/>
              <w:sz w:val="24"/>
              <w:szCs w:val="24"/>
            </w:rPr>
          </w:rPrChange>
        </w:rPr>
        <w:t>а</w:t>
      </w:r>
      <w:r w:rsidR="00E87DB6" w:rsidRPr="004342D0">
        <w:rPr>
          <w:rFonts w:ascii="Times New Roman" w:hAnsi="Times New Roman"/>
          <w:sz w:val="24"/>
          <w:szCs w:val="24"/>
          <w:highlight w:val="green"/>
          <w:rPrChange w:id="295" w:author="Соколов Сергей Вадимович" w:date="2024-01-19T16:07:00Z">
            <w:rPr>
              <w:rFonts w:ascii="Times New Roman" w:hAnsi="Times New Roman"/>
              <w:sz w:val="24"/>
              <w:szCs w:val="24"/>
            </w:rPr>
          </w:rPrChange>
        </w:rPr>
        <w:t xml:space="preserve"> </w:t>
      </w:r>
      <w:r w:rsidR="00013073" w:rsidRPr="004342D0">
        <w:rPr>
          <w:rFonts w:ascii="Times New Roman" w:hAnsi="Times New Roman"/>
          <w:sz w:val="24"/>
          <w:szCs w:val="24"/>
          <w:highlight w:val="green"/>
          <w:rPrChange w:id="296" w:author="Соколов Сергей Вадимович" w:date="2024-01-19T16:07:00Z">
            <w:rPr>
              <w:rFonts w:ascii="Times New Roman" w:hAnsi="Times New Roman"/>
              <w:sz w:val="24"/>
              <w:szCs w:val="24"/>
            </w:rPr>
          </w:rPrChange>
        </w:rPr>
        <w:t xml:space="preserve">в масштабах </w:t>
      </w:r>
      <w:r w:rsidR="00A207BF" w:rsidRPr="004342D0">
        <w:rPr>
          <w:rFonts w:ascii="Times New Roman" w:hAnsi="Times New Roman"/>
          <w:sz w:val="24"/>
          <w:szCs w:val="24"/>
          <w:highlight w:val="green"/>
          <w:rPrChange w:id="297" w:author="Соколов Сергей Вадимович" w:date="2024-01-19T16:07:00Z">
            <w:rPr>
              <w:rFonts w:ascii="Times New Roman" w:hAnsi="Times New Roman"/>
              <w:sz w:val="24"/>
              <w:szCs w:val="24"/>
            </w:rPr>
          </w:rPrChange>
        </w:rPr>
        <w:t>1:5</w:t>
      </w:r>
      <w:r w:rsidR="007F0757" w:rsidRPr="004342D0">
        <w:rPr>
          <w:rFonts w:ascii="Times New Roman" w:hAnsi="Times New Roman"/>
          <w:sz w:val="24"/>
          <w:szCs w:val="24"/>
          <w:highlight w:val="green"/>
          <w:rPrChange w:id="298" w:author="Соколов Сергей Вадимович" w:date="2024-01-19T16:07:00Z">
            <w:rPr>
              <w:rFonts w:ascii="Times New Roman" w:hAnsi="Times New Roman"/>
              <w:sz w:val="24"/>
              <w:szCs w:val="24"/>
            </w:rPr>
          </w:rPrChange>
        </w:rPr>
        <w:t> </w:t>
      </w:r>
      <w:r w:rsidR="00A207BF" w:rsidRPr="004342D0">
        <w:rPr>
          <w:rFonts w:ascii="Times New Roman" w:hAnsi="Times New Roman"/>
          <w:sz w:val="24"/>
          <w:szCs w:val="24"/>
          <w:highlight w:val="green"/>
          <w:rPrChange w:id="299" w:author="Соколов Сергей Вадимович" w:date="2024-01-19T16:07:00Z">
            <w:rPr>
              <w:rFonts w:ascii="Times New Roman" w:hAnsi="Times New Roman"/>
              <w:sz w:val="24"/>
              <w:szCs w:val="24"/>
            </w:rPr>
          </w:rPrChange>
        </w:rPr>
        <w:t>000</w:t>
      </w:r>
      <w:r w:rsidR="00F95D61" w:rsidRPr="004342D0">
        <w:rPr>
          <w:rFonts w:ascii="Times New Roman" w:hAnsi="Times New Roman"/>
          <w:sz w:val="24"/>
          <w:szCs w:val="24"/>
          <w:highlight w:val="green"/>
          <w:rPrChange w:id="300" w:author="Соколов Сергей Вадимович" w:date="2024-01-19T16:07:00Z">
            <w:rPr>
              <w:rFonts w:ascii="Times New Roman" w:hAnsi="Times New Roman"/>
              <w:sz w:val="24"/>
              <w:szCs w:val="24"/>
            </w:rPr>
          </w:rPrChange>
        </w:rPr>
        <w:t>–</w:t>
      </w:r>
      <w:r w:rsidR="00013073" w:rsidRPr="004342D0">
        <w:rPr>
          <w:rFonts w:ascii="Times New Roman" w:hAnsi="Times New Roman"/>
          <w:sz w:val="24"/>
          <w:szCs w:val="24"/>
          <w:highlight w:val="green"/>
          <w:rPrChange w:id="301" w:author="Соколов Сергей Вадимович" w:date="2024-01-19T16:07:00Z">
            <w:rPr>
              <w:rFonts w:ascii="Times New Roman" w:hAnsi="Times New Roman"/>
              <w:sz w:val="24"/>
              <w:szCs w:val="24"/>
            </w:rPr>
          </w:rPrChange>
        </w:rPr>
        <w:t>1:200</w:t>
      </w:r>
      <w:r w:rsidR="00270458" w:rsidRPr="004342D0">
        <w:rPr>
          <w:rFonts w:ascii="Times New Roman" w:hAnsi="Times New Roman"/>
          <w:sz w:val="24"/>
          <w:szCs w:val="24"/>
          <w:highlight w:val="green"/>
          <w:rPrChange w:id="302" w:author="Соколов Сергей Вадимович" w:date="2024-01-19T16:07:00Z">
            <w:rPr>
              <w:rFonts w:ascii="Times New Roman" w:hAnsi="Times New Roman"/>
              <w:sz w:val="24"/>
              <w:szCs w:val="24"/>
            </w:rPr>
          </w:rPrChange>
        </w:rPr>
        <w:t xml:space="preserve"> </w:t>
      </w:r>
      <w:r w:rsidR="001D386E" w:rsidRPr="004342D0">
        <w:rPr>
          <w:rFonts w:ascii="Times New Roman" w:hAnsi="Times New Roman"/>
          <w:sz w:val="24"/>
          <w:szCs w:val="24"/>
          <w:highlight w:val="green"/>
          <w:rPrChange w:id="303" w:author="Соколов Сергей Вадимович" w:date="2024-01-19T16:07:00Z">
            <w:rPr>
              <w:rFonts w:ascii="Times New Roman" w:hAnsi="Times New Roman"/>
              <w:sz w:val="24"/>
              <w:szCs w:val="24"/>
            </w:rPr>
          </w:rPrChange>
        </w:rPr>
        <w:t xml:space="preserve">[3] </w:t>
      </w:r>
      <w:r w:rsidR="00E87DB6" w:rsidRPr="004342D0">
        <w:rPr>
          <w:rFonts w:ascii="Times New Roman" w:hAnsi="Times New Roman"/>
          <w:sz w:val="24"/>
          <w:szCs w:val="24"/>
          <w:highlight w:val="green"/>
          <w:rPrChange w:id="304" w:author="Соколов Сергей Вадимович" w:date="2024-01-19T16:07:00Z">
            <w:rPr>
              <w:rFonts w:ascii="Times New Roman" w:hAnsi="Times New Roman"/>
              <w:sz w:val="24"/>
              <w:szCs w:val="24"/>
            </w:rPr>
          </w:rPrChange>
        </w:rPr>
        <w:t xml:space="preserve">с фиксацией положения всех структурных элементов оползня (бровок срыва, головной части оползня, </w:t>
      </w:r>
      <w:r w:rsidR="006C34E5" w:rsidRPr="004342D0">
        <w:rPr>
          <w:rFonts w:ascii="Times New Roman" w:hAnsi="Times New Roman"/>
          <w:sz w:val="24"/>
          <w:szCs w:val="24"/>
          <w:highlight w:val="green"/>
          <w:rPrChange w:id="305" w:author="Соколов Сергей Вадимович" w:date="2024-01-19T16:07:00Z">
            <w:rPr>
              <w:rFonts w:ascii="Times New Roman" w:hAnsi="Times New Roman"/>
              <w:sz w:val="24"/>
              <w:szCs w:val="24"/>
            </w:rPr>
          </w:rPrChange>
        </w:rPr>
        <w:t>числа</w:t>
      </w:r>
      <w:r w:rsidR="00E87DB6" w:rsidRPr="004342D0">
        <w:rPr>
          <w:rFonts w:ascii="Times New Roman" w:hAnsi="Times New Roman"/>
          <w:sz w:val="24"/>
          <w:szCs w:val="24"/>
          <w:highlight w:val="green"/>
          <w:rPrChange w:id="306" w:author="Соколов Сергей Вадимович" w:date="2024-01-19T16:07:00Z">
            <w:rPr>
              <w:rFonts w:ascii="Times New Roman" w:hAnsi="Times New Roman"/>
              <w:sz w:val="24"/>
              <w:szCs w:val="24"/>
            </w:rPr>
          </w:rPrChange>
        </w:rPr>
        <w:t xml:space="preserve"> и расположения оползневых ступеней, языка оползня</w:t>
      </w:r>
      <w:r w:rsidR="00983D2D" w:rsidRPr="004342D0">
        <w:rPr>
          <w:rFonts w:ascii="Times New Roman" w:hAnsi="Times New Roman"/>
          <w:sz w:val="24"/>
          <w:szCs w:val="24"/>
          <w:highlight w:val="green"/>
          <w:rPrChange w:id="307" w:author="Соколов Сергей Вадимович" w:date="2024-01-19T16:07:00Z">
            <w:rPr>
              <w:rFonts w:ascii="Times New Roman" w:hAnsi="Times New Roman"/>
              <w:sz w:val="24"/>
              <w:szCs w:val="24"/>
            </w:rPr>
          </w:rPrChange>
        </w:rPr>
        <w:t>;</w:t>
      </w:r>
      <w:r w:rsidR="00E87DB6" w:rsidRPr="004342D0">
        <w:rPr>
          <w:rFonts w:ascii="Times New Roman" w:hAnsi="Times New Roman"/>
          <w:sz w:val="24"/>
          <w:szCs w:val="24"/>
          <w:highlight w:val="green"/>
          <w:rPrChange w:id="308" w:author="Соколов Сергей Вадимович" w:date="2024-01-19T16:07:00Z">
            <w:rPr>
              <w:rFonts w:ascii="Times New Roman" w:hAnsi="Times New Roman"/>
              <w:sz w:val="24"/>
              <w:szCs w:val="24"/>
            </w:rPr>
          </w:rPrChange>
        </w:rPr>
        <w:t xml:space="preserve"> измерени</w:t>
      </w:r>
      <w:r w:rsidR="00983D2D" w:rsidRPr="004342D0">
        <w:rPr>
          <w:rFonts w:ascii="Times New Roman" w:hAnsi="Times New Roman"/>
          <w:sz w:val="24"/>
          <w:szCs w:val="24"/>
          <w:highlight w:val="green"/>
          <w:rPrChange w:id="309" w:author="Соколов Сергей Вадимович" w:date="2024-01-19T16:07:00Z">
            <w:rPr>
              <w:rFonts w:ascii="Times New Roman" w:hAnsi="Times New Roman"/>
              <w:sz w:val="24"/>
              <w:szCs w:val="24"/>
            </w:rPr>
          </w:rPrChange>
        </w:rPr>
        <w:t>е</w:t>
      </w:r>
      <w:r w:rsidR="00E87DB6" w:rsidRPr="004342D0">
        <w:rPr>
          <w:rFonts w:ascii="Times New Roman" w:hAnsi="Times New Roman"/>
          <w:sz w:val="24"/>
          <w:szCs w:val="24"/>
          <w:highlight w:val="green"/>
          <w:rPrChange w:id="310" w:author="Соколов Сергей Вадимович" w:date="2024-01-19T16:07:00Z">
            <w:rPr>
              <w:rFonts w:ascii="Times New Roman" w:hAnsi="Times New Roman"/>
              <w:sz w:val="24"/>
              <w:szCs w:val="24"/>
            </w:rPr>
          </w:rPrChange>
        </w:rPr>
        <w:t xml:space="preserve"> раскрытия выявленных трещин, определение наклона отдельных участков, где по результатам инженерно-геологических изысканий может происходить вращательное движение отдельных блоков</w:t>
      </w:r>
      <w:r w:rsidR="00983D2D" w:rsidRPr="004342D0">
        <w:rPr>
          <w:rFonts w:ascii="Times New Roman" w:hAnsi="Times New Roman"/>
          <w:sz w:val="24"/>
          <w:szCs w:val="24"/>
          <w:highlight w:val="green"/>
          <w:rPrChange w:id="311" w:author="Соколов Сергей Вадимович" w:date="2024-01-19T16:07:00Z">
            <w:rPr>
              <w:rFonts w:ascii="Times New Roman" w:hAnsi="Times New Roman"/>
              <w:sz w:val="24"/>
              <w:szCs w:val="24"/>
            </w:rPr>
          </w:rPrChange>
        </w:rPr>
        <w:t xml:space="preserve"> и др.</w:t>
      </w:r>
      <w:r w:rsidR="00E87DB6" w:rsidRPr="004342D0">
        <w:rPr>
          <w:rFonts w:ascii="Times New Roman" w:hAnsi="Times New Roman"/>
          <w:sz w:val="24"/>
          <w:szCs w:val="24"/>
          <w:highlight w:val="green"/>
          <w:rPrChange w:id="312" w:author="Соколов Сергей Вадимович" w:date="2024-01-19T16:07:00Z">
            <w:rPr>
              <w:rFonts w:ascii="Times New Roman" w:hAnsi="Times New Roman"/>
              <w:sz w:val="24"/>
              <w:szCs w:val="24"/>
            </w:rPr>
          </w:rPrChange>
        </w:rPr>
        <w:t>)</w:t>
      </w:r>
      <w:r w:rsidR="00A207BF" w:rsidRPr="004342D0">
        <w:rPr>
          <w:rFonts w:ascii="Times New Roman" w:hAnsi="Times New Roman"/>
          <w:sz w:val="24"/>
          <w:szCs w:val="24"/>
          <w:highlight w:val="green"/>
          <w:rPrChange w:id="313" w:author="Соколов Сергей Вадимович" w:date="2024-01-19T16:07:00Z">
            <w:rPr>
              <w:rFonts w:ascii="Times New Roman" w:hAnsi="Times New Roman"/>
              <w:sz w:val="24"/>
              <w:szCs w:val="24"/>
            </w:rPr>
          </w:rPrChange>
        </w:rPr>
        <w:t>;</w:t>
      </w:r>
    </w:p>
    <w:p w14:paraId="43C5CDD0" w14:textId="44C6F486" w:rsidR="000E08E8" w:rsidRPr="004342D0" w:rsidRDefault="00603E80" w:rsidP="00603E80">
      <w:pPr>
        <w:pStyle w:val="aff3"/>
        <w:spacing w:line="360" w:lineRule="auto"/>
        <w:ind w:firstLine="709"/>
        <w:jc w:val="both"/>
        <w:rPr>
          <w:rFonts w:ascii="Times New Roman" w:hAnsi="Times New Roman"/>
          <w:sz w:val="24"/>
          <w:szCs w:val="24"/>
          <w:highlight w:val="green"/>
          <w:rPrChange w:id="314" w:author="Соколов Сергей Вадимович" w:date="2024-01-19T16:07:00Z">
            <w:rPr>
              <w:rFonts w:ascii="Times New Roman" w:hAnsi="Times New Roman"/>
              <w:sz w:val="24"/>
              <w:szCs w:val="24"/>
            </w:rPr>
          </w:rPrChange>
        </w:rPr>
      </w:pPr>
      <w:r w:rsidRPr="004342D0">
        <w:rPr>
          <w:rFonts w:ascii="Times New Roman" w:hAnsi="Times New Roman"/>
          <w:sz w:val="24"/>
          <w:szCs w:val="24"/>
          <w:highlight w:val="green"/>
          <w:rPrChange w:id="315" w:author="Соколов Сергей Вадимович" w:date="2024-01-19T16:07:00Z">
            <w:rPr>
              <w:rFonts w:ascii="Times New Roman" w:hAnsi="Times New Roman"/>
              <w:sz w:val="24"/>
              <w:szCs w:val="24"/>
            </w:rPr>
          </w:rPrChange>
        </w:rPr>
        <w:t xml:space="preserve">- </w:t>
      </w:r>
      <w:r w:rsidR="001A2B2E" w:rsidRPr="004342D0">
        <w:rPr>
          <w:rFonts w:ascii="Times New Roman" w:hAnsi="Times New Roman"/>
          <w:sz w:val="24"/>
          <w:szCs w:val="24"/>
          <w:highlight w:val="green"/>
          <w:rPrChange w:id="316" w:author="Соколов Сергей Вадимович" w:date="2024-01-19T16:07:00Z">
            <w:rPr>
              <w:rFonts w:ascii="Times New Roman" w:hAnsi="Times New Roman"/>
              <w:sz w:val="24"/>
              <w:szCs w:val="24"/>
            </w:rPr>
          </w:rPrChange>
        </w:rPr>
        <w:t>определение вертикальных и горизонтальных смещений</w:t>
      </w:r>
      <w:r w:rsidR="00195D60" w:rsidRPr="004342D0">
        <w:rPr>
          <w:rFonts w:ascii="Times New Roman" w:hAnsi="Times New Roman"/>
          <w:sz w:val="24"/>
          <w:szCs w:val="24"/>
          <w:highlight w:val="green"/>
          <w:rPrChange w:id="317" w:author="Соколов Сергей Вадимович" w:date="2024-01-19T16:07:00Z">
            <w:rPr>
              <w:rFonts w:ascii="Times New Roman" w:hAnsi="Times New Roman"/>
              <w:sz w:val="24"/>
              <w:szCs w:val="24"/>
            </w:rPr>
          </w:rPrChange>
        </w:rPr>
        <w:t xml:space="preserve"> точек на оползнеопасном</w:t>
      </w:r>
      <w:r w:rsidR="001A2B2E" w:rsidRPr="004342D0">
        <w:rPr>
          <w:rFonts w:ascii="Times New Roman" w:hAnsi="Times New Roman"/>
          <w:sz w:val="24"/>
          <w:szCs w:val="24"/>
          <w:highlight w:val="green"/>
          <w:rPrChange w:id="318" w:author="Соколов Сергей Вадимович" w:date="2024-01-19T16:07:00Z">
            <w:rPr>
              <w:rFonts w:ascii="Times New Roman" w:hAnsi="Times New Roman"/>
              <w:sz w:val="24"/>
              <w:szCs w:val="24"/>
            </w:rPr>
          </w:rPrChange>
        </w:rPr>
        <w:t xml:space="preserve"> склон</w:t>
      </w:r>
      <w:r w:rsidR="00195D60" w:rsidRPr="004342D0">
        <w:rPr>
          <w:rFonts w:ascii="Times New Roman" w:hAnsi="Times New Roman"/>
          <w:sz w:val="24"/>
          <w:szCs w:val="24"/>
          <w:highlight w:val="green"/>
          <w:rPrChange w:id="319" w:author="Соколов Сергей Вадимович" w:date="2024-01-19T16:07:00Z">
            <w:rPr>
              <w:rFonts w:ascii="Times New Roman" w:hAnsi="Times New Roman"/>
              <w:sz w:val="24"/>
              <w:szCs w:val="24"/>
            </w:rPr>
          </w:rPrChange>
        </w:rPr>
        <w:t>е</w:t>
      </w:r>
      <w:r w:rsidR="000E08E8" w:rsidRPr="004342D0">
        <w:rPr>
          <w:rFonts w:ascii="Times New Roman" w:hAnsi="Times New Roman"/>
          <w:sz w:val="24"/>
          <w:szCs w:val="24"/>
          <w:highlight w:val="green"/>
          <w:rPrChange w:id="320" w:author="Соколов Сергей Вадимович" w:date="2024-01-19T16:07:00Z">
            <w:rPr>
              <w:rFonts w:ascii="Times New Roman" w:hAnsi="Times New Roman"/>
              <w:sz w:val="24"/>
              <w:szCs w:val="24"/>
            </w:rPr>
          </w:rPrChange>
        </w:rPr>
        <w:t>;</w:t>
      </w:r>
    </w:p>
    <w:p w14:paraId="16756DD8" w14:textId="1F9F9598" w:rsidR="000E08E8" w:rsidRPr="00603E80" w:rsidRDefault="00603E80" w:rsidP="00603E80">
      <w:pPr>
        <w:pStyle w:val="aff3"/>
        <w:spacing w:line="360" w:lineRule="auto"/>
        <w:ind w:firstLine="709"/>
        <w:jc w:val="both"/>
        <w:rPr>
          <w:rFonts w:ascii="Times New Roman" w:hAnsi="Times New Roman"/>
          <w:sz w:val="24"/>
          <w:szCs w:val="24"/>
        </w:rPr>
      </w:pPr>
      <w:r w:rsidRPr="004342D0">
        <w:rPr>
          <w:rFonts w:ascii="Times New Roman" w:hAnsi="Times New Roman"/>
          <w:sz w:val="24"/>
          <w:szCs w:val="24"/>
          <w:highlight w:val="green"/>
          <w:rPrChange w:id="321" w:author="Соколов Сергей Вадимович" w:date="2024-01-19T16:07:00Z">
            <w:rPr>
              <w:rFonts w:ascii="Times New Roman" w:hAnsi="Times New Roman"/>
              <w:sz w:val="24"/>
              <w:szCs w:val="24"/>
            </w:rPr>
          </w:rPrChange>
        </w:rPr>
        <w:t xml:space="preserve">- </w:t>
      </w:r>
      <w:r w:rsidR="000E08E8" w:rsidRPr="004342D0">
        <w:rPr>
          <w:rFonts w:ascii="Times New Roman" w:hAnsi="Times New Roman"/>
          <w:sz w:val="24"/>
          <w:szCs w:val="24"/>
          <w:highlight w:val="green"/>
          <w:rPrChange w:id="322" w:author="Соколов Сергей Вадимович" w:date="2024-01-19T16:07:00Z">
            <w:rPr>
              <w:rFonts w:ascii="Times New Roman" w:hAnsi="Times New Roman"/>
              <w:sz w:val="24"/>
              <w:szCs w:val="24"/>
            </w:rPr>
          </w:rPrChange>
        </w:rPr>
        <w:t>наблюдени</w:t>
      </w:r>
      <w:r w:rsidR="004A3B5D" w:rsidRPr="004342D0">
        <w:rPr>
          <w:rFonts w:ascii="Times New Roman" w:hAnsi="Times New Roman"/>
          <w:sz w:val="24"/>
          <w:szCs w:val="24"/>
          <w:highlight w:val="green"/>
          <w:rPrChange w:id="323" w:author="Соколов Сергей Вадимович" w:date="2024-01-19T16:07:00Z">
            <w:rPr>
              <w:rFonts w:ascii="Times New Roman" w:hAnsi="Times New Roman"/>
              <w:sz w:val="24"/>
              <w:szCs w:val="24"/>
            </w:rPr>
          </w:rPrChange>
        </w:rPr>
        <w:t>я</w:t>
      </w:r>
      <w:r w:rsidR="000E08E8" w:rsidRPr="004342D0">
        <w:rPr>
          <w:rFonts w:ascii="Times New Roman" w:hAnsi="Times New Roman"/>
          <w:sz w:val="24"/>
          <w:szCs w:val="24"/>
          <w:highlight w:val="green"/>
          <w:rPrChange w:id="324" w:author="Соколов Сергей Вадимович" w:date="2024-01-19T16:07:00Z">
            <w:rPr>
              <w:rFonts w:ascii="Times New Roman" w:hAnsi="Times New Roman"/>
              <w:sz w:val="24"/>
              <w:szCs w:val="24"/>
            </w:rPr>
          </w:rPrChange>
        </w:rPr>
        <w:t xml:space="preserve"> за деформациями зданий и сооружений (включая сооружения инженерной защиты), </w:t>
      </w:r>
      <w:r w:rsidR="00CF673B" w:rsidRPr="004342D0">
        <w:rPr>
          <w:rFonts w:ascii="Times New Roman" w:hAnsi="Times New Roman"/>
          <w:sz w:val="24"/>
          <w:szCs w:val="24"/>
          <w:highlight w:val="green"/>
          <w:rPrChange w:id="325" w:author="Соколов Сергей Вадимович" w:date="2024-01-19T16:07:00Z">
            <w:rPr>
              <w:rFonts w:ascii="Times New Roman" w:hAnsi="Times New Roman"/>
              <w:sz w:val="24"/>
              <w:szCs w:val="24"/>
            </w:rPr>
          </w:rPrChange>
        </w:rPr>
        <w:t xml:space="preserve">в том числе </w:t>
      </w:r>
      <w:r w:rsidR="000E08E8" w:rsidRPr="004342D0">
        <w:rPr>
          <w:rFonts w:ascii="Times New Roman" w:hAnsi="Times New Roman"/>
          <w:sz w:val="24"/>
          <w:szCs w:val="24"/>
          <w:highlight w:val="green"/>
          <w:rPrChange w:id="326" w:author="Соколов Сергей Вадимович" w:date="2024-01-19T16:07:00Z">
            <w:rPr>
              <w:rFonts w:ascii="Times New Roman" w:hAnsi="Times New Roman"/>
              <w:sz w:val="24"/>
              <w:szCs w:val="24"/>
            </w:rPr>
          </w:rPrChange>
        </w:rPr>
        <w:t>возводимых или реконструир</w:t>
      </w:r>
      <w:r w:rsidR="00013073" w:rsidRPr="004342D0">
        <w:rPr>
          <w:rFonts w:ascii="Times New Roman" w:hAnsi="Times New Roman"/>
          <w:sz w:val="24"/>
          <w:szCs w:val="24"/>
          <w:highlight w:val="green"/>
          <w:rPrChange w:id="327" w:author="Соколов Сергей Вадимович" w:date="2024-01-19T16:07:00Z">
            <w:rPr>
              <w:rFonts w:ascii="Times New Roman" w:hAnsi="Times New Roman"/>
              <w:sz w:val="24"/>
              <w:szCs w:val="24"/>
            </w:rPr>
          </w:rPrChange>
        </w:rPr>
        <w:t>уемых на оползнеопасных склонах</w:t>
      </w:r>
      <w:r w:rsidR="00195D60" w:rsidRPr="004342D0">
        <w:rPr>
          <w:rFonts w:ascii="Times New Roman" w:hAnsi="Times New Roman"/>
          <w:sz w:val="24"/>
          <w:szCs w:val="24"/>
          <w:highlight w:val="green"/>
          <w:rPrChange w:id="328" w:author="Соколов Сергей Вадимович" w:date="2024-01-19T16:07:00Z">
            <w:rPr>
              <w:rFonts w:ascii="Times New Roman" w:hAnsi="Times New Roman"/>
              <w:sz w:val="24"/>
              <w:szCs w:val="24"/>
            </w:rPr>
          </w:rPrChange>
        </w:rPr>
        <w:t xml:space="preserve"> или находящихся в зоне их влияния</w:t>
      </w:r>
      <w:r w:rsidR="00013073" w:rsidRPr="004342D0">
        <w:rPr>
          <w:rFonts w:ascii="Times New Roman" w:hAnsi="Times New Roman"/>
          <w:sz w:val="24"/>
          <w:szCs w:val="24"/>
          <w:highlight w:val="green"/>
          <w:rPrChange w:id="329" w:author="Соколов Сергей Вадимович" w:date="2024-01-19T16:07:00Z">
            <w:rPr>
              <w:rFonts w:ascii="Times New Roman" w:hAnsi="Times New Roman"/>
              <w:sz w:val="24"/>
              <w:szCs w:val="24"/>
            </w:rPr>
          </w:rPrChange>
        </w:rPr>
        <w:t>.</w:t>
      </w:r>
    </w:p>
    <w:p w14:paraId="3203C3AC" w14:textId="7878B1D6" w:rsidR="000E08E8" w:rsidRPr="002150CE" w:rsidRDefault="000E08E8"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На начальном этапе наблюдений (если иное не предусмотрено заданием) средн</w:t>
      </w:r>
      <w:r w:rsidR="00851367" w:rsidRPr="002150CE">
        <w:rPr>
          <w:rFonts w:ascii="Times New Roman" w:eastAsia="Calibri" w:hAnsi="Times New Roman" w:cs="Times New Roman"/>
          <w:sz w:val="24"/>
          <w:szCs w:val="24"/>
        </w:rPr>
        <w:t>е</w:t>
      </w:r>
      <w:r w:rsidRPr="002150CE">
        <w:rPr>
          <w:rFonts w:ascii="Times New Roman" w:eastAsia="Calibri" w:hAnsi="Times New Roman" w:cs="Times New Roman"/>
          <w:sz w:val="24"/>
          <w:szCs w:val="24"/>
        </w:rPr>
        <w:t xml:space="preserve">квадратическая погрешность (СКП) определения </w:t>
      </w:r>
      <w:r w:rsidR="008802F3" w:rsidRPr="002150CE">
        <w:rPr>
          <w:rFonts w:ascii="Times New Roman" w:eastAsia="Calibri" w:hAnsi="Times New Roman" w:cs="Times New Roman"/>
          <w:sz w:val="24"/>
          <w:szCs w:val="24"/>
        </w:rPr>
        <w:t>смещения</w:t>
      </w:r>
      <w:r w:rsidRPr="002150CE">
        <w:rPr>
          <w:rFonts w:ascii="Times New Roman" w:eastAsia="Calibri" w:hAnsi="Times New Roman" w:cs="Times New Roman"/>
          <w:sz w:val="24"/>
          <w:szCs w:val="24"/>
        </w:rPr>
        <w:t xml:space="preserve"> деформационного знака на оползне</w:t>
      </w:r>
      <w:r w:rsidR="007F5BA3" w:rsidRPr="002150CE">
        <w:rPr>
          <w:rFonts w:ascii="Times New Roman" w:eastAsia="Calibri" w:hAnsi="Times New Roman" w:cs="Times New Roman"/>
          <w:sz w:val="24"/>
          <w:szCs w:val="24"/>
        </w:rPr>
        <w:t>опасном</w:t>
      </w:r>
      <w:r w:rsidRPr="002150CE">
        <w:rPr>
          <w:rFonts w:ascii="Times New Roman" w:eastAsia="Calibri" w:hAnsi="Times New Roman" w:cs="Times New Roman"/>
          <w:sz w:val="24"/>
          <w:szCs w:val="24"/>
        </w:rPr>
        <w:t xml:space="preserve"> склоне относительно опорны</w:t>
      </w:r>
      <w:r w:rsidR="008802F3" w:rsidRPr="002150CE">
        <w:rPr>
          <w:rFonts w:ascii="Times New Roman" w:eastAsia="Calibri" w:hAnsi="Times New Roman" w:cs="Times New Roman"/>
          <w:sz w:val="24"/>
          <w:szCs w:val="24"/>
        </w:rPr>
        <w:t>х принимается равной 20</w:t>
      </w:r>
      <w:r w:rsidRPr="002150CE">
        <w:rPr>
          <w:rFonts w:ascii="Times New Roman" w:eastAsia="Calibri" w:hAnsi="Times New Roman" w:cs="Times New Roman"/>
          <w:sz w:val="24"/>
          <w:szCs w:val="24"/>
        </w:rPr>
        <w:t xml:space="preserve"> мм в плане и </w:t>
      </w:r>
      <w:r w:rsidR="008802F3" w:rsidRPr="002150CE">
        <w:rPr>
          <w:rFonts w:ascii="Times New Roman" w:eastAsia="Calibri" w:hAnsi="Times New Roman" w:cs="Times New Roman"/>
          <w:sz w:val="24"/>
          <w:szCs w:val="24"/>
        </w:rPr>
        <w:t>10</w:t>
      </w:r>
      <w:r w:rsidRPr="002150CE">
        <w:rPr>
          <w:rFonts w:ascii="Times New Roman" w:eastAsia="Calibri" w:hAnsi="Times New Roman" w:cs="Times New Roman"/>
          <w:sz w:val="24"/>
          <w:szCs w:val="24"/>
        </w:rPr>
        <w:t xml:space="preserve"> мм по высоте. При последующих наблюдениях допускается корректировка точности</w:t>
      </w:r>
      <w:r w:rsidR="000C4E03" w:rsidRPr="002150CE">
        <w:rPr>
          <w:rFonts w:ascii="Times New Roman" w:eastAsia="Calibri" w:hAnsi="Times New Roman" w:cs="Times New Roman"/>
          <w:sz w:val="24"/>
          <w:szCs w:val="24"/>
        </w:rPr>
        <w:t xml:space="preserve"> определения планово-высотного положения деформационных </w:t>
      </w:r>
      <w:r w:rsidR="003F4631" w:rsidRPr="002150CE">
        <w:rPr>
          <w:rFonts w:ascii="Times New Roman" w:eastAsia="Calibri" w:hAnsi="Times New Roman" w:cs="Times New Roman"/>
          <w:sz w:val="24"/>
          <w:szCs w:val="24"/>
        </w:rPr>
        <w:t>знаков</w:t>
      </w:r>
      <w:r w:rsidRPr="002150CE">
        <w:rPr>
          <w:rFonts w:ascii="Times New Roman" w:eastAsia="Calibri" w:hAnsi="Times New Roman" w:cs="Times New Roman"/>
          <w:color w:val="4472C4" w:themeColor="accent1"/>
          <w:sz w:val="24"/>
          <w:szCs w:val="24"/>
        </w:rPr>
        <w:t xml:space="preserve"> </w:t>
      </w:r>
      <w:r w:rsidRPr="002150CE">
        <w:rPr>
          <w:rFonts w:ascii="Times New Roman" w:eastAsia="Calibri" w:hAnsi="Times New Roman" w:cs="Times New Roman"/>
          <w:sz w:val="24"/>
          <w:szCs w:val="24"/>
        </w:rPr>
        <w:t xml:space="preserve">в зависимости от </w:t>
      </w:r>
      <w:r w:rsidRPr="002150CE">
        <w:rPr>
          <w:rFonts w:ascii="Times New Roman" w:eastAsia="Calibri" w:hAnsi="Times New Roman" w:cs="Times New Roman"/>
          <w:sz w:val="24"/>
          <w:szCs w:val="24"/>
        </w:rPr>
        <w:lastRenderedPageBreak/>
        <w:t xml:space="preserve">значений фиксируемых смещений </w:t>
      </w:r>
      <w:r w:rsidR="006C34E5" w:rsidRPr="002150CE">
        <w:rPr>
          <w:rFonts w:ascii="Times New Roman" w:eastAsia="Calibri" w:hAnsi="Times New Roman" w:cs="Times New Roman"/>
          <w:sz w:val="24"/>
          <w:szCs w:val="24"/>
        </w:rPr>
        <w:t>(</w:t>
      </w:r>
      <w:r w:rsidR="008802F3" w:rsidRPr="002150CE">
        <w:rPr>
          <w:rFonts w:ascii="Times New Roman" w:eastAsia="Calibri" w:hAnsi="Times New Roman" w:cs="Times New Roman"/>
          <w:sz w:val="24"/>
          <w:szCs w:val="24"/>
        </w:rPr>
        <w:t>4.8.5</w:t>
      </w:r>
      <w:r w:rsidR="006C34E5" w:rsidRPr="002150CE">
        <w:rPr>
          <w:rFonts w:ascii="Times New Roman" w:eastAsia="Calibri" w:hAnsi="Times New Roman" w:cs="Times New Roman"/>
          <w:sz w:val="24"/>
          <w:szCs w:val="24"/>
        </w:rPr>
        <w:t>)</w:t>
      </w:r>
      <w:r w:rsidR="003D0AA0"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 xml:space="preserve"> Как правило, </w:t>
      </w:r>
      <w:r w:rsidR="003A59EA" w:rsidRPr="002150CE">
        <w:rPr>
          <w:rFonts w:ascii="Times New Roman" w:eastAsia="Calibri" w:hAnsi="Times New Roman" w:cs="Times New Roman"/>
          <w:sz w:val="24"/>
          <w:szCs w:val="24"/>
        </w:rPr>
        <w:t>значение</w:t>
      </w:r>
      <w:r w:rsidR="003A59EA" w:rsidRPr="002150CE">
        <w:rPr>
          <w:rFonts w:ascii="Times New Roman" w:eastAsia="Calibri" w:hAnsi="Times New Roman" w:cs="Times New Roman"/>
          <w:color w:val="4472C4" w:themeColor="accent1"/>
          <w:sz w:val="24"/>
          <w:szCs w:val="24"/>
        </w:rPr>
        <w:t xml:space="preserve"> </w:t>
      </w:r>
      <w:r w:rsidRPr="002150CE">
        <w:rPr>
          <w:rFonts w:ascii="Times New Roman" w:eastAsia="Calibri" w:hAnsi="Times New Roman" w:cs="Times New Roman"/>
          <w:sz w:val="24"/>
          <w:szCs w:val="24"/>
        </w:rPr>
        <w:t>СКП определения смещени</w:t>
      </w:r>
      <w:r w:rsidR="00DD3817" w:rsidRPr="002150CE">
        <w:rPr>
          <w:rFonts w:ascii="Times New Roman" w:eastAsia="Calibri" w:hAnsi="Times New Roman" w:cs="Times New Roman"/>
          <w:sz w:val="24"/>
          <w:szCs w:val="24"/>
        </w:rPr>
        <w:t>я</w:t>
      </w:r>
      <w:r w:rsidRPr="002150CE">
        <w:rPr>
          <w:rFonts w:ascii="Times New Roman" w:eastAsia="Calibri" w:hAnsi="Times New Roman" w:cs="Times New Roman"/>
          <w:sz w:val="24"/>
          <w:szCs w:val="24"/>
        </w:rPr>
        <w:t xml:space="preserve"> </w:t>
      </w:r>
      <m:oMath>
        <m:sSub>
          <m:sSubPr>
            <m:ctrlPr>
              <w:rPr>
                <w:rFonts w:ascii="Cambria Math" w:hAnsi="Cambria Math"/>
                <w:sz w:val="24"/>
                <w:szCs w:val="24"/>
              </w:rPr>
            </m:ctrlPr>
          </m:sSubPr>
          <m:e>
            <m:r>
              <w:rPr>
                <w:rFonts w:ascii="Cambria Math" w:hAnsi="Cambria Math"/>
                <w:sz w:val="24"/>
                <w:szCs w:val="24"/>
              </w:rPr>
              <m:t>m</m:t>
            </m:r>
          </m:e>
          <m:sub>
            <m:r>
              <m:rPr>
                <m:sty m:val="p"/>
              </m:rPr>
              <w:rPr>
                <w:rFonts w:ascii="Cambria Math" w:eastAsia="Cambria Math" w:hAnsi="Cambria Math"/>
                <w:sz w:val="24"/>
                <w:szCs w:val="24"/>
              </w:rPr>
              <m:t xml:space="preserve">смещ </m:t>
            </m:r>
          </m:sub>
        </m:sSub>
      </m:oMath>
      <w:r w:rsidR="00672685">
        <w:rPr>
          <w:rFonts w:ascii="Times New Roman" w:eastAsia="Calibri" w:hAnsi="Times New Roman" w:cs="Times New Roman"/>
          <w:sz w:val="24"/>
          <w:szCs w:val="24"/>
        </w:rPr>
        <w:t xml:space="preserve"> </w:t>
      </w:r>
      <w:r w:rsidR="003A59EA" w:rsidRPr="002150CE">
        <w:rPr>
          <w:rFonts w:ascii="Times New Roman" w:eastAsia="Calibri" w:hAnsi="Times New Roman" w:cs="Times New Roman"/>
          <w:sz w:val="24"/>
          <w:szCs w:val="24"/>
        </w:rPr>
        <w:t>не должно</w:t>
      </w:r>
      <w:r w:rsidR="00C02974" w:rsidRPr="002150CE">
        <w:rPr>
          <w:rFonts w:ascii="Times New Roman" w:eastAsia="Calibri" w:hAnsi="Times New Roman" w:cs="Times New Roman"/>
          <w:sz w:val="24"/>
          <w:szCs w:val="24"/>
        </w:rPr>
        <w:t xml:space="preserve"> быть более рассчитанного по формуле</w:t>
      </w:r>
    </w:p>
    <w:p w14:paraId="3B3CEECD" w14:textId="77777777" w:rsidR="000E08E8" w:rsidRPr="002150CE" w:rsidRDefault="00000000" w:rsidP="00CC69C4">
      <w:pPr>
        <w:tabs>
          <w:tab w:val="left" w:pos="142"/>
          <w:tab w:val="left" w:pos="709"/>
          <w:tab w:val="left" w:pos="4962"/>
        </w:tabs>
        <w:spacing w:after="160" w:line="360" w:lineRule="auto"/>
        <w:jc w:val="right"/>
        <w:rPr>
          <w:rFonts w:ascii="Times New Roman" w:eastAsia="Calibri" w:hAnsi="Times New Roman"/>
          <w:sz w:val="24"/>
          <w:szCs w:val="24"/>
          <w:lang w:eastAsia="en-US"/>
        </w:rPr>
      </w:pPr>
      <m:oMath>
        <m:sSub>
          <m:sSubPr>
            <m:ctrlPr>
              <w:rPr>
                <w:rFonts w:ascii="Cambria Math" w:eastAsia="Calibri" w:hAnsi="Cambria Math"/>
                <w:sz w:val="26"/>
                <w:szCs w:val="26"/>
                <w:lang w:eastAsia="en-US"/>
              </w:rPr>
            </m:ctrlPr>
          </m:sSubPr>
          <m:e>
            <m:r>
              <w:rPr>
                <w:rFonts w:ascii="Cambria Math" w:eastAsia="Calibri" w:hAnsi="Cambria Math"/>
                <w:sz w:val="26"/>
                <w:szCs w:val="26"/>
                <w:lang w:eastAsia="en-US"/>
              </w:rPr>
              <m:t>m</m:t>
            </m:r>
          </m:e>
          <m:sub>
            <m:r>
              <w:rPr>
                <w:rFonts w:ascii="Cambria Math" w:eastAsia="Cambria Math" w:hAnsi="Cambria Math"/>
                <w:sz w:val="26"/>
                <w:szCs w:val="26"/>
                <w:lang w:eastAsia="en-US"/>
              </w:rPr>
              <m:t>смещ</m:t>
            </m:r>
          </m:sub>
        </m:sSub>
        <m:r>
          <m:rPr>
            <m:sty m:val="p"/>
          </m:rPr>
          <w:rPr>
            <w:rFonts w:ascii="Cambria Math" w:eastAsia="Calibri" w:hAnsi="Cambria Math"/>
            <w:sz w:val="26"/>
            <w:szCs w:val="26"/>
            <w:lang w:eastAsia="en-US"/>
          </w:rPr>
          <m:t>=</m:t>
        </m:r>
        <m:sSub>
          <m:sSubPr>
            <m:ctrlPr>
              <w:rPr>
                <w:rFonts w:ascii="Cambria Math" w:eastAsia="Calibri" w:hAnsi="Cambria Math"/>
                <w:sz w:val="26"/>
                <w:szCs w:val="26"/>
                <w:lang w:eastAsia="en-US"/>
              </w:rPr>
            </m:ctrlPr>
          </m:sSubPr>
          <m:e>
            <m:r>
              <m:rPr>
                <m:sty m:val="p"/>
              </m:rPr>
              <w:rPr>
                <w:rFonts w:ascii="Cambria Math" w:eastAsia="Calibri" w:hAnsi="Cambria Math"/>
                <w:sz w:val="26"/>
                <w:szCs w:val="26"/>
                <w:lang w:eastAsia="en-US"/>
              </w:rPr>
              <m:t xml:space="preserve"> 0</m:t>
            </m:r>
            <m:r>
              <w:rPr>
                <w:rFonts w:ascii="Cambria Math" w:eastAsia="Calibri" w:hAnsi="Cambria Math"/>
                <w:sz w:val="26"/>
                <w:szCs w:val="26"/>
                <w:lang w:eastAsia="en-US"/>
              </w:rPr>
              <m:t>,</m:t>
            </m:r>
            <m:r>
              <m:rPr>
                <m:sty m:val="p"/>
              </m:rPr>
              <w:rPr>
                <w:rFonts w:ascii="Cambria Math" w:eastAsia="Calibri" w:hAnsi="Cambria Math"/>
                <w:sz w:val="26"/>
                <w:szCs w:val="26"/>
                <w:lang w:eastAsia="en-US"/>
              </w:rPr>
              <m:t xml:space="preserve">2 </m:t>
            </m:r>
            <m:r>
              <w:rPr>
                <w:rFonts w:ascii="Cambria Math" w:eastAsia="Calibri" w:hAnsi="Cambria Math"/>
                <w:sz w:val="26"/>
                <w:szCs w:val="26"/>
                <w:lang w:val="en-US" w:eastAsia="en-US"/>
              </w:rPr>
              <m:t>S</m:t>
            </m:r>
          </m:e>
          <m:sub>
            <m:r>
              <w:rPr>
                <w:rFonts w:ascii="Cambria Math" w:eastAsia="Cambria Math" w:hAnsi="Cambria Math"/>
                <w:sz w:val="26"/>
                <w:szCs w:val="26"/>
                <w:lang w:eastAsia="en-US"/>
              </w:rPr>
              <m:t>мин</m:t>
            </m:r>
          </m:sub>
        </m:sSub>
      </m:oMath>
      <w:r w:rsidR="000E08E8" w:rsidRPr="002150CE">
        <w:rPr>
          <w:rFonts w:ascii="Times New Roman" w:eastAsia="Calibri" w:hAnsi="Times New Roman"/>
          <w:sz w:val="24"/>
          <w:szCs w:val="24"/>
          <w:lang w:eastAsia="en-US"/>
        </w:rPr>
        <w:t>,</w:t>
      </w:r>
      <w:r w:rsidR="00CC69C4" w:rsidRPr="002150CE">
        <w:rPr>
          <w:rFonts w:ascii="Times New Roman" w:eastAsia="Calibri" w:hAnsi="Times New Roman"/>
          <w:sz w:val="24"/>
          <w:szCs w:val="24"/>
          <w:lang w:eastAsia="en-US"/>
        </w:rPr>
        <w:tab/>
      </w:r>
      <w:r w:rsidR="000E08E8" w:rsidRPr="002150CE">
        <w:rPr>
          <w:rFonts w:ascii="Times New Roman" w:eastAsia="Calibri" w:hAnsi="Times New Roman"/>
          <w:sz w:val="24"/>
          <w:szCs w:val="24"/>
        </w:rPr>
        <w:t>(4.1)</w:t>
      </w:r>
    </w:p>
    <w:p w14:paraId="01AFDC0A" w14:textId="6CA5AEBA" w:rsidR="000E08E8" w:rsidRPr="002150CE" w:rsidRDefault="000E08E8" w:rsidP="00672685">
      <w:pPr>
        <w:tabs>
          <w:tab w:val="left" w:pos="142"/>
          <w:tab w:val="left" w:pos="2127"/>
        </w:tabs>
        <w:autoSpaceDN w:val="0"/>
        <w:adjustRightInd w:val="0"/>
        <w:spacing w:line="360" w:lineRule="auto"/>
        <w:contextualSpacing/>
        <w:jc w:val="both"/>
        <w:rPr>
          <w:rFonts w:ascii="Times New Roman" w:hAnsi="Times New Roman"/>
          <w:sz w:val="24"/>
          <w:szCs w:val="24"/>
        </w:rPr>
      </w:pPr>
      <w:r w:rsidRPr="002150CE">
        <w:rPr>
          <w:rFonts w:ascii="Times New Roman" w:hAnsi="Times New Roman"/>
          <w:sz w:val="24"/>
          <w:szCs w:val="24"/>
        </w:rPr>
        <w:t xml:space="preserve">где </w:t>
      </w:r>
      <m:oMath>
        <m:sSub>
          <m:sSubPr>
            <m:ctrlPr>
              <w:rPr>
                <w:rFonts w:ascii="Cambria Math" w:hAnsi="Cambria Math"/>
                <w:sz w:val="24"/>
                <w:szCs w:val="24"/>
              </w:rPr>
            </m:ctrlPr>
          </m:sSubPr>
          <m:e>
            <m:r>
              <w:rPr>
                <w:rFonts w:ascii="Cambria Math" w:hAnsi="Cambria Math"/>
                <w:sz w:val="24"/>
                <w:szCs w:val="24"/>
                <w:lang w:val="en-US"/>
              </w:rPr>
              <m:t>S</m:t>
            </m:r>
          </m:e>
          <m:sub>
            <m:r>
              <w:rPr>
                <w:rFonts w:ascii="Cambria Math" w:eastAsia="Cambria Math" w:hAnsi="Cambria Math"/>
                <w:sz w:val="24"/>
                <w:szCs w:val="24"/>
              </w:rPr>
              <m:t>мин</m:t>
            </m:r>
          </m:sub>
        </m:sSub>
      </m:oMath>
      <w:r w:rsidR="00F95D61" w:rsidRPr="002150CE">
        <w:rPr>
          <w:rFonts w:ascii="Times New Roman" w:hAnsi="Times New Roman"/>
          <w:sz w:val="24"/>
          <w:szCs w:val="24"/>
        </w:rPr>
        <w:t> – </w:t>
      </w:r>
      <w:r w:rsidRPr="002150CE">
        <w:rPr>
          <w:rFonts w:ascii="Times New Roman" w:eastAsia="Calibri" w:hAnsi="Times New Roman"/>
          <w:sz w:val="24"/>
          <w:szCs w:val="24"/>
        </w:rPr>
        <w:t>минимальное фиксируемое смещение деформационных знаков</w:t>
      </w:r>
      <w:r w:rsidRPr="002150CE">
        <w:rPr>
          <w:rFonts w:ascii="Times New Roman" w:hAnsi="Times New Roman"/>
          <w:sz w:val="24"/>
          <w:szCs w:val="24"/>
        </w:rPr>
        <w:t>.</w:t>
      </w:r>
    </w:p>
    <w:p w14:paraId="598D0CDA" w14:textId="77777777" w:rsidR="000E08E8" w:rsidRPr="002150CE" w:rsidRDefault="000E08E8" w:rsidP="004B0140">
      <w:pPr>
        <w:widowControl w:val="0"/>
        <w:tabs>
          <w:tab w:val="left" w:pos="142"/>
          <w:tab w:val="left" w:pos="567"/>
        </w:tabs>
        <w:autoSpaceDE w:val="0"/>
        <w:autoSpaceDN w:val="0"/>
        <w:adjustRightInd w:val="0"/>
        <w:spacing w:line="360" w:lineRule="auto"/>
        <w:ind w:firstLine="851"/>
        <w:contextualSpacing/>
        <w:jc w:val="both"/>
        <w:rPr>
          <w:rFonts w:ascii="Times New Roman" w:eastAsia="Calibri" w:hAnsi="Times New Roman"/>
          <w:sz w:val="24"/>
          <w:szCs w:val="24"/>
        </w:rPr>
      </w:pPr>
      <w:r w:rsidRPr="002150CE">
        <w:rPr>
          <w:rFonts w:ascii="Times New Roman" w:eastAsia="Calibri" w:hAnsi="Times New Roman"/>
          <w:sz w:val="24"/>
          <w:szCs w:val="24"/>
        </w:rPr>
        <w:t xml:space="preserve">При равноточности измерений в сравниваемых циклах наблюдений, </w:t>
      </w:r>
      <w:r w:rsidR="003A59EA" w:rsidRPr="002150CE">
        <w:rPr>
          <w:rFonts w:ascii="Times New Roman" w:eastAsia="Calibri" w:hAnsi="Times New Roman"/>
          <w:sz w:val="24"/>
          <w:szCs w:val="24"/>
        </w:rPr>
        <w:t xml:space="preserve">значение </w:t>
      </w:r>
      <w:r w:rsidRPr="002150CE">
        <w:rPr>
          <w:rFonts w:ascii="Times New Roman" w:eastAsia="Calibri" w:hAnsi="Times New Roman"/>
          <w:sz w:val="24"/>
          <w:szCs w:val="24"/>
        </w:rPr>
        <w:t>СКП определения планового или высотного положения деформационного пункта относительно опорных в одном цикле, как правило, не должн</w:t>
      </w:r>
      <w:r w:rsidR="006C34E5" w:rsidRPr="002150CE">
        <w:rPr>
          <w:rFonts w:ascii="Times New Roman" w:eastAsia="Calibri" w:hAnsi="Times New Roman"/>
          <w:sz w:val="24"/>
          <w:szCs w:val="24"/>
        </w:rPr>
        <w:t>о</w:t>
      </w:r>
      <w:r w:rsidR="003D721C" w:rsidRPr="002150CE">
        <w:rPr>
          <w:rFonts w:ascii="Times New Roman" w:eastAsia="Calibri" w:hAnsi="Times New Roman"/>
          <w:sz w:val="24"/>
          <w:szCs w:val="24"/>
        </w:rPr>
        <w:t xml:space="preserve"> </w:t>
      </w:r>
      <w:r w:rsidR="006C34E5" w:rsidRPr="002150CE">
        <w:rPr>
          <w:rFonts w:ascii="Times New Roman" w:eastAsia="Calibri" w:hAnsi="Times New Roman"/>
          <w:sz w:val="24"/>
          <w:szCs w:val="24"/>
        </w:rPr>
        <w:t>быть более</w:t>
      </w:r>
      <w:r w:rsidR="00DD3817" w:rsidRPr="002150CE">
        <w:rPr>
          <w:rFonts w:ascii="Times New Roman" w:eastAsia="Calibri" w:hAnsi="Times New Roman"/>
          <w:color w:val="4472C4" w:themeColor="accent1"/>
          <w:sz w:val="24"/>
          <w:szCs w:val="24"/>
        </w:rPr>
        <w:t xml:space="preserve"> </w:t>
      </w:r>
      <w:r w:rsidR="00DD3817" w:rsidRPr="002150CE">
        <w:rPr>
          <w:rFonts w:ascii="Times New Roman" w:eastAsia="Calibri" w:hAnsi="Times New Roman"/>
          <w:sz w:val="24"/>
          <w:szCs w:val="24"/>
        </w:rPr>
        <w:t>рассчитанного по формуле</w:t>
      </w:r>
    </w:p>
    <w:p w14:paraId="21EA2834" w14:textId="77777777" w:rsidR="000E08E8" w:rsidRPr="002150CE" w:rsidRDefault="00000000" w:rsidP="00CC69C4">
      <w:pPr>
        <w:tabs>
          <w:tab w:val="left" w:pos="142"/>
          <w:tab w:val="left" w:pos="709"/>
          <w:tab w:val="left" w:pos="6379"/>
        </w:tabs>
        <w:spacing w:after="160" w:line="360" w:lineRule="auto"/>
        <w:jc w:val="right"/>
        <w:rPr>
          <w:rFonts w:ascii="Times New Roman" w:eastAsia="Calibri" w:hAnsi="Times New Roman"/>
          <w:sz w:val="24"/>
          <w:szCs w:val="24"/>
          <w:lang w:eastAsia="en-US"/>
        </w:rPr>
      </w:pPr>
      <m:oMath>
        <m:sSub>
          <m:sSubPr>
            <m:ctrlPr>
              <w:rPr>
                <w:rFonts w:ascii="Cambria Math" w:eastAsia="Calibri" w:hAnsi="Cambria Math"/>
                <w:sz w:val="26"/>
                <w:szCs w:val="26"/>
                <w:lang w:eastAsia="en-US"/>
              </w:rPr>
            </m:ctrlPr>
          </m:sSubPr>
          <m:e>
            <m:r>
              <w:rPr>
                <w:rFonts w:ascii="Cambria Math" w:eastAsia="Calibri" w:hAnsi="Cambria Math"/>
                <w:sz w:val="26"/>
                <w:szCs w:val="26"/>
                <w:lang w:eastAsia="en-US"/>
              </w:rPr>
              <m:t>m</m:t>
            </m:r>
          </m:e>
          <m:sub>
            <m:r>
              <w:rPr>
                <w:rFonts w:ascii="Cambria Math" w:eastAsia="Cambria Math" w:hAnsi="Cambria Math"/>
                <w:sz w:val="26"/>
                <w:szCs w:val="26"/>
                <w:lang w:eastAsia="en-US"/>
              </w:rPr>
              <m:t>пункт</m:t>
            </m:r>
          </m:sub>
        </m:sSub>
        <m:r>
          <m:rPr>
            <m:sty m:val="p"/>
          </m:rPr>
          <w:rPr>
            <w:rFonts w:ascii="Cambria Math" w:eastAsia="Calibri" w:hAnsi="Cambria Math"/>
            <w:sz w:val="26"/>
            <w:szCs w:val="26"/>
            <w:lang w:eastAsia="en-US"/>
          </w:rPr>
          <m:t>=</m:t>
        </m:r>
        <m:sSub>
          <m:sSubPr>
            <m:ctrlPr>
              <w:rPr>
                <w:rFonts w:ascii="Cambria Math" w:eastAsia="Calibri" w:hAnsi="Cambria Math"/>
                <w:sz w:val="26"/>
                <w:szCs w:val="26"/>
                <w:lang w:eastAsia="en-US"/>
              </w:rPr>
            </m:ctrlPr>
          </m:sSubPr>
          <m:e>
            <m:sSub>
              <m:sSubPr>
                <m:ctrlPr>
                  <w:rPr>
                    <w:rFonts w:ascii="Cambria Math" w:eastAsia="Calibri" w:hAnsi="Cambria Math"/>
                    <w:sz w:val="26"/>
                    <w:szCs w:val="26"/>
                    <w:lang w:eastAsia="en-US"/>
                  </w:rPr>
                </m:ctrlPr>
              </m:sSubPr>
              <m:e>
                <m:r>
                  <w:rPr>
                    <w:rFonts w:ascii="Cambria Math" w:eastAsia="Calibri" w:hAnsi="Cambria Math"/>
                    <w:sz w:val="26"/>
                    <w:szCs w:val="26"/>
                    <w:lang w:eastAsia="en-US"/>
                  </w:rPr>
                  <m:t>m</m:t>
                </m:r>
              </m:e>
              <m:sub>
                <m:r>
                  <w:rPr>
                    <w:rFonts w:ascii="Cambria Math" w:eastAsia="Cambria Math" w:hAnsi="Cambria Math"/>
                    <w:sz w:val="26"/>
                    <w:szCs w:val="26"/>
                    <w:lang w:eastAsia="en-US"/>
                  </w:rPr>
                  <m:t>смещ</m:t>
                </m:r>
              </m:sub>
            </m:sSub>
            <m:r>
              <w:rPr>
                <w:rFonts w:ascii="Cambria Math" w:eastAsia="Calibri" w:hAnsi="Cambria Math"/>
                <w:sz w:val="26"/>
                <w:szCs w:val="26"/>
                <w:lang w:eastAsia="en-US"/>
              </w:rPr>
              <m:t>/</m:t>
            </m:r>
            <m:rad>
              <m:radPr>
                <m:degHide m:val="1"/>
                <m:ctrlPr>
                  <w:rPr>
                    <w:rFonts w:ascii="Cambria Math" w:eastAsia="Calibri" w:hAnsi="Cambria Math"/>
                    <w:sz w:val="26"/>
                    <w:szCs w:val="26"/>
                    <w:lang w:eastAsia="en-US"/>
                  </w:rPr>
                </m:ctrlPr>
              </m:radPr>
              <m:deg/>
              <m:e>
                <m:r>
                  <m:rPr>
                    <m:sty m:val="p"/>
                  </m:rPr>
                  <w:rPr>
                    <w:rFonts w:ascii="Cambria Math" w:eastAsia="Calibri" w:hAnsi="Cambria Math"/>
                    <w:sz w:val="26"/>
                    <w:szCs w:val="26"/>
                    <w:lang w:eastAsia="en-US"/>
                  </w:rPr>
                  <m:t>2</m:t>
                </m:r>
              </m:e>
            </m:rad>
            <m:r>
              <m:rPr>
                <m:sty m:val="p"/>
              </m:rPr>
              <w:rPr>
                <w:rFonts w:ascii="Cambria Math" w:eastAsia="Calibri" w:hAnsi="Cambria Math"/>
                <w:sz w:val="26"/>
                <w:szCs w:val="26"/>
                <w:lang w:eastAsia="en-US"/>
              </w:rPr>
              <m:t xml:space="preserve">= 0,2 </m:t>
            </m:r>
            <m:r>
              <w:rPr>
                <w:rFonts w:ascii="Cambria Math" w:eastAsia="Calibri" w:hAnsi="Cambria Math"/>
                <w:sz w:val="26"/>
                <w:szCs w:val="26"/>
                <w:lang w:val="en-US" w:eastAsia="en-US"/>
              </w:rPr>
              <m:t>S</m:t>
            </m:r>
          </m:e>
          <m:sub>
            <m:r>
              <w:rPr>
                <w:rFonts w:ascii="Cambria Math" w:eastAsia="Cambria Math" w:hAnsi="Cambria Math"/>
                <w:sz w:val="26"/>
                <w:szCs w:val="26"/>
                <w:lang w:eastAsia="en-US"/>
              </w:rPr>
              <m:t>мин</m:t>
            </m:r>
          </m:sub>
        </m:sSub>
        <m:r>
          <w:rPr>
            <w:rFonts w:ascii="Cambria Math" w:eastAsia="Calibri" w:hAnsi="Cambria Math"/>
            <w:sz w:val="26"/>
            <w:szCs w:val="26"/>
            <w:lang w:eastAsia="en-US"/>
          </w:rPr>
          <m:t>/</m:t>
        </m:r>
        <m:rad>
          <m:radPr>
            <m:degHide m:val="1"/>
            <m:ctrlPr>
              <w:rPr>
                <w:rFonts w:ascii="Cambria Math" w:eastAsia="Calibri" w:hAnsi="Cambria Math"/>
                <w:sz w:val="26"/>
                <w:szCs w:val="26"/>
                <w:lang w:eastAsia="en-US"/>
              </w:rPr>
            </m:ctrlPr>
          </m:radPr>
          <m:deg/>
          <m:e>
            <m:r>
              <m:rPr>
                <m:sty m:val="p"/>
              </m:rPr>
              <w:rPr>
                <w:rFonts w:ascii="Cambria Math" w:eastAsia="Calibri" w:hAnsi="Cambria Math"/>
                <w:sz w:val="26"/>
                <w:szCs w:val="26"/>
                <w:lang w:eastAsia="en-US"/>
              </w:rPr>
              <m:t>2</m:t>
            </m:r>
          </m:e>
        </m:rad>
      </m:oMath>
      <w:r w:rsidR="000E08E8" w:rsidRPr="002150CE">
        <w:rPr>
          <w:rFonts w:ascii="Times New Roman" w:eastAsia="Calibri" w:hAnsi="Times New Roman"/>
          <w:sz w:val="24"/>
          <w:szCs w:val="24"/>
          <w:lang w:eastAsia="en-US"/>
        </w:rPr>
        <w:t>,</w:t>
      </w:r>
      <w:r w:rsidR="00CC69C4" w:rsidRPr="002150CE">
        <w:rPr>
          <w:rFonts w:ascii="Times New Roman" w:eastAsia="Calibri" w:hAnsi="Times New Roman"/>
          <w:sz w:val="24"/>
          <w:szCs w:val="24"/>
          <w:lang w:eastAsia="en-US"/>
        </w:rPr>
        <w:tab/>
      </w:r>
      <w:r w:rsidR="00584722" w:rsidRPr="002150CE">
        <w:rPr>
          <w:rFonts w:ascii="Times New Roman" w:eastAsia="Calibri" w:hAnsi="Times New Roman"/>
          <w:sz w:val="24"/>
          <w:szCs w:val="24"/>
        </w:rPr>
        <w:t>(4</w:t>
      </w:r>
      <w:r w:rsidR="000E08E8" w:rsidRPr="002150CE">
        <w:rPr>
          <w:rFonts w:ascii="Times New Roman" w:eastAsia="Calibri" w:hAnsi="Times New Roman"/>
          <w:sz w:val="24"/>
          <w:szCs w:val="24"/>
        </w:rPr>
        <w:t>.2)</w:t>
      </w:r>
    </w:p>
    <w:p w14:paraId="2F150E29" w14:textId="77777777" w:rsidR="000E08E8" w:rsidRPr="002150CE" w:rsidRDefault="000E08E8" w:rsidP="00672685">
      <w:pPr>
        <w:tabs>
          <w:tab w:val="left" w:pos="142"/>
          <w:tab w:val="left" w:pos="2127"/>
        </w:tabs>
        <w:autoSpaceDN w:val="0"/>
        <w:adjustRightInd w:val="0"/>
        <w:spacing w:line="360" w:lineRule="auto"/>
        <w:contextualSpacing/>
        <w:jc w:val="both"/>
        <w:rPr>
          <w:rFonts w:ascii="Times New Roman" w:hAnsi="Times New Roman"/>
          <w:sz w:val="24"/>
          <w:szCs w:val="24"/>
        </w:rPr>
      </w:pPr>
      <w:r w:rsidRPr="002150CE">
        <w:rPr>
          <w:rFonts w:ascii="Times New Roman" w:hAnsi="Times New Roman"/>
          <w:sz w:val="24"/>
          <w:szCs w:val="24"/>
        </w:rPr>
        <w:t xml:space="preserve">где </w:t>
      </w:r>
      <m:oMath>
        <m:sSub>
          <m:sSubPr>
            <m:ctrlPr>
              <w:rPr>
                <w:rFonts w:ascii="Cambria Math" w:hAnsi="Cambria Math"/>
                <w:sz w:val="24"/>
                <w:szCs w:val="24"/>
              </w:rPr>
            </m:ctrlPr>
          </m:sSubPr>
          <m:e>
            <m:r>
              <w:rPr>
                <w:rFonts w:ascii="Cambria Math" w:hAnsi="Cambria Math"/>
                <w:sz w:val="24"/>
                <w:szCs w:val="24"/>
              </w:rPr>
              <m:t>m</m:t>
            </m:r>
          </m:e>
          <m:sub>
            <m:r>
              <m:rPr>
                <m:sty m:val="p"/>
              </m:rPr>
              <w:rPr>
                <w:rFonts w:ascii="Cambria Math" w:eastAsia="Cambria Math" w:hAnsi="Cambria Math"/>
                <w:sz w:val="24"/>
                <w:szCs w:val="24"/>
              </w:rPr>
              <m:t xml:space="preserve">пункт </m:t>
            </m:r>
          </m:sub>
        </m:sSub>
      </m:oMath>
      <w:r w:rsidR="00F95D61" w:rsidRPr="002150CE">
        <w:rPr>
          <w:rFonts w:ascii="Times New Roman" w:hAnsi="Times New Roman"/>
          <w:sz w:val="24"/>
          <w:szCs w:val="24"/>
        </w:rPr>
        <w:t> – </w:t>
      </w:r>
      <w:r w:rsidRPr="002150CE">
        <w:rPr>
          <w:rFonts w:ascii="Times New Roman" w:hAnsi="Times New Roman"/>
          <w:sz w:val="24"/>
          <w:szCs w:val="24"/>
        </w:rPr>
        <w:t>СКП определения смещения пункта в одно</w:t>
      </w:r>
      <w:r w:rsidR="004C2F10" w:rsidRPr="002150CE">
        <w:rPr>
          <w:rFonts w:ascii="Times New Roman" w:hAnsi="Times New Roman"/>
          <w:sz w:val="24"/>
          <w:szCs w:val="24"/>
        </w:rPr>
        <w:t>м</w:t>
      </w:r>
      <w:r w:rsidRPr="002150CE">
        <w:rPr>
          <w:rFonts w:ascii="Times New Roman" w:hAnsi="Times New Roman"/>
          <w:sz w:val="24"/>
          <w:szCs w:val="24"/>
        </w:rPr>
        <w:t xml:space="preserve"> цикле.</w:t>
      </w:r>
    </w:p>
    <w:p w14:paraId="55CD085F" w14:textId="77777777" w:rsidR="000E08E8" w:rsidRPr="002150CE" w:rsidRDefault="000E08E8"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Необходимость корректировки точности измерений обосновывается в изменении к программе, которое подлежит согласованию </w:t>
      </w:r>
      <w:r w:rsidR="000A35C5" w:rsidRPr="002150CE">
        <w:rPr>
          <w:rFonts w:ascii="Times New Roman" w:eastAsia="Calibri" w:hAnsi="Times New Roman" w:cs="Times New Roman"/>
          <w:sz w:val="24"/>
          <w:szCs w:val="24"/>
        </w:rPr>
        <w:t xml:space="preserve">с </w:t>
      </w:r>
      <w:r w:rsidRPr="002150CE">
        <w:rPr>
          <w:rFonts w:ascii="Times New Roman" w:eastAsia="Calibri" w:hAnsi="Times New Roman" w:cs="Times New Roman"/>
          <w:sz w:val="24"/>
          <w:szCs w:val="24"/>
        </w:rPr>
        <w:t>застройщиком или техническим заказчиком (далее – заказчиком).</w:t>
      </w:r>
    </w:p>
    <w:p w14:paraId="35C6F74F" w14:textId="377860FD" w:rsidR="000E08E8" w:rsidRPr="004342D0" w:rsidRDefault="008315B5"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330" w:author="Соколов Сергей Вадимович" w:date="2024-01-19T16:07:00Z">
            <w:rPr>
              <w:rFonts w:ascii="Times New Roman" w:eastAsia="Calibri" w:hAnsi="Times New Roman" w:cs="Times New Roman"/>
              <w:sz w:val="24"/>
              <w:szCs w:val="24"/>
            </w:rPr>
          </w:rPrChange>
        </w:rPr>
      </w:pPr>
      <w:r w:rsidRPr="004342D0">
        <w:rPr>
          <w:rFonts w:ascii="Times New Roman" w:eastAsia="Calibri" w:hAnsi="Times New Roman" w:cs="Times New Roman"/>
          <w:sz w:val="24"/>
          <w:szCs w:val="24"/>
          <w:highlight w:val="green"/>
          <w:rPrChange w:id="331" w:author="Соколов Сергей Вадимович" w:date="2024-01-19T16:07:00Z">
            <w:rPr>
              <w:rFonts w:ascii="Times New Roman" w:eastAsia="Calibri" w:hAnsi="Times New Roman" w:cs="Times New Roman"/>
              <w:sz w:val="24"/>
              <w:szCs w:val="24"/>
            </w:rPr>
          </w:rPrChange>
        </w:rPr>
        <w:t>Необходимая</w:t>
      </w:r>
      <w:r w:rsidR="000E08E8" w:rsidRPr="004342D0">
        <w:rPr>
          <w:rFonts w:ascii="Times New Roman" w:eastAsia="Calibri" w:hAnsi="Times New Roman" w:cs="Times New Roman"/>
          <w:sz w:val="24"/>
          <w:szCs w:val="24"/>
          <w:highlight w:val="green"/>
          <w:rPrChange w:id="332" w:author="Соколов Сергей Вадимович" w:date="2024-01-19T16:07:00Z">
            <w:rPr>
              <w:rFonts w:ascii="Times New Roman" w:eastAsia="Calibri" w:hAnsi="Times New Roman" w:cs="Times New Roman"/>
              <w:sz w:val="24"/>
              <w:szCs w:val="24"/>
            </w:rPr>
          </w:rPrChange>
        </w:rPr>
        <w:t xml:space="preserve"> точность определения плановых и/или высотных смещений </w:t>
      </w:r>
      <w:r w:rsidR="000F63A9" w:rsidRPr="004342D0">
        <w:rPr>
          <w:rFonts w:ascii="Times New Roman" w:eastAsia="Calibri" w:hAnsi="Times New Roman" w:cs="Times New Roman"/>
          <w:sz w:val="24"/>
          <w:szCs w:val="24"/>
          <w:highlight w:val="green"/>
          <w:rPrChange w:id="333" w:author="Соколов Сергей Вадимович" w:date="2024-01-19T16:07:00Z">
            <w:rPr>
              <w:rFonts w:ascii="Times New Roman" w:eastAsia="Calibri" w:hAnsi="Times New Roman" w:cs="Times New Roman"/>
              <w:sz w:val="24"/>
              <w:szCs w:val="24"/>
            </w:rPr>
          </w:rPrChange>
        </w:rPr>
        <w:t xml:space="preserve">зданий и сооружений, </w:t>
      </w:r>
      <w:r w:rsidRPr="004342D0">
        <w:rPr>
          <w:rFonts w:ascii="Times New Roman" w:eastAsia="Calibri" w:hAnsi="Times New Roman" w:cs="Times New Roman"/>
          <w:sz w:val="24"/>
          <w:szCs w:val="24"/>
          <w:highlight w:val="green"/>
          <w:rPrChange w:id="334" w:author="Соколов Сергей Вадимович" w:date="2024-01-19T16:07:00Z">
            <w:rPr>
              <w:rFonts w:ascii="Times New Roman" w:eastAsia="Calibri" w:hAnsi="Times New Roman" w:cs="Times New Roman"/>
              <w:sz w:val="24"/>
              <w:szCs w:val="24"/>
            </w:rPr>
          </w:rPrChange>
        </w:rPr>
        <w:t>возводимых</w:t>
      </w:r>
      <w:r w:rsidR="000E08E8" w:rsidRPr="004342D0">
        <w:rPr>
          <w:rFonts w:ascii="Times New Roman" w:eastAsia="Calibri" w:hAnsi="Times New Roman" w:cs="Times New Roman"/>
          <w:sz w:val="24"/>
          <w:szCs w:val="24"/>
          <w:highlight w:val="green"/>
          <w:rPrChange w:id="335" w:author="Соколов Сергей Вадимович" w:date="2024-01-19T16:07:00Z">
            <w:rPr>
              <w:rFonts w:ascii="Times New Roman" w:eastAsia="Calibri" w:hAnsi="Times New Roman" w:cs="Times New Roman"/>
              <w:sz w:val="24"/>
              <w:szCs w:val="24"/>
            </w:rPr>
          </w:rPrChange>
        </w:rPr>
        <w:t xml:space="preserve"> (реконстру</w:t>
      </w:r>
      <w:r w:rsidRPr="004342D0">
        <w:rPr>
          <w:rFonts w:ascii="Times New Roman" w:eastAsia="Calibri" w:hAnsi="Times New Roman" w:cs="Times New Roman"/>
          <w:sz w:val="24"/>
          <w:szCs w:val="24"/>
          <w:highlight w:val="green"/>
          <w:rPrChange w:id="336" w:author="Соколов Сергей Вадимович" w:date="2024-01-19T16:07:00Z">
            <w:rPr>
              <w:rFonts w:ascii="Times New Roman" w:eastAsia="Calibri" w:hAnsi="Times New Roman" w:cs="Times New Roman"/>
              <w:sz w:val="24"/>
              <w:szCs w:val="24"/>
            </w:rPr>
          </w:rPrChange>
        </w:rPr>
        <w:t>ируемых</w:t>
      </w:r>
      <w:r w:rsidR="000E08E8" w:rsidRPr="004342D0">
        <w:rPr>
          <w:rFonts w:ascii="Times New Roman" w:eastAsia="Calibri" w:hAnsi="Times New Roman" w:cs="Times New Roman"/>
          <w:sz w:val="24"/>
          <w:szCs w:val="24"/>
          <w:highlight w:val="green"/>
          <w:rPrChange w:id="337" w:author="Соколов Сергей Вадимович" w:date="2024-01-19T16:07:00Z">
            <w:rPr>
              <w:rFonts w:ascii="Times New Roman" w:eastAsia="Calibri" w:hAnsi="Times New Roman" w:cs="Times New Roman"/>
              <w:sz w:val="24"/>
              <w:szCs w:val="24"/>
            </w:rPr>
          </w:rPrChange>
        </w:rPr>
        <w:t>)</w:t>
      </w:r>
      <w:r w:rsidR="000F63A9" w:rsidRPr="004342D0">
        <w:rPr>
          <w:rFonts w:ascii="Times New Roman" w:eastAsia="Calibri" w:hAnsi="Times New Roman" w:cs="Times New Roman"/>
          <w:sz w:val="24"/>
          <w:szCs w:val="24"/>
          <w:highlight w:val="green"/>
          <w:rPrChange w:id="338" w:author="Соколов Сергей Вадимович" w:date="2024-01-19T16:07:00Z">
            <w:rPr>
              <w:rFonts w:ascii="Times New Roman" w:eastAsia="Calibri" w:hAnsi="Times New Roman" w:cs="Times New Roman"/>
              <w:sz w:val="24"/>
              <w:szCs w:val="24"/>
            </w:rPr>
          </w:rPrChange>
        </w:rPr>
        <w:t xml:space="preserve"> </w:t>
      </w:r>
      <w:r w:rsidR="000E08E8" w:rsidRPr="004342D0">
        <w:rPr>
          <w:rFonts w:ascii="Times New Roman" w:eastAsia="Calibri" w:hAnsi="Times New Roman" w:cs="Times New Roman"/>
          <w:sz w:val="24"/>
          <w:szCs w:val="24"/>
          <w:highlight w:val="green"/>
          <w:rPrChange w:id="339" w:author="Соколов Сергей Вадимович" w:date="2024-01-19T16:07:00Z">
            <w:rPr>
              <w:rFonts w:ascii="Times New Roman" w:eastAsia="Calibri" w:hAnsi="Times New Roman" w:cs="Times New Roman"/>
              <w:sz w:val="24"/>
              <w:szCs w:val="24"/>
            </w:rPr>
          </w:rPrChange>
        </w:rPr>
        <w:t>на оползне</w:t>
      </w:r>
      <w:r w:rsidR="000F63A9" w:rsidRPr="004342D0">
        <w:rPr>
          <w:rFonts w:ascii="Times New Roman" w:eastAsia="Calibri" w:hAnsi="Times New Roman" w:cs="Times New Roman"/>
          <w:sz w:val="24"/>
          <w:szCs w:val="24"/>
          <w:highlight w:val="green"/>
          <w:rPrChange w:id="340" w:author="Соколов Сергей Вадимович" w:date="2024-01-19T16:07:00Z">
            <w:rPr>
              <w:rFonts w:ascii="Times New Roman" w:eastAsia="Calibri" w:hAnsi="Times New Roman" w:cs="Times New Roman"/>
              <w:sz w:val="24"/>
              <w:szCs w:val="24"/>
            </w:rPr>
          </w:rPrChange>
        </w:rPr>
        <w:t>опасных</w:t>
      </w:r>
      <w:r w:rsidR="000E08E8" w:rsidRPr="004342D0">
        <w:rPr>
          <w:rFonts w:ascii="Times New Roman" w:eastAsia="Calibri" w:hAnsi="Times New Roman" w:cs="Times New Roman"/>
          <w:sz w:val="24"/>
          <w:szCs w:val="24"/>
          <w:highlight w:val="green"/>
          <w:rPrChange w:id="341" w:author="Соколов Сергей Вадимович" w:date="2024-01-19T16:07:00Z">
            <w:rPr>
              <w:rFonts w:ascii="Times New Roman" w:eastAsia="Calibri" w:hAnsi="Times New Roman" w:cs="Times New Roman"/>
              <w:sz w:val="24"/>
              <w:szCs w:val="24"/>
            </w:rPr>
          </w:rPrChange>
        </w:rPr>
        <w:t xml:space="preserve"> склонах</w:t>
      </w:r>
      <w:r w:rsidR="000F63A9" w:rsidRPr="004342D0">
        <w:rPr>
          <w:rFonts w:ascii="Times New Roman" w:eastAsia="Calibri" w:hAnsi="Times New Roman" w:cs="Times New Roman"/>
          <w:sz w:val="24"/>
          <w:szCs w:val="24"/>
          <w:highlight w:val="green"/>
          <w:rPrChange w:id="342" w:author="Соколов Сергей Вадимович" w:date="2024-01-19T16:07:00Z">
            <w:rPr>
              <w:rFonts w:ascii="Times New Roman" w:eastAsia="Calibri" w:hAnsi="Times New Roman" w:cs="Times New Roman"/>
              <w:sz w:val="24"/>
              <w:szCs w:val="24"/>
            </w:rPr>
          </w:rPrChange>
        </w:rPr>
        <w:t>,</w:t>
      </w:r>
      <w:r w:rsidR="0048655F" w:rsidRPr="004342D0">
        <w:rPr>
          <w:rFonts w:ascii="Times New Roman" w:eastAsia="Calibri" w:hAnsi="Times New Roman" w:cs="Times New Roman"/>
          <w:sz w:val="24"/>
          <w:szCs w:val="24"/>
          <w:highlight w:val="green"/>
          <w:rPrChange w:id="343" w:author="Соколов Сергей Вадимович" w:date="2024-01-19T16:07:00Z">
            <w:rPr>
              <w:rFonts w:ascii="Times New Roman" w:eastAsia="Calibri" w:hAnsi="Times New Roman" w:cs="Times New Roman"/>
              <w:sz w:val="24"/>
              <w:szCs w:val="24"/>
            </w:rPr>
          </w:rPrChange>
        </w:rPr>
        <w:t xml:space="preserve"> </w:t>
      </w:r>
      <w:r w:rsidR="000E08E8" w:rsidRPr="004342D0">
        <w:rPr>
          <w:rFonts w:ascii="Times New Roman" w:eastAsia="Calibri" w:hAnsi="Times New Roman" w:cs="Times New Roman"/>
          <w:sz w:val="24"/>
          <w:szCs w:val="24"/>
          <w:highlight w:val="green"/>
          <w:rPrChange w:id="344" w:author="Соколов Сергей Вадимович" w:date="2024-01-19T16:07:00Z">
            <w:rPr>
              <w:rFonts w:ascii="Times New Roman" w:eastAsia="Calibri" w:hAnsi="Times New Roman" w:cs="Times New Roman"/>
              <w:sz w:val="24"/>
              <w:szCs w:val="24"/>
            </w:rPr>
          </w:rPrChange>
        </w:rPr>
        <w:t>устанавливается в соответствии с требованиями ГОСТ</w:t>
      </w:r>
      <w:r w:rsidR="00B56042" w:rsidRPr="004342D0">
        <w:rPr>
          <w:rFonts w:ascii="Times New Roman" w:eastAsia="Calibri" w:hAnsi="Times New Roman" w:cs="Times New Roman"/>
          <w:sz w:val="24"/>
          <w:szCs w:val="24"/>
          <w:highlight w:val="green"/>
          <w:lang w:val="en-US"/>
          <w:rPrChange w:id="345" w:author="Соколов Сергей Вадимович" w:date="2024-01-19T16:07:00Z">
            <w:rPr>
              <w:rFonts w:ascii="Times New Roman" w:eastAsia="Calibri" w:hAnsi="Times New Roman" w:cs="Times New Roman"/>
              <w:sz w:val="24"/>
              <w:szCs w:val="24"/>
              <w:lang w:val="en-US"/>
            </w:rPr>
          </w:rPrChange>
        </w:rPr>
        <w:t> </w:t>
      </w:r>
      <w:r w:rsidR="000E08E8" w:rsidRPr="004342D0">
        <w:rPr>
          <w:rFonts w:ascii="Times New Roman" w:eastAsia="Calibri" w:hAnsi="Times New Roman" w:cs="Times New Roman"/>
          <w:sz w:val="24"/>
          <w:szCs w:val="24"/>
          <w:highlight w:val="green"/>
          <w:rPrChange w:id="346" w:author="Соколов Сергей Вадимович" w:date="2024-01-19T16:07:00Z">
            <w:rPr>
              <w:rFonts w:ascii="Times New Roman" w:eastAsia="Calibri" w:hAnsi="Times New Roman" w:cs="Times New Roman"/>
              <w:sz w:val="24"/>
              <w:szCs w:val="24"/>
            </w:rPr>
          </w:rPrChange>
        </w:rPr>
        <w:t>24846</w:t>
      </w:r>
      <w:r w:rsidR="00672685" w:rsidRPr="004342D0">
        <w:rPr>
          <w:rFonts w:ascii="Times New Roman" w:hAnsi="Times New Roman" w:cs="Times New Roman"/>
          <w:sz w:val="24"/>
          <w:szCs w:val="24"/>
          <w:highlight w:val="green"/>
          <w:rPrChange w:id="347" w:author="Соколов Сергей Вадимович" w:date="2024-01-19T16:07:00Z">
            <w:rPr>
              <w:rFonts w:ascii="Times New Roman" w:hAnsi="Times New Roman" w:cs="Times New Roman"/>
              <w:sz w:val="24"/>
              <w:szCs w:val="24"/>
            </w:rPr>
          </w:rPrChange>
        </w:rPr>
        <w:t>–</w:t>
      </w:r>
      <w:r w:rsidR="00851367" w:rsidRPr="004342D0">
        <w:rPr>
          <w:rFonts w:ascii="Times New Roman" w:eastAsia="Calibri" w:hAnsi="Times New Roman" w:cs="Times New Roman"/>
          <w:sz w:val="24"/>
          <w:szCs w:val="24"/>
          <w:highlight w:val="green"/>
          <w:rPrChange w:id="348" w:author="Соколов Сергей Вадимович" w:date="2024-01-19T16:07:00Z">
            <w:rPr>
              <w:rFonts w:ascii="Times New Roman" w:eastAsia="Calibri" w:hAnsi="Times New Roman" w:cs="Times New Roman"/>
              <w:sz w:val="24"/>
              <w:szCs w:val="24"/>
            </w:rPr>
          </w:rPrChange>
        </w:rPr>
        <w:t xml:space="preserve">2012 </w:t>
      </w:r>
      <w:r w:rsidR="000E08E8" w:rsidRPr="004342D0">
        <w:rPr>
          <w:rFonts w:ascii="Times New Roman" w:eastAsia="Calibri" w:hAnsi="Times New Roman" w:cs="Times New Roman"/>
          <w:sz w:val="24"/>
          <w:szCs w:val="24"/>
          <w:highlight w:val="green"/>
          <w:rPrChange w:id="349" w:author="Соколов Сергей Вадимович" w:date="2024-01-19T16:07:00Z">
            <w:rPr>
              <w:rFonts w:ascii="Times New Roman" w:eastAsia="Calibri" w:hAnsi="Times New Roman" w:cs="Times New Roman"/>
              <w:sz w:val="24"/>
              <w:szCs w:val="24"/>
            </w:rPr>
          </w:rPrChange>
        </w:rPr>
        <w:t>(раздел 4).</w:t>
      </w:r>
    </w:p>
    <w:p w14:paraId="2D0A6086" w14:textId="66DDD0CC" w:rsidR="000E08E8" w:rsidRPr="004342D0" w:rsidRDefault="000E08E8"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350" w:author="Соколов Сергей Вадимович" w:date="2024-01-19T16:07:00Z">
            <w:rPr>
              <w:rFonts w:ascii="Times New Roman" w:eastAsia="Calibri" w:hAnsi="Times New Roman" w:cs="Times New Roman"/>
              <w:sz w:val="24"/>
              <w:szCs w:val="24"/>
            </w:rPr>
          </w:rPrChange>
        </w:rPr>
      </w:pPr>
      <w:r w:rsidRPr="004342D0">
        <w:rPr>
          <w:rFonts w:ascii="Times New Roman" w:eastAsia="Calibri" w:hAnsi="Times New Roman" w:cs="Times New Roman"/>
          <w:sz w:val="24"/>
          <w:szCs w:val="24"/>
          <w:highlight w:val="green"/>
          <w:rPrChange w:id="351" w:author="Соколов Сергей Вадимович" w:date="2024-01-19T16:07:00Z">
            <w:rPr>
              <w:rFonts w:ascii="Times New Roman" w:eastAsia="Calibri" w:hAnsi="Times New Roman" w:cs="Times New Roman"/>
              <w:sz w:val="24"/>
              <w:szCs w:val="24"/>
            </w:rPr>
          </w:rPrChange>
        </w:rPr>
        <w:t>Циклы геодезичес</w:t>
      </w:r>
      <w:r w:rsidR="000F63A9" w:rsidRPr="004342D0">
        <w:rPr>
          <w:rFonts w:ascii="Times New Roman" w:eastAsia="Calibri" w:hAnsi="Times New Roman" w:cs="Times New Roman"/>
          <w:sz w:val="24"/>
          <w:szCs w:val="24"/>
          <w:highlight w:val="green"/>
          <w:rPrChange w:id="352" w:author="Соколов Сергей Вадимович" w:date="2024-01-19T16:07:00Z">
            <w:rPr>
              <w:rFonts w:ascii="Times New Roman" w:eastAsia="Calibri" w:hAnsi="Times New Roman" w:cs="Times New Roman"/>
              <w:sz w:val="24"/>
              <w:szCs w:val="24"/>
            </w:rPr>
          </w:rPrChange>
        </w:rPr>
        <w:t>ких наблюдений назначаются с уч</w:t>
      </w:r>
      <w:r w:rsidR="002150CE" w:rsidRPr="004342D0">
        <w:rPr>
          <w:rFonts w:ascii="Times New Roman" w:eastAsia="Calibri" w:hAnsi="Times New Roman" w:cs="Times New Roman"/>
          <w:sz w:val="24"/>
          <w:szCs w:val="24"/>
          <w:highlight w:val="green"/>
          <w:rPrChange w:id="353" w:author="Соколов Сергей Вадимович" w:date="2024-01-19T16:07:00Z">
            <w:rPr>
              <w:rFonts w:ascii="Times New Roman" w:eastAsia="Calibri" w:hAnsi="Times New Roman" w:cs="Times New Roman"/>
              <w:sz w:val="24"/>
              <w:szCs w:val="24"/>
            </w:rPr>
          </w:rPrChange>
        </w:rPr>
        <w:t>е</w:t>
      </w:r>
      <w:r w:rsidRPr="004342D0">
        <w:rPr>
          <w:rFonts w:ascii="Times New Roman" w:eastAsia="Calibri" w:hAnsi="Times New Roman" w:cs="Times New Roman"/>
          <w:sz w:val="24"/>
          <w:szCs w:val="24"/>
          <w:highlight w:val="green"/>
          <w:rPrChange w:id="354" w:author="Соколов Сергей Вадимович" w:date="2024-01-19T16:07:00Z">
            <w:rPr>
              <w:rFonts w:ascii="Times New Roman" w:eastAsia="Calibri" w:hAnsi="Times New Roman" w:cs="Times New Roman"/>
              <w:sz w:val="24"/>
              <w:szCs w:val="24"/>
            </w:rPr>
          </w:rPrChange>
        </w:rPr>
        <w:t xml:space="preserve">том периода, когда подвижки склона могут активизироваться </w:t>
      </w:r>
      <w:r w:rsidR="00F95D61" w:rsidRPr="004342D0">
        <w:rPr>
          <w:rFonts w:ascii="Times New Roman" w:eastAsia="Calibri" w:hAnsi="Times New Roman" w:cs="Times New Roman"/>
          <w:sz w:val="24"/>
          <w:szCs w:val="24"/>
          <w:highlight w:val="green"/>
          <w:rPrChange w:id="355" w:author="Соколов Сергей Вадимович" w:date="2024-01-19T16:07:00Z">
            <w:rPr>
              <w:rFonts w:ascii="Times New Roman" w:eastAsia="Calibri" w:hAnsi="Times New Roman" w:cs="Times New Roman"/>
              <w:sz w:val="24"/>
              <w:szCs w:val="24"/>
            </w:rPr>
          </w:rPrChange>
        </w:rPr>
        <w:t>–</w:t>
      </w:r>
      <w:r w:rsidRPr="004342D0">
        <w:rPr>
          <w:rFonts w:ascii="Times New Roman" w:eastAsia="Calibri" w:hAnsi="Times New Roman" w:cs="Times New Roman"/>
          <w:sz w:val="24"/>
          <w:szCs w:val="24"/>
          <w:highlight w:val="green"/>
          <w:rPrChange w:id="356" w:author="Соколов Сергей Вадимович" w:date="2024-01-19T16:07:00Z">
            <w:rPr>
              <w:rFonts w:ascii="Times New Roman" w:eastAsia="Calibri" w:hAnsi="Times New Roman" w:cs="Times New Roman"/>
              <w:sz w:val="24"/>
              <w:szCs w:val="24"/>
            </w:rPr>
          </w:rPrChange>
        </w:rPr>
        <w:t xml:space="preserve"> после весеннего таяния снегов, сильных ливневых дождей, взрывных работ. Частота геодезических наблюдений на потенциальн</w:t>
      </w:r>
      <w:r w:rsidR="001315EF" w:rsidRPr="004342D0">
        <w:rPr>
          <w:rFonts w:ascii="Times New Roman" w:eastAsia="Calibri" w:hAnsi="Times New Roman" w:cs="Times New Roman"/>
          <w:sz w:val="24"/>
          <w:szCs w:val="24"/>
          <w:highlight w:val="green"/>
          <w:rPrChange w:id="357" w:author="Соколов Сергей Вадимович" w:date="2024-01-19T16:07:00Z">
            <w:rPr>
              <w:rFonts w:ascii="Times New Roman" w:eastAsia="Calibri" w:hAnsi="Times New Roman" w:cs="Times New Roman"/>
              <w:sz w:val="24"/>
              <w:szCs w:val="24"/>
            </w:rPr>
          </w:rPrChange>
        </w:rPr>
        <w:t xml:space="preserve">о </w:t>
      </w:r>
      <w:r w:rsidR="00606D40" w:rsidRPr="004342D0">
        <w:rPr>
          <w:rFonts w:ascii="Times New Roman" w:eastAsia="Calibri" w:hAnsi="Times New Roman" w:cs="Times New Roman"/>
          <w:sz w:val="24"/>
          <w:szCs w:val="24"/>
          <w:highlight w:val="green"/>
          <w:rPrChange w:id="358" w:author="Соколов Сергей Вадимович" w:date="2024-01-19T16:07:00Z">
            <w:rPr>
              <w:rFonts w:ascii="Times New Roman" w:eastAsia="Calibri" w:hAnsi="Times New Roman" w:cs="Times New Roman"/>
              <w:sz w:val="24"/>
              <w:szCs w:val="24"/>
            </w:rPr>
          </w:rPrChange>
        </w:rPr>
        <w:t xml:space="preserve">опасных участках склона может </w:t>
      </w:r>
      <w:r w:rsidRPr="004342D0">
        <w:rPr>
          <w:rFonts w:ascii="Times New Roman" w:eastAsia="Calibri" w:hAnsi="Times New Roman" w:cs="Times New Roman"/>
          <w:sz w:val="24"/>
          <w:szCs w:val="24"/>
          <w:highlight w:val="green"/>
          <w:rPrChange w:id="359" w:author="Соколов Сергей Вадимович" w:date="2024-01-19T16:07:00Z">
            <w:rPr>
              <w:rFonts w:ascii="Times New Roman" w:eastAsia="Calibri" w:hAnsi="Times New Roman" w:cs="Times New Roman"/>
              <w:sz w:val="24"/>
              <w:szCs w:val="24"/>
            </w:rPr>
          </w:rPrChange>
        </w:rPr>
        <w:t xml:space="preserve">быть увеличена. </w:t>
      </w:r>
      <w:r w:rsidR="001315EF" w:rsidRPr="004342D0">
        <w:rPr>
          <w:rFonts w:ascii="Times New Roman" w:eastAsia="Calibri" w:hAnsi="Times New Roman" w:cs="Times New Roman"/>
          <w:sz w:val="24"/>
          <w:szCs w:val="24"/>
          <w:highlight w:val="green"/>
          <w:rPrChange w:id="360" w:author="Соколов Сергей Вадимович" w:date="2024-01-19T16:07:00Z">
            <w:rPr>
              <w:rFonts w:ascii="Times New Roman" w:eastAsia="Calibri" w:hAnsi="Times New Roman" w:cs="Times New Roman"/>
              <w:sz w:val="24"/>
              <w:szCs w:val="24"/>
            </w:rPr>
          </w:rPrChange>
        </w:rPr>
        <w:t xml:space="preserve">После землетрясений интенсивностью </w:t>
      </w:r>
      <w:r w:rsidR="00FA2759" w:rsidRPr="004342D0">
        <w:rPr>
          <w:rFonts w:ascii="Times New Roman" w:eastAsia="Calibri" w:hAnsi="Times New Roman" w:cs="Times New Roman"/>
          <w:sz w:val="24"/>
          <w:szCs w:val="24"/>
          <w:highlight w:val="green"/>
          <w:rPrChange w:id="361" w:author="Соколов Сергей Вадимович" w:date="2024-01-19T16:07:00Z">
            <w:rPr>
              <w:rFonts w:ascii="Times New Roman" w:eastAsia="Calibri" w:hAnsi="Times New Roman" w:cs="Times New Roman"/>
              <w:sz w:val="24"/>
              <w:szCs w:val="24"/>
            </w:rPr>
          </w:rPrChange>
        </w:rPr>
        <w:t>4</w:t>
      </w:r>
      <w:r w:rsidR="001315EF" w:rsidRPr="004342D0">
        <w:rPr>
          <w:rFonts w:ascii="Times New Roman" w:eastAsia="Calibri" w:hAnsi="Times New Roman" w:cs="Times New Roman"/>
          <w:sz w:val="24"/>
          <w:szCs w:val="24"/>
          <w:highlight w:val="green"/>
          <w:rPrChange w:id="362" w:author="Соколов Сергей Вадимович" w:date="2024-01-19T16:07:00Z">
            <w:rPr>
              <w:rFonts w:ascii="Times New Roman" w:eastAsia="Calibri" w:hAnsi="Times New Roman" w:cs="Times New Roman"/>
              <w:sz w:val="24"/>
              <w:szCs w:val="24"/>
            </w:rPr>
          </w:rPrChange>
        </w:rPr>
        <w:t xml:space="preserve"> и более</w:t>
      </w:r>
      <w:r w:rsidRPr="004342D0">
        <w:rPr>
          <w:rFonts w:ascii="Times New Roman" w:eastAsia="Calibri" w:hAnsi="Times New Roman" w:cs="Times New Roman"/>
          <w:sz w:val="24"/>
          <w:szCs w:val="24"/>
          <w:highlight w:val="green"/>
          <w:rPrChange w:id="363" w:author="Соколов Сергей Вадимович" w:date="2024-01-19T16:07:00Z">
            <w:rPr>
              <w:rFonts w:ascii="Times New Roman" w:eastAsia="Calibri" w:hAnsi="Times New Roman" w:cs="Times New Roman"/>
              <w:sz w:val="24"/>
              <w:szCs w:val="24"/>
            </w:rPr>
          </w:rPrChange>
        </w:rPr>
        <w:t xml:space="preserve"> баллов, подрезок склона, выпадения аномального количества дождевых осадков, обводнения</w:t>
      </w:r>
      <w:r w:rsidR="00FD7F34" w:rsidRPr="004342D0">
        <w:rPr>
          <w:rFonts w:ascii="Times New Roman" w:eastAsia="Calibri" w:hAnsi="Times New Roman" w:cs="Times New Roman"/>
          <w:sz w:val="24"/>
          <w:szCs w:val="24"/>
          <w:highlight w:val="green"/>
          <w:rPrChange w:id="364" w:author="Соколов Сергей Вадимович" w:date="2024-01-19T16:07:00Z">
            <w:rPr>
              <w:rFonts w:ascii="Times New Roman" w:eastAsia="Calibri" w:hAnsi="Times New Roman" w:cs="Times New Roman"/>
              <w:sz w:val="24"/>
              <w:szCs w:val="24"/>
            </w:rPr>
          </w:rPrChange>
        </w:rPr>
        <w:t>,</w:t>
      </w:r>
      <w:r w:rsidR="00913B13" w:rsidRPr="004342D0">
        <w:rPr>
          <w:rFonts w:ascii="Times New Roman" w:eastAsia="Calibri" w:hAnsi="Times New Roman" w:cs="Times New Roman"/>
          <w:sz w:val="24"/>
          <w:szCs w:val="24"/>
          <w:highlight w:val="green"/>
          <w:rPrChange w:id="365" w:author="Соколов Сергей Вадимович" w:date="2024-01-19T16:07:00Z">
            <w:rPr>
              <w:rFonts w:ascii="Times New Roman" w:eastAsia="Calibri" w:hAnsi="Times New Roman" w:cs="Times New Roman"/>
              <w:sz w:val="24"/>
              <w:szCs w:val="24"/>
            </w:rPr>
          </w:rPrChange>
        </w:rPr>
        <w:t xml:space="preserve"> при наполнении водохранилища </w:t>
      </w:r>
      <w:r w:rsidR="007353EB" w:rsidRPr="004342D0">
        <w:rPr>
          <w:rFonts w:ascii="Times New Roman" w:eastAsia="Calibri" w:hAnsi="Times New Roman" w:cs="Times New Roman"/>
          <w:sz w:val="24"/>
          <w:szCs w:val="24"/>
          <w:highlight w:val="green"/>
          <w:rPrChange w:id="366" w:author="Соколов Сергей Вадимович" w:date="2024-01-19T16:07:00Z">
            <w:rPr>
              <w:rFonts w:ascii="Times New Roman" w:eastAsia="Calibri" w:hAnsi="Times New Roman" w:cs="Times New Roman"/>
              <w:sz w:val="24"/>
              <w:szCs w:val="24"/>
            </w:rPr>
          </w:rPrChange>
        </w:rPr>
        <w:t>рекомендуется</w:t>
      </w:r>
      <w:r w:rsidRPr="004342D0">
        <w:rPr>
          <w:rFonts w:ascii="Times New Roman" w:eastAsia="Calibri" w:hAnsi="Times New Roman" w:cs="Times New Roman"/>
          <w:sz w:val="24"/>
          <w:szCs w:val="24"/>
          <w:highlight w:val="green"/>
          <w:rPrChange w:id="367" w:author="Соколов Сергей Вадимович" w:date="2024-01-19T16:07:00Z">
            <w:rPr>
              <w:rFonts w:ascii="Times New Roman" w:eastAsia="Calibri" w:hAnsi="Times New Roman" w:cs="Times New Roman"/>
              <w:sz w:val="24"/>
              <w:szCs w:val="24"/>
            </w:rPr>
          </w:rPrChange>
        </w:rPr>
        <w:t xml:space="preserve"> выполнять внеочередной</w:t>
      </w:r>
      <w:r w:rsidR="00913B13" w:rsidRPr="004342D0">
        <w:rPr>
          <w:rFonts w:ascii="Times New Roman" w:eastAsia="Calibri" w:hAnsi="Times New Roman" w:cs="Times New Roman"/>
          <w:sz w:val="24"/>
          <w:szCs w:val="24"/>
          <w:highlight w:val="green"/>
          <w:rPrChange w:id="368" w:author="Соколов Сергей Вадимович" w:date="2024-01-19T16:07:00Z">
            <w:rPr>
              <w:rFonts w:ascii="Times New Roman" w:eastAsia="Calibri" w:hAnsi="Times New Roman" w:cs="Times New Roman"/>
              <w:sz w:val="24"/>
              <w:szCs w:val="24"/>
            </w:rPr>
          </w:rPrChange>
        </w:rPr>
        <w:t xml:space="preserve"> цикл геодезических наблюдений.</w:t>
      </w:r>
    </w:p>
    <w:p w14:paraId="0225D1D2" w14:textId="23800038" w:rsidR="000E08E8" w:rsidRPr="004342D0" w:rsidRDefault="000E08E8"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369" w:author="Соколов Сергей Вадимович" w:date="2024-01-19T16:07:00Z">
            <w:rPr>
              <w:rFonts w:ascii="Times New Roman" w:eastAsia="Calibri" w:hAnsi="Times New Roman" w:cs="Times New Roman"/>
              <w:sz w:val="24"/>
              <w:szCs w:val="24"/>
            </w:rPr>
          </w:rPrChange>
        </w:rPr>
      </w:pPr>
      <w:r w:rsidRPr="004342D0">
        <w:rPr>
          <w:rFonts w:ascii="Times New Roman" w:eastAsia="Calibri" w:hAnsi="Times New Roman" w:cs="Times New Roman"/>
          <w:sz w:val="24"/>
          <w:szCs w:val="24"/>
          <w:highlight w:val="green"/>
          <w:rPrChange w:id="370" w:author="Соколов Сергей Вадимович" w:date="2024-01-19T16:07:00Z">
            <w:rPr>
              <w:rFonts w:ascii="Times New Roman" w:eastAsia="Calibri" w:hAnsi="Times New Roman" w:cs="Times New Roman"/>
              <w:sz w:val="24"/>
              <w:szCs w:val="24"/>
            </w:rPr>
          </w:rPrChange>
        </w:rPr>
        <w:t>Геодезическая сеть специального назначения для наблюдений за оползневыми процессами созда</w:t>
      </w:r>
      <w:r w:rsidR="002150CE" w:rsidRPr="004342D0">
        <w:rPr>
          <w:rFonts w:ascii="Times New Roman" w:eastAsia="Calibri" w:hAnsi="Times New Roman" w:cs="Times New Roman"/>
          <w:sz w:val="24"/>
          <w:szCs w:val="24"/>
          <w:highlight w:val="green"/>
          <w:rPrChange w:id="371" w:author="Соколов Сергей Вадимович" w:date="2024-01-19T16:07:00Z">
            <w:rPr>
              <w:rFonts w:ascii="Times New Roman" w:eastAsia="Calibri" w:hAnsi="Times New Roman" w:cs="Times New Roman"/>
              <w:sz w:val="24"/>
              <w:szCs w:val="24"/>
            </w:rPr>
          </w:rPrChange>
        </w:rPr>
        <w:t>е</w:t>
      </w:r>
      <w:r w:rsidRPr="004342D0">
        <w:rPr>
          <w:rFonts w:ascii="Times New Roman" w:eastAsia="Calibri" w:hAnsi="Times New Roman" w:cs="Times New Roman"/>
          <w:sz w:val="24"/>
          <w:szCs w:val="24"/>
          <w:highlight w:val="green"/>
          <w:rPrChange w:id="372" w:author="Соколов Сергей Вадимович" w:date="2024-01-19T16:07:00Z">
            <w:rPr>
              <w:rFonts w:ascii="Times New Roman" w:eastAsia="Calibri" w:hAnsi="Times New Roman" w:cs="Times New Roman"/>
              <w:sz w:val="24"/>
              <w:szCs w:val="24"/>
            </w:rPr>
          </w:rPrChange>
        </w:rPr>
        <w:t xml:space="preserve">тся согласно </w:t>
      </w:r>
      <w:r w:rsidR="004C2F10" w:rsidRPr="004342D0">
        <w:rPr>
          <w:rFonts w:ascii="Times New Roman" w:hAnsi="Times New Roman" w:cs="Times New Roman"/>
          <w:sz w:val="24"/>
          <w:szCs w:val="24"/>
          <w:highlight w:val="green"/>
          <w:rPrChange w:id="373" w:author="Соколов Сергей Вадимович" w:date="2024-01-19T16:07:00Z">
            <w:rPr>
              <w:rFonts w:ascii="Times New Roman" w:hAnsi="Times New Roman" w:cs="Times New Roman"/>
              <w:sz w:val="24"/>
              <w:szCs w:val="24"/>
            </w:rPr>
          </w:rPrChange>
        </w:rPr>
        <w:t>СП 317.1325800.2017</w:t>
      </w:r>
      <w:r w:rsidR="000A35C5" w:rsidRPr="004342D0">
        <w:rPr>
          <w:rFonts w:ascii="Times New Roman" w:eastAsia="Calibri" w:hAnsi="Times New Roman" w:cs="Times New Roman"/>
          <w:sz w:val="24"/>
          <w:szCs w:val="24"/>
          <w:highlight w:val="green"/>
          <w:rPrChange w:id="374" w:author="Соколов Сергей Вадимович" w:date="2024-01-19T16:07:00Z">
            <w:rPr>
              <w:rFonts w:ascii="Times New Roman" w:eastAsia="Calibri" w:hAnsi="Times New Roman" w:cs="Times New Roman"/>
              <w:sz w:val="24"/>
              <w:szCs w:val="24"/>
            </w:rPr>
          </w:rPrChange>
        </w:rPr>
        <w:t xml:space="preserve"> </w:t>
      </w:r>
      <w:r w:rsidRPr="004342D0">
        <w:rPr>
          <w:rFonts w:ascii="Times New Roman" w:eastAsia="Calibri" w:hAnsi="Times New Roman" w:cs="Times New Roman"/>
          <w:sz w:val="24"/>
          <w:szCs w:val="24"/>
          <w:highlight w:val="green"/>
          <w:rPrChange w:id="375" w:author="Соколов Сергей Вадимович" w:date="2024-01-19T16:07:00Z">
            <w:rPr>
              <w:rFonts w:ascii="Times New Roman" w:eastAsia="Calibri" w:hAnsi="Times New Roman" w:cs="Times New Roman"/>
              <w:sz w:val="24"/>
              <w:szCs w:val="24"/>
            </w:rPr>
          </w:rPrChange>
        </w:rPr>
        <w:t>(</w:t>
      </w:r>
      <w:r w:rsidR="008C39EA" w:rsidRPr="004342D0">
        <w:rPr>
          <w:rFonts w:ascii="Times New Roman" w:eastAsia="Calibri" w:hAnsi="Times New Roman" w:cs="Times New Roman"/>
          <w:sz w:val="24"/>
          <w:szCs w:val="24"/>
          <w:highlight w:val="green"/>
          <w:rPrChange w:id="376" w:author="Соколов Сергей Вадимович" w:date="2024-01-19T16:07:00Z">
            <w:rPr>
              <w:rFonts w:ascii="Times New Roman" w:eastAsia="Calibri" w:hAnsi="Times New Roman" w:cs="Times New Roman"/>
              <w:sz w:val="24"/>
              <w:szCs w:val="24"/>
            </w:rPr>
          </w:rPrChange>
        </w:rPr>
        <w:t xml:space="preserve">подраздел </w:t>
      </w:r>
      <w:r w:rsidR="0010589A" w:rsidRPr="004342D0">
        <w:rPr>
          <w:rFonts w:ascii="Times New Roman" w:eastAsia="Calibri" w:hAnsi="Times New Roman" w:cs="Times New Roman"/>
          <w:sz w:val="24"/>
          <w:szCs w:val="24"/>
          <w:highlight w:val="green"/>
          <w:rPrChange w:id="377" w:author="Соколов Сергей Вадимович" w:date="2024-01-19T16:07:00Z">
            <w:rPr>
              <w:rFonts w:ascii="Times New Roman" w:eastAsia="Calibri" w:hAnsi="Times New Roman" w:cs="Times New Roman"/>
              <w:sz w:val="24"/>
              <w:szCs w:val="24"/>
            </w:rPr>
          </w:rPrChange>
        </w:rPr>
        <w:t>5.2)</w:t>
      </w:r>
      <w:r w:rsidRPr="004342D0">
        <w:rPr>
          <w:rFonts w:ascii="Times New Roman" w:eastAsia="Calibri" w:hAnsi="Times New Roman" w:cs="Times New Roman"/>
          <w:sz w:val="24"/>
          <w:szCs w:val="24"/>
          <w:highlight w:val="green"/>
          <w:rPrChange w:id="378" w:author="Соколов Сергей Вадимович" w:date="2024-01-19T16:07:00Z">
            <w:rPr>
              <w:rFonts w:ascii="Times New Roman" w:eastAsia="Calibri" w:hAnsi="Times New Roman" w:cs="Times New Roman"/>
              <w:sz w:val="24"/>
              <w:szCs w:val="24"/>
            </w:rPr>
          </w:rPrChange>
        </w:rPr>
        <w:t xml:space="preserve"> в соответствии с программой. Плотность опорных знаков (реперов) определяется геодезической изученностью участка работ и выбранным методом выполнения измерений. </w:t>
      </w:r>
      <w:r w:rsidR="00DD3817" w:rsidRPr="004342D0">
        <w:rPr>
          <w:rFonts w:ascii="Times New Roman" w:eastAsia="Calibri" w:hAnsi="Times New Roman" w:cs="Times New Roman"/>
          <w:sz w:val="24"/>
          <w:szCs w:val="24"/>
          <w:highlight w:val="green"/>
          <w:rPrChange w:id="379" w:author="Соколов Сергей Вадимович" w:date="2024-01-19T16:07:00Z">
            <w:rPr>
              <w:rFonts w:ascii="Times New Roman" w:eastAsia="Calibri" w:hAnsi="Times New Roman" w:cs="Times New Roman"/>
              <w:sz w:val="24"/>
              <w:szCs w:val="24"/>
            </w:rPr>
          </w:rPrChange>
        </w:rPr>
        <w:t>Значения</w:t>
      </w:r>
      <w:r w:rsidR="00DD3817" w:rsidRPr="004342D0">
        <w:rPr>
          <w:rFonts w:ascii="Times New Roman" w:eastAsia="Calibri" w:hAnsi="Times New Roman" w:cs="Times New Roman"/>
          <w:color w:val="4472C4" w:themeColor="accent1"/>
          <w:sz w:val="24"/>
          <w:szCs w:val="24"/>
          <w:highlight w:val="green"/>
          <w:rPrChange w:id="380" w:author="Соколов Сергей Вадимович" w:date="2024-01-19T16:07:00Z">
            <w:rPr>
              <w:rFonts w:ascii="Times New Roman" w:eastAsia="Calibri" w:hAnsi="Times New Roman" w:cs="Times New Roman"/>
              <w:color w:val="4472C4" w:themeColor="accent1"/>
              <w:sz w:val="24"/>
              <w:szCs w:val="24"/>
            </w:rPr>
          </w:rPrChange>
        </w:rPr>
        <w:t xml:space="preserve"> </w:t>
      </w:r>
      <w:r w:rsidRPr="004342D0">
        <w:rPr>
          <w:rFonts w:ascii="Times New Roman" w:eastAsia="Calibri" w:hAnsi="Times New Roman" w:cs="Times New Roman"/>
          <w:sz w:val="24"/>
          <w:szCs w:val="24"/>
          <w:highlight w:val="green"/>
          <w:rPrChange w:id="381" w:author="Соколов Сергей Вадимович" w:date="2024-01-19T16:07:00Z">
            <w:rPr>
              <w:rFonts w:ascii="Times New Roman" w:eastAsia="Calibri" w:hAnsi="Times New Roman" w:cs="Times New Roman"/>
              <w:sz w:val="24"/>
              <w:szCs w:val="24"/>
            </w:rPr>
          </w:rPrChange>
        </w:rPr>
        <w:t xml:space="preserve">СКП определения планового и/или высотного положения деформационного знака в самом слабом месте сети относительно опорных </w:t>
      </w:r>
      <w:r w:rsidR="00EB4322" w:rsidRPr="004342D0">
        <w:rPr>
          <w:rFonts w:ascii="Times New Roman" w:eastAsia="Calibri" w:hAnsi="Times New Roman" w:cs="Times New Roman"/>
          <w:sz w:val="24"/>
          <w:szCs w:val="24"/>
          <w:highlight w:val="green"/>
          <w:rPrChange w:id="382" w:author="Соколов Сергей Вадимович" w:date="2024-01-19T16:07:00Z">
            <w:rPr>
              <w:rFonts w:ascii="Times New Roman" w:eastAsia="Calibri" w:hAnsi="Times New Roman" w:cs="Times New Roman"/>
              <w:sz w:val="24"/>
              <w:szCs w:val="24"/>
            </w:rPr>
          </w:rPrChange>
        </w:rPr>
        <w:t xml:space="preserve">знаков </w:t>
      </w:r>
      <w:r w:rsidRPr="004342D0">
        <w:rPr>
          <w:rFonts w:ascii="Times New Roman" w:eastAsia="Calibri" w:hAnsi="Times New Roman" w:cs="Times New Roman"/>
          <w:sz w:val="24"/>
          <w:szCs w:val="24"/>
          <w:highlight w:val="green"/>
          <w:rPrChange w:id="383" w:author="Соколов Сергей Вадимович" w:date="2024-01-19T16:07:00Z">
            <w:rPr>
              <w:rFonts w:ascii="Times New Roman" w:eastAsia="Calibri" w:hAnsi="Times New Roman" w:cs="Times New Roman"/>
              <w:sz w:val="24"/>
              <w:szCs w:val="24"/>
            </w:rPr>
          </w:rPrChange>
        </w:rPr>
        <w:t xml:space="preserve">при проектировании сети принимаются согласно </w:t>
      </w:r>
      <w:r w:rsidR="003D0AA0" w:rsidRPr="004342D0">
        <w:rPr>
          <w:rFonts w:ascii="Times New Roman" w:eastAsia="Calibri" w:hAnsi="Times New Roman" w:cs="Times New Roman"/>
          <w:sz w:val="24"/>
          <w:szCs w:val="24"/>
          <w:highlight w:val="green"/>
          <w:rPrChange w:id="384" w:author="Соколов Сергей Вадимович" w:date="2024-01-19T16:07:00Z">
            <w:rPr>
              <w:rFonts w:ascii="Times New Roman" w:eastAsia="Calibri" w:hAnsi="Times New Roman" w:cs="Times New Roman"/>
              <w:sz w:val="24"/>
              <w:szCs w:val="24"/>
            </w:rPr>
          </w:rPrChange>
        </w:rPr>
        <w:t>4.8.</w:t>
      </w:r>
      <w:r w:rsidR="008802F3" w:rsidRPr="004342D0">
        <w:rPr>
          <w:rFonts w:ascii="Times New Roman" w:eastAsia="Calibri" w:hAnsi="Times New Roman" w:cs="Times New Roman"/>
          <w:sz w:val="24"/>
          <w:szCs w:val="24"/>
          <w:highlight w:val="green"/>
          <w:rPrChange w:id="385" w:author="Соколов Сергей Вадимович" w:date="2024-01-19T16:07:00Z">
            <w:rPr>
              <w:rFonts w:ascii="Times New Roman" w:eastAsia="Calibri" w:hAnsi="Times New Roman" w:cs="Times New Roman"/>
              <w:sz w:val="24"/>
              <w:szCs w:val="24"/>
            </w:rPr>
          </w:rPrChange>
        </w:rPr>
        <w:t>4</w:t>
      </w:r>
      <w:r w:rsidRPr="004342D0">
        <w:rPr>
          <w:rFonts w:ascii="Times New Roman" w:eastAsia="Calibri" w:hAnsi="Times New Roman" w:cs="Times New Roman"/>
          <w:sz w:val="24"/>
          <w:szCs w:val="24"/>
          <w:highlight w:val="green"/>
          <w:rPrChange w:id="386" w:author="Соколов Сергей Вадимович" w:date="2024-01-19T16:07:00Z">
            <w:rPr>
              <w:rFonts w:ascii="Times New Roman" w:eastAsia="Calibri" w:hAnsi="Times New Roman" w:cs="Times New Roman"/>
              <w:sz w:val="24"/>
              <w:szCs w:val="24"/>
            </w:rPr>
          </w:rPrChange>
        </w:rPr>
        <w:t>.</w:t>
      </w:r>
    </w:p>
    <w:p w14:paraId="7FEF104B" w14:textId="77777777" w:rsidR="00A8621E" w:rsidRPr="004342D0" w:rsidRDefault="000E08E8"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387" w:author="Соколов Сергей Вадимович" w:date="2024-01-19T16:08:00Z">
            <w:rPr>
              <w:rFonts w:ascii="Times New Roman" w:eastAsia="Calibri" w:hAnsi="Times New Roman" w:cs="Times New Roman"/>
              <w:sz w:val="24"/>
              <w:szCs w:val="24"/>
            </w:rPr>
          </w:rPrChange>
        </w:rPr>
      </w:pPr>
      <w:r w:rsidRPr="004342D0">
        <w:rPr>
          <w:rFonts w:ascii="Times New Roman" w:eastAsia="Calibri" w:hAnsi="Times New Roman" w:cs="Times New Roman"/>
          <w:sz w:val="24"/>
          <w:szCs w:val="24"/>
          <w:highlight w:val="green"/>
          <w:rPrChange w:id="388" w:author="Соколов Сергей Вадимович" w:date="2024-01-19T16:08:00Z">
            <w:rPr>
              <w:rFonts w:ascii="Times New Roman" w:eastAsia="Calibri" w:hAnsi="Times New Roman" w:cs="Times New Roman"/>
              <w:sz w:val="24"/>
              <w:szCs w:val="24"/>
            </w:rPr>
          </w:rPrChange>
        </w:rPr>
        <w:t>Схема измерений в геодезической сети принимается идентичной для всех циклов наблюдений. В случае изменения схемы, при анализе смещений пунктов необходимо оценивать возможное влияние на полученные результаты погрешностей исходных данных</w:t>
      </w:r>
      <w:r w:rsidR="00744BF1" w:rsidRPr="004342D0">
        <w:rPr>
          <w:rFonts w:ascii="Times New Roman" w:eastAsia="Calibri" w:hAnsi="Times New Roman" w:cs="Times New Roman"/>
          <w:sz w:val="24"/>
          <w:szCs w:val="24"/>
          <w:highlight w:val="green"/>
          <w:rPrChange w:id="389" w:author="Соколов Сергей Вадимович" w:date="2024-01-19T16:08:00Z">
            <w:rPr>
              <w:rFonts w:ascii="Times New Roman" w:eastAsia="Calibri" w:hAnsi="Times New Roman" w:cs="Times New Roman"/>
              <w:sz w:val="24"/>
              <w:szCs w:val="24"/>
            </w:rPr>
          </w:rPrChange>
        </w:rPr>
        <w:t>.</w:t>
      </w:r>
    </w:p>
    <w:p w14:paraId="1151177F" w14:textId="77777777" w:rsidR="000E08E8" w:rsidRPr="004342D0"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390" w:author="Соколов Сергей Вадимович" w:date="2024-01-19T16:08:00Z">
            <w:rPr>
              <w:rFonts w:ascii="Times New Roman" w:eastAsia="Calibri" w:hAnsi="Times New Roman" w:cs="Times New Roman"/>
              <w:sz w:val="24"/>
              <w:szCs w:val="24"/>
            </w:rPr>
          </w:rPrChange>
        </w:rPr>
      </w:pPr>
      <w:r w:rsidRPr="004342D0">
        <w:rPr>
          <w:rFonts w:ascii="Times New Roman" w:eastAsia="Calibri" w:hAnsi="Times New Roman" w:cs="Times New Roman"/>
          <w:sz w:val="24"/>
          <w:szCs w:val="24"/>
          <w:highlight w:val="green"/>
          <w:rPrChange w:id="391" w:author="Соколов Сергей Вадимович" w:date="2024-01-19T16:08:00Z">
            <w:rPr>
              <w:rFonts w:ascii="Times New Roman" w:eastAsia="Calibri" w:hAnsi="Times New Roman" w:cs="Times New Roman"/>
              <w:sz w:val="24"/>
              <w:szCs w:val="24"/>
            </w:rPr>
          </w:rPrChange>
        </w:rPr>
        <w:t xml:space="preserve">В зависимости от размеров участка изысканий, условий наблюдений, </w:t>
      </w:r>
      <w:r w:rsidRPr="004342D0">
        <w:rPr>
          <w:rFonts w:ascii="Times New Roman" w:eastAsia="Calibri" w:hAnsi="Times New Roman" w:cs="Times New Roman"/>
          <w:sz w:val="24"/>
          <w:szCs w:val="24"/>
          <w:highlight w:val="green"/>
          <w:rPrChange w:id="392" w:author="Соколов Сергей Вадимович" w:date="2024-01-19T16:08:00Z">
            <w:rPr>
              <w:rFonts w:ascii="Times New Roman" w:eastAsia="Calibri" w:hAnsi="Times New Roman" w:cs="Times New Roman"/>
              <w:sz w:val="24"/>
              <w:szCs w:val="24"/>
            </w:rPr>
          </w:rPrChange>
        </w:rPr>
        <w:lastRenderedPageBreak/>
        <w:t xml:space="preserve">требований к точности результатов, сроков выполнения работ, для определения планового положения опорных пунктов </w:t>
      </w:r>
      <w:r w:rsidR="00EA5E4E" w:rsidRPr="004342D0">
        <w:rPr>
          <w:rFonts w:ascii="Times New Roman" w:eastAsia="Calibri" w:hAnsi="Times New Roman" w:cs="Times New Roman"/>
          <w:sz w:val="24"/>
          <w:szCs w:val="24"/>
          <w:highlight w:val="green"/>
          <w:rPrChange w:id="393" w:author="Соколов Сергей Вадимович" w:date="2024-01-19T16:08:00Z">
            <w:rPr>
              <w:rFonts w:ascii="Times New Roman" w:eastAsia="Calibri" w:hAnsi="Times New Roman" w:cs="Times New Roman"/>
              <w:sz w:val="24"/>
              <w:szCs w:val="24"/>
            </w:rPr>
          </w:rPrChange>
        </w:rPr>
        <w:t>применяются</w:t>
      </w:r>
      <w:r w:rsidR="00EA5E4E" w:rsidRPr="004342D0">
        <w:rPr>
          <w:rFonts w:ascii="Times New Roman" w:eastAsia="Calibri" w:hAnsi="Times New Roman" w:cs="Times New Roman"/>
          <w:color w:val="4472C4" w:themeColor="accent1"/>
          <w:sz w:val="24"/>
          <w:szCs w:val="24"/>
          <w:highlight w:val="green"/>
          <w:rPrChange w:id="394" w:author="Соколов Сергей Вадимович" w:date="2024-01-19T16:08:00Z">
            <w:rPr>
              <w:rFonts w:ascii="Times New Roman" w:eastAsia="Calibri" w:hAnsi="Times New Roman" w:cs="Times New Roman"/>
              <w:color w:val="4472C4" w:themeColor="accent1"/>
              <w:sz w:val="24"/>
              <w:szCs w:val="24"/>
            </w:rPr>
          </w:rPrChange>
        </w:rPr>
        <w:t xml:space="preserve"> </w:t>
      </w:r>
      <w:r w:rsidRPr="004342D0">
        <w:rPr>
          <w:rFonts w:ascii="Times New Roman" w:eastAsia="Calibri" w:hAnsi="Times New Roman" w:cs="Times New Roman"/>
          <w:sz w:val="24"/>
          <w:szCs w:val="24"/>
          <w:highlight w:val="green"/>
          <w:rPrChange w:id="395" w:author="Соколов Сергей Вадимович" w:date="2024-01-19T16:08:00Z">
            <w:rPr>
              <w:rFonts w:ascii="Times New Roman" w:eastAsia="Calibri" w:hAnsi="Times New Roman" w:cs="Times New Roman"/>
              <w:sz w:val="24"/>
              <w:szCs w:val="24"/>
            </w:rPr>
          </w:rPrChange>
        </w:rPr>
        <w:t>следующие методы измерений или их комбинации</w:t>
      </w:r>
      <w:r w:rsidR="00C81B3B" w:rsidRPr="004342D0">
        <w:rPr>
          <w:rFonts w:ascii="Times New Roman" w:eastAsia="Calibri" w:hAnsi="Times New Roman" w:cs="Times New Roman"/>
          <w:sz w:val="24"/>
          <w:szCs w:val="24"/>
          <w:highlight w:val="green"/>
          <w:rPrChange w:id="396" w:author="Соколов Сергей Вадимович" w:date="2024-01-19T16:08:00Z">
            <w:rPr>
              <w:rFonts w:ascii="Times New Roman" w:eastAsia="Calibri" w:hAnsi="Times New Roman" w:cs="Times New Roman"/>
              <w:sz w:val="24"/>
              <w:szCs w:val="24"/>
            </w:rPr>
          </w:rPrChange>
        </w:rPr>
        <w:t xml:space="preserve"> (ГОСТ 24846)</w:t>
      </w:r>
      <w:r w:rsidRPr="004342D0">
        <w:rPr>
          <w:rFonts w:ascii="Times New Roman" w:eastAsia="Calibri" w:hAnsi="Times New Roman" w:cs="Times New Roman"/>
          <w:sz w:val="24"/>
          <w:szCs w:val="24"/>
          <w:highlight w:val="green"/>
          <w:rPrChange w:id="397" w:author="Соколов Сергей Вадимович" w:date="2024-01-19T16:08:00Z">
            <w:rPr>
              <w:rFonts w:ascii="Times New Roman" w:eastAsia="Calibri" w:hAnsi="Times New Roman" w:cs="Times New Roman"/>
              <w:sz w:val="24"/>
              <w:szCs w:val="24"/>
            </w:rPr>
          </w:rPrChange>
        </w:rPr>
        <w:t>:</w:t>
      </w:r>
    </w:p>
    <w:p w14:paraId="6EFF0C1F" w14:textId="61A2185B" w:rsidR="000E08E8" w:rsidRPr="004342D0" w:rsidRDefault="00C40C00" w:rsidP="00223067">
      <w:pPr>
        <w:widowControl w:val="0"/>
        <w:tabs>
          <w:tab w:val="left" w:pos="991"/>
        </w:tabs>
        <w:autoSpaceDE w:val="0"/>
        <w:autoSpaceDN w:val="0"/>
        <w:adjustRightInd w:val="0"/>
        <w:spacing w:after="160" w:line="360" w:lineRule="auto"/>
        <w:ind w:left="774"/>
        <w:contextualSpacing/>
        <w:jc w:val="both"/>
        <w:rPr>
          <w:rFonts w:ascii="Times New Roman" w:eastAsia="Calibri" w:hAnsi="Times New Roman"/>
          <w:sz w:val="24"/>
          <w:szCs w:val="24"/>
          <w:highlight w:val="green"/>
          <w:rPrChange w:id="398" w:author="Соколов Сергей Вадимович" w:date="2024-01-19T16:08:00Z">
            <w:rPr>
              <w:rFonts w:ascii="Times New Roman" w:eastAsia="Calibri" w:hAnsi="Times New Roman"/>
              <w:sz w:val="24"/>
              <w:szCs w:val="24"/>
            </w:rPr>
          </w:rPrChange>
        </w:rPr>
      </w:pPr>
      <w:r w:rsidRPr="004342D0">
        <w:rPr>
          <w:rFonts w:ascii="Times New Roman" w:hAnsi="Times New Roman"/>
          <w:sz w:val="24"/>
          <w:szCs w:val="24"/>
          <w:highlight w:val="green"/>
          <w:rPrChange w:id="399" w:author="Соколов Сергей Вадимович" w:date="2024-01-19T16:08:00Z">
            <w:rPr>
              <w:rFonts w:ascii="Times New Roman" w:hAnsi="Times New Roman"/>
              <w:sz w:val="24"/>
              <w:szCs w:val="24"/>
            </w:rPr>
          </w:rPrChange>
        </w:rPr>
        <w:t>-</w:t>
      </w:r>
      <w:r w:rsidR="009E0B2A" w:rsidRPr="004342D0">
        <w:rPr>
          <w:rFonts w:ascii="Times New Roman" w:hAnsi="Times New Roman"/>
          <w:sz w:val="24"/>
          <w:szCs w:val="24"/>
          <w:highlight w:val="green"/>
          <w:rPrChange w:id="400" w:author="Соколов Сергей Вадимович" w:date="2024-01-19T16:08:00Z">
            <w:rPr>
              <w:rFonts w:ascii="Times New Roman" w:hAnsi="Times New Roman"/>
              <w:sz w:val="24"/>
              <w:szCs w:val="24"/>
            </w:rPr>
          </w:rPrChange>
        </w:rPr>
        <w:t xml:space="preserve"> </w:t>
      </w:r>
      <w:r w:rsidR="000E08E8" w:rsidRPr="004342D0">
        <w:rPr>
          <w:rFonts w:ascii="Times New Roman" w:hAnsi="Times New Roman"/>
          <w:sz w:val="24"/>
          <w:szCs w:val="24"/>
          <w:highlight w:val="green"/>
          <w:rPrChange w:id="401" w:author="Соколов Сергей Вадимович" w:date="2024-01-19T16:08:00Z">
            <w:rPr>
              <w:rFonts w:ascii="Times New Roman" w:hAnsi="Times New Roman"/>
              <w:sz w:val="24"/>
              <w:szCs w:val="24"/>
            </w:rPr>
          </w:rPrChange>
        </w:rPr>
        <w:t>геодезические спутниковые определения;</w:t>
      </w:r>
    </w:p>
    <w:p w14:paraId="4980E8D0" w14:textId="20BA0722" w:rsidR="000E08E8" w:rsidRPr="004342D0" w:rsidRDefault="00C40C00" w:rsidP="00223067">
      <w:pPr>
        <w:widowControl w:val="0"/>
        <w:tabs>
          <w:tab w:val="left" w:pos="991"/>
        </w:tabs>
        <w:autoSpaceDE w:val="0"/>
        <w:autoSpaceDN w:val="0"/>
        <w:adjustRightInd w:val="0"/>
        <w:spacing w:after="160" w:line="360" w:lineRule="auto"/>
        <w:ind w:left="774"/>
        <w:contextualSpacing/>
        <w:jc w:val="both"/>
        <w:rPr>
          <w:rFonts w:ascii="Times New Roman" w:eastAsia="Calibri" w:hAnsi="Times New Roman"/>
          <w:sz w:val="24"/>
          <w:szCs w:val="24"/>
          <w:highlight w:val="green"/>
          <w:rPrChange w:id="402" w:author="Соколов Сергей Вадимович" w:date="2024-01-19T16:08:00Z">
            <w:rPr>
              <w:rFonts w:ascii="Times New Roman" w:eastAsia="Calibri" w:hAnsi="Times New Roman"/>
              <w:sz w:val="24"/>
              <w:szCs w:val="24"/>
            </w:rPr>
          </w:rPrChange>
        </w:rPr>
      </w:pPr>
      <w:r w:rsidRPr="004342D0">
        <w:rPr>
          <w:rFonts w:ascii="Times New Roman" w:hAnsi="Times New Roman"/>
          <w:sz w:val="24"/>
          <w:szCs w:val="24"/>
          <w:highlight w:val="green"/>
          <w:rPrChange w:id="403" w:author="Соколов Сергей Вадимович" w:date="2024-01-19T16:08:00Z">
            <w:rPr>
              <w:rFonts w:ascii="Times New Roman" w:hAnsi="Times New Roman"/>
              <w:sz w:val="24"/>
              <w:szCs w:val="24"/>
            </w:rPr>
          </w:rPrChange>
        </w:rPr>
        <w:t>-</w:t>
      </w:r>
      <w:r w:rsidR="009E0B2A" w:rsidRPr="004342D0">
        <w:rPr>
          <w:rFonts w:ascii="Times New Roman" w:hAnsi="Times New Roman"/>
          <w:sz w:val="24"/>
          <w:szCs w:val="24"/>
          <w:highlight w:val="green"/>
          <w:rPrChange w:id="404" w:author="Соколов Сергей Вадимович" w:date="2024-01-19T16:08:00Z">
            <w:rPr>
              <w:rFonts w:ascii="Times New Roman" w:hAnsi="Times New Roman"/>
              <w:sz w:val="24"/>
              <w:szCs w:val="24"/>
            </w:rPr>
          </w:rPrChange>
        </w:rPr>
        <w:t xml:space="preserve"> </w:t>
      </w:r>
      <w:r w:rsidR="000E08E8" w:rsidRPr="004342D0">
        <w:rPr>
          <w:rFonts w:ascii="Times New Roman" w:hAnsi="Times New Roman"/>
          <w:sz w:val="24"/>
          <w:szCs w:val="24"/>
          <w:highlight w:val="green"/>
          <w:rPrChange w:id="405" w:author="Соколов Сергей Вадимович" w:date="2024-01-19T16:08:00Z">
            <w:rPr>
              <w:rFonts w:ascii="Times New Roman" w:hAnsi="Times New Roman"/>
              <w:sz w:val="24"/>
              <w:szCs w:val="24"/>
            </w:rPr>
          </w:rPrChange>
        </w:rPr>
        <w:t>триангуляция, трилатерация, полигонометрия;</w:t>
      </w:r>
    </w:p>
    <w:p w14:paraId="71704E99" w14:textId="5A586E26" w:rsidR="000E08E8" w:rsidRPr="004342D0" w:rsidRDefault="00C40C00" w:rsidP="00223067">
      <w:pPr>
        <w:widowControl w:val="0"/>
        <w:tabs>
          <w:tab w:val="left" w:pos="991"/>
        </w:tabs>
        <w:autoSpaceDE w:val="0"/>
        <w:autoSpaceDN w:val="0"/>
        <w:adjustRightInd w:val="0"/>
        <w:spacing w:after="160" w:line="360" w:lineRule="auto"/>
        <w:ind w:left="774"/>
        <w:contextualSpacing/>
        <w:jc w:val="both"/>
        <w:rPr>
          <w:rFonts w:ascii="Times New Roman" w:eastAsia="Calibri" w:hAnsi="Times New Roman"/>
          <w:sz w:val="24"/>
          <w:szCs w:val="24"/>
          <w:highlight w:val="green"/>
          <w:rPrChange w:id="406" w:author="Соколов Сергей Вадимович" w:date="2024-01-19T16:08:00Z">
            <w:rPr>
              <w:rFonts w:ascii="Times New Roman" w:eastAsia="Calibri" w:hAnsi="Times New Roman"/>
              <w:sz w:val="24"/>
              <w:szCs w:val="24"/>
            </w:rPr>
          </w:rPrChange>
        </w:rPr>
      </w:pPr>
      <w:r w:rsidRPr="004342D0">
        <w:rPr>
          <w:rFonts w:ascii="Times New Roman" w:hAnsi="Times New Roman"/>
          <w:sz w:val="24"/>
          <w:szCs w:val="24"/>
          <w:highlight w:val="green"/>
          <w:rPrChange w:id="407" w:author="Соколов Сергей Вадимович" w:date="2024-01-19T16:08:00Z">
            <w:rPr>
              <w:rFonts w:ascii="Times New Roman" w:hAnsi="Times New Roman"/>
              <w:sz w:val="24"/>
              <w:szCs w:val="24"/>
            </w:rPr>
          </w:rPrChange>
        </w:rPr>
        <w:t>-</w:t>
      </w:r>
      <w:r w:rsidR="009E0B2A" w:rsidRPr="004342D0">
        <w:rPr>
          <w:rFonts w:ascii="Times New Roman" w:hAnsi="Times New Roman"/>
          <w:sz w:val="24"/>
          <w:szCs w:val="24"/>
          <w:highlight w:val="green"/>
          <w:rPrChange w:id="408" w:author="Соколов Сергей Вадимович" w:date="2024-01-19T16:08:00Z">
            <w:rPr>
              <w:rFonts w:ascii="Times New Roman" w:hAnsi="Times New Roman"/>
              <w:sz w:val="24"/>
              <w:szCs w:val="24"/>
            </w:rPr>
          </w:rPrChange>
        </w:rPr>
        <w:t xml:space="preserve"> </w:t>
      </w:r>
      <w:r w:rsidR="000E08E8" w:rsidRPr="004342D0">
        <w:rPr>
          <w:rFonts w:ascii="Times New Roman" w:hAnsi="Times New Roman"/>
          <w:sz w:val="24"/>
          <w:szCs w:val="24"/>
          <w:highlight w:val="green"/>
          <w:rPrChange w:id="409" w:author="Соколов Сергей Вадимович" w:date="2024-01-19T16:08:00Z">
            <w:rPr>
              <w:rFonts w:ascii="Times New Roman" w:hAnsi="Times New Roman"/>
              <w:sz w:val="24"/>
              <w:szCs w:val="24"/>
            </w:rPr>
          </w:rPrChange>
        </w:rPr>
        <w:t>линейно-угловые сети;</w:t>
      </w:r>
    </w:p>
    <w:p w14:paraId="7C843804" w14:textId="7C05EA29" w:rsidR="000E08E8" w:rsidRPr="004342D0" w:rsidRDefault="00C40C00" w:rsidP="00223067">
      <w:pPr>
        <w:widowControl w:val="0"/>
        <w:tabs>
          <w:tab w:val="left" w:pos="991"/>
        </w:tabs>
        <w:autoSpaceDE w:val="0"/>
        <w:autoSpaceDN w:val="0"/>
        <w:adjustRightInd w:val="0"/>
        <w:spacing w:line="360" w:lineRule="auto"/>
        <w:ind w:left="774"/>
        <w:contextualSpacing/>
        <w:jc w:val="both"/>
        <w:rPr>
          <w:rFonts w:ascii="Times New Roman" w:eastAsia="Calibri" w:hAnsi="Times New Roman"/>
          <w:sz w:val="24"/>
          <w:szCs w:val="24"/>
          <w:highlight w:val="green"/>
          <w:rPrChange w:id="410" w:author="Соколов Сергей Вадимович" w:date="2024-01-19T16:08:00Z">
            <w:rPr>
              <w:rFonts w:ascii="Times New Roman" w:eastAsia="Calibri" w:hAnsi="Times New Roman"/>
              <w:sz w:val="24"/>
              <w:szCs w:val="24"/>
            </w:rPr>
          </w:rPrChange>
        </w:rPr>
      </w:pPr>
      <w:r w:rsidRPr="004342D0">
        <w:rPr>
          <w:rFonts w:ascii="Times New Roman" w:hAnsi="Times New Roman"/>
          <w:sz w:val="24"/>
          <w:szCs w:val="24"/>
          <w:highlight w:val="green"/>
          <w:rPrChange w:id="411" w:author="Соколов Сергей Вадимович" w:date="2024-01-19T16:08:00Z">
            <w:rPr>
              <w:rFonts w:ascii="Times New Roman" w:hAnsi="Times New Roman"/>
              <w:sz w:val="24"/>
              <w:szCs w:val="24"/>
            </w:rPr>
          </w:rPrChange>
        </w:rPr>
        <w:t>-</w:t>
      </w:r>
      <w:r w:rsidR="009E0B2A" w:rsidRPr="004342D0">
        <w:rPr>
          <w:rFonts w:ascii="Times New Roman" w:hAnsi="Times New Roman"/>
          <w:sz w:val="24"/>
          <w:szCs w:val="24"/>
          <w:highlight w:val="green"/>
          <w:rPrChange w:id="412" w:author="Соколов Сергей Вадимович" w:date="2024-01-19T16:08:00Z">
            <w:rPr>
              <w:rFonts w:ascii="Times New Roman" w:hAnsi="Times New Roman"/>
              <w:sz w:val="24"/>
              <w:szCs w:val="24"/>
            </w:rPr>
          </w:rPrChange>
        </w:rPr>
        <w:t xml:space="preserve"> </w:t>
      </w:r>
      <w:r w:rsidR="000E08E8" w:rsidRPr="004342D0">
        <w:rPr>
          <w:rFonts w:ascii="Times New Roman" w:eastAsia="Calibri" w:hAnsi="Times New Roman"/>
          <w:sz w:val="24"/>
          <w:szCs w:val="24"/>
          <w:highlight w:val="green"/>
          <w:rPrChange w:id="413" w:author="Соколов Сергей Вадимович" w:date="2024-01-19T16:08:00Z">
            <w:rPr>
              <w:rFonts w:ascii="Times New Roman" w:eastAsia="Calibri" w:hAnsi="Times New Roman"/>
              <w:sz w:val="24"/>
              <w:szCs w:val="24"/>
            </w:rPr>
          </w:rPrChange>
        </w:rPr>
        <w:t>прямые и обратные засечки.</w:t>
      </w:r>
    </w:p>
    <w:p w14:paraId="7765FC24" w14:textId="77777777" w:rsidR="000E08E8" w:rsidRPr="004342D0" w:rsidRDefault="000E08E8" w:rsidP="000F3F91">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414" w:author="Соколов Сергей Вадимович" w:date="2024-01-19T16:08:00Z">
            <w:rPr>
              <w:rFonts w:ascii="Times New Roman" w:eastAsia="Calibri" w:hAnsi="Times New Roman" w:cs="Times New Roman"/>
              <w:sz w:val="24"/>
              <w:szCs w:val="24"/>
            </w:rPr>
          </w:rPrChange>
        </w:rPr>
      </w:pPr>
      <w:r w:rsidRPr="004342D0">
        <w:rPr>
          <w:rFonts w:ascii="Times New Roman" w:eastAsia="Calibri" w:hAnsi="Times New Roman" w:cs="Times New Roman"/>
          <w:sz w:val="24"/>
          <w:szCs w:val="24"/>
          <w:highlight w:val="green"/>
          <w:rPrChange w:id="415" w:author="Соколов Сергей Вадимович" w:date="2024-01-19T16:08:00Z">
            <w:rPr>
              <w:rFonts w:ascii="Times New Roman" w:eastAsia="Calibri" w:hAnsi="Times New Roman" w:cs="Times New Roman"/>
              <w:sz w:val="24"/>
              <w:szCs w:val="24"/>
            </w:rPr>
          </w:rPrChange>
        </w:rPr>
        <w:t xml:space="preserve">При наблюдениях за горизонтальными смещениями склона в качестве опорных плановых геодезических пунктов </w:t>
      </w:r>
      <w:r w:rsidR="008C3888" w:rsidRPr="004342D0">
        <w:rPr>
          <w:rFonts w:ascii="Times New Roman" w:eastAsia="Calibri" w:hAnsi="Times New Roman" w:cs="Times New Roman"/>
          <w:sz w:val="24"/>
          <w:szCs w:val="24"/>
          <w:highlight w:val="green"/>
          <w:rPrChange w:id="416" w:author="Соколов Сергей Вадимович" w:date="2024-01-19T16:08:00Z">
            <w:rPr>
              <w:rFonts w:ascii="Times New Roman" w:eastAsia="Calibri" w:hAnsi="Times New Roman" w:cs="Times New Roman"/>
              <w:sz w:val="24"/>
              <w:szCs w:val="24"/>
            </w:rPr>
          </w:rPrChange>
        </w:rPr>
        <w:t xml:space="preserve">должны </w:t>
      </w:r>
      <w:r w:rsidRPr="004342D0">
        <w:rPr>
          <w:rFonts w:ascii="Times New Roman" w:eastAsia="Calibri" w:hAnsi="Times New Roman" w:cs="Times New Roman"/>
          <w:sz w:val="24"/>
          <w:szCs w:val="24"/>
          <w:highlight w:val="green"/>
          <w:rPrChange w:id="417" w:author="Соколов Сергей Вадимович" w:date="2024-01-19T16:08:00Z">
            <w:rPr>
              <w:rFonts w:ascii="Times New Roman" w:eastAsia="Calibri" w:hAnsi="Times New Roman" w:cs="Times New Roman"/>
              <w:sz w:val="24"/>
              <w:szCs w:val="24"/>
            </w:rPr>
          </w:rPrChange>
        </w:rPr>
        <w:t>использоваться геодезические знаки, заложенные за пределами потенциально неустойчивого склона.</w:t>
      </w:r>
    </w:p>
    <w:p w14:paraId="1E86F9AD" w14:textId="77777777" w:rsidR="000E08E8" w:rsidRPr="004342D0" w:rsidRDefault="000E08E8" w:rsidP="000F3F91">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418" w:author="Соколов Сергей Вадимович" w:date="2024-01-19T16:08:00Z">
            <w:rPr>
              <w:rFonts w:ascii="Times New Roman" w:eastAsia="Calibri" w:hAnsi="Times New Roman" w:cs="Times New Roman"/>
              <w:sz w:val="24"/>
              <w:szCs w:val="24"/>
            </w:rPr>
          </w:rPrChange>
        </w:rPr>
      </w:pPr>
      <w:r w:rsidRPr="004342D0">
        <w:rPr>
          <w:rFonts w:ascii="Times New Roman" w:eastAsia="Calibri" w:hAnsi="Times New Roman" w:cs="Times New Roman"/>
          <w:sz w:val="24"/>
          <w:szCs w:val="24"/>
          <w:highlight w:val="green"/>
          <w:rPrChange w:id="419" w:author="Соколов Сергей Вадимович" w:date="2024-01-19T16:08:00Z">
            <w:rPr>
              <w:rFonts w:ascii="Times New Roman" w:eastAsia="Calibri" w:hAnsi="Times New Roman" w:cs="Times New Roman"/>
              <w:sz w:val="24"/>
              <w:szCs w:val="24"/>
            </w:rPr>
          </w:rPrChange>
        </w:rPr>
        <w:t>Допускается закрепление плановой опорной сети грунтовыми знаками, скальными марками и бетонными монолитами в виде усеченного ко</w:t>
      </w:r>
      <w:r w:rsidR="001B5B2E" w:rsidRPr="004342D0">
        <w:rPr>
          <w:rFonts w:ascii="Times New Roman" w:eastAsia="Calibri" w:hAnsi="Times New Roman" w:cs="Times New Roman"/>
          <w:sz w:val="24"/>
          <w:szCs w:val="24"/>
          <w:highlight w:val="green"/>
          <w:rPrChange w:id="420" w:author="Соколов Сергей Вадимович" w:date="2024-01-19T16:08:00Z">
            <w:rPr>
              <w:rFonts w:ascii="Times New Roman" w:eastAsia="Calibri" w:hAnsi="Times New Roman" w:cs="Times New Roman"/>
              <w:sz w:val="24"/>
              <w:szCs w:val="24"/>
            </w:rPr>
          </w:rPrChange>
        </w:rPr>
        <w:t>нуса высотой 0,</w:t>
      </w:r>
      <w:r w:rsidR="00504198" w:rsidRPr="004342D0">
        <w:rPr>
          <w:rFonts w:ascii="Times New Roman" w:eastAsia="Calibri" w:hAnsi="Times New Roman" w:cs="Times New Roman"/>
          <w:sz w:val="24"/>
          <w:szCs w:val="24"/>
          <w:highlight w:val="green"/>
          <w:rPrChange w:id="421" w:author="Соколов Сергей Вадимович" w:date="2024-01-19T16:08:00Z">
            <w:rPr>
              <w:rFonts w:ascii="Times New Roman" w:eastAsia="Calibri" w:hAnsi="Times New Roman" w:cs="Times New Roman"/>
              <w:sz w:val="24"/>
              <w:szCs w:val="24"/>
            </w:rPr>
          </w:rPrChange>
        </w:rPr>
        <w:t>5</w:t>
      </w:r>
      <w:r w:rsidR="001B5B2E" w:rsidRPr="004342D0">
        <w:rPr>
          <w:rFonts w:ascii="Times New Roman" w:eastAsia="Calibri" w:hAnsi="Times New Roman" w:cs="Times New Roman"/>
          <w:sz w:val="24"/>
          <w:szCs w:val="24"/>
          <w:highlight w:val="green"/>
          <w:rPrChange w:id="422" w:author="Соколов Сергей Вадимович" w:date="2024-01-19T16:08:00Z">
            <w:rPr>
              <w:rFonts w:ascii="Times New Roman" w:eastAsia="Calibri" w:hAnsi="Times New Roman" w:cs="Times New Roman"/>
              <w:sz w:val="24"/>
              <w:szCs w:val="24"/>
            </w:rPr>
          </w:rPrChange>
        </w:rPr>
        <w:t>–0,</w:t>
      </w:r>
      <w:r w:rsidRPr="004342D0">
        <w:rPr>
          <w:rFonts w:ascii="Times New Roman" w:eastAsia="Calibri" w:hAnsi="Times New Roman" w:cs="Times New Roman"/>
          <w:sz w:val="24"/>
          <w:szCs w:val="24"/>
          <w:highlight w:val="green"/>
          <w:rPrChange w:id="423" w:author="Соколов Сергей Вадимович" w:date="2024-01-19T16:08:00Z">
            <w:rPr>
              <w:rFonts w:ascii="Times New Roman" w:eastAsia="Calibri" w:hAnsi="Times New Roman" w:cs="Times New Roman"/>
              <w:sz w:val="24"/>
              <w:szCs w:val="24"/>
            </w:rPr>
          </w:rPrChange>
        </w:rPr>
        <w:t>6</w:t>
      </w:r>
      <w:r w:rsidR="00744BF1" w:rsidRPr="004342D0">
        <w:rPr>
          <w:rFonts w:ascii="Times New Roman" w:eastAsia="Calibri" w:hAnsi="Times New Roman" w:cs="Times New Roman"/>
          <w:sz w:val="24"/>
          <w:szCs w:val="24"/>
          <w:highlight w:val="green"/>
          <w:lang w:val="en-US"/>
          <w:rPrChange w:id="424" w:author="Соколов Сергей Вадимович" w:date="2024-01-19T16:08:00Z">
            <w:rPr>
              <w:rFonts w:ascii="Times New Roman" w:eastAsia="Calibri" w:hAnsi="Times New Roman" w:cs="Times New Roman"/>
              <w:sz w:val="24"/>
              <w:szCs w:val="24"/>
              <w:lang w:val="en-US"/>
            </w:rPr>
          </w:rPrChange>
        </w:rPr>
        <w:t> </w:t>
      </w:r>
      <w:r w:rsidRPr="004342D0">
        <w:rPr>
          <w:rFonts w:ascii="Times New Roman" w:eastAsia="Calibri" w:hAnsi="Times New Roman" w:cs="Times New Roman"/>
          <w:sz w:val="24"/>
          <w:szCs w:val="24"/>
          <w:highlight w:val="green"/>
          <w:rPrChange w:id="425" w:author="Соколов Сергей Вадимович" w:date="2024-01-19T16:08:00Z">
            <w:rPr>
              <w:rFonts w:ascii="Times New Roman" w:eastAsia="Calibri" w:hAnsi="Times New Roman" w:cs="Times New Roman"/>
              <w:sz w:val="24"/>
              <w:szCs w:val="24"/>
            </w:rPr>
          </w:rPrChange>
        </w:rPr>
        <w:t>м.</w:t>
      </w:r>
      <w:bookmarkStart w:id="426" w:name="sub_1037"/>
      <w:r w:rsidRPr="004342D0">
        <w:rPr>
          <w:rFonts w:ascii="Times New Roman" w:eastAsia="Calibri" w:hAnsi="Times New Roman" w:cs="Times New Roman"/>
          <w:sz w:val="24"/>
          <w:szCs w:val="24"/>
          <w:highlight w:val="green"/>
          <w:rPrChange w:id="427" w:author="Соколов Сергей Вадимович" w:date="2024-01-19T16:08:00Z">
            <w:rPr>
              <w:rFonts w:ascii="Times New Roman" w:eastAsia="Calibri" w:hAnsi="Times New Roman" w:cs="Times New Roman"/>
              <w:sz w:val="24"/>
              <w:szCs w:val="24"/>
            </w:rPr>
          </w:rPrChange>
        </w:rPr>
        <w:t xml:space="preserve"> При повышенных требованиях к точности определения горизонтальных смещений рекомендуется использовать </w:t>
      </w:r>
      <w:r w:rsidR="008C3888" w:rsidRPr="004342D0">
        <w:rPr>
          <w:rFonts w:ascii="Times New Roman" w:eastAsia="Calibri" w:hAnsi="Times New Roman" w:cs="Times New Roman"/>
          <w:sz w:val="24"/>
          <w:szCs w:val="24"/>
          <w:highlight w:val="green"/>
          <w:rPrChange w:id="428" w:author="Соколов Сергей Вадимович" w:date="2024-01-19T16:08:00Z">
            <w:rPr>
              <w:rFonts w:ascii="Times New Roman" w:eastAsia="Calibri" w:hAnsi="Times New Roman" w:cs="Times New Roman"/>
              <w:sz w:val="24"/>
              <w:szCs w:val="24"/>
            </w:rPr>
          </w:rPrChange>
        </w:rPr>
        <w:t xml:space="preserve">на дисперсных грунтах </w:t>
      </w:r>
      <w:r w:rsidRPr="004342D0">
        <w:rPr>
          <w:rFonts w:ascii="Times New Roman" w:eastAsia="Calibri" w:hAnsi="Times New Roman" w:cs="Times New Roman"/>
          <w:sz w:val="24"/>
          <w:szCs w:val="24"/>
          <w:highlight w:val="green"/>
          <w:rPrChange w:id="429" w:author="Соколов Сергей Вадимович" w:date="2024-01-19T16:08:00Z">
            <w:rPr>
              <w:rFonts w:ascii="Times New Roman" w:eastAsia="Calibri" w:hAnsi="Times New Roman" w:cs="Times New Roman"/>
              <w:sz w:val="24"/>
              <w:szCs w:val="24"/>
            </w:rPr>
          </w:rPrChange>
        </w:rPr>
        <w:t xml:space="preserve">трубчатые знаки </w:t>
      </w:r>
      <w:r w:rsidR="008C3888" w:rsidRPr="004342D0">
        <w:rPr>
          <w:rFonts w:ascii="Times New Roman" w:eastAsia="Calibri" w:hAnsi="Times New Roman" w:cs="Times New Roman"/>
          <w:sz w:val="24"/>
          <w:szCs w:val="24"/>
          <w:highlight w:val="green"/>
          <w:rPrChange w:id="430" w:author="Соколов Сергей Вадимович" w:date="2024-01-19T16:08:00Z">
            <w:rPr>
              <w:rFonts w:ascii="Times New Roman" w:eastAsia="Calibri" w:hAnsi="Times New Roman" w:cs="Times New Roman"/>
              <w:sz w:val="24"/>
              <w:szCs w:val="24"/>
            </w:rPr>
          </w:rPrChange>
        </w:rPr>
        <w:t xml:space="preserve">и </w:t>
      </w:r>
      <w:r w:rsidRPr="004342D0">
        <w:rPr>
          <w:rFonts w:ascii="Times New Roman" w:eastAsia="Calibri" w:hAnsi="Times New Roman" w:cs="Times New Roman"/>
          <w:sz w:val="24"/>
          <w:szCs w:val="24"/>
          <w:highlight w:val="green"/>
          <w:rPrChange w:id="431" w:author="Соколов Сергей Вадимович" w:date="2024-01-19T16:08:00Z">
            <w:rPr>
              <w:rFonts w:ascii="Times New Roman" w:eastAsia="Calibri" w:hAnsi="Times New Roman" w:cs="Times New Roman"/>
              <w:sz w:val="24"/>
              <w:szCs w:val="24"/>
            </w:rPr>
          </w:rPrChange>
        </w:rPr>
        <w:t>на скальных грунтах</w:t>
      </w:r>
      <w:r w:rsidR="008C3888" w:rsidRPr="004342D0">
        <w:rPr>
          <w:rFonts w:ascii="Times New Roman" w:eastAsia="Calibri" w:hAnsi="Times New Roman" w:cs="Times New Roman"/>
          <w:sz w:val="24"/>
          <w:szCs w:val="24"/>
          <w:highlight w:val="green"/>
          <w:rPrChange w:id="432" w:author="Соколов Сергей Вадимович" w:date="2024-01-19T16:08:00Z">
            <w:rPr>
              <w:rFonts w:ascii="Times New Roman" w:eastAsia="Calibri" w:hAnsi="Times New Roman" w:cs="Times New Roman"/>
              <w:sz w:val="24"/>
              <w:szCs w:val="24"/>
            </w:rPr>
          </w:rPrChange>
        </w:rPr>
        <w:t xml:space="preserve"> бетонные туры</w:t>
      </w:r>
      <w:r w:rsidRPr="004342D0">
        <w:rPr>
          <w:rFonts w:ascii="Times New Roman" w:eastAsia="Calibri" w:hAnsi="Times New Roman" w:cs="Times New Roman"/>
          <w:sz w:val="24"/>
          <w:szCs w:val="24"/>
          <w:highlight w:val="green"/>
          <w:rPrChange w:id="433" w:author="Соколов Сергей Вадимович" w:date="2024-01-19T16:08:00Z">
            <w:rPr>
              <w:rFonts w:ascii="Times New Roman" w:eastAsia="Calibri" w:hAnsi="Times New Roman" w:cs="Times New Roman"/>
              <w:sz w:val="24"/>
              <w:szCs w:val="24"/>
            </w:rPr>
          </w:rPrChange>
        </w:rPr>
        <w:t>, выступающи</w:t>
      </w:r>
      <w:r w:rsidR="005E6701" w:rsidRPr="004342D0">
        <w:rPr>
          <w:rFonts w:ascii="Times New Roman" w:eastAsia="Calibri" w:hAnsi="Times New Roman" w:cs="Times New Roman"/>
          <w:sz w:val="24"/>
          <w:szCs w:val="24"/>
          <w:highlight w:val="green"/>
          <w:rPrChange w:id="434" w:author="Соколов Сергей Вадимович" w:date="2024-01-19T16:08:00Z">
            <w:rPr>
              <w:rFonts w:ascii="Times New Roman" w:eastAsia="Calibri" w:hAnsi="Times New Roman" w:cs="Times New Roman"/>
              <w:sz w:val="24"/>
              <w:szCs w:val="24"/>
            </w:rPr>
          </w:rPrChange>
        </w:rPr>
        <w:t>е над поверхностью земли на 1</w:t>
      </w:r>
      <w:r w:rsidR="00656BA0" w:rsidRPr="004342D0">
        <w:rPr>
          <w:rFonts w:ascii="Times New Roman" w:eastAsia="Calibri" w:hAnsi="Times New Roman" w:cs="Times New Roman"/>
          <w:sz w:val="24"/>
          <w:szCs w:val="24"/>
          <w:highlight w:val="green"/>
          <w:rPrChange w:id="435" w:author="Соколов Сергей Вадимович" w:date="2024-01-19T16:08:00Z">
            <w:rPr>
              <w:rFonts w:ascii="Times New Roman" w:eastAsia="Calibri" w:hAnsi="Times New Roman" w:cs="Times New Roman"/>
              <w:sz w:val="24"/>
              <w:szCs w:val="24"/>
            </w:rPr>
          </w:rPrChange>
        </w:rPr>
        <w:t>,</w:t>
      </w:r>
      <w:r w:rsidR="005E6701" w:rsidRPr="004342D0">
        <w:rPr>
          <w:rFonts w:ascii="Times New Roman" w:eastAsia="Calibri" w:hAnsi="Times New Roman" w:cs="Times New Roman"/>
          <w:sz w:val="24"/>
          <w:szCs w:val="24"/>
          <w:highlight w:val="green"/>
          <w:rPrChange w:id="436" w:author="Соколов Сергей Вадимович" w:date="2024-01-19T16:08:00Z">
            <w:rPr>
              <w:rFonts w:ascii="Times New Roman" w:eastAsia="Calibri" w:hAnsi="Times New Roman" w:cs="Times New Roman"/>
              <w:sz w:val="24"/>
              <w:szCs w:val="24"/>
            </w:rPr>
          </w:rPrChange>
        </w:rPr>
        <w:t>2–</w:t>
      </w:r>
      <w:r w:rsidRPr="004342D0">
        <w:rPr>
          <w:rFonts w:ascii="Times New Roman" w:eastAsia="Calibri" w:hAnsi="Times New Roman" w:cs="Times New Roman"/>
          <w:sz w:val="24"/>
          <w:szCs w:val="24"/>
          <w:highlight w:val="green"/>
          <w:rPrChange w:id="437" w:author="Соколов Сергей Вадимович" w:date="2024-01-19T16:08:00Z">
            <w:rPr>
              <w:rFonts w:ascii="Times New Roman" w:eastAsia="Calibri" w:hAnsi="Times New Roman" w:cs="Times New Roman"/>
              <w:sz w:val="24"/>
              <w:szCs w:val="24"/>
            </w:rPr>
          </w:rPrChange>
        </w:rPr>
        <w:t>1</w:t>
      </w:r>
      <w:r w:rsidR="00656BA0" w:rsidRPr="004342D0">
        <w:rPr>
          <w:rFonts w:ascii="Times New Roman" w:eastAsia="Calibri" w:hAnsi="Times New Roman" w:cs="Times New Roman"/>
          <w:sz w:val="24"/>
          <w:szCs w:val="24"/>
          <w:highlight w:val="green"/>
          <w:rPrChange w:id="438" w:author="Соколов Сергей Вадимович" w:date="2024-01-19T16:08:00Z">
            <w:rPr>
              <w:rFonts w:ascii="Times New Roman" w:eastAsia="Calibri" w:hAnsi="Times New Roman" w:cs="Times New Roman"/>
              <w:sz w:val="24"/>
              <w:szCs w:val="24"/>
            </w:rPr>
          </w:rPrChange>
        </w:rPr>
        <w:t>,</w:t>
      </w:r>
      <w:r w:rsidRPr="004342D0">
        <w:rPr>
          <w:rFonts w:ascii="Times New Roman" w:eastAsia="Calibri" w:hAnsi="Times New Roman" w:cs="Times New Roman"/>
          <w:sz w:val="24"/>
          <w:szCs w:val="24"/>
          <w:highlight w:val="green"/>
          <w:rPrChange w:id="439" w:author="Соколов Сергей Вадимович" w:date="2024-01-19T16:08:00Z">
            <w:rPr>
              <w:rFonts w:ascii="Times New Roman" w:eastAsia="Calibri" w:hAnsi="Times New Roman" w:cs="Times New Roman"/>
              <w:sz w:val="24"/>
              <w:szCs w:val="24"/>
            </w:rPr>
          </w:rPrChange>
        </w:rPr>
        <w:t>4</w:t>
      </w:r>
      <w:r w:rsidR="00744BF1" w:rsidRPr="004342D0">
        <w:rPr>
          <w:rFonts w:ascii="Times New Roman" w:eastAsia="Calibri" w:hAnsi="Times New Roman" w:cs="Times New Roman"/>
          <w:sz w:val="24"/>
          <w:szCs w:val="24"/>
          <w:highlight w:val="green"/>
          <w:lang w:val="en-US"/>
          <w:rPrChange w:id="440" w:author="Соколов Сергей Вадимович" w:date="2024-01-19T16:08:00Z">
            <w:rPr>
              <w:rFonts w:ascii="Times New Roman" w:eastAsia="Calibri" w:hAnsi="Times New Roman" w:cs="Times New Roman"/>
              <w:sz w:val="24"/>
              <w:szCs w:val="24"/>
              <w:lang w:val="en-US"/>
            </w:rPr>
          </w:rPrChange>
        </w:rPr>
        <w:t> </w:t>
      </w:r>
      <w:r w:rsidRPr="004342D0">
        <w:rPr>
          <w:rFonts w:ascii="Times New Roman" w:eastAsia="Calibri" w:hAnsi="Times New Roman" w:cs="Times New Roman"/>
          <w:sz w:val="24"/>
          <w:szCs w:val="24"/>
          <w:highlight w:val="green"/>
          <w:rPrChange w:id="441" w:author="Соколов Сергей Вадимович" w:date="2024-01-19T16:08:00Z">
            <w:rPr>
              <w:rFonts w:ascii="Times New Roman" w:eastAsia="Calibri" w:hAnsi="Times New Roman" w:cs="Times New Roman"/>
              <w:sz w:val="24"/>
              <w:szCs w:val="24"/>
            </w:rPr>
          </w:rPrChange>
        </w:rPr>
        <w:t>м</w:t>
      </w:r>
      <w:r w:rsidR="00E328D7" w:rsidRPr="004342D0">
        <w:rPr>
          <w:rFonts w:ascii="Times New Roman" w:eastAsia="Calibri" w:hAnsi="Times New Roman" w:cs="Times New Roman"/>
          <w:sz w:val="24"/>
          <w:szCs w:val="24"/>
          <w:highlight w:val="green"/>
          <w:rPrChange w:id="442" w:author="Соколов Сергей Вадимович" w:date="2024-01-19T16:08:00Z">
            <w:rPr>
              <w:rFonts w:ascii="Times New Roman" w:eastAsia="Calibri" w:hAnsi="Times New Roman" w:cs="Times New Roman"/>
              <w:sz w:val="24"/>
              <w:szCs w:val="24"/>
            </w:rPr>
          </w:rPrChange>
        </w:rPr>
        <w:t>,</w:t>
      </w:r>
      <w:r w:rsidRPr="004342D0">
        <w:rPr>
          <w:rFonts w:ascii="Times New Roman" w:eastAsia="Calibri" w:hAnsi="Times New Roman" w:cs="Times New Roman"/>
          <w:sz w:val="24"/>
          <w:szCs w:val="24"/>
          <w:highlight w:val="green"/>
          <w:rPrChange w:id="443" w:author="Соколов Сергей Вадимович" w:date="2024-01-19T16:08:00Z">
            <w:rPr>
              <w:rFonts w:ascii="Times New Roman" w:eastAsia="Calibri" w:hAnsi="Times New Roman" w:cs="Times New Roman"/>
              <w:sz w:val="24"/>
              <w:szCs w:val="24"/>
            </w:rPr>
          </w:rPrChange>
        </w:rPr>
        <w:t xml:space="preserve"> </w:t>
      </w:r>
      <w:r w:rsidR="00851367" w:rsidRPr="004342D0">
        <w:rPr>
          <w:rFonts w:ascii="Times New Roman" w:eastAsia="Calibri" w:hAnsi="Times New Roman" w:cs="Times New Roman"/>
          <w:sz w:val="24"/>
          <w:szCs w:val="24"/>
          <w:highlight w:val="green"/>
          <w:rPrChange w:id="444" w:author="Соколов Сергей Вадимович" w:date="2024-01-19T16:08:00Z">
            <w:rPr>
              <w:rFonts w:ascii="Times New Roman" w:eastAsia="Calibri" w:hAnsi="Times New Roman" w:cs="Times New Roman"/>
              <w:sz w:val="24"/>
              <w:szCs w:val="24"/>
            </w:rPr>
          </w:rPrChange>
        </w:rPr>
        <w:t>с</w:t>
      </w:r>
      <w:r w:rsidRPr="004342D0">
        <w:rPr>
          <w:rFonts w:ascii="Times New Roman" w:eastAsia="Calibri" w:hAnsi="Times New Roman" w:cs="Times New Roman"/>
          <w:sz w:val="24"/>
          <w:szCs w:val="24"/>
          <w:highlight w:val="green"/>
          <w:rPrChange w:id="445" w:author="Соколов Сергей Вадимович" w:date="2024-01-19T16:08:00Z">
            <w:rPr>
              <w:rFonts w:ascii="Times New Roman" w:eastAsia="Calibri" w:hAnsi="Times New Roman" w:cs="Times New Roman"/>
              <w:sz w:val="24"/>
              <w:szCs w:val="24"/>
            </w:rPr>
          </w:rPrChange>
        </w:rPr>
        <w:t xml:space="preserve"> приспособления</w:t>
      </w:r>
      <w:r w:rsidR="00E328D7" w:rsidRPr="004342D0">
        <w:rPr>
          <w:rFonts w:ascii="Times New Roman" w:eastAsia="Calibri" w:hAnsi="Times New Roman" w:cs="Times New Roman"/>
          <w:sz w:val="24"/>
          <w:szCs w:val="24"/>
          <w:highlight w:val="green"/>
          <w:rPrChange w:id="446" w:author="Соколов Сергей Вадимович" w:date="2024-01-19T16:08:00Z">
            <w:rPr>
              <w:rFonts w:ascii="Times New Roman" w:eastAsia="Calibri" w:hAnsi="Times New Roman" w:cs="Times New Roman"/>
              <w:sz w:val="24"/>
              <w:szCs w:val="24"/>
            </w:rPr>
          </w:rPrChange>
        </w:rPr>
        <w:t>ми</w:t>
      </w:r>
      <w:r w:rsidRPr="004342D0">
        <w:rPr>
          <w:rFonts w:ascii="Times New Roman" w:eastAsia="Calibri" w:hAnsi="Times New Roman" w:cs="Times New Roman"/>
          <w:sz w:val="24"/>
          <w:szCs w:val="24"/>
          <w:highlight w:val="green"/>
          <w:rPrChange w:id="447" w:author="Соколов Сергей Вадимович" w:date="2024-01-19T16:08:00Z">
            <w:rPr>
              <w:rFonts w:ascii="Times New Roman" w:eastAsia="Calibri" w:hAnsi="Times New Roman" w:cs="Times New Roman"/>
              <w:sz w:val="24"/>
              <w:szCs w:val="24"/>
            </w:rPr>
          </w:rPrChange>
        </w:rPr>
        <w:t xml:space="preserve"> для принудительного механического центрирования с погрешностью 0</w:t>
      </w:r>
      <w:r w:rsidR="00656BA0" w:rsidRPr="004342D0">
        <w:rPr>
          <w:rFonts w:ascii="Times New Roman" w:eastAsia="Calibri" w:hAnsi="Times New Roman" w:cs="Times New Roman"/>
          <w:sz w:val="24"/>
          <w:szCs w:val="24"/>
          <w:highlight w:val="green"/>
          <w:rPrChange w:id="448" w:author="Соколов Сергей Вадимович" w:date="2024-01-19T16:08:00Z">
            <w:rPr>
              <w:rFonts w:ascii="Times New Roman" w:eastAsia="Calibri" w:hAnsi="Times New Roman" w:cs="Times New Roman"/>
              <w:sz w:val="24"/>
              <w:szCs w:val="24"/>
            </w:rPr>
          </w:rPrChange>
        </w:rPr>
        <w:t>,</w:t>
      </w:r>
      <w:r w:rsidR="00744BF1" w:rsidRPr="004342D0">
        <w:rPr>
          <w:rFonts w:ascii="Times New Roman" w:eastAsia="Calibri" w:hAnsi="Times New Roman" w:cs="Times New Roman"/>
          <w:sz w:val="24"/>
          <w:szCs w:val="24"/>
          <w:highlight w:val="green"/>
          <w:rPrChange w:id="449" w:author="Соколов Сергей Вадимович" w:date="2024-01-19T16:08:00Z">
            <w:rPr>
              <w:rFonts w:ascii="Times New Roman" w:eastAsia="Calibri" w:hAnsi="Times New Roman" w:cs="Times New Roman"/>
              <w:sz w:val="24"/>
              <w:szCs w:val="24"/>
            </w:rPr>
          </w:rPrChange>
        </w:rPr>
        <w:t>1</w:t>
      </w:r>
      <w:r w:rsidR="00656BA0" w:rsidRPr="004342D0">
        <w:rPr>
          <w:rFonts w:ascii="Times New Roman" w:eastAsia="Calibri" w:hAnsi="Times New Roman" w:cs="Times New Roman"/>
          <w:sz w:val="24"/>
          <w:szCs w:val="24"/>
          <w:highlight w:val="green"/>
          <w:rPrChange w:id="450" w:author="Соколов Сергей Вадимович" w:date="2024-01-19T16:08:00Z">
            <w:rPr>
              <w:rFonts w:ascii="Times New Roman" w:eastAsia="Calibri" w:hAnsi="Times New Roman" w:cs="Times New Roman"/>
              <w:sz w:val="24"/>
              <w:szCs w:val="24"/>
            </w:rPr>
          </w:rPrChange>
        </w:rPr>
        <w:t>–</w:t>
      </w:r>
      <w:r w:rsidRPr="004342D0">
        <w:rPr>
          <w:rFonts w:ascii="Times New Roman" w:eastAsia="Calibri" w:hAnsi="Times New Roman" w:cs="Times New Roman"/>
          <w:sz w:val="24"/>
          <w:szCs w:val="24"/>
          <w:highlight w:val="green"/>
          <w:rPrChange w:id="451" w:author="Соколов Сергей Вадимович" w:date="2024-01-19T16:08:00Z">
            <w:rPr>
              <w:rFonts w:ascii="Times New Roman" w:eastAsia="Calibri" w:hAnsi="Times New Roman" w:cs="Times New Roman"/>
              <w:sz w:val="24"/>
              <w:szCs w:val="24"/>
            </w:rPr>
          </w:rPrChange>
        </w:rPr>
        <w:t>0</w:t>
      </w:r>
      <w:r w:rsidR="00656BA0" w:rsidRPr="004342D0">
        <w:rPr>
          <w:rFonts w:ascii="Times New Roman" w:eastAsia="Calibri" w:hAnsi="Times New Roman" w:cs="Times New Roman"/>
          <w:sz w:val="24"/>
          <w:szCs w:val="24"/>
          <w:highlight w:val="green"/>
          <w:rPrChange w:id="452" w:author="Соколов Сергей Вадимович" w:date="2024-01-19T16:08:00Z">
            <w:rPr>
              <w:rFonts w:ascii="Times New Roman" w:eastAsia="Calibri" w:hAnsi="Times New Roman" w:cs="Times New Roman"/>
              <w:sz w:val="24"/>
              <w:szCs w:val="24"/>
            </w:rPr>
          </w:rPrChange>
        </w:rPr>
        <w:t>,</w:t>
      </w:r>
      <w:r w:rsidRPr="004342D0">
        <w:rPr>
          <w:rFonts w:ascii="Times New Roman" w:eastAsia="Calibri" w:hAnsi="Times New Roman" w:cs="Times New Roman"/>
          <w:sz w:val="24"/>
          <w:szCs w:val="24"/>
          <w:highlight w:val="green"/>
          <w:rPrChange w:id="453" w:author="Соколов Сергей Вадимович" w:date="2024-01-19T16:08:00Z">
            <w:rPr>
              <w:rFonts w:ascii="Times New Roman" w:eastAsia="Calibri" w:hAnsi="Times New Roman" w:cs="Times New Roman"/>
              <w:sz w:val="24"/>
              <w:szCs w:val="24"/>
            </w:rPr>
          </w:rPrChange>
        </w:rPr>
        <w:t>3</w:t>
      </w:r>
      <w:r w:rsidR="00744BF1" w:rsidRPr="004342D0">
        <w:rPr>
          <w:rFonts w:ascii="Times New Roman" w:eastAsia="Calibri" w:hAnsi="Times New Roman" w:cs="Times New Roman"/>
          <w:sz w:val="24"/>
          <w:szCs w:val="24"/>
          <w:highlight w:val="green"/>
          <w:lang w:val="en-US"/>
          <w:rPrChange w:id="454" w:author="Соколов Сергей Вадимович" w:date="2024-01-19T16:08:00Z">
            <w:rPr>
              <w:rFonts w:ascii="Times New Roman" w:eastAsia="Calibri" w:hAnsi="Times New Roman" w:cs="Times New Roman"/>
              <w:sz w:val="24"/>
              <w:szCs w:val="24"/>
              <w:lang w:val="en-US"/>
            </w:rPr>
          </w:rPrChange>
        </w:rPr>
        <w:t> </w:t>
      </w:r>
      <w:r w:rsidRPr="004342D0">
        <w:rPr>
          <w:rFonts w:ascii="Times New Roman" w:eastAsia="Calibri" w:hAnsi="Times New Roman" w:cs="Times New Roman"/>
          <w:sz w:val="24"/>
          <w:szCs w:val="24"/>
          <w:highlight w:val="green"/>
          <w:rPrChange w:id="455" w:author="Соколов Сергей Вадимович" w:date="2024-01-19T16:08:00Z">
            <w:rPr>
              <w:rFonts w:ascii="Times New Roman" w:eastAsia="Calibri" w:hAnsi="Times New Roman" w:cs="Times New Roman"/>
              <w:sz w:val="24"/>
              <w:szCs w:val="24"/>
            </w:rPr>
          </w:rPrChange>
        </w:rPr>
        <w:t>мм.</w:t>
      </w:r>
      <w:bookmarkEnd w:id="426"/>
    </w:p>
    <w:p w14:paraId="3B251A6B" w14:textId="4D723A07" w:rsidR="000E08E8" w:rsidRPr="004342D0" w:rsidRDefault="000E08E8" w:rsidP="000F3F91">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456" w:author="Соколов Сергей Вадимович" w:date="2024-01-19T16:08:00Z">
            <w:rPr>
              <w:rFonts w:ascii="Times New Roman" w:eastAsia="Calibri" w:hAnsi="Times New Roman" w:cs="Times New Roman"/>
              <w:sz w:val="24"/>
              <w:szCs w:val="24"/>
            </w:rPr>
          </w:rPrChange>
        </w:rPr>
      </w:pPr>
      <w:r w:rsidRPr="004342D0">
        <w:rPr>
          <w:rFonts w:ascii="Times New Roman" w:eastAsia="Calibri" w:hAnsi="Times New Roman" w:cs="Times New Roman"/>
          <w:sz w:val="24"/>
          <w:szCs w:val="24"/>
          <w:highlight w:val="green"/>
          <w:rPrChange w:id="457" w:author="Соколов Сергей Вадимович" w:date="2024-01-19T16:08:00Z">
            <w:rPr>
              <w:rFonts w:ascii="Times New Roman" w:eastAsia="Calibri" w:hAnsi="Times New Roman" w:cs="Times New Roman"/>
              <w:sz w:val="24"/>
              <w:szCs w:val="24"/>
            </w:rPr>
          </w:rPrChange>
        </w:rPr>
        <w:t>Конструкцию опорных пунктов при наблюдениях за горизонтальными смещениями зданий (сооружений), расположенных на оползневых склонах, следует устанавливать в программе в соответствии с ГОСТ</w:t>
      </w:r>
      <w:r w:rsidR="00744BF1" w:rsidRPr="004342D0">
        <w:rPr>
          <w:rFonts w:ascii="Times New Roman" w:eastAsia="Calibri" w:hAnsi="Times New Roman" w:cs="Times New Roman"/>
          <w:sz w:val="24"/>
          <w:szCs w:val="24"/>
          <w:highlight w:val="green"/>
          <w:lang w:val="en-US"/>
          <w:rPrChange w:id="458" w:author="Соколов Сергей Вадимович" w:date="2024-01-19T16:08:00Z">
            <w:rPr>
              <w:rFonts w:ascii="Times New Roman" w:eastAsia="Calibri" w:hAnsi="Times New Roman" w:cs="Times New Roman"/>
              <w:sz w:val="24"/>
              <w:szCs w:val="24"/>
              <w:lang w:val="en-US"/>
            </w:rPr>
          </w:rPrChange>
        </w:rPr>
        <w:t> </w:t>
      </w:r>
      <w:r w:rsidRPr="004342D0">
        <w:rPr>
          <w:rFonts w:ascii="Times New Roman" w:eastAsia="Calibri" w:hAnsi="Times New Roman" w:cs="Times New Roman"/>
          <w:sz w:val="24"/>
          <w:szCs w:val="24"/>
          <w:highlight w:val="green"/>
          <w:rPrChange w:id="459" w:author="Соколов Сергей Вадимович" w:date="2024-01-19T16:08:00Z">
            <w:rPr>
              <w:rFonts w:ascii="Times New Roman" w:eastAsia="Calibri" w:hAnsi="Times New Roman" w:cs="Times New Roman"/>
              <w:sz w:val="24"/>
              <w:szCs w:val="24"/>
            </w:rPr>
          </w:rPrChange>
        </w:rPr>
        <w:t>24846.</w:t>
      </w:r>
    </w:p>
    <w:p w14:paraId="19735A08" w14:textId="77777777" w:rsidR="000E08E8" w:rsidRPr="002150CE" w:rsidRDefault="000E08E8" w:rsidP="000F3F91">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4342D0">
        <w:rPr>
          <w:rFonts w:ascii="Times New Roman" w:eastAsia="Calibri" w:hAnsi="Times New Roman" w:cs="Times New Roman"/>
          <w:sz w:val="24"/>
          <w:szCs w:val="24"/>
          <w:highlight w:val="green"/>
          <w:rPrChange w:id="460" w:author="Соколов Сергей Вадимович" w:date="2024-01-19T16:08:00Z">
            <w:rPr>
              <w:rFonts w:ascii="Times New Roman" w:eastAsia="Calibri" w:hAnsi="Times New Roman" w:cs="Times New Roman"/>
              <w:sz w:val="24"/>
              <w:szCs w:val="24"/>
            </w:rPr>
          </w:rPrChange>
        </w:rPr>
        <w:t>В каждом цикле наблюдений за оползневыми процессами должен выполняться контроль устойчивости пунктов плановой опорной геодезической сети.</w:t>
      </w:r>
      <w:r w:rsidRPr="002150CE">
        <w:rPr>
          <w:rFonts w:ascii="Times New Roman" w:eastAsia="Calibri" w:hAnsi="Times New Roman" w:cs="Times New Roman"/>
          <w:sz w:val="24"/>
          <w:szCs w:val="24"/>
        </w:rPr>
        <w:t xml:space="preserve"> В случае </w:t>
      </w:r>
      <w:r w:rsidR="00270458" w:rsidRPr="002150CE">
        <w:rPr>
          <w:rFonts w:ascii="Times New Roman" w:eastAsia="Calibri" w:hAnsi="Times New Roman" w:cs="Times New Roman"/>
          <w:sz w:val="24"/>
          <w:szCs w:val="24"/>
        </w:rPr>
        <w:t>выполнения</w:t>
      </w:r>
      <w:r w:rsidRPr="002150CE">
        <w:rPr>
          <w:rFonts w:ascii="Times New Roman" w:eastAsia="Calibri" w:hAnsi="Times New Roman" w:cs="Times New Roman"/>
          <w:sz w:val="24"/>
          <w:szCs w:val="24"/>
        </w:rPr>
        <w:t xml:space="preserve"> линейных, угловых или линейно-угловых</w:t>
      </w:r>
      <w:r w:rsidR="004C2F10" w:rsidRPr="002150CE">
        <w:rPr>
          <w:rFonts w:ascii="Times New Roman" w:eastAsia="Calibri" w:hAnsi="Times New Roman" w:cs="Times New Roman"/>
          <w:sz w:val="24"/>
          <w:szCs w:val="24"/>
        </w:rPr>
        <w:t xml:space="preserve"> измерений</w:t>
      </w:r>
      <w:r w:rsidR="00CF7CF0"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 xml:space="preserve"> критери</w:t>
      </w:r>
      <w:r w:rsidR="00E328D7" w:rsidRPr="002150CE">
        <w:rPr>
          <w:rFonts w:ascii="Times New Roman" w:eastAsia="Calibri" w:hAnsi="Times New Roman" w:cs="Times New Roman"/>
          <w:sz w:val="24"/>
          <w:szCs w:val="24"/>
        </w:rPr>
        <w:t xml:space="preserve">й </w:t>
      </w:r>
      <w:r w:rsidRPr="002150CE">
        <w:rPr>
          <w:rFonts w:ascii="Times New Roman" w:eastAsia="Calibri" w:hAnsi="Times New Roman" w:cs="Times New Roman"/>
          <w:sz w:val="24"/>
          <w:szCs w:val="24"/>
        </w:rPr>
        <w:t xml:space="preserve">устойчивости опорных пунктов </w:t>
      </w:r>
      <w:r w:rsidR="00E328D7"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 xml:space="preserve"> неизменность в пределах точности измеренных значений горизонтальных углов и/или линий между опорными пунктами. При использовании метода геодезических спутниковых определений контролируется неизменность</w:t>
      </w:r>
      <w:r w:rsidR="00CF7CF0" w:rsidRPr="002150CE">
        <w:rPr>
          <w:rFonts w:ascii="Times New Roman" w:eastAsia="Calibri" w:hAnsi="Times New Roman" w:cs="Times New Roman"/>
          <w:sz w:val="24"/>
          <w:szCs w:val="24"/>
        </w:rPr>
        <w:t xml:space="preserve"> положения</w:t>
      </w:r>
      <w:r w:rsidRPr="002150CE">
        <w:rPr>
          <w:rFonts w:ascii="Times New Roman" w:eastAsia="Calibri" w:hAnsi="Times New Roman" w:cs="Times New Roman"/>
          <w:sz w:val="24"/>
          <w:szCs w:val="24"/>
        </w:rPr>
        <w:t xml:space="preserve"> </w:t>
      </w:r>
      <w:r w:rsidR="00947FDC"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в пределах погрешностей измерений</w:t>
      </w:r>
      <w:r w:rsidR="00947FDC"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 xml:space="preserve"> уравненных координат пунктов. Значения критериев устойчивости обосновываются в программе.</w:t>
      </w:r>
    </w:p>
    <w:p w14:paraId="7951B29B" w14:textId="47D065BE" w:rsidR="000E08E8" w:rsidRPr="004342D0" w:rsidRDefault="000E08E8" w:rsidP="000F3F91">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461" w:author="Соколов Сергей Вадимович" w:date="2024-01-19T16:08:00Z">
            <w:rPr>
              <w:rFonts w:ascii="Times New Roman" w:eastAsia="Calibri" w:hAnsi="Times New Roman" w:cs="Times New Roman"/>
              <w:sz w:val="24"/>
              <w:szCs w:val="24"/>
            </w:rPr>
          </w:rPrChange>
        </w:rPr>
      </w:pPr>
      <w:r w:rsidRPr="004342D0">
        <w:rPr>
          <w:rFonts w:ascii="Times New Roman" w:eastAsia="Calibri" w:hAnsi="Times New Roman" w:cs="Times New Roman"/>
          <w:sz w:val="24"/>
          <w:szCs w:val="24"/>
          <w:highlight w:val="green"/>
          <w:rPrChange w:id="462" w:author="Соколов Сергей Вадимович" w:date="2024-01-19T16:08:00Z">
            <w:rPr>
              <w:rFonts w:ascii="Times New Roman" w:eastAsia="Calibri" w:hAnsi="Times New Roman" w:cs="Times New Roman"/>
              <w:sz w:val="24"/>
              <w:szCs w:val="24"/>
            </w:rPr>
          </w:rPrChange>
        </w:rPr>
        <w:t xml:space="preserve">Высотная основа при изучении оползневых процессов на незастроенных территориях должна включать не менее двух опорных реперов. На большой по площади </w:t>
      </w:r>
      <w:r w:rsidR="00851367" w:rsidRPr="004342D0">
        <w:rPr>
          <w:rFonts w:ascii="Times New Roman" w:eastAsia="Calibri" w:hAnsi="Times New Roman" w:cs="Times New Roman"/>
          <w:sz w:val="24"/>
          <w:szCs w:val="24"/>
          <w:highlight w:val="green"/>
          <w:rPrChange w:id="463" w:author="Соколов Сергей Вадимович" w:date="2024-01-19T16:08:00Z">
            <w:rPr>
              <w:rFonts w:ascii="Times New Roman" w:eastAsia="Calibri" w:hAnsi="Times New Roman" w:cs="Times New Roman"/>
              <w:sz w:val="24"/>
              <w:szCs w:val="24"/>
            </w:rPr>
          </w:rPrChange>
        </w:rPr>
        <w:t>или</w:t>
      </w:r>
      <w:r w:rsidRPr="004342D0">
        <w:rPr>
          <w:rFonts w:ascii="Times New Roman" w:eastAsia="Calibri" w:hAnsi="Times New Roman" w:cs="Times New Roman"/>
          <w:sz w:val="24"/>
          <w:szCs w:val="24"/>
          <w:highlight w:val="green"/>
          <w:rPrChange w:id="464" w:author="Соколов Сергей Вадимович" w:date="2024-01-19T16:08:00Z">
            <w:rPr>
              <w:rFonts w:ascii="Times New Roman" w:eastAsia="Calibri" w:hAnsi="Times New Roman" w:cs="Times New Roman"/>
              <w:sz w:val="24"/>
              <w:szCs w:val="24"/>
            </w:rPr>
          </w:rPrChange>
        </w:rPr>
        <w:t xml:space="preserve"> по протяж</w:t>
      </w:r>
      <w:r w:rsidR="002150CE" w:rsidRPr="004342D0">
        <w:rPr>
          <w:rFonts w:ascii="Times New Roman" w:eastAsia="Calibri" w:hAnsi="Times New Roman" w:cs="Times New Roman"/>
          <w:sz w:val="24"/>
          <w:szCs w:val="24"/>
          <w:highlight w:val="green"/>
          <w:rPrChange w:id="465" w:author="Соколов Сергей Вадимович" w:date="2024-01-19T16:08:00Z">
            <w:rPr>
              <w:rFonts w:ascii="Times New Roman" w:eastAsia="Calibri" w:hAnsi="Times New Roman" w:cs="Times New Roman"/>
              <w:sz w:val="24"/>
              <w:szCs w:val="24"/>
            </w:rPr>
          </w:rPrChange>
        </w:rPr>
        <w:t>е</w:t>
      </w:r>
      <w:r w:rsidRPr="004342D0">
        <w:rPr>
          <w:rFonts w:ascii="Times New Roman" w:eastAsia="Calibri" w:hAnsi="Times New Roman" w:cs="Times New Roman"/>
          <w:sz w:val="24"/>
          <w:szCs w:val="24"/>
          <w:highlight w:val="green"/>
          <w:rPrChange w:id="466" w:author="Соколов Сергей Вадимович" w:date="2024-01-19T16:08:00Z">
            <w:rPr>
              <w:rFonts w:ascii="Times New Roman" w:eastAsia="Calibri" w:hAnsi="Times New Roman" w:cs="Times New Roman"/>
              <w:sz w:val="24"/>
              <w:szCs w:val="24"/>
            </w:rPr>
          </w:rPrChange>
        </w:rPr>
        <w:t xml:space="preserve">нности территории и при повышенных требованиях к точности определения вертикальных смещений </w:t>
      </w:r>
      <w:r w:rsidR="00E328D7" w:rsidRPr="004342D0">
        <w:rPr>
          <w:rFonts w:ascii="Times New Roman" w:eastAsia="Calibri" w:hAnsi="Times New Roman" w:cs="Times New Roman"/>
          <w:sz w:val="24"/>
          <w:szCs w:val="24"/>
          <w:highlight w:val="green"/>
          <w:rPrChange w:id="467" w:author="Соколов Сергей Вадимович" w:date="2024-01-19T16:08:00Z">
            <w:rPr>
              <w:rFonts w:ascii="Times New Roman" w:eastAsia="Calibri" w:hAnsi="Times New Roman" w:cs="Times New Roman"/>
              <w:sz w:val="24"/>
              <w:szCs w:val="24"/>
            </w:rPr>
          </w:rPrChange>
        </w:rPr>
        <w:t>число</w:t>
      </w:r>
      <w:r w:rsidRPr="004342D0">
        <w:rPr>
          <w:rFonts w:ascii="Times New Roman" w:eastAsia="Calibri" w:hAnsi="Times New Roman" w:cs="Times New Roman"/>
          <w:sz w:val="24"/>
          <w:szCs w:val="24"/>
          <w:highlight w:val="green"/>
          <w:rPrChange w:id="468" w:author="Соколов Сергей Вадимович" w:date="2024-01-19T16:08:00Z">
            <w:rPr>
              <w:rFonts w:ascii="Times New Roman" w:eastAsia="Calibri" w:hAnsi="Times New Roman" w:cs="Times New Roman"/>
              <w:sz w:val="24"/>
              <w:szCs w:val="24"/>
            </w:rPr>
          </w:rPrChange>
        </w:rPr>
        <w:t xml:space="preserve"> опорных реперов следует увеличивать. Опорные реперы следует закладывать вне зоны смещений, по возможности в выходы скальных пород. При отсутствии выходов скальных пород опорные реперы рекомендуется закладывать по конструкции как грунтовые на 1</w:t>
      </w:r>
      <w:r w:rsidR="00656BA0" w:rsidRPr="004342D0">
        <w:rPr>
          <w:rFonts w:ascii="Times New Roman" w:eastAsia="Calibri" w:hAnsi="Times New Roman" w:cs="Times New Roman"/>
          <w:sz w:val="24"/>
          <w:szCs w:val="24"/>
          <w:highlight w:val="green"/>
          <w:rPrChange w:id="469" w:author="Соколов Сергей Вадимович" w:date="2024-01-19T16:08:00Z">
            <w:rPr>
              <w:rFonts w:ascii="Times New Roman" w:eastAsia="Calibri" w:hAnsi="Times New Roman" w:cs="Times New Roman"/>
              <w:sz w:val="24"/>
              <w:szCs w:val="24"/>
            </w:rPr>
          </w:rPrChange>
        </w:rPr>
        <w:t>,</w:t>
      </w:r>
      <w:r w:rsidRPr="004342D0">
        <w:rPr>
          <w:rFonts w:ascii="Times New Roman" w:eastAsia="Calibri" w:hAnsi="Times New Roman" w:cs="Times New Roman"/>
          <w:sz w:val="24"/>
          <w:szCs w:val="24"/>
          <w:highlight w:val="green"/>
          <w:rPrChange w:id="470" w:author="Соколов Сергей Вадимович" w:date="2024-01-19T16:08:00Z">
            <w:rPr>
              <w:rFonts w:ascii="Times New Roman" w:eastAsia="Calibri" w:hAnsi="Times New Roman" w:cs="Times New Roman"/>
              <w:sz w:val="24"/>
              <w:szCs w:val="24"/>
            </w:rPr>
          </w:rPrChange>
        </w:rPr>
        <w:t>5</w:t>
      </w:r>
      <w:r w:rsidR="00656BA0" w:rsidRPr="004342D0">
        <w:rPr>
          <w:rFonts w:ascii="Times New Roman" w:eastAsia="Calibri" w:hAnsi="Times New Roman" w:cs="Times New Roman"/>
          <w:sz w:val="24"/>
          <w:szCs w:val="24"/>
          <w:highlight w:val="green"/>
          <w:rPrChange w:id="471" w:author="Соколов Сергей Вадимович" w:date="2024-01-19T16:08:00Z">
            <w:rPr>
              <w:rFonts w:ascii="Times New Roman" w:eastAsia="Calibri" w:hAnsi="Times New Roman" w:cs="Times New Roman"/>
              <w:sz w:val="24"/>
              <w:szCs w:val="24"/>
            </w:rPr>
          </w:rPrChange>
        </w:rPr>
        <w:t>–</w:t>
      </w:r>
      <w:r w:rsidRPr="004342D0">
        <w:rPr>
          <w:rFonts w:ascii="Times New Roman" w:eastAsia="Calibri" w:hAnsi="Times New Roman" w:cs="Times New Roman"/>
          <w:sz w:val="24"/>
          <w:szCs w:val="24"/>
          <w:highlight w:val="green"/>
          <w:rPrChange w:id="472" w:author="Соколов Сергей Вадимович" w:date="2024-01-19T16:08:00Z">
            <w:rPr>
              <w:rFonts w:ascii="Times New Roman" w:eastAsia="Calibri" w:hAnsi="Times New Roman" w:cs="Times New Roman"/>
              <w:sz w:val="24"/>
              <w:szCs w:val="24"/>
            </w:rPr>
          </w:rPrChange>
        </w:rPr>
        <w:t>2</w:t>
      </w:r>
      <w:r w:rsidR="00656BA0" w:rsidRPr="004342D0">
        <w:rPr>
          <w:rFonts w:ascii="Times New Roman" w:eastAsia="Calibri" w:hAnsi="Times New Roman" w:cs="Times New Roman"/>
          <w:sz w:val="24"/>
          <w:szCs w:val="24"/>
          <w:highlight w:val="green"/>
          <w:rPrChange w:id="473" w:author="Соколов Сергей Вадимович" w:date="2024-01-19T16:08:00Z">
            <w:rPr>
              <w:rFonts w:ascii="Times New Roman" w:eastAsia="Calibri" w:hAnsi="Times New Roman" w:cs="Times New Roman"/>
              <w:sz w:val="24"/>
              <w:szCs w:val="24"/>
            </w:rPr>
          </w:rPrChange>
        </w:rPr>
        <w:t>,0</w:t>
      </w:r>
      <w:r w:rsidR="00744BF1" w:rsidRPr="004342D0">
        <w:rPr>
          <w:rFonts w:ascii="Times New Roman" w:eastAsia="Calibri" w:hAnsi="Times New Roman" w:cs="Times New Roman"/>
          <w:sz w:val="24"/>
          <w:szCs w:val="24"/>
          <w:highlight w:val="green"/>
          <w:lang w:val="en-US"/>
          <w:rPrChange w:id="474" w:author="Соколов Сергей Вадимович" w:date="2024-01-19T16:08:00Z">
            <w:rPr>
              <w:rFonts w:ascii="Times New Roman" w:eastAsia="Calibri" w:hAnsi="Times New Roman" w:cs="Times New Roman"/>
              <w:sz w:val="24"/>
              <w:szCs w:val="24"/>
              <w:lang w:val="en-US"/>
            </w:rPr>
          </w:rPrChange>
        </w:rPr>
        <w:t> </w:t>
      </w:r>
      <w:r w:rsidRPr="004342D0">
        <w:rPr>
          <w:rFonts w:ascii="Times New Roman" w:eastAsia="Calibri" w:hAnsi="Times New Roman" w:cs="Times New Roman"/>
          <w:sz w:val="24"/>
          <w:szCs w:val="24"/>
          <w:highlight w:val="green"/>
          <w:rPrChange w:id="475" w:author="Соколов Сергей Вадимович" w:date="2024-01-19T16:08:00Z">
            <w:rPr>
              <w:rFonts w:ascii="Times New Roman" w:eastAsia="Calibri" w:hAnsi="Times New Roman" w:cs="Times New Roman"/>
              <w:sz w:val="24"/>
              <w:szCs w:val="24"/>
            </w:rPr>
          </w:rPrChange>
        </w:rPr>
        <w:t xml:space="preserve">м ниже глубины максимального </w:t>
      </w:r>
      <w:r w:rsidR="00F349F9" w:rsidRPr="004342D0">
        <w:rPr>
          <w:rFonts w:ascii="Times New Roman" w:eastAsia="Calibri" w:hAnsi="Times New Roman" w:cs="Times New Roman"/>
          <w:sz w:val="24"/>
          <w:szCs w:val="24"/>
          <w:highlight w:val="green"/>
          <w:rPrChange w:id="476" w:author="Соколов Сергей Вадимович" w:date="2024-01-19T16:08:00Z">
            <w:rPr>
              <w:rFonts w:ascii="Times New Roman" w:eastAsia="Calibri" w:hAnsi="Times New Roman" w:cs="Times New Roman"/>
              <w:sz w:val="24"/>
              <w:szCs w:val="24"/>
            </w:rPr>
          </w:rPrChange>
        </w:rPr>
        <w:t xml:space="preserve">сезонного </w:t>
      </w:r>
      <w:r w:rsidRPr="004342D0">
        <w:rPr>
          <w:rFonts w:ascii="Times New Roman" w:eastAsia="Calibri" w:hAnsi="Times New Roman" w:cs="Times New Roman"/>
          <w:sz w:val="24"/>
          <w:szCs w:val="24"/>
          <w:highlight w:val="green"/>
          <w:rPrChange w:id="477" w:author="Соколов Сергей Вадимович" w:date="2024-01-19T16:08:00Z">
            <w:rPr>
              <w:rFonts w:ascii="Times New Roman" w:eastAsia="Calibri" w:hAnsi="Times New Roman" w:cs="Times New Roman"/>
              <w:sz w:val="24"/>
              <w:szCs w:val="24"/>
            </w:rPr>
          </w:rPrChange>
        </w:rPr>
        <w:lastRenderedPageBreak/>
        <w:t>промерзания грунта</w:t>
      </w:r>
      <w:r w:rsidR="004C2F10" w:rsidRPr="004342D0">
        <w:rPr>
          <w:rFonts w:ascii="Times New Roman" w:eastAsia="Calibri" w:hAnsi="Times New Roman" w:cs="Times New Roman"/>
          <w:sz w:val="24"/>
          <w:szCs w:val="24"/>
          <w:highlight w:val="green"/>
          <w:rPrChange w:id="478" w:author="Соколов Сергей Вадимович" w:date="2024-01-19T16:08:00Z">
            <w:rPr>
              <w:rFonts w:ascii="Times New Roman" w:eastAsia="Calibri" w:hAnsi="Times New Roman" w:cs="Times New Roman"/>
              <w:sz w:val="24"/>
              <w:szCs w:val="24"/>
            </w:rPr>
          </w:rPrChange>
        </w:rPr>
        <w:t xml:space="preserve"> (для многолетнем</w:t>
      </w:r>
      <w:r w:rsidR="002150CE" w:rsidRPr="004342D0">
        <w:rPr>
          <w:rFonts w:ascii="Times New Roman" w:eastAsia="Calibri" w:hAnsi="Times New Roman" w:cs="Times New Roman"/>
          <w:sz w:val="24"/>
          <w:szCs w:val="24"/>
          <w:highlight w:val="green"/>
          <w:rPrChange w:id="479" w:author="Соколов Сергей Вадимович" w:date="2024-01-19T16:08:00Z">
            <w:rPr>
              <w:rFonts w:ascii="Times New Roman" w:eastAsia="Calibri" w:hAnsi="Times New Roman" w:cs="Times New Roman"/>
              <w:sz w:val="24"/>
              <w:szCs w:val="24"/>
            </w:rPr>
          </w:rPrChange>
        </w:rPr>
        <w:t>е</w:t>
      </w:r>
      <w:r w:rsidR="004C2F10" w:rsidRPr="004342D0">
        <w:rPr>
          <w:rFonts w:ascii="Times New Roman" w:eastAsia="Calibri" w:hAnsi="Times New Roman" w:cs="Times New Roman"/>
          <w:sz w:val="24"/>
          <w:szCs w:val="24"/>
          <w:highlight w:val="green"/>
          <w:rPrChange w:id="480" w:author="Соколов Сергей Вадимович" w:date="2024-01-19T16:08:00Z">
            <w:rPr>
              <w:rFonts w:ascii="Times New Roman" w:eastAsia="Calibri" w:hAnsi="Times New Roman" w:cs="Times New Roman"/>
              <w:sz w:val="24"/>
              <w:szCs w:val="24"/>
            </w:rPr>
          </w:rPrChange>
        </w:rPr>
        <w:t xml:space="preserve">рзлых грунтов </w:t>
      </w:r>
      <w:r w:rsidR="00AB1320" w:rsidRPr="004342D0">
        <w:rPr>
          <w:rFonts w:ascii="Times New Roman" w:eastAsia="Calibri" w:hAnsi="Times New Roman" w:cs="Times New Roman"/>
          <w:sz w:val="24"/>
          <w:szCs w:val="24"/>
          <w:highlight w:val="green"/>
          <w:rPrChange w:id="481" w:author="Соколов Сергей Вадимович" w:date="2024-01-19T16:08:00Z">
            <w:rPr>
              <w:rFonts w:ascii="Times New Roman" w:eastAsia="Calibri" w:hAnsi="Times New Roman" w:cs="Times New Roman"/>
              <w:sz w:val="24"/>
              <w:szCs w:val="24"/>
            </w:rPr>
          </w:rPrChange>
        </w:rPr>
        <w:t>–</w:t>
      </w:r>
      <w:r w:rsidR="004C2F10" w:rsidRPr="004342D0">
        <w:rPr>
          <w:rFonts w:ascii="Times New Roman" w:eastAsia="Calibri" w:hAnsi="Times New Roman" w:cs="Times New Roman"/>
          <w:sz w:val="24"/>
          <w:szCs w:val="24"/>
          <w:highlight w:val="green"/>
          <w:rPrChange w:id="482" w:author="Соколов Сергей Вадимович" w:date="2024-01-19T16:08:00Z">
            <w:rPr>
              <w:rFonts w:ascii="Times New Roman" w:eastAsia="Calibri" w:hAnsi="Times New Roman" w:cs="Times New Roman"/>
              <w:sz w:val="24"/>
              <w:szCs w:val="24"/>
            </w:rPr>
          </w:rPrChange>
        </w:rPr>
        <w:t xml:space="preserve"> на 1,0 м ниже глубины максимального оттаивания)</w:t>
      </w:r>
      <w:r w:rsidRPr="004342D0">
        <w:rPr>
          <w:rFonts w:ascii="Times New Roman" w:eastAsia="Calibri" w:hAnsi="Times New Roman" w:cs="Times New Roman"/>
          <w:sz w:val="24"/>
          <w:szCs w:val="24"/>
          <w:highlight w:val="green"/>
          <w:rPrChange w:id="483" w:author="Соколов Сергей Вадимович" w:date="2024-01-19T16:08:00Z">
            <w:rPr>
              <w:rFonts w:ascii="Times New Roman" w:eastAsia="Calibri" w:hAnsi="Times New Roman" w:cs="Times New Roman"/>
              <w:sz w:val="24"/>
              <w:szCs w:val="24"/>
            </w:rPr>
          </w:rPrChange>
        </w:rPr>
        <w:t xml:space="preserve"> или как стенные, закладываемые в здания (сооружения), построенные не </w:t>
      </w:r>
      <w:r w:rsidR="001771D4" w:rsidRPr="004342D0">
        <w:rPr>
          <w:rFonts w:ascii="Times New Roman" w:eastAsia="Calibri" w:hAnsi="Times New Roman" w:cs="Times New Roman"/>
          <w:sz w:val="24"/>
          <w:szCs w:val="24"/>
          <w:highlight w:val="green"/>
          <w:rPrChange w:id="484" w:author="Соколов Сергей Вадимович" w:date="2024-01-19T16:08:00Z">
            <w:rPr>
              <w:rFonts w:ascii="Times New Roman" w:eastAsia="Calibri" w:hAnsi="Times New Roman" w:cs="Times New Roman"/>
              <w:sz w:val="24"/>
              <w:szCs w:val="24"/>
            </w:rPr>
          </w:rPrChange>
        </w:rPr>
        <w:t>менее</w:t>
      </w:r>
      <w:r w:rsidRPr="004342D0">
        <w:rPr>
          <w:rFonts w:ascii="Times New Roman" w:eastAsia="Calibri" w:hAnsi="Times New Roman" w:cs="Times New Roman"/>
          <w:sz w:val="24"/>
          <w:szCs w:val="24"/>
          <w:highlight w:val="green"/>
          <w:rPrChange w:id="485" w:author="Соколов Сергей Вадимович" w:date="2024-01-19T16:08:00Z">
            <w:rPr>
              <w:rFonts w:ascii="Times New Roman" w:eastAsia="Calibri" w:hAnsi="Times New Roman" w:cs="Times New Roman"/>
              <w:sz w:val="24"/>
              <w:szCs w:val="24"/>
            </w:rPr>
          </w:rPrChange>
        </w:rPr>
        <w:t xml:space="preserve"> чем за два года до закладки репера</w:t>
      </w:r>
      <w:r w:rsidR="00F3487D" w:rsidRPr="004342D0">
        <w:rPr>
          <w:rFonts w:ascii="Times New Roman" w:eastAsia="Calibri" w:hAnsi="Times New Roman" w:cs="Times New Roman"/>
          <w:sz w:val="24"/>
          <w:szCs w:val="24"/>
          <w:highlight w:val="green"/>
          <w:rPrChange w:id="486" w:author="Соколов Сергей Вадимович" w:date="2024-01-19T16:08:00Z">
            <w:rPr>
              <w:rFonts w:ascii="Times New Roman" w:eastAsia="Calibri" w:hAnsi="Times New Roman" w:cs="Times New Roman"/>
              <w:sz w:val="24"/>
              <w:szCs w:val="24"/>
            </w:rPr>
          </w:rPrChange>
        </w:rPr>
        <w:t>, осадки которых стабилизировались</w:t>
      </w:r>
      <w:r w:rsidRPr="004342D0">
        <w:rPr>
          <w:rFonts w:ascii="Times New Roman" w:eastAsia="Calibri" w:hAnsi="Times New Roman" w:cs="Times New Roman"/>
          <w:sz w:val="24"/>
          <w:szCs w:val="24"/>
          <w:highlight w:val="green"/>
          <w:rPrChange w:id="487" w:author="Соколов Сергей Вадимович" w:date="2024-01-19T16:08:00Z">
            <w:rPr>
              <w:rFonts w:ascii="Times New Roman" w:eastAsia="Calibri" w:hAnsi="Times New Roman" w:cs="Times New Roman"/>
              <w:sz w:val="24"/>
              <w:szCs w:val="24"/>
            </w:rPr>
          </w:rPrChange>
        </w:rPr>
        <w:t>.</w:t>
      </w:r>
    </w:p>
    <w:p w14:paraId="4E3DCC02" w14:textId="498A7C9D" w:rsidR="000E08E8" w:rsidRPr="00701541" w:rsidRDefault="000E08E8" w:rsidP="000F3F91">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488" w:author="Соколов Сергей Вадимович" w:date="2024-01-19T16:16:00Z">
            <w:rPr>
              <w:rFonts w:ascii="Times New Roman" w:eastAsia="Calibri" w:hAnsi="Times New Roman" w:cs="Times New Roman"/>
              <w:sz w:val="24"/>
              <w:szCs w:val="24"/>
            </w:rPr>
          </w:rPrChange>
        </w:rPr>
      </w:pPr>
      <w:r w:rsidRPr="00701541">
        <w:rPr>
          <w:rFonts w:ascii="Times New Roman" w:eastAsia="Calibri" w:hAnsi="Times New Roman" w:cs="Times New Roman"/>
          <w:sz w:val="24"/>
          <w:szCs w:val="24"/>
          <w:highlight w:val="green"/>
          <w:rPrChange w:id="489" w:author="Соколов Сергей Вадимович" w:date="2024-01-19T16:16:00Z">
            <w:rPr>
              <w:rFonts w:ascii="Times New Roman" w:eastAsia="Calibri" w:hAnsi="Times New Roman" w:cs="Times New Roman"/>
              <w:sz w:val="24"/>
              <w:szCs w:val="24"/>
            </w:rPr>
          </w:rPrChange>
        </w:rPr>
        <w:t>Высотная основа для наблюдения за вертикальными смещениями зданий (сооружений), расположенных на участках развития оползневых процессов, а также за деформациями грунтовых сооружений созда</w:t>
      </w:r>
      <w:r w:rsidR="002150CE" w:rsidRPr="00701541">
        <w:rPr>
          <w:rFonts w:ascii="Times New Roman" w:eastAsia="Calibri" w:hAnsi="Times New Roman" w:cs="Times New Roman"/>
          <w:sz w:val="24"/>
          <w:szCs w:val="24"/>
          <w:highlight w:val="green"/>
          <w:rPrChange w:id="490" w:author="Соколов Сергей Вадимович" w:date="2024-01-19T16:16:00Z">
            <w:rPr>
              <w:rFonts w:ascii="Times New Roman" w:eastAsia="Calibri" w:hAnsi="Times New Roman" w:cs="Times New Roman"/>
              <w:sz w:val="24"/>
              <w:szCs w:val="24"/>
            </w:rPr>
          </w:rPrChange>
        </w:rPr>
        <w:t>е</w:t>
      </w:r>
      <w:r w:rsidRPr="00701541">
        <w:rPr>
          <w:rFonts w:ascii="Times New Roman" w:eastAsia="Calibri" w:hAnsi="Times New Roman" w:cs="Times New Roman"/>
          <w:sz w:val="24"/>
          <w:szCs w:val="24"/>
          <w:highlight w:val="green"/>
          <w:rPrChange w:id="491" w:author="Соколов Сергей Вадимович" w:date="2024-01-19T16:16:00Z">
            <w:rPr>
              <w:rFonts w:ascii="Times New Roman" w:eastAsia="Calibri" w:hAnsi="Times New Roman" w:cs="Times New Roman"/>
              <w:sz w:val="24"/>
              <w:szCs w:val="24"/>
            </w:rPr>
          </w:rPrChange>
        </w:rPr>
        <w:t>тся в соответствии с ГОСТ</w:t>
      </w:r>
      <w:r w:rsidR="00744BF1" w:rsidRPr="00701541">
        <w:rPr>
          <w:rFonts w:ascii="Times New Roman" w:eastAsia="Calibri" w:hAnsi="Times New Roman" w:cs="Times New Roman"/>
          <w:sz w:val="24"/>
          <w:szCs w:val="24"/>
          <w:highlight w:val="green"/>
          <w:lang w:val="en-US"/>
          <w:rPrChange w:id="492" w:author="Соколов Сергей Вадимович" w:date="2024-01-19T16:16:00Z">
            <w:rPr>
              <w:rFonts w:ascii="Times New Roman" w:eastAsia="Calibri" w:hAnsi="Times New Roman" w:cs="Times New Roman"/>
              <w:sz w:val="24"/>
              <w:szCs w:val="24"/>
              <w:lang w:val="en-US"/>
            </w:rPr>
          </w:rPrChange>
        </w:rPr>
        <w:t> </w:t>
      </w:r>
      <w:r w:rsidRPr="00701541">
        <w:rPr>
          <w:rFonts w:ascii="Times New Roman" w:eastAsia="Calibri" w:hAnsi="Times New Roman" w:cs="Times New Roman"/>
          <w:sz w:val="24"/>
          <w:szCs w:val="24"/>
          <w:highlight w:val="green"/>
          <w:rPrChange w:id="493" w:author="Соколов Сергей Вадимович" w:date="2024-01-19T16:16:00Z">
            <w:rPr>
              <w:rFonts w:ascii="Times New Roman" w:eastAsia="Calibri" w:hAnsi="Times New Roman" w:cs="Times New Roman"/>
              <w:sz w:val="24"/>
              <w:szCs w:val="24"/>
            </w:rPr>
          </w:rPrChange>
        </w:rPr>
        <w:t>24846 в виде куста реперов. Для зданий (сооружений) большой протяж</w:t>
      </w:r>
      <w:r w:rsidR="002150CE" w:rsidRPr="00701541">
        <w:rPr>
          <w:rFonts w:ascii="Times New Roman" w:eastAsia="Calibri" w:hAnsi="Times New Roman" w:cs="Times New Roman"/>
          <w:sz w:val="24"/>
          <w:szCs w:val="24"/>
          <w:highlight w:val="green"/>
          <w:rPrChange w:id="494" w:author="Соколов Сергей Вадимович" w:date="2024-01-19T16:16:00Z">
            <w:rPr>
              <w:rFonts w:ascii="Times New Roman" w:eastAsia="Calibri" w:hAnsi="Times New Roman" w:cs="Times New Roman"/>
              <w:sz w:val="24"/>
              <w:szCs w:val="24"/>
            </w:rPr>
          </w:rPrChange>
        </w:rPr>
        <w:t>е</w:t>
      </w:r>
      <w:r w:rsidRPr="00701541">
        <w:rPr>
          <w:rFonts w:ascii="Times New Roman" w:eastAsia="Calibri" w:hAnsi="Times New Roman" w:cs="Times New Roman"/>
          <w:sz w:val="24"/>
          <w:szCs w:val="24"/>
          <w:highlight w:val="green"/>
          <w:rPrChange w:id="495" w:author="Соколов Сергей Вадимович" w:date="2024-01-19T16:16:00Z">
            <w:rPr>
              <w:rFonts w:ascii="Times New Roman" w:eastAsia="Calibri" w:hAnsi="Times New Roman" w:cs="Times New Roman"/>
              <w:sz w:val="24"/>
              <w:szCs w:val="24"/>
            </w:rPr>
          </w:rPrChange>
        </w:rPr>
        <w:t>нности закладываются два и более кустов реперов.</w:t>
      </w:r>
    </w:p>
    <w:p w14:paraId="33C8518D" w14:textId="76AC3C5C" w:rsidR="000E08E8" w:rsidRPr="00701541" w:rsidRDefault="000E08E8" w:rsidP="000F3F91">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496" w:author="Соколов Сергей Вадимович" w:date="2024-01-19T16:16:00Z">
            <w:rPr>
              <w:rFonts w:ascii="Times New Roman" w:eastAsia="Calibri" w:hAnsi="Times New Roman" w:cs="Times New Roman"/>
              <w:sz w:val="24"/>
              <w:szCs w:val="24"/>
            </w:rPr>
          </w:rPrChange>
        </w:rPr>
      </w:pPr>
      <w:r w:rsidRPr="00701541">
        <w:rPr>
          <w:rFonts w:ascii="Times New Roman" w:eastAsia="Calibri" w:hAnsi="Times New Roman" w:cs="Times New Roman"/>
          <w:sz w:val="24"/>
          <w:szCs w:val="24"/>
          <w:highlight w:val="green"/>
          <w:rPrChange w:id="497" w:author="Соколов Сергей Вадимович" w:date="2024-01-19T16:16:00Z">
            <w:rPr>
              <w:rFonts w:ascii="Times New Roman" w:eastAsia="Calibri" w:hAnsi="Times New Roman" w:cs="Times New Roman"/>
              <w:sz w:val="24"/>
              <w:szCs w:val="24"/>
            </w:rPr>
          </w:rPrChange>
        </w:rPr>
        <w:t>Для создания высотной опорной сети, в зависимости от требований к точности определения отметок и рельефа участка работ, используются следующие методы:</w:t>
      </w:r>
    </w:p>
    <w:p w14:paraId="26ED6C7C" w14:textId="315EAC25" w:rsidR="000E08E8" w:rsidRPr="00701541" w:rsidRDefault="00672685" w:rsidP="00672685">
      <w:pPr>
        <w:pStyle w:val="aff3"/>
        <w:spacing w:line="360" w:lineRule="auto"/>
        <w:ind w:firstLine="709"/>
        <w:jc w:val="both"/>
        <w:rPr>
          <w:rFonts w:ascii="Times New Roman" w:eastAsia="Calibri" w:hAnsi="Times New Roman"/>
          <w:sz w:val="24"/>
          <w:szCs w:val="24"/>
          <w:highlight w:val="green"/>
          <w:rPrChange w:id="498" w:author="Соколов Сергей Вадимович" w:date="2024-01-19T16:16:00Z">
            <w:rPr>
              <w:rFonts w:ascii="Times New Roman" w:eastAsia="Calibri" w:hAnsi="Times New Roman"/>
              <w:sz w:val="24"/>
              <w:szCs w:val="24"/>
            </w:rPr>
          </w:rPrChange>
        </w:rPr>
      </w:pPr>
      <w:r w:rsidRPr="00701541">
        <w:rPr>
          <w:rFonts w:ascii="Times New Roman" w:hAnsi="Times New Roman"/>
          <w:sz w:val="24"/>
          <w:szCs w:val="24"/>
          <w:highlight w:val="green"/>
          <w:rPrChange w:id="499" w:author="Соколов Сергей Вадимович" w:date="2024-01-19T16:1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500" w:author="Соколов Сергей Вадимович" w:date="2024-01-19T16:16:00Z">
            <w:rPr>
              <w:rFonts w:ascii="Times New Roman" w:hAnsi="Times New Roman"/>
              <w:sz w:val="24"/>
              <w:szCs w:val="24"/>
            </w:rPr>
          </w:rPrChange>
        </w:rPr>
        <w:t>геометрическое нивелирование;</w:t>
      </w:r>
    </w:p>
    <w:p w14:paraId="7D6797DA" w14:textId="17FECB08" w:rsidR="000E08E8" w:rsidRPr="00701541" w:rsidRDefault="00672685" w:rsidP="00672685">
      <w:pPr>
        <w:pStyle w:val="aff3"/>
        <w:spacing w:line="360" w:lineRule="auto"/>
        <w:ind w:firstLine="709"/>
        <w:jc w:val="both"/>
        <w:rPr>
          <w:rFonts w:ascii="Times New Roman" w:eastAsia="Calibri" w:hAnsi="Times New Roman"/>
          <w:sz w:val="24"/>
          <w:szCs w:val="24"/>
          <w:highlight w:val="green"/>
          <w:rPrChange w:id="501" w:author="Соколов Сергей Вадимович" w:date="2024-01-19T16:16:00Z">
            <w:rPr>
              <w:rFonts w:ascii="Times New Roman" w:eastAsia="Calibri" w:hAnsi="Times New Roman"/>
              <w:sz w:val="24"/>
              <w:szCs w:val="24"/>
            </w:rPr>
          </w:rPrChange>
        </w:rPr>
      </w:pPr>
      <w:r w:rsidRPr="00701541">
        <w:rPr>
          <w:rFonts w:ascii="Times New Roman" w:hAnsi="Times New Roman"/>
          <w:sz w:val="24"/>
          <w:szCs w:val="24"/>
          <w:highlight w:val="green"/>
          <w:rPrChange w:id="502" w:author="Соколов Сергей Вадимович" w:date="2024-01-19T16:1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503" w:author="Соколов Сергей Вадимович" w:date="2024-01-19T16:16:00Z">
            <w:rPr>
              <w:rFonts w:ascii="Times New Roman" w:hAnsi="Times New Roman"/>
              <w:sz w:val="24"/>
              <w:szCs w:val="24"/>
            </w:rPr>
          </w:rPrChange>
        </w:rPr>
        <w:t>тригонометрическое нивелирование;</w:t>
      </w:r>
    </w:p>
    <w:p w14:paraId="0A3978FD" w14:textId="24BF9F3D" w:rsidR="000E08E8" w:rsidRPr="00701541" w:rsidRDefault="00672685" w:rsidP="00672685">
      <w:pPr>
        <w:pStyle w:val="aff3"/>
        <w:spacing w:line="360" w:lineRule="auto"/>
        <w:ind w:firstLine="709"/>
        <w:jc w:val="both"/>
        <w:rPr>
          <w:rFonts w:ascii="Times New Roman" w:eastAsia="Calibri" w:hAnsi="Times New Roman"/>
          <w:sz w:val="24"/>
          <w:szCs w:val="24"/>
          <w:highlight w:val="green"/>
          <w:rPrChange w:id="504" w:author="Соколов Сергей Вадимович" w:date="2024-01-19T16:16:00Z">
            <w:rPr>
              <w:rFonts w:ascii="Times New Roman" w:eastAsia="Calibri" w:hAnsi="Times New Roman"/>
              <w:sz w:val="24"/>
              <w:szCs w:val="24"/>
            </w:rPr>
          </w:rPrChange>
        </w:rPr>
      </w:pPr>
      <w:r w:rsidRPr="00701541">
        <w:rPr>
          <w:rFonts w:ascii="Times New Roman" w:hAnsi="Times New Roman"/>
          <w:sz w:val="24"/>
          <w:szCs w:val="24"/>
          <w:highlight w:val="green"/>
          <w:rPrChange w:id="505" w:author="Соколов Сергей Вадимович" w:date="2024-01-19T16:1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506" w:author="Соколов Сергей Вадимович" w:date="2024-01-19T16:16:00Z">
            <w:rPr>
              <w:rFonts w:ascii="Times New Roman" w:hAnsi="Times New Roman"/>
              <w:sz w:val="24"/>
              <w:szCs w:val="24"/>
            </w:rPr>
          </w:rPrChange>
        </w:rPr>
        <w:t>геодезические спутниковые определения (спутниковое нивелирование).</w:t>
      </w:r>
    </w:p>
    <w:p w14:paraId="59E33FE0" w14:textId="58C02335" w:rsidR="000E08E8" w:rsidRPr="002150CE" w:rsidRDefault="00140233" w:rsidP="00672685">
      <w:pPr>
        <w:widowControl w:val="0"/>
        <w:tabs>
          <w:tab w:val="left" w:pos="1560"/>
        </w:tabs>
        <w:autoSpaceDE w:val="0"/>
        <w:autoSpaceDN w:val="0"/>
        <w:adjustRightInd w:val="0"/>
        <w:spacing w:line="360" w:lineRule="auto"/>
        <w:ind w:firstLine="709"/>
        <w:contextualSpacing/>
        <w:jc w:val="both"/>
        <w:rPr>
          <w:rFonts w:ascii="Times New Roman" w:eastAsia="Calibri" w:hAnsi="Times New Roman"/>
          <w:sz w:val="24"/>
          <w:szCs w:val="24"/>
        </w:rPr>
      </w:pPr>
      <w:r w:rsidRPr="00701541">
        <w:rPr>
          <w:rFonts w:ascii="Times New Roman" w:eastAsia="Calibri" w:hAnsi="Times New Roman"/>
          <w:sz w:val="24"/>
          <w:szCs w:val="24"/>
          <w:highlight w:val="green"/>
          <w:rPrChange w:id="507" w:author="Соколов Сергей Вадимович" w:date="2024-01-19T16:16:00Z">
            <w:rPr>
              <w:rFonts w:ascii="Times New Roman" w:eastAsia="Calibri" w:hAnsi="Times New Roman"/>
              <w:sz w:val="24"/>
              <w:szCs w:val="24"/>
            </w:rPr>
          </w:rPrChange>
        </w:rPr>
        <w:t>В</w:t>
      </w:r>
      <w:r w:rsidR="000E08E8" w:rsidRPr="00701541">
        <w:rPr>
          <w:rFonts w:ascii="Times New Roman" w:eastAsia="Calibri" w:hAnsi="Times New Roman"/>
          <w:sz w:val="24"/>
          <w:szCs w:val="24"/>
          <w:highlight w:val="green"/>
          <w:rPrChange w:id="508" w:author="Соколов Сергей Вадимович" w:date="2024-01-19T16:16:00Z">
            <w:rPr>
              <w:rFonts w:ascii="Times New Roman" w:eastAsia="Calibri" w:hAnsi="Times New Roman"/>
              <w:sz w:val="24"/>
              <w:szCs w:val="24"/>
            </w:rPr>
          </w:rPrChange>
        </w:rPr>
        <w:t>ыполн</w:t>
      </w:r>
      <w:r w:rsidRPr="00701541">
        <w:rPr>
          <w:rFonts w:ascii="Times New Roman" w:eastAsia="Calibri" w:hAnsi="Times New Roman"/>
          <w:sz w:val="24"/>
          <w:szCs w:val="24"/>
          <w:highlight w:val="green"/>
          <w:rPrChange w:id="509" w:author="Соколов Сергей Вадимович" w:date="2024-01-19T16:16:00Z">
            <w:rPr>
              <w:rFonts w:ascii="Times New Roman" w:eastAsia="Calibri" w:hAnsi="Times New Roman"/>
              <w:sz w:val="24"/>
              <w:szCs w:val="24"/>
            </w:rPr>
          </w:rPrChange>
        </w:rPr>
        <w:t>ять</w:t>
      </w:r>
      <w:r w:rsidR="000E08E8" w:rsidRPr="00701541">
        <w:rPr>
          <w:rFonts w:ascii="Times New Roman" w:eastAsia="Calibri" w:hAnsi="Times New Roman"/>
          <w:sz w:val="24"/>
          <w:szCs w:val="24"/>
          <w:highlight w:val="green"/>
          <w:rPrChange w:id="510" w:author="Соколов Сергей Вадимович" w:date="2024-01-19T16:16:00Z">
            <w:rPr>
              <w:rFonts w:ascii="Times New Roman" w:eastAsia="Calibri" w:hAnsi="Times New Roman"/>
              <w:sz w:val="24"/>
              <w:szCs w:val="24"/>
            </w:rPr>
          </w:rPrChange>
        </w:rPr>
        <w:t xml:space="preserve"> работ</w:t>
      </w:r>
      <w:r w:rsidRPr="00701541">
        <w:rPr>
          <w:rFonts w:ascii="Times New Roman" w:eastAsia="Calibri" w:hAnsi="Times New Roman"/>
          <w:sz w:val="24"/>
          <w:szCs w:val="24"/>
          <w:highlight w:val="green"/>
          <w:rPrChange w:id="511" w:author="Соколов Сергей Вадимович" w:date="2024-01-19T16:16:00Z">
            <w:rPr>
              <w:rFonts w:ascii="Times New Roman" w:eastAsia="Calibri" w:hAnsi="Times New Roman"/>
              <w:sz w:val="24"/>
              <w:szCs w:val="24"/>
            </w:rPr>
          </w:rPrChange>
        </w:rPr>
        <w:t>ы</w:t>
      </w:r>
      <w:r w:rsidR="000E08E8" w:rsidRPr="00701541">
        <w:rPr>
          <w:rFonts w:ascii="Times New Roman" w:eastAsia="Calibri" w:hAnsi="Times New Roman"/>
          <w:sz w:val="24"/>
          <w:szCs w:val="24"/>
          <w:highlight w:val="green"/>
          <w:rPrChange w:id="512" w:author="Соколов Сергей Вадимович" w:date="2024-01-19T16:16:00Z">
            <w:rPr>
              <w:rFonts w:ascii="Times New Roman" w:eastAsia="Calibri" w:hAnsi="Times New Roman"/>
              <w:sz w:val="24"/>
              <w:szCs w:val="24"/>
            </w:rPr>
          </w:rPrChange>
        </w:rPr>
        <w:t xml:space="preserve"> следует </w:t>
      </w:r>
      <w:r w:rsidRPr="00701541">
        <w:rPr>
          <w:rFonts w:ascii="Times New Roman" w:eastAsia="Calibri" w:hAnsi="Times New Roman"/>
          <w:sz w:val="24"/>
          <w:szCs w:val="24"/>
          <w:highlight w:val="green"/>
          <w:rPrChange w:id="513" w:author="Соколов Сергей Вадимович" w:date="2024-01-19T16:16:00Z">
            <w:rPr>
              <w:rFonts w:ascii="Times New Roman" w:eastAsia="Calibri" w:hAnsi="Times New Roman"/>
              <w:sz w:val="24"/>
              <w:szCs w:val="24"/>
            </w:rPr>
          </w:rPrChange>
        </w:rPr>
        <w:t xml:space="preserve">согласно </w:t>
      </w:r>
      <w:r w:rsidR="000E08E8" w:rsidRPr="00701541">
        <w:rPr>
          <w:rFonts w:ascii="Times New Roman" w:eastAsia="Calibri" w:hAnsi="Times New Roman"/>
          <w:sz w:val="24"/>
          <w:szCs w:val="24"/>
          <w:highlight w:val="green"/>
          <w:rPrChange w:id="514" w:author="Соколов Сергей Вадимович" w:date="2024-01-19T16:16:00Z">
            <w:rPr>
              <w:rFonts w:ascii="Times New Roman" w:eastAsia="Calibri" w:hAnsi="Times New Roman"/>
              <w:sz w:val="24"/>
              <w:szCs w:val="24"/>
            </w:rPr>
          </w:rPrChange>
        </w:rPr>
        <w:t>ГОСТ</w:t>
      </w:r>
      <w:r w:rsidR="0073703D" w:rsidRPr="00701541">
        <w:rPr>
          <w:rFonts w:ascii="Times New Roman" w:eastAsia="Calibri" w:hAnsi="Times New Roman"/>
          <w:sz w:val="24"/>
          <w:szCs w:val="24"/>
          <w:highlight w:val="green"/>
          <w:rPrChange w:id="515" w:author="Соколов Сергей Вадимович" w:date="2024-01-19T16:16:00Z">
            <w:rPr>
              <w:rFonts w:ascii="Times New Roman" w:eastAsia="Calibri" w:hAnsi="Times New Roman"/>
              <w:sz w:val="24"/>
              <w:szCs w:val="24"/>
            </w:rPr>
          </w:rPrChange>
        </w:rPr>
        <w:t> </w:t>
      </w:r>
      <w:r w:rsidR="000E08E8" w:rsidRPr="00701541">
        <w:rPr>
          <w:rFonts w:ascii="Times New Roman" w:eastAsia="Calibri" w:hAnsi="Times New Roman"/>
          <w:sz w:val="24"/>
          <w:szCs w:val="24"/>
          <w:highlight w:val="green"/>
          <w:rPrChange w:id="516" w:author="Соколов Сергей Вадимович" w:date="2024-01-19T16:16:00Z">
            <w:rPr>
              <w:rFonts w:ascii="Times New Roman" w:eastAsia="Calibri" w:hAnsi="Times New Roman"/>
              <w:sz w:val="24"/>
              <w:szCs w:val="24"/>
            </w:rPr>
          </w:rPrChange>
        </w:rPr>
        <w:t xml:space="preserve">24846, </w:t>
      </w:r>
      <w:r w:rsidR="004C2F10" w:rsidRPr="00701541">
        <w:rPr>
          <w:rFonts w:ascii="Times New Roman" w:hAnsi="Times New Roman"/>
          <w:sz w:val="24"/>
          <w:szCs w:val="24"/>
          <w:highlight w:val="green"/>
          <w:rPrChange w:id="517" w:author="Соколов Сергей Вадимович" w:date="2024-01-19T16:16:00Z">
            <w:rPr>
              <w:rFonts w:ascii="Times New Roman" w:hAnsi="Times New Roman"/>
              <w:sz w:val="24"/>
              <w:szCs w:val="24"/>
            </w:rPr>
          </w:rPrChange>
        </w:rPr>
        <w:t>СП 317.1</w:t>
      </w:r>
      <w:commentRangeStart w:id="518"/>
      <w:r w:rsidR="004C2F10" w:rsidRPr="00701541">
        <w:rPr>
          <w:rFonts w:ascii="Times New Roman" w:hAnsi="Times New Roman"/>
          <w:sz w:val="24"/>
          <w:szCs w:val="24"/>
          <w:highlight w:val="green"/>
          <w:rPrChange w:id="519" w:author="Соколов Сергей Вадимович" w:date="2024-01-19T16:16:00Z">
            <w:rPr>
              <w:rFonts w:ascii="Times New Roman" w:hAnsi="Times New Roman"/>
              <w:sz w:val="24"/>
              <w:szCs w:val="24"/>
            </w:rPr>
          </w:rPrChange>
        </w:rPr>
        <w:t>325800</w:t>
      </w:r>
      <w:commentRangeEnd w:id="518"/>
      <w:r w:rsidR="005A67E6" w:rsidRPr="00701541">
        <w:rPr>
          <w:rStyle w:val="aa"/>
          <w:highlight w:val="green"/>
          <w:rPrChange w:id="520" w:author="Соколов Сергей Вадимович" w:date="2024-01-19T16:16:00Z">
            <w:rPr>
              <w:rStyle w:val="aa"/>
            </w:rPr>
          </w:rPrChange>
        </w:rPr>
        <w:commentReference w:id="518"/>
      </w:r>
      <w:ins w:id="521" w:author="Н.И." w:date="2019-02-14T17:18:00Z">
        <w:r w:rsidR="00A779C3" w:rsidRPr="00701541">
          <w:rPr>
            <w:rFonts w:ascii="Times New Roman" w:hAnsi="Times New Roman"/>
            <w:sz w:val="24"/>
            <w:szCs w:val="24"/>
            <w:highlight w:val="green"/>
            <w:rPrChange w:id="522" w:author="Соколов Сергей Вадимович" w:date="2024-01-19T16:16:00Z">
              <w:rPr>
                <w:rFonts w:ascii="Times New Roman" w:hAnsi="Times New Roman"/>
                <w:sz w:val="24"/>
                <w:szCs w:val="24"/>
              </w:rPr>
            </w:rPrChange>
          </w:rPr>
          <w:t>.</w:t>
        </w:r>
      </w:ins>
      <w:r w:rsidR="00794C56" w:rsidRPr="00701541">
        <w:rPr>
          <w:rFonts w:ascii="Times New Roman" w:hAnsi="Times New Roman"/>
          <w:sz w:val="24"/>
          <w:szCs w:val="24"/>
          <w:highlight w:val="green"/>
          <w:rPrChange w:id="523" w:author="Соколов Сергей Вадимович" w:date="2024-01-19T16:16:00Z">
            <w:rPr>
              <w:rFonts w:ascii="Times New Roman" w:hAnsi="Times New Roman"/>
              <w:sz w:val="24"/>
              <w:szCs w:val="24"/>
            </w:rPr>
          </w:rPrChange>
        </w:rPr>
        <w:t xml:space="preserve"> </w:t>
      </w:r>
      <w:r w:rsidR="00672685" w:rsidRPr="00701541">
        <w:rPr>
          <w:rFonts w:ascii="Times New Roman" w:hAnsi="Times New Roman"/>
          <w:sz w:val="24"/>
          <w:szCs w:val="24"/>
          <w:highlight w:val="green"/>
          <w:rPrChange w:id="524" w:author="Соколов Сергей Вадимович" w:date="2024-01-19T16:16:00Z">
            <w:rPr>
              <w:rFonts w:ascii="Times New Roman" w:hAnsi="Times New Roman"/>
              <w:sz w:val="24"/>
              <w:szCs w:val="24"/>
            </w:rPr>
          </w:rPrChange>
        </w:rPr>
        <w:t>М</w:t>
      </w:r>
      <w:r w:rsidR="00794C56" w:rsidRPr="00701541">
        <w:rPr>
          <w:rFonts w:ascii="Times New Roman" w:hAnsi="Times New Roman"/>
          <w:sz w:val="24"/>
          <w:szCs w:val="24"/>
          <w:highlight w:val="green"/>
          <w:rPrChange w:id="525" w:author="Соколов Сергей Вадимович" w:date="2024-01-19T16:16:00Z">
            <w:rPr>
              <w:rFonts w:ascii="Times New Roman" w:hAnsi="Times New Roman"/>
              <w:sz w:val="24"/>
              <w:szCs w:val="24"/>
            </w:rPr>
          </w:rPrChange>
        </w:rPr>
        <w:t>етодик</w:t>
      </w:r>
      <w:r w:rsidR="00672685" w:rsidRPr="00701541">
        <w:rPr>
          <w:rFonts w:ascii="Times New Roman" w:hAnsi="Times New Roman"/>
          <w:sz w:val="24"/>
          <w:szCs w:val="24"/>
          <w:highlight w:val="green"/>
          <w:rPrChange w:id="526" w:author="Соколов Сергей Вадимович" w:date="2024-01-19T16:16:00Z">
            <w:rPr>
              <w:rFonts w:ascii="Times New Roman" w:hAnsi="Times New Roman"/>
              <w:sz w:val="24"/>
              <w:szCs w:val="24"/>
            </w:rPr>
          </w:rPrChange>
        </w:rPr>
        <w:t>и</w:t>
      </w:r>
      <w:r w:rsidR="00794C56" w:rsidRPr="00701541">
        <w:rPr>
          <w:rFonts w:ascii="Times New Roman" w:hAnsi="Times New Roman"/>
          <w:sz w:val="24"/>
          <w:szCs w:val="24"/>
          <w:highlight w:val="green"/>
          <w:rPrChange w:id="527" w:author="Соколов Сергей Вадимович" w:date="2024-01-19T16:16:00Z">
            <w:rPr>
              <w:rFonts w:ascii="Times New Roman" w:hAnsi="Times New Roman"/>
              <w:sz w:val="24"/>
              <w:szCs w:val="24"/>
            </w:rPr>
          </w:rPrChange>
        </w:rPr>
        <w:t xml:space="preserve"> </w:t>
      </w:r>
      <w:ins w:id="528" w:author="Н.И." w:date="2019-02-15T10:03:00Z">
        <w:r w:rsidR="00A23FC7" w:rsidRPr="00701541">
          <w:rPr>
            <w:rFonts w:ascii="Times New Roman" w:hAnsi="Times New Roman"/>
            <w:sz w:val="24"/>
            <w:szCs w:val="24"/>
            <w:highlight w:val="green"/>
            <w:rPrChange w:id="529" w:author="Соколов Сергей Вадимович" w:date="2024-01-19T16:16:00Z">
              <w:rPr>
                <w:rFonts w:ascii="Times New Roman" w:hAnsi="Times New Roman"/>
                <w:sz w:val="24"/>
                <w:szCs w:val="24"/>
              </w:rPr>
            </w:rPrChange>
          </w:rPr>
          <w:t xml:space="preserve">измерений </w:t>
        </w:r>
      </w:ins>
      <w:r w:rsidR="00794C56" w:rsidRPr="00701541">
        <w:rPr>
          <w:rFonts w:ascii="Times New Roman" w:hAnsi="Times New Roman"/>
          <w:sz w:val="24"/>
          <w:szCs w:val="24"/>
          <w:highlight w:val="green"/>
          <w:rPrChange w:id="530" w:author="Соколов Сергей Вадимович" w:date="2024-01-19T16:16:00Z">
            <w:rPr>
              <w:rFonts w:ascii="Times New Roman" w:hAnsi="Times New Roman"/>
              <w:sz w:val="24"/>
              <w:szCs w:val="24"/>
            </w:rPr>
          </w:rPrChange>
        </w:rPr>
        <w:t>привед</w:t>
      </w:r>
      <w:r w:rsidR="002150CE" w:rsidRPr="00701541">
        <w:rPr>
          <w:rFonts w:ascii="Times New Roman" w:hAnsi="Times New Roman"/>
          <w:sz w:val="24"/>
          <w:szCs w:val="24"/>
          <w:highlight w:val="green"/>
          <w:rPrChange w:id="531" w:author="Соколов Сергей Вадимович" w:date="2024-01-19T16:16:00Z">
            <w:rPr>
              <w:rFonts w:ascii="Times New Roman" w:hAnsi="Times New Roman"/>
              <w:sz w:val="24"/>
              <w:szCs w:val="24"/>
            </w:rPr>
          </w:rPrChange>
        </w:rPr>
        <w:t>е</w:t>
      </w:r>
      <w:r w:rsidR="00794C56" w:rsidRPr="00701541">
        <w:rPr>
          <w:rFonts w:ascii="Times New Roman" w:hAnsi="Times New Roman"/>
          <w:sz w:val="24"/>
          <w:szCs w:val="24"/>
          <w:highlight w:val="green"/>
          <w:rPrChange w:id="532" w:author="Соколов Сергей Вадимович" w:date="2024-01-19T16:16:00Z">
            <w:rPr>
              <w:rFonts w:ascii="Times New Roman" w:hAnsi="Times New Roman"/>
              <w:sz w:val="24"/>
              <w:szCs w:val="24"/>
            </w:rPr>
          </w:rPrChange>
        </w:rPr>
        <w:t>ны в</w:t>
      </w:r>
      <w:r w:rsidR="004C2F10" w:rsidRPr="00701541">
        <w:rPr>
          <w:rFonts w:ascii="Times New Roman" w:hAnsi="Times New Roman"/>
          <w:sz w:val="24"/>
          <w:szCs w:val="24"/>
          <w:highlight w:val="green"/>
          <w:rPrChange w:id="533" w:author="Соколов Сергей Вадимович" w:date="2024-01-19T16:16:00Z">
            <w:rPr>
              <w:rFonts w:ascii="Times New Roman" w:hAnsi="Times New Roman"/>
              <w:sz w:val="24"/>
              <w:szCs w:val="24"/>
            </w:rPr>
          </w:rPrChange>
        </w:rPr>
        <w:t xml:space="preserve"> </w:t>
      </w:r>
      <w:r w:rsidR="00794C56" w:rsidRPr="00701541">
        <w:rPr>
          <w:rFonts w:ascii="Times New Roman" w:eastAsia="Calibri" w:hAnsi="Times New Roman"/>
          <w:sz w:val="24"/>
          <w:szCs w:val="24"/>
          <w:highlight w:val="green"/>
          <w:rPrChange w:id="534" w:author="Соколов Сергей Вадимович" w:date="2024-01-19T16:16:00Z">
            <w:rPr>
              <w:rFonts w:ascii="Times New Roman" w:eastAsia="Calibri" w:hAnsi="Times New Roman"/>
              <w:sz w:val="24"/>
              <w:szCs w:val="24"/>
            </w:rPr>
          </w:rPrChange>
        </w:rPr>
        <w:t>[3]–[</w:t>
      </w:r>
      <w:ins w:id="535" w:author="Н.И." w:date="2019-02-15T10:03:00Z">
        <w:r w:rsidR="00A23FC7" w:rsidRPr="00701541">
          <w:rPr>
            <w:rFonts w:ascii="Times New Roman" w:eastAsia="Calibri" w:hAnsi="Times New Roman"/>
            <w:sz w:val="24"/>
            <w:szCs w:val="24"/>
            <w:highlight w:val="green"/>
            <w:rPrChange w:id="536" w:author="Соколов Сергей Вадимович" w:date="2024-01-19T16:16:00Z">
              <w:rPr>
                <w:rFonts w:ascii="Times New Roman" w:eastAsia="Calibri" w:hAnsi="Times New Roman"/>
                <w:sz w:val="24"/>
                <w:szCs w:val="24"/>
              </w:rPr>
            </w:rPrChange>
          </w:rPr>
          <w:t>7</w:t>
        </w:r>
      </w:ins>
      <w:del w:id="537" w:author="Н.И." w:date="2019-02-15T10:03:00Z">
        <w:r w:rsidR="00794C56" w:rsidRPr="00701541" w:rsidDel="00A23FC7">
          <w:rPr>
            <w:rFonts w:ascii="Times New Roman" w:eastAsia="Calibri" w:hAnsi="Times New Roman"/>
            <w:sz w:val="24"/>
            <w:szCs w:val="24"/>
            <w:highlight w:val="green"/>
            <w:rPrChange w:id="538" w:author="Соколов Сергей Вадимович" w:date="2024-01-19T16:16:00Z">
              <w:rPr>
                <w:rFonts w:ascii="Times New Roman" w:eastAsia="Calibri" w:hAnsi="Times New Roman"/>
                <w:sz w:val="24"/>
                <w:szCs w:val="24"/>
              </w:rPr>
            </w:rPrChange>
          </w:rPr>
          <w:delText>6</w:delText>
        </w:r>
      </w:del>
      <w:r w:rsidR="00794C56" w:rsidRPr="00701541">
        <w:rPr>
          <w:rFonts w:ascii="Times New Roman" w:eastAsia="Calibri" w:hAnsi="Times New Roman"/>
          <w:sz w:val="24"/>
          <w:szCs w:val="24"/>
          <w:highlight w:val="green"/>
          <w:rPrChange w:id="539" w:author="Соколов Сергей Вадимович" w:date="2024-01-19T16:16:00Z">
            <w:rPr>
              <w:rFonts w:ascii="Times New Roman" w:eastAsia="Calibri" w:hAnsi="Times New Roman"/>
              <w:sz w:val="24"/>
              <w:szCs w:val="24"/>
            </w:rPr>
          </w:rPrChange>
        </w:rPr>
        <w:t>]</w:t>
      </w:r>
      <w:r w:rsidR="000950EA" w:rsidRPr="00701541">
        <w:rPr>
          <w:rFonts w:ascii="Times New Roman" w:eastAsia="Calibri" w:hAnsi="Times New Roman"/>
          <w:sz w:val="24"/>
          <w:szCs w:val="24"/>
          <w:highlight w:val="green"/>
          <w:rPrChange w:id="540" w:author="Соколов Сергей Вадимович" w:date="2024-01-19T16:16:00Z">
            <w:rPr>
              <w:rFonts w:ascii="Times New Roman" w:eastAsia="Calibri" w:hAnsi="Times New Roman"/>
              <w:sz w:val="24"/>
              <w:szCs w:val="24"/>
            </w:rPr>
          </w:rPrChange>
        </w:rPr>
        <w:t>.</w:t>
      </w:r>
    </w:p>
    <w:p w14:paraId="7E165687" w14:textId="77777777" w:rsidR="000E08E8" w:rsidRPr="00701541" w:rsidRDefault="000E08E8" w:rsidP="000F3F91">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541" w:author="Соколов Сергей Вадимович" w:date="2024-01-19T16:16:00Z">
            <w:rPr>
              <w:rFonts w:ascii="Times New Roman" w:eastAsia="Calibri" w:hAnsi="Times New Roman" w:cs="Times New Roman"/>
              <w:sz w:val="24"/>
              <w:szCs w:val="24"/>
            </w:rPr>
          </w:rPrChange>
        </w:rPr>
      </w:pPr>
      <w:r w:rsidRPr="00701541">
        <w:rPr>
          <w:rFonts w:ascii="Times New Roman" w:eastAsia="Calibri" w:hAnsi="Times New Roman" w:cs="Times New Roman"/>
          <w:sz w:val="24"/>
          <w:szCs w:val="24"/>
          <w:highlight w:val="green"/>
          <w:rPrChange w:id="542" w:author="Соколов Сергей Вадимович" w:date="2024-01-19T16:16:00Z">
            <w:rPr>
              <w:rFonts w:ascii="Times New Roman" w:eastAsia="Calibri" w:hAnsi="Times New Roman" w:cs="Times New Roman"/>
              <w:sz w:val="24"/>
              <w:szCs w:val="24"/>
            </w:rPr>
          </w:rPrChange>
        </w:rPr>
        <w:t>Контроль устойчивости опорных реперов в каждом цикле наблюдений осуществляется следующими способами:</w:t>
      </w:r>
    </w:p>
    <w:p w14:paraId="3A02774C" w14:textId="600EC31F" w:rsidR="000E08E8" w:rsidRPr="00701541" w:rsidRDefault="00672685" w:rsidP="00672685">
      <w:pPr>
        <w:pStyle w:val="aff3"/>
        <w:spacing w:line="360" w:lineRule="auto"/>
        <w:ind w:firstLine="709"/>
        <w:jc w:val="both"/>
        <w:rPr>
          <w:rFonts w:ascii="Times New Roman" w:hAnsi="Times New Roman"/>
          <w:sz w:val="24"/>
          <w:szCs w:val="24"/>
          <w:highlight w:val="green"/>
          <w:rPrChange w:id="543" w:author="Соколов Сергей Вадимович" w:date="2024-01-19T16:16:00Z">
            <w:rPr>
              <w:rFonts w:ascii="Times New Roman" w:hAnsi="Times New Roman"/>
              <w:sz w:val="24"/>
              <w:szCs w:val="24"/>
            </w:rPr>
          </w:rPrChange>
        </w:rPr>
      </w:pPr>
      <w:r w:rsidRPr="00701541">
        <w:rPr>
          <w:rFonts w:ascii="Times New Roman" w:hAnsi="Times New Roman"/>
          <w:sz w:val="24"/>
          <w:szCs w:val="24"/>
          <w:highlight w:val="green"/>
          <w:rPrChange w:id="544" w:author="Соколов Сергей Вадимович" w:date="2024-01-19T16:1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545" w:author="Соколов Сергей Вадимович" w:date="2024-01-19T16:16:00Z">
            <w:rPr>
              <w:rFonts w:ascii="Times New Roman" w:hAnsi="Times New Roman"/>
              <w:sz w:val="24"/>
              <w:szCs w:val="24"/>
            </w:rPr>
          </w:rPrChange>
        </w:rPr>
        <w:t>измерение превышений внутри куста реперов (в случае использования одного куста реперов);</w:t>
      </w:r>
    </w:p>
    <w:p w14:paraId="0BA77B00" w14:textId="3160585A" w:rsidR="000E08E8" w:rsidRPr="00701541" w:rsidRDefault="00672685" w:rsidP="00672685">
      <w:pPr>
        <w:pStyle w:val="aff3"/>
        <w:spacing w:line="360" w:lineRule="auto"/>
        <w:ind w:firstLine="709"/>
        <w:jc w:val="both"/>
        <w:rPr>
          <w:rFonts w:ascii="Times New Roman" w:hAnsi="Times New Roman"/>
          <w:sz w:val="24"/>
          <w:szCs w:val="24"/>
          <w:highlight w:val="green"/>
          <w:rPrChange w:id="546" w:author="Соколов Сергей Вадимович" w:date="2024-01-19T16:16:00Z">
            <w:rPr>
              <w:rFonts w:ascii="Times New Roman" w:hAnsi="Times New Roman"/>
              <w:sz w:val="24"/>
              <w:szCs w:val="24"/>
            </w:rPr>
          </w:rPrChange>
        </w:rPr>
      </w:pPr>
      <w:r w:rsidRPr="00701541">
        <w:rPr>
          <w:rFonts w:ascii="Times New Roman" w:hAnsi="Times New Roman"/>
          <w:sz w:val="24"/>
          <w:szCs w:val="24"/>
          <w:highlight w:val="green"/>
          <w:rPrChange w:id="547" w:author="Соколов Сергей Вадимович" w:date="2024-01-19T16:1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548" w:author="Соколов Сергей Вадимович" w:date="2024-01-19T16:16:00Z">
            <w:rPr>
              <w:rFonts w:ascii="Times New Roman" w:hAnsi="Times New Roman"/>
              <w:sz w:val="24"/>
              <w:szCs w:val="24"/>
            </w:rPr>
          </w:rPrChange>
        </w:rPr>
        <w:t>измерение превышений внутри каждого куста реперов и превышений между кустами (при использовани</w:t>
      </w:r>
      <w:r w:rsidR="008049E7" w:rsidRPr="00701541">
        <w:rPr>
          <w:rFonts w:ascii="Times New Roman" w:hAnsi="Times New Roman"/>
          <w:sz w:val="24"/>
          <w:szCs w:val="24"/>
          <w:highlight w:val="green"/>
          <w:rPrChange w:id="549" w:author="Соколов Сергей Вадимович" w:date="2024-01-19T16:16:00Z">
            <w:rPr>
              <w:rFonts w:ascii="Times New Roman" w:hAnsi="Times New Roman"/>
              <w:sz w:val="24"/>
              <w:szCs w:val="24"/>
            </w:rPr>
          </w:rPrChange>
        </w:rPr>
        <w:t>и двух и более кустов реперов);</w:t>
      </w:r>
    </w:p>
    <w:p w14:paraId="3326610E" w14:textId="582A313C" w:rsidR="000E08E8" w:rsidRPr="00672685" w:rsidRDefault="00672685" w:rsidP="00672685">
      <w:pPr>
        <w:pStyle w:val="aff3"/>
        <w:spacing w:line="360" w:lineRule="auto"/>
        <w:ind w:firstLine="709"/>
        <w:jc w:val="both"/>
        <w:rPr>
          <w:rFonts w:ascii="Times New Roman" w:hAnsi="Times New Roman"/>
          <w:sz w:val="24"/>
          <w:szCs w:val="24"/>
        </w:rPr>
      </w:pPr>
      <w:bookmarkStart w:id="550" w:name="_Hlk497314974"/>
      <w:r w:rsidRPr="00701541">
        <w:rPr>
          <w:rFonts w:ascii="Times New Roman" w:hAnsi="Times New Roman"/>
          <w:sz w:val="24"/>
          <w:szCs w:val="24"/>
          <w:highlight w:val="green"/>
          <w:rPrChange w:id="551" w:author="Соколов Сергей Вадимович" w:date="2024-01-19T16:1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552" w:author="Соколов Сергей Вадимович" w:date="2024-01-19T16:16:00Z">
            <w:rPr>
              <w:rFonts w:ascii="Times New Roman" w:hAnsi="Times New Roman"/>
              <w:sz w:val="24"/>
              <w:szCs w:val="24"/>
            </w:rPr>
          </w:rPrChange>
        </w:rPr>
        <w:t>сравнение превышений между реперами сети, уравненной как свободная (т.е. вычисленной относительно одного исходного репера), если опорные реперы территориально не объединены в кусты.</w:t>
      </w:r>
    </w:p>
    <w:p w14:paraId="62661673" w14:textId="77777777" w:rsidR="000E08E8" w:rsidRPr="00701541" w:rsidRDefault="000E08E8" w:rsidP="000F3F91">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553" w:author="Соколов Сергей Вадимович" w:date="2024-01-19T16:16:00Z">
            <w:rPr>
              <w:rFonts w:ascii="Times New Roman" w:eastAsia="Calibri" w:hAnsi="Times New Roman" w:cs="Times New Roman"/>
              <w:sz w:val="24"/>
              <w:szCs w:val="24"/>
            </w:rPr>
          </w:rPrChange>
        </w:rPr>
      </w:pPr>
      <w:r w:rsidRPr="00701541">
        <w:rPr>
          <w:rFonts w:ascii="Times New Roman" w:eastAsia="Calibri" w:hAnsi="Times New Roman" w:cs="Times New Roman"/>
          <w:sz w:val="24"/>
          <w:szCs w:val="24"/>
          <w:highlight w:val="green"/>
          <w:rPrChange w:id="554" w:author="Соколов Сергей Вадимович" w:date="2024-01-19T16:16:00Z">
            <w:rPr>
              <w:rFonts w:ascii="Times New Roman" w:eastAsia="Calibri" w:hAnsi="Times New Roman" w:cs="Times New Roman"/>
              <w:sz w:val="24"/>
              <w:szCs w:val="24"/>
            </w:rPr>
          </w:rPrChange>
        </w:rPr>
        <w:t xml:space="preserve">Опорные реперы считаются устойчивыми в случае, если изменения превышений между ними не </w:t>
      </w:r>
      <w:r w:rsidR="00D71D69" w:rsidRPr="00701541">
        <w:rPr>
          <w:rFonts w:ascii="Times New Roman" w:eastAsia="Calibri" w:hAnsi="Times New Roman" w:cs="Times New Roman"/>
          <w:sz w:val="24"/>
          <w:szCs w:val="24"/>
          <w:highlight w:val="green"/>
          <w:rPrChange w:id="555" w:author="Соколов Сергей Вадимович" w:date="2024-01-19T16:16:00Z">
            <w:rPr>
              <w:rFonts w:ascii="Times New Roman" w:eastAsia="Calibri" w:hAnsi="Times New Roman" w:cs="Times New Roman"/>
              <w:sz w:val="24"/>
              <w:szCs w:val="24"/>
            </w:rPr>
          </w:rPrChange>
        </w:rPr>
        <w:t>более</w:t>
      </w:r>
      <w:r w:rsidRPr="00701541">
        <w:rPr>
          <w:rFonts w:ascii="Times New Roman" w:eastAsia="Calibri" w:hAnsi="Times New Roman" w:cs="Times New Roman"/>
          <w:sz w:val="24"/>
          <w:szCs w:val="24"/>
          <w:highlight w:val="green"/>
          <w:rPrChange w:id="556" w:author="Соколов Сергей Вадимович" w:date="2024-01-19T16:16:00Z">
            <w:rPr>
              <w:rFonts w:ascii="Times New Roman" w:eastAsia="Calibri" w:hAnsi="Times New Roman" w:cs="Times New Roman"/>
              <w:sz w:val="24"/>
              <w:szCs w:val="24"/>
            </w:rPr>
          </w:rPrChange>
        </w:rPr>
        <w:t xml:space="preserve"> предельных погрешностей их определения. Допуски при контроле устойчивости опорных реперов устанавливаются с учетом фактической (полученной из уравнивания) СКП определения превышений на станции. При выявлении значимых изменений превышений между реперами следует выполнять статистический анализ накопленных результатов измерений </w:t>
      </w:r>
      <w:r w:rsidR="00851367" w:rsidRPr="00701541">
        <w:rPr>
          <w:rFonts w:ascii="Times New Roman" w:eastAsia="Calibri" w:hAnsi="Times New Roman" w:cs="Times New Roman"/>
          <w:sz w:val="24"/>
          <w:szCs w:val="24"/>
          <w:highlight w:val="green"/>
          <w:rPrChange w:id="557" w:author="Соколов Сергей Вадимович" w:date="2024-01-19T16:16:00Z">
            <w:rPr>
              <w:rFonts w:ascii="Times New Roman" w:eastAsia="Calibri" w:hAnsi="Times New Roman" w:cs="Times New Roman"/>
              <w:sz w:val="24"/>
              <w:szCs w:val="24"/>
            </w:rPr>
          </w:rPrChange>
        </w:rPr>
        <w:t>для</w:t>
      </w:r>
      <w:r w:rsidRPr="00701541">
        <w:rPr>
          <w:rFonts w:ascii="Times New Roman" w:eastAsia="Calibri" w:hAnsi="Times New Roman" w:cs="Times New Roman"/>
          <w:sz w:val="24"/>
          <w:szCs w:val="24"/>
          <w:highlight w:val="green"/>
          <w:rPrChange w:id="558" w:author="Соколов Сергей Вадимович" w:date="2024-01-19T16:16:00Z">
            <w:rPr>
              <w:rFonts w:ascii="Times New Roman" w:eastAsia="Calibri" w:hAnsi="Times New Roman" w:cs="Times New Roman"/>
              <w:sz w:val="24"/>
              <w:szCs w:val="24"/>
            </w:rPr>
          </w:rPrChange>
        </w:rPr>
        <w:t xml:space="preserve"> выявления неустойчивого репера (реперов). При необходимости </w:t>
      </w:r>
      <w:r w:rsidR="00794C56" w:rsidRPr="00701541">
        <w:rPr>
          <w:rFonts w:ascii="Times New Roman" w:eastAsia="Calibri" w:hAnsi="Times New Roman" w:cs="Times New Roman"/>
          <w:sz w:val="24"/>
          <w:szCs w:val="24"/>
          <w:highlight w:val="green"/>
          <w:rPrChange w:id="559" w:author="Соколов Сергей Вадимович" w:date="2024-01-19T16:16:00Z">
            <w:rPr>
              <w:rFonts w:ascii="Times New Roman" w:eastAsia="Calibri" w:hAnsi="Times New Roman" w:cs="Times New Roman"/>
              <w:sz w:val="24"/>
              <w:szCs w:val="24"/>
            </w:rPr>
          </w:rPrChange>
        </w:rPr>
        <w:t>закладываются</w:t>
      </w:r>
      <w:r w:rsidRPr="00701541">
        <w:rPr>
          <w:rFonts w:ascii="Times New Roman" w:eastAsia="Calibri" w:hAnsi="Times New Roman" w:cs="Times New Roman"/>
          <w:sz w:val="24"/>
          <w:szCs w:val="24"/>
          <w:highlight w:val="green"/>
          <w:rPrChange w:id="560" w:author="Соколов Сергей Вадимович" w:date="2024-01-19T16:16:00Z">
            <w:rPr>
              <w:rFonts w:ascii="Times New Roman" w:eastAsia="Calibri" w:hAnsi="Times New Roman" w:cs="Times New Roman"/>
              <w:sz w:val="24"/>
              <w:szCs w:val="24"/>
            </w:rPr>
          </w:rPrChange>
        </w:rPr>
        <w:t xml:space="preserve"> дополнительны</w:t>
      </w:r>
      <w:r w:rsidR="00F97AB3" w:rsidRPr="00701541">
        <w:rPr>
          <w:rFonts w:ascii="Times New Roman" w:eastAsia="Calibri" w:hAnsi="Times New Roman" w:cs="Times New Roman"/>
          <w:sz w:val="24"/>
          <w:szCs w:val="24"/>
          <w:highlight w:val="green"/>
          <w:rPrChange w:id="561" w:author="Соколов Сергей Вадимович" w:date="2024-01-19T16:16:00Z">
            <w:rPr>
              <w:rFonts w:ascii="Times New Roman" w:eastAsia="Calibri" w:hAnsi="Times New Roman" w:cs="Times New Roman"/>
              <w:sz w:val="24"/>
              <w:szCs w:val="24"/>
            </w:rPr>
          </w:rPrChange>
        </w:rPr>
        <w:t>е</w:t>
      </w:r>
      <w:r w:rsidRPr="00701541">
        <w:rPr>
          <w:rFonts w:ascii="Times New Roman" w:eastAsia="Calibri" w:hAnsi="Times New Roman" w:cs="Times New Roman"/>
          <w:sz w:val="24"/>
          <w:szCs w:val="24"/>
          <w:highlight w:val="green"/>
          <w:rPrChange w:id="562" w:author="Соколов Сергей Вадимович" w:date="2024-01-19T16:16:00Z">
            <w:rPr>
              <w:rFonts w:ascii="Times New Roman" w:eastAsia="Calibri" w:hAnsi="Times New Roman" w:cs="Times New Roman"/>
              <w:sz w:val="24"/>
              <w:szCs w:val="24"/>
            </w:rPr>
          </w:rPrChange>
        </w:rPr>
        <w:t xml:space="preserve"> опорны</w:t>
      </w:r>
      <w:r w:rsidR="00F97AB3" w:rsidRPr="00701541">
        <w:rPr>
          <w:rFonts w:ascii="Times New Roman" w:eastAsia="Calibri" w:hAnsi="Times New Roman" w:cs="Times New Roman"/>
          <w:sz w:val="24"/>
          <w:szCs w:val="24"/>
          <w:highlight w:val="green"/>
          <w:rPrChange w:id="563" w:author="Соколов Сергей Вадимович" w:date="2024-01-19T16:16:00Z">
            <w:rPr>
              <w:rFonts w:ascii="Times New Roman" w:eastAsia="Calibri" w:hAnsi="Times New Roman" w:cs="Times New Roman"/>
              <w:sz w:val="24"/>
              <w:szCs w:val="24"/>
            </w:rPr>
          </w:rPrChange>
        </w:rPr>
        <w:t>е</w:t>
      </w:r>
      <w:r w:rsidRPr="00701541">
        <w:rPr>
          <w:rFonts w:ascii="Times New Roman" w:eastAsia="Calibri" w:hAnsi="Times New Roman" w:cs="Times New Roman"/>
          <w:sz w:val="24"/>
          <w:szCs w:val="24"/>
          <w:highlight w:val="green"/>
          <w:rPrChange w:id="564" w:author="Соколов Сергей Вадимович" w:date="2024-01-19T16:16:00Z">
            <w:rPr>
              <w:rFonts w:ascii="Times New Roman" w:eastAsia="Calibri" w:hAnsi="Times New Roman" w:cs="Times New Roman"/>
              <w:sz w:val="24"/>
              <w:szCs w:val="24"/>
            </w:rPr>
          </w:rPrChange>
        </w:rPr>
        <w:t xml:space="preserve"> репер</w:t>
      </w:r>
      <w:r w:rsidR="00F97AB3" w:rsidRPr="00701541">
        <w:rPr>
          <w:rFonts w:ascii="Times New Roman" w:eastAsia="Calibri" w:hAnsi="Times New Roman" w:cs="Times New Roman"/>
          <w:sz w:val="24"/>
          <w:szCs w:val="24"/>
          <w:highlight w:val="green"/>
          <w:rPrChange w:id="565" w:author="Соколов Сергей Вадимович" w:date="2024-01-19T16:16:00Z">
            <w:rPr>
              <w:rFonts w:ascii="Times New Roman" w:eastAsia="Calibri" w:hAnsi="Times New Roman" w:cs="Times New Roman"/>
              <w:sz w:val="24"/>
              <w:szCs w:val="24"/>
            </w:rPr>
          </w:rPrChange>
        </w:rPr>
        <w:t>ы</w:t>
      </w:r>
      <w:r w:rsidRPr="00701541">
        <w:rPr>
          <w:rFonts w:ascii="Times New Roman" w:eastAsia="Calibri" w:hAnsi="Times New Roman" w:cs="Times New Roman"/>
          <w:sz w:val="24"/>
          <w:szCs w:val="24"/>
          <w:highlight w:val="green"/>
          <w:rPrChange w:id="566" w:author="Соколов Сергей Вадимович" w:date="2024-01-19T16:16:00Z">
            <w:rPr>
              <w:rFonts w:ascii="Times New Roman" w:eastAsia="Calibri" w:hAnsi="Times New Roman" w:cs="Times New Roman"/>
              <w:sz w:val="24"/>
              <w:szCs w:val="24"/>
            </w:rPr>
          </w:rPrChange>
        </w:rPr>
        <w:t>, включ</w:t>
      </w:r>
      <w:r w:rsidR="00F97AB3" w:rsidRPr="00701541">
        <w:rPr>
          <w:rFonts w:ascii="Times New Roman" w:eastAsia="Calibri" w:hAnsi="Times New Roman" w:cs="Times New Roman"/>
          <w:sz w:val="24"/>
          <w:szCs w:val="24"/>
          <w:highlight w:val="green"/>
          <w:rPrChange w:id="567" w:author="Соколов Сергей Вадимович" w:date="2024-01-19T16:16:00Z">
            <w:rPr>
              <w:rFonts w:ascii="Times New Roman" w:eastAsia="Calibri" w:hAnsi="Times New Roman" w:cs="Times New Roman"/>
              <w:sz w:val="24"/>
              <w:szCs w:val="24"/>
            </w:rPr>
          </w:rPrChange>
        </w:rPr>
        <w:t>аются</w:t>
      </w:r>
      <w:r w:rsidRPr="00701541">
        <w:rPr>
          <w:rFonts w:ascii="Times New Roman" w:eastAsia="Calibri" w:hAnsi="Times New Roman" w:cs="Times New Roman"/>
          <w:sz w:val="24"/>
          <w:szCs w:val="24"/>
          <w:highlight w:val="green"/>
          <w:rPrChange w:id="568" w:author="Соколов Сергей Вадимович" w:date="2024-01-19T16:16:00Z">
            <w:rPr>
              <w:rFonts w:ascii="Times New Roman" w:eastAsia="Calibri" w:hAnsi="Times New Roman" w:cs="Times New Roman"/>
              <w:sz w:val="24"/>
              <w:szCs w:val="24"/>
            </w:rPr>
          </w:rPrChange>
        </w:rPr>
        <w:t xml:space="preserve"> в опорную сеть репер</w:t>
      </w:r>
      <w:r w:rsidR="00F97AB3" w:rsidRPr="00701541">
        <w:rPr>
          <w:rFonts w:ascii="Times New Roman" w:eastAsia="Calibri" w:hAnsi="Times New Roman" w:cs="Times New Roman"/>
          <w:sz w:val="24"/>
          <w:szCs w:val="24"/>
          <w:highlight w:val="green"/>
          <w:rPrChange w:id="569" w:author="Соколов Сергей Вадимович" w:date="2024-01-19T16:16:00Z">
            <w:rPr>
              <w:rFonts w:ascii="Times New Roman" w:eastAsia="Calibri" w:hAnsi="Times New Roman" w:cs="Times New Roman"/>
              <w:sz w:val="24"/>
              <w:szCs w:val="24"/>
            </w:rPr>
          </w:rPrChange>
        </w:rPr>
        <w:t>ы</w:t>
      </w:r>
      <w:r w:rsidRPr="00701541">
        <w:rPr>
          <w:rFonts w:ascii="Times New Roman" w:eastAsia="Calibri" w:hAnsi="Times New Roman" w:cs="Times New Roman"/>
          <w:sz w:val="24"/>
          <w:szCs w:val="24"/>
          <w:highlight w:val="green"/>
          <w:rPrChange w:id="570" w:author="Соколов Сергей Вадимович" w:date="2024-01-19T16:16:00Z">
            <w:rPr>
              <w:rFonts w:ascii="Times New Roman" w:eastAsia="Calibri" w:hAnsi="Times New Roman" w:cs="Times New Roman"/>
              <w:sz w:val="24"/>
              <w:szCs w:val="24"/>
            </w:rPr>
          </w:rPrChange>
        </w:rPr>
        <w:t>, расположенны</w:t>
      </w:r>
      <w:r w:rsidR="00F97AB3" w:rsidRPr="00701541">
        <w:rPr>
          <w:rFonts w:ascii="Times New Roman" w:eastAsia="Calibri" w:hAnsi="Times New Roman" w:cs="Times New Roman"/>
          <w:sz w:val="24"/>
          <w:szCs w:val="24"/>
          <w:highlight w:val="green"/>
          <w:rPrChange w:id="571" w:author="Соколов Сергей Вадимович" w:date="2024-01-19T16:16:00Z">
            <w:rPr>
              <w:rFonts w:ascii="Times New Roman" w:eastAsia="Calibri" w:hAnsi="Times New Roman" w:cs="Times New Roman"/>
              <w:sz w:val="24"/>
              <w:szCs w:val="24"/>
            </w:rPr>
          </w:rPrChange>
        </w:rPr>
        <w:t>е</w:t>
      </w:r>
      <w:r w:rsidRPr="00701541">
        <w:rPr>
          <w:rFonts w:ascii="Times New Roman" w:eastAsia="Calibri" w:hAnsi="Times New Roman" w:cs="Times New Roman"/>
          <w:sz w:val="24"/>
          <w:szCs w:val="24"/>
          <w:highlight w:val="green"/>
          <w:rPrChange w:id="572" w:author="Соколов Сергей Вадимович" w:date="2024-01-19T16:16:00Z">
            <w:rPr>
              <w:rFonts w:ascii="Times New Roman" w:eastAsia="Calibri" w:hAnsi="Times New Roman" w:cs="Times New Roman"/>
              <w:sz w:val="24"/>
              <w:szCs w:val="24"/>
            </w:rPr>
          </w:rPrChange>
        </w:rPr>
        <w:t xml:space="preserve"> на прилегающих к участку работ территориях.</w:t>
      </w:r>
    </w:p>
    <w:bookmarkEnd w:id="550"/>
    <w:p w14:paraId="017814BF" w14:textId="77777777" w:rsidR="000E08E8" w:rsidRPr="002150CE" w:rsidRDefault="000E08E8" w:rsidP="000F3F91">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Деформационные геодезические знаки на оползне</w:t>
      </w:r>
      <w:r w:rsidR="00EE25A2" w:rsidRPr="002150CE">
        <w:rPr>
          <w:rFonts w:ascii="Times New Roman" w:eastAsia="Calibri" w:hAnsi="Times New Roman" w:cs="Times New Roman"/>
          <w:sz w:val="24"/>
          <w:szCs w:val="24"/>
        </w:rPr>
        <w:t>опасном</w:t>
      </w:r>
      <w:r w:rsidRPr="002150CE">
        <w:rPr>
          <w:rFonts w:ascii="Times New Roman" w:eastAsia="Calibri" w:hAnsi="Times New Roman" w:cs="Times New Roman"/>
          <w:sz w:val="24"/>
          <w:szCs w:val="24"/>
        </w:rPr>
        <w:t xml:space="preserve"> склоне, в </w:t>
      </w:r>
      <w:r w:rsidRPr="002150CE">
        <w:rPr>
          <w:rFonts w:ascii="Times New Roman" w:eastAsia="Calibri" w:hAnsi="Times New Roman" w:cs="Times New Roman"/>
          <w:sz w:val="24"/>
          <w:szCs w:val="24"/>
        </w:rPr>
        <w:lastRenderedPageBreak/>
        <w:t>зависимости от глубины заложения, подразделяются на глубинные и поверхностные. Конструкция деформационных знаков устанавливается в программе в зависимости от целей и задач инженерных изысканий. В случае необходимости, в плановой деформационной сети дополнительно проектируется закладка рабочих пунктов вблизи исследуемого объекта наблюдений для выполнения с них непосредственных измерений смещений деформационных знаков. В высотной деформационной сети в качестве рабочих реперов, как правило, используются деформационные знаки.</w:t>
      </w:r>
    </w:p>
    <w:p w14:paraId="76C08421" w14:textId="3520DADA" w:rsidR="0065512A" w:rsidRPr="002150CE" w:rsidRDefault="0065512A"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r w:rsidRPr="00701541">
        <w:rPr>
          <w:rFonts w:ascii="Times New Roman" w:eastAsia="Calibri" w:hAnsi="Times New Roman" w:cs="Times New Roman"/>
          <w:sz w:val="24"/>
          <w:szCs w:val="24"/>
          <w:highlight w:val="green"/>
          <w:rPrChange w:id="573" w:author="Соколов Сергей Вадимович" w:date="2024-01-19T16:18:00Z">
            <w:rPr>
              <w:rFonts w:ascii="Times New Roman" w:eastAsia="Calibri" w:hAnsi="Times New Roman" w:cs="Times New Roman"/>
              <w:sz w:val="24"/>
              <w:szCs w:val="24"/>
            </w:rPr>
          </w:rPrChange>
        </w:rPr>
        <w:t xml:space="preserve">Глубинные деформационные геодезические знаки (глубинные марки) применяются для определения </w:t>
      </w:r>
      <w:r w:rsidR="00E47F82" w:rsidRPr="00701541">
        <w:rPr>
          <w:rFonts w:ascii="Times New Roman" w:eastAsia="Calibri" w:hAnsi="Times New Roman" w:cs="Times New Roman"/>
          <w:sz w:val="24"/>
          <w:szCs w:val="24"/>
          <w:highlight w:val="green"/>
          <w:rPrChange w:id="574" w:author="Соколов Сергей Вадимович" w:date="2024-01-19T16:18:00Z">
            <w:rPr>
              <w:rFonts w:ascii="Times New Roman" w:eastAsia="Calibri" w:hAnsi="Times New Roman" w:cs="Times New Roman"/>
              <w:sz w:val="24"/>
              <w:szCs w:val="24"/>
            </w:rPr>
          </w:rPrChange>
        </w:rPr>
        <w:t>глубинных перемещений</w:t>
      </w:r>
      <w:r w:rsidR="006F7B22" w:rsidRPr="00701541">
        <w:rPr>
          <w:rFonts w:ascii="Times New Roman" w:eastAsia="Calibri" w:hAnsi="Times New Roman" w:cs="Times New Roman"/>
          <w:sz w:val="24"/>
          <w:szCs w:val="24"/>
          <w:highlight w:val="green"/>
          <w:rPrChange w:id="575" w:author="Соколов Сергей Вадимович" w:date="2024-01-19T16:18:00Z">
            <w:rPr>
              <w:rFonts w:ascii="Times New Roman" w:eastAsia="Calibri" w:hAnsi="Times New Roman" w:cs="Times New Roman"/>
              <w:sz w:val="24"/>
              <w:szCs w:val="24"/>
            </w:rPr>
          </w:rPrChange>
        </w:rPr>
        <w:t xml:space="preserve"> грунтов в оползнеопасных склонах, грунтовых плотинах, насыпях и других грунтовых сооружениях.</w:t>
      </w:r>
      <w:r w:rsidRPr="00701541">
        <w:rPr>
          <w:rFonts w:ascii="Times New Roman" w:eastAsia="Calibri" w:hAnsi="Times New Roman" w:cs="Times New Roman"/>
          <w:sz w:val="24"/>
          <w:szCs w:val="24"/>
          <w:highlight w:val="green"/>
          <w:rPrChange w:id="576" w:author="Соколов Сергей Вадимович" w:date="2024-01-19T16:18:00Z">
            <w:rPr>
              <w:rFonts w:ascii="Times New Roman" w:eastAsia="Calibri" w:hAnsi="Times New Roman" w:cs="Times New Roman"/>
              <w:sz w:val="24"/>
              <w:szCs w:val="24"/>
            </w:rPr>
          </w:rPrChange>
        </w:rPr>
        <w:t xml:space="preserve"> В качестве глубинной марки может использоваться трубчатая марка, заклады</w:t>
      </w:r>
      <w:r w:rsidR="00AE6AE4" w:rsidRPr="00701541">
        <w:rPr>
          <w:rFonts w:ascii="Times New Roman" w:eastAsia="Calibri" w:hAnsi="Times New Roman" w:cs="Times New Roman"/>
          <w:sz w:val="24"/>
          <w:szCs w:val="24"/>
          <w:highlight w:val="green"/>
          <w:rPrChange w:id="577" w:author="Соколов Сергей Вадимович" w:date="2024-01-19T16:18:00Z">
            <w:rPr>
              <w:rFonts w:ascii="Times New Roman" w:eastAsia="Calibri" w:hAnsi="Times New Roman" w:cs="Times New Roman"/>
              <w:sz w:val="24"/>
              <w:szCs w:val="24"/>
            </w:rPr>
          </w:rPrChange>
        </w:rPr>
        <w:t xml:space="preserve">ваемая в </w:t>
      </w:r>
      <w:r w:rsidRPr="00701541">
        <w:rPr>
          <w:rFonts w:ascii="Times New Roman" w:eastAsia="Calibri" w:hAnsi="Times New Roman" w:cs="Times New Roman"/>
          <w:sz w:val="24"/>
          <w:szCs w:val="24"/>
          <w:highlight w:val="green"/>
          <w:rPrChange w:id="578" w:author="Соколов Сергей Вадимович" w:date="2024-01-19T16:18:00Z">
            <w:rPr>
              <w:rFonts w:ascii="Times New Roman" w:eastAsia="Calibri" w:hAnsi="Times New Roman" w:cs="Times New Roman"/>
              <w:sz w:val="24"/>
              <w:szCs w:val="24"/>
            </w:rPr>
          </w:rPrChange>
        </w:rPr>
        <w:t>скважину</w:t>
      </w:r>
      <w:ins w:id="579" w:author="Н.И." w:date="2019-02-15T10:04:00Z">
        <w:r w:rsidR="00A23FC7" w:rsidRPr="00701541">
          <w:rPr>
            <w:rFonts w:ascii="Times New Roman" w:eastAsia="Calibri" w:hAnsi="Times New Roman" w:cs="Times New Roman"/>
            <w:sz w:val="24"/>
            <w:szCs w:val="24"/>
            <w:highlight w:val="green"/>
            <w:rPrChange w:id="580" w:author="Соколов Сергей Вадимович" w:date="2024-01-19T16:18:00Z">
              <w:rPr>
                <w:rFonts w:ascii="Times New Roman" w:eastAsia="Calibri" w:hAnsi="Times New Roman" w:cs="Times New Roman"/>
                <w:sz w:val="24"/>
                <w:szCs w:val="24"/>
              </w:rPr>
            </w:rPrChange>
          </w:rPr>
          <w:t xml:space="preserve"> </w:t>
        </w:r>
        <w:r w:rsidR="00A23FC7" w:rsidRPr="00701541">
          <w:rPr>
            <w:rFonts w:ascii="Times New Roman" w:eastAsia="Calibri" w:hAnsi="Times New Roman" w:cs="Times New Roman"/>
            <w:color w:val="FF0000"/>
            <w:sz w:val="24"/>
            <w:szCs w:val="24"/>
          </w:rPr>
          <w:t>(приложение А)</w:t>
        </w:r>
      </w:ins>
      <w:del w:id="581" w:author="Н.И." w:date="2019-02-15T10:04:00Z">
        <w:r w:rsidR="00780100" w:rsidRPr="002150CE" w:rsidDel="00A23FC7">
          <w:rPr>
            <w:rFonts w:ascii="Times New Roman" w:eastAsia="Calibri" w:hAnsi="Times New Roman" w:cs="Times New Roman"/>
            <w:sz w:val="24"/>
            <w:szCs w:val="24"/>
          </w:rPr>
          <w:delText xml:space="preserve"> </w:delText>
        </w:r>
        <w:r w:rsidR="009A0BA3" w:rsidRPr="002150CE" w:rsidDel="00A23FC7">
          <w:rPr>
            <w:rFonts w:ascii="Times New Roman" w:eastAsia="Calibri" w:hAnsi="Times New Roman" w:cs="Times New Roman"/>
            <w:sz w:val="24"/>
            <w:szCs w:val="24"/>
          </w:rPr>
          <w:delText>[7]</w:delText>
        </w:r>
      </w:del>
      <w:r w:rsidR="009A0BA3"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 xml:space="preserve"> Установку глубинных марок рекомендуется производить кустовым способом.</w:t>
      </w:r>
    </w:p>
    <w:p w14:paraId="5299CE4A" w14:textId="2876285D" w:rsidR="000E08E8" w:rsidRPr="002150CE"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r w:rsidRPr="00701541">
        <w:rPr>
          <w:rFonts w:ascii="Times New Roman" w:eastAsia="Calibri" w:hAnsi="Times New Roman" w:cs="Times New Roman"/>
          <w:sz w:val="24"/>
          <w:szCs w:val="24"/>
          <w:highlight w:val="green"/>
          <w:rPrChange w:id="582" w:author="Соколов Сергей Вадимович" w:date="2024-01-19T16:18:00Z">
            <w:rPr>
              <w:rFonts w:ascii="Times New Roman" w:eastAsia="Calibri" w:hAnsi="Times New Roman" w:cs="Times New Roman"/>
              <w:sz w:val="24"/>
              <w:szCs w:val="24"/>
            </w:rPr>
          </w:rPrChange>
        </w:rPr>
        <w:t>Поверхностные деформационные геодезические знаки (поверхностные грунтовые марки) устанавливаются ниже глубины сезонного промерзания грунта и предназначены для измерений вертикальных и горизонтальных смещений поверхности склонов, грунтовых плотин, насыпей и других грунтовых сооружений. Поверхностная марка закладывается в скважину или шурф</w:t>
      </w:r>
      <w:r w:rsidR="00780100" w:rsidRPr="00701541">
        <w:rPr>
          <w:rFonts w:ascii="Times New Roman" w:eastAsia="Calibri" w:hAnsi="Times New Roman" w:cs="Times New Roman"/>
          <w:sz w:val="24"/>
          <w:szCs w:val="24"/>
          <w:highlight w:val="green"/>
          <w:rPrChange w:id="583" w:author="Соколов Сергей Вадимович" w:date="2024-01-19T16:18:00Z">
            <w:rPr>
              <w:rFonts w:ascii="Times New Roman" w:eastAsia="Calibri" w:hAnsi="Times New Roman" w:cs="Times New Roman"/>
              <w:sz w:val="24"/>
              <w:szCs w:val="24"/>
            </w:rPr>
          </w:rPrChange>
        </w:rPr>
        <w:t xml:space="preserve"> </w:t>
      </w:r>
      <w:ins w:id="584" w:author="Н.И." w:date="2019-02-15T10:04:00Z">
        <w:r w:rsidR="00A23FC7" w:rsidRPr="00701541">
          <w:rPr>
            <w:rFonts w:ascii="Times New Roman" w:eastAsia="Calibri" w:hAnsi="Times New Roman" w:cs="Times New Roman"/>
            <w:color w:val="FF0000"/>
            <w:sz w:val="24"/>
            <w:szCs w:val="24"/>
          </w:rPr>
          <w:t>(приложение Б)</w:t>
        </w:r>
      </w:ins>
      <w:del w:id="585" w:author="Н.И." w:date="2019-02-15T10:04:00Z">
        <w:r w:rsidR="009A0BA3" w:rsidRPr="002150CE" w:rsidDel="00A23FC7">
          <w:rPr>
            <w:rFonts w:ascii="Times New Roman" w:eastAsia="Calibri" w:hAnsi="Times New Roman" w:cs="Times New Roman"/>
            <w:sz w:val="24"/>
            <w:szCs w:val="24"/>
          </w:rPr>
          <w:delText>[7]</w:delText>
        </w:r>
      </w:del>
      <w:r w:rsidR="009A0BA3" w:rsidRPr="002150CE">
        <w:rPr>
          <w:rFonts w:ascii="Times New Roman" w:eastAsia="Calibri" w:hAnsi="Times New Roman" w:cs="Times New Roman"/>
          <w:sz w:val="24"/>
          <w:szCs w:val="24"/>
        </w:rPr>
        <w:t>.</w:t>
      </w:r>
    </w:p>
    <w:p w14:paraId="718BCC44" w14:textId="119F50DD" w:rsidR="000E08E8" w:rsidRPr="002150CE"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r w:rsidRPr="00701541">
        <w:rPr>
          <w:rFonts w:ascii="Times New Roman" w:eastAsia="Calibri" w:hAnsi="Times New Roman" w:cs="Times New Roman"/>
          <w:sz w:val="24"/>
          <w:szCs w:val="24"/>
          <w:highlight w:val="green"/>
          <w:rPrChange w:id="586" w:author="Соколов Сергей Вадимович" w:date="2024-01-19T16:18:00Z">
            <w:rPr>
              <w:rFonts w:ascii="Times New Roman" w:eastAsia="Calibri" w:hAnsi="Times New Roman" w:cs="Times New Roman"/>
              <w:sz w:val="24"/>
              <w:szCs w:val="24"/>
            </w:rPr>
          </w:rPrChange>
        </w:rPr>
        <w:t xml:space="preserve">При выполнении наблюдений за подвижками поверхности </w:t>
      </w:r>
      <w:r w:rsidR="005009DD" w:rsidRPr="00701541">
        <w:rPr>
          <w:rFonts w:ascii="Times New Roman" w:eastAsia="Calibri" w:hAnsi="Times New Roman" w:cs="Times New Roman"/>
          <w:sz w:val="24"/>
          <w:szCs w:val="24"/>
          <w:highlight w:val="green"/>
          <w:rPrChange w:id="587" w:author="Соколов Сергей Вадимович" w:date="2024-01-19T16:18:00Z">
            <w:rPr>
              <w:rFonts w:ascii="Times New Roman" w:eastAsia="Calibri" w:hAnsi="Times New Roman" w:cs="Times New Roman"/>
              <w:sz w:val="24"/>
              <w:szCs w:val="24"/>
            </w:rPr>
          </w:rPrChange>
        </w:rPr>
        <w:t>оползн</w:t>
      </w:r>
      <w:r w:rsidR="00AA6EFE" w:rsidRPr="00701541">
        <w:rPr>
          <w:rFonts w:ascii="Times New Roman" w:eastAsia="Calibri" w:hAnsi="Times New Roman" w:cs="Times New Roman"/>
          <w:sz w:val="24"/>
          <w:szCs w:val="24"/>
          <w:highlight w:val="green"/>
          <w:rPrChange w:id="588" w:author="Соколов Сергей Вадимович" w:date="2024-01-19T16:18:00Z">
            <w:rPr>
              <w:rFonts w:ascii="Times New Roman" w:eastAsia="Calibri" w:hAnsi="Times New Roman" w:cs="Times New Roman"/>
              <w:sz w:val="24"/>
              <w:szCs w:val="24"/>
            </w:rPr>
          </w:rPrChange>
        </w:rPr>
        <w:t>еопасных</w:t>
      </w:r>
      <w:r w:rsidRPr="00701541">
        <w:rPr>
          <w:rFonts w:ascii="Times New Roman" w:eastAsia="Calibri" w:hAnsi="Times New Roman" w:cs="Times New Roman"/>
          <w:sz w:val="24"/>
          <w:szCs w:val="24"/>
          <w:highlight w:val="green"/>
          <w:rPrChange w:id="589" w:author="Соколов Сергей Вадимович" w:date="2024-01-19T16:18:00Z">
            <w:rPr>
              <w:rFonts w:ascii="Times New Roman" w:eastAsia="Calibri" w:hAnsi="Times New Roman" w:cs="Times New Roman"/>
              <w:sz w:val="24"/>
              <w:szCs w:val="24"/>
            </w:rPr>
          </w:rPrChange>
        </w:rPr>
        <w:t xml:space="preserve"> и других потенциально неустойчивых участков</w:t>
      </w:r>
      <w:r w:rsidR="00166D04" w:rsidRPr="00701541">
        <w:rPr>
          <w:rFonts w:ascii="Times New Roman" w:eastAsia="Calibri" w:hAnsi="Times New Roman" w:cs="Times New Roman"/>
          <w:sz w:val="24"/>
          <w:szCs w:val="24"/>
          <w:highlight w:val="green"/>
          <w:rPrChange w:id="590" w:author="Соколов Сергей Вадимович" w:date="2024-01-19T16:18:00Z">
            <w:rPr>
              <w:rFonts w:ascii="Times New Roman" w:eastAsia="Calibri" w:hAnsi="Times New Roman" w:cs="Times New Roman"/>
              <w:sz w:val="24"/>
              <w:szCs w:val="24"/>
            </w:rPr>
          </w:rPrChange>
        </w:rPr>
        <w:t>, при обосновании в программе,</w:t>
      </w:r>
      <w:r w:rsidRPr="00701541">
        <w:rPr>
          <w:rFonts w:ascii="Times New Roman" w:eastAsia="Calibri" w:hAnsi="Times New Roman" w:cs="Times New Roman"/>
          <w:sz w:val="24"/>
          <w:szCs w:val="24"/>
          <w:highlight w:val="green"/>
          <w:rPrChange w:id="591" w:author="Соколов Сергей Вадимович" w:date="2024-01-19T16:18:00Z">
            <w:rPr>
              <w:rFonts w:ascii="Times New Roman" w:eastAsia="Calibri" w:hAnsi="Times New Roman" w:cs="Times New Roman"/>
              <w:sz w:val="24"/>
              <w:szCs w:val="24"/>
            </w:rPr>
          </w:rPrChange>
        </w:rPr>
        <w:t xml:space="preserve"> допускается использование деформационных планово-высотных геодезических знаков упрощ</w:t>
      </w:r>
      <w:r w:rsidR="002150CE" w:rsidRPr="00701541">
        <w:rPr>
          <w:rFonts w:ascii="Times New Roman" w:eastAsia="Calibri" w:hAnsi="Times New Roman" w:cs="Times New Roman"/>
          <w:sz w:val="24"/>
          <w:szCs w:val="24"/>
          <w:highlight w:val="green"/>
          <w:rPrChange w:id="592" w:author="Соколов Сергей Вадимович" w:date="2024-01-19T16:18:00Z">
            <w:rPr>
              <w:rFonts w:ascii="Times New Roman" w:eastAsia="Calibri" w:hAnsi="Times New Roman" w:cs="Times New Roman"/>
              <w:sz w:val="24"/>
              <w:szCs w:val="24"/>
            </w:rPr>
          </w:rPrChange>
        </w:rPr>
        <w:t>е</w:t>
      </w:r>
      <w:r w:rsidRPr="00701541">
        <w:rPr>
          <w:rFonts w:ascii="Times New Roman" w:eastAsia="Calibri" w:hAnsi="Times New Roman" w:cs="Times New Roman"/>
          <w:sz w:val="24"/>
          <w:szCs w:val="24"/>
          <w:highlight w:val="green"/>
          <w:rPrChange w:id="593" w:author="Соколов Сергей Вадимович" w:date="2024-01-19T16:18:00Z">
            <w:rPr>
              <w:rFonts w:ascii="Times New Roman" w:eastAsia="Calibri" w:hAnsi="Times New Roman" w:cs="Times New Roman"/>
              <w:sz w:val="24"/>
              <w:szCs w:val="24"/>
            </w:rPr>
          </w:rPrChange>
        </w:rPr>
        <w:t>нной конструкции (контрольных марок). Контрольные марки выполняют в виде отрезков трубы или арматуры, за</w:t>
      </w:r>
      <w:r w:rsidR="00AF4D54" w:rsidRPr="00701541">
        <w:rPr>
          <w:rFonts w:ascii="Times New Roman" w:eastAsia="Calibri" w:hAnsi="Times New Roman" w:cs="Times New Roman"/>
          <w:sz w:val="24"/>
          <w:szCs w:val="24"/>
          <w:highlight w:val="green"/>
          <w:rPrChange w:id="594" w:author="Соколов Сергей Вадимович" w:date="2024-01-19T16:18:00Z">
            <w:rPr>
              <w:rFonts w:ascii="Times New Roman" w:eastAsia="Calibri" w:hAnsi="Times New Roman" w:cs="Times New Roman"/>
              <w:sz w:val="24"/>
              <w:szCs w:val="24"/>
            </w:rPr>
          </w:rPrChange>
        </w:rPr>
        <w:t>крепленных</w:t>
      </w:r>
      <w:r w:rsidR="006F38F5" w:rsidRPr="00701541">
        <w:rPr>
          <w:rFonts w:ascii="Times New Roman" w:eastAsia="Calibri" w:hAnsi="Times New Roman" w:cs="Times New Roman"/>
          <w:sz w:val="24"/>
          <w:szCs w:val="24"/>
          <w:highlight w:val="green"/>
          <w:rPrChange w:id="595" w:author="Соколов Сергей Вадимович" w:date="2024-01-19T16:18:00Z">
            <w:rPr>
              <w:rFonts w:ascii="Times New Roman" w:eastAsia="Calibri" w:hAnsi="Times New Roman" w:cs="Times New Roman"/>
              <w:sz w:val="24"/>
              <w:szCs w:val="24"/>
            </w:rPr>
          </w:rPrChange>
        </w:rPr>
        <w:t xml:space="preserve"> </w:t>
      </w:r>
      <w:r w:rsidR="00AF4D54" w:rsidRPr="00701541">
        <w:rPr>
          <w:rFonts w:ascii="Times New Roman" w:eastAsia="Calibri" w:hAnsi="Times New Roman" w:cs="Times New Roman"/>
          <w:sz w:val="24"/>
          <w:szCs w:val="24"/>
          <w:highlight w:val="green"/>
          <w:rPrChange w:id="596" w:author="Соколов Сергей Вадимович" w:date="2024-01-19T16:18:00Z">
            <w:rPr>
              <w:rFonts w:ascii="Times New Roman" w:eastAsia="Calibri" w:hAnsi="Times New Roman" w:cs="Times New Roman"/>
              <w:sz w:val="24"/>
              <w:szCs w:val="24"/>
            </w:rPr>
          </w:rPrChange>
        </w:rPr>
        <w:t xml:space="preserve">в слое бетона </w:t>
      </w:r>
      <w:r w:rsidRPr="00701541">
        <w:rPr>
          <w:rFonts w:ascii="Times New Roman" w:eastAsia="Calibri" w:hAnsi="Times New Roman" w:cs="Times New Roman"/>
          <w:sz w:val="24"/>
          <w:szCs w:val="24"/>
          <w:highlight w:val="green"/>
          <w:rPrChange w:id="597" w:author="Соколов Сергей Вадимович" w:date="2024-01-19T16:18:00Z">
            <w:rPr>
              <w:rFonts w:ascii="Times New Roman" w:eastAsia="Calibri" w:hAnsi="Times New Roman" w:cs="Times New Roman"/>
              <w:sz w:val="24"/>
              <w:szCs w:val="24"/>
            </w:rPr>
          </w:rPrChange>
        </w:rPr>
        <w:t>на дне скважины или шурфа. Как правило, основание шурфа располагается на 0</w:t>
      </w:r>
      <w:r w:rsidR="00656BA0" w:rsidRPr="00701541">
        <w:rPr>
          <w:rFonts w:ascii="Times New Roman" w:eastAsia="Calibri" w:hAnsi="Times New Roman" w:cs="Times New Roman"/>
          <w:sz w:val="24"/>
          <w:szCs w:val="24"/>
          <w:highlight w:val="green"/>
          <w:rPrChange w:id="598" w:author="Соколов Сергей Вадимович" w:date="2024-01-19T16:18:00Z">
            <w:rPr>
              <w:rFonts w:ascii="Times New Roman" w:eastAsia="Calibri" w:hAnsi="Times New Roman" w:cs="Times New Roman"/>
              <w:sz w:val="24"/>
              <w:szCs w:val="24"/>
            </w:rPr>
          </w:rPrChange>
        </w:rPr>
        <w:t>,</w:t>
      </w:r>
      <w:r w:rsidRPr="00701541">
        <w:rPr>
          <w:rFonts w:ascii="Times New Roman" w:eastAsia="Calibri" w:hAnsi="Times New Roman" w:cs="Times New Roman"/>
          <w:sz w:val="24"/>
          <w:szCs w:val="24"/>
          <w:highlight w:val="green"/>
          <w:rPrChange w:id="599" w:author="Соколов Сергей Вадимович" w:date="2024-01-19T16:18:00Z">
            <w:rPr>
              <w:rFonts w:ascii="Times New Roman" w:eastAsia="Calibri" w:hAnsi="Times New Roman" w:cs="Times New Roman"/>
              <w:sz w:val="24"/>
              <w:szCs w:val="24"/>
            </w:rPr>
          </w:rPrChange>
        </w:rPr>
        <w:t>5 м ниже глубины сезонного промерзания грунта. Для наблюдений в районах с незначительной глубиной сезонного промерзания или за подвижками грунтовых сооружений (насыпей, плотин, дамб) в качестве контрольных марок допускается использование отрезков металлических труб, арматуры, железобетонных или деревянных столбов, забиваемых вертикально на глубину 0</w:t>
      </w:r>
      <w:r w:rsidR="00656BA0" w:rsidRPr="00701541">
        <w:rPr>
          <w:rFonts w:ascii="Times New Roman" w:eastAsia="Calibri" w:hAnsi="Times New Roman" w:cs="Times New Roman"/>
          <w:sz w:val="24"/>
          <w:szCs w:val="24"/>
          <w:highlight w:val="green"/>
          <w:rPrChange w:id="600" w:author="Соколов Сергей Вадимович" w:date="2024-01-19T16:18:00Z">
            <w:rPr>
              <w:rFonts w:ascii="Times New Roman" w:eastAsia="Calibri" w:hAnsi="Times New Roman" w:cs="Times New Roman"/>
              <w:sz w:val="24"/>
              <w:szCs w:val="24"/>
            </w:rPr>
          </w:rPrChange>
        </w:rPr>
        <w:t>,</w:t>
      </w:r>
      <w:r w:rsidRPr="00701541">
        <w:rPr>
          <w:rFonts w:ascii="Times New Roman" w:eastAsia="Calibri" w:hAnsi="Times New Roman" w:cs="Times New Roman"/>
          <w:sz w:val="24"/>
          <w:szCs w:val="24"/>
          <w:highlight w:val="green"/>
          <w:rPrChange w:id="601" w:author="Соколов Сергей Вадимович" w:date="2024-01-19T16:18:00Z">
            <w:rPr>
              <w:rFonts w:ascii="Times New Roman" w:eastAsia="Calibri" w:hAnsi="Times New Roman" w:cs="Times New Roman"/>
              <w:sz w:val="24"/>
              <w:szCs w:val="24"/>
            </w:rPr>
          </w:rPrChange>
        </w:rPr>
        <w:t>5–1</w:t>
      </w:r>
      <w:r w:rsidR="00656BA0" w:rsidRPr="00701541">
        <w:rPr>
          <w:rFonts w:ascii="Times New Roman" w:eastAsia="Calibri" w:hAnsi="Times New Roman" w:cs="Times New Roman"/>
          <w:sz w:val="24"/>
          <w:szCs w:val="24"/>
          <w:highlight w:val="green"/>
          <w:rPrChange w:id="602" w:author="Соколов Сергей Вадимович" w:date="2024-01-19T16:18:00Z">
            <w:rPr>
              <w:rFonts w:ascii="Times New Roman" w:eastAsia="Calibri" w:hAnsi="Times New Roman" w:cs="Times New Roman"/>
              <w:sz w:val="24"/>
              <w:szCs w:val="24"/>
            </w:rPr>
          </w:rPrChange>
        </w:rPr>
        <w:t>,</w:t>
      </w:r>
      <w:r w:rsidRPr="00701541">
        <w:rPr>
          <w:rFonts w:ascii="Times New Roman" w:eastAsia="Calibri" w:hAnsi="Times New Roman" w:cs="Times New Roman"/>
          <w:sz w:val="24"/>
          <w:szCs w:val="24"/>
          <w:highlight w:val="green"/>
          <w:rPrChange w:id="603" w:author="Соколов Сергей Вадимович" w:date="2024-01-19T16:18:00Z">
            <w:rPr>
              <w:rFonts w:ascii="Times New Roman" w:eastAsia="Calibri" w:hAnsi="Times New Roman" w:cs="Times New Roman"/>
              <w:sz w:val="24"/>
              <w:szCs w:val="24"/>
            </w:rPr>
          </w:rPrChange>
        </w:rPr>
        <w:t>0</w:t>
      </w:r>
      <w:r w:rsidR="00C71C33" w:rsidRPr="00701541">
        <w:rPr>
          <w:rFonts w:ascii="Times New Roman" w:eastAsia="Calibri" w:hAnsi="Times New Roman" w:cs="Times New Roman"/>
          <w:sz w:val="24"/>
          <w:szCs w:val="24"/>
          <w:highlight w:val="green"/>
          <w:rPrChange w:id="604" w:author="Соколов Сергей Вадимович" w:date="2024-01-19T16:18:00Z">
            <w:rPr>
              <w:rFonts w:ascii="Times New Roman" w:eastAsia="Calibri" w:hAnsi="Times New Roman" w:cs="Times New Roman"/>
              <w:sz w:val="24"/>
              <w:szCs w:val="24"/>
            </w:rPr>
          </w:rPrChange>
        </w:rPr>
        <w:t> </w:t>
      </w:r>
      <w:r w:rsidRPr="00701541">
        <w:rPr>
          <w:rFonts w:ascii="Times New Roman" w:eastAsia="Calibri" w:hAnsi="Times New Roman" w:cs="Times New Roman"/>
          <w:sz w:val="24"/>
          <w:szCs w:val="24"/>
          <w:highlight w:val="green"/>
          <w:rPrChange w:id="605" w:author="Соколов Сергей Вадимович" w:date="2024-01-19T16:18:00Z">
            <w:rPr>
              <w:rFonts w:ascii="Times New Roman" w:eastAsia="Calibri" w:hAnsi="Times New Roman" w:cs="Times New Roman"/>
              <w:sz w:val="24"/>
              <w:szCs w:val="24"/>
            </w:rPr>
          </w:rPrChange>
        </w:rPr>
        <w:t>м</w:t>
      </w:r>
      <w:r w:rsidR="00780100" w:rsidRPr="00701541">
        <w:rPr>
          <w:rFonts w:ascii="Times New Roman" w:eastAsia="Calibri" w:hAnsi="Times New Roman" w:cs="Times New Roman"/>
          <w:sz w:val="24"/>
          <w:szCs w:val="24"/>
          <w:highlight w:val="green"/>
          <w:rPrChange w:id="606" w:author="Соколов Сергей Вадимович" w:date="2024-01-19T16:18:00Z">
            <w:rPr>
              <w:rFonts w:ascii="Times New Roman" w:eastAsia="Calibri" w:hAnsi="Times New Roman" w:cs="Times New Roman"/>
              <w:sz w:val="24"/>
              <w:szCs w:val="24"/>
            </w:rPr>
          </w:rPrChange>
        </w:rPr>
        <w:t xml:space="preserve"> </w:t>
      </w:r>
      <w:ins w:id="607" w:author="Н.И." w:date="2019-02-15T10:04:00Z">
        <w:r w:rsidR="004A6998" w:rsidRPr="00701541">
          <w:rPr>
            <w:rFonts w:ascii="Times New Roman" w:eastAsia="Calibri" w:hAnsi="Times New Roman" w:cs="Times New Roman"/>
            <w:color w:val="FF0000"/>
            <w:sz w:val="24"/>
            <w:szCs w:val="24"/>
          </w:rPr>
          <w:t>(приложение В)</w:t>
        </w:r>
        <w:r w:rsidR="004A6998">
          <w:rPr>
            <w:rFonts w:ascii="Times New Roman" w:eastAsia="Calibri" w:hAnsi="Times New Roman" w:cs="Times New Roman"/>
            <w:color w:val="FF0000"/>
            <w:sz w:val="24"/>
            <w:szCs w:val="24"/>
          </w:rPr>
          <w:t>.</w:t>
        </w:r>
      </w:ins>
      <w:del w:id="608" w:author="Н.И." w:date="2019-02-15T10:04:00Z">
        <w:r w:rsidR="009A0BA3" w:rsidRPr="002150CE" w:rsidDel="004A6998">
          <w:rPr>
            <w:rFonts w:ascii="Times New Roman" w:eastAsia="Calibri" w:hAnsi="Times New Roman" w:cs="Times New Roman"/>
            <w:sz w:val="24"/>
            <w:szCs w:val="24"/>
          </w:rPr>
          <w:delText>[7]</w:delText>
        </w:r>
        <w:r w:rsidR="008501E5" w:rsidRPr="002150CE" w:rsidDel="004A6998">
          <w:rPr>
            <w:rFonts w:ascii="Times New Roman" w:eastAsia="Calibri" w:hAnsi="Times New Roman" w:cs="Times New Roman"/>
            <w:sz w:val="24"/>
            <w:szCs w:val="24"/>
          </w:rPr>
          <w:delText>.</w:delText>
        </w:r>
      </w:del>
    </w:p>
    <w:p w14:paraId="1B282F50" w14:textId="77777777" w:rsidR="000E08E8" w:rsidRPr="00701541"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609" w:author="Соколов Сергей Вадимович" w:date="2024-01-19T16:23:00Z">
            <w:rPr>
              <w:rFonts w:ascii="Times New Roman" w:eastAsia="Calibri" w:hAnsi="Times New Roman" w:cs="Times New Roman"/>
              <w:sz w:val="24"/>
              <w:szCs w:val="24"/>
            </w:rPr>
          </w:rPrChange>
        </w:rPr>
      </w:pPr>
      <w:r w:rsidRPr="00701541">
        <w:rPr>
          <w:rFonts w:ascii="Times New Roman" w:eastAsia="Calibri" w:hAnsi="Times New Roman" w:cs="Times New Roman"/>
          <w:sz w:val="24"/>
          <w:szCs w:val="24"/>
          <w:highlight w:val="green"/>
          <w:rPrChange w:id="610" w:author="Соколов Сергей Вадимович" w:date="2024-01-19T16:23:00Z">
            <w:rPr>
              <w:rFonts w:ascii="Times New Roman" w:eastAsia="Calibri" w:hAnsi="Times New Roman" w:cs="Times New Roman"/>
              <w:sz w:val="24"/>
              <w:szCs w:val="24"/>
            </w:rPr>
          </w:rPrChange>
        </w:rPr>
        <w:t>Для измерения планово-высотных смещений фундаментов зданий и сооружений</w:t>
      </w:r>
      <w:r w:rsidR="00A61ADD" w:rsidRPr="00701541">
        <w:rPr>
          <w:rFonts w:ascii="Times New Roman" w:eastAsia="Calibri" w:hAnsi="Times New Roman" w:cs="Times New Roman"/>
          <w:sz w:val="24"/>
          <w:szCs w:val="24"/>
          <w:highlight w:val="green"/>
          <w:rPrChange w:id="611" w:author="Соколов Сергей Вадимович" w:date="2024-01-19T16:23:00Z">
            <w:rPr>
              <w:rFonts w:ascii="Times New Roman" w:eastAsia="Calibri" w:hAnsi="Times New Roman" w:cs="Times New Roman"/>
              <w:sz w:val="24"/>
              <w:szCs w:val="24"/>
            </w:rPr>
          </w:rPrChange>
        </w:rPr>
        <w:t xml:space="preserve"> </w:t>
      </w:r>
      <w:r w:rsidRPr="00701541">
        <w:rPr>
          <w:rFonts w:ascii="Times New Roman" w:eastAsia="Calibri" w:hAnsi="Times New Roman" w:cs="Times New Roman"/>
          <w:sz w:val="24"/>
          <w:szCs w:val="24"/>
          <w:highlight w:val="green"/>
          <w:rPrChange w:id="612" w:author="Соколов Сергей Вадимович" w:date="2024-01-19T16:23:00Z">
            <w:rPr>
              <w:rFonts w:ascii="Times New Roman" w:eastAsia="Calibri" w:hAnsi="Times New Roman" w:cs="Times New Roman"/>
              <w:sz w:val="24"/>
              <w:szCs w:val="24"/>
            </w:rPr>
          </w:rPrChange>
        </w:rPr>
        <w:t>на оползнеопасных склонах, а также железобетонных элементов плотин и других грунтовых сооружений, следует использовать стенные, плитные и цокольные поверхностные марки анкерного типа, устанавливаемые на</w:t>
      </w:r>
      <w:r w:rsidR="003D5268" w:rsidRPr="00701541">
        <w:rPr>
          <w:rFonts w:ascii="Times New Roman" w:eastAsia="Calibri" w:hAnsi="Times New Roman" w:cs="Times New Roman"/>
          <w:sz w:val="24"/>
          <w:szCs w:val="24"/>
          <w:highlight w:val="green"/>
          <w:rPrChange w:id="613" w:author="Соколов Сергей Вадимович" w:date="2024-01-19T16:23:00Z">
            <w:rPr>
              <w:rFonts w:ascii="Times New Roman" w:eastAsia="Calibri" w:hAnsi="Times New Roman" w:cs="Times New Roman"/>
              <w:sz w:val="24"/>
              <w:szCs w:val="24"/>
            </w:rPr>
          </w:rPrChange>
        </w:rPr>
        <w:t xml:space="preserve"> цементный раствор в просверленные</w:t>
      </w:r>
      <w:r w:rsidRPr="00701541">
        <w:rPr>
          <w:rFonts w:ascii="Times New Roman" w:eastAsia="Calibri" w:hAnsi="Times New Roman" w:cs="Times New Roman"/>
          <w:sz w:val="24"/>
          <w:szCs w:val="24"/>
          <w:highlight w:val="green"/>
          <w:rPrChange w:id="614" w:author="Соколов Сергей Вадимович" w:date="2024-01-19T16:23:00Z">
            <w:rPr>
              <w:rFonts w:ascii="Times New Roman" w:eastAsia="Calibri" w:hAnsi="Times New Roman" w:cs="Times New Roman"/>
              <w:sz w:val="24"/>
              <w:szCs w:val="24"/>
            </w:rPr>
          </w:rPrChange>
        </w:rPr>
        <w:t xml:space="preserve"> отверстия. В программе должны предусматриваться мероприятия, обеспечивающие защиту марок от случайных повреждений на весь период наблюдений.</w:t>
      </w:r>
    </w:p>
    <w:p w14:paraId="6FABC509" w14:textId="3436A895" w:rsidR="000E08E8" w:rsidRPr="00701541"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615" w:author="Соколов Сергей Вадимович" w:date="2024-01-19T16:26:00Z">
            <w:rPr>
              <w:rFonts w:ascii="Times New Roman" w:eastAsia="Calibri" w:hAnsi="Times New Roman" w:cs="Times New Roman"/>
              <w:sz w:val="24"/>
              <w:szCs w:val="24"/>
            </w:rPr>
          </w:rPrChange>
        </w:rPr>
      </w:pPr>
      <w:r w:rsidRPr="00701541">
        <w:rPr>
          <w:rFonts w:ascii="Times New Roman" w:eastAsia="Calibri" w:hAnsi="Times New Roman" w:cs="Times New Roman"/>
          <w:sz w:val="24"/>
          <w:szCs w:val="24"/>
          <w:highlight w:val="green"/>
          <w:rPrChange w:id="616" w:author="Соколов Сергей Вадимович" w:date="2024-01-19T16:26:00Z">
            <w:rPr>
              <w:rFonts w:ascii="Times New Roman" w:eastAsia="Calibri" w:hAnsi="Times New Roman" w:cs="Times New Roman"/>
              <w:sz w:val="24"/>
              <w:szCs w:val="24"/>
            </w:rPr>
          </w:rPrChange>
        </w:rPr>
        <w:t xml:space="preserve">В зависимости от требований к точности результатов и условий участка </w:t>
      </w:r>
      <w:r w:rsidRPr="00701541">
        <w:rPr>
          <w:rFonts w:ascii="Times New Roman" w:eastAsia="Calibri" w:hAnsi="Times New Roman" w:cs="Times New Roman"/>
          <w:sz w:val="24"/>
          <w:szCs w:val="24"/>
          <w:highlight w:val="green"/>
          <w:rPrChange w:id="617" w:author="Соколов Сергей Вадимович" w:date="2024-01-19T16:26:00Z">
            <w:rPr>
              <w:rFonts w:ascii="Times New Roman" w:eastAsia="Calibri" w:hAnsi="Times New Roman" w:cs="Times New Roman"/>
              <w:sz w:val="24"/>
              <w:szCs w:val="24"/>
            </w:rPr>
          </w:rPrChange>
        </w:rPr>
        <w:lastRenderedPageBreak/>
        <w:t>работ, горизонтальные смещения деформационных знаков</w:t>
      </w:r>
      <w:r w:rsidR="005009DD" w:rsidRPr="00701541">
        <w:rPr>
          <w:rFonts w:ascii="Times New Roman" w:eastAsia="Calibri" w:hAnsi="Times New Roman" w:cs="Times New Roman"/>
          <w:sz w:val="24"/>
          <w:szCs w:val="24"/>
          <w:highlight w:val="green"/>
          <w:rPrChange w:id="618" w:author="Соколов Сергей Вадимович" w:date="2024-01-19T16:26:00Z">
            <w:rPr>
              <w:rFonts w:ascii="Times New Roman" w:eastAsia="Calibri" w:hAnsi="Times New Roman" w:cs="Times New Roman"/>
              <w:sz w:val="24"/>
              <w:szCs w:val="24"/>
            </w:rPr>
          </w:rPrChange>
        </w:rPr>
        <w:t>,</w:t>
      </w:r>
      <w:r w:rsidRPr="00701541">
        <w:rPr>
          <w:rFonts w:ascii="Times New Roman" w:eastAsia="Calibri" w:hAnsi="Times New Roman" w:cs="Times New Roman"/>
          <w:sz w:val="24"/>
          <w:szCs w:val="24"/>
          <w:highlight w:val="green"/>
          <w:rPrChange w:id="619" w:author="Соколов Сергей Вадимович" w:date="2024-01-19T16:26:00Z">
            <w:rPr>
              <w:rFonts w:ascii="Times New Roman" w:eastAsia="Calibri" w:hAnsi="Times New Roman" w:cs="Times New Roman"/>
              <w:sz w:val="24"/>
              <w:szCs w:val="24"/>
            </w:rPr>
          </w:rPrChange>
        </w:rPr>
        <w:t xml:space="preserve"> согласно ГОСТ</w:t>
      </w:r>
      <w:r w:rsidR="00C71C33" w:rsidRPr="00701541">
        <w:rPr>
          <w:rFonts w:ascii="Times New Roman" w:eastAsia="Calibri" w:hAnsi="Times New Roman" w:cs="Times New Roman"/>
          <w:sz w:val="24"/>
          <w:szCs w:val="24"/>
          <w:highlight w:val="green"/>
          <w:rPrChange w:id="620" w:author="Соколов Сергей Вадимович" w:date="2024-01-19T16:26:00Z">
            <w:rPr>
              <w:rFonts w:ascii="Times New Roman" w:eastAsia="Calibri" w:hAnsi="Times New Roman" w:cs="Times New Roman"/>
              <w:sz w:val="24"/>
              <w:szCs w:val="24"/>
            </w:rPr>
          </w:rPrChange>
        </w:rPr>
        <w:t> </w:t>
      </w:r>
      <w:r w:rsidRPr="00701541">
        <w:rPr>
          <w:rFonts w:ascii="Times New Roman" w:eastAsia="Calibri" w:hAnsi="Times New Roman" w:cs="Times New Roman"/>
          <w:sz w:val="24"/>
          <w:szCs w:val="24"/>
          <w:highlight w:val="green"/>
          <w:rPrChange w:id="621" w:author="Соколов Сергей Вадимович" w:date="2024-01-19T16:26:00Z">
            <w:rPr>
              <w:rFonts w:ascii="Times New Roman" w:eastAsia="Calibri" w:hAnsi="Times New Roman" w:cs="Times New Roman"/>
              <w:sz w:val="24"/>
              <w:szCs w:val="24"/>
            </w:rPr>
          </w:rPrChange>
        </w:rPr>
        <w:t>24846</w:t>
      </w:r>
      <w:r w:rsidR="00672685" w:rsidRPr="00701541">
        <w:rPr>
          <w:rFonts w:ascii="Times New Roman" w:eastAsia="Calibri" w:hAnsi="Times New Roman" w:cs="Times New Roman"/>
          <w:sz w:val="24"/>
          <w:szCs w:val="24"/>
          <w:highlight w:val="green"/>
          <w:rPrChange w:id="622" w:author="Соколов Сергей Вадимович" w:date="2024-01-19T16:26:00Z">
            <w:rPr>
              <w:rFonts w:ascii="Times New Roman" w:eastAsia="Calibri" w:hAnsi="Times New Roman" w:cs="Times New Roman"/>
              <w:sz w:val="24"/>
              <w:szCs w:val="24"/>
            </w:rPr>
          </w:rPrChange>
        </w:rPr>
        <w:t>–</w:t>
      </w:r>
      <w:r w:rsidR="00F97AB3" w:rsidRPr="00701541">
        <w:rPr>
          <w:rFonts w:ascii="Times New Roman" w:eastAsia="Calibri" w:hAnsi="Times New Roman" w:cs="Times New Roman"/>
          <w:sz w:val="24"/>
          <w:szCs w:val="24"/>
          <w:highlight w:val="green"/>
          <w:rPrChange w:id="623" w:author="Соколов Сергей Вадимович" w:date="2024-01-19T16:26:00Z">
            <w:rPr>
              <w:rFonts w:ascii="Times New Roman" w:eastAsia="Calibri" w:hAnsi="Times New Roman" w:cs="Times New Roman"/>
              <w:sz w:val="24"/>
              <w:szCs w:val="24"/>
            </w:rPr>
          </w:rPrChange>
        </w:rPr>
        <w:t>2012</w:t>
      </w:r>
      <w:r w:rsidRPr="00701541">
        <w:rPr>
          <w:rFonts w:ascii="Times New Roman" w:eastAsia="Calibri" w:hAnsi="Times New Roman" w:cs="Times New Roman"/>
          <w:sz w:val="24"/>
          <w:szCs w:val="24"/>
          <w:highlight w:val="green"/>
          <w:rPrChange w:id="624" w:author="Соколов Сергей Вадимович" w:date="2024-01-19T16:26:00Z">
            <w:rPr>
              <w:rFonts w:ascii="Times New Roman" w:eastAsia="Calibri" w:hAnsi="Times New Roman" w:cs="Times New Roman"/>
              <w:sz w:val="24"/>
              <w:szCs w:val="24"/>
            </w:rPr>
          </w:rPrChange>
        </w:rPr>
        <w:t xml:space="preserve"> (раздел 7)</w:t>
      </w:r>
      <w:r w:rsidR="005009DD" w:rsidRPr="00701541">
        <w:rPr>
          <w:rFonts w:ascii="Times New Roman" w:eastAsia="Calibri" w:hAnsi="Times New Roman" w:cs="Times New Roman"/>
          <w:sz w:val="24"/>
          <w:szCs w:val="24"/>
          <w:highlight w:val="green"/>
          <w:rPrChange w:id="625" w:author="Соколов Сергей Вадимович" w:date="2024-01-19T16:26:00Z">
            <w:rPr>
              <w:rFonts w:ascii="Times New Roman" w:eastAsia="Calibri" w:hAnsi="Times New Roman" w:cs="Times New Roman"/>
              <w:sz w:val="24"/>
              <w:szCs w:val="24"/>
            </w:rPr>
          </w:rPrChange>
        </w:rPr>
        <w:t>,</w:t>
      </w:r>
      <w:r w:rsidRPr="00701541">
        <w:rPr>
          <w:rFonts w:ascii="Times New Roman" w:eastAsia="Calibri" w:hAnsi="Times New Roman" w:cs="Times New Roman"/>
          <w:sz w:val="24"/>
          <w:szCs w:val="24"/>
          <w:highlight w:val="green"/>
          <w:rPrChange w:id="626" w:author="Соколов Сергей Вадимович" w:date="2024-01-19T16:26:00Z">
            <w:rPr>
              <w:rFonts w:ascii="Times New Roman" w:eastAsia="Calibri" w:hAnsi="Times New Roman" w:cs="Times New Roman"/>
              <w:sz w:val="24"/>
              <w:szCs w:val="24"/>
            </w:rPr>
          </w:rPrChange>
        </w:rPr>
        <w:t xml:space="preserve"> определяются относительно пунктов плановой опорной сети следующими методами:</w:t>
      </w:r>
    </w:p>
    <w:p w14:paraId="2BB2D438" w14:textId="0B629199" w:rsidR="000E08E8" w:rsidRPr="00701541" w:rsidRDefault="00672685" w:rsidP="00672685">
      <w:pPr>
        <w:pStyle w:val="aff3"/>
        <w:spacing w:line="360" w:lineRule="auto"/>
        <w:ind w:firstLine="709"/>
        <w:jc w:val="both"/>
        <w:rPr>
          <w:rFonts w:ascii="Times New Roman" w:eastAsia="Calibri" w:hAnsi="Times New Roman"/>
          <w:sz w:val="24"/>
          <w:szCs w:val="24"/>
          <w:highlight w:val="green"/>
          <w:rPrChange w:id="627" w:author="Соколов Сергей Вадимович" w:date="2024-01-19T16:26:00Z">
            <w:rPr>
              <w:rFonts w:ascii="Times New Roman" w:eastAsia="Calibri" w:hAnsi="Times New Roman"/>
              <w:sz w:val="24"/>
              <w:szCs w:val="24"/>
            </w:rPr>
          </w:rPrChange>
        </w:rPr>
      </w:pPr>
      <w:r w:rsidRPr="00701541">
        <w:rPr>
          <w:rFonts w:ascii="Times New Roman" w:eastAsia="Calibri" w:hAnsi="Times New Roman"/>
          <w:sz w:val="24"/>
          <w:szCs w:val="24"/>
          <w:highlight w:val="green"/>
          <w:rPrChange w:id="628" w:author="Соколов Сергей Вадимович" w:date="2024-01-19T16:26:00Z">
            <w:rPr>
              <w:rFonts w:ascii="Times New Roman" w:eastAsia="Calibri" w:hAnsi="Times New Roman"/>
              <w:sz w:val="24"/>
              <w:szCs w:val="24"/>
            </w:rPr>
          </w:rPrChange>
        </w:rPr>
        <w:t xml:space="preserve">- </w:t>
      </w:r>
      <w:r w:rsidR="000950EA" w:rsidRPr="00701541">
        <w:rPr>
          <w:rFonts w:ascii="Times New Roman" w:eastAsia="Calibri" w:hAnsi="Times New Roman"/>
          <w:sz w:val="24"/>
          <w:szCs w:val="24"/>
          <w:highlight w:val="green"/>
          <w:rPrChange w:id="629" w:author="Соколов Сергей Вадимович" w:date="2024-01-19T16:26:00Z">
            <w:rPr>
              <w:rFonts w:ascii="Times New Roman" w:eastAsia="Calibri" w:hAnsi="Times New Roman"/>
              <w:sz w:val="24"/>
              <w:szCs w:val="24"/>
            </w:rPr>
          </w:rPrChange>
        </w:rPr>
        <w:t>геодезических спутниковых определений</w:t>
      </w:r>
      <w:r w:rsidR="007F0757" w:rsidRPr="00701541">
        <w:rPr>
          <w:rFonts w:ascii="Times New Roman" w:eastAsia="Calibri" w:hAnsi="Times New Roman"/>
          <w:sz w:val="24"/>
          <w:szCs w:val="24"/>
          <w:highlight w:val="green"/>
          <w:rPrChange w:id="630" w:author="Соколов Сергей Вадимович" w:date="2024-01-19T16:26:00Z">
            <w:rPr>
              <w:rFonts w:ascii="Times New Roman" w:eastAsia="Calibri" w:hAnsi="Times New Roman"/>
              <w:sz w:val="24"/>
              <w:szCs w:val="24"/>
            </w:rPr>
          </w:rPrChange>
        </w:rPr>
        <w:t xml:space="preserve"> </w:t>
      </w:r>
      <w:r w:rsidR="00C11D1D" w:rsidRPr="00701541">
        <w:rPr>
          <w:rFonts w:ascii="Times New Roman" w:hAnsi="Times New Roman"/>
          <w:sz w:val="24"/>
          <w:szCs w:val="24"/>
          <w:highlight w:val="green"/>
          <w:rPrChange w:id="631" w:author="Соколов Сергей Вадимович" w:date="2024-01-19T16:26:00Z">
            <w:rPr>
              <w:rFonts w:ascii="Times New Roman" w:hAnsi="Times New Roman"/>
              <w:sz w:val="24"/>
              <w:szCs w:val="24"/>
            </w:rPr>
          </w:rPrChange>
        </w:rPr>
        <w:t>[4], [5];</w:t>
      </w:r>
    </w:p>
    <w:p w14:paraId="06843C31" w14:textId="5F78437E" w:rsidR="000E08E8" w:rsidRPr="00701541" w:rsidRDefault="00672685" w:rsidP="00672685">
      <w:pPr>
        <w:pStyle w:val="aff3"/>
        <w:spacing w:line="360" w:lineRule="auto"/>
        <w:ind w:firstLine="709"/>
        <w:jc w:val="both"/>
        <w:rPr>
          <w:rFonts w:ascii="Times New Roman" w:hAnsi="Times New Roman"/>
          <w:sz w:val="24"/>
          <w:szCs w:val="24"/>
          <w:highlight w:val="green"/>
          <w:rPrChange w:id="632" w:author="Соколов Сергей Вадимович" w:date="2024-01-19T16:26:00Z">
            <w:rPr>
              <w:rFonts w:ascii="Times New Roman" w:hAnsi="Times New Roman"/>
              <w:sz w:val="24"/>
              <w:szCs w:val="24"/>
            </w:rPr>
          </w:rPrChange>
        </w:rPr>
      </w:pPr>
      <w:r w:rsidRPr="00701541">
        <w:rPr>
          <w:rFonts w:ascii="Times New Roman" w:hAnsi="Times New Roman"/>
          <w:sz w:val="24"/>
          <w:szCs w:val="24"/>
          <w:highlight w:val="green"/>
          <w:rPrChange w:id="633" w:author="Соколов Сергей Вадимович" w:date="2024-01-19T16:2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634" w:author="Соколов Сергей Вадимович" w:date="2024-01-19T16:26:00Z">
            <w:rPr>
              <w:rFonts w:ascii="Times New Roman" w:hAnsi="Times New Roman"/>
              <w:sz w:val="24"/>
              <w:szCs w:val="24"/>
            </w:rPr>
          </w:rPrChange>
        </w:rPr>
        <w:t>створных наблюдений;</w:t>
      </w:r>
    </w:p>
    <w:p w14:paraId="1A05E118" w14:textId="23C2195C" w:rsidR="000E08E8" w:rsidRPr="00701541" w:rsidRDefault="00672685" w:rsidP="00672685">
      <w:pPr>
        <w:pStyle w:val="aff3"/>
        <w:spacing w:line="360" w:lineRule="auto"/>
        <w:ind w:firstLine="709"/>
        <w:jc w:val="both"/>
        <w:rPr>
          <w:rFonts w:ascii="Times New Roman" w:hAnsi="Times New Roman"/>
          <w:sz w:val="24"/>
          <w:szCs w:val="24"/>
          <w:highlight w:val="green"/>
          <w:rPrChange w:id="635" w:author="Соколов Сергей Вадимович" w:date="2024-01-19T16:26:00Z">
            <w:rPr>
              <w:rFonts w:ascii="Times New Roman" w:hAnsi="Times New Roman"/>
              <w:sz w:val="24"/>
              <w:szCs w:val="24"/>
            </w:rPr>
          </w:rPrChange>
        </w:rPr>
      </w:pPr>
      <w:r w:rsidRPr="00701541">
        <w:rPr>
          <w:rFonts w:ascii="Times New Roman" w:hAnsi="Times New Roman"/>
          <w:sz w:val="24"/>
          <w:szCs w:val="24"/>
          <w:highlight w:val="green"/>
          <w:rPrChange w:id="636" w:author="Соколов Сергей Вадимович" w:date="2024-01-19T16:2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637" w:author="Соколов Сергей Вадимович" w:date="2024-01-19T16:26:00Z">
            <w:rPr>
              <w:rFonts w:ascii="Times New Roman" w:hAnsi="Times New Roman"/>
              <w:sz w:val="24"/>
              <w:szCs w:val="24"/>
            </w:rPr>
          </w:rPrChange>
        </w:rPr>
        <w:t>триангуляции;</w:t>
      </w:r>
    </w:p>
    <w:p w14:paraId="6E991F85" w14:textId="68539711" w:rsidR="000E08E8" w:rsidRPr="00701541" w:rsidRDefault="00672685" w:rsidP="00672685">
      <w:pPr>
        <w:pStyle w:val="aff3"/>
        <w:spacing w:line="360" w:lineRule="auto"/>
        <w:ind w:firstLine="709"/>
        <w:jc w:val="both"/>
        <w:rPr>
          <w:rFonts w:ascii="Times New Roman" w:hAnsi="Times New Roman"/>
          <w:sz w:val="24"/>
          <w:szCs w:val="24"/>
          <w:highlight w:val="green"/>
          <w:rPrChange w:id="638" w:author="Соколов Сергей Вадимович" w:date="2024-01-19T16:26:00Z">
            <w:rPr>
              <w:rFonts w:ascii="Times New Roman" w:hAnsi="Times New Roman"/>
              <w:sz w:val="24"/>
              <w:szCs w:val="24"/>
            </w:rPr>
          </w:rPrChange>
        </w:rPr>
      </w:pPr>
      <w:r w:rsidRPr="00701541">
        <w:rPr>
          <w:rFonts w:ascii="Times New Roman" w:hAnsi="Times New Roman"/>
          <w:sz w:val="24"/>
          <w:szCs w:val="24"/>
          <w:highlight w:val="green"/>
          <w:rPrChange w:id="639" w:author="Соколов Сергей Вадимович" w:date="2024-01-19T16:2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640" w:author="Соколов Сергей Вадимович" w:date="2024-01-19T16:26:00Z">
            <w:rPr>
              <w:rFonts w:ascii="Times New Roman" w:hAnsi="Times New Roman"/>
              <w:sz w:val="24"/>
              <w:szCs w:val="24"/>
            </w:rPr>
          </w:rPrChange>
        </w:rPr>
        <w:t>трилатерации;</w:t>
      </w:r>
    </w:p>
    <w:p w14:paraId="035B2E4D" w14:textId="69D74D4D" w:rsidR="000E08E8" w:rsidRPr="00701541" w:rsidRDefault="00672685" w:rsidP="00672685">
      <w:pPr>
        <w:pStyle w:val="aff3"/>
        <w:spacing w:line="360" w:lineRule="auto"/>
        <w:ind w:firstLine="709"/>
        <w:jc w:val="both"/>
        <w:rPr>
          <w:rFonts w:ascii="Times New Roman" w:hAnsi="Times New Roman"/>
          <w:sz w:val="24"/>
          <w:szCs w:val="24"/>
          <w:highlight w:val="green"/>
          <w:rPrChange w:id="641" w:author="Соколов Сергей Вадимович" w:date="2024-01-19T16:26:00Z">
            <w:rPr>
              <w:rFonts w:ascii="Times New Roman" w:hAnsi="Times New Roman"/>
              <w:sz w:val="24"/>
              <w:szCs w:val="24"/>
            </w:rPr>
          </w:rPrChange>
        </w:rPr>
      </w:pPr>
      <w:r w:rsidRPr="00701541">
        <w:rPr>
          <w:rFonts w:ascii="Times New Roman" w:hAnsi="Times New Roman"/>
          <w:sz w:val="24"/>
          <w:szCs w:val="24"/>
          <w:highlight w:val="green"/>
          <w:rPrChange w:id="642" w:author="Соколов Сергей Вадимович" w:date="2024-01-19T16:2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643" w:author="Соколов Сергей Вадимович" w:date="2024-01-19T16:26:00Z">
            <w:rPr>
              <w:rFonts w:ascii="Times New Roman" w:hAnsi="Times New Roman"/>
              <w:sz w:val="24"/>
              <w:szCs w:val="24"/>
            </w:rPr>
          </w:rPrChange>
        </w:rPr>
        <w:t>полигонометрии;</w:t>
      </w:r>
    </w:p>
    <w:p w14:paraId="5C0BF28C" w14:textId="03BD72EB" w:rsidR="000E08E8" w:rsidRPr="00701541" w:rsidRDefault="00672685" w:rsidP="00672685">
      <w:pPr>
        <w:pStyle w:val="aff3"/>
        <w:spacing w:line="360" w:lineRule="auto"/>
        <w:ind w:firstLine="709"/>
        <w:jc w:val="both"/>
        <w:rPr>
          <w:rFonts w:ascii="Times New Roman" w:hAnsi="Times New Roman"/>
          <w:sz w:val="24"/>
          <w:szCs w:val="24"/>
          <w:highlight w:val="green"/>
          <w:rPrChange w:id="644" w:author="Соколов Сергей Вадимович" w:date="2024-01-19T16:26:00Z">
            <w:rPr>
              <w:rFonts w:ascii="Times New Roman" w:hAnsi="Times New Roman"/>
              <w:sz w:val="24"/>
              <w:szCs w:val="24"/>
            </w:rPr>
          </w:rPrChange>
        </w:rPr>
      </w:pPr>
      <w:r w:rsidRPr="00701541">
        <w:rPr>
          <w:rFonts w:ascii="Times New Roman" w:hAnsi="Times New Roman"/>
          <w:sz w:val="24"/>
          <w:szCs w:val="24"/>
          <w:highlight w:val="green"/>
          <w:rPrChange w:id="645" w:author="Соколов Сергей Вадимович" w:date="2024-01-19T16:2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646" w:author="Соколов Сергей Вадимович" w:date="2024-01-19T16:26:00Z">
            <w:rPr>
              <w:rFonts w:ascii="Times New Roman" w:hAnsi="Times New Roman"/>
              <w:sz w:val="24"/>
              <w:szCs w:val="24"/>
            </w:rPr>
          </w:rPrChange>
        </w:rPr>
        <w:t>линейно-угловых измерений;</w:t>
      </w:r>
    </w:p>
    <w:p w14:paraId="5164D600" w14:textId="15EE6316" w:rsidR="000E08E8" w:rsidRPr="00701541" w:rsidRDefault="00672685" w:rsidP="00672685">
      <w:pPr>
        <w:pStyle w:val="aff3"/>
        <w:spacing w:line="360" w:lineRule="auto"/>
        <w:ind w:firstLine="709"/>
        <w:jc w:val="both"/>
        <w:rPr>
          <w:rFonts w:ascii="Times New Roman" w:hAnsi="Times New Roman"/>
          <w:sz w:val="24"/>
          <w:szCs w:val="24"/>
          <w:highlight w:val="green"/>
          <w:rPrChange w:id="647" w:author="Соколов Сергей Вадимович" w:date="2024-01-19T16:26:00Z">
            <w:rPr>
              <w:rFonts w:ascii="Times New Roman" w:hAnsi="Times New Roman"/>
              <w:sz w:val="24"/>
              <w:szCs w:val="24"/>
            </w:rPr>
          </w:rPrChange>
        </w:rPr>
      </w:pPr>
      <w:r w:rsidRPr="00701541">
        <w:rPr>
          <w:rFonts w:ascii="Times New Roman" w:hAnsi="Times New Roman"/>
          <w:sz w:val="24"/>
          <w:szCs w:val="24"/>
          <w:highlight w:val="green"/>
          <w:rPrChange w:id="648" w:author="Соколов Сергей Вадимович" w:date="2024-01-19T16:2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649" w:author="Соколов Сергей Вадимович" w:date="2024-01-19T16:26:00Z">
            <w:rPr>
              <w:rFonts w:ascii="Times New Roman" w:hAnsi="Times New Roman"/>
              <w:sz w:val="24"/>
              <w:szCs w:val="24"/>
            </w:rPr>
          </w:rPrChange>
        </w:rPr>
        <w:t>отдельных направлений.</w:t>
      </w:r>
    </w:p>
    <w:p w14:paraId="2472A27B" w14:textId="77777777" w:rsidR="000E08E8" w:rsidRPr="00701541" w:rsidRDefault="000E08E8" w:rsidP="00C11D1D">
      <w:pPr>
        <w:widowControl w:val="0"/>
        <w:tabs>
          <w:tab w:val="left" w:pos="1560"/>
        </w:tabs>
        <w:autoSpaceDE w:val="0"/>
        <w:autoSpaceDN w:val="0"/>
        <w:adjustRightInd w:val="0"/>
        <w:spacing w:line="360" w:lineRule="auto"/>
        <w:ind w:firstLine="709"/>
        <w:contextualSpacing/>
        <w:jc w:val="both"/>
        <w:rPr>
          <w:rFonts w:ascii="Times New Roman" w:eastAsia="Calibri" w:hAnsi="Times New Roman"/>
          <w:sz w:val="24"/>
          <w:szCs w:val="24"/>
          <w:highlight w:val="green"/>
          <w:rPrChange w:id="650" w:author="Соколов Сергей Вадимович" w:date="2024-01-19T16:26:00Z">
            <w:rPr>
              <w:rFonts w:ascii="Times New Roman" w:eastAsia="Calibri" w:hAnsi="Times New Roman"/>
              <w:sz w:val="24"/>
              <w:szCs w:val="24"/>
            </w:rPr>
          </w:rPrChange>
        </w:rPr>
      </w:pPr>
      <w:r w:rsidRPr="00701541">
        <w:rPr>
          <w:rFonts w:ascii="Times New Roman" w:eastAsia="Calibri" w:hAnsi="Times New Roman"/>
          <w:sz w:val="24"/>
          <w:szCs w:val="24"/>
          <w:highlight w:val="green"/>
          <w:rPrChange w:id="651" w:author="Соколов Сергей Вадимович" w:date="2024-01-19T16:26:00Z">
            <w:rPr>
              <w:rFonts w:ascii="Times New Roman" w:eastAsia="Calibri" w:hAnsi="Times New Roman"/>
              <w:sz w:val="24"/>
              <w:szCs w:val="24"/>
            </w:rPr>
          </w:rPrChange>
        </w:rPr>
        <w:t>Методика выполнения измерений устанавливается в программе.</w:t>
      </w:r>
    </w:p>
    <w:p w14:paraId="5CD01269" w14:textId="77777777" w:rsidR="000E08E8" w:rsidRPr="00701541"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652" w:author="Соколов Сергей Вадимович" w:date="2024-01-19T16:26:00Z">
            <w:rPr>
              <w:rFonts w:ascii="Times New Roman" w:eastAsia="Calibri" w:hAnsi="Times New Roman" w:cs="Times New Roman"/>
              <w:sz w:val="24"/>
              <w:szCs w:val="24"/>
            </w:rPr>
          </w:rPrChange>
        </w:rPr>
      </w:pPr>
      <w:r w:rsidRPr="00701541">
        <w:rPr>
          <w:rFonts w:ascii="Times New Roman" w:eastAsia="Calibri" w:hAnsi="Times New Roman" w:cs="Times New Roman"/>
          <w:sz w:val="24"/>
          <w:szCs w:val="24"/>
          <w:highlight w:val="green"/>
          <w:rPrChange w:id="653" w:author="Соколов Сергей Вадимович" w:date="2024-01-19T16:26:00Z">
            <w:rPr>
              <w:rFonts w:ascii="Times New Roman" w:eastAsia="Calibri" w:hAnsi="Times New Roman" w:cs="Times New Roman"/>
              <w:sz w:val="24"/>
              <w:szCs w:val="24"/>
            </w:rPr>
          </w:rPrChange>
        </w:rPr>
        <w:t>Вертикальные смещения деформационных знаков относительно опорных реперов определя</w:t>
      </w:r>
      <w:r w:rsidR="00780100" w:rsidRPr="00701541">
        <w:rPr>
          <w:rFonts w:ascii="Times New Roman" w:eastAsia="Calibri" w:hAnsi="Times New Roman" w:cs="Times New Roman"/>
          <w:sz w:val="24"/>
          <w:szCs w:val="24"/>
          <w:highlight w:val="green"/>
          <w:rPrChange w:id="654" w:author="Соколов Сергей Вадимович" w:date="2024-01-19T16:26:00Z">
            <w:rPr>
              <w:rFonts w:ascii="Times New Roman" w:eastAsia="Calibri" w:hAnsi="Times New Roman" w:cs="Times New Roman"/>
              <w:sz w:val="24"/>
              <w:szCs w:val="24"/>
            </w:rPr>
          </w:rPrChange>
        </w:rPr>
        <w:t>ю</w:t>
      </w:r>
      <w:r w:rsidRPr="00701541">
        <w:rPr>
          <w:rFonts w:ascii="Times New Roman" w:eastAsia="Calibri" w:hAnsi="Times New Roman" w:cs="Times New Roman"/>
          <w:sz w:val="24"/>
          <w:szCs w:val="24"/>
          <w:highlight w:val="green"/>
          <w:rPrChange w:id="655" w:author="Соколов Сергей Вадимович" w:date="2024-01-19T16:26:00Z">
            <w:rPr>
              <w:rFonts w:ascii="Times New Roman" w:eastAsia="Calibri" w:hAnsi="Times New Roman" w:cs="Times New Roman"/>
              <w:sz w:val="24"/>
              <w:szCs w:val="24"/>
            </w:rPr>
          </w:rPrChange>
        </w:rPr>
        <w:t xml:space="preserve">тся </w:t>
      </w:r>
      <w:r w:rsidR="005C315F" w:rsidRPr="00701541">
        <w:rPr>
          <w:rFonts w:ascii="Times New Roman" w:eastAsia="Calibri" w:hAnsi="Times New Roman" w:cs="Times New Roman"/>
          <w:sz w:val="24"/>
          <w:szCs w:val="24"/>
          <w:highlight w:val="green"/>
          <w:rPrChange w:id="656" w:author="Соколов Сергей Вадимович" w:date="2024-01-19T16:26:00Z">
            <w:rPr>
              <w:rFonts w:ascii="Times New Roman" w:eastAsia="Calibri" w:hAnsi="Times New Roman" w:cs="Times New Roman"/>
              <w:sz w:val="24"/>
              <w:szCs w:val="24"/>
            </w:rPr>
          </w:rPrChange>
        </w:rPr>
        <w:t>нивелированием</w:t>
      </w:r>
      <w:r w:rsidRPr="00701541">
        <w:rPr>
          <w:rFonts w:ascii="Times New Roman" w:eastAsia="Calibri" w:hAnsi="Times New Roman" w:cs="Times New Roman"/>
          <w:sz w:val="24"/>
          <w:szCs w:val="24"/>
          <w:highlight w:val="green"/>
          <w:rPrChange w:id="657" w:author="Соколов Сергей Вадимович" w:date="2024-01-19T16:26:00Z">
            <w:rPr>
              <w:rFonts w:ascii="Times New Roman" w:eastAsia="Calibri" w:hAnsi="Times New Roman" w:cs="Times New Roman"/>
              <w:sz w:val="24"/>
              <w:szCs w:val="24"/>
            </w:rPr>
          </w:rPrChange>
        </w:rPr>
        <w:t>:</w:t>
      </w:r>
    </w:p>
    <w:p w14:paraId="355F3C28" w14:textId="4B718DEB" w:rsidR="000E08E8" w:rsidRPr="00701541" w:rsidRDefault="00672685" w:rsidP="00672685">
      <w:pPr>
        <w:pStyle w:val="aff3"/>
        <w:spacing w:line="360" w:lineRule="auto"/>
        <w:ind w:firstLine="709"/>
        <w:jc w:val="both"/>
        <w:rPr>
          <w:rFonts w:ascii="Times New Roman" w:hAnsi="Times New Roman"/>
          <w:sz w:val="24"/>
          <w:szCs w:val="24"/>
          <w:highlight w:val="green"/>
          <w:rPrChange w:id="658" w:author="Соколов Сергей Вадимович" w:date="2024-01-19T16:26:00Z">
            <w:rPr>
              <w:rFonts w:ascii="Times New Roman" w:hAnsi="Times New Roman"/>
              <w:sz w:val="24"/>
              <w:szCs w:val="24"/>
            </w:rPr>
          </w:rPrChange>
        </w:rPr>
      </w:pPr>
      <w:r w:rsidRPr="00701541">
        <w:rPr>
          <w:rFonts w:ascii="Times New Roman" w:hAnsi="Times New Roman"/>
          <w:sz w:val="24"/>
          <w:szCs w:val="24"/>
          <w:highlight w:val="green"/>
          <w:rPrChange w:id="659" w:author="Соколов Сергей Вадимович" w:date="2024-01-19T16:2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660" w:author="Соколов Сергей Вадимович" w:date="2024-01-19T16:26:00Z">
            <w:rPr>
              <w:rFonts w:ascii="Times New Roman" w:hAnsi="Times New Roman"/>
              <w:sz w:val="24"/>
              <w:szCs w:val="24"/>
            </w:rPr>
          </w:rPrChange>
        </w:rPr>
        <w:t>геометрическим по ГОСТ</w:t>
      </w:r>
      <w:r w:rsidR="00C71C33" w:rsidRPr="00701541">
        <w:rPr>
          <w:rFonts w:ascii="Times New Roman" w:hAnsi="Times New Roman"/>
          <w:sz w:val="24"/>
          <w:szCs w:val="24"/>
          <w:highlight w:val="green"/>
          <w:rPrChange w:id="661" w:author="Соколов Сергей Вадимович" w:date="2024-01-19T16:26:00Z">
            <w:rPr>
              <w:rFonts w:ascii="Times New Roman" w:hAnsi="Times New Roman"/>
              <w:sz w:val="24"/>
              <w:szCs w:val="24"/>
            </w:rPr>
          </w:rPrChange>
        </w:rPr>
        <w:t> </w:t>
      </w:r>
      <w:r w:rsidR="000E08E8" w:rsidRPr="00701541">
        <w:rPr>
          <w:rFonts w:ascii="Times New Roman" w:hAnsi="Times New Roman"/>
          <w:sz w:val="24"/>
          <w:szCs w:val="24"/>
          <w:highlight w:val="green"/>
          <w:rPrChange w:id="662" w:author="Соколов Сергей Вадимович" w:date="2024-01-19T16:26:00Z">
            <w:rPr>
              <w:rFonts w:ascii="Times New Roman" w:hAnsi="Times New Roman"/>
              <w:sz w:val="24"/>
              <w:szCs w:val="24"/>
            </w:rPr>
          </w:rPrChange>
        </w:rPr>
        <w:t>24846</w:t>
      </w:r>
      <w:r w:rsidRPr="00701541">
        <w:rPr>
          <w:rFonts w:ascii="Times New Roman" w:hAnsi="Times New Roman"/>
          <w:sz w:val="24"/>
          <w:szCs w:val="24"/>
          <w:highlight w:val="green"/>
          <w:rPrChange w:id="663" w:author="Соколов Сергей Вадимович" w:date="2024-01-19T16:26:00Z">
            <w:rPr>
              <w:rFonts w:ascii="Times New Roman" w:hAnsi="Times New Roman"/>
              <w:sz w:val="24"/>
              <w:szCs w:val="24"/>
            </w:rPr>
          </w:rPrChange>
        </w:rPr>
        <w:t>,</w:t>
      </w:r>
      <w:r w:rsidR="000E08E8" w:rsidRPr="00701541">
        <w:rPr>
          <w:rFonts w:ascii="Times New Roman" w:hAnsi="Times New Roman"/>
          <w:sz w:val="24"/>
          <w:szCs w:val="24"/>
          <w:highlight w:val="green"/>
          <w:rPrChange w:id="664" w:author="Соколов Сергей Вадимович" w:date="2024-01-19T16:26:00Z">
            <w:rPr>
              <w:rFonts w:ascii="Times New Roman" w:hAnsi="Times New Roman"/>
              <w:sz w:val="24"/>
              <w:szCs w:val="24"/>
            </w:rPr>
          </w:rPrChange>
        </w:rPr>
        <w:t xml:space="preserve"> </w:t>
      </w:r>
      <w:r w:rsidR="00C11D1D" w:rsidRPr="00701541">
        <w:rPr>
          <w:rFonts w:ascii="Times New Roman" w:hAnsi="Times New Roman"/>
          <w:sz w:val="24"/>
          <w:szCs w:val="24"/>
          <w:highlight w:val="green"/>
          <w:rPrChange w:id="665" w:author="Соколов Сергей Вадимович" w:date="2024-01-19T16:26:00Z">
            <w:rPr>
              <w:rFonts w:ascii="Times New Roman" w:hAnsi="Times New Roman"/>
              <w:sz w:val="24"/>
              <w:szCs w:val="24"/>
            </w:rPr>
          </w:rPrChange>
        </w:rPr>
        <w:t>[6]</w:t>
      </w:r>
      <w:r w:rsidR="000E08E8" w:rsidRPr="00701541">
        <w:rPr>
          <w:rFonts w:ascii="Times New Roman" w:hAnsi="Times New Roman"/>
          <w:sz w:val="24"/>
          <w:szCs w:val="24"/>
          <w:highlight w:val="green"/>
          <w:rPrChange w:id="666" w:author="Соколов Сергей Вадимович" w:date="2024-01-19T16:26:00Z">
            <w:rPr>
              <w:rFonts w:ascii="Times New Roman" w:hAnsi="Times New Roman"/>
              <w:sz w:val="24"/>
              <w:szCs w:val="24"/>
            </w:rPr>
          </w:rPrChange>
        </w:rPr>
        <w:t>;</w:t>
      </w:r>
    </w:p>
    <w:p w14:paraId="49DCFACF" w14:textId="5E5E4F9A" w:rsidR="00854614" w:rsidRPr="00701541" w:rsidRDefault="00672685" w:rsidP="00672685">
      <w:pPr>
        <w:pStyle w:val="aff3"/>
        <w:spacing w:line="360" w:lineRule="auto"/>
        <w:ind w:firstLine="709"/>
        <w:jc w:val="both"/>
        <w:rPr>
          <w:rFonts w:ascii="Times New Roman" w:hAnsi="Times New Roman"/>
          <w:sz w:val="24"/>
          <w:szCs w:val="24"/>
          <w:highlight w:val="green"/>
          <w:rPrChange w:id="667" w:author="Соколов Сергей Вадимович" w:date="2024-01-19T16:26:00Z">
            <w:rPr>
              <w:rFonts w:ascii="Times New Roman" w:hAnsi="Times New Roman"/>
              <w:sz w:val="24"/>
              <w:szCs w:val="24"/>
            </w:rPr>
          </w:rPrChange>
        </w:rPr>
      </w:pPr>
      <w:r w:rsidRPr="00701541">
        <w:rPr>
          <w:rFonts w:ascii="Times New Roman" w:hAnsi="Times New Roman"/>
          <w:sz w:val="24"/>
          <w:szCs w:val="24"/>
          <w:highlight w:val="green"/>
          <w:rPrChange w:id="668" w:author="Соколов Сергей Вадимович" w:date="2024-01-19T16:2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669" w:author="Соколов Сергей Вадимович" w:date="2024-01-19T16:26:00Z">
            <w:rPr>
              <w:rFonts w:ascii="Times New Roman" w:hAnsi="Times New Roman"/>
              <w:sz w:val="24"/>
              <w:szCs w:val="24"/>
            </w:rPr>
          </w:rPrChange>
        </w:rPr>
        <w:t>тригонометрическим по ГОСТ</w:t>
      </w:r>
      <w:r w:rsidR="00C71C33" w:rsidRPr="00701541">
        <w:rPr>
          <w:rFonts w:ascii="Times New Roman" w:hAnsi="Times New Roman"/>
          <w:sz w:val="24"/>
          <w:szCs w:val="24"/>
          <w:highlight w:val="green"/>
          <w:rPrChange w:id="670" w:author="Соколов Сергей Вадимович" w:date="2024-01-19T16:26:00Z">
            <w:rPr>
              <w:rFonts w:ascii="Times New Roman" w:hAnsi="Times New Roman"/>
              <w:sz w:val="24"/>
              <w:szCs w:val="24"/>
            </w:rPr>
          </w:rPrChange>
        </w:rPr>
        <w:t> </w:t>
      </w:r>
      <w:r w:rsidR="000E08E8" w:rsidRPr="00701541">
        <w:rPr>
          <w:rFonts w:ascii="Times New Roman" w:hAnsi="Times New Roman"/>
          <w:sz w:val="24"/>
          <w:szCs w:val="24"/>
          <w:highlight w:val="green"/>
          <w:rPrChange w:id="671" w:author="Соколов Сергей Вадимович" w:date="2024-01-19T16:26:00Z">
            <w:rPr>
              <w:rFonts w:ascii="Times New Roman" w:hAnsi="Times New Roman"/>
              <w:sz w:val="24"/>
              <w:szCs w:val="24"/>
            </w:rPr>
          </w:rPrChange>
        </w:rPr>
        <w:t>24846;</w:t>
      </w:r>
    </w:p>
    <w:p w14:paraId="38913CA0" w14:textId="6320C1FA" w:rsidR="000E08E8" w:rsidRPr="00672685" w:rsidRDefault="00672685" w:rsidP="00672685">
      <w:pPr>
        <w:pStyle w:val="aff3"/>
        <w:spacing w:line="360" w:lineRule="auto"/>
        <w:ind w:firstLine="709"/>
        <w:jc w:val="both"/>
        <w:rPr>
          <w:rFonts w:ascii="Times New Roman" w:hAnsi="Times New Roman"/>
          <w:sz w:val="24"/>
          <w:szCs w:val="24"/>
        </w:rPr>
      </w:pPr>
      <w:r w:rsidRPr="00701541">
        <w:rPr>
          <w:rFonts w:ascii="Times New Roman" w:hAnsi="Times New Roman"/>
          <w:sz w:val="24"/>
          <w:szCs w:val="24"/>
          <w:highlight w:val="green"/>
          <w:rPrChange w:id="672" w:author="Соколов Сергей Вадимович" w:date="2024-01-19T16:26:00Z">
            <w:rPr>
              <w:rFonts w:ascii="Times New Roman" w:hAnsi="Times New Roman"/>
              <w:sz w:val="24"/>
              <w:szCs w:val="24"/>
            </w:rPr>
          </w:rPrChange>
        </w:rPr>
        <w:t xml:space="preserve">- </w:t>
      </w:r>
      <w:r w:rsidR="000E08E8" w:rsidRPr="00701541">
        <w:rPr>
          <w:rFonts w:ascii="Times New Roman" w:hAnsi="Times New Roman"/>
          <w:sz w:val="24"/>
          <w:szCs w:val="24"/>
          <w:highlight w:val="green"/>
          <w:rPrChange w:id="673" w:author="Соколов Сергей Вадимович" w:date="2024-01-19T16:26:00Z">
            <w:rPr>
              <w:rFonts w:ascii="Times New Roman" w:hAnsi="Times New Roman"/>
              <w:sz w:val="24"/>
              <w:szCs w:val="24"/>
            </w:rPr>
          </w:rPrChange>
        </w:rPr>
        <w:t>спутниковым (по дополнительному обоснованию в программе</w:t>
      </w:r>
      <w:r w:rsidR="008501E5" w:rsidRPr="00701541">
        <w:rPr>
          <w:rFonts w:ascii="Times New Roman" w:hAnsi="Times New Roman"/>
          <w:sz w:val="24"/>
          <w:szCs w:val="24"/>
          <w:highlight w:val="green"/>
          <w:rPrChange w:id="674" w:author="Соколов Сергей Вадимович" w:date="2024-01-19T16:26:00Z">
            <w:rPr>
              <w:rFonts w:ascii="Times New Roman" w:hAnsi="Times New Roman"/>
              <w:sz w:val="24"/>
              <w:szCs w:val="24"/>
            </w:rPr>
          </w:rPrChange>
        </w:rPr>
        <w:t>)</w:t>
      </w:r>
      <w:r w:rsidR="00C11D1D" w:rsidRPr="00701541">
        <w:rPr>
          <w:rFonts w:ascii="Times New Roman" w:hAnsi="Times New Roman"/>
          <w:sz w:val="24"/>
          <w:szCs w:val="24"/>
          <w:highlight w:val="green"/>
          <w:rPrChange w:id="675" w:author="Соколов Сергей Вадимович" w:date="2024-01-19T16:26:00Z">
            <w:rPr>
              <w:rFonts w:ascii="Times New Roman" w:hAnsi="Times New Roman"/>
              <w:sz w:val="24"/>
              <w:szCs w:val="24"/>
            </w:rPr>
          </w:rPrChange>
        </w:rPr>
        <w:t xml:space="preserve"> [4], [5]</w:t>
      </w:r>
      <w:r w:rsidR="005074DD" w:rsidRPr="00701541">
        <w:rPr>
          <w:rFonts w:ascii="Times New Roman" w:hAnsi="Times New Roman"/>
          <w:sz w:val="24"/>
          <w:szCs w:val="24"/>
          <w:highlight w:val="green"/>
          <w:rPrChange w:id="676" w:author="Соколов Сергей Вадимович" w:date="2024-01-19T16:26:00Z">
            <w:rPr>
              <w:rFonts w:ascii="Times New Roman" w:hAnsi="Times New Roman"/>
              <w:sz w:val="24"/>
              <w:szCs w:val="24"/>
            </w:rPr>
          </w:rPrChange>
        </w:rPr>
        <w:t>.</w:t>
      </w:r>
    </w:p>
    <w:p w14:paraId="36CF87C3" w14:textId="77777777" w:rsidR="000E08E8" w:rsidRPr="002150CE"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При наблюдениях за подвижками в теле оползневого склона, наряду с глубинными марками, могут применяться прямые и обратные отвесы,</w:t>
      </w:r>
      <w:r w:rsidR="003D5268" w:rsidRPr="002150CE">
        <w:rPr>
          <w:rFonts w:ascii="Times New Roman" w:eastAsia="Calibri" w:hAnsi="Times New Roman" w:cs="Times New Roman"/>
          <w:sz w:val="24"/>
          <w:szCs w:val="24"/>
        </w:rPr>
        <w:t xml:space="preserve"> инклинометры, наклономеры (тилтометры), магнитные марки </w:t>
      </w:r>
      <w:r w:rsidRPr="002150CE">
        <w:rPr>
          <w:rFonts w:ascii="Times New Roman" w:eastAsia="Calibri" w:hAnsi="Times New Roman" w:cs="Times New Roman"/>
          <w:sz w:val="24"/>
          <w:szCs w:val="24"/>
        </w:rPr>
        <w:t>и другое необходимое оборудование.</w:t>
      </w:r>
    </w:p>
    <w:p w14:paraId="5298222C" w14:textId="77777777" w:rsidR="000E08E8" w:rsidRPr="005D3B67"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677" w:author="Соколов Сергей Вадимович" w:date="2024-01-19T16:26: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678" w:author="Соколов Сергей Вадимович" w:date="2024-01-19T16:26:00Z">
            <w:rPr>
              <w:rFonts w:ascii="Times New Roman" w:eastAsia="Calibri" w:hAnsi="Times New Roman" w:cs="Times New Roman"/>
              <w:sz w:val="24"/>
              <w:szCs w:val="24"/>
            </w:rPr>
          </w:rPrChange>
        </w:rPr>
        <w:t xml:space="preserve">В случае выявления </w:t>
      </w:r>
      <w:r w:rsidR="00F3658A" w:rsidRPr="005D3B67">
        <w:rPr>
          <w:rFonts w:ascii="Times New Roman" w:eastAsia="Calibri" w:hAnsi="Times New Roman" w:cs="Times New Roman"/>
          <w:sz w:val="24"/>
          <w:szCs w:val="24"/>
          <w:highlight w:val="green"/>
          <w:rPrChange w:id="679" w:author="Соколов Сергей Вадимович" w:date="2024-01-19T16:26:00Z">
            <w:rPr>
              <w:rFonts w:ascii="Times New Roman" w:eastAsia="Calibri" w:hAnsi="Times New Roman" w:cs="Times New Roman"/>
              <w:sz w:val="24"/>
              <w:szCs w:val="24"/>
            </w:rPr>
          </w:rPrChange>
        </w:rPr>
        <w:t>вращательного характера движения оползня</w:t>
      </w:r>
      <w:r w:rsidR="00EE2598" w:rsidRPr="005D3B67">
        <w:rPr>
          <w:rFonts w:ascii="Times New Roman" w:eastAsia="Calibri" w:hAnsi="Times New Roman" w:cs="Times New Roman"/>
          <w:sz w:val="24"/>
          <w:szCs w:val="24"/>
          <w:highlight w:val="green"/>
          <w:rPrChange w:id="680" w:author="Соколов Сергей Вадимович" w:date="2024-01-19T16:26:00Z">
            <w:rPr>
              <w:rFonts w:ascii="Times New Roman" w:eastAsia="Calibri" w:hAnsi="Times New Roman" w:cs="Times New Roman"/>
              <w:sz w:val="24"/>
              <w:szCs w:val="24"/>
            </w:rPr>
          </w:rPrChange>
        </w:rPr>
        <w:t>,</w:t>
      </w:r>
      <w:r w:rsidR="00C17B96" w:rsidRPr="005D3B67">
        <w:rPr>
          <w:rFonts w:ascii="Times New Roman" w:eastAsia="Calibri" w:hAnsi="Times New Roman" w:cs="Times New Roman"/>
          <w:sz w:val="24"/>
          <w:szCs w:val="24"/>
          <w:highlight w:val="green"/>
          <w:rPrChange w:id="681" w:author="Соколов Сергей Вадимович" w:date="2024-01-19T16:26:00Z">
            <w:rPr>
              <w:rFonts w:ascii="Times New Roman" w:eastAsia="Calibri" w:hAnsi="Times New Roman" w:cs="Times New Roman"/>
              <w:sz w:val="24"/>
              <w:szCs w:val="24"/>
            </w:rPr>
          </w:rPrChange>
        </w:rPr>
        <w:t xml:space="preserve"> </w:t>
      </w:r>
      <w:r w:rsidRPr="005D3B67">
        <w:rPr>
          <w:rFonts w:ascii="Times New Roman" w:eastAsia="Calibri" w:hAnsi="Times New Roman" w:cs="Times New Roman"/>
          <w:sz w:val="24"/>
          <w:szCs w:val="24"/>
          <w:highlight w:val="green"/>
          <w:rPrChange w:id="682" w:author="Соколов Сергей Вадимович" w:date="2024-01-19T16:26:00Z">
            <w:rPr>
              <w:rFonts w:ascii="Times New Roman" w:eastAsia="Calibri" w:hAnsi="Times New Roman" w:cs="Times New Roman"/>
              <w:sz w:val="24"/>
              <w:szCs w:val="24"/>
            </w:rPr>
          </w:rPrChange>
        </w:rPr>
        <w:t>следует использовать наклономеры</w:t>
      </w:r>
      <w:r w:rsidR="003D5268" w:rsidRPr="005D3B67">
        <w:rPr>
          <w:rFonts w:ascii="Times New Roman" w:eastAsia="Calibri" w:hAnsi="Times New Roman" w:cs="Times New Roman"/>
          <w:sz w:val="24"/>
          <w:szCs w:val="24"/>
          <w:highlight w:val="green"/>
          <w:rPrChange w:id="683" w:author="Соколов Сергей Вадимович" w:date="2024-01-19T16:26:00Z">
            <w:rPr>
              <w:rFonts w:ascii="Times New Roman" w:eastAsia="Calibri" w:hAnsi="Times New Roman" w:cs="Times New Roman"/>
              <w:sz w:val="24"/>
              <w:szCs w:val="24"/>
            </w:rPr>
          </w:rPrChange>
        </w:rPr>
        <w:t xml:space="preserve"> (тилтометры)</w:t>
      </w:r>
      <w:r w:rsidRPr="005D3B67">
        <w:rPr>
          <w:rFonts w:ascii="Times New Roman" w:eastAsia="Calibri" w:hAnsi="Times New Roman" w:cs="Times New Roman"/>
          <w:sz w:val="24"/>
          <w:szCs w:val="24"/>
          <w:highlight w:val="green"/>
          <w:rPrChange w:id="684" w:author="Соколов Сергей Вадимович" w:date="2024-01-19T16:26:00Z">
            <w:rPr>
              <w:rFonts w:ascii="Times New Roman" w:eastAsia="Calibri" w:hAnsi="Times New Roman" w:cs="Times New Roman"/>
              <w:sz w:val="24"/>
              <w:szCs w:val="24"/>
            </w:rPr>
          </w:rPrChange>
        </w:rPr>
        <w:t xml:space="preserve"> или выполнять измерение превышений между не менее чем двумя марками, установленными на местности вдоль радиуса вращения.</w:t>
      </w:r>
    </w:p>
    <w:p w14:paraId="3163E620" w14:textId="77777777" w:rsidR="000E08E8" w:rsidRPr="005D3B67"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685" w:author="Соколов Сергей Вадимович" w:date="2024-01-19T16:28: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686" w:author="Соколов Сергей Вадимович" w:date="2024-01-19T16:28:00Z">
            <w:rPr>
              <w:rFonts w:ascii="Times New Roman" w:eastAsia="Calibri" w:hAnsi="Times New Roman" w:cs="Times New Roman"/>
              <w:sz w:val="24"/>
              <w:szCs w:val="24"/>
            </w:rPr>
          </w:rPrChange>
        </w:rPr>
        <w:t>Для наблюдений за раск</w:t>
      </w:r>
      <w:r w:rsidR="003D5268" w:rsidRPr="005D3B67">
        <w:rPr>
          <w:rFonts w:ascii="Times New Roman" w:eastAsia="Calibri" w:hAnsi="Times New Roman" w:cs="Times New Roman"/>
          <w:sz w:val="24"/>
          <w:szCs w:val="24"/>
          <w:highlight w:val="green"/>
          <w:rPrChange w:id="687" w:author="Соколов Сергей Вадимович" w:date="2024-01-19T16:28:00Z">
            <w:rPr>
              <w:rFonts w:ascii="Times New Roman" w:eastAsia="Calibri" w:hAnsi="Times New Roman" w:cs="Times New Roman"/>
              <w:sz w:val="24"/>
              <w:szCs w:val="24"/>
            </w:rPr>
          </w:rPrChange>
        </w:rPr>
        <w:t xml:space="preserve">рытием трещин следует применять </w:t>
      </w:r>
      <w:r w:rsidRPr="005D3B67">
        <w:rPr>
          <w:rFonts w:ascii="Times New Roman" w:eastAsia="Calibri" w:hAnsi="Times New Roman" w:cs="Times New Roman"/>
          <w:sz w:val="24"/>
          <w:szCs w:val="24"/>
          <w:highlight w:val="green"/>
          <w:rPrChange w:id="688" w:author="Соколов Сергей Вадимович" w:date="2024-01-19T16:28:00Z">
            <w:rPr>
              <w:rFonts w:ascii="Times New Roman" w:eastAsia="Calibri" w:hAnsi="Times New Roman" w:cs="Times New Roman"/>
              <w:sz w:val="24"/>
              <w:szCs w:val="24"/>
            </w:rPr>
          </w:rPrChange>
        </w:rPr>
        <w:t>щелемеры</w:t>
      </w:r>
      <w:r w:rsidR="003D5268" w:rsidRPr="005D3B67">
        <w:rPr>
          <w:rFonts w:ascii="Times New Roman" w:eastAsia="Calibri" w:hAnsi="Times New Roman" w:cs="Times New Roman"/>
          <w:sz w:val="24"/>
          <w:szCs w:val="24"/>
          <w:highlight w:val="green"/>
          <w:rPrChange w:id="689" w:author="Соколов Сергей Вадимович" w:date="2024-01-19T16:28:00Z">
            <w:rPr>
              <w:rFonts w:ascii="Times New Roman" w:eastAsia="Calibri" w:hAnsi="Times New Roman" w:cs="Times New Roman"/>
              <w:sz w:val="24"/>
              <w:szCs w:val="24"/>
            </w:rPr>
          </w:rPrChange>
        </w:rPr>
        <w:t xml:space="preserve">, </w:t>
      </w:r>
      <w:r w:rsidRPr="005D3B67">
        <w:rPr>
          <w:rFonts w:ascii="Times New Roman" w:eastAsia="Calibri" w:hAnsi="Times New Roman" w:cs="Times New Roman"/>
          <w:sz w:val="24"/>
          <w:szCs w:val="24"/>
          <w:highlight w:val="green"/>
          <w:rPrChange w:id="690" w:author="Соколов Сергей Вадимович" w:date="2024-01-19T16:28:00Z">
            <w:rPr>
              <w:rFonts w:ascii="Times New Roman" w:eastAsia="Calibri" w:hAnsi="Times New Roman" w:cs="Times New Roman"/>
              <w:sz w:val="24"/>
              <w:szCs w:val="24"/>
            </w:rPr>
          </w:rPrChange>
        </w:rPr>
        <w:t xml:space="preserve">закрепленные </w:t>
      </w:r>
      <w:r w:rsidR="00E73E7E" w:rsidRPr="005D3B67">
        <w:rPr>
          <w:rFonts w:ascii="Times New Roman" w:eastAsia="Calibri" w:hAnsi="Times New Roman" w:cs="Times New Roman"/>
          <w:sz w:val="24"/>
          <w:szCs w:val="24"/>
          <w:highlight w:val="green"/>
          <w:rPrChange w:id="691" w:author="Соколов Сергей Вадимович" w:date="2024-01-19T16:28:00Z">
            <w:rPr>
              <w:rFonts w:ascii="Times New Roman" w:eastAsia="Calibri" w:hAnsi="Times New Roman" w:cs="Times New Roman"/>
              <w:sz w:val="24"/>
              <w:szCs w:val="24"/>
            </w:rPr>
          </w:rPrChange>
        </w:rPr>
        <w:t xml:space="preserve">по обе стороны от трещины </w:t>
      </w:r>
      <w:r w:rsidRPr="005D3B67">
        <w:rPr>
          <w:rFonts w:ascii="Times New Roman" w:eastAsia="Calibri" w:hAnsi="Times New Roman" w:cs="Times New Roman"/>
          <w:sz w:val="24"/>
          <w:szCs w:val="24"/>
          <w:highlight w:val="green"/>
          <w:rPrChange w:id="692" w:author="Соколов Сергей Вадимович" w:date="2024-01-19T16:28:00Z">
            <w:rPr>
              <w:rFonts w:ascii="Times New Roman" w:eastAsia="Calibri" w:hAnsi="Times New Roman" w:cs="Times New Roman"/>
              <w:sz w:val="24"/>
              <w:szCs w:val="24"/>
            </w:rPr>
          </w:rPrChange>
        </w:rPr>
        <w:t xml:space="preserve">и ориентированные поперек </w:t>
      </w:r>
      <w:r w:rsidR="00E73E7E" w:rsidRPr="005D3B67">
        <w:rPr>
          <w:rFonts w:ascii="Times New Roman" w:eastAsia="Calibri" w:hAnsi="Times New Roman" w:cs="Times New Roman"/>
          <w:sz w:val="24"/>
          <w:szCs w:val="24"/>
          <w:highlight w:val="green"/>
          <w:rPrChange w:id="693" w:author="Соколов Сергей Вадимович" w:date="2024-01-19T16:28:00Z">
            <w:rPr>
              <w:rFonts w:ascii="Times New Roman" w:eastAsia="Calibri" w:hAnsi="Times New Roman" w:cs="Times New Roman"/>
              <w:sz w:val="24"/>
              <w:szCs w:val="24"/>
            </w:rPr>
          </w:rPrChange>
        </w:rPr>
        <w:t xml:space="preserve">нее, </w:t>
      </w:r>
      <w:r w:rsidR="005C315F" w:rsidRPr="005D3B67">
        <w:rPr>
          <w:rFonts w:ascii="Times New Roman" w:eastAsia="Calibri" w:hAnsi="Times New Roman" w:cs="Times New Roman"/>
          <w:sz w:val="24"/>
          <w:szCs w:val="24"/>
          <w:highlight w:val="green"/>
          <w:rPrChange w:id="694" w:author="Соколов Сергей Вадимович" w:date="2024-01-19T16:28:00Z">
            <w:rPr>
              <w:rFonts w:ascii="Times New Roman" w:eastAsia="Calibri" w:hAnsi="Times New Roman" w:cs="Times New Roman"/>
              <w:sz w:val="24"/>
              <w:szCs w:val="24"/>
            </w:rPr>
          </w:rPrChange>
        </w:rPr>
        <w:t>и</w:t>
      </w:r>
      <w:r w:rsidR="00E73E7E" w:rsidRPr="005D3B67">
        <w:rPr>
          <w:rFonts w:ascii="Times New Roman" w:eastAsia="Calibri" w:hAnsi="Times New Roman" w:cs="Times New Roman"/>
          <w:sz w:val="24"/>
          <w:szCs w:val="24"/>
          <w:highlight w:val="green"/>
          <w:rPrChange w:id="695" w:author="Соколов Сергей Вадимович" w:date="2024-01-19T16:28:00Z">
            <w:rPr>
              <w:rFonts w:ascii="Times New Roman" w:eastAsia="Calibri" w:hAnsi="Times New Roman" w:cs="Times New Roman"/>
              <w:sz w:val="24"/>
              <w:szCs w:val="24"/>
            </w:rPr>
          </w:rPrChange>
        </w:rPr>
        <w:t>змер</w:t>
      </w:r>
      <w:r w:rsidR="005C315F" w:rsidRPr="005D3B67">
        <w:rPr>
          <w:rFonts w:ascii="Times New Roman" w:eastAsia="Calibri" w:hAnsi="Times New Roman" w:cs="Times New Roman"/>
          <w:sz w:val="24"/>
          <w:szCs w:val="24"/>
          <w:highlight w:val="green"/>
          <w:rPrChange w:id="696" w:author="Соколов Сергей Вадимович" w:date="2024-01-19T16:28:00Z">
            <w:rPr>
              <w:rFonts w:ascii="Times New Roman" w:eastAsia="Calibri" w:hAnsi="Times New Roman" w:cs="Times New Roman"/>
              <w:sz w:val="24"/>
              <w:szCs w:val="24"/>
            </w:rPr>
          </w:rPrChange>
        </w:rPr>
        <w:t>ения</w:t>
      </w:r>
      <w:r w:rsidR="00E73E7E" w:rsidRPr="005D3B67">
        <w:rPr>
          <w:rFonts w:ascii="Times New Roman" w:eastAsia="Calibri" w:hAnsi="Times New Roman" w:cs="Times New Roman"/>
          <w:sz w:val="24"/>
          <w:szCs w:val="24"/>
          <w:highlight w:val="green"/>
          <w:rPrChange w:id="697" w:author="Соколов Сергей Вадимович" w:date="2024-01-19T16:28:00Z">
            <w:rPr>
              <w:rFonts w:ascii="Times New Roman" w:eastAsia="Calibri" w:hAnsi="Times New Roman" w:cs="Times New Roman"/>
              <w:sz w:val="24"/>
              <w:szCs w:val="24"/>
            </w:rPr>
          </w:rPrChange>
        </w:rPr>
        <w:t xml:space="preserve"> перемещений по которым производятся вручную или с </w:t>
      </w:r>
      <w:r w:rsidR="007D1F61" w:rsidRPr="005D3B67">
        <w:rPr>
          <w:rFonts w:ascii="Times New Roman" w:eastAsia="Calibri" w:hAnsi="Times New Roman" w:cs="Times New Roman"/>
          <w:sz w:val="24"/>
          <w:szCs w:val="24"/>
          <w:highlight w:val="green"/>
          <w:rPrChange w:id="698" w:author="Соколов Сергей Вадимович" w:date="2024-01-19T16:28:00Z">
            <w:rPr>
              <w:rFonts w:ascii="Times New Roman" w:eastAsia="Calibri" w:hAnsi="Times New Roman" w:cs="Times New Roman"/>
              <w:sz w:val="24"/>
              <w:szCs w:val="24"/>
            </w:rPr>
          </w:rPrChange>
        </w:rPr>
        <w:t xml:space="preserve">применением </w:t>
      </w:r>
      <w:r w:rsidR="00E73E7E" w:rsidRPr="005D3B67">
        <w:rPr>
          <w:rFonts w:ascii="Times New Roman" w:eastAsia="Calibri" w:hAnsi="Times New Roman" w:cs="Times New Roman"/>
          <w:sz w:val="24"/>
          <w:szCs w:val="24"/>
          <w:highlight w:val="green"/>
          <w:rPrChange w:id="699" w:author="Соколов Сергей Вадимович" w:date="2024-01-19T16:28:00Z">
            <w:rPr>
              <w:rFonts w:ascii="Times New Roman" w:eastAsia="Calibri" w:hAnsi="Times New Roman" w:cs="Times New Roman"/>
              <w:sz w:val="24"/>
              <w:szCs w:val="24"/>
            </w:rPr>
          </w:rPrChange>
        </w:rPr>
        <w:t>измерительных блоков, в том числе обеспечивающих передачу данных о выполненных измерениях по проводным и беспроводным каналам связи</w:t>
      </w:r>
      <w:r w:rsidRPr="005D3B67">
        <w:rPr>
          <w:rFonts w:ascii="Times New Roman" w:eastAsia="Calibri" w:hAnsi="Times New Roman" w:cs="Times New Roman"/>
          <w:sz w:val="24"/>
          <w:szCs w:val="24"/>
          <w:highlight w:val="green"/>
          <w:rPrChange w:id="700" w:author="Соколов Сергей Вадимович" w:date="2024-01-19T16:28:00Z">
            <w:rPr>
              <w:rFonts w:ascii="Times New Roman" w:eastAsia="Calibri" w:hAnsi="Times New Roman" w:cs="Times New Roman"/>
              <w:sz w:val="24"/>
              <w:szCs w:val="24"/>
            </w:rPr>
          </w:rPrChange>
        </w:rPr>
        <w:t>.</w:t>
      </w:r>
    </w:p>
    <w:p w14:paraId="608021EE" w14:textId="613F03EF" w:rsidR="000E08E8" w:rsidRPr="005D3B67"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701" w:author="Соколов Сергей Вадимович" w:date="2024-01-19T16:28: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702" w:author="Соколов Сергей Вадимович" w:date="2024-01-19T16:28:00Z">
            <w:rPr>
              <w:rFonts w:ascii="Times New Roman" w:eastAsia="Calibri" w:hAnsi="Times New Roman" w:cs="Times New Roman"/>
              <w:sz w:val="24"/>
              <w:szCs w:val="24"/>
            </w:rPr>
          </w:rPrChange>
        </w:rPr>
        <w:t>Топографическая съ</w:t>
      </w:r>
      <w:r w:rsidR="002150CE" w:rsidRPr="005D3B67">
        <w:rPr>
          <w:rFonts w:ascii="Times New Roman" w:eastAsia="Calibri" w:hAnsi="Times New Roman" w:cs="Times New Roman"/>
          <w:sz w:val="24"/>
          <w:szCs w:val="24"/>
          <w:highlight w:val="green"/>
          <w:rPrChange w:id="703" w:author="Соколов Сергей Вадимович" w:date="2024-01-19T16:28:00Z">
            <w:rPr>
              <w:rFonts w:ascii="Times New Roman" w:eastAsia="Calibri" w:hAnsi="Times New Roman" w:cs="Times New Roman"/>
              <w:sz w:val="24"/>
              <w:szCs w:val="24"/>
            </w:rPr>
          </w:rPrChange>
        </w:rPr>
        <w:t>е</w:t>
      </w:r>
      <w:r w:rsidRPr="005D3B67">
        <w:rPr>
          <w:rFonts w:ascii="Times New Roman" w:eastAsia="Calibri" w:hAnsi="Times New Roman" w:cs="Times New Roman"/>
          <w:sz w:val="24"/>
          <w:szCs w:val="24"/>
          <w:highlight w:val="green"/>
          <w:rPrChange w:id="704" w:author="Соколов Сергей Вадимович" w:date="2024-01-19T16:28:00Z">
            <w:rPr>
              <w:rFonts w:ascii="Times New Roman" w:eastAsia="Calibri" w:hAnsi="Times New Roman" w:cs="Times New Roman"/>
              <w:sz w:val="24"/>
              <w:szCs w:val="24"/>
            </w:rPr>
          </w:rPrChange>
        </w:rPr>
        <w:t>мка оползне</w:t>
      </w:r>
      <w:r w:rsidR="00F1093A" w:rsidRPr="005D3B67">
        <w:rPr>
          <w:rFonts w:ascii="Times New Roman" w:eastAsia="Calibri" w:hAnsi="Times New Roman" w:cs="Times New Roman"/>
          <w:sz w:val="24"/>
          <w:szCs w:val="24"/>
          <w:highlight w:val="green"/>
          <w:rPrChange w:id="705" w:author="Соколов Сергей Вадимович" w:date="2024-01-19T16:28:00Z">
            <w:rPr>
              <w:rFonts w:ascii="Times New Roman" w:eastAsia="Calibri" w:hAnsi="Times New Roman" w:cs="Times New Roman"/>
              <w:sz w:val="24"/>
              <w:szCs w:val="24"/>
            </w:rPr>
          </w:rPrChange>
        </w:rPr>
        <w:t>опасного</w:t>
      </w:r>
      <w:r w:rsidRPr="005D3B67">
        <w:rPr>
          <w:rFonts w:ascii="Times New Roman" w:eastAsia="Calibri" w:hAnsi="Times New Roman" w:cs="Times New Roman"/>
          <w:sz w:val="24"/>
          <w:szCs w:val="24"/>
          <w:highlight w:val="green"/>
          <w:rPrChange w:id="706" w:author="Соколов Сергей Вадимович" w:date="2024-01-19T16:28:00Z">
            <w:rPr>
              <w:rFonts w:ascii="Times New Roman" w:eastAsia="Calibri" w:hAnsi="Times New Roman" w:cs="Times New Roman"/>
              <w:sz w:val="24"/>
              <w:szCs w:val="24"/>
            </w:rPr>
          </w:rPrChange>
        </w:rPr>
        <w:t xml:space="preserve"> склона или наблюдаемого грунтового сооружения в масштабах </w:t>
      </w:r>
      <w:r w:rsidR="00C8337E" w:rsidRPr="005D3B67">
        <w:rPr>
          <w:rFonts w:ascii="Times New Roman" w:eastAsia="Calibri" w:hAnsi="Times New Roman" w:cs="Times New Roman"/>
          <w:sz w:val="24"/>
          <w:szCs w:val="24"/>
          <w:highlight w:val="green"/>
          <w:rPrChange w:id="707" w:author="Соколов Сергей Вадимович" w:date="2024-01-19T16:28:00Z">
            <w:rPr>
              <w:rFonts w:ascii="Times New Roman" w:eastAsia="Calibri" w:hAnsi="Times New Roman" w:cs="Times New Roman"/>
              <w:sz w:val="24"/>
              <w:szCs w:val="24"/>
            </w:rPr>
          </w:rPrChange>
        </w:rPr>
        <w:t>1:5000</w:t>
      </w:r>
      <w:r w:rsidR="00F95D61" w:rsidRPr="005D3B67">
        <w:rPr>
          <w:rFonts w:ascii="Times New Roman" w:hAnsi="Times New Roman" w:cs="Times New Roman"/>
          <w:sz w:val="24"/>
          <w:szCs w:val="24"/>
          <w:highlight w:val="green"/>
          <w:rPrChange w:id="708" w:author="Соколов Сергей Вадимович" w:date="2024-01-19T16:28:00Z">
            <w:rPr>
              <w:rFonts w:ascii="Times New Roman" w:hAnsi="Times New Roman" w:cs="Times New Roman"/>
              <w:sz w:val="24"/>
              <w:szCs w:val="24"/>
            </w:rPr>
          </w:rPrChange>
        </w:rPr>
        <w:t>–</w:t>
      </w:r>
      <w:r w:rsidRPr="005D3B67">
        <w:rPr>
          <w:rFonts w:ascii="Times New Roman" w:eastAsia="Calibri" w:hAnsi="Times New Roman" w:cs="Times New Roman"/>
          <w:sz w:val="24"/>
          <w:szCs w:val="24"/>
          <w:highlight w:val="green"/>
          <w:rPrChange w:id="709" w:author="Соколов Сергей Вадимович" w:date="2024-01-19T16:28:00Z">
            <w:rPr>
              <w:rFonts w:ascii="Times New Roman" w:eastAsia="Calibri" w:hAnsi="Times New Roman" w:cs="Times New Roman"/>
              <w:sz w:val="24"/>
              <w:szCs w:val="24"/>
            </w:rPr>
          </w:rPrChange>
        </w:rPr>
        <w:t>1:200</w:t>
      </w:r>
      <w:r w:rsidR="00A6224E" w:rsidRPr="005D3B67">
        <w:rPr>
          <w:rFonts w:ascii="Times New Roman" w:eastAsia="Calibri" w:hAnsi="Times New Roman" w:cs="Times New Roman"/>
          <w:sz w:val="24"/>
          <w:szCs w:val="24"/>
          <w:highlight w:val="green"/>
          <w:rPrChange w:id="710" w:author="Соколов Сергей Вадимович" w:date="2024-01-19T16:28:00Z">
            <w:rPr>
              <w:rFonts w:ascii="Times New Roman" w:eastAsia="Calibri" w:hAnsi="Times New Roman" w:cs="Times New Roman"/>
              <w:sz w:val="24"/>
              <w:szCs w:val="24"/>
            </w:rPr>
          </w:rPrChange>
        </w:rPr>
        <w:t xml:space="preserve"> </w:t>
      </w:r>
      <w:r w:rsidRPr="005D3B67">
        <w:rPr>
          <w:rFonts w:ascii="Times New Roman" w:eastAsia="Calibri" w:hAnsi="Times New Roman" w:cs="Times New Roman"/>
          <w:sz w:val="24"/>
          <w:szCs w:val="24"/>
          <w:highlight w:val="green"/>
          <w:rPrChange w:id="711" w:author="Соколов Сергей Вадимович" w:date="2024-01-19T16:28:00Z">
            <w:rPr>
              <w:rFonts w:ascii="Times New Roman" w:eastAsia="Calibri" w:hAnsi="Times New Roman" w:cs="Times New Roman"/>
              <w:sz w:val="24"/>
              <w:szCs w:val="24"/>
            </w:rPr>
          </w:rPrChange>
        </w:rPr>
        <w:t xml:space="preserve">выполняется в целях получения топографической основы для </w:t>
      </w:r>
      <w:r w:rsidR="00F1093A" w:rsidRPr="005D3B67">
        <w:rPr>
          <w:rFonts w:ascii="Times New Roman" w:eastAsia="Calibri" w:hAnsi="Times New Roman" w:cs="Times New Roman"/>
          <w:sz w:val="24"/>
          <w:szCs w:val="24"/>
          <w:highlight w:val="green"/>
          <w:rPrChange w:id="712" w:author="Соколов Сергей Вадимович" w:date="2024-01-19T16:28:00Z">
            <w:rPr>
              <w:rFonts w:ascii="Times New Roman" w:eastAsia="Calibri" w:hAnsi="Times New Roman" w:cs="Times New Roman"/>
              <w:sz w:val="24"/>
              <w:szCs w:val="24"/>
            </w:rPr>
          </w:rPrChange>
        </w:rPr>
        <w:t>специальной оползневой съ</w:t>
      </w:r>
      <w:r w:rsidR="002150CE" w:rsidRPr="005D3B67">
        <w:rPr>
          <w:rFonts w:ascii="Times New Roman" w:eastAsia="Calibri" w:hAnsi="Times New Roman" w:cs="Times New Roman"/>
          <w:sz w:val="24"/>
          <w:szCs w:val="24"/>
          <w:highlight w:val="green"/>
          <w:rPrChange w:id="713" w:author="Соколов Сергей Вадимович" w:date="2024-01-19T16:28:00Z">
            <w:rPr>
              <w:rFonts w:ascii="Times New Roman" w:eastAsia="Calibri" w:hAnsi="Times New Roman" w:cs="Times New Roman"/>
              <w:sz w:val="24"/>
              <w:szCs w:val="24"/>
            </w:rPr>
          </w:rPrChange>
        </w:rPr>
        <w:t>е</w:t>
      </w:r>
      <w:r w:rsidR="00F1093A" w:rsidRPr="005D3B67">
        <w:rPr>
          <w:rFonts w:ascii="Times New Roman" w:eastAsia="Calibri" w:hAnsi="Times New Roman" w:cs="Times New Roman"/>
          <w:sz w:val="24"/>
          <w:szCs w:val="24"/>
          <w:highlight w:val="green"/>
          <w:rPrChange w:id="714" w:author="Соколов Сергей Вадимович" w:date="2024-01-19T16:28:00Z">
            <w:rPr>
              <w:rFonts w:ascii="Times New Roman" w:eastAsia="Calibri" w:hAnsi="Times New Roman" w:cs="Times New Roman"/>
              <w:sz w:val="24"/>
              <w:szCs w:val="24"/>
            </w:rPr>
          </w:rPrChange>
        </w:rPr>
        <w:t>мки, а также как самостоятельный</w:t>
      </w:r>
      <w:r w:rsidRPr="005D3B67">
        <w:rPr>
          <w:rFonts w:ascii="Times New Roman" w:eastAsia="Calibri" w:hAnsi="Times New Roman" w:cs="Times New Roman"/>
          <w:sz w:val="24"/>
          <w:szCs w:val="24"/>
          <w:highlight w:val="green"/>
          <w:rPrChange w:id="715" w:author="Соколов Сергей Вадимович" w:date="2024-01-19T16:28:00Z">
            <w:rPr>
              <w:rFonts w:ascii="Times New Roman" w:eastAsia="Calibri" w:hAnsi="Times New Roman" w:cs="Times New Roman"/>
              <w:sz w:val="24"/>
              <w:szCs w:val="24"/>
            </w:rPr>
          </w:rPrChange>
        </w:rPr>
        <w:t xml:space="preserve"> вид работ</w:t>
      </w:r>
      <w:r w:rsidR="00E73E7E" w:rsidRPr="005D3B67">
        <w:rPr>
          <w:rFonts w:ascii="Times New Roman" w:eastAsia="Calibri" w:hAnsi="Times New Roman" w:cs="Times New Roman"/>
          <w:sz w:val="24"/>
          <w:szCs w:val="24"/>
          <w:highlight w:val="green"/>
          <w:rPrChange w:id="716" w:author="Соколов Сергей Вадимович" w:date="2024-01-19T16:28:00Z">
            <w:rPr>
              <w:rFonts w:ascii="Times New Roman" w:eastAsia="Calibri" w:hAnsi="Times New Roman" w:cs="Times New Roman"/>
              <w:sz w:val="24"/>
              <w:szCs w:val="24"/>
            </w:rPr>
          </w:rPrChange>
        </w:rPr>
        <w:t xml:space="preserve"> при наблюдениях за оползневыми </w:t>
      </w:r>
      <w:r w:rsidRPr="005D3B67">
        <w:rPr>
          <w:rFonts w:ascii="Times New Roman" w:eastAsia="Calibri" w:hAnsi="Times New Roman" w:cs="Times New Roman"/>
          <w:sz w:val="24"/>
          <w:szCs w:val="24"/>
          <w:highlight w:val="green"/>
          <w:rPrChange w:id="717" w:author="Соколов Сергей Вадимович" w:date="2024-01-19T16:28:00Z">
            <w:rPr>
              <w:rFonts w:ascii="Times New Roman" w:eastAsia="Calibri" w:hAnsi="Times New Roman" w:cs="Times New Roman"/>
              <w:sz w:val="24"/>
              <w:szCs w:val="24"/>
            </w:rPr>
          </w:rPrChange>
        </w:rPr>
        <w:t>процессами. Масштаб топографи</w:t>
      </w:r>
      <w:r w:rsidR="00E73E7E" w:rsidRPr="005D3B67">
        <w:rPr>
          <w:rFonts w:ascii="Times New Roman" w:eastAsia="Calibri" w:hAnsi="Times New Roman" w:cs="Times New Roman"/>
          <w:sz w:val="24"/>
          <w:szCs w:val="24"/>
          <w:highlight w:val="green"/>
          <w:rPrChange w:id="718" w:author="Соколов Сергей Вадимович" w:date="2024-01-19T16:28:00Z">
            <w:rPr>
              <w:rFonts w:ascii="Times New Roman" w:eastAsia="Calibri" w:hAnsi="Times New Roman" w:cs="Times New Roman"/>
              <w:sz w:val="24"/>
              <w:szCs w:val="24"/>
            </w:rPr>
          </w:rPrChange>
        </w:rPr>
        <w:t>ческой съ</w:t>
      </w:r>
      <w:r w:rsidR="002150CE" w:rsidRPr="005D3B67">
        <w:rPr>
          <w:rFonts w:ascii="Times New Roman" w:eastAsia="Calibri" w:hAnsi="Times New Roman" w:cs="Times New Roman"/>
          <w:sz w:val="24"/>
          <w:szCs w:val="24"/>
          <w:highlight w:val="green"/>
          <w:rPrChange w:id="719" w:author="Соколов Сергей Вадимович" w:date="2024-01-19T16:28:00Z">
            <w:rPr>
              <w:rFonts w:ascii="Times New Roman" w:eastAsia="Calibri" w:hAnsi="Times New Roman" w:cs="Times New Roman"/>
              <w:sz w:val="24"/>
              <w:szCs w:val="24"/>
            </w:rPr>
          </w:rPrChange>
        </w:rPr>
        <w:t>е</w:t>
      </w:r>
      <w:r w:rsidR="00E73E7E" w:rsidRPr="005D3B67">
        <w:rPr>
          <w:rFonts w:ascii="Times New Roman" w:eastAsia="Calibri" w:hAnsi="Times New Roman" w:cs="Times New Roman"/>
          <w:sz w:val="24"/>
          <w:szCs w:val="24"/>
          <w:highlight w:val="green"/>
          <w:rPrChange w:id="720" w:author="Соколов Сергей Вадимович" w:date="2024-01-19T16:28:00Z">
            <w:rPr>
              <w:rFonts w:ascii="Times New Roman" w:eastAsia="Calibri" w:hAnsi="Times New Roman" w:cs="Times New Roman"/>
              <w:sz w:val="24"/>
              <w:szCs w:val="24"/>
            </w:rPr>
          </w:rPrChange>
        </w:rPr>
        <w:t xml:space="preserve">мки следует выбирать </w:t>
      </w:r>
      <w:r w:rsidRPr="005D3B67">
        <w:rPr>
          <w:rFonts w:ascii="Times New Roman" w:eastAsia="Calibri" w:hAnsi="Times New Roman" w:cs="Times New Roman"/>
          <w:sz w:val="24"/>
          <w:szCs w:val="24"/>
          <w:highlight w:val="green"/>
          <w:rPrChange w:id="721" w:author="Соколов Сергей Вадимович" w:date="2024-01-19T16:28:00Z">
            <w:rPr>
              <w:rFonts w:ascii="Times New Roman" w:eastAsia="Calibri" w:hAnsi="Times New Roman" w:cs="Times New Roman"/>
              <w:sz w:val="24"/>
              <w:szCs w:val="24"/>
            </w:rPr>
          </w:rPrChange>
        </w:rPr>
        <w:t xml:space="preserve">исходя из размеров изучаемого объекта, наличия зданий и сооружений, необходимости отображения на планах основных форм рельефа местности (в том числе микроформ), связанных с проявлением </w:t>
      </w:r>
      <w:r w:rsidR="00475F5B" w:rsidRPr="005D3B67">
        <w:rPr>
          <w:rFonts w:ascii="Times New Roman" w:eastAsia="Calibri" w:hAnsi="Times New Roman" w:cs="Times New Roman"/>
          <w:sz w:val="24"/>
          <w:szCs w:val="24"/>
          <w:highlight w:val="green"/>
          <w:rPrChange w:id="722" w:author="Соколов Сергей Вадимович" w:date="2024-01-19T16:28:00Z">
            <w:rPr>
              <w:rFonts w:ascii="Times New Roman" w:eastAsia="Calibri" w:hAnsi="Times New Roman" w:cs="Times New Roman"/>
              <w:sz w:val="24"/>
              <w:szCs w:val="24"/>
            </w:rPr>
          </w:rPrChange>
        </w:rPr>
        <w:t>оползневых</w:t>
      </w:r>
      <w:r w:rsidRPr="005D3B67">
        <w:rPr>
          <w:rFonts w:ascii="Times New Roman" w:eastAsia="Calibri" w:hAnsi="Times New Roman" w:cs="Times New Roman"/>
          <w:sz w:val="24"/>
          <w:szCs w:val="24"/>
          <w:highlight w:val="green"/>
          <w:rPrChange w:id="723" w:author="Соколов Сергей Вадимович" w:date="2024-01-19T16:28:00Z">
            <w:rPr>
              <w:rFonts w:ascii="Times New Roman" w:eastAsia="Calibri" w:hAnsi="Times New Roman" w:cs="Times New Roman"/>
              <w:sz w:val="24"/>
              <w:szCs w:val="24"/>
            </w:rPr>
          </w:rPrChange>
        </w:rPr>
        <w:t xml:space="preserve"> процессов. </w:t>
      </w:r>
      <w:r w:rsidR="00F1093A" w:rsidRPr="005D3B67">
        <w:rPr>
          <w:rFonts w:ascii="Times New Roman" w:eastAsia="Calibri" w:hAnsi="Times New Roman" w:cs="Times New Roman"/>
          <w:sz w:val="24"/>
          <w:szCs w:val="24"/>
          <w:highlight w:val="green"/>
          <w:rPrChange w:id="724" w:author="Соколов Сергей Вадимович" w:date="2024-01-19T16:28:00Z">
            <w:rPr>
              <w:rFonts w:ascii="Times New Roman" w:eastAsia="Calibri" w:hAnsi="Times New Roman" w:cs="Times New Roman"/>
              <w:sz w:val="24"/>
              <w:szCs w:val="24"/>
            </w:rPr>
          </w:rPrChange>
        </w:rPr>
        <w:t xml:space="preserve">При назначении высоты сечения рельефа горизонталями следует исходить из </w:t>
      </w:r>
      <w:r w:rsidR="00F1093A" w:rsidRPr="005D3B67">
        <w:rPr>
          <w:rFonts w:ascii="Times New Roman" w:eastAsia="Calibri" w:hAnsi="Times New Roman" w:cs="Times New Roman"/>
          <w:sz w:val="24"/>
          <w:szCs w:val="24"/>
          <w:highlight w:val="green"/>
          <w:rPrChange w:id="725" w:author="Соколов Сергей Вадимович" w:date="2024-01-19T16:28:00Z">
            <w:rPr>
              <w:rFonts w:ascii="Times New Roman" w:eastAsia="Calibri" w:hAnsi="Times New Roman" w:cs="Times New Roman"/>
              <w:sz w:val="24"/>
              <w:szCs w:val="24"/>
            </w:rPr>
          </w:rPrChange>
        </w:rPr>
        <w:lastRenderedPageBreak/>
        <w:t xml:space="preserve">требований к точности отображения рельефа </w:t>
      </w:r>
      <w:r w:rsidR="001143F2" w:rsidRPr="005D3B67">
        <w:rPr>
          <w:rFonts w:ascii="Times New Roman" w:eastAsia="Calibri" w:hAnsi="Times New Roman" w:cs="Times New Roman"/>
          <w:sz w:val="24"/>
          <w:szCs w:val="24"/>
          <w:highlight w:val="green"/>
          <w:rPrChange w:id="726" w:author="Соколов Сергей Вадимович" w:date="2024-01-19T16:28:00Z">
            <w:rPr>
              <w:rFonts w:ascii="Times New Roman" w:eastAsia="Calibri" w:hAnsi="Times New Roman" w:cs="Times New Roman"/>
              <w:sz w:val="24"/>
              <w:szCs w:val="24"/>
            </w:rPr>
          </w:rPrChange>
        </w:rPr>
        <w:t>и</w:t>
      </w:r>
      <w:r w:rsidR="00F1093A" w:rsidRPr="005D3B67">
        <w:rPr>
          <w:rFonts w:ascii="Times New Roman" w:eastAsia="Calibri" w:hAnsi="Times New Roman" w:cs="Times New Roman"/>
          <w:sz w:val="24"/>
          <w:szCs w:val="24"/>
          <w:highlight w:val="green"/>
          <w:rPrChange w:id="727" w:author="Соколов Сергей Вадимович" w:date="2024-01-19T16:28:00Z">
            <w:rPr>
              <w:rFonts w:ascii="Times New Roman" w:eastAsia="Calibri" w:hAnsi="Times New Roman" w:cs="Times New Roman"/>
              <w:sz w:val="24"/>
              <w:szCs w:val="24"/>
            </w:rPr>
          </w:rPrChange>
        </w:rPr>
        <w:t xml:space="preserve"> СП 47.13330.2016</w:t>
      </w:r>
      <w:r w:rsidR="00D325F1" w:rsidRPr="005D3B67">
        <w:rPr>
          <w:rFonts w:ascii="Times New Roman" w:eastAsia="Calibri" w:hAnsi="Times New Roman" w:cs="Times New Roman"/>
          <w:sz w:val="24"/>
          <w:szCs w:val="24"/>
          <w:highlight w:val="green"/>
          <w:rPrChange w:id="728" w:author="Соколов Сергей Вадимович" w:date="2024-01-19T16:28:00Z">
            <w:rPr>
              <w:rFonts w:ascii="Times New Roman" w:eastAsia="Calibri" w:hAnsi="Times New Roman" w:cs="Times New Roman"/>
              <w:sz w:val="24"/>
              <w:szCs w:val="24"/>
            </w:rPr>
          </w:rPrChange>
        </w:rPr>
        <w:t xml:space="preserve"> (приложение В)</w:t>
      </w:r>
      <w:r w:rsidR="00A11D74" w:rsidRPr="005D3B67">
        <w:rPr>
          <w:rFonts w:ascii="Times New Roman" w:eastAsia="Calibri" w:hAnsi="Times New Roman" w:cs="Times New Roman"/>
          <w:sz w:val="24"/>
          <w:szCs w:val="24"/>
          <w:highlight w:val="green"/>
          <w:rPrChange w:id="729" w:author="Соколов Сергей Вадимович" w:date="2024-01-19T16:28:00Z">
            <w:rPr>
              <w:rFonts w:ascii="Times New Roman" w:eastAsia="Calibri" w:hAnsi="Times New Roman" w:cs="Times New Roman"/>
              <w:sz w:val="24"/>
              <w:szCs w:val="24"/>
            </w:rPr>
          </w:rPrChange>
        </w:rPr>
        <w:t>.</w:t>
      </w:r>
    </w:p>
    <w:p w14:paraId="2EA28C2A" w14:textId="561D603F" w:rsidR="000E08E8" w:rsidRPr="005D3B67" w:rsidRDefault="000E08E8" w:rsidP="000F3F91">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730" w:author="Соколов Сергей Вадимович" w:date="2024-01-19T16:28: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731" w:author="Соколов Сергей Вадимович" w:date="2024-01-19T16:28:00Z">
            <w:rPr>
              <w:rFonts w:ascii="Times New Roman" w:eastAsia="Calibri" w:hAnsi="Times New Roman" w:cs="Times New Roman"/>
              <w:sz w:val="24"/>
              <w:szCs w:val="24"/>
            </w:rPr>
          </w:rPrChange>
        </w:rPr>
        <w:t>Топографическая съ</w:t>
      </w:r>
      <w:r w:rsidR="002150CE" w:rsidRPr="005D3B67">
        <w:rPr>
          <w:rFonts w:ascii="Times New Roman" w:eastAsia="Calibri" w:hAnsi="Times New Roman" w:cs="Times New Roman"/>
          <w:sz w:val="24"/>
          <w:szCs w:val="24"/>
          <w:highlight w:val="green"/>
          <w:rPrChange w:id="732" w:author="Соколов Сергей Вадимович" w:date="2024-01-19T16:28:00Z">
            <w:rPr>
              <w:rFonts w:ascii="Times New Roman" w:eastAsia="Calibri" w:hAnsi="Times New Roman" w:cs="Times New Roman"/>
              <w:sz w:val="24"/>
              <w:szCs w:val="24"/>
            </w:rPr>
          </w:rPrChange>
        </w:rPr>
        <w:t>е</w:t>
      </w:r>
      <w:r w:rsidRPr="005D3B67">
        <w:rPr>
          <w:rFonts w:ascii="Times New Roman" w:eastAsia="Calibri" w:hAnsi="Times New Roman" w:cs="Times New Roman"/>
          <w:sz w:val="24"/>
          <w:szCs w:val="24"/>
          <w:highlight w:val="green"/>
          <w:rPrChange w:id="733" w:author="Соколов Сергей Вадимович" w:date="2024-01-19T16:28:00Z">
            <w:rPr>
              <w:rFonts w:ascii="Times New Roman" w:eastAsia="Calibri" w:hAnsi="Times New Roman" w:cs="Times New Roman"/>
              <w:sz w:val="24"/>
              <w:szCs w:val="24"/>
            </w:rPr>
          </w:rPrChange>
        </w:rPr>
        <w:t xml:space="preserve">мка при изучении оползневых процессов </w:t>
      </w:r>
      <w:del w:id="734" w:author="Н.И." w:date="2019-02-15T10:05:00Z">
        <w:r w:rsidR="00672685" w:rsidRPr="005D3B67" w:rsidDel="004A6998">
          <w:rPr>
            <w:rFonts w:ascii="Times New Roman" w:eastAsia="Calibri" w:hAnsi="Times New Roman" w:cs="Times New Roman"/>
            <w:sz w:val="24"/>
            <w:szCs w:val="24"/>
            <w:highlight w:val="green"/>
            <w:rPrChange w:id="735" w:author="Соколов Сергей Вадимович" w:date="2024-01-19T16:28:00Z">
              <w:rPr>
                <w:rFonts w:ascii="Times New Roman" w:eastAsia="Calibri" w:hAnsi="Times New Roman" w:cs="Times New Roman"/>
                <w:sz w:val="24"/>
                <w:szCs w:val="24"/>
              </w:rPr>
            </w:rPrChange>
          </w:rPr>
          <w:delText xml:space="preserve">[3] </w:delText>
        </w:r>
      </w:del>
      <w:r w:rsidRPr="005D3B67">
        <w:rPr>
          <w:rFonts w:ascii="Times New Roman" w:eastAsia="Calibri" w:hAnsi="Times New Roman" w:cs="Times New Roman"/>
          <w:sz w:val="24"/>
          <w:szCs w:val="24"/>
          <w:highlight w:val="green"/>
          <w:rPrChange w:id="736" w:author="Соколов Сергей Вадимович" w:date="2024-01-19T16:28:00Z">
            <w:rPr>
              <w:rFonts w:ascii="Times New Roman" w:eastAsia="Calibri" w:hAnsi="Times New Roman" w:cs="Times New Roman"/>
              <w:sz w:val="24"/>
              <w:szCs w:val="24"/>
            </w:rPr>
          </w:rPrChange>
        </w:rPr>
        <w:t xml:space="preserve">выполняется </w:t>
      </w:r>
      <w:ins w:id="737" w:author="Н.И." w:date="2019-02-15T10:05:00Z">
        <w:r w:rsidR="004A6998" w:rsidRPr="005D3B67">
          <w:rPr>
            <w:rFonts w:ascii="Times New Roman" w:eastAsia="Calibri" w:hAnsi="Times New Roman" w:cs="Times New Roman"/>
            <w:color w:val="FF0000"/>
            <w:sz w:val="24"/>
            <w:szCs w:val="24"/>
            <w:highlight w:val="green"/>
            <w:rPrChange w:id="738" w:author="Соколов Сергей Вадимович" w:date="2024-01-19T16:28:00Z">
              <w:rPr>
                <w:rFonts w:ascii="Times New Roman" w:eastAsia="Calibri" w:hAnsi="Times New Roman" w:cs="Times New Roman"/>
                <w:color w:val="FF0000"/>
                <w:sz w:val="24"/>
                <w:szCs w:val="24"/>
              </w:rPr>
            </w:rPrChange>
          </w:rPr>
          <w:t xml:space="preserve">согласно </w:t>
        </w:r>
        <w:r w:rsidR="004A6998" w:rsidRPr="005D3B67">
          <w:rPr>
            <w:rFonts w:ascii="Times New Roman" w:hAnsi="Times New Roman" w:cs="Times New Roman"/>
            <w:color w:val="FF0000"/>
            <w:sz w:val="24"/>
            <w:szCs w:val="24"/>
            <w:highlight w:val="green"/>
            <w:rPrChange w:id="739" w:author="Соколов Сергей Вадимович" w:date="2024-01-19T16:28:00Z">
              <w:rPr>
                <w:rFonts w:ascii="Times New Roman" w:hAnsi="Times New Roman" w:cs="Times New Roman"/>
                <w:color w:val="FF0000"/>
                <w:sz w:val="24"/>
                <w:szCs w:val="24"/>
              </w:rPr>
            </w:rPrChange>
          </w:rPr>
          <w:t>СП 317.1325800.2017</w:t>
        </w:r>
        <w:r w:rsidR="004A6998" w:rsidRPr="005D3B67">
          <w:rPr>
            <w:rFonts w:ascii="Times New Roman" w:eastAsia="Calibri" w:hAnsi="Times New Roman" w:cs="Times New Roman"/>
            <w:color w:val="FF0000"/>
            <w:sz w:val="24"/>
            <w:szCs w:val="24"/>
            <w:highlight w:val="green"/>
            <w:rPrChange w:id="740" w:author="Соколов Сергей Вадимович" w:date="2024-01-19T16:28:00Z">
              <w:rPr>
                <w:rFonts w:ascii="Times New Roman" w:eastAsia="Calibri" w:hAnsi="Times New Roman" w:cs="Times New Roman"/>
                <w:color w:val="FF0000"/>
                <w:sz w:val="24"/>
                <w:szCs w:val="24"/>
              </w:rPr>
            </w:rPrChange>
          </w:rPr>
          <w:t xml:space="preserve"> (пункт 5.3.2) </w:t>
        </w:r>
      </w:ins>
      <w:r w:rsidRPr="005D3B67">
        <w:rPr>
          <w:rFonts w:ascii="Times New Roman" w:eastAsia="Calibri" w:hAnsi="Times New Roman" w:cs="Times New Roman"/>
          <w:sz w:val="24"/>
          <w:szCs w:val="24"/>
          <w:highlight w:val="green"/>
          <w:rPrChange w:id="741" w:author="Соколов Сергей Вадимович" w:date="2024-01-19T16:28:00Z">
            <w:rPr>
              <w:rFonts w:ascii="Times New Roman" w:eastAsia="Calibri" w:hAnsi="Times New Roman" w:cs="Times New Roman"/>
              <w:sz w:val="24"/>
              <w:szCs w:val="24"/>
            </w:rPr>
          </w:rPrChange>
        </w:rPr>
        <w:t>одним из следующих методов или их комбинацией</w:t>
      </w:r>
      <w:del w:id="742" w:author="Н.И." w:date="2019-02-15T10:05:00Z">
        <w:r w:rsidR="001143F2" w:rsidRPr="005D3B67" w:rsidDel="004A6998">
          <w:rPr>
            <w:rFonts w:ascii="Times New Roman" w:eastAsia="Calibri" w:hAnsi="Times New Roman" w:cs="Times New Roman"/>
            <w:sz w:val="24"/>
            <w:szCs w:val="24"/>
            <w:highlight w:val="green"/>
            <w:rPrChange w:id="743" w:author="Соколов Сергей Вадимович" w:date="2024-01-19T16:28:00Z">
              <w:rPr>
                <w:rFonts w:ascii="Times New Roman" w:eastAsia="Calibri" w:hAnsi="Times New Roman" w:cs="Times New Roman"/>
                <w:sz w:val="24"/>
                <w:szCs w:val="24"/>
              </w:rPr>
            </w:rPrChange>
          </w:rPr>
          <w:delText xml:space="preserve"> согласно </w:delText>
        </w:r>
        <w:r w:rsidR="001143F2" w:rsidRPr="005D3B67" w:rsidDel="004A6998">
          <w:rPr>
            <w:rFonts w:ascii="Times New Roman" w:hAnsi="Times New Roman" w:cs="Times New Roman"/>
            <w:sz w:val="24"/>
            <w:szCs w:val="24"/>
            <w:highlight w:val="green"/>
            <w:rPrChange w:id="744" w:author="Соколов Сергей Вадимович" w:date="2024-01-19T16:28:00Z">
              <w:rPr>
                <w:rFonts w:ascii="Times New Roman" w:hAnsi="Times New Roman" w:cs="Times New Roman"/>
                <w:sz w:val="24"/>
                <w:szCs w:val="24"/>
              </w:rPr>
            </w:rPrChange>
          </w:rPr>
          <w:delText>СП 317.1325800.2017</w:delText>
        </w:r>
        <w:r w:rsidR="001143F2" w:rsidRPr="005D3B67" w:rsidDel="004A6998">
          <w:rPr>
            <w:rFonts w:ascii="Times New Roman" w:eastAsia="Calibri" w:hAnsi="Times New Roman" w:cs="Times New Roman"/>
            <w:sz w:val="24"/>
            <w:szCs w:val="24"/>
            <w:highlight w:val="green"/>
            <w:rPrChange w:id="745" w:author="Соколов Сергей Вадимович" w:date="2024-01-19T16:28:00Z">
              <w:rPr>
                <w:rFonts w:ascii="Times New Roman" w:eastAsia="Calibri" w:hAnsi="Times New Roman" w:cs="Times New Roman"/>
                <w:sz w:val="24"/>
                <w:szCs w:val="24"/>
              </w:rPr>
            </w:rPrChange>
          </w:rPr>
          <w:delText xml:space="preserve"> (</w:delText>
        </w:r>
        <w:r w:rsidR="00854614" w:rsidRPr="005D3B67" w:rsidDel="004A6998">
          <w:rPr>
            <w:rFonts w:ascii="Times New Roman" w:eastAsia="Calibri" w:hAnsi="Times New Roman" w:cs="Times New Roman"/>
            <w:sz w:val="24"/>
            <w:szCs w:val="24"/>
            <w:highlight w:val="green"/>
            <w:rPrChange w:id="746" w:author="Соколов Сергей Вадимович" w:date="2024-01-19T16:28:00Z">
              <w:rPr>
                <w:rFonts w:ascii="Times New Roman" w:eastAsia="Calibri" w:hAnsi="Times New Roman" w:cs="Times New Roman"/>
                <w:sz w:val="24"/>
                <w:szCs w:val="24"/>
              </w:rPr>
            </w:rPrChange>
          </w:rPr>
          <w:delText xml:space="preserve">пункт </w:delText>
        </w:r>
        <w:r w:rsidR="002A0CF8" w:rsidRPr="005D3B67" w:rsidDel="004A6998">
          <w:rPr>
            <w:rFonts w:ascii="Times New Roman" w:eastAsia="Calibri" w:hAnsi="Times New Roman" w:cs="Times New Roman"/>
            <w:sz w:val="24"/>
            <w:szCs w:val="24"/>
            <w:highlight w:val="green"/>
            <w:rPrChange w:id="747" w:author="Соколов Сергей Вадимович" w:date="2024-01-19T16:28:00Z">
              <w:rPr>
                <w:rFonts w:ascii="Times New Roman" w:eastAsia="Calibri" w:hAnsi="Times New Roman" w:cs="Times New Roman"/>
                <w:sz w:val="24"/>
                <w:szCs w:val="24"/>
              </w:rPr>
            </w:rPrChange>
          </w:rPr>
          <w:delText>5.3.2)</w:delText>
        </w:r>
      </w:del>
      <w:r w:rsidR="005074DD" w:rsidRPr="005D3B67">
        <w:rPr>
          <w:rFonts w:ascii="Times New Roman" w:eastAsia="Calibri" w:hAnsi="Times New Roman" w:cs="Times New Roman"/>
          <w:sz w:val="24"/>
          <w:szCs w:val="24"/>
          <w:highlight w:val="green"/>
          <w:rPrChange w:id="748" w:author="Соколов Сергей Вадимович" w:date="2024-01-19T16:28:00Z">
            <w:rPr>
              <w:rFonts w:ascii="Times New Roman" w:eastAsia="Calibri" w:hAnsi="Times New Roman" w:cs="Times New Roman"/>
              <w:sz w:val="24"/>
              <w:szCs w:val="24"/>
            </w:rPr>
          </w:rPrChange>
        </w:rPr>
        <w:t>:</w:t>
      </w:r>
    </w:p>
    <w:p w14:paraId="2CE805E5" w14:textId="69E3EAF2" w:rsidR="000E08E8" w:rsidRPr="005D3B67" w:rsidRDefault="00672685" w:rsidP="00672685">
      <w:pPr>
        <w:pStyle w:val="aff3"/>
        <w:spacing w:line="360" w:lineRule="auto"/>
        <w:ind w:firstLine="709"/>
        <w:jc w:val="both"/>
        <w:rPr>
          <w:rFonts w:ascii="Times New Roman" w:hAnsi="Times New Roman"/>
          <w:sz w:val="24"/>
          <w:szCs w:val="24"/>
          <w:highlight w:val="green"/>
          <w:rPrChange w:id="749" w:author="Соколов Сергей Вадимович" w:date="2024-01-19T16:28:00Z">
            <w:rPr>
              <w:rFonts w:ascii="Times New Roman" w:hAnsi="Times New Roman"/>
              <w:sz w:val="24"/>
              <w:szCs w:val="24"/>
            </w:rPr>
          </w:rPrChange>
        </w:rPr>
      </w:pPr>
      <w:r w:rsidRPr="005D3B67">
        <w:rPr>
          <w:rFonts w:ascii="Times New Roman" w:hAnsi="Times New Roman"/>
          <w:sz w:val="24"/>
          <w:szCs w:val="24"/>
          <w:highlight w:val="green"/>
          <w:rPrChange w:id="750" w:author="Соколов Сергей Вадимович" w:date="2024-01-19T16:28:00Z">
            <w:rPr>
              <w:rFonts w:ascii="Times New Roman" w:hAnsi="Times New Roman"/>
              <w:sz w:val="24"/>
              <w:szCs w:val="24"/>
            </w:rPr>
          </w:rPrChange>
        </w:rPr>
        <w:t xml:space="preserve">- </w:t>
      </w:r>
      <w:r w:rsidR="000E08E8" w:rsidRPr="005D3B67">
        <w:rPr>
          <w:rFonts w:ascii="Times New Roman" w:hAnsi="Times New Roman"/>
          <w:sz w:val="24"/>
          <w:szCs w:val="24"/>
          <w:highlight w:val="green"/>
          <w:rPrChange w:id="751" w:author="Соколов Сергей Вадимович" w:date="2024-01-19T16:28:00Z">
            <w:rPr>
              <w:rFonts w:ascii="Times New Roman" w:hAnsi="Times New Roman"/>
              <w:sz w:val="24"/>
              <w:szCs w:val="24"/>
            </w:rPr>
          </w:rPrChange>
        </w:rPr>
        <w:t>тахеометрическим;</w:t>
      </w:r>
    </w:p>
    <w:p w14:paraId="5C36E57A" w14:textId="67B944EB" w:rsidR="000E08E8" w:rsidRPr="005D3B67" w:rsidRDefault="00672685" w:rsidP="00672685">
      <w:pPr>
        <w:pStyle w:val="aff3"/>
        <w:spacing w:line="360" w:lineRule="auto"/>
        <w:ind w:firstLine="709"/>
        <w:jc w:val="both"/>
        <w:rPr>
          <w:rFonts w:ascii="Times New Roman" w:hAnsi="Times New Roman"/>
          <w:sz w:val="24"/>
          <w:szCs w:val="24"/>
          <w:highlight w:val="green"/>
          <w:rPrChange w:id="752" w:author="Соколов Сергей Вадимович" w:date="2024-01-19T16:28:00Z">
            <w:rPr>
              <w:rFonts w:ascii="Times New Roman" w:hAnsi="Times New Roman"/>
              <w:sz w:val="24"/>
              <w:szCs w:val="24"/>
            </w:rPr>
          </w:rPrChange>
        </w:rPr>
      </w:pPr>
      <w:r w:rsidRPr="005D3B67">
        <w:rPr>
          <w:rFonts w:ascii="Times New Roman" w:hAnsi="Times New Roman"/>
          <w:sz w:val="24"/>
          <w:szCs w:val="24"/>
          <w:highlight w:val="green"/>
          <w:rPrChange w:id="753" w:author="Соколов Сергей Вадимович" w:date="2024-01-19T16:28:00Z">
            <w:rPr>
              <w:rFonts w:ascii="Times New Roman" w:hAnsi="Times New Roman"/>
              <w:sz w:val="24"/>
              <w:szCs w:val="24"/>
            </w:rPr>
          </w:rPrChange>
        </w:rPr>
        <w:t xml:space="preserve">- </w:t>
      </w:r>
      <w:r w:rsidR="000E08E8" w:rsidRPr="005D3B67">
        <w:rPr>
          <w:rFonts w:ascii="Times New Roman" w:hAnsi="Times New Roman"/>
          <w:sz w:val="24"/>
          <w:szCs w:val="24"/>
          <w:highlight w:val="green"/>
          <w:rPrChange w:id="754" w:author="Соколов Сергей Вадимович" w:date="2024-01-19T16:28:00Z">
            <w:rPr>
              <w:rFonts w:ascii="Times New Roman" w:hAnsi="Times New Roman"/>
              <w:sz w:val="24"/>
              <w:szCs w:val="24"/>
            </w:rPr>
          </w:rPrChange>
        </w:rPr>
        <w:t>наземным лазерным сканированием;</w:t>
      </w:r>
    </w:p>
    <w:p w14:paraId="410E5781" w14:textId="4995CC1A" w:rsidR="000E08E8" w:rsidRPr="005D3B67" w:rsidRDefault="00672685" w:rsidP="00672685">
      <w:pPr>
        <w:pStyle w:val="aff3"/>
        <w:spacing w:line="360" w:lineRule="auto"/>
        <w:ind w:firstLine="709"/>
        <w:jc w:val="both"/>
        <w:rPr>
          <w:rFonts w:ascii="Times New Roman" w:hAnsi="Times New Roman"/>
          <w:sz w:val="24"/>
          <w:szCs w:val="24"/>
          <w:highlight w:val="green"/>
          <w:rPrChange w:id="755" w:author="Соколов Сергей Вадимович" w:date="2024-01-19T16:28:00Z">
            <w:rPr>
              <w:rFonts w:ascii="Times New Roman" w:hAnsi="Times New Roman"/>
              <w:sz w:val="24"/>
              <w:szCs w:val="24"/>
            </w:rPr>
          </w:rPrChange>
        </w:rPr>
      </w:pPr>
      <w:r w:rsidRPr="005D3B67">
        <w:rPr>
          <w:rFonts w:ascii="Times New Roman" w:hAnsi="Times New Roman"/>
          <w:sz w:val="24"/>
          <w:szCs w:val="24"/>
          <w:highlight w:val="green"/>
          <w:rPrChange w:id="756" w:author="Соколов Сергей Вадимович" w:date="2024-01-19T16:28:00Z">
            <w:rPr>
              <w:rFonts w:ascii="Times New Roman" w:hAnsi="Times New Roman"/>
              <w:sz w:val="24"/>
              <w:szCs w:val="24"/>
            </w:rPr>
          </w:rPrChange>
        </w:rPr>
        <w:t xml:space="preserve">- </w:t>
      </w:r>
      <w:r w:rsidR="000E08E8" w:rsidRPr="005D3B67">
        <w:rPr>
          <w:rFonts w:ascii="Times New Roman" w:hAnsi="Times New Roman"/>
          <w:sz w:val="24"/>
          <w:szCs w:val="24"/>
          <w:highlight w:val="green"/>
          <w:rPrChange w:id="757" w:author="Соколов Сергей Вадимович" w:date="2024-01-19T16:28:00Z">
            <w:rPr>
              <w:rFonts w:ascii="Times New Roman" w:hAnsi="Times New Roman"/>
              <w:sz w:val="24"/>
              <w:szCs w:val="24"/>
            </w:rPr>
          </w:rPrChange>
        </w:rPr>
        <w:t>воздушным лазерным сканированием;</w:t>
      </w:r>
    </w:p>
    <w:p w14:paraId="5E3FD610" w14:textId="12C3EE65" w:rsidR="000E08E8" w:rsidRPr="005D3B67" w:rsidRDefault="00672685" w:rsidP="00672685">
      <w:pPr>
        <w:pStyle w:val="aff3"/>
        <w:spacing w:line="360" w:lineRule="auto"/>
        <w:ind w:firstLine="709"/>
        <w:jc w:val="both"/>
        <w:rPr>
          <w:rFonts w:ascii="Times New Roman" w:hAnsi="Times New Roman"/>
          <w:sz w:val="24"/>
          <w:szCs w:val="24"/>
          <w:highlight w:val="green"/>
          <w:rPrChange w:id="758" w:author="Соколов Сергей Вадимович" w:date="2024-01-19T16:28:00Z">
            <w:rPr>
              <w:rFonts w:ascii="Times New Roman" w:hAnsi="Times New Roman"/>
              <w:sz w:val="24"/>
              <w:szCs w:val="24"/>
            </w:rPr>
          </w:rPrChange>
        </w:rPr>
      </w:pPr>
      <w:r w:rsidRPr="005D3B67">
        <w:rPr>
          <w:rFonts w:ascii="Times New Roman" w:hAnsi="Times New Roman"/>
          <w:sz w:val="24"/>
          <w:szCs w:val="24"/>
          <w:highlight w:val="green"/>
          <w:rPrChange w:id="759" w:author="Соколов Сергей Вадимович" w:date="2024-01-19T16:28:00Z">
            <w:rPr>
              <w:rFonts w:ascii="Times New Roman" w:hAnsi="Times New Roman"/>
              <w:sz w:val="24"/>
              <w:szCs w:val="24"/>
            </w:rPr>
          </w:rPrChange>
        </w:rPr>
        <w:t xml:space="preserve">- </w:t>
      </w:r>
      <w:r w:rsidR="000E08E8" w:rsidRPr="005D3B67">
        <w:rPr>
          <w:rFonts w:ascii="Times New Roman" w:hAnsi="Times New Roman"/>
          <w:sz w:val="24"/>
          <w:szCs w:val="24"/>
          <w:highlight w:val="green"/>
          <w:rPrChange w:id="760" w:author="Соколов Сергей Вадимович" w:date="2024-01-19T16:28:00Z">
            <w:rPr>
              <w:rFonts w:ascii="Times New Roman" w:hAnsi="Times New Roman"/>
              <w:sz w:val="24"/>
              <w:szCs w:val="24"/>
            </w:rPr>
          </w:rPrChange>
        </w:rPr>
        <w:t>с использованием спутниковых технологий;</w:t>
      </w:r>
    </w:p>
    <w:p w14:paraId="52041AB9" w14:textId="019D5038" w:rsidR="000E08E8" w:rsidRPr="00672685" w:rsidRDefault="00672685" w:rsidP="00672685">
      <w:pPr>
        <w:pStyle w:val="aff3"/>
        <w:spacing w:line="360" w:lineRule="auto"/>
        <w:ind w:firstLine="709"/>
        <w:jc w:val="both"/>
        <w:rPr>
          <w:rFonts w:ascii="Times New Roman" w:hAnsi="Times New Roman"/>
          <w:sz w:val="24"/>
          <w:szCs w:val="24"/>
        </w:rPr>
      </w:pPr>
      <w:r w:rsidRPr="005D3B67">
        <w:rPr>
          <w:rFonts w:ascii="Times New Roman" w:hAnsi="Times New Roman"/>
          <w:sz w:val="24"/>
          <w:szCs w:val="24"/>
          <w:highlight w:val="green"/>
          <w:rPrChange w:id="761" w:author="Соколов Сергей Вадимович" w:date="2024-01-19T16:28:00Z">
            <w:rPr>
              <w:rFonts w:ascii="Times New Roman" w:hAnsi="Times New Roman"/>
              <w:sz w:val="24"/>
              <w:szCs w:val="24"/>
            </w:rPr>
          </w:rPrChange>
        </w:rPr>
        <w:t xml:space="preserve">- </w:t>
      </w:r>
      <w:r w:rsidR="000E08E8" w:rsidRPr="005D3B67">
        <w:rPr>
          <w:rFonts w:ascii="Times New Roman" w:hAnsi="Times New Roman"/>
          <w:sz w:val="24"/>
          <w:szCs w:val="24"/>
          <w:highlight w:val="green"/>
          <w:rPrChange w:id="762" w:author="Соколов Сергей Вадимович" w:date="2024-01-19T16:28:00Z">
            <w:rPr>
              <w:rFonts w:ascii="Times New Roman" w:hAnsi="Times New Roman"/>
              <w:sz w:val="24"/>
              <w:szCs w:val="24"/>
            </w:rPr>
          </w:rPrChange>
        </w:rPr>
        <w:t>стереофотограмметрическим.</w:t>
      </w:r>
    </w:p>
    <w:p w14:paraId="02820F2A" w14:textId="35E9E51B" w:rsidR="000E08E8" w:rsidRPr="005D3B67" w:rsidRDefault="000E08E8"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763" w:author="Соколов Сергей Вадимович" w:date="2024-01-19T16:31: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764" w:author="Соколов Сергей Вадимович" w:date="2024-01-19T16:31:00Z">
            <w:rPr>
              <w:rFonts w:ascii="Times New Roman" w:eastAsia="Calibri" w:hAnsi="Times New Roman" w:cs="Times New Roman"/>
              <w:sz w:val="24"/>
              <w:szCs w:val="24"/>
            </w:rPr>
          </w:rPrChange>
        </w:rPr>
        <w:t>По результатам топографической съ</w:t>
      </w:r>
      <w:r w:rsidR="002150CE" w:rsidRPr="005D3B67">
        <w:rPr>
          <w:rFonts w:ascii="Times New Roman" w:eastAsia="Calibri" w:hAnsi="Times New Roman" w:cs="Times New Roman"/>
          <w:sz w:val="24"/>
          <w:szCs w:val="24"/>
          <w:highlight w:val="green"/>
          <w:rPrChange w:id="765" w:author="Соколов Сергей Вадимович" w:date="2024-01-19T16:31:00Z">
            <w:rPr>
              <w:rFonts w:ascii="Times New Roman" w:eastAsia="Calibri" w:hAnsi="Times New Roman" w:cs="Times New Roman"/>
              <w:sz w:val="24"/>
              <w:szCs w:val="24"/>
            </w:rPr>
          </w:rPrChange>
        </w:rPr>
        <w:t>е</w:t>
      </w:r>
      <w:r w:rsidRPr="005D3B67">
        <w:rPr>
          <w:rFonts w:ascii="Times New Roman" w:eastAsia="Calibri" w:hAnsi="Times New Roman" w:cs="Times New Roman"/>
          <w:sz w:val="24"/>
          <w:szCs w:val="24"/>
          <w:highlight w:val="green"/>
          <w:rPrChange w:id="766" w:author="Соколов Сергей Вадимович" w:date="2024-01-19T16:31:00Z">
            <w:rPr>
              <w:rFonts w:ascii="Times New Roman" w:eastAsia="Calibri" w:hAnsi="Times New Roman" w:cs="Times New Roman"/>
              <w:sz w:val="24"/>
              <w:szCs w:val="24"/>
            </w:rPr>
          </w:rPrChange>
        </w:rPr>
        <w:t>мки созда</w:t>
      </w:r>
      <w:r w:rsidR="002150CE" w:rsidRPr="005D3B67">
        <w:rPr>
          <w:rFonts w:ascii="Times New Roman" w:eastAsia="Calibri" w:hAnsi="Times New Roman" w:cs="Times New Roman"/>
          <w:sz w:val="24"/>
          <w:szCs w:val="24"/>
          <w:highlight w:val="green"/>
          <w:rPrChange w:id="767" w:author="Соколов Сергей Вадимович" w:date="2024-01-19T16:31:00Z">
            <w:rPr>
              <w:rFonts w:ascii="Times New Roman" w:eastAsia="Calibri" w:hAnsi="Times New Roman" w:cs="Times New Roman"/>
              <w:sz w:val="24"/>
              <w:szCs w:val="24"/>
            </w:rPr>
          </w:rPrChange>
        </w:rPr>
        <w:t>е</w:t>
      </w:r>
      <w:r w:rsidRPr="005D3B67">
        <w:rPr>
          <w:rFonts w:ascii="Times New Roman" w:eastAsia="Calibri" w:hAnsi="Times New Roman" w:cs="Times New Roman"/>
          <w:sz w:val="24"/>
          <w:szCs w:val="24"/>
          <w:highlight w:val="green"/>
          <w:rPrChange w:id="768" w:author="Соколов Сергей Вадимович" w:date="2024-01-19T16:31:00Z">
            <w:rPr>
              <w:rFonts w:ascii="Times New Roman" w:eastAsia="Calibri" w:hAnsi="Times New Roman" w:cs="Times New Roman"/>
              <w:sz w:val="24"/>
              <w:szCs w:val="24"/>
            </w:rPr>
          </w:rPrChange>
        </w:rPr>
        <w:t xml:space="preserve">тся цифровая модель местности (ЦММ), включающая цифровую модель рельефа и цифровую модель ситуации. Количественные характеристики исследуемого оползневого процесса определяются </w:t>
      </w:r>
      <w:r w:rsidR="00842D36" w:rsidRPr="005D3B67">
        <w:rPr>
          <w:rFonts w:ascii="Times New Roman" w:eastAsia="Calibri" w:hAnsi="Times New Roman" w:cs="Times New Roman"/>
          <w:sz w:val="24"/>
          <w:szCs w:val="24"/>
          <w:highlight w:val="green"/>
          <w:rPrChange w:id="769" w:author="Соколов Сергей Вадимович" w:date="2024-01-19T16:31:00Z">
            <w:rPr>
              <w:rFonts w:ascii="Times New Roman" w:eastAsia="Calibri" w:hAnsi="Times New Roman" w:cs="Times New Roman"/>
              <w:sz w:val="24"/>
              <w:szCs w:val="24"/>
            </w:rPr>
          </w:rPrChange>
        </w:rPr>
        <w:t>по результатам</w:t>
      </w:r>
      <w:r w:rsidRPr="005D3B67">
        <w:rPr>
          <w:rFonts w:ascii="Times New Roman" w:eastAsia="Calibri" w:hAnsi="Times New Roman" w:cs="Times New Roman"/>
          <w:sz w:val="24"/>
          <w:szCs w:val="24"/>
          <w:highlight w:val="green"/>
          <w:rPrChange w:id="770" w:author="Соколов Сергей Вадимович" w:date="2024-01-19T16:31:00Z">
            <w:rPr>
              <w:rFonts w:ascii="Times New Roman" w:eastAsia="Calibri" w:hAnsi="Times New Roman" w:cs="Times New Roman"/>
              <w:sz w:val="24"/>
              <w:szCs w:val="24"/>
            </w:rPr>
          </w:rPrChange>
        </w:rPr>
        <w:t xml:space="preserve"> сопоставления ЦММ, смежных или несмежных по времени создания.</w:t>
      </w:r>
    </w:p>
    <w:p w14:paraId="528C7D92" w14:textId="74EFA803" w:rsidR="000E08E8" w:rsidRPr="002150CE" w:rsidRDefault="000E08E8"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При</w:t>
      </w:r>
      <w:r w:rsidR="002150CE" w:rsidRPr="002150CE">
        <w:rPr>
          <w:rFonts w:ascii="Times New Roman" w:eastAsia="Calibri" w:hAnsi="Times New Roman" w:cs="Times New Roman"/>
          <w:sz w:val="24"/>
          <w:szCs w:val="24"/>
        </w:rPr>
        <w:t>е</w:t>
      </w:r>
      <w:r w:rsidRPr="002150CE">
        <w:rPr>
          <w:rFonts w:ascii="Times New Roman" w:eastAsia="Calibri" w:hAnsi="Times New Roman" w:cs="Times New Roman"/>
          <w:sz w:val="24"/>
          <w:szCs w:val="24"/>
        </w:rPr>
        <w:t xml:space="preserve">мка результатов инженерно-геодезических изысканий </w:t>
      </w:r>
      <w:r w:rsidR="00672685" w:rsidRPr="002150CE">
        <w:rPr>
          <w:rFonts w:ascii="Times New Roman" w:eastAsia="Calibri" w:hAnsi="Times New Roman" w:cs="Times New Roman"/>
          <w:sz w:val="24"/>
          <w:szCs w:val="24"/>
        </w:rPr>
        <w:t xml:space="preserve">[8] </w:t>
      </w:r>
      <w:r w:rsidRPr="002150CE">
        <w:rPr>
          <w:rFonts w:ascii="Times New Roman" w:eastAsia="Calibri" w:hAnsi="Times New Roman" w:cs="Times New Roman"/>
          <w:sz w:val="24"/>
          <w:szCs w:val="24"/>
        </w:rPr>
        <w:t>производится</w:t>
      </w:r>
      <w:r w:rsidR="00780100" w:rsidRPr="002150CE">
        <w:rPr>
          <w:rFonts w:ascii="Times New Roman" w:eastAsia="Calibri" w:hAnsi="Times New Roman" w:cs="Times New Roman"/>
          <w:sz w:val="24"/>
          <w:szCs w:val="24"/>
        </w:rPr>
        <w:t xml:space="preserve"> </w:t>
      </w:r>
      <w:r w:rsidRPr="002150CE">
        <w:rPr>
          <w:rFonts w:ascii="Times New Roman" w:eastAsia="Calibri" w:hAnsi="Times New Roman" w:cs="Times New Roman"/>
          <w:sz w:val="24"/>
          <w:szCs w:val="24"/>
        </w:rPr>
        <w:t>пут</w:t>
      </w:r>
      <w:r w:rsidR="002150CE" w:rsidRPr="002150CE">
        <w:rPr>
          <w:rFonts w:ascii="Times New Roman" w:eastAsia="Calibri" w:hAnsi="Times New Roman" w:cs="Times New Roman"/>
          <w:sz w:val="24"/>
          <w:szCs w:val="24"/>
        </w:rPr>
        <w:t>е</w:t>
      </w:r>
      <w:r w:rsidRPr="002150CE">
        <w:rPr>
          <w:rFonts w:ascii="Times New Roman" w:eastAsia="Calibri" w:hAnsi="Times New Roman" w:cs="Times New Roman"/>
          <w:sz w:val="24"/>
          <w:szCs w:val="24"/>
        </w:rPr>
        <w:t>м выборочного инструментального контроля полевых работ и сплошного контроля результатов камеральной обработки и отч</w:t>
      </w:r>
      <w:r w:rsidR="002150CE" w:rsidRPr="002150CE">
        <w:rPr>
          <w:rFonts w:ascii="Times New Roman" w:eastAsia="Calibri" w:hAnsi="Times New Roman" w:cs="Times New Roman"/>
          <w:sz w:val="24"/>
          <w:szCs w:val="24"/>
        </w:rPr>
        <w:t>е</w:t>
      </w:r>
      <w:r w:rsidRPr="002150CE">
        <w:rPr>
          <w:rFonts w:ascii="Times New Roman" w:eastAsia="Calibri" w:hAnsi="Times New Roman" w:cs="Times New Roman"/>
          <w:sz w:val="24"/>
          <w:szCs w:val="24"/>
        </w:rPr>
        <w:t>тных материалов.</w:t>
      </w:r>
    </w:p>
    <w:p w14:paraId="72BA3689" w14:textId="50D01D87" w:rsidR="00321C74" w:rsidRPr="002150CE" w:rsidRDefault="000E08E8"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5D3B67">
        <w:rPr>
          <w:rFonts w:ascii="Times New Roman" w:eastAsia="Calibri" w:hAnsi="Times New Roman" w:cs="Times New Roman"/>
          <w:sz w:val="24"/>
          <w:szCs w:val="24"/>
          <w:highlight w:val="green"/>
          <w:rPrChange w:id="771" w:author="Соколов Сергей Вадимович" w:date="2024-01-19T16:32:00Z">
            <w:rPr>
              <w:rFonts w:ascii="Times New Roman" w:eastAsia="Calibri" w:hAnsi="Times New Roman" w:cs="Times New Roman"/>
              <w:sz w:val="24"/>
              <w:szCs w:val="24"/>
            </w:rPr>
          </w:rPrChange>
        </w:rPr>
        <w:t>Технический отч</w:t>
      </w:r>
      <w:r w:rsidR="002150CE" w:rsidRPr="005D3B67">
        <w:rPr>
          <w:rFonts w:ascii="Times New Roman" w:eastAsia="Calibri" w:hAnsi="Times New Roman" w:cs="Times New Roman"/>
          <w:sz w:val="24"/>
          <w:szCs w:val="24"/>
          <w:highlight w:val="green"/>
          <w:rPrChange w:id="772" w:author="Соколов Сергей Вадимович" w:date="2024-01-19T16:32:00Z">
            <w:rPr>
              <w:rFonts w:ascii="Times New Roman" w:eastAsia="Calibri" w:hAnsi="Times New Roman" w:cs="Times New Roman"/>
              <w:sz w:val="24"/>
              <w:szCs w:val="24"/>
            </w:rPr>
          </w:rPrChange>
        </w:rPr>
        <w:t>е</w:t>
      </w:r>
      <w:r w:rsidRPr="005D3B67">
        <w:rPr>
          <w:rFonts w:ascii="Times New Roman" w:eastAsia="Calibri" w:hAnsi="Times New Roman" w:cs="Times New Roman"/>
          <w:sz w:val="24"/>
          <w:szCs w:val="24"/>
          <w:highlight w:val="green"/>
          <w:rPrChange w:id="773" w:author="Соколов Сергей Вадимович" w:date="2024-01-19T16:32:00Z">
            <w:rPr>
              <w:rFonts w:ascii="Times New Roman" w:eastAsia="Calibri" w:hAnsi="Times New Roman" w:cs="Times New Roman"/>
              <w:sz w:val="24"/>
              <w:szCs w:val="24"/>
            </w:rPr>
          </w:rPrChange>
        </w:rPr>
        <w:t xml:space="preserve">т по результатам инженерно-геодезических изысканий, выполненных на участке развития оползневых процессов, разрабатывается согласно </w:t>
      </w:r>
      <w:r w:rsidR="003C3859" w:rsidRPr="005D3B67">
        <w:rPr>
          <w:rFonts w:ascii="Times New Roman" w:hAnsi="Times New Roman" w:cs="Times New Roman"/>
          <w:sz w:val="24"/>
          <w:szCs w:val="24"/>
          <w:highlight w:val="green"/>
          <w:rPrChange w:id="774" w:author="Соколов Сергей Вадимович" w:date="2024-01-19T16:32:00Z">
            <w:rPr>
              <w:rFonts w:ascii="Times New Roman" w:hAnsi="Times New Roman" w:cs="Times New Roman"/>
              <w:sz w:val="24"/>
              <w:szCs w:val="24"/>
            </w:rPr>
          </w:rPrChange>
        </w:rPr>
        <w:t xml:space="preserve">ГОСТ 24846, </w:t>
      </w:r>
      <w:r w:rsidRPr="005D3B67">
        <w:rPr>
          <w:rFonts w:ascii="Times New Roman" w:eastAsia="Calibri" w:hAnsi="Times New Roman" w:cs="Times New Roman"/>
          <w:sz w:val="24"/>
          <w:szCs w:val="24"/>
          <w:highlight w:val="green"/>
          <w:rPrChange w:id="775" w:author="Соколов Сергей Вадимович" w:date="2024-01-19T16:32:00Z">
            <w:rPr>
              <w:rFonts w:ascii="Times New Roman" w:eastAsia="Calibri" w:hAnsi="Times New Roman" w:cs="Times New Roman"/>
              <w:sz w:val="24"/>
              <w:szCs w:val="24"/>
            </w:rPr>
          </w:rPrChange>
        </w:rPr>
        <w:t>ГОСТ</w:t>
      </w:r>
      <w:r w:rsidR="00CC40AA" w:rsidRPr="005D3B67">
        <w:rPr>
          <w:rFonts w:ascii="Times New Roman" w:eastAsia="Calibri" w:hAnsi="Times New Roman" w:cs="Times New Roman"/>
          <w:sz w:val="24"/>
          <w:szCs w:val="24"/>
          <w:highlight w:val="green"/>
          <w:rPrChange w:id="776" w:author="Соколов Сергей Вадимович" w:date="2024-01-19T16:32:00Z">
            <w:rPr>
              <w:rFonts w:ascii="Times New Roman" w:eastAsia="Calibri" w:hAnsi="Times New Roman" w:cs="Times New Roman"/>
              <w:sz w:val="24"/>
              <w:szCs w:val="24"/>
            </w:rPr>
          </w:rPrChange>
        </w:rPr>
        <w:t> </w:t>
      </w:r>
      <w:r w:rsidRPr="005D3B67">
        <w:rPr>
          <w:rFonts w:ascii="Times New Roman" w:eastAsia="Calibri" w:hAnsi="Times New Roman" w:cs="Times New Roman"/>
          <w:sz w:val="24"/>
          <w:szCs w:val="24"/>
          <w:highlight w:val="green"/>
          <w:rPrChange w:id="777" w:author="Соколов Сергей Вадимович" w:date="2024-01-19T16:32:00Z">
            <w:rPr>
              <w:rFonts w:ascii="Times New Roman" w:eastAsia="Calibri" w:hAnsi="Times New Roman" w:cs="Times New Roman"/>
              <w:sz w:val="24"/>
              <w:szCs w:val="24"/>
            </w:rPr>
          </w:rPrChange>
        </w:rPr>
        <w:t>Р</w:t>
      </w:r>
      <w:r w:rsidR="00CC40AA" w:rsidRPr="005D3B67">
        <w:rPr>
          <w:rFonts w:ascii="Times New Roman" w:eastAsia="Calibri" w:hAnsi="Times New Roman" w:cs="Times New Roman"/>
          <w:sz w:val="24"/>
          <w:szCs w:val="24"/>
          <w:highlight w:val="green"/>
          <w:rPrChange w:id="778" w:author="Соколов Сергей Вадимович" w:date="2024-01-19T16:32:00Z">
            <w:rPr>
              <w:rFonts w:ascii="Times New Roman" w:eastAsia="Calibri" w:hAnsi="Times New Roman" w:cs="Times New Roman"/>
              <w:sz w:val="24"/>
              <w:szCs w:val="24"/>
            </w:rPr>
          </w:rPrChange>
        </w:rPr>
        <w:t> </w:t>
      </w:r>
      <w:r w:rsidRPr="005D3B67">
        <w:rPr>
          <w:rFonts w:ascii="Times New Roman" w:eastAsia="Calibri" w:hAnsi="Times New Roman" w:cs="Times New Roman"/>
          <w:sz w:val="24"/>
          <w:szCs w:val="24"/>
          <w:highlight w:val="green"/>
          <w:rPrChange w:id="779" w:author="Соколов Сергей Вадимович" w:date="2024-01-19T16:32:00Z">
            <w:rPr>
              <w:rFonts w:ascii="Times New Roman" w:eastAsia="Calibri" w:hAnsi="Times New Roman" w:cs="Times New Roman"/>
              <w:sz w:val="24"/>
              <w:szCs w:val="24"/>
            </w:rPr>
          </w:rPrChange>
        </w:rPr>
        <w:t>21.1101, СП 47.13330.2016 (</w:t>
      </w:r>
      <w:r w:rsidR="00854614" w:rsidRPr="005D3B67">
        <w:rPr>
          <w:rFonts w:ascii="Times New Roman" w:eastAsia="Calibri" w:hAnsi="Times New Roman" w:cs="Times New Roman"/>
          <w:sz w:val="24"/>
          <w:szCs w:val="24"/>
          <w:highlight w:val="green"/>
          <w:rPrChange w:id="780" w:author="Соколов Сергей Вадимович" w:date="2024-01-19T16:32:00Z">
            <w:rPr>
              <w:rFonts w:ascii="Times New Roman" w:eastAsia="Calibri" w:hAnsi="Times New Roman" w:cs="Times New Roman"/>
              <w:sz w:val="24"/>
              <w:szCs w:val="24"/>
            </w:rPr>
          </w:rPrChange>
        </w:rPr>
        <w:t xml:space="preserve">пункты </w:t>
      </w:r>
      <w:r w:rsidRPr="005D3B67">
        <w:rPr>
          <w:rFonts w:ascii="Times New Roman" w:eastAsia="Calibri" w:hAnsi="Times New Roman" w:cs="Times New Roman"/>
          <w:sz w:val="24"/>
          <w:szCs w:val="24"/>
          <w:highlight w:val="green"/>
          <w:rPrChange w:id="781" w:author="Соколов Сергей Вадимович" w:date="2024-01-19T16:32:00Z">
            <w:rPr>
              <w:rFonts w:ascii="Times New Roman" w:eastAsia="Calibri" w:hAnsi="Times New Roman" w:cs="Times New Roman"/>
              <w:sz w:val="24"/>
              <w:szCs w:val="24"/>
            </w:rPr>
          </w:rPrChange>
        </w:rPr>
        <w:t>4.38</w:t>
      </w:r>
      <w:r w:rsidR="00AB5B11" w:rsidRPr="005D3B67">
        <w:rPr>
          <w:rFonts w:ascii="Times New Roman" w:hAnsi="Times New Roman" w:cs="Times New Roman"/>
          <w:sz w:val="24"/>
          <w:szCs w:val="24"/>
          <w:highlight w:val="green"/>
          <w:rPrChange w:id="782" w:author="Соколов Сергей Вадимович" w:date="2024-01-19T16:32:00Z">
            <w:rPr>
              <w:rFonts w:ascii="Times New Roman" w:hAnsi="Times New Roman" w:cs="Times New Roman"/>
              <w:sz w:val="24"/>
              <w:szCs w:val="24"/>
            </w:rPr>
          </w:rPrChange>
        </w:rPr>
        <w:t>–</w:t>
      </w:r>
      <w:r w:rsidRPr="005D3B67">
        <w:rPr>
          <w:rFonts w:ascii="Times New Roman" w:eastAsia="Calibri" w:hAnsi="Times New Roman" w:cs="Times New Roman"/>
          <w:sz w:val="24"/>
          <w:szCs w:val="24"/>
          <w:highlight w:val="green"/>
          <w:rPrChange w:id="783" w:author="Соколов Сергей Вадимович" w:date="2024-01-19T16:32:00Z">
            <w:rPr>
              <w:rFonts w:ascii="Times New Roman" w:eastAsia="Calibri" w:hAnsi="Times New Roman" w:cs="Times New Roman"/>
              <w:sz w:val="24"/>
              <w:szCs w:val="24"/>
            </w:rPr>
          </w:rPrChange>
        </w:rPr>
        <w:t>4.40, 5.1.23, 5.1.24)</w:t>
      </w:r>
      <w:r w:rsidR="003C3859" w:rsidRPr="005D3B67">
        <w:rPr>
          <w:rFonts w:ascii="Times New Roman" w:eastAsia="Calibri" w:hAnsi="Times New Roman" w:cs="Times New Roman"/>
          <w:sz w:val="24"/>
          <w:szCs w:val="24"/>
          <w:highlight w:val="green"/>
          <w:rPrChange w:id="784" w:author="Соколов Сергей Вадимович" w:date="2024-01-19T16:32:00Z">
            <w:rPr>
              <w:rFonts w:ascii="Times New Roman" w:eastAsia="Calibri" w:hAnsi="Times New Roman" w:cs="Times New Roman"/>
              <w:sz w:val="24"/>
              <w:szCs w:val="24"/>
            </w:rPr>
          </w:rPrChange>
        </w:rPr>
        <w:t xml:space="preserve">, </w:t>
      </w:r>
      <w:r w:rsidR="005C499C" w:rsidRPr="005D3B67">
        <w:rPr>
          <w:rFonts w:ascii="Times New Roman" w:hAnsi="Times New Roman" w:cs="Times New Roman"/>
          <w:sz w:val="24"/>
          <w:szCs w:val="24"/>
          <w:highlight w:val="green"/>
          <w:rPrChange w:id="785" w:author="Соколов Сергей Вадимович" w:date="2024-01-19T16:32:00Z">
            <w:rPr>
              <w:rFonts w:ascii="Times New Roman" w:hAnsi="Times New Roman" w:cs="Times New Roman"/>
              <w:sz w:val="24"/>
              <w:szCs w:val="24"/>
            </w:rPr>
          </w:rPrChange>
        </w:rPr>
        <w:t>СП 317.1325800</w:t>
      </w:r>
      <w:r w:rsidRPr="005D3B67">
        <w:rPr>
          <w:rFonts w:ascii="Times New Roman" w:eastAsia="Calibri" w:hAnsi="Times New Roman" w:cs="Times New Roman"/>
          <w:sz w:val="24"/>
          <w:szCs w:val="24"/>
          <w:highlight w:val="green"/>
          <w:rPrChange w:id="786" w:author="Соколов Сергей Вадимович" w:date="2024-01-19T16:32:00Z">
            <w:rPr>
              <w:rFonts w:ascii="Times New Roman" w:eastAsia="Calibri" w:hAnsi="Times New Roman" w:cs="Times New Roman"/>
              <w:sz w:val="24"/>
              <w:szCs w:val="24"/>
            </w:rPr>
          </w:rPrChange>
        </w:rPr>
        <w:t>.</w:t>
      </w:r>
      <w:r w:rsidRPr="002150CE">
        <w:rPr>
          <w:rFonts w:ascii="Times New Roman" w:eastAsia="Calibri" w:hAnsi="Times New Roman" w:cs="Times New Roman"/>
          <w:sz w:val="24"/>
          <w:szCs w:val="24"/>
        </w:rPr>
        <w:t xml:space="preserve"> При наличии требования в задании, заказчику представляются промежуточные отч</w:t>
      </w:r>
      <w:r w:rsidR="002150CE" w:rsidRPr="002150CE">
        <w:rPr>
          <w:rFonts w:ascii="Times New Roman" w:eastAsia="Calibri" w:hAnsi="Times New Roman" w:cs="Times New Roman"/>
          <w:sz w:val="24"/>
          <w:szCs w:val="24"/>
        </w:rPr>
        <w:t>е</w:t>
      </w:r>
      <w:r w:rsidRPr="002150CE">
        <w:rPr>
          <w:rFonts w:ascii="Times New Roman" w:eastAsia="Calibri" w:hAnsi="Times New Roman" w:cs="Times New Roman"/>
          <w:sz w:val="24"/>
          <w:szCs w:val="24"/>
        </w:rPr>
        <w:t>ты, состав и содержание которых устанавлива</w:t>
      </w:r>
      <w:r w:rsidR="00780100" w:rsidRPr="002150CE">
        <w:rPr>
          <w:rFonts w:ascii="Times New Roman" w:eastAsia="Calibri" w:hAnsi="Times New Roman" w:cs="Times New Roman"/>
          <w:sz w:val="24"/>
          <w:szCs w:val="24"/>
        </w:rPr>
        <w:t>ю</w:t>
      </w:r>
      <w:r w:rsidRPr="002150CE">
        <w:rPr>
          <w:rFonts w:ascii="Times New Roman" w:eastAsia="Calibri" w:hAnsi="Times New Roman" w:cs="Times New Roman"/>
          <w:sz w:val="24"/>
          <w:szCs w:val="24"/>
        </w:rPr>
        <w:t>тся в программе.</w:t>
      </w:r>
    </w:p>
    <w:p w14:paraId="6CCB1735" w14:textId="77777777" w:rsidR="00021E1E" w:rsidRPr="002150CE" w:rsidRDefault="00021E1E" w:rsidP="000F3F91">
      <w:pPr>
        <w:pStyle w:val="aff1"/>
        <w:numPr>
          <w:ilvl w:val="1"/>
          <w:numId w:val="14"/>
        </w:numPr>
        <w:tabs>
          <w:tab w:val="left" w:pos="426"/>
          <w:tab w:val="left" w:pos="71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Основн</w:t>
      </w:r>
      <w:r w:rsidR="00173D1A" w:rsidRPr="002150CE">
        <w:rPr>
          <w:rFonts w:ascii="Times New Roman" w:eastAsia="Calibri" w:hAnsi="Times New Roman" w:cs="Times New Roman"/>
          <w:sz w:val="24"/>
          <w:szCs w:val="24"/>
        </w:rPr>
        <w:t>ые</w:t>
      </w:r>
      <w:r w:rsidRPr="002150CE">
        <w:rPr>
          <w:rFonts w:ascii="Times New Roman" w:eastAsia="Calibri" w:hAnsi="Times New Roman" w:cs="Times New Roman"/>
          <w:sz w:val="24"/>
          <w:szCs w:val="24"/>
        </w:rPr>
        <w:t xml:space="preserve"> зада</w:t>
      </w:r>
      <w:r w:rsidR="00173D1A" w:rsidRPr="002150CE">
        <w:rPr>
          <w:rFonts w:ascii="Times New Roman" w:eastAsia="Calibri" w:hAnsi="Times New Roman" w:cs="Times New Roman"/>
          <w:sz w:val="24"/>
          <w:szCs w:val="24"/>
        </w:rPr>
        <w:t>ч</w:t>
      </w:r>
      <w:r w:rsidRPr="002150CE">
        <w:rPr>
          <w:rFonts w:ascii="Times New Roman" w:eastAsia="Calibri" w:hAnsi="Times New Roman" w:cs="Times New Roman"/>
          <w:sz w:val="24"/>
          <w:szCs w:val="24"/>
        </w:rPr>
        <w:t xml:space="preserve">и </w:t>
      </w:r>
      <w:r w:rsidRPr="00672685">
        <w:rPr>
          <w:rFonts w:ascii="Times New Roman" w:eastAsia="Calibri" w:hAnsi="Times New Roman" w:cs="Times New Roman"/>
          <w:sz w:val="24"/>
          <w:szCs w:val="24"/>
        </w:rPr>
        <w:t>инженерно-геологических изысканий</w:t>
      </w:r>
      <w:r w:rsidRPr="002150CE">
        <w:rPr>
          <w:rFonts w:ascii="Times New Roman" w:eastAsia="Calibri" w:hAnsi="Times New Roman" w:cs="Times New Roman"/>
          <w:sz w:val="24"/>
          <w:szCs w:val="24"/>
        </w:rPr>
        <w:t xml:space="preserve"> при изучении оползневых процессов:</w:t>
      </w:r>
    </w:p>
    <w:p w14:paraId="46464CC2" w14:textId="4B6943AD" w:rsidR="00B12AC9" w:rsidRPr="000B50C4" w:rsidRDefault="000B50C4" w:rsidP="000B50C4">
      <w:pPr>
        <w:pStyle w:val="aff3"/>
        <w:spacing w:line="360" w:lineRule="auto"/>
        <w:ind w:firstLine="709"/>
        <w:jc w:val="both"/>
        <w:rPr>
          <w:rFonts w:ascii="Times New Roman" w:hAnsi="Times New Roman"/>
          <w:sz w:val="24"/>
          <w:szCs w:val="24"/>
        </w:rPr>
      </w:pPr>
      <w:r>
        <w:rPr>
          <w:rFonts w:ascii="Times New Roman" w:eastAsia="Calibri" w:hAnsi="Times New Roman"/>
          <w:sz w:val="24"/>
          <w:szCs w:val="24"/>
        </w:rPr>
        <w:t xml:space="preserve">- </w:t>
      </w:r>
      <w:r w:rsidR="00C43713" w:rsidRPr="000B50C4">
        <w:rPr>
          <w:rFonts w:ascii="Times New Roman" w:eastAsia="Calibri" w:hAnsi="Times New Roman"/>
          <w:sz w:val="24"/>
          <w:szCs w:val="24"/>
        </w:rPr>
        <w:t>получение</w:t>
      </w:r>
      <w:r w:rsidR="00E333E3" w:rsidRPr="000B50C4">
        <w:rPr>
          <w:rFonts w:ascii="Times New Roman" w:eastAsia="Calibri" w:hAnsi="Times New Roman"/>
          <w:sz w:val="24"/>
          <w:szCs w:val="24"/>
        </w:rPr>
        <w:t xml:space="preserve"> достоверных данных о</w:t>
      </w:r>
      <w:r w:rsidR="00116CD7" w:rsidRPr="000B50C4">
        <w:rPr>
          <w:rFonts w:ascii="Times New Roman" w:eastAsia="Calibri" w:hAnsi="Times New Roman"/>
          <w:sz w:val="24"/>
          <w:szCs w:val="24"/>
        </w:rPr>
        <w:t>б инженерно-геологических</w:t>
      </w:r>
      <w:r w:rsidR="00E333E3" w:rsidRPr="000B50C4">
        <w:rPr>
          <w:rFonts w:ascii="Times New Roman" w:eastAsia="Calibri" w:hAnsi="Times New Roman"/>
          <w:sz w:val="24"/>
          <w:szCs w:val="24"/>
        </w:rPr>
        <w:t xml:space="preserve"> </w:t>
      </w:r>
      <w:r w:rsidR="00842D36" w:rsidRPr="000B50C4">
        <w:rPr>
          <w:rFonts w:ascii="Times New Roman" w:eastAsia="Calibri" w:hAnsi="Times New Roman"/>
          <w:sz w:val="24"/>
          <w:szCs w:val="24"/>
        </w:rPr>
        <w:t xml:space="preserve">условиях </w:t>
      </w:r>
      <w:r w:rsidR="00E333E3" w:rsidRPr="000B50C4">
        <w:rPr>
          <w:rFonts w:ascii="Times New Roman" w:eastAsia="Calibri" w:hAnsi="Times New Roman"/>
          <w:sz w:val="24"/>
          <w:szCs w:val="24"/>
        </w:rPr>
        <w:t>и техногенных</w:t>
      </w:r>
      <w:r w:rsidR="00842D36" w:rsidRPr="000B50C4">
        <w:rPr>
          <w:rFonts w:ascii="Times New Roman" w:eastAsia="Calibri" w:hAnsi="Times New Roman"/>
          <w:sz w:val="24"/>
          <w:szCs w:val="24"/>
        </w:rPr>
        <w:t xml:space="preserve"> воздействиях</w:t>
      </w:r>
      <w:r w:rsidR="00E333E3" w:rsidRPr="000B50C4">
        <w:rPr>
          <w:rFonts w:ascii="Times New Roman" w:hAnsi="Times New Roman"/>
          <w:sz w:val="24"/>
          <w:szCs w:val="24"/>
        </w:rPr>
        <w:t xml:space="preserve">, </w:t>
      </w:r>
      <w:r w:rsidR="00EE5B66" w:rsidRPr="000B50C4">
        <w:rPr>
          <w:rFonts w:ascii="Times New Roman" w:hAnsi="Times New Roman"/>
          <w:sz w:val="24"/>
          <w:szCs w:val="24"/>
        </w:rPr>
        <w:t>прогнозе их изменения</w:t>
      </w:r>
      <w:r w:rsidR="002A4372" w:rsidRPr="000B50C4">
        <w:rPr>
          <w:rFonts w:ascii="Times New Roman" w:hAnsi="Times New Roman"/>
          <w:sz w:val="24"/>
          <w:szCs w:val="24"/>
        </w:rPr>
        <w:t xml:space="preserve"> для территории района (площадки, участка, трассы) проектируемого строительства</w:t>
      </w:r>
      <w:r w:rsidR="00395E0A" w:rsidRPr="000B50C4">
        <w:rPr>
          <w:rFonts w:ascii="Times New Roman" w:hAnsi="Times New Roman"/>
          <w:sz w:val="24"/>
          <w:szCs w:val="24"/>
        </w:rPr>
        <w:t>,</w:t>
      </w:r>
      <w:r w:rsidR="00EE5B66" w:rsidRPr="000B50C4">
        <w:rPr>
          <w:rFonts w:ascii="Times New Roman" w:hAnsi="Times New Roman"/>
          <w:sz w:val="24"/>
          <w:szCs w:val="24"/>
        </w:rPr>
        <w:t xml:space="preserve"> </w:t>
      </w:r>
      <w:r w:rsidR="00E333E3" w:rsidRPr="000B50C4">
        <w:rPr>
          <w:rFonts w:ascii="Times New Roman" w:eastAsia="Calibri" w:hAnsi="Times New Roman"/>
          <w:sz w:val="24"/>
          <w:szCs w:val="24"/>
        </w:rPr>
        <w:t xml:space="preserve">необходимых и достаточных для осуществления градостроительной деятельности </w:t>
      </w:r>
      <w:r w:rsidR="00E333E3" w:rsidRPr="000B50C4">
        <w:rPr>
          <w:rFonts w:ascii="Times New Roman" w:hAnsi="Times New Roman"/>
          <w:sz w:val="24"/>
          <w:szCs w:val="24"/>
        </w:rPr>
        <w:t>и разработки проектных решений</w:t>
      </w:r>
      <w:r w:rsidR="00021E1E" w:rsidRPr="000B50C4">
        <w:rPr>
          <w:rFonts w:ascii="Times New Roman" w:hAnsi="Times New Roman"/>
          <w:sz w:val="24"/>
          <w:szCs w:val="24"/>
        </w:rPr>
        <w:t>;</w:t>
      </w:r>
    </w:p>
    <w:p w14:paraId="11FB75BD" w14:textId="205619F1" w:rsidR="000611A5" w:rsidRPr="000B50C4" w:rsidRDefault="000B50C4" w:rsidP="000B50C4">
      <w:pPr>
        <w:pStyle w:val="aff3"/>
        <w:spacing w:line="360" w:lineRule="auto"/>
        <w:ind w:firstLine="709"/>
        <w:jc w:val="both"/>
        <w:rPr>
          <w:rFonts w:ascii="Times New Roman" w:hAnsi="Times New Roman"/>
          <w:sz w:val="24"/>
          <w:szCs w:val="24"/>
        </w:rPr>
      </w:pPr>
      <w:r>
        <w:rPr>
          <w:rFonts w:ascii="Times New Roman" w:eastAsia="Calibri" w:hAnsi="Times New Roman"/>
          <w:sz w:val="24"/>
          <w:szCs w:val="24"/>
        </w:rPr>
        <w:t xml:space="preserve">- </w:t>
      </w:r>
      <w:r w:rsidR="005A5DC5" w:rsidRPr="000B50C4">
        <w:rPr>
          <w:rFonts w:ascii="Times New Roman" w:eastAsia="Calibri" w:hAnsi="Times New Roman"/>
          <w:sz w:val="24"/>
          <w:szCs w:val="24"/>
        </w:rPr>
        <w:t>получение</w:t>
      </w:r>
      <w:r w:rsidR="00021E1E" w:rsidRPr="000B50C4">
        <w:rPr>
          <w:rFonts w:ascii="Times New Roman" w:eastAsia="Calibri" w:hAnsi="Times New Roman"/>
          <w:sz w:val="24"/>
          <w:szCs w:val="24"/>
        </w:rPr>
        <w:t xml:space="preserve"> достоверных данных </w:t>
      </w:r>
      <w:r w:rsidR="0082233A" w:rsidRPr="000B50C4">
        <w:rPr>
          <w:rFonts w:ascii="Times New Roman" w:eastAsia="Calibri" w:hAnsi="Times New Roman"/>
          <w:sz w:val="24"/>
          <w:szCs w:val="24"/>
        </w:rPr>
        <w:t xml:space="preserve">необходимых </w:t>
      </w:r>
      <w:r w:rsidR="00DC14B1" w:rsidRPr="000B50C4">
        <w:rPr>
          <w:rFonts w:ascii="Times New Roman" w:eastAsia="Calibri" w:hAnsi="Times New Roman"/>
          <w:sz w:val="24"/>
          <w:szCs w:val="24"/>
        </w:rPr>
        <w:t xml:space="preserve">для </w:t>
      </w:r>
      <w:r w:rsidR="00AB2D99" w:rsidRPr="000B50C4">
        <w:rPr>
          <w:rFonts w:ascii="Times New Roman" w:eastAsia="Calibri" w:hAnsi="Times New Roman"/>
          <w:sz w:val="24"/>
          <w:szCs w:val="24"/>
        </w:rPr>
        <w:t xml:space="preserve">разработки противооползневых мероприятий и </w:t>
      </w:r>
      <w:r w:rsidR="00DC14B1" w:rsidRPr="000B50C4">
        <w:rPr>
          <w:rFonts w:ascii="Times New Roman" w:eastAsia="Calibri" w:hAnsi="Times New Roman"/>
          <w:sz w:val="24"/>
          <w:szCs w:val="24"/>
        </w:rPr>
        <w:t>проведения расчетов конструкций сооружений инженерной защиты объекта капитального строительства.</w:t>
      </w:r>
    </w:p>
    <w:p w14:paraId="76E07D2B" w14:textId="0BCDD301" w:rsidR="005729E5" w:rsidRPr="002150CE" w:rsidRDefault="005729E5" w:rsidP="001059F6">
      <w:pPr>
        <w:pStyle w:val="aff1"/>
        <w:numPr>
          <w:ilvl w:val="2"/>
          <w:numId w:val="14"/>
        </w:numPr>
        <w:tabs>
          <w:tab w:val="left" w:pos="426"/>
          <w:tab w:val="left" w:pos="710"/>
          <w:tab w:val="left" w:pos="1560"/>
        </w:tabs>
        <w:spacing w:line="360" w:lineRule="auto"/>
        <w:ind w:left="0" w:firstLine="851"/>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 В составе инженерно-геологических изысканий выполняется изучение развития (потенциального развития) оползневых процессов при выявлении их признаков на участках строительства и окружающих территориях; на территориях, прилегающих к реконструируемым объектам капитального строительства (склонах, </w:t>
      </w:r>
      <w:commentRangeStart w:id="787"/>
      <w:r w:rsidRPr="002150CE">
        <w:rPr>
          <w:rFonts w:ascii="Times New Roman" w:eastAsia="Calibri" w:hAnsi="Times New Roman" w:cs="Times New Roman"/>
          <w:sz w:val="24"/>
          <w:szCs w:val="24"/>
        </w:rPr>
        <w:t>отвалах</w:t>
      </w:r>
      <w:commentRangeEnd w:id="787"/>
      <w:r w:rsidR="008F48B8">
        <w:rPr>
          <w:rStyle w:val="aa"/>
          <w:rFonts w:ascii="Times New Roman CYR" w:hAnsi="Times New Roman CYR" w:cs="Times New Roman"/>
        </w:rPr>
        <w:commentReference w:id="787"/>
      </w:r>
      <w:ins w:id="788" w:author="Н.И." w:date="2019-02-15T09:40:00Z">
        <w:r w:rsidR="008F48B8">
          <w:rPr>
            <w:rFonts w:ascii="Times New Roman" w:eastAsia="Calibri" w:hAnsi="Times New Roman" w:cs="Times New Roman"/>
            <w:sz w:val="24"/>
            <w:szCs w:val="24"/>
          </w:rPr>
          <w:t>,</w:t>
        </w:r>
      </w:ins>
      <w:del w:id="789" w:author="Н.И." w:date="2019-02-15T09:40:00Z">
        <w:r w:rsidRPr="002150CE" w:rsidDel="008F48B8">
          <w:rPr>
            <w:rFonts w:ascii="Times New Roman" w:eastAsia="Calibri" w:hAnsi="Times New Roman" w:cs="Times New Roman"/>
            <w:sz w:val="24"/>
            <w:szCs w:val="24"/>
          </w:rPr>
          <w:delText>;</w:delText>
        </w:r>
      </w:del>
      <w:r w:rsidRPr="002150CE">
        <w:rPr>
          <w:rFonts w:ascii="Times New Roman" w:eastAsia="Calibri" w:hAnsi="Times New Roman" w:cs="Times New Roman"/>
          <w:sz w:val="24"/>
          <w:szCs w:val="24"/>
        </w:rPr>
        <w:t xml:space="preserve"> берегах водо</w:t>
      </w:r>
      <w:r w:rsidR="002150CE" w:rsidRPr="002150CE">
        <w:rPr>
          <w:rFonts w:ascii="Times New Roman" w:eastAsia="Calibri" w:hAnsi="Times New Roman" w:cs="Times New Roman"/>
          <w:sz w:val="24"/>
          <w:szCs w:val="24"/>
        </w:rPr>
        <w:t>е</w:t>
      </w:r>
      <w:r w:rsidRPr="002150CE">
        <w:rPr>
          <w:rFonts w:ascii="Times New Roman" w:eastAsia="Calibri" w:hAnsi="Times New Roman" w:cs="Times New Roman"/>
          <w:sz w:val="24"/>
          <w:szCs w:val="24"/>
        </w:rPr>
        <w:t xml:space="preserve">мов и водотоков); на возводимых и реконструируемых грунтовых сооружениях </w:t>
      </w:r>
      <w:r w:rsidRPr="002150CE">
        <w:rPr>
          <w:rFonts w:ascii="Times New Roman" w:eastAsia="Calibri" w:hAnsi="Times New Roman" w:cs="Times New Roman"/>
          <w:sz w:val="24"/>
          <w:szCs w:val="24"/>
        </w:rPr>
        <w:lastRenderedPageBreak/>
        <w:t>(плотинах, дамбах, дорожных насыпях, берегах каналов и водохранилищ).</w:t>
      </w:r>
    </w:p>
    <w:p w14:paraId="1D2ECC97" w14:textId="405515E1" w:rsidR="00762EA0" w:rsidRPr="002150CE" w:rsidRDefault="00E333E3" w:rsidP="001059F6">
      <w:pPr>
        <w:tabs>
          <w:tab w:val="left" w:pos="426"/>
          <w:tab w:val="left" w:pos="710"/>
          <w:tab w:val="left" w:pos="1560"/>
        </w:tabs>
        <w:spacing w:line="360" w:lineRule="auto"/>
        <w:ind w:firstLine="851"/>
        <w:jc w:val="both"/>
        <w:rPr>
          <w:rFonts w:ascii="Times New Roman" w:eastAsia="Calibri" w:hAnsi="Times New Roman"/>
          <w:sz w:val="24"/>
          <w:szCs w:val="24"/>
        </w:rPr>
      </w:pPr>
      <w:r w:rsidRPr="002150CE">
        <w:rPr>
          <w:rFonts w:ascii="Times New Roman" w:eastAsia="Calibri" w:hAnsi="Times New Roman"/>
          <w:sz w:val="24"/>
          <w:szCs w:val="24"/>
        </w:rPr>
        <w:t xml:space="preserve">При </w:t>
      </w:r>
      <w:r w:rsidR="00321742" w:rsidRPr="002150CE">
        <w:rPr>
          <w:rFonts w:ascii="Times New Roman" w:eastAsia="Calibri" w:hAnsi="Times New Roman"/>
          <w:sz w:val="24"/>
          <w:szCs w:val="24"/>
        </w:rPr>
        <w:t xml:space="preserve">инженерно-геологических </w:t>
      </w:r>
      <w:r w:rsidRPr="002150CE">
        <w:rPr>
          <w:rFonts w:ascii="Times New Roman" w:eastAsia="Calibri" w:hAnsi="Times New Roman"/>
          <w:sz w:val="24"/>
          <w:szCs w:val="24"/>
        </w:rPr>
        <w:t xml:space="preserve">изысканиях необходимо устанавливать типы и подтипы </w:t>
      </w:r>
      <w:r w:rsidR="00626FAA" w:rsidRPr="002150CE">
        <w:rPr>
          <w:rFonts w:ascii="Times New Roman" w:eastAsia="Calibri" w:hAnsi="Times New Roman"/>
          <w:sz w:val="24"/>
          <w:szCs w:val="24"/>
        </w:rPr>
        <w:t>оп</w:t>
      </w:r>
      <w:r w:rsidR="006942D8" w:rsidRPr="002150CE">
        <w:rPr>
          <w:rFonts w:ascii="Times New Roman" w:eastAsia="Calibri" w:hAnsi="Times New Roman"/>
          <w:sz w:val="24"/>
          <w:szCs w:val="24"/>
        </w:rPr>
        <w:t>о</w:t>
      </w:r>
      <w:r w:rsidR="00626FAA" w:rsidRPr="002150CE">
        <w:rPr>
          <w:rFonts w:ascii="Times New Roman" w:eastAsia="Calibri" w:hAnsi="Times New Roman"/>
          <w:sz w:val="24"/>
          <w:szCs w:val="24"/>
        </w:rPr>
        <w:t>лзне</w:t>
      </w:r>
      <w:r w:rsidRPr="002150CE">
        <w:rPr>
          <w:rFonts w:ascii="Times New Roman" w:eastAsia="Calibri" w:hAnsi="Times New Roman"/>
          <w:sz w:val="24"/>
          <w:szCs w:val="24"/>
        </w:rPr>
        <w:t xml:space="preserve">вых процессов </w:t>
      </w:r>
      <w:r w:rsidR="000B50C4">
        <w:rPr>
          <w:rFonts w:ascii="Times New Roman" w:eastAsia="Calibri" w:hAnsi="Times New Roman"/>
          <w:sz w:val="24"/>
          <w:szCs w:val="24"/>
        </w:rPr>
        <w:t>(</w:t>
      </w:r>
      <w:r w:rsidR="008C3B17">
        <w:rPr>
          <w:rFonts w:ascii="Times New Roman" w:eastAsia="Calibri" w:hAnsi="Times New Roman"/>
          <w:sz w:val="24"/>
          <w:szCs w:val="24"/>
        </w:rPr>
        <w:t>приложение</w:t>
      </w:r>
      <w:r w:rsidR="000B50C4" w:rsidRPr="002150CE">
        <w:rPr>
          <w:rFonts w:ascii="Times New Roman" w:eastAsia="Calibri" w:hAnsi="Times New Roman"/>
          <w:sz w:val="24"/>
          <w:szCs w:val="24"/>
        </w:rPr>
        <w:t xml:space="preserve"> Г</w:t>
      </w:r>
      <w:r w:rsidR="000B50C4">
        <w:rPr>
          <w:rFonts w:ascii="Times New Roman" w:eastAsia="Calibri" w:hAnsi="Times New Roman"/>
          <w:sz w:val="24"/>
          <w:szCs w:val="24"/>
        </w:rPr>
        <w:t xml:space="preserve">) </w:t>
      </w:r>
      <w:r w:rsidRPr="002150CE">
        <w:rPr>
          <w:rFonts w:ascii="Times New Roman" w:eastAsia="Calibri" w:hAnsi="Times New Roman"/>
          <w:sz w:val="24"/>
          <w:szCs w:val="24"/>
        </w:rPr>
        <w:t>по механизму смещения пород</w:t>
      </w:r>
      <w:r w:rsidR="0055174D" w:rsidRPr="002150CE">
        <w:rPr>
          <w:rFonts w:ascii="Times New Roman" w:eastAsia="Calibri" w:hAnsi="Times New Roman"/>
          <w:sz w:val="24"/>
          <w:szCs w:val="24"/>
        </w:rPr>
        <w:t>,</w:t>
      </w:r>
      <w:r w:rsidR="004A10C3" w:rsidRPr="002150CE">
        <w:rPr>
          <w:rFonts w:ascii="Times New Roman" w:eastAsia="Calibri" w:hAnsi="Times New Roman"/>
          <w:sz w:val="24"/>
          <w:szCs w:val="24"/>
        </w:rPr>
        <w:t xml:space="preserve"> стадию оползневого процесса (приложение Д),</w:t>
      </w:r>
      <w:r w:rsidR="0055174D" w:rsidRPr="002150CE">
        <w:rPr>
          <w:rFonts w:ascii="Times New Roman" w:eastAsia="Calibri" w:hAnsi="Times New Roman"/>
          <w:sz w:val="24"/>
          <w:szCs w:val="24"/>
        </w:rPr>
        <w:t xml:space="preserve"> а также давать характеристику пород основного деформируемого горизонта и описывать характер проявления</w:t>
      </w:r>
      <w:r w:rsidR="00761402" w:rsidRPr="002150CE">
        <w:rPr>
          <w:rFonts w:ascii="Times New Roman" w:eastAsia="Calibri" w:hAnsi="Times New Roman"/>
          <w:sz w:val="24"/>
          <w:szCs w:val="24"/>
        </w:rPr>
        <w:t xml:space="preserve"> процесса</w:t>
      </w:r>
      <w:r w:rsidR="007305DA" w:rsidRPr="002150CE">
        <w:rPr>
          <w:rFonts w:ascii="Times New Roman" w:eastAsia="Calibri" w:hAnsi="Times New Roman"/>
          <w:sz w:val="24"/>
          <w:szCs w:val="24"/>
        </w:rPr>
        <w:t>.</w:t>
      </w:r>
      <w:r w:rsidR="00761402" w:rsidRPr="002150CE">
        <w:rPr>
          <w:rFonts w:ascii="Times New Roman" w:eastAsia="Calibri" w:hAnsi="Times New Roman"/>
          <w:sz w:val="24"/>
          <w:szCs w:val="24"/>
        </w:rPr>
        <w:t xml:space="preserve"> </w:t>
      </w:r>
    </w:p>
    <w:p w14:paraId="276B7AF9" w14:textId="77777777" w:rsidR="00762EA0" w:rsidRPr="005D3B67" w:rsidRDefault="00761402" w:rsidP="00762EA0">
      <w:pPr>
        <w:tabs>
          <w:tab w:val="left" w:pos="426"/>
          <w:tab w:val="left" w:pos="710"/>
        </w:tabs>
        <w:spacing w:line="360" w:lineRule="auto"/>
        <w:ind w:firstLine="851"/>
        <w:jc w:val="both"/>
        <w:rPr>
          <w:rFonts w:ascii="Times New Roman" w:eastAsia="Calibri" w:hAnsi="Times New Roman"/>
          <w:strike/>
          <w:sz w:val="24"/>
          <w:szCs w:val="24"/>
          <w:highlight w:val="green"/>
          <w:rPrChange w:id="790" w:author="Соколов Сергей Вадимович" w:date="2024-01-19T16:32:00Z">
            <w:rPr>
              <w:rFonts w:ascii="Times New Roman" w:eastAsia="Calibri" w:hAnsi="Times New Roman"/>
              <w:strike/>
              <w:sz w:val="24"/>
              <w:szCs w:val="24"/>
            </w:rPr>
          </w:rPrChange>
        </w:rPr>
      </w:pPr>
      <w:r w:rsidRPr="005D3B67">
        <w:rPr>
          <w:rFonts w:ascii="Times New Roman" w:eastAsia="Calibri" w:hAnsi="Times New Roman"/>
          <w:sz w:val="24"/>
          <w:szCs w:val="24"/>
          <w:highlight w:val="green"/>
          <w:rPrChange w:id="791" w:author="Соколов Сергей Вадимович" w:date="2024-01-19T16:32:00Z">
            <w:rPr>
              <w:rFonts w:ascii="Times New Roman" w:eastAsia="Calibri" w:hAnsi="Times New Roman"/>
              <w:sz w:val="24"/>
              <w:szCs w:val="24"/>
            </w:rPr>
          </w:rPrChange>
        </w:rPr>
        <w:t>Категори</w:t>
      </w:r>
      <w:r w:rsidR="00180248" w:rsidRPr="005D3B67">
        <w:rPr>
          <w:rFonts w:ascii="Times New Roman" w:eastAsia="Calibri" w:hAnsi="Times New Roman"/>
          <w:sz w:val="24"/>
          <w:szCs w:val="24"/>
          <w:highlight w:val="green"/>
          <w:rPrChange w:id="792" w:author="Соколов Сергей Вадимович" w:date="2024-01-19T16:32:00Z">
            <w:rPr>
              <w:rFonts w:ascii="Times New Roman" w:eastAsia="Calibri" w:hAnsi="Times New Roman"/>
              <w:sz w:val="24"/>
              <w:szCs w:val="24"/>
            </w:rPr>
          </w:rPrChange>
        </w:rPr>
        <w:t>ю</w:t>
      </w:r>
      <w:r w:rsidRPr="005D3B67">
        <w:rPr>
          <w:rFonts w:ascii="Times New Roman" w:eastAsia="Calibri" w:hAnsi="Times New Roman"/>
          <w:sz w:val="24"/>
          <w:szCs w:val="24"/>
          <w:highlight w:val="green"/>
          <w:rPrChange w:id="793" w:author="Соколов Сергей Вадимович" w:date="2024-01-19T16:32:00Z">
            <w:rPr>
              <w:rFonts w:ascii="Times New Roman" w:eastAsia="Calibri" w:hAnsi="Times New Roman"/>
              <w:sz w:val="24"/>
              <w:szCs w:val="24"/>
            </w:rPr>
          </w:rPrChange>
        </w:rPr>
        <w:t xml:space="preserve"> опасности оползневых процессов </w:t>
      </w:r>
      <w:r w:rsidR="00180248" w:rsidRPr="005D3B67">
        <w:rPr>
          <w:rFonts w:ascii="Times New Roman" w:eastAsia="Calibri" w:hAnsi="Times New Roman"/>
          <w:sz w:val="24"/>
          <w:szCs w:val="24"/>
          <w:highlight w:val="green"/>
          <w:rPrChange w:id="794" w:author="Соколов Сергей Вадимович" w:date="2024-01-19T16:32:00Z">
            <w:rPr>
              <w:rFonts w:ascii="Times New Roman" w:eastAsia="Calibri" w:hAnsi="Times New Roman"/>
              <w:sz w:val="24"/>
              <w:szCs w:val="24"/>
            </w:rPr>
          </w:rPrChange>
        </w:rPr>
        <w:t>рекомендуется устанавливать</w:t>
      </w:r>
      <w:r w:rsidRPr="005D3B67">
        <w:rPr>
          <w:rFonts w:ascii="Times New Roman" w:eastAsia="Calibri" w:hAnsi="Times New Roman"/>
          <w:sz w:val="24"/>
          <w:szCs w:val="24"/>
          <w:highlight w:val="green"/>
          <w:rPrChange w:id="795" w:author="Соколов Сергей Вадимович" w:date="2024-01-19T16:32:00Z">
            <w:rPr>
              <w:rFonts w:ascii="Times New Roman" w:eastAsia="Calibri" w:hAnsi="Times New Roman"/>
              <w:sz w:val="24"/>
              <w:szCs w:val="24"/>
            </w:rPr>
          </w:rPrChange>
        </w:rPr>
        <w:t xml:space="preserve"> в соответствии с таблицей 5.1 СП 115.13330.2016. </w:t>
      </w:r>
      <w:r w:rsidR="00762EA0" w:rsidRPr="005D3B67">
        <w:rPr>
          <w:rFonts w:ascii="Times New Roman" w:eastAsia="Calibri" w:hAnsi="Times New Roman"/>
          <w:sz w:val="24"/>
          <w:szCs w:val="24"/>
          <w:highlight w:val="green"/>
          <w:rPrChange w:id="796" w:author="Соколов Сергей Вадимович" w:date="2024-01-19T16:32:00Z">
            <w:rPr>
              <w:rFonts w:ascii="Times New Roman" w:eastAsia="Calibri" w:hAnsi="Times New Roman"/>
              <w:sz w:val="24"/>
              <w:szCs w:val="24"/>
            </w:rPr>
          </w:rPrChange>
        </w:rPr>
        <w:t>При оценке повторяемости оползней следует указывать характер подвижек (постоянные или периодические).</w:t>
      </w:r>
    </w:p>
    <w:p w14:paraId="61596C2F" w14:textId="77777777" w:rsidR="00116CD7" w:rsidRPr="005D3B67" w:rsidRDefault="00761402" w:rsidP="00D236BE">
      <w:pPr>
        <w:tabs>
          <w:tab w:val="left" w:pos="426"/>
          <w:tab w:val="left" w:pos="710"/>
        </w:tabs>
        <w:spacing w:line="360" w:lineRule="auto"/>
        <w:ind w:firstLine="851"/>
        <w:jc w:val="both"/>
        <w:rPr>
          <w:rFonts w:ascii="Times New Roman" w:eastAsia="Calibri" w:hAnsi="Times New Roman"/>
          <w:sz w:val="24"/>
          <w:szCs w:val="24"/>
          <w:highlight w:val="green"/>
          <w:rPrChange w:id="797" w:author="Соколов Сергей Вадимович" w:date="2024-01-19T16:32:00Z">
            <w:rPr>
              <w:rFonts w:ascii="Times New Roman" w:eastAsia="Calibri" w:hAnsi="Times New Roman"/>
              <w:sz w:val="24"/>
              <w:szCs w:val="24"/>
            </w:rPr>
          </w:rPrChange>
        </w:rPr>
      </w:pPr>
      <w:r w:rsidRPr="005D3B67">
        <w:rPr>
          <w:rFonts w:ascii="Times New Roman" w:eastAsia="Calibri" w:hAnsi="Times New Roman"/>
          <w:sz w:val="24"/>
          <w:szCs w:val="24"/>
          <w:highlight w:val="green"/>
          <w:rPrChange w:id="798" w:author="Соколов Сергей Вадимович" w:date="2024-01-19T16:32:00Z">
            <w:rPr>
              <w:rFonts w:ascii="Times New Roman" w:eastAsia="Calibri" w:hAnsi="Times New Roman"/>
              <w:sz w:val="24"/>
              <w:szCs w:val="24"/>
            </w:rPr>
          </w:rPrChange>
        </w:rPr>
        <w:t>Оползни подразделяются по глубине захвата п</w:t>
      </w:r>
      <w:r w:rsidR="00E45DDD" w:rsidRPr="005D3B67">
        <w:rPr>
          <w:rFonts w:ascii="Times New Roman" w:eastAsia="Calibri" w:hAnsi="Times New Roman"/>
          <w:sz w:val="24"/>
          <w:szCs w:val="24"/>
          <w:highlight w:val="green"/>
          <w:rPrChange w:id="799" w:author="Соколов Сергей Вадимович" w:date="2024-01-19T16:32:00Z">
            <w:rPr>
              <w:rFonts w:ascii="Times New Roman" w:eastAsia="Calibri" w:hAnsi="Times New Roman"/>
              <w:sz w:val="24"/>
              <w:szCs w:val="24"/>
            </w:rPr>
          </w:rPrChange>
        </w:rPr>
        <w:t xml:space="preserve">ород оползневыми деформациями, </w:t>
      </w:r>
      <w:r w:rsidRPr="005D3B67">
        <w:rPr>
          <w:rFonts w:ascii="Times New Roman" w:eastAsia="Calibri" w:hAnsi="Times New Roman"/>
          <w:sz w:val="24"/>
          <w:szCs w:val="24"/>
          <w:highlight w:val="green"/>
          <w:rPrChange w:id="800" w:author="Соколов Сергей Вадимович" w:date="2024-01-19T16:32:00Z">
            <w:rPr>
              <w:rFonts w:ascii="Times New Roman" w:eastAsia="Calibri" w:hAnsi="Times New Roman"/>
              <w:sz w:val="24"/>
              <w:szCs w:val="24"/>
            </w:rPr>
          </w:rPrChange>
        </w:rPr>
        <w:t>объем</w:t>
      </w:r>
      <w:r w:rsidR="004C5A5C" w:rsidRPr="005D3B67">
        <w:rPr>
          <w:rFonts w:ascii="Times New Roman" w:eastAsia="Calibri" w:hAnsi="Times New Roman"/>
          <w:sz w:val="24"/>
          <w:szCs w:val="24"/>
          <w:highlight w:val="green"/>
          <w:rPrChange w:id="801" w:author="Соколов Сергей Вадимович" w:date="2024-01-19T16:32:00Z">
            <w:rPr>
              <w:rFonts w:ascii="Times New Roman" w:eastAsia="Calibri" w:hAnsi="Times New Roman"/>
              <w:sz w:val="24"/>
              <w:szCs w:val="24"/>
            </w:rPr>
          </w:rPrChange>
        </w:rPr>
        <w:t>у</w:t>
      </w:r>
      <w:r w:rsidR="006B495D" w:rsidRPr="005D3B67">
        <w:rPr>
          <w:rFonts w:ascii="Times New Roman" w:eastAsia="Calibri" w:hAnsi="Times New Roman"/>
          <w:sz w:val="24"/>
          <w:szCs w:val="24"/>
          <w:highlight w:val="green"/>
          <w:rPrChange w:id="802" w:author="Соколов Сергей Вадимович" w:date="2024-01-19T16:32:00Z">
            <w:rPr>
              <w:rFonts w:ascii="Times New Roman" w:eastAsia="Calibri" w:hAnsi="Times New Roman"/>
              <w:sz w:val="24"/>
              <w:szCs w:val="24"/>
            </w:rPr>
          </w:rPrChange>
        </w:rPr>
        <w:t xml:space="preserve"> </w:t>
      </w:r>
      <w:r w:rsidR="009C0F32" w:rsidRPr="005D3B67">
        <w:rPr>
          <w:rFonts w:ascii="Times New Roman" w:eastAsia="Calibri" w:hAnsi="Times New Roman"/>
          <w:sz w:val="24"/>
          <w:szCs w:val="24"/>
          <w:highlight w:val="green"/>
          <w:rPrChange w:id="803" w:author="Соколов Сергей Вадимович" w:date="2024-01-19T16:32:00Z">
            <w:rPr>
              <w:rFonts w:ascii="Times New Roman" w:eastAsia="Calibri" w:hAnsi="Times New Roman"/>
              <w:sz w:val="24"/>
              <w:szCs w:val="24"/>
            </w:rPr>
          </w:rPrChange>
        </w:rPr>
        <w:t>смещаемого грунта</w:t>
      </w:r>
      <w:r w:rsidR="004C5A5C" w:rsidRPr="005D3B67">
        <w:rPr>
          <w:rFonts w:ascii="Times New Roman" w:eastAsia="Calibri" w:hAnsi="Times New Roman"/>
          <w:sz w:val="24"/>
          <w:szCs w:val="24"/>
          <w:highlight w:val="green"/>
          <w:rPrChange w:id="804" w:author="Соколов Сергей Вадимович" w:date="2024-01-19T16:32:00Z">
            <w:rPr>
              <w:rFonts w:ascii="Times New Roman" w:eastAsia="Calibri" w:hAnsi="Times New Roman"/>
              <w:sz w:val="24"/>
              <w:szCs w:val="24"/>
            </w:rPr>
          </w:rPrChange>
        </w:rPr>
        <w:t xml:space="preserve"> и</w:t>
      </w:r>
      <w:r w:rsidR="006B495D" w:rsidRPr="005D3B67">
        <w:rPr>
          <w:rFonts w:ascii="Times New Roman" w:eastAsia="Calibri" w:hAnsi="Times New Roman"/>
          <w:sz w:val="24"/>
          <w:szCs w:val="24"/>
          <w:highlight w:val="green"/>
          <w:rPrChange w:id="805" w:author="Соколов Сергей Вадимович" w:date="2024-01-19T16:32:00Z">
            <w:rPr>
              <w:rFonts w:ascii="Times New Roman" w:eastAsia="Calibri" w:hAnsi="Times New Roman"/>
              <w:sz w:val="24"/>
              <w:szCs w:val="24"/>
            </w:rPr>
          </w:rPrChange>
        </w:rPr>
        <w:t xml:space="preserve"> </w:t>
      </w:r>
      <w:r w:rsidR="004C5A5C" w:rsidRPr="005D3B67">
        <w:rPr>
          <w:rFonts w:ascii="Times New Roman" w:eastAsia="Calibri" w:hAnsi="Times New Roman"/>
          <w:sz w:val="24"/>
          <w:szCs w:val="24"/>
          <w:highlight w:val="green"/>
          <w:rPrChange w:id="806" w:author="Соколов Сергей Вадимович" w:date="2024-01-19T16:32:00Z">
            <w:rPr>
              <w:rFonts w:ascii="Times New Roman" w:eastAsia="Calibri" w:hAnsi="Times New Roman"/>
              <w:sz w:val="24"/>
              <w:szCs w:val="24"/>
            </w:rPr>
          </w:rPrChange>
        </w:rPr>
        <w:t>по с</w:t>
      </w:r>
      <w:r w:rsidR="004C5A5C" w:rsidRPr="005D3B67">
        <w:rPr>
          <w:rFonts w:ascii="Times New Roman" w:hAnsi="Times New Roman"/>
          <w:sz w:val="24"/>
          <w:szCs w:val="24"/>
          <w:highlight w:val="green"/>
          <w:rPrChange w:id="807" w:author="Соколов Сергей Вадимович" w:date="2024-01-19T16:32:00Z">
            <w:rPr>
              <w:rFonts w:ascii="Times New Roman" w:hAnsi="Times New Roman"/>
              <w:sz w:val="24"/>
              <w:szCs w:val="24"/>
            </w:rPr>
          </w:rPrChange>
        </w:rPr>
        <w:t xml:space="preserve">корости </w:t>
      </w:r>
      <w:r w:rsidR="00C53DF3" w:rsidRPr="005D3B67">
        <w:rPr>
          <w:rFonts w:ascii="Times New Roman" w:hAnsi="Times New Roman"/>
          <w:sz w:val="24"/>
          <w:szCs w:val="24"/>
          <w:highlight w:val="green"/>
          <w:rPrChange w:id="808" w:author="Соколов Сергей Вадимович" w:date="2024-01-19T16:32:00Z">
            <w:rPr>
              <w:rFonts w:ascii="Times New Roman" w:hAnsi="Times New Roman"/>
              <w:sz w:val="24"/>
              <w:szCs w:val="24"/>
            </w:rPr>
          </w:rPrChange>
        </w:rPr>
        <w:t>смещения</w:t>
      </w:r>
      <w:r w:rsidR="006B495D" w:rsidRPr="005D3B67">
        <w:rPr>
          <w:rFonts w:ascii="Times New Roman" w:hAnsi="Times New Roman"/>
          <w:sz w:val="24"/>
          <w:szCs w:val="24"/>
          <w:highlight w:val="green"/>
          <w:rPrChange w:id="809" w:author="Соколов Сергей Вадимович" w:date="2024-01-19T16:32:00Z">
            <w:rPr>
              <w:rFonts w:ascii="Times New Roman" w:hAnsi="Times New Roman"/>
              <w:sz w:val="24"/>
              <w:szCs w:val="24"/>
            </w:rPr>
          </w:rPrChange>
        </w:rPr>
        <w:t xml:space="preserve"> </w:t>
      </w:r>
      <w:r w:rsidRPr="005D3B67">
        <w:rPr>
          <w:rFonts w:ascii="Times New Roman" w:eastAsia="Calibri" w:hAnsi="Times New Roman"/>
          <w:sz w:val="24"/>
          <w:szCs w:val="24"/>
          <w:highlight w:val="green"/>
          <w:rPrChange w:id="810" w:author="Соколов Сергей Вадимович" w:date="2024-01-19T16:32:00Z">
            <w:rPr>
              <w:rFonts w:ascii="Times New Roman" w:eastAsia="Calibri" w:hAnsi="Times New Roman"/>
              <w:sz w:val="24"/>
              <w:szCs w:val="24"/>
            </w:rPr>
          </w:rPrChange>
        </w:rPr>
        <w:t>в соответствии с таблицами 1</w:t>
      </w:r>
      <w:r w:rsidR="00E84B14" w:rsidRPr="005D3B67">
        <w:rPr>
          <w:rFonts w:ascii="Times New Roman" w:eastAsia="Calibri" w:hAnsi="Times New Roman"/>
          <w:sz w:val="24"/>
          <w:szCs w:val="24"/>
          <w:highlight w:val="green"/>
          <w:rPrChange w:id="811" w:author="Соколов Сергей Вадимович" w:date="2024-01-19T16:32:00Z">
            <w:rPr>
              <w:rFonts w:ascii="Times New Roman" w:eastAsia="Calibri" w:hAnsi="Times New Roman"/>
              <w:sz w:val="24"/>
              <w:szCs w:val="24"/>
            </w:rPr>
          </w:rPrChange>
        </w:rPr>
        <w:t>, 2</w:t>
      </w:r>
      <w:r w:rsidRPr="005D3B67">
        <w:rPr>
          <w:rFonts w:ascii="Times New Roman" w:eastAsia="Calibri" w:hAnsi="Times New Roman"/>
          <w:sz w:val="24"/>
          <w:szCs w:val="24"/>
          <w:highlight w:val="green"/>
          <w:rPrChange w:id="812" w:author="Соколов Сергей Вадимович" w:date="2024-01-19T16:32:00Z">
            <w:rPr>
              <w:rFonts w:ascii="Times New Roman" w:eastAsia="Calibri" w:hAnsi="Times New Roman"/>
              <w:sz w:val="24"/>
              <w:szCs w:val="24"/>
            </w:rPr>
          </w:rPrChange>
        </w:rPr>
        <w:t xml:space="preserve"> и </w:t>
      </w:r>
      <w:r w:rsidR="00E84B14" w:rsidRPr="005D3B67">
        <w:rPr>
          <w:rFonts w:ascii="Times New Roman" w:eastAsia="Calibri" w:hAnsi="Times New Roman"/>
          <w:sz w:val="24"/>
          <w:szCs w:val="24"/>
          <w:highlight w:val="green"/>
          <w:rPrChange w:id="813" w:author="Соколов Сергей Вадимович" w:date="2024-01-19T16:32:00Z">
            <w:rPr>
              <w:rFonts w:ascii="Times New Roman" w:eastAsia="Calibri" w:hAnsi="Times New Roman"/>
              <w:sz w:val="24"/>
              <w:szCs w:val="24"/>
            </w:rPr>
          </w:rPrChange>
        </w:rPr>
        <w:t>3</w:t>
      </w:r>
      <w:r w:rsidRPr="005D3B67">
        <w:rPr>
          <w:rFonts w:ascii="Times New Roman" w:eastAsia="Calibri" w:hAnsi="Times New Roman"/>
          <w:sz w:val="24"/>
          <w:szCs w:val="24"/>
          <w:highlight w:val="green"/>
          <w:rPrChange w:id="814" w:author="Соколов Сергей Вадимович" w:date="2024-01-19T16:32:00Z">
            <w:rPr>
              <w:rFonts w:ascii="Times New Roman" w:eastAsia="Calibri" w:hAnsi="Times New Roman"/>
              <w:sz w:val="24"/>
              <w:szCs w:val="24"/>
            </w:rPr>
          </w:rPrChange>
        </w:rPr>
        <w:t>.</w:t>
      </w:r>
    </w:p>
    <w:p w14:paraId="3E983D16" w14:textId="77777777" w:rsidR="00E82541" w:rsidRPr="005D3B67" w:rsidRDefault="00EF6EE1" w:rsidP="00D236BE">
      <w:pPr>
        <w:tabs>
          <w:tab w:val="left" w:pos="426"/>
          <w:tab w:val="left" w:pos="710"/>
        </w:tabs>
        <w:spacing w:line="360" w:lineRule="auto"/>
        <w:ind w:firstLine="851"/>
        <w:jc w:val="both"/>
        <w:rPr>
          <w:rFonts w:ascii="Times New Roman" w:eastAsia="Calibri" w:hAnsi="Times New Roman"/>
          <w:sz w:val="24"/>
          <w:szCs w:val="24"/>
          <w:highlight w:val="green"/>
          <w:rPrChange w:id="815" w:author="Соколов Сергей Вадимович" w:date="2024-01-19T16:32:00Z">
            <w:rPr>
              <w:rFonts w:ascii="Times New Roman" w:eastAsia="Calibri" w:hAnsi="Times New Roman"/>
              <w:sz w:val="24"/>
              <w:szCs w:val="24"/>
            </w:rPr>
          </w:rPrChange>
        </w:rPr>
      </w:pPr>
      <w:r w:rsidRPr="005D3B67">
        <w:rPr>
          <w:rFonts w:ascii="Times New Roman" w:eastAsia="Calibri" w:hAnsi="Times New Roman"/>
          <w:sz w:val="24"/>
          <w:szCs w:val="24"/>
          <w:highlight w:val="green"/>
          <w:rPrChange w:id="816" w:author="Соколов Сергей Вадимович" w:date="2024-01-19T16:32:00Z">
            <w:rPr>
              <w:rFonts w:ascii="Times New Roman" w:eastAsia="Calibri" w:hAnsi="Times New Roman"/>
              <w:sz w:val="24"/>
              <w:szCs w:val="24"/>
            </w:rPr>
          </w:rPrChange>
        </w:rPr>
        <w:t xml:space="preserve">Общее </w:t>
      </w:r>
      <w:r w:rsidR="00E82541" w:rsidRPr="005D3B67">
        <w:rPr>
          <w:rFonts w:ascii="Times New Roman" w:eastAsia="Calibri" w:hAnsi="Times New Roman"/>
          <w:sz w:val="24"/>
          <w:szCs w:val="24"/>
          <w:highlight w:val="green"/>
          <w:rPrChange w:id="817" w:author="Соколов Сергей Вадимович" w:date="2024-01-19T16:32:00Z">
            <w:rPr>
              <w:rFonts w:ascii="Times New Roman" w:eastAsia="Calibri" w:hAnsi="Times New Roman"/>
              <w:sz w:val="24"/>
              <w:szCs w:val="24"/>
            </w:rPr>
          </w:rPrChange>
        </w:rPr>
        <w:t xml:space="preserve">описание </w:t>
      </w:r>
      <w:r w:rsidRPr="005D3B67">
        <w:rPr>
          <w:rFonts w:ascii="Times New Roman" w:eastAsia="Calibri" w:hAnsi="Times New Roman"/>
          <w:sz w:val="24"/>
          <w:szCs w:val="24"/>
          <w:highlight w:val="green"/>
          <w:rPrChange w:id="818" w:author="Соколов Сергей Вадимович" w:date="2024-01-19T16:32:00Z">
            <w:rPr>
              <w:rFonts w:ascii="Times New Roman" w:eastAsia="Calibri" w:hAnsi="Times New Roman"/>
              <w:sz w:val="24"/>
              <w:szCs w:val="24"/>
            </w:rPr>
          </w:rPrChange>
        </w:rPr>
        <w:t>оползн</w:t>
      </w:r>
      <w:r w:rsidR="001C5CAF" w:rsidRPr="005D3B67">
        <w:rPr>
          <w:rFonts w:ascii="Times New Roman" w:eastAsia="Calibri" w:hAnsi="Times New Roman"/>
          <w:sz w:val="24"/>
          <w:szCs w:val="24"/>
          <w:highlight w:val="green"/>
          <w:rPrChange w:id="819" w:author="Соколов Сергей Вадимович" w:date="2024-01-19T16:32:00Z">
            <w:rPr>
              <w:rFonts w:ascii="Times New Roman" w:eastAsia="Calibri" w:hAnsi="Times New Roman"/>
              <w:sz w:val="24"/>
              <w:szCs w:val="24"/>
            </w:rPr>
          </w:rPrChange>
        </w:rPr>
        <w:t>я</w:t>
      </w:r>
      <w:r w:rsidR="00E82541" w:rsidRPr="005D3B67">
        <w:rPr>
          <w:rFonts w:ascii="Times New Roman" w:eastAsia="Calibri" w:hAnsi="Times New Roman"/>
          <w:sz w:val="24"/>
          <w:szCs w:val="24"/>
          <w:highlight w:val="green"/>
          <w:rPrChange w:id="820" w:author="Соколов Сергей Вадимович" w:date="2024-01-19T16:32:00Z">
            <w:rPr>
              <w:rFonts w:ascii="Times New Roman" w:eastAsia="Calibri" w:hAnsi="Times New Roman"/>
              <w:sz w:val="24"/>
              <w:szCs w:val="24"/>
            </w:rPr>
          </w:rPrChange>
        </w:rPr>
        <w:t xml:space="preserve"> </w:t>
      </w:r>
      <w:r w:rsidR="00842E13" w:rsidRPr="005D3B67">
        <w:rPr>
          <w:rFonts w:ascii="Times New Roman" w:eastAsia="Calibri" w:hAnsi="Times New Roman"/>
          <w:sz w:val="24"/>
          <w:szCs w:val="24"/>
          <w:highlight w:val="green"/>
          <w:rPrChange w:id="821" w:author="Соколов Сергей Вадимович" w:date="2024-01-19T16:32:00Z">
            <w:rPr>
              <w:rFonts w:ascii="Times New Roman" w:eastAsia="Calibri" w:hAnsi="Times New Roman"/>
              <w:sz w:val="24"/>
              <w:szCs w:val="24"/>
            </w:rPr>
          </w:rPrChange>
        </w:rPr>
        <w:t>следует</w:t>
      </w:r>
      <w:r w:rsidR="00E82541" w:rsidRPr="005D3B67">
        <w:rPr>
          <w:rFonts w:ascii="Times New Roman" w:eastAsia="Calibri" w:hAnsi="Times New Roman"/>
          <w:sz w:val="24"/>
          <w:szCs w:val="24"/>
          <w:highlight w:val="green"/>
          <w:rPrChange w:id="822" w:author="Соколов Сергей Вадимович" w:date="2024-01-19T16:32:00Z">
            <w:rPr>
              <w:rFonts w:ascii="Times New Roman" w:eastAsia="Calibri" w:hAnsi="Times New Roman"/>
              <w:sz w:val="24"/>
              <w:szCs w:val="24"/>
            </w:rPr>
          </w:rPrChange>
        </w:rPr>
        <w:t xml:space="preserve"> приводить в соответствии с приложением Ж.</w:t>
      </w:r>
    </w:p>
    <w:p w14:paraId="731A26AF" w14:textId="77777777" w:rsidR="000B50C4" w:rsidRPr="005D3B67" w:rsidRDefault="000B50C4" w:rsidP="000B50C4">
      <w:pPr>
        <w:pStyle w:val="aff3"/>
        <w:ind w:firstLine="142"/>
        <w:jc w:val="both"/>
        <w:rPr>
          <w:rFonts w:ascii="Times New Roman" w:eastAsia="Calibri" w:hAnsi="Times New Roman"/>
          <w:sz w:val="24"/>
          <w:szCs w:val="24"/>
          <w:highlight w:val="green"/>
          <w:rPrChange w:id="823" w:author="Соколов Сергей Вадимович" w:date="2024-01-19T16:32:00Z">
            <w:rPr>
              <w:rFonts w:ascii="Times New Roman" w:eastAsia="Calibri" w:hAnsi="Times New Roman"/>
              <w:sz w:val="24"/>
              <w:szCs w:val="24"/>
            </w:rPr>
          </w:rPrChange>
        </w:rPr>
      </w:pPr>
    </w:p>
    <w:p w14:paraId="716C520D" w14:textId="77777777" w:rsidR="002B2EC9" w:rsidRPr="005D3B67" w:rsidRDefault="00761402" w:rsidP="000B50C4">
      <w:pPr>
        <w:pStyle w:val="aff3"/>
        <w:ind w:left="1843" w:hanging="1701"/>
        <w:jc w:val="both"/>
        <w:rPr>
          <w:rFonts w:ascii="Times New Roman" w:hAnsi="Times New Roman"/>
          <w:b/>
          <w:sz w:val="24"/>
          <w:szCs w:val="24"/>
          <w:highlight w:val="green"/>
          <w:rPrChange w:id="824" w:author="Соколов Сергей Вадимович" w:date="2024-01-19T16:32:00Z">
            <w:rPr>
              <w:rFonts w:ascii="Times New Roman" w:hAnsi="Times New Roman"/>
              <w:b/>
              <w:sz w:val="24"/>
              <w:szCs w:val="24"/>
            </w:rPr>
          </w:rPrChange>
        </w:rPr>
      </w:pPr>
      <w:r w:rsidRPr="005D3B67">
        <w:rPr>
          <w:rFonts w:ascii="Times New Roman" w:hAnsi="Times New Roman"/>
          <w:noProof/>
          <w:spacing w:val="40"/>
          <w:sz w:val="24"/>
          <w:szCs w:val="24"/>
          <w:highlight w:val="green"/>
          <w:rPrChange w:id="825" w:author="Соколов Сергей Вадимович" w:date="2024-01-19T16:32:00Z">
            <w:rPr>
              <w:rFonts w:ascii="Times New Roman" w:hAnsi="Times New Roman"/>
              <w:noProof/>
              <w:spacing w:val="40"/>
              <w:sz w:val="24"/>
              <w:szCs w:val="24"/>
            </w:rPr>
          </w:rPrChange>
        </w:rPr>
        <w:t xml:space="preserve">Таблица </w:t>
      </w:r>
      <w:r w:rsidRPr="005D3B67">
        <w:rPr>
          <w:rFonts w:ascii="Times New Roman" w:hAnsi="Times New Roman"/>
          <w:sz w:val="24"/>
          <w:szCs w:val="24"/>
          <w:highlight w:val="green"/>
          <w:rPrChange w:id="826" w:author="Соколов Сергей Вадимович" w:date="2024-01-19T16:32:00Z">
            <w:rPr>
              <w:rFonts w:ascii="Times New Roman" w:hAnsi="Times New Roman"/>
              <w:sz w:val="24"/>
              <w:szCs w:val="24"/>
            </w:rPr>
          </w:rPrChange>
        </w:rPr>
        <w:t>1</w:t>
      </w:r>
      <w:r w:rsidR="002B2EC9" w:rsidRPr="005D3B67">
        <w:rPr>
          <w:rFonts w:ascii="Times New Roman" w:hAnsi="Times New Roman"/>
          <w:sz w:val="24"/>
          <w:szCs w:val="24"/>
          <w:highlight w:val="green"/>
          <w:rPrChange w:id="827" w:author="Соколов Сергей Вадимович" w:date="2024-01-19T16:32:00Z">
            <w:rPr>
              <w:rFonts w:ascii="Times New Roman" w:hAnsi="Times New Roman"/>
              <w:sz w:val="24"/>
              <w:szCs w:val="24"/>
            </w:rPr>
          </w:rPrChange>
        </w:rPr>
        <w:t xml:space="preserve"> –</w:t>
      </w:r>
      <w:r w:rsidR="002B2EC9" w:rsidRPr="005D3B67">
        <w:rPr>
          <w:rFonts w:ascii="Times New Roman" w:hAnsi="Times New Roman"/>
          <w:b/>
          <w:sz w:val="24"/>
          <w:szCs w:val="24"/>
          <w:highlight w:val="green"/>
          <w:rPrChange w:id="828" w:author="Соколов Сергей Вадимович" w:date="2024-01-19T16:32:00Z">
            <w:rPr>
              <w:rFonts w:ascii="Times New Roman" w:hAnsi="Times New Roman"/>
              <w:b/>
              <w:sz w:val="24"/>
              <w:szCs w:val="24"/>
            </w:rPr>
          </w:rPrChange>
        </w:rPr>
        <w:t xml:space="preserve"> </w:t>
      </w:r>
      <w:r w:rsidRPr="005D3B67">
        <w:rPr>
          <w:rFonts w:ascii="Times New Roman" w:hAnsi="Times New Roman"/>
          <w:b/>
          <w:sz w:val="24"/>
          <w:szCs w:val="24"/>
          <w:highlight w:val="green"/>
          <w:rPrChange w:id="829" w:author="Соколов Сергей Вадимович" w:date="2024-01-19T16:32:00Z">
            <w:rPr>
              <w:rFonts w:ascii="Times New Roman" w:hAnsi="Times New Roman"/>
              <w:b/>
              <w:sz w:val="24"/>
              <w:szCs w:val="24"/>
            </w:rPr>
          </w:rPrChange>
        </w:rPr>
        <w:t>Классификация оползней по глубине</w:t>
      </w:r>
      <w:r w:rsidR="002B2EC9" w:rsidRPr="005D3B67">
        <w:rPr>
          <w:rFonts w:ascii="Times New Roman" w:hAnsi="Times New Roman"/>
          <w:b/>
          <w:sz w:val="24"/>
          <w:szCs w:val="24"/>
          <w:highlight w:val="green"/>
          <w:rPrChange w:id="830" w:author="Соколов Сергей Вадимович" w:date="2024-01-19T16:32:00Z">
            <w:rPr>
              <w:rFonts w:ascii="Times New Roman" w:hAnsi="Times New Roman"/>
              <w:b/>
              <w:sz w:val="24"/>
              <w:szCs w:val="24"/>
            </w:rPr>
          </w:rPrChange>
        </w:rPr>
        <w:t xml:space="preserve"> </w:t>
      </w:r>
      <w:r w:rsidR="008066DA" w:rsidRPr="005D3B67">
        <w:rPr>
          <w:rFonts w:ascii="Times New Roman" w:hAnsi="Times New Roman"/>
          <w:b/>
          <w:sz w:val="24"/>
          <w:szCs w:val="24"/>
          <w:highlight w:val="green"/>
          <w:rPrChange w:id="831" w:author="Соколов Сергей Вадимович" w:date="2024-01-19T16:32:00Z">
            <w:rPr>
              <w:rFonts w:ascii="Times New Roman" w:hAnsi="Times New Roman"/>
              <w:b/>
              <w:sz w:val="24"/>
              <w:szCs w:val="24"/>
            </w:rPr>
          </w:rPrChange>
        </w:rPr>
        <w:t>захвата пород оползневыми деформациями</w:t>
      </w:r>
    </w:p>
    <w:tbl>
      <w:tblPr>
        <w:tblW w:w="48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47"/>
        <w:gridCol w:w="4229"/>
      </w:tblGrid>
      <w:tr w:rsidR="00446300" w:rsidRPr="005D3B67" w14:paraId="2E44865A" w14:textId="77777777" w:rsidTr="000B50C4">
        <w:trPr>
          <w:trHeight w:val="209"/>
          <w:jc w:val="center"/>
        </w:trPr>
        <w:tc>
          <w:tcPr>
            <w:tcW w:w="2670" w:type="pct"/>
            <w:tcBorders>
              <w:bottom w:val="single" w:sz="4" w:space="0" w:color="auto"/>
            </w:tcBorders>
          </w:tcPr>
          <w:p w14:paraId="6394AD7D" w14:textId="77777777" w:rsidR="002B2EC9" w:rsidRPr="005D3B67" w:rsidRDefault="00F72885" w:rsidP="000B50C4">
            <w:pPr>
              <w:pStyle w:val="aff3"/>
              <w:jc w:val="center"/>
              <w:rPr>
                <w:rFonts w:ascii="Times New Roman" w:hAnsi="Times New Roman"/>
                <w:highlight w:val="green"/>
                <w:rPrChange w:id="832" w:author="Соколов Сергей Вадимович" w:date="2024-01-19T16:32:00Z">
                  <w:rPr>
                    <w:rFonts w:ascii="Times New Roman" w:hAnsi="Times New Roman"/>
                  </w:rPr>
                </w:rPrChange>
              </w:rPr>
            </w:pPr>
            <w:r w:rsidRPr="005D3B67">
              <w:rPr>
                <w:rFonts w:ascii="Times New Roman" w:hAnsi="Times New Roman"/>
                <w:highlight w:val="green"/>
                <w:rPrChange w:id="833" w:author="Соколов Сергей Вадимович" w:date="2024-01-19T16:32:00Z">
                  <w:rPr>
                    <w:rFonts w:ascii="Times New Roman" w:hAnsi="Times New Roman"/>
                  </w:rPr>
                </w:rPrChange>
              </w:rPr>
              <w:t>Наименование о</w:t>
            </w:r>
            <w:r w:rsidR="002B2EC9" w:rsidRPr="005D3B67">
              <w:rPr>
                <w:rFonts w:ascii="Times New Roman" w:hAnsi="Times New Roman"/>
                <w:highlight w:val="green"/>
                <w:rPrChange w:id="834" w:author="Соколов Сергей Вадимович" w:date="2024-01-19T16:32:00Z">
                  <w:rPr>
                    <w:rFonts w:ascii="Times New Roman" w:hAnsi="Times New Roman"/>
                  </w:rPr>
                </w:rPrChange>
              </w:rPr>
              <w:t>ползн</w:t>
            </w:r>
            <w:r w:rsidRPr="005D3B67">
              <w:rPr>
                <w:rFonts w:ascii="Times New Roman" w:hAnsi="Times New Roman"/>
                <w:highlight w:val="green"/>
                <w:rPrChange w:id="835" w:author="Соколов Сергей Вадимович" w:date="2024-01-19T16:32:00Z">
                  <w:rPr>
                    <w:rFonts w:ascii="Times New Roman" w:hAnsi="Times New Roman"/>
                  </w:rPr>
                </w:rPrChange>
              </w:rPr>
              <w:t>я по глубине</w:t>
            </w:r>
          </w:p>
        </w:tc>
        <w:tc>
          <w:tcPr>
            <w:tcW w:w="2330" w:type="pct"/>
            <w:tcBorders>
              <w:bottom w:val="single" w:sz="4" w:space="0" w:color="auto"/>
            </w:tcBorders>
          </w:tcPr>
          <w:p w14:paraId="59D07C7C" w14:textId="77777777" w:rsidR="002B2EC9" w:rsidRPr="005D3B67" w:rsidRDefault="002B2EC9" w:rsidP="000B50C4">
            <w:pPr>
              <w:ind w:right="140"/>
              <w:jc w:val="center"/>
              <w:rPr>
                <w:rFonts w:ascii="Times New Roman" w:hAnsi="Times New Roman"/>
                <w:sz w:val="22"/>
                <w:szCs w:val="22"/>
                <w:highlight w:val="green"/>
                <w:rPrChange w:id="836" w:author="Соколов Сергей Вадимович" w:date="2024-01-19T16:32:00Z">
                  <w:rPr>
                    <w:rFonts w:ascii="Times New Roman" w:hAnsi="Times New Roman"/>
                    <w:sz w:val="22"/>
                    <w:szCs w:val="22"/>
                  </w:rPr>
                </w:rPrChange>
              </w:rPr>
            </w:pPr>
            <w:r w:rsidRPr="005D3B67">
              <w:rPr>
                <w:rFonts w:ascii="Times New Roman" w:hAnsi="Times New Roman"/>
                <w:sz w:val="22"/>
                <w:szCs w:val="22"/>
                <w:highlight w:val="green"/>
                <w:rPrChange w:id="837" w:author="Соколов Сергей Вадимович" w:date="2024-01-19T16:32:00Z">
                  <w:rPr>
                    <w:rFonts w:ascii="Times New Roman" w:hAnsi="Times New Roman"/>
                    <w:sz w:val="22"/>
                    <w:szCs w:val="22"/>
                  </w:rPr>
                </w:rPrChange>
              </w:rPr>
              <w:t xml:space="preserve">Глубина </w:t>
            </w:r>
            <w:r w:rsidR="008066DA" w:rsidRPr="005D3B67">
              <w:rPr>
                <w:rFonts w:ascii="Times New Roman" w:hAnsi="Times New Roman"/>
                <w:sz w:val="22"/>
                <w:szCs w:val="22"/>
                <w:highlight w:val="green"/>
                <w:rPrChange w:id="838" w:author="Соколов Сергей Вадимович" w:date="2024-01-19T16:32:00Z">
                  <w:rPr>
                    <w:rFonts w:ascii="Times New Roman" w:hAnsi="Times New Roman"/>
                    <w:sz w:val="22"/>
                    <w:szCs w:val="22"/>
                  </w:rPr>
                </w:rPrChange>
              </w:rPr>
              <w:t>захвата пород оползневыми деформациями</w:t>
            </w:r>
            <w:r w:rsidRPr="005D3B67">
              <w:rPr>
                <w:rFonts w:ascii="Times New Roman" w:hAnsi="Times New Roman"/>
                <w:sz w:val="22"/>
                <w:szCs w:val="22"/>
                <w:highlight w:val="green"/>
                <w:rPrChange w:id="839" w:author="Соколов Сергей Вадимович" w:date="2024-01-19T16:32:00Z">
                  <w:rPr>
                    <w:rFonts w:ascii="Times New Roman" w:hAnsi="Times New Roman"/>
                    <w:sz w:val="22"/>
                    <w:szCs w:val="22"/>
                  </w:rPr>
                </w:rPrChange>
              </w:rPr>
              <w:t>, м</w:t>
            </w:r>
          </w:p>
        </w:tc>
      </w:tr>
      <w:tr w:rsidR="00446300" w:rsidRPr="005D3B67" w14:paraId="2339E90F" w14:textId="77777777" w:rsidTr="000B50C4">
        <w:trPr>
          <w:jc w:val="center"/>
        </w:trPr>
        <w:tc>
          <w:tcPr>
            <w:tcW w:w="2670" w:type="pct"/>
            <w:tcBorders>
              <w:top w:val="single" w:sz="4" w:space="0" w:color="auto"/>
            </w:tcBorders>
          </w:tcPr>
          <w:p w14:paraId="15E2F45A" w14:textId="77777777" w:rsidR="002B2EC9" w:rsidRPr="005D3B67" w:rsidRDefault="002B2EC9" w:rsidP="000B50C4">
            <w:pPr>
              <w:pStyle w:val="aff3"/>
              <w:rPr>
                <w:rFonts w:ascii="Times New Roman" w:hAnsi="Times New Roman"/>
                <w:highlight w:val="green"/>
                <w:rPrChange w:id="840" w:author="Соколов Сергей Вадимович" w:date="2024-01-19T16:32:00Z">
                  <w:rPr>
                    <w:rFonts w:ascii="Times New Roman" w:hAnsi="Times New Roman"/>
                  </w:rPr>
                </w:rPrChange>
              </w:rPr>
            </w:pPr>
            <w:r w:rsidRPr="005D3B67">
              <w:rPr>
                <w:rFonts w:ascii="Times New Roman" w:hAnsi="Times New Roman"/>
                <w:highlight w:val="green"/>
                <w:rPrChange w:id="841" w:author="Соколов Сергей Вадимович" w:date="2024-01-19T16:32:00Z">
                  <w:rPr>
                    <w:rFonts w:ascii="Times New Roman" w:hAnsi="Times New Roman"/>
                  </w:rPr>
                </w:rPrChange>
              </w:rPr>
              <w:t>Мелки</w:t>
            </w:r>
            <w:r w:rsidR="00F72885" w:rsidRPr="005D3B67">
              <w:rPr>
                <w:rFonts w:ascii="Times New Roman" w:hAnsi="Times New Roman"/>
                <w:highlight w:val="green"/>
                <w:rPrChange w:id="842" w:author="Соколов Сергей Вадимович" w:date="2024-01-19T16:32:00Z">
                  <w:rPr>
                    <w:rFonts w:ascii="Times New Roman" w:hAnsi="Times New Roman"/>
                  </w:rPr>
                </w:rPrChange>
              </w:rPr>
              <w:t>й</w:t>
            </w:r>
          </w:p>
        </w:tc>
        <w:tc>
          <w:tcPr>
            <w:tcW w:w="2330" w:type="pct"/>
            <w:tcBorders>
              <w:top w:val="single" w:sz="4" w:space="0" w:color="auto"/>
            </w:tcBorders>
          </w:tcPr>
          <w:p w14:paraId="3EC4E960" w14:textId="77777777" w:rsidR="002B2EC9" w:rsidRPr="005D3B67" w:rsidRDefault="002B2EC9" w:rsidP="000B50C4">
            <w:pPr>
              <w:pStyle w:val="aff3"/>
              <w:jc w:val="center"/>
              <w:rPr>
                <w:rFonts w:ascii="Times New Roman" w:hAnsi="Times New Roman"/>
                <w:highlight w:val="green"/>
                <w:rPrChange w:id="843" w:author="Соколов Сергей Вадимович" w:date="2024-01-19T16:32:00Z">
                  <w:rPr>
                    <w:rFonts w:ascii="Times New Roman" w:hAnsi="Times New Roman"/>
                  </w:rPr>
                </w:rPrChange>
              </w:rPr>
            </w:pPr>
            <w:r w:rsidRPr="005D3B67">
              <w:rPr>
                <w:rFonts w:ascii="Times New Roman" w:hAnsi="Times New Roman"/>
                <w:highlight w:val="green"/>
                <w:rPrChange w:id="844" w:author="Соколов Сергей Вадимович" w:date="2024-01-19T16:32:00Z">
                  <w:rPr>
                    <w:rFonts w:ascii="Times New Roman" w:hAnsi="Times New Roman"/>
                  </w:rPr>
                </w:rPrChange>
              </w:rPr>
              <w:t>&lt; 5</w:t>
            </w:r>
          </w:p>
        </w:tc>
      </w:tr>
      <w:tr w:rsidR="00446300" w:rsidRPr="005D3B67" w14:paraId="1FB1501F" w14:textId="77777777" w:rsidTr="002B2EC9">
        <w:trPr>
          <w:jc w:val="center"/>
        </w:trPr>
        <w:tc>
          <w:tcPr>
            <w:tcW w:w="2670" w:type="pct"/>
          </w:tcPr>
          <w:p w14:paraId="7FAEAE7A" w14:textId="77777777" w:rsidR="002B2EC9" w:rsidRPr="005D3B67" w:rsidRDefault="002B2EC9" w:rsidP="000B50C4">
            <w:pPr>
              <w:pStyle w:val="aff3"/>
              <w:rPr>
                <w:rFonts w:ascii="Times New Roman" w:hAnsi="Times New Roman"/>
                <w:highlight w:val="green"/>
                <w:rPrChange w:id="845" w:author="Соколов Сергей Вадимович" w:date="2024-01-19T16:32:00Z">
                  <w:rPr>
                    <w:rFonts w:ascii="Times New Roman" w:hAnsi="Times New Roman"/>
                  </w:rPr>
                </w:rPrChange>
              </w:rPr>
            </w:pPr>
            <w:r w:rsidRPr="005D3B67">
              <w:rPr>
                <w:rFonts w:ascii="Times New Roman" w:hAnsi="Times New Roman"/>
                <w:highlight w:val="green"/>
                <w:rPrChange w:id="846" w:author="Соколов Сергей Вадимович" w:date="2024-01-19T16:32:00Z">
                  <w:rPr>
                    <w:rFonts w:ascii="Times New Roman" w:hAnsi="Times New Roman"/>
                  </w:rPr>
                </w:rPrChange>
              </w:rPr>
              <w:t>Глубоки</w:t>
            </w:r>
            <w:r w:rsidR="00F72885" w:rsidRPr="005D3B67">
              <w:rPr>
                <w:rFonts w:ascii="Times New Roman" w:hAnsi="Times New Roman"/>
                <w:highlight w:val="green"/>
                <w:rPrChange w:id="847" w:author="Соколов Сергей Вадимович" w:date="2024-01-19T16:32:00Z">
                  <w:rPr>
                    <w:rFonts w:ascii="Times New Roman" w:hAnsi="Times New Roman"/>
                  </w:rPr>
                </w:rPrChange>
              </w:rPr>
              <w:t>й</w:t>
            </w:r>
          </w:p>
        </w:tc>
        <w:tc>
          <w:tcPr>
            <w:tcW w:w="2330" w:type="pct"/>
          </w:tcPr>
          <w:p w14:paraId="6B6869D7" w14:textId="77777777" w:rsidR="002B2EC9" w:rsidRPr="005D3B67" w:rsidRDefault="009C2633" w:rsidP="000B50C4">
            <w:pPr>
              <w:pStyle w:val="aff3"/>
              <w:jc w:val="center"/>
              <w:rPr>
                <w:rFonts w:ascii="Times New Roman" w:hAnsi="Times New Roman"/>
                <w:highlight w:val="green"/>
                <w:rPrChange w:id="848" w:author="Соколов Сергей Вадимович" w:date="2024-01-19T16:32:00Z">
                  <w:rPr>
                    <w:rFonts w:ascii="Times New Roman" w:hAnsi="Times New Roman"/>
                  </w:rPr>
                </w:rPrChange>
              </w:rPr>
            </w:pPr>
            <w:r w:rsidRPr="005D3B67">
              <w:rPr>
                <w:rFonts w:ascii="Times New Roman" w:hAnsi="Times New Roman"/>
                <w:highlight w:val="green"/>
                <w:rPrChange w:id="849" w:author="Соколов Сергей Вадимович" w:date="2024-01-19T16:32:00Z">
                  <w:rPr>
                    <w:rFonts w:ascii="Times New Roman" w:hAnsi="Times New Roman"/>
                  </w:rPr>
                </w:rPrChange>
              </w:rPr>
              <w:t>5</w:t>
            </w:r>
            <w:r w:rsidR="00AB5B11" w:rsidRPr="005D3B67">
              <w:rPr>
                <w:rFonts w:ascii="Times New Roman" w:hAnsi="Times New Roman"/>
                <w:highlight w:val="green"/>
                <w:rPrChange w:id="850" w:author="Соколов Сергей Вадимович" w:date="2024-01-19T16:32:00Z">
                  <w:rPr>
                    <w:rFonts w:ascii="Times New Roman" w:hAnsi="Times New Roman"/>
                  </w:rPr>
                </w:rPrChange>
              </w:rPr>
              <w:t>–</w:t>
            </w:r>
            <w:r w:rsidR="002B2EC9" w:rsidRPr="005D3B67">
              <w:rPr>
                <w:rFonts w:ascii="Times New Roman" w:hAnsi="Times New Roman"/>
                <w:highlight w:val="green"/>
                <w:rPrChange w:id="851" w:author="Соколов Сергей Вадимович" w:date="2024-01-19T16:32:00Z">
                  <w:rPr>
                    <w:rFonts w:ascii="Times New Roman" w:hAnsi="Times New Roman"/>
                  </w:rPr>
                </w:rPrChange>
              </w:rPr>
              <w:t>20</w:t>
            </w:r>
          </w:p>
        </w:tc>
      </w:tr>
      <w:tr w:rsidR="002B2EC9" w:rsidRPr="005D3B67" w14:paraId="4B760C7F" w14:textId="77777777" w:rsidTr="000B50C4">
        <w:trPr>
          <w:trHeight w:val="242"/>
          <w:jc w:val="center"/>
        </w:trPr>
        <w:tc>
          <w:tcPr>
            <w:tcW w:w="2670" w:type="pct"/>
          </w:tcPr>
          <w:p w14:paraId="705B8834" w14:textId="77777777" w:rsidR="002B2EC9" w:rsidRPr="005D3B67" w:rsidRDefault="002B2EC9" w:rsidP="000B50C4">
            <w:pPr>
              <w:pStyle w:val="aff3"/>
              <w:rPr>
                <w:rFonts w:ascii="Times New Roman" w:hAnsi="Times New Roman"/>
                <w:highlight w:val="green"/>
                <w:rPrChange w:id="852" w:author="Соколов Сергей Вадимович" w:date="2024-01-19T16:32:00Z">
                  <w:rPr>
                    <w:rFonts w:ascii="Times New Roman" w:hAnsi="Times New Roman"/>
                  </w:rPr>
                </w:rPrChange>
              </w:rPr>
            </w:pPr>
            <w:r w:rsidRPr="005D3B67">
              <w:rPr>
                <w:rFonts w:ascii="Times New Roman" w:hAnsi="Times New Roman"/>
                <w:highlight w:val="green"/>
                <w:rPrChange w:id="853" w:author="Соколов Сергей Вадимович" w:date="2024-01-19T16:32:00Z">
                  <w:rPr>
                    <w:rFonts w:ascii="Times New Roman" w:hAnsi="Times New Roman"/>
                  </w:rPr>
                </w:rPrChange>
              </w:rPr>
              <w:t>Очень глубоки</w:t>
            </w:r>
            <w:r w:rsidR="00F72885" w:rsidRPr="005D3B67">
              <w:rPr>
                <w:rFonts w:ascii="Times New Roman" w:hAnsi="Times New Roman"/>
                <w:highlight w:val="green"/>
                <w:rPrChange w:id="854" w:author="Соколов Сергей Вадимович" w:date="2024-01-19T16:32:00Z">
                  <w:rPr>
                    <w:rFonts w:ascii="Times New Roman" w:hAnsi="Times New Roman"/>
                  </w:rPr>
                </w:rPrChange>
              </w:rPr>
              <w:t>й</w:t>
            </w:r>
          </w:p>
        </w:tc>
        <w:tc>
          <w:tcPr>
            <w:tcW w:w="2330" w:type="pct"/>
          </w:tcPr>
          <w:p w14:paraId="02853605" w14:textId="77777777" w:rsidR="002B2EC9" w:rsidRPr="005D3B67" w:rsidRDefault="002B2EC9" w:rsidP="000B50C4">
            <w:pPr>
              <w:pStyle w:val="aff3"/>
              <w:jc w:val="center"/>
              <w:rPr>
                <w:rFonts w:ascii="Times New Roman" w:hAnsi="Times New Roman"/>
                <w:highlight w:val="green"/>
                <w:rPrChange w:id="855" w:author="Соколов Сергей Вадимович" w:date="2024-01-19T16:32:00Z">
                  <w:rPr>
                    <w:rFonts w:ascii="Times New Roman" w:hAnsi="Times New Roman"/>
                  </w:rPr>
                </w:rPrChange>
              </w:rPr>
            </w:pPr>
            <w:r w:rsidRPr="005D3B67">
              <w:rPr>
                <w:rFonts w:ascii="Times New Roman" w:hAnsi="Times New Roman"/>
                <w:highlight w:val="green"/>
                <w:rPrChange w:id="856" w:author="Соколов Сергей Вадимович" w:date="2024-01-19T16:32:00Z">
                  <w:rPr>
                    <w:rFonts w:ascii="Times New Roman" w:hAnsi="Times New Roman"/>
                  </w:rPr>
                </w:rPrChange>
              </w:rPr>
              <w:t>&gt; 20</w:t>
            </w:r>
          </w:p>
        </w:tc>
      </w:tr>
    </w:tbl>
    <w:p w14:paraId="3450533D" w14:textId="77777777" w:rsidR="000B50C4" w:rsidRPr="005D3B67" w:rsidRDefault="000B50C4" w:rsidP="000B50C4">
      <w:pPr>
        <w:pStyle w:val="aff3"/>
        <w:ind w:firstLine="142"/>
        <w:jc w:val="both"/>
        <w:rPr>
          <w:rFonts w:ascii="Times New Roman" w:hAnsi="Times New Roman"/>
          <w:noProof/>
          <w:sz w:val="24"/>
          <w:szCs w:val="24"/>
          <w:highlight w:val="green"/>
          <w:rPrChange w:id="857" w:author="Соколов Сергей Вадимович" w:date="2024-01-19T16:32:00Z">
            <w:rPr>
              <w:rFonts w:ascii="Times New Roman" w:hAnsi="Times New Roman"/>
              <w:noProof/>
              <w:sz w:val="24"/>
              <w:szCs w:val="24"/>
            </w:rPr>
          </w:rPrChange>
        </w:rPr>
      </w:pPr>
    </w:p>
    <w:p w14:paraId="0ACA4433" w14:textId="7513183A" w:rsidR="002B2EC9" w:rsidRPr="005D3B67" w:rsidRDefault="002B2EC9" w:rsidP="000B50C4">
      <w:pPr>
        <w:pStyle w:val="aff3"/>
        <w:ind w:firstLine="142"/>
        <w:jc w:val="both"/>
        <w:rPr>
          <w:rFonts w:ascii="Times New Roman" w:hAnsi="Times New Roman"/>
          <w:b/>
          <w:sz w:val="24"/>
          <w:szCs w:val="24"/>
          <w:highlight w:val="green"/>
          <w:rPrChange w:id="858" w:author="Соколов Сергей Вадимович" w:date="2024-01-19T16:32:00Z">
            <w:rPr>
              <w:rFonts w:ascii="Times New Roman" w:hAnsi="Times New Roman"/>
              <w:b/>
              <w:sz w:val="24"/>
              <w:szCs w:val="24"/>
            </w:rPr>
          </w:rPrChange>
        </w:rPr>
      </w:pPr>
      <w:r w:rsidRPr="005D3B67">
        <w:rPr>
          <w:rFonts w:ascii="Times New Roman" w:hAnsi="Times New Roman"/>
          <w:noProof/>
          <w:sz w:val="24"/>
          <w:szCs w:val="24"/>
          <w:highlight w:val="green"/>
          <w:rPrChange w:id="859" w:author="Соколов Сергей Вадимович" w:date="2024-01-19T16:32:00Z">
            <w:rPr>
              <w:rFonts w:ascii="Times New Roman" w:hAnsi="Times New Roman"/>
              <w:noProof/>
              <w:sz w:val="24"/>
              <w:szCs w:val="24"/>
            </w:rPr>
          </w:rPrChange>
        </w:rPr>
        <w:t>Т</w:t>
      </w:r>
      <w:r w:rsidR="000B50C4" w:rsidRPr="005D3B67">
        <w:rPr>
          <w:rFonts w:ascii="Times New Roman" w:hAnsi="Times New Roman"/>
          <w:noProof/>
          <w:sz w:val="24"/>
          <w:szCs w:val="24"/>
          <w:highlight w:val="green"/>
          <w:rPrChange w:id="860" w:author="Соколов Сергей Вадимович" w:date="2024-01-19T16:32:00Z">
            <w:rPr>
              <w:rFonts w:ascii="Times New Roman" w:hAnsi="Times New Roman"/>
              <w:noProof/>
              <w:sz w:val="24"/>
              <w:szCs w:val="24"/>
            </w:rPr>
          </w:rPrChange>
        </w:rPr>
        <w:t xml:space="preserve"> </w:t>
      </w:r>
      <w:r w:rsidRPr="005D3B67">
        <w:rPr>
          <w:rFonts w:ascii="Times New Roman" w:hAnsi="Times New Roman"/>
          <w:noProof/>
          <w:sz w:val="24"/>
          <w:szCs w:val="24"/>
          <w:highlight w:val="green"/>
          <w:rPrChange w:id="861" w:author="Соколов Сергей Вадимович" w:date="2024-01-19T16:32:00Z">
            <w:rPr>
              <w:rFonts w:ascii="Times New Roman" w:hAnsi="Times New Roman"/>
              <w:noProof/>
              <w:sz w:val="24"/>
              <w:szCs w:val="24"/>
            </w:rPr>
          </w:rPrChange>
        </w:rPr>
        <w:t>а</w:t>
      </w:r>
      <w:r w:rsidR="000B50C4" w:rsidRPr="005D3B67">
        <w:rPr>
          <w:rFonts w:ascii="Times New Roman" w:hAnsi="Times New Roman"/>
          <w:noProof/>
          <w:sz w:val="24"/>
          <w:szCs w:val="24"/>
          <w:highlight w:val="green"/>
          <w:rPrChange w:id="862" w:author="Соколов Сергей Вадимович" w:date="2024-01-19T16:32:00Z">
            <w:rPr>
              <w:rFonts w:ascii="Times New Roman" w:hAnsi="Times New Roman"/>
              <w:noProof/>
              <w:sz w:val="24"/>
              <w:szCs w:val="24"/>
            </w:rPr>
          </w:rPrChange>
        </w:rPr>
        <w:t xml:space="preserve"> </w:t>
      </w:r>
      <w:r w:rsidRPr="005D3B67">
        <w:rPr>
          <w:rFonts w:ascii="Times New Roman" w:hAnsi="Times New Roman"/>
          <w:noProof/>
          <w:sz w:val="24"/>
          <w:szCs w:val="24"/>
          <w:highlight w:val="green"/>
          <w:rPrChange w:id="863" w:author="Соколов Сергей Вадимович" w:date="2024-01-19T16:32:00Z">
            <w:rPr>
              <w:rFonts w:ascii="Times New Roman" w:hAnsi="Times New Roman"/>
              <w:noProof/>
              <w:sz w:val="24"/>
              <w:szCs w:val="24"/>
            </w:rPr>
          </w:rPrChange>
        </w:rPr>
        <w:t>б</w:t>
      </w:r>
      <w:r w:rsidR="000B50C4" w:rsidRPr="005D3B67">
        <w:rPr>
          <w:rFonts w:ascii="Times New Roman" w:hAnsi="Times New Roman"/>
          <w:noProof/>
          <w:sz w:val="24"/>
          <w:szCs w:val="24"/>
          <w:highlight w:val="green"/>
          <w:rPrChange w:id="864" w:author="Соколов Сергей Вадимович" w:date="2024-01-19T16:32:00Z">
            <w:rPr>
              <w:rFonts w:ascii="Times New Roman" w:hAnsi="Times New Roman"/>
              <w:noProof/>
              <w:sz w:val="24"/>
              <w:szCs w:val="24"/>
            </w:rPr>
          </w:rPrChange>
        </w:rPr>
        <w:t xml:space="preserve"> </w:t>
      </w:r>
      <w:r w:rsidRPr="005D3B67">
        <w:rPr>
          <w:rFonts w:ascii="Times New Roman" w:hAnsi="Times New Roman"/>
          <w:noProof/>
          <w:sz w:val="24"/>
          <w:szCs w:val="24"/>
          <w:highlight w:val="green"/>
          <w:rPrChange w:id="865" w:author="Соколов Сергей Вадимович" w:date="2024-01-19T16:32:00Z">
            <w:rPr>
              <w:rFonts w:ascii="Times New Roman" w:hAnsi="Times New Roman"/>
              <w:noProof/>
              <w:sz w:val="24"/>
              <w:szCs w:val="24"/>
            </w:rPr>
          </w:rPrChange>
        </w:rPr>
        <w:t>л</w:t>
      </w:r>
      <w:r w:rsidR="000B50C4" w:rsidRPr="005D3B67">
        <w:rPr>
          <w:rFonts w:ascii="Times New Roman" w:hAnsi="Times New Roman"/>
          <w:noProof/>
          <w:sz w:val="24"/>
          <w:szCs w:val="24"/>
          <w:highlight w:val="green"/>
          <w:rPrChange w:id="866" w:author="Соколов Сергей Вадимович" w:date="2024-01-19T16:32:00Z">
            <w:rPr>
              <w:rFonts w:ascii="Times New Roman" w:hAnsi="Times New Roman"/>
              <w:noProof/>
              <w:sz w:val="24"/>
              <w:szCs w:val="24"/>
            </w:rPr>
          </w:rPrChange>
        </w:rPr>
        <w:t xml:space="preserve"> </w:t>
      </w:r>
      <w:r w:rsidRPr="005D3B67">
        <w:rPr>
          <w:rFonts w:ascii="Times New Roman" w:hAnsi="Times New Roman"/>
          <w:noProof/>
          <w:sz w:val="24"/>
          <w:szCs w:val="24"/>
          <w:highlight w:val="green"/>
          <w:rPrChange w:id="867" w:author="Соколов Сергей Вадимович" w:date="2024-01-19T16:32:00Z">
            <w:rPr>
              <w:rFonts w:ascii="Times New Roman" w:hAnsi="Times New Roman"/>
              <w:noProof/>
              <w:sz w:val="24"/>
              <w:szCs w:val="24"/>
            </w:rPr>
          </w:rPrChange>
        </w:rPr>
        <w:t>и</w:t>
      </w:r>
      <w:r w:rsidR="000B50C4" w:rsidRPr="005D3B67">
        <w:rPr>
          <w:rFonts w:ascii="Times New Roman" w:hAnsi="Times New Roman"/>
          <w:noProof/>
          <w:sz w:val="24"/>
          <w:szCs w:val="24"/>
          <w:highlight w:val="green"/>
          <w:rPrChange w:id="868" w:author="Соколов Сергей Вадимович" w:date="2024-01-19T16:32:00Z">
            <w:rPr>
              <w:rFonts w:ascii="Times New Roman" w:hAnsi="Times New Roman"/>
              <w:noProof/>
              <w:sz w:val="24"/>
              <w:szCs w:val="24"/>
            </w:rPr>
          </w:rPrChange>
        </w:rPr>
        <w:t xml:space="preserve"> </w:t>
      </w:r>
      <w:r w:rsidRPr="005D3B67">
        <w:rPr>
          <w:rFonts w:ascii="Times New Roman" w:hAnsi="Times New Roman"/>
          <w:noProof/>
          <w:sz w:val="24"/>
          <w:szCs w:val="24"/>
          <w:highlight w:val="green"/>
          <w:rPrChange w:id="869" w:author="Соколов Сергей Вадимович" w:date="2024-01-19T16:32:00Z">
            <w:rPr>
              <w:rFonts w:ascii="Times New Roman" w:hAnsi="Times New Roman"/>
              <w:noProof/>
              <w:sz w:val="24"/>
              <w:szCs w:val="24"/>
            </w:rPr>
          </w:rPrChange>
        </w:rPr>
        <w:t>ц</w:t>
      </w:r>
      <w:r w:rsidR="000B50C4" w:rsidRPr="005D3B67">
        <w:rPr>
          <w:rFonts w:ascii="Times New Roman" w:hAnsi="Times New Roman"/>
          <w:noProof/>
          <w:sz w:val="24"/>
          <w:szCs w:val="24"/>
          <w:highlight w:val="green"/>
          <w:rPrChange w:id="870" w:author="Соколов Сергей Вадимович" w:date="2024-01-19T16:32:00Z">
            <w:rPr>
              <w:rFonts w:ascii="Times New Roman" w:hAnsi="Times New Roman"/>
              <w:noProof/>
              <w:sz w:val="24"/>
              <w:szCs w:val="24"/>
            </w:rPr>
          </w:rPrChange>
        </w:rPr>
        <w:t xml:space="preserve"> </w:t>
      </w:r>
      <w:r w:rsidRPr="005D3B67">
        <w:rPr>
          <w:rFonts w:ascii="Times New Roman" w:hAnsi="Times New Roman"/>
          <w:noProof/>
          <w:sz w:val="24"/>
          <w:szCs w:val="24"/>
          <w:highlight w:val="green"/>
          <w:rPrChange w:id="871" w:author="Соколов Сергей Вадимович" w:date="2024-01-19T16:32:00Z">
            <w:rPr>
              <w:rFonts w:ascii="Times New Roman" w:hAnsi="Times New Roman"/>
              <w:noProof/>
              <w:sz w:val="24"/>
              <w:szCs w:val="24"/>
            </w:rPr>
          </w:rPrChange>
        </w:rPr>
        <w:t>а</w:t>
      </w:r>
      <w:r w:rsidR="000B50C4" w:rsidRPr="005D3B67">
        <w:rPr>
          <w:rFonts w:ascii="Times New Roman" w:hAnsi="Times New Roman"/>
          <w:noProof/>
          <w:sz w:val="24"/>
          <w:szCs w:val="24"/>
          <w:highlight w:val="green"/>
          <w:rPrChange w:id="872" w:author="Соколов Сергей Вадимович" w:date="2024-01-19T16:32:00Z">
            <w:rPr>
              <w:rFonts w:ascii="Times New Roman" w:hAnsi="Times New Roman"/>
              <w:noProof/>
              <w:sz w:val="24"/>
              <w:szCs w:val="24"/>
            </w:rPr>
          </w:rPrChange>
        </w:rPr>
        <w:t xml:space="preserve">  </w:t>
      </w:r>
      <w:r w:rsidRPr="005D3B67">
        <w:rPr>
          <w:rFonts w:ascii="Times New Roman" w:hAnsi="Times New Roman"/>
          <w:sz w:val="24"/>
          <w:szCs w:val="24"/>
          <w:highlight w:val="green"/>
          <w:rPrChange w:id="873" w:author="Соколов Сергей Вадимович" w:date="2024-01-19T16:32:00Z">
            <w:rPr>
              <w:rFonts w:ascii="Times New Roman" w:hAnsi="Times New Roman"/>
              <w:sz w:val="24"/>
              <w:szCs w:val="24"/>
            </w:rPr>
          </w:rPrChange>
        </w:rPr>
        <w:t xml:space="preserve"> </w:t>
      </w:r>
      <w:r w:rsidR="00180248" w:rsidRPr="005D3B67">
        <w:rPr>
          <w:rFonts w:ascii="Times New Roman" w:hAnsi="Times New Roman"/>
          <w:sz w:val="24"/>
          <w:szCs w:val="24"/>
          <w:highlight w:val="green"/>
          <w:rPrChange w:id="874" w:author="Соколов Сергей Вадимович" w:date="2024-01-19T16:32:00Z">
            <w:rPr>
              <w:rFonts w:ascii="Times New Roman" w:hAnsi="Times New Roman"/>
              <w:sz w:val="24"/>
              <w:szCs w:val="24"/>
            </w:rPr>
          </w:rPrChange>
        </w:rPr>
        <w:t>2</w:t>
      </w:r>
      <w:r w:rsidR="0057349A" w:rsidRPr="005D3B67">
        <w:rPr>
          <w:rFonts w:ascii="Times New Roman" w:hAnsi="Times New Roman"/>
          <w:sz w:val="24"/>
          <w:szCs w:val="24"/>
          <w:highlight w:val="green"/>
          <w:rPrChange w:id="875" w:author="Соколов Сергей Вадимович" w:date="2024-01-19T16:32:00Z">
            <w:rPr>
              <w:rFonts w:ascii="Times New Roman" w:hAnsi="Times New Roman"/>
              <w:sz w:val="24"/>
              <w:szCs w:val="24"/>
            </w:rPr>
          </w:rPrChange>
        </w:rPr>
        <w:t xml:space="preserve"> –</w:t>
      </w:r>
      <w:r w:rsidR="0057349A" w:rsidRPr="005D3B67">
        <w:rPr>
          <w:rFonts w:ascii="Times New Roman" w:hAnsi="Times New Roman"/>
          <w:b/>
          <w:sz w:val="24"/>
          <w:szCs w:val="24"/>
          <w:highlight w:val="green"/>
          <w:rPrChange w:id="876" w:author="Соколов Сергей Вадимович" w:date="2024-01-19T16:32:00Z">
            <w:rPr>
              <w:rFonts w:ascii="Times New Roman" w:hAnsi="Times New Roman"/>
              <w:b/>
              <w:sz w:val="24"/>
              <w:szCs w:val="24"/>
            </w:rPr>
          </w:rPrChange>
        </w:rPr>
        <w:t xml:space="preserve"> Классификация оползней по объему</w:t>
      </w:r>
    </w:p>
    <w:tbl>
      <w:tblPr>
        <w:tblStyle w:val="af"/>
        <w:tblW w:w="4881" w:type="pct"/>
        <w:tblInd w:w="137" w:type="dxa"/>
        <w:tblLook w:val="04A0" w:firstRow="1" w:lastRow="0" w:firstColumn="1" w:lastColumn="0" w:noHBand="0" w:noVBand="1"/>
      </w:tblPr>
      <w:tblGrid>
        <w:gridCol w:w="4848"/>
        <w:gridCol w:w="4275"/>
      </w:tblGrid>
      <w:tr w:rsidR="00446300" w:rsidRPr="005D3B67" w14:paraId="29C8BEBF" w14:textId="77777777" w:rsidTr="000B50C4">
        <w:trPr>
          <w:trHeight w:val="261"/>
          <w:tblHeader/>
        </w:trPr>
        <w:tc>
          <w:tcPr>
            <w:tcW w:w="2657" w:type="pct"/>
            <w:tcBorders>
              <w:bottom w:val="single" w:sz="4" w:space="0" w:color="auto"/>
            </w:tcBorders>
          </w:tcPr>
          <w:p w14:paraId="0CA71DC4" w14:textId="77777777" w:rsidR="002B2EC9" w:rsidRPr="005D3B67" w:rsidRDefault="00F72885" w:rsidP="000B50C4">
            <w:pPr>
              <w:pStyle w:val="aff3"/>
              <w:jc w:val="center"/>
              <w:rPr>
                <w:rFonts w:ascii="Times New Roman" w:hAnsi="Times New Roman"/>
                <w:highlight w:val="green"/>
                <w:rPrChange w:id="877" w:author="Соколов Сергей Вадимович" w:date="2024-01-19T16:32:00Z">
                  <w:rPr>
                    <w:rFonts w:ascii="Times New Roman" w:hAnsi="Times New Roman"/>
                  </w:rPr>
                </w:rPrChange>
              </w:rPr>
            </w:pPr>
            <w:r w:rsidRPr="005D3B67">
              <w:rPr>
                <w:rFonts w:ascii="Times New Roman" w:hAnsi="Times New Roman"/>
                <w:highlight w:val="green"/>
                <w:rPrChange w:id="878" w:author="Соколов Сергей Вадимович" w:date="2024-01-19T16:32:00Z">
                  <w:rPr>
                    <w:rFonts w:ascii="Times New Roman" w:hAnsi="Times New Roman"/>
                  </w:rPr>
                </w:rPrChange>
              </w:rPr>
              <w:t>Наименование о</w:t>
            </w:r>
            <w:r w:rsidR="00A53AE0" w:rsidRPr="005D3B67">
              <w:rPr>
                <w:rFonts w:ascii="Times New Roman" w:hAnsi="Times New Roman"/>
                <w:highlight w:val="green"/>
                <w:rPrChange w:id="879" w:author="Соколов Сергей Вадимович" w:date="2024-01-19T16:32:00Z">
                  <w:rPr>
                    <w:rFonts w:ascii="Times New Roman" w:hAnsi="Times New Roman"/>
                  </w:rPr>
                </w:rPrChange>
              </w:rPr>
              <w:t>ползн</w:t>
            </w:r>
            <w:r w:rsidRPr="005D3B67">
              <w:rPr>
                <w:rFonts w:ascii="Times New Roman" w:hAnsi="Times New Roman"/>
                <w:highlight w:val="green"/>
                <w:rPrChange w:id="880" w:author="Соколов Сергей Вадимович" w:date="2024-01-19T16:32:00Z">
                  <w:rPr>
                    <w:rFonts w:ascii="Times New Roman" w:hAnsi="Times New Roman"/>
                  </w:rPr>
                </w:rPrChange>
              </w:rPr>
              <w:t>я по объему</w:t>
            </w:r>
          </w:p>
        </w:tc>
        <w:tc>
          <w:tcPr>
            <w:tcW w:w="2343" w:type="pct"/>
            <w:tcBorders>
              <w:bottom w:val="single" w:sz="4" w:space="0" w:color="auto"/>
            </w:tcBorders>
          </w:tcPr>
          <w:p w14:paraId="022D9564" w14:textId="77777777" w:rsidR="002B2EC9" w:rsidRPr="005D3B67" w:rsidRDefault="00574F00" w:rsidP="000B50C4">
            <w:pPr>
              <w:pStyle w:val="aff3"/>
              <w:jc w:val="center"/>
              <w:rPr>
                <w:rFonts w:ascii="Times New Roman" w:hAnsi="Times New Roman"/>
                <w:highlight w:val="green"/>
                <w:rPrChange w:id="881" w:author="Соколов Сергей Вадимович" w:date="2024-01-19T16:32:00Z">
                  <w:rPr>
                    <w:rFonts w:ascii="Times New Roman" w:hAnsi="Times New Roman"/>
                  </w:rPr>
                </w:rPrChange>
              </w:rPr>
            </w:pPr>
            <w:r w:rsidRPr="005D3B67">
              <w:rPr>
                <w:rFonts w:ascii="Times New Roman" w:hAnsi="Times New Roman"/>
                <w:highlight w:val="green"/>
                <w:rPrChange w:id="882" w:author="Соколов Сергей Вадимович" w:date="2024-01-19T16:32:00Z">
                  <w:rPr>
                    <w:rFonts w:ascii="Times New Roman" w:hAnsi="Times New Roman"/>
                  </w:rPr>
                </w:rPrChange>
              </w:rPr>
              <w:t>Объем, м</w:t>
            </w:r>
            <w:r w:rsidRPr="005D3B67">
              <w:rPr>
                <w:rFonts w:ascii="Times New Roman" w:hAnsi="Times New Roman"/>
                <w:highlight w:val="green"/>
                <w:vertAlign w:val="superscript"/>
                <w:rPrChange w:id="883" w:author="Соколов Сергей Вадимович" w:date="2024-01-19T16:32:00Z">
                  <w:rPr>
                    <w:rFonts w:ascii="Times New Roman" w:hAnsi="Times New Roman"/>
                    <w:vertAlign w:val="superscript"/>
                  </w:rPr>
                </w:rPrChange>
              </w:rPr>
              <w:t>3</w:t>
            </w:r>
          </w:p>
        </w:tc>
      </w:tr>
      <w:tr w:rsidR="00446300" w:rsidRPr="005D3B67" w14:paraId="349F370E" w14:textId="77777777" w:rsidTr="000B50C4">
        <w:tc>
          <w:tcPr>
            <w:tcW w:w="2657" w:type="pct"/>
            <w:tcBorders>
              <w:top w:val="single" w:sz="4" w:space="0" w:color="auto"/>
            </w:tcBorders>
          </w:tcPr>
          <w:p w14:paraId="154A7FAE" w14:textId="77777777" w:rsidR="002B2EC9" w:rsidRPr="005D3B67" w:rsidRDefault="00C16BF4" w:rsidP="000B50C4">
            <w:pPr>
              <w:pStyle w:val="aff3"/>
              <w:rPr>
                <w:rFonts w:ascii="Times New Roman" w:hAnsi="Times New Roman"/>
                <w:highlight w:val="green"/>
                <w:rPrChange w:id="884" w:author="Соколов Сергей Вадимович" w:date="2024-01-19T16:32:00Z">
                  <w:rPr>
                    <w:rFonts w:ascii="Times New Roman" w:hAnsi="Times New Roman"/>
                  </w:rPr>
                </w:rPrChange>
              </w:rPr>
            </w:pPr>
            <w:r w:rsidRPr="005D3B67">
              <w:rPr>
                <w:rFonts w:ascii="Times New Roman" w:hAnsi="Times New Roman"/>
                <w:highlight w:val="green"/>
                <w:rPrChange w:id="885" w:author="Соколов Сергей Вадимович" w:date="2024-01-19T16:32:00Z">
                  <w:rPr>
                    <w:rFonts w:ascii="Times New Roman" w:hAnsi="Times New Roman"/>
                  </w:rPr>
                </w:rPrChange>
              </w:rPr>
              <w:t>Очень малы</w:t>
            </w:r>
            <w:r w:rsidR="00F72885" w:rsidRPr="005D3B67">
              <w:rPr>
                <w:rFonts w:ascii="Times New Roman" w:hAnsi="Times New Roman"/>
                <w:highlight w:val="green"/>
                <w:rPrChange w:id="886" w:author="Соколов Сергей Вадимович" w:date="2024-01-19T16:32:00Z">
                  <w:rPr>
                    <w:rFonts w:ascii="Times New Roman" w:hAnsi="Times New Roman"/>
                  </w:rPr>
                </w:rPrChange>
              </w:rPr>
              <w:t>й</w:t>
            </w:r>
          </w:p>
        </w:tc>
        <w:tc>
          <w:tcPr>
            <w:tcW w:w="2343" w:type="pct"/>
            <w:tcBorders>
              <w:top w:val="single" w:sz="4" w:space="0" w:color="auto"/>
            </w:tcBorders>
          </w:tcPr>
          <w:p w14:paraId="6610FBF8" w14:textId="77777777" w:rsidR="002B2EC9" w:rsidRPr="005D3B67" w:rsidRDefault="002B2EC9" w:rsidP="000B50C4">
            <w:pPr>
              <w:pStyle w:val="aff3"/>
              <w:jc w:val="center"/>
              <w:rPr>
                <w:rFonts w:ascii="Times New Roman" w:hAnsi="Times New Roman"/>
                <w:highlight w:val="green"/>
                <w:rPrChange w:id="887" w:author="Соколов Сергей Вадимович" w:date="2024-01-19T16:32:00Z">
                  <w:rPr>
                    <w:rFonts w:ascii="Times New Roman" w:hAnsi="Times New Roman"/>
                  </w:rPr>
                </w:rPrChange>
              </w:rPr>
            </w:pPr>
            <w:r w:rsidRPr="005D3B67">
              <w:rPr>
                <w:rFonts w:ascii="Times New Roman" w:hAnsi="Times New Roman"/>
                <w:highlight w:val="green"/>
                <w:rPrChange w:id="888" w:author="Соколов Сергей Вадимович" w:date="2024-01-19T16:32:00Z">
                  <w:rPr>
                    <w:rFonts w:ascii="Times New Roman" w:hAnsi="Times New Roman"/>
                  </w:rPr>
                </w:rPrChange>
              </w:rPr>
              <w:t>&lt;</w:t>
            </w:r>
            <w:r w:rsidR="00C16BF4" w:rsidRPr="005D3B67">
              <w:rPr>
                <w:rFonts w:ascii="Times New Roman" w:hAnsi="Times New Roman"/>
                <w:highlight w:val="green"/>
                <w:rPrChange w:id="889" w:author="Соколов Сергей Вадимович" w:date="2024-01-19T16:32:00Z">
                  <w:rPr>
                    <w:rFonts w:ascii="Times New Roman" w:hAnsi="Times New Roman"/>
                  </w:rPr>
                </w:rPrChange>
              </w:rPr>
              <w:t>100</w:t>
            </w:r>
          </w:p>
        </w:tc>
      </w:tr>
      <w:tr w:rsidR="00446300" w:rsidRPr="005D3B67" w14:paraId="21762D6C" w14:textId="77777777" w:rsidTr="00574F00">
        <w:tc>
          <w:tcPr>
            <w:tcW w:w="2657" w:type="pct"/>
          </w:tcPr>
          <w:p w14:paraId="5B0FE562" w14:textId="77777777" w:rsidR="002B2EC9" w:rsidRPr="005D3B67" w:rsidRDefault="00C16BF4" w:rsidP="000B50C4">
            <w:pPr>
              <w:pStyle w:val="aff3"/>
              <w:rPr>
                <w:rFonts w:ascii="Times New Roman" w:hAnsi="Times New Roman"/>
                <w:highlight w:val="green"/>
                <w:rPrChange w:id="890" w:author="Соколов Сергей Вадимович" w:date="2024-01-19T16:32:00Z">
                  <w:rPr>
                    <w:rFonts w:ascii="Times New Roman" w:hAnsi="Times New Roman"/>
                  </w:rPr>
                </w:rPrChange>
              </w:rPr>
            </w:pPr>
            <w:r w:rsidRPr="005D3B67">
              <w:rPr>
                <w:rFonts w:ascii="Times New Roman" w:hAnsi="Times New Roman"/>
                <w:highlight w:val="green"/>
                <w:rPrChange w:id="891" w:author="Соколов Сергей Вадимович" w:date="2024-01-19T16:32:00Z">
                  <w:rPr>
                    <w:rFonts w:ascii="Times New Roman" w:hAnsi="Times New Roman"/>
                  </w:rPr>
                </w:rPrChange>
              </w:rPr>
              <w:t>Малы</w:t>
            </w:r>
            <w:r w:rsidR="00F72885" w:rsidRPr="005D3B67">
              <w:rPr>
                <w:rFonts w:ascii="Times New Roman" w:hAnsi="Times New Roman"/>
                <w:highlight w:val="green"/>
                <w:rPrChange w:id="892" w:author="Соколов Сергей Вадимович" w:date="2024-01-19T16:32:00Z">
                  <w:rPr>
                    <w:rFonts w:ascii="Times New Roman" w:hAnsi="Times New Roman"/>
                  </w:rPr>
                </w:rPrChange>
              </w:rPr>
              <w:t>й</w:t>
            </w:r>
          </w:p>
        </w:tc>
        <w:tc>
          <w:tcPr>
            <w:tcW w:w="2343" w:type="pct"/>
          </w:tcPr>
          <w:p w14:paraId="0BDFBD84" w14:textId="77777777" w:rsidR="002B2EC9" w:rsidRPr="005D3B67" w:rsidRDefault="00C16BF4" w:rsidP="000B50C4">
            <w:pPr>
              <w:pStyle w:val="aff3"/>
              <w:jc w:val="center"/>
              <w:rPr>
                <w:rFonts w:ascii="Times New Roman" w:hAnsi="Times New Roman"/>
                <w:highlight w:val="green"/>
                <w:rPrChange w:id="893" w:author="Соколов Сергей Вадимович" w:date="2024-01-19T16:32:00Z">
                  <w:rPr>
                    <w:rFonts w:ascii="Times New Roman" w:hAnsi="Times New Roman"/>
                  </w:rPr>
                </w:rPrChange>
              </w:rPr>
            </w:pPr>
            <w:r w:rsidRPr="005D3B67">
              <w:rPr>
                <w:rFonts w:ascii="Times New Roman" w:hAnsi="Times New Roman"/>
                <w:highlight w:val="green"/>
                <w:rPrChange w:id="894" w:author="Соколов Сергей Вадимович" w:date="2024-01-19T16:32:00Z">
                  <w:rPr>
                    <w:rFonts w:ascii="Times New Roman" w:hAnsi="Times New Roman"/>
                  </w:rPr>
                </w:rPrChange>
              </w:rPr>
              <w:t>100</w:t>
            </w:r>
            <w:r w:rsidR="00431D51" w:rsidRPr="005D3B67">
              <w:rPr>
                <w:rFonts w:ascii="Times New Roman" w:hAnsi="Times New Roman"/>
                <w:highlight w:val="green"/>
                <w:rPrChange w:id="895" w:author="Соколов Сергей Вадимович" w:date="2024-01-19T16:32:00Z">
                  <w:rPr>
                    <w:rFonts w:ascii="Times New Roman" w:hAnsi="Times New Roman"/>
                  </w:rPr>
                </w:rPrChange>
              </w:rPr>
              <w:t>–</w:t>
            </w:r>
            <w:r w:rsidRPr="005D3B67">
              <w:rPr>
                <w:rFonts w:ascii="Times New Roman" w:hAnsi="Times New Roman"/>
                <w:highlight w:val="green"/>
                <w:rPrChange w:id="896" w:author="Соколов Сергей Вадимович" w:date="2024-01-19T16:32:00Z">
                  <w:rPr>
                    <w:rFonts w:ascii="Times New Roman" w:hAnsi="Times New Roman"/>
                  </w:rPr>
                </w:rPrChange>
              </w:rPr>
              <w:t>1</w:t>
            </w:r>
            <w:r w:rsidR="00C046B6" w:rsidRPr="005D3B67">
              <w:rPr>
                <w:rFonts w:ascii="Times New Roman" w:hAnsi="Times New Roman"/>
                <w:highlight w:val="green"/>
                <w:rPrChange w:id="897" w:author="Соколов Сергей Вадимович" w:date="2024-01-19T16:32:00Z">
                  <w:rPr>
                    <w:rFonts w:ascii="Times New Roman" w:hAnsi="Times New Roman"/>
                  </w:rPr>
                </w:rPrChange>
              </w:rPr>
              <w:t> </w:t>
            </w:r>
            <w:r w:rsidRPr="005D3B67">
              <w:rPr>
                <w:rFonts w:ascii="Times New Roman" w:hAnsi="Times New Roman"/>
                <w:highlight w:val="green"/>
                <w:rPrChange w:id="898" w:author="Соколов Сергей Вадимович" w:date="2024-01-19T16:32:00Z">
                  <w:rPr>
                    <w:rFonts w:ascii="Times New Roman" w:hAnsi="Times New Roman"/>
                  </w:rPr>
                </w:rPrChange>
              </w:rPr>
              <w:t>000</w:t>
            </w:r>
          </w:p>
        </w:tc>
      </w:tr>
      <w:tr w:rsidR="00446300" w:rsidRPr="005D3B67" w14:paraId="04617A16" w14:textId="77777777" w:rsidTr="00574F00">
        <w:tc>
          <w:tcPr>
            <w:tcW w:w="2657" w:type="pct"/>
          </w:tcPr>
          <w:p w14:paraId="4DB9521D" w14:textId="77777777" w:rsidR="002B2EC9" w:rsidRPr="005D3B67" w:rsidRDefault="00C16BF4" w:rsidP="000B50C4">
            <w:pPr>
              <w:pStyle w:val="aff3"/>
              <w:rPr>
                <w:rFonts w:ascii="Times New Roman" w:hAnsi="Times New Roman"/>
                <w:highlight w:val="green"/>
                <w:rPrChange w:id="899" w:author="Соколов Сергей Вадимович" w:date="2024-01-19T16:32:00Z">
                  <w:rPr>
                    <w:rFonts w:ascii="Times New Roman" w:hAnsi="Times New Roman"/>
                  </w:rPr>
                </w:rPrChange>
              </w:rPr>
            </w:pPr>
            <w:r w:rsidRPr="005D3B67">
              <w:rPr>
                <w:rFonts w:ascii="Times New Roman" w:hAnsi="Times New Roman"/>
                <w:highlight w:val="green"/>
                <w:rPrChange w:id="900" w:author="Соколов Сергей Вадимович" w:date="2024-01-19T16:32:00Z">
                  <w:rPr>
                    <w:rFonts w:ascii="Times New Roman" w:hAnsi="Times New Roman"/>
                  </w:rPr>
                </w:rPrChange>
              </w:rPr>
              <w:t>Небольш</w:t>
            </w:r>
            <w:r w:rsidR="00F72885" w:rsidRPr="005D3B67">
              <w:rPr>
                <w:rFonts w:ascii="Times New Roman" w:hAnsi="Times New Roman"/>
                <w:highlight w:val="green"/>
                <w:rPrChange w:id="901" w:author="Соколов Сергей Вадимович" w:date="2024-01-19T16:32:00Z">
                  <w:rPr>
                    <w:rFonts w:ascii="Times New Roman" w:hAnsi="Times New Roman"/>
                  </w:rPr>
                </w:rPrChange>
              </w:rPr>
              <w:t>ой</w:t>
            </w:r>
          </w:p>
        </w:tc>
        <w:tc>
          <w:tcPr>
            <w:tcW w:w="2343" w:type="pct"/>
          </w:tcPr>
          <w:p w14:paraId="5990001F" w14:textId="77777777" w:rsidR="002B2EC9" w:rsidRPr="005D3B67" w:rsidRDefault="00C16BF4" w:rsidP="000B50C4">
            <w:pPr>
              <w:pStyle w:val="aff3"/>
              <w:jc w:val="center"/>
              <w:rPr>
                <w:rFonts w:ascii="Times New Roman" w:hAnsi="Times New Roman"/>
                <w:highlight w:val="green"/>
                <w:rPrChange w:id="902" w:author="Соколов Сергей Вадимович" w:date="2024-01-19T16:32:00Z">
                  <w:rPr>
                    <w:rFonts w:ascii="Times New Roman" w:hAnsi="Times New Roman"/>
                  </w:rPr>
                </w:rPrChange>
              </w:rPr>
            </w:pPr>
            <w:r w:rsidRPr="005D3B67">
              <w:rPr>
                <w:rFonts w:ascii="Times New Roman" w:hAnsi="Times New Roman"/>
                <w:highlight w:val="green"/>
                <w:rPrChange w:id="903" w:author="Соколов Сергей Вадимович" w:date="2024-01-19T16:32:00Z">
                  <w:rPr>
                    <w:rFonts w:ascii="Times New Roman" w:hAnsi="Times New Roman"/>
                  </w:rPr>
                </w:rPrChange>
              </w:rPr>
              <w:t>1</w:t>
            </w:r>
            <w:r w:rsidR="00C046B6" w:rsidRPr="005D3B67">
              <w:rPr>
                <w:rFonts w:ascii="Times New Roman" w:hAnsi="Times New Roman"/>
                <w:highlight w:val="green"/>
                <w:rPrChange w:id="904" w:author="Соколов Сергей Вадимович" w:date="2024-01-19T16:32:00Z">
                  <w:rPr>
                    <w:rFonts w:ascii="Times New Roman" w:hAnsi="Times New Roman"/>
                  </w:rPr>
                </w:rPrChange>
              </w:rPr>
              <w:t> </w:t>
            </w:r>
            <w:r w:rsidRPr="005D3B67">
              <w:rPr>
                <w:rFonts w:ascii="Times New Roman" w:hAnsi="Times New Roman"/>
                <w:highlight w:val="green"/>
                <w:rPrChange w:id="905" w:author="Соколов Сергей Вадимович" w:date="2024-01-19T16:32:00Z">
                  <w:rPr>
                    <w:rFonts w:ascii="Times New Roman" w:hAnsi="Times New Roman"/>
                  </w:rPr>
                </w:rPrChange>
              </w:rPr>
              <w:t>001</w:t>
            </w:r>
            <w:r w:rsidR="00AB5B11" w:rsidRPr="005D3B67">
              <w:rPr>
                <w:rFonts w:ascii="Times New Roman" w:hAnsi="Times New Roman"/>
                <w:highlight w:val="green"/>
                <w:rPrChange w:id="906" w:author="Соколов Сергей Вадимович" w:date="2024-01-19T16:32:00Z">
                  <w:rPr>
                    <w:rFonts w:ascii="Times New Roman" w:hAnsi="Times New Roman"/>
                  </w:rPr>
                </w:rPrChange>
              </w:rPr>
              <w:t>–</w:t>
            </w:r>
            <w:r w:rsidRPr="005D3B67">
              <w:rPr>
                <w:rFonts w:ascii="Times New Roman" w:hAnsi="Times New Roman"/>
                <w:highlight w:val="green"/>
                <w:rPrChange w:id="907" w:author="Соколов Сергей Вадимович" w:date="2024-01-19T16:32:00Z">
                  <w:rPr>
                    <w:rFonts w:ascii="Times New Roman" w:hAnsi="Times New Roman"/>
                  </w:rPr>
                </w:rPrChange>
              </w:rPr>
              <w:t>10 000</w:t>
            </w:r>
          </w:p>
        </w:tc>
      </w:tr>
      <w:tr w:rsidR="00446300" w:rsidRPr="005D3B67" w14:paraId="34D60986" w14:textId="77777777" w:rsidTr="00574F00">
        <w:tc>
          <w:tcPr>
            <w:tcW w:w="2657" w:type="pct"/>
          </w:tcPr>
          <w:p w14:paraId="2A9542C9" w14:textId="77777777" w:rsidR="002B2EC9" w:rsidRPr="005D3B67" w:rsidRDefault="00C16BF4" w:rsidP="000B50C4">
            <w:pPr>
              <w:pStyle w:val="aff3"/>
              <w:rPr>
                <w:rFonts w:ascii="Times New Roman" w:hAnsi="Times New Roman"/>
                <w:highlight w:val="green"/>
                <w:rPrChange w:id="908" w:author="Соколов Сергей Вадимович" w:date="2024-01-19T16:32:00Z">
                  <w:rPr>
                    <w:rFonts w:ascii="Times New Roman" w:hAnsi="Times New Roman"/>
                  </w:rPr>
                </w:rPrChange>
              </w:rPr>
            </w:pPr>
            <w:r w:rsidRPr="005D3B67">
              <w:rPr>
                <w:rFonts w:ascii="Times New Roman" w:hAnsi="Times New Roman"/>
                <w:highlight w:val="green"/>
                <w:rPrChange w:id="909" w:author="Соколов Сергей Вадимович" w:date="2024-01-19T16:32:00Z">
                  <w:rPr>
                    <w:rFonts w:ascii="Times New Roman" w:hAnsi="Times New Roman"/>
                  </w:rPr>
                </w:rPrChange>
              </w:rPr>
              <w:t>Средни</w:t>
            </w:r>
            <w:r w:rsidR="00F72885" w:rsidRPr="005D3B67">
              <w:rPr>
                <w:rFonts w:ascii="Times New Roman" w:hAnsi="Times New Roman"/>
                <w:highlight w:val="green"/>
                <w:rPrChange w:id="910" w:author="Соколов Сергей Вадимович" w:date="2024-01-19T16:32:00Z">
                  <w:rPr>
                    <w:rFonts w:ascii="Times New Roman" w:hAnsi="Times New Roman"/>
                  </w:rPr>
                </w:rPrChange>
              </w:rPr>
              <w:t>й</w:t>
            </w:r>
          </w:p>
        </w:tc>
        <w:tc>
          <w:tcPr>
            <w:tcW w:w="2343" w:type="pct"/>
          </w:tcPr>
          <w:p w14:paraId="3B2FD39D" w14:textId="77777777" w:rsidR="002B2EC9" w:rsidRPr="005D3B67" w:rsidRDefault="00C16BF4" w:rsidP="000B50C4">
            <w:pPr>
              <w:pStyle w:val="aff3"/>
              <w:jc w:val="center"/>
              <w:rPr>
                <w:rFonts w:ascii="Times New Roman" w:hAnsi="Times New Roman"/>
                <w:highlight w:val="green"/>
                <w:rPrChange w:id="911" w:author="Соколов Сергей Вадимович" w:date="2024-01-19T16:32:00Z">
                  <w:rPr>
                    <w:rFonts w:ascii="Times New Roman" w:hAnsi="Times New Roman"/>
                  </w:rPr>
                </w:rPrChange>
              </w:rPr>
            </w:pPr>
            <w:r w:rsidRPr="005D3B67">
              <w:rPr>
                <w:rFonts w:ascii="Times New Roman" w:hAnsi="Times New Roman"/>
                <w:highlight w:val="green"/>
                <w:rPrChange w:id="912" w:author="Соколов Сергей Вадимович" w:date="2024-01-19T16:32:00Z">
                  <w:rPr>
                    <w:rFonts w:ascii="Times New Roman" w:hAnsi="Times New Roman"/>
                  </w:rPr>
                </w:rPrChange>
              </w:rPr>
              <w:t>10 001</w:t>
            </w:r>
            <w:r w:rsidR="00AB5B11" w:rsidRPr="005D3B67">
              <w:rPr>
                <w:rFonts w:ascii="Times New Roman" w:hAnsi="Times New Roman"/>
                <w:highlight w:val="green"/>
                <w:rPrChange w:id="913" w:author="Соколов Сергей Вадимович" w:date="2024-01-19T16:32:00Z">
                  <w:rPr>
                    <w:rFonts w:ascii="Times New Roman" w:hAnsi="Times New Roman"/>
                  </w:rPr>
                </w:rPrChange>
              </w:rPr>
              <w:t>–</w:t>
            </w:r>
            <w:r w:rsidRPr="005D3B67">
              <w:rPr>
                <w:rFonts w:ascii="Times New Roman" w:hAnsi="Times New Roman"/>
                <w:highlight w:val="green"/>
                <w:rPrChange w:id="914" w:author="Соколов Сергей Вадимович" w:date="2024-01-19T16:32:00Z">
                  <w:rPr>
                    <w:rFonts w:ascii="Times New Roman" w:hAnsi="Times New Roman"/>
                  </w:rPr>
                </w:rPrChange>
              </w:rPr>
              <w:t>100 000</w:t>
            </w:r>
          </w:p>
        </w:tc>
      </w:tr>
      <w:tr w:rsidR="00446300" w:rsidRPr="005D3B67" w14:paraId="5AB1476F" w14:textId="77777777" w:rsidTr="00574F00">
        <w:tc>
          <w:tcPr>
            <w:tcW w:w="2657" w:type="pct"/>
          </w:tcPr>
          <w:p w14:paraId="12382B34" w14:textId="77777777" w:rsidR="002B2EC9" w:rsidRPr="005D3B67" w:rsidRDefault="00C046B6" w:rsidP="000B50C4">
            <w:pPr>
              <w:pStyle w:val="aff3"/>
              <w:rPr>
                <w:rFonts w:ascii="Times New Roman" w:hAnsi="Times New Roman"/>
                <w:highlight w:val="green"/>
                <w:rPrChange w:id="915" w:author="Соколов Сергей Вадимович" w:date="2024-01-19T16:32:00Z">
                  <w:rPr>
                    <w:rFonts w:ascii="Times New Roman" w:hAnsi="Times New Roman"/>
                  </w:rPr>
                </w:rPrChange>
              </w:rPr>
            </w:pPr>
            <w:r w:rsidRPr="005D3B67">
              <w:rPr>
                <w:rFonts w:ascii="Times New Roman" w:hAnsi="Times New Roman"/>
                <w:highlight w:val="green"/>
                <w:rPrChange w:id="916" w:author="Соколов Сергей Вадимович" w:date="2024-01-19T16:32:00Z">
                  <w:rPr>
                    <w:rFonts w:ascii="Times New Roman" w:hAnsi="Times New Roman"/>
                  </w:rPr>
                </w:rPrChange>
              </w:rPr>
              <w:t>Крупны</w:t>
            </w:r>
            <w:r w:rsidR="00F72885" w:rsidRPr="005D3B67">
              <w:rPr>
                <w:rFonts w:ascii="Times New Roman" w:hAnsi="Times New Roman"/>
                <w:highlight w:val="green"/>
                <w:rPrChange w:id="917" w:author="Соколов Сергей Вадимович" w:date="2024-01-19T16:32:00Z">
                  <w:rPr>
                    <w:rFonts w:ascii="Times New Roman" w:hAnsi="Times New Roman"/>
                  </w:rPr>
                </w:rPrChange>
              </w:rPr>
              <w:t>й</w:t>
            </w:r>
          </w:p>
        </w:tc>
        <w:tc>
          <w:tcPr>
            <w:tcW w:w="2343" w:type="pct"/>
          </w:tcPr>
          <w:p w14:paraId="0FDE3559" w14:textId="77777777" w:rsidR="002B2EC9" w:rsidRPr="005D3B67" w:rsidRDefault="00C046B6" w:rsidP="000B50C4">
            <w:pPr>
              <w:pStyle w:val="aff3"/>
              <w:jc w:val="center"/>
              <w:rPr>
                <w:rFonts w:ascii="Times New Roman" w:hAnsi="Times New Roman"/>
                <w:highlight w:val="green"/>
                <w:rPrChange w:id="918" w:author="Соколов Сергей Вадимович" w:date="2024-01-19T16:32:00Z">
                  <w:rPr>
                    <w:rFonts w:ascii="Times New Roman" w:hAnsi="Times New Roman"/>
                  </w:rPr>
                </w:rPrChange>
              </w:rPr>
            </w:pPr>
            <w:r w:rsidRPr="005D3B67">
              <w:rPr>
                <w:rFonts w:ascii="Times New Roman" w:hAnsi="Times New Roman"/>
                <w:highlight w:val="green"/>
                <w:rPrChange w:id="919" w:author="Соколов Сергей Вадимович" w:date="2024-01-19T16:32:00Z">
                  <w:rPr>
                    <w:rFonts w:ascii="Times New Roman" w:hAnsi="Times New Roman"/>
                  </w:rPr>
                </w:rPrChange>
              </w:rPr>
              <w:t>100 001</w:t>
            </w:r>
            <w:r w:rsidR="00AB5B11" w:rsidRPr="005D3B67">
              <w:rPr>
                <w:rFonts w:ascii="Times New Roman" w:hAnsi="Times New Roman"/>
                <w:highlight w:val="green"/>
                <w:rPrChange w:id="920" w:author="Соколов Сергей Вадимович" w:date="2024-01-19T16:32:00Z">
                  <w:rPr>
                    <w:rFonts w:ascii="Times New Roman" w:hAnsi="Times New Roman"/>
                  </w:rPr>
                </w:rPrChange>
              </w:rPr>
              <w:t>–</w:t>
            </w:r>
            <w:r w:rsidRPr="005D3B67">
              <w:rPr>
                <w:rFonts w:ascii="Times New Roman" w:hAnsi="Times New Roman"/>
                <w:highlight w:val="green"/>
                <w:rPrChange w:id="921" w:author="Соколов Сергей Вадимович" w:date="2024-01-19T16:32:00Z">
                  <w:rPr>
                    <w:rFonts w:ascii="Times New Roman" w:hAnsi="Times New Roman"/>
                  </w:rPr>
                </w:rPrChange>
              </w:rPr>
              <w:t>1 000 000</w:t>
            </w:r>
          </w:p>
        </w:tc>
      </w:tr>
      <w:tr w:rsidR="00446300" w:rsidRPr="005D3B67" w14:paraId="66485084" w14:textId="77777777" w:rsidTr="00574F00">
        <w:tc>
          <w:tcPr>
            <w:tcW w:w="2657" w:type="pct"/>
          </w:tcPr>
          <w:p w14:paraId="5E0E5EB0" w14:textId="77777777" w:rsidR="00C046B6" w:rsidRPr="005D3B67" w:rsidRDefault="00C046B6" w:rsidP="000B50C4">
            <w:pPr>
              <w:pStyle w:val="aff3"/>
              <w:rPr>
                <w:rFonts w:ascii="Times New Roman" w:hAnsi="Times New Roman"/>
                <w:highlight w:val="green"/>
                <w:rPrChange w:id="922" w:author="Соколов Сергей Вадимович" w:date="2024-01-19T16:32:00Z">
                  <w:rPr>
                    <w:rFonts w:ascii="Times New Roman" w:hAnsi="Times New Roman"/>
                  </w:rPr>
                </w:rPrChange>
              </w:rPr>
            </w:pPr>
            <w:r w:rsidRPr="005D3B67">
              <w:rPr>
                <w:rFonts w:ascii="Times New Roman" w:hAnsi="Times New Roman"/>
                <w:highlight w:val="green"/>
                <w:rPrChange w:id="923" w:author="Соколов Сергей Вадимович" w:date="2024-01-19T16:32:00Z">
                  <w:rPr>
                    <w:rFonts w:ascii="Times New Roman" w:hAnsi="Times New Roman"/>
                  </w:rPr>
                </w:rPrChange>
              </w:rPr>
              <w:t>Очень крупны</w:t>
            </w:r>
            <w:r w:rsidR="00F72885" w:rsidRPr="005D3B67">
              <w:rPr>
                <w:rFonts w:ascii="Times New Roman" w:hAnsi="Times New Roman"/>
                <w:highlight w:val="green"/>
                <w:rPrChange w:id="924" w:author="Соколов Сергей Вадимович" w:date="2024-01-19T16:32:00Z">
                  <w:rPr>
                    <w:rFonts w:ascii="Times New Roman" w:hAnsi="Times New Roman"/>
                  </w:rPr>
                </w:rPrChange>
              </w:rPr>
              <w:t>й</w:t>
            </w:r>
          </w:p>
        </w:tc>
        <w:tc>
          <w:tcPr>
            <w:tcW w:w="2343" w:type="pct"/>
          </w:tcPr>
          <w:p w14:paraId="68537F52" w14:textId="77777777" w:rsidR="00C046B6" w:rsidRPr="005D3B67" w:rsidRDefault="00C046B6" w:rsidP="000B50C4">
            <w:pPr>
              <w:pStyle w:val="aff3"/>
              <w:jc w:val="center"/>
              <w:rPr>
                <w:rFonts w:ascii="Times New Roman" w:hAnsi="Times New Roman"/>
                <w:highlight w:val="green"/>
                <w:rPrChange w:id="925" w:author="Соколов Сергей Вадимович" w:date="2024-01-19T16:32:00Z">
                  <w:rPr>
                    <w:rFonts w:ascii="Times New Roman" w:hAnsi="Times New Roman"/>
                  </w:rPr>
                </w:rPrChange>
              </w:rPr>
            </w:pPr>
            <w:r w:rsidRPr="005D3B67">
              <w:rPr>
                <w:rFonts w:ascii="Times New Roman" w:hAnsi="Times New Roman"/>
                <w:highlight w:val="green"/>
                <w:rPrChange w:id="926" w:author="Соколов Сергей Вадимович" w:date="2024-01-19T16:32:00Z">
                  <w:rPr>
                    <w:rFonts w:ascii="Times New Roman" w:hAnsi="Times New Roman"/>
                  </w:rPr>
                </w:rPrChange>
              </w:rPr>
              <w:t>1 000 001</w:t>
            </w:r>
            <w:r w:rsidR="00AB5B11" w:rsidRPr="005D3B67">
              <w:rPr>
                <w:rFonts w:ascii="Times New Roman" w:hAnsi="Times New Roman"/>
                <w:highlight w:val="green"/>
                <w:rPrChange w:id="927" w:author="Соколов Сергей Вадимович" w:date="2024-01-19T16:32:00Z">
                  <w:rPr>
                    <w:rFonts w:ascii="Times New Roman" w:hAnsi="Times New Roman"/>
                  </w:rPr>
                </w:rPrChange>
              </w:rPr>
              <w:t>–</w:t>
            </w:r>
            <w:r w:rsidRPr="005D3B67">
              <w:rPr>
                <w:rFonts w:ascii="Times New Roman" w:hAnsi="Times New Roman"/>
                <w:highlight w:val="green"/>
                <w:rPrChange w:id="928" w:author="Соколов Сергей Вадимович" w:date="2024-01-19T16:32:00Z">
                  <w:rPr>
                    <w:rFonts w:ascii="Times New Roman" w:hAnsi="Times New Roman"/>
                  </w:rPr>
                </w:rPrChange>
              </w:rPr>
              <w:t>10 000 000</w:t>
            </w:r>
          </w:p>
        </w:tc>
      </w:tr>
      <w:tr w:rsidR="00BC12C8" w:rsidRPr="005D3B67" w14:paraId="42D0BF96" w14:textId="77777777" w:rsidTr="00574F00">
        <w:tc>
          <w:tcPr>
            <w:tcW w:w="2657" w:type="pct"/>
          </w:tcPr>
          <w:p w14:paraId="7F45CF16" w14:textId="7634B29C" w:rsidR="00BC12C8" w:rsidRPr="005D3B67" w:rsidRDefault="00BC12C8" w:rsidP="000B50C4">
            <w:pPr>
              <w:pStyle w:val="aff3"/>
              <w:rPr>
                <w:rFonts w:ascii="Times New Roman" w:hAnsi="Times New Roman"/>
                <w:highlight w:val="green"/>
                <w:rPrChange w:id="929" w:author="Соколов Сергей Вадимович" w:date="2024-01-19T16:32:00Z">
                  <w:rPr>
                    <w:rFonts w:ascii="Times New Roman" w:hAnsi="Times New Roman"/>
                  </w:rPr>
                </w:rPrChange>
              </w:rPr>
            </w:pPr>
            <w:r w:rsidRPr="005D3B67">
              <w:rPr>
                <w:rFonts w:ascii="Times New Roman" w:hAnsi="Times New Roman"/>
                <w:highlight w:val="green"/>
                <w:rPrChange w:id="930" w:author="Соколов Сергей Вадимович" w:date="2024-01-19T16:32:00Z">
                  <w:rPr>
                    <w:rFonts w:ascii="Times New Roman" w:hAnsi="Times New Roman"/>
                  </w:rPr>
                </w:rPrChange>
              </w:rPr>
              <w:t>Грандиозны</w:t>
            </w:r>
            <w:r w:rsidR="00F72885" w:rsidRPr="005D3B67">
              <w:rPr>
                <w:rFonts w:ascii="Times New Roman" w:hAnsi="Times New Roman"/>
                <w:highlight w:val="green"/>
                <w:rPrChange w:id="931" w:author="Соколов Сергей Вадимович" w:date="2024-01-19T16:32:00Z">
                  <w:rPr>
                    <w:rFonts w:ascii="Times New Roman" w:hAnsi="Times New Roman"/>
                  </w:rPr>
                </w:rPrChange>
              </w:rPr>
              <w:t>й</w:t>
            </w:r>
          </w:p>
        </w:tc>
        <w:tc>
          <w:tcPr>
            <w:tcW w:w="2343" w:type="pct"/>
          </w:tcPr>
          <w:p w14:paraId="342677DA" w14:textId="77777777" w:rsidR="00BC12C8" w:rsidRPr="005D3B67" w:rsidRDefault="00BC12C8" w:rsidP="000B50C4">
            <w:pPr>
              <w:pStyle w:val="aff3"/>
              <w:jc w:val="center"/>
              <w:rPr>
                <w:rFonts w:ascii="Times New Roman" w:hAnsi="Times New Roman"/>
                <w:highlight w:val="green"/>
                <w:rPrChange w:id="932" w:author="Соколов Сергей Вадимович" w:date="2024-01-19T16:32:00Z">
                  <w:rPr>
                    <w:rFonts w:ascii="Times New Roman" w:hAnsi="Times New Roman"/>
                  </w:rPr>
                </w:rPrChange>
              </w:rPr>
            </w:pPr>
            <w:r w:rsidRPr="005D3B67">
              <w:rPr>
                <w:rFonts w:ascii="Times New Roman" w:hAnsi="Times New Roman"/>
                <w:highlight w:val="green"/>
                <w:rPrChange w:id="933" w:author="Соколов Сергей Вадимович" w:date="2024-01-19T16:32:00Z">
                  <w:rPr>
                    <w:rFonts w:ascii="Times New Roman" w:hAnsi="Times New Roman"/>
                  </w:rPr>
                </w:rPrChange>
              </w:rPr>
              <w:t>&gt; 10 000 000</w:t>
            </w:r>
          </w:p>
        </w:tc>
      </w:tr>
    </w:tbl>
    <w:p w14:paraId="20AD36AA" w14:textId="77777777" w:rsidR="000B50C4" w:rsidRPr="005D3B67" w:rsidRDefault="000B50C4" w:rsidP="000B50C4">
      <w:pPr>
        <w:pStyle w:val="aff3"/>
        <w:ind w:firstLine="142"/>
        <w:jc w:val="both"/>
        <w:rPr>
          <w:rFonts w:ascii="Times New Roman" w:hAnsi="Times New Roman"/>
          <w:noProof/>
          <w:spacing w:val="40"/>
          <w:sz w:val="24"/>
          <w:szCs w:val="24"/>
          <w:highlight w:val="green"/>
          <w:rPrChange w:id="934" w:author="Соколов Сергей Вадимович" w:date="2024-01-19T16:32:00Z">
            <w:rPr>
              <w:rFonts w:ascii="Times New Roman" w:hAnsi="Times New Roman"/>
              <w:noProof/>
              <w:spacing w:val="40"/>
              <w:sz w:val="24"/>
              <w:szCs w:val="24"/>
            </w:rPr>
          </w:rPrChange>
        </w:rPr>
      </w:pPr>
    </w:p>
    <w:p w14:paraId="5D52ABB7" w14:textId="77777777" w:rsidR="00E84B14" w:rsidRPr="005D3B67" w:rsidRDefault="00E84B14" w:rsidP="000B50C4">
      <w:pPr>
        <w:pStyle w:val="aff3"/>
        <w:ind w:firstLine="142"/>
        <w:jc w:val="both"/>
        <w:rPr>
          <w:rFonts w:ascii="Times New Roman" w:hAnsi="Times New Roman"/>
          <w:sz w:val="24"/>
          <w:szCs w:val="24"/>
          <w:highlight w:val="green"/>
          <w:rPrChange w:id="935" w:author="Соколов Сергей Вадимович" w:date="2024-01-19T16:32:00Z">
            <w:rPr>
              <w:rFonts w:ascii="Times New Roman" w:hAnsi="Times New Roman"/>
              <w:sz w:val="24"/>
              <w:szCs w:val="24"/>
            </w:rPr>
          </w:rPrChange>
        </w:rPr>
      </w:pPr>
      <w:r w:rsidRPr="005D3B67">
        <w:rPr>
          <w:rFonts w:ascii="Times New Roman" w:hAnsi="Times New Roman"/>
          <w:noProof/>
          <w:spacing w:val="40"/>
          <w:sz w:val="24"/>
          <w:szCs w:val="24"/>
          <w:highlight w:val="green"/>
          <w:rPrChange w:id="936" w:author="Соколов Сергей Вадимович" w:date="2024-01-19T16:32:00Z">
            <w:rPr>
              <w:rFonts w:ascii="Times New Roman" w:hAnsi="Times New Roman"/>
              <w:noProof/>
              <w:spacing w:val="40"/>
              <w:sz w:val="24"/>
              <w:szCs w:val="24"/>
            </w:rPr>
          </w:rPrChange>
        </w:rPr>
        <w:t xml:space="preserve">Таблица </w:t>
      </w:r>
      <w:r w:rsidRPr="005D3B67">
        <w:rPr>
          <w:rFonts w:ascii="Times New Roman" w:hAnsi="Times New Roman"/>
          <w:sz w:val="24"/>
          <w:szCs w:val="24"/>
          <w:highlight w:val="green"/>
          <w:rPrChange w:id="937" w:author="Соколов Сергей Вадимович" w:date="2024-01-19T16:32:00Z">
            <w:rPr>
              <w:rFonts w:ascii="Times New Roman" w:hAnsi="Times New Roman"/>
              <w:sz w:val="24"/>
              <w:szCs w:val="24"/>
            </w:rPr>
          </w:rPrChange>
        </w:rPr>
        <w:t xml:space="preserve">3 – </w:t>
      </w:r>
      <w:r w:rsidR="00A207BF" w:rsidRPr="005D3B67">
        <w:rPr>
          <w:rFonts w:ascii="Times New Roman" w:hAnsi="Times New Roman"/>
          <w:b/>
          <w:sz w:val="24"/>
          <w:szCs w:val="24"/>
          <w:highlight w:val="green"/>
          <w:rPrChange w:id="938" w:author="Соколов Сергей Вадимович" w:date="2024-01-19T16:32:00Z">
            <w:rPr>
              <w:rFonts w:ascii="Times New Roman" w:hAnsi="Times New Roman"/>
              <w:b/>
              <w:sz w:val="24"/>
              <w:szCs w:val="24"/>
            </w:rPr>
          </w:rPrChange>
        </w:rPr>
        <w:t>Классификация оползней по с</w:t>
      </w:r>
      <w:r w:rsidRPr="005D3B67">
        <w:rPr>
          <w:rFonts w:ascii="Times New Roman" w:hAnsi="Times New Roman"/>
          <w:b/>
          <w:sz w:val="24"/>
          <w:szCs w:val="24"/>
          <w:highlight w:val="green"/>
          <w:rPrChange w:id="939" w:author="Соколов Сергей Вадимович" w:date="2024-01-19T16:32:00Z">
            <w:rPr>
              <w:rFonts w:ascii="Times New Roman" w:hAnsi="Times New Roman"/>
              <w:b/>
              <w:sz w:val="24"/>
              <w:szCs w:val="24"/>
            </w:rPr>
          </w:rPrChange>
        </w:rPr>
        <w:t>корост</w:t>
      </w:r>
      <w:r w:rsidR="00A207BF" w:rsidRPr="005D3B67">
        <w:rPr>
          <w:rFonts w:ascii="Times New Roman" w:hAnsi="Times New Roman"/>
          <w:b/>
          <w:sz w:val="24"/>
          <w:szCs w:val="24"/>
          <w:highlight w:val="green"/>
          <w:rPrChange w:id="940" w:author="Соколов Сергей Вадимович" w:date="2024-01-19T16:32:00Z">
            <w:rPr>
              <w:rFonts w:ascii="Times New Roman" w:hAnsi="Times New Roman"/>
              <w:b/>
              <w:sz w:val="24"/>
              <w:szCs w:val="24"/>
            </w:rPr>
          </w:rPrChange>
        </w:rPr>
        <w:t>и</w:t>
      </w:r>
      <w:r w:rsidRPr="005D3B67">
        <w:rPr>
          <w:rFonts w:ascii="Times New Roman" w:hAnsi="Times New Roman"/>
          <w:b/>
          <w:sz w:val="24"/>
          <w:szCs w:val="24"/>
          <w:highlight w:val="green"/>
          <w:rPrChange w:id="941" w:author="Соколов Сергей Вадимович" w:date="2024-01-19T16:32:00Z">
            <w:rPr>
              <w:rFonts w:ascii="Times New Roman" w:hAnsi="Times New Roman"/>
              <w:b/>
              <w:sz w:val="24"/>
              <w:szCs w:val="24"/>
            </w:rPr>
          </w:rPrChange>
        </w:rPr>
        <w:t xml:space="preserve"> оползневых процессов</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52"/>
        <w:gridCol w:w="4044"/>
      </w:tblGrid>
      <w:tr w:rsidR="00446300" w:rsidRPr="005D3B67" w14:paraId="225CC7E6" w14:textId="77777777" w:rsidTr="000B50C4">
        <w:trPr>
          <w:trHeight w:val="271"/>
          <w:tblHeader/>
        </w:trPr>
        <w:tc>
          <w:tcPr>
            <w:tcW w:w="5052" w:type="dxa"/>
            <w:tcBorders>
              <w:bottom w:val="single" w:sz="4" w:space="0" w:color="auto"/>
            </w:tcBorders>
          </w:tcPr>
          <w:p w14:paraId="59E9228F" w14:textId="2F0A68D8" w:rsidR="00E84B14" w:rsidRPr="005D3B67" w:rsidRDefault="00F72885" w:rsidP="000B50C4">
            <w:pPr>
              <w:pStyle w:val="aff3"/>
              <w:jc w:val="center"/>
              <w:rPr>
                <w:rFonts w:ascii="Times New Roman" w:hAnsi="Times New Roman"/>
                <w:highlight w:val="green"/>
                <w:rPrChange w:id="942" w:author="Соколов Сергей Вадимович" w:date="2024-01-19T16:32:00Z">
                  <w:rPr>
                    <w:rFonts w:ascii="Times New Roman" w:hAnsi="Times New Roman"/>
                  </w:rPr>
                </w:rPrChange>
              </w:rPr>
            </w:pPr>
            <w:r w:rsidRPr="005D3B67">
              <w:rPr>
                <w:rFonts w:ascii="Times New Roman" w:hAnsi="Times New Roman"/>
                <w:highlight w:val="green"/>
                <w:rPrChange w:id="943" w:author="Соколов Сергей Вадимович" w:date="2024-01-19T16:32:00Z">
                  <w:rPr>
                    <w:rFonts w:ascii="Times New Roman" w:hAnsi="Times New Roman"/>
                  </w:rPr>
                </w:rPrChange>
              </w:rPr>
              <w:t>Наименование оползня по</w:t>
            </w:r>
            <w:r w:rsidR="000B50C4" w:rsidRPr="005D3B67">
              <w:rPr>
                <w:rFonts w:ascii="Times New Roman" w:hAnsi="Times New Roman"/>
                <w:highlight w:val="green"/>
                <w:rPrChange w:id="944" w:author="Соколов Сергей Вадимович" w:date="2024-01-19T16:32:00Z">
                  <w:rPr>
                    <w:rFonts w:ascii="Times New Roman" w:hAnsi="Times New Roman"/>
                  </w:rPr>
                </w:rPrChange>
              </w:rPr>
              <w:t xml:space="preserve"> </w:t>
            </w:r>
            <w:r w:rsidRPr="005D3B67">
              <w:rPr>
                <w:rFonts w:ascii="Times New Roman" w:hAnsi="Times New Roman"/>
                <w:highlight w:val="green"/>
                <w:rPrChange w:id="945" w:author="Соколов Сергей Вадимович" w:date="2024-01-19T16:32:00Z">
                  <w:rPr>
                    <w:rFonts w:ascii="Times New Roman" w:hAnsi="Times New Roman"/>
                  </w:rPr>
                </w:rPrChange>
              </w:rPr>
              <w:t>с</w:t>
            </w:r>
            <w:r w:rsidR="00E84B14" w:rsidRPr="005D3B67">
              <w:rPr>
                <w:rFonts w:ascii="Times New Roman" w:hAnsi="Times New Roman"/>
                <w:highlight w:val="green"/>
                <w:rPrChange w:id="946" w:author="Соколов Сергей Вадимович" w:date="2024-01-19T16:32:00Z">
                  <w:rPr>
                    <w:rFonts w:ascii="Times New Roman" w:hAnsi="Times New Roman"/>
                  </w:rPr>
                </w:rPrChange>
              </w:rPr>
              <w:t>корост</w:t>
            </w:r>
            <w:r w:rsidRPr="005D3B67">
              <w:rPr>
                <w:rFonts w:ascii="Times New Roman" w:hAnsi="Times New Roman"/>
                <w:highlight w:val="green"/>
                <w:rPrChange w:id="947" w:author="Соколов Сергей Вадимович" w:date="2024-01-19T16:32:00Z">
                  <w:rPr>
                    <w:rFonts w:ascii="Times New Roman" w:hAnsi="Times New Roman"/>
                  </w:rPr>
                </w:rPrChange>
              </w:rPr>
              <w:t>и</w:t>
            </w:r>
            <w:r w:rsidR="00E84B14" w:rsidRPr="005D3B67">
              <w:rPr>
                <w:rFonts w:ascii="Times New Roman" w:hAnsi="Times New Roman"/>
                <w:highlight w:val="green"/>
                <w:rPrChange w:id="948" w:author="Соколов Сергей Вадимович" w:date="2024-01-19T16:32:00Z">
                  <w:rPr>
                    <w:rFonts w:ascii="Times New Roman" w:hAnsi="Times New Roman"/>
                  </w:rPr>
                </w:rPrChange>
              </w:rPr>
              <w:t xml:space="preserve"> смещения</w:t>
            </w:r>
          </w:p>
        </w:tc>
        <w:tc>
          <w:tcPr>
            <w:tcW w:w="4044" w:type="dxa"/>
            <w:tcBorders>
              <w:bottom w:val="single" w:sz="4" w:space="0" w:color="auto"/>
            </w:tcBorders>
          </w:tcPr>
          <w:p w14:paraId="5FDFA8D4" w14:textId="77777777" w:rsidR="00E84B14" w:rsidRPr="005D3B67" w:rsidRDefault="00E84B14" w:rsidP="000B50C4">
            <w:pPr>
              <w:pStyle w:val="aff3"/>
              <w:jc w:val="center"/>
              <w:rPr>
                <w:rFonts w:ascii="Times New Roman" w:hAnsi="Times New Roman"/>
                <w:highlight w:val="green"/>
                <w:rPrChange w:id="949" w:author="Соколов Сергей Вадимович" w:date="2024-01-19T16:32:00Z">
                  <w:rPr>
                    <w:rFonts w:ascii="Times New Roman" w:hAnsi="Times New Roman"/>
                  </w:rPr>
                </w:rPrChange>
              </w:rPr>
            </w:pPr>
            <w:r w:rsidRPr="005D3B67">
              <w:rPr>
                <w:rFonts w:ascii="Times New Roman" w:hAnsi="Times New Roman"/>
                <w:highlight w:val="green"/>
                <w:rPrChange w:id="950" w:author="Соколов Сергей Вадимович" w:date="2024-01-19T16:32:00Z">
                  <w:rPr>
                    <w:rFonts w:ascii="Times New Roman" w:hAnsi="Times New Roman"/>
                  </w:rPr>
                </w:rPrChange>
              </w:rPr>
              <w:t>Типичная скорость</w:t>
            </w:r>
          </w:p>
        </w:tc>
      </w:tr>
      <w:tr w:rsidR="00446300" w:rsidRPr="005D3B67" w14:paraId="5D4EBF4C" w14:textId="77777777" w:rsidTr="000B50C4">
        <w:trPr>
          <w:trHeight w:val="191"/>
        </w:trPr>
        <w:tc>
          <w:tcPr>
            <w:tcW w:w="5052" w:type="dxa"/>
            <w:tcBorders>
              <w:top w:val="single" w:sz="4" w:space="0" w:color="auto"/>
            </w:tcBorders>
          </w:tcPr>
          <w:p w14:paraId="5C6D9832" w14:textId="77777777" w:rsidR="00E84B14" w:rsidRPr="005D3B67" w:rsidRDefault="00E84B14" w:rsidP="000B50C4">
            <w:pPr>
              <w:pStyle w:val="aff3"/>
              <w:rPr>
                <w:rFonts w:ascii="Times New Roman" w:hAnsi="Times New Roman"/>
                <w:highlight w:val="green"/>
                <w:rPrChange w:id="951" w:author="Соколов Сергей Вадимович" w:date="2024-01-19T16:32:00Z">
                  <w:rPr>
                    <w:rFonts w:ascii="Times New Roman" w:hAnsi="Times New Roman"/>
                  </w:rPr>
                </w:rPrChange>
              </w:rPr>
            </w:pPr>
            <w:r w:rsidRPr="005D3B67">
              <w:rPr>
                <w:rFonts w:ascii="Times New Roman" w:hAnsi="Times New Roman"/>
                <w:highlight w:val="green"/>
                <w:rPrChange w:id="952" w:author="Соколов Сергей Вадимович" w:date="2024-01-19T16:32:00Z">
                  <w:rPr>
                    <w:rFonts w:ascii="Times New Roman" w:hAnsi="Times New Roman"/>
                  </w:rPr>
                </w:rPrChange>
              </w:rPr>
              <w:t>Экстремально медленны</w:t>
            </w:r>
            <w:r w:rsidR="00F72885" w:rsidRPr="005D3B67">
              <w:rPr>
                <w:rFonts w:ascii="Times New Roman" w:hAnsi="Times New Roman"/>
                <w:highlight w:val="green"/>
                <w:rPrChange w:id="953" w:author="Соколов Сергей Вадимович" w:date="2024-01-19T16:32:00Z">
                  <w:rPr>
                    <w:rFonts w:ascii="Times New Roman" w:hAnsi="Times New Roman"/>
                  </w:rPr>
                </w:rPrChange>
              </w:rPr>
              <w:t>й</w:t>
            </w:r>
          </w:p>
        </w:tc>
        <w:tc>
          <w:tcPr>
            <w:tcW w:w="4044" w:type="dxa"/>
            <w:tcBorders>
              <w:top w:val="single" w:sz="4" w:space="0" w:color="auto"/>
            </w:tcBorders>
          </w:tcPr>
          <w:p w14:paraId="7374A79A" w14:textId="77777777" w:rsidR="00E84B14" w:rsidRPr="005D3B67" w:rsidRDefault="00E84B14" w:rsidP="000B50C4">
            <w:pPr>
              <w:pStyle w:val="aff3"/>
              <w:jc w:val="center"/>
              <w:rPr>
                <w:rFonts w:ascii="Times New Roman" w:hAnsi="Times New Roman"/>
                <w:highlight w:val="green"/>
                <w:rPrChange w:id="954" w:author="Соколов Сергей Вадимович" w:date="2024-01-19T16:32:00Z">
                  <w:rPr>
                    <w:rFonts w:ascii="Times New Roman" w:hAnsi="Times New Roman"/>
                  </w:rPr>
                </w:rPrChange>
              </w:rPr>
            </w:pPr>
            <w:r w:rsidRPr="005D3B67">
              <w:rPr>
                <w:rFonts w:ascii="Times New Roman" w:hAnsi="Times New Roman"/>
                <w:highlight w:val="green"/>
                <w:rPrChange w:id="955" w:author="Соколов Сергей Вадимович" w:date="2024-01-19T16:32:00Z">
                  <w:rPr>
                    <w:rFonts w:ascii="Times New Roman" w:hAnsi="Times New Roman"/>
                  </w:rPr>
                </w:rPrChange>
              </w:rPr>
              <w:t>Менее 16 мм/г</w:t>
            </w:r>
          </w:p>
        </w:tc>
      </w:tr>
      <w:tr w:rsidR="00446300" w:rsidRPr="005D3B67" w14:paraId="773DB1A3" w14:textId="77777777" w:rsidTr="00446300">
        <w:trPr>
          <w:trHeight w:val="191"/>
        </w:trPr>
        <w:tc>
          <w:tcPr>
            <w:tcW w:w="5052" w:type="dxa"/>
            <w:tcBorders>
              <w:top w:val="single" w:sz="4" w:space="0" w:color="auto"/>
            </w:tcBorders>
          </w:tcPr>
          <w:p w14:paraId="310DA64B" w14:textId="77777777" w:rsidR="00E84B14" w:rsidRPr="005D3B67" w:rsidRDefault="00E84B14" w:rsidP="000B50C4">
            <w:pPr>
              <w:pStyle w:val="aff3"/>
              <w:rPr>
                <w:rFonts w:ascii="Times New Roman" w:hAnsi="Times New Roman"/>
                <w:highlight w:val="green"/>
                <w:rPrChange w:id="956" w:author="Соколов Сергей Вадимович" w:date="2024-01-19T16:32:00Z">
                  <w:rPr>
                    <w:rFonts w:ascii="Times New Roman" w:hAnsi="Times New Roman"/>
                  </w:rPr>
                </w:rPrChange>
              </w:rPr>
            </w:pPr>
            <w:r w:rsidRPr="005D3B67">
              <w:rPr>
                <w:rFonts w:ascii="Times New Roman" w:hAnsi="Times New Roman"/>
                <w:highlight w:val="green"/>
                <w:rPrChange w:id="957" w:author="Соколов Сергей Вадимович" w:date="2024-01-19T16:32:00Z">
                  <w:rPr>
                    <w:rFonts w:ascii="Times New Roman" w:hAnsi="Times New Roman"/>
                  </w:rPr>
                </w:rPrChange>
              </w:rPr>
              <w:t>Очень медленны</w:t>
            </w:r>
            <w:r w:rsidR="00F72885" w:rsidRPr="005D3B67">
              <w:rPr>
                <w:rFonts w:ascii="Times New Roman" w:hAnsi="Times New Roman"/>
                <w:highlight w:val="green"/>
                <w:rPrChange w:id="958" w:author="Соколов Сергей Вадимович" w:date="2024-01-19T16:32:00Z">
                  <w:rPr>
                    <w:rFonts w:ascii="Times New Roman" w:hAnsi="Times New Roman"/>
                  </w:rPr>
                </w:rPrChange>
              </w:rPr>
              <w:t>й</w:t>
            </w:r>
          </w:p>
        </w:tc>
        <w:tc>
          <w:tcPr>
            <w:tcW w:w="4044" w:type="dxa"/>
            <w:tcBorders>
              <w:top w:val="single" w:sz="4" w:space="0" w:color="auto"/>
            </w:tcBorders>
          </w:tcPr>
          <w:p w14:paraId="73B1635C" w14:textId="77777777" w:rsidR="00E84B14" w:rsidRPr="005D3B67" w:rsidRDefault="00E84B14" w:rsidP="000B50C4">
            <w:pPr>
              <w:pStyle w:val="aff3"/>
              <w:jc w:val="center"/>
              <w:rPr>
                <w:rFonts w:ascii="Times New Roman" w:hAnsi="Times New Roman"/>
                <w:highlight w:val="green"/>
                <w:rPrChange w:id="959" w:author="Соколов Сергей Вадимович" w:date="2024-01-19T16:32:00Z">
                  <w:rPr>
                    <w:rFonts w:ascii="Times New Roman" w:hAnsi="Times New Roman"/>
                  </w:rPr>
                </w:rPrChange>
              </w:rPr>
            </w:pPr>
            <w:r w:rsidRPr="005D3B67">
              <w:rPr>
                <w:rFonts w:ascii="Times New Roman" w:hAnsi="Times New Roman"/>
                <w:highlight w:val="green"/>
                <w:rPrChange w:id="960" w:author="Соколов Сергей Вадимович" w:date="2024-01-19T16:32:00Z">
                  <w:rPr>
                    <w:rFonts w:ascii="Times New Roman" w:hAnsi="Times New Roman"/>
                  </w:rPr>
                </w:rPrChange>
              </w:rPr>
              <w:t>16 мм/</w:t>
            </w:r>
            <w:r w:rsidR="0030069C" w:rsidRPr="005D3B67">
              <w:rPr>
                <w:rFonts w:ascii="Times New Roman" w:hAnsi="Times New Roman"/>
                <w:highlight w:val="green"/>
                <w:rPrChange w:id="961" w:author="Соколов Сергей Вадимович" w:date="2024-01-19T16:32:00Z">
                  <w:rPr>
                    <w:rFonts w:ascii="Times New Roman" w:hAnsi="Times New Roman"/>
                  </w:rPr>
                </w:rPrChange>
              </w:rPr>
              <w:t xml:space="preserve">г </w:t>
            </w:r>
            <w:r w:rsidR="00431D51" w:rsidRPr="005D3B67">
              <w:rPr>
                <w:rFonts w:ascii="Times New Roman" w:hAnsi="Times New Roman"/>
                <w:highlight w:val="green"/>
                <w:rPrChange w:id="962" w:author="Соколов Сергей Вадимович" w:date="2024-01-19T16:32:00Z">
                  <w:rPr>
                    <w:rFonts w:ascii="Times New Roman" w:hAnsi="Times New Roman"/>
                  </w:rPr>
                </w:rPrChange>
              </w:rPr>
              <w:t>–</w:t>
            </w:r>
            <w:r w:rsidR="001C5CAF" w:rsidRPr="005D3B67">
              <w:rPr>
                <w:rFonts w:ascii="Times New Roman" w:hAnsi="Times New Roman"/>
                <w:highlight w:val="green"/>
                <w:rPrChange w:id="963" w:author="Соколов Сергей Вадимович" w:date="2024-01-19T16:32:00Z">
                  <w:rPr>
                    <w:rFonts w:ascii="Times New Roman" w:hAnsi="Times New Roman"/>
                  </w:rPr>
                </w:rPrChange>
              </w:rPr>
              <w:t xml:space="preserve"> </w:t>
            </w:r>
            <w:r w:rsidRPr="005D3B67">
              <w:rPr>
                <w:rFonts w:ascii="Times New Roman" w:hAnsi="Times New Roman"/>
                <w:highlight w:val="green"/>
                <w:rPrChange w:id="964" w:author="Соколов Сергей Вадимович" w:date="2024-01-19T16:32:00Z">
                  <w:rPr>
                    <w:rFonts w:ascii="Times New Roman" w:hAnsi="Times New Roman"/>
                  </w:rPr>
                </w:rPrChange>
              </w:rPr>
              <w:t>1,6 м/</w:t>
            </w:r>
            <w:r w:rsidR="001C5CAF" w:rsidRPr="005D3B67">
              <w:rPr>
                <w:rFonts w:ascii="Times New Roman" w:hAnsi="Times New Roman"/>
                <w:highlight w:val="green"/>
                <w:rPrChange w:id="965" w:author="Соколов Сергей Вадимович" w:date="2024-01-19T16:32:00Z">
                  <w:rPr>
                    <w:rFonts w:ascii="Times New Roman" w:hAnsi="Times New Roman"/>
                  </w:rPr>
                </w:rPrChange>
              </w:rPr>
              <w:t>г</w:t>
            </w:r>
          </w:p>
        </w:tc>
      </w:tr>
      <w:tr w:rsidR="00446300" w:rsidRPr="005D3B67" w14:paraId="07699FF0" w14:textId="77777777" w:rsidTr="00446300">
        <w:trPr>
          <w:trHeight w:val="191"/>
        </w:trPr>
        <w:tc>
          <w:tcPr>
            <w:tcW w:w="5052" w:type="dxa"/>
            <w:tcBorders>
              <w:top w:val="single" w:sz="4" w:space="0" w:color="auto"/>
            </w:tcBorders>
          </w:tcPr>
          <w:p w14:paraId="14D4A5BD" w14:textId="77777777" w:rsidR="00E84B14" w:rsidRPr="005D3B67" w:rsidRDefault="00E84B14" w:rsidP="000B50C4">
            <w:pPr>
              <w:pStyle w:val="aff3"/>
              <w:rPr>
                <w:rFonts w:ascii="Times New Roman" w:hAnsi="Times New Roman"/>
                <w:highlight w:val="green"/>
                <w:rPrChange w:id="966" w:author="Соколов Сергей Вадимович" w:date="2024-01-19T16:32:00Z">
                  <w:rPr>
                    <w:rFonts w:ascii="Times New Roman" w:hAnsi="Times New Roman"/>
                  </w:rPr>
                </w:rPrChange>
              </w:rPr>
            </w:pPr>
            <w:r w:rsidRPr="005D3B67">
              <w:rPr>
                <w:rFonts w:ascii="Times New Roman" w:hAnsi="Times New Roman"/>
                <w:highlight w:val="green"/>
                <w:rPrChange w:id="967" w:author="Соколов Сергей Вадимович" w:date="2024-01-19T16:32:00Z">
                  <w:rPr>
                    <w:rFonts w:ascii="Times New Roman" w:hAnsi="Times New Roman"/>
                  </w:rPr>
                </w:rPrChange>
              </w:rPr>
              <w:t>Медленны</w:t>
            </w:r>
            <w:r w:rsidR="00F72885" w:rsidRPr="005D3B67">
              <w:rPr>
                <w:rFonts w:ascii="Times New Roman" w:hAnsi="Times New Roman"/>
                <w:highlight w:val="green"/>
                <w:rPrChange w:id="968" w:author="Соколов Сергей Вадимович" w:date="2024-01-19T16:32:00Z">
                  <w:rPr>
                    <w:rFonts w:ascii="Times New Roman" w:hAnsi="Times New Roman"/>
                  </w:rPr>
                </w:rPrChange>
              </w:rPr>
              <w:t>й</w:t>
            </w:r>
          </w:p>
        </w:tc>
        <w:tc>
          <w:tcPr>
            <w:tcW w:w="4044" w:type="dxa"/>
            <w:tcBorders>
              <w:top w:val="single" w:sz="4" w:space="0" w:color="auto"/>
            </w:tcBorders>
          </w:tcPr>
          <w:p w14:paraId="3CE71050" w14:textId="77777777" w:rsidR="00E84B14" w:rsidRPr="005D3B67" w:rsidRDefault="00E84B14" w:rsidP="000B50C4">
            <w:pPr>
              <w:pStyle w:val="aff3"/>
              <w:jc w:val="center"/>
              <w:rPr>
                <w:rFonts w:ascii="Times New Roman" w:hAnsi="Times New Roman"/>
                <w:highlight w:val="green"/>
                <w:rPrChange w:id="969" w:author="Соколов Сергей Вадимович" w:date="2024-01-19T16:32:00Z">
                  <w:rPr>
                    <w:rFonts w:ascii="Times New Roman" w:hAnsi="Times New Roman"/>
                  </w:rPr>
                </w:rPrChange>
              </w:rPr>
            </w:pPr>
            <w:r w:rsidRPr="005D3B67">
              <w:rPr>
                <w:rFonts w:ascii="Times New Roman" w:hAnsi="Times New Roman"/>
                <w:highlight w:val="green"/>
                <w:rPrChange w:id="970" w:author="Соколов Сергей Вадимович" w:date="2024-01-19T16:32:00Z">
                  <w:rPr>
                    <w:rFonts w:ascii="Times New Roman" w:hAnsi="Times New Roman"/>
                  </w:rPr>
                </w:rPrChange>
              </w:rPr>
              <w:t>1,6 м/г</w:t>
            </w:r>
            <w:r w:rsidR="001C5CAF" w:rsidRPr="005D3B67">
              <w:rPr>
                <w:rFonts w:ascii="Times New Roman" w:hAnsi="Times New Roman"/>
                <w:highlight w:val="green"/>
                <w:rPrChange w:id="971" w:author="Соколов Сергей Вадимович" w:date="2024-01-19T16:32:00Z">
                  <w:rPr>
                    <w:rFonts w:ascii="Times New Roman" w:hAnsi="Times New Roman"/>
                  </w:rPr>
                </w:rPrChange>
              </w:rPr>
              <w:t xml:space="preserve"> </w:t>
            </w:r>
            <w:r w:rsidR="00AB5B11" w:rsidRPr="005D3B67">
              <w:rPr>
                <w:rFonts w:ascii="Times New Roman" w:hAnsi="Times New Roman"/>
                <w:highlight w:val="green"/>
                <w:rPrChange w:id="972" w:author="Соколов Сергей Вадимович" w:date="2024-01-19T16:32:00Z">
                  <w:rPr>
                    <w:rFonts w:ascii="Times New Roman" w:hAnsi="Times New Roman"/>
                  </w:rPr>
                </w:rPrChange>
              </w:rPr>
              <w:t>–</w:t>
            </w:r>
            <w:r w:rsidR="001C5CAF" w:rsidRPr="005D3B67">
              <w:rPr>
                <w:rFonts w:ascii="Times New Roman" w:hAnsi="Times New Roman"/>
                <w:highlight w:val="green"/>
                <w:rPrChange w:id="973" w:author="Соколов Сергей Вадимович" w:date="2024-01-19T16:32:00Z">
                  <w:rPr>
                    <w:rFonts w:ascii="Times New Roman" w:hAnsi="Times New Roman"/>
                  </w:rPr>
                </w:rPrChange>
              </w:rPr>
              <w:t xml:space="preserve"> </w:t>
            </w:r>
            <w:r w:rsidRPr="005D3B67">
              <w:rPr>
                <w:rFonts w:ascii="Times New Roman" w:hAnsi="Times New Roman"/>
                <w:highlight w:val="green"/>
                <w:rPrChange w:id="974" w:author="Соколов Сергей Вадимович" w:date="2024-01-19T16:32:00Z">
                  <w:rPr>
                    <w:rFonts w:ascii="Times New Roman" w:hAnsi="Times New Roman"/>
                  </w:rPr>
                </w:rPrChange>
              </w:rPr>
              <w:t>13 м/</w:t>
            </w:r>
            <w:r w:rsidR="0030069C" w:rsidRPr="005D3B67">
              <w:rPr>
                <w:rFonts w:ascii="Times New Roman" w:hAnsi="Times New Roman"/>
                <w:highlight w:val="green"/>
                <w:rPrChange w:id="975" w:author="Соколов Сергей Вадимович" w:date="2024-01-19T16:32:00Z">
                  <w:rPr>
                    <w:rFonts w:ascii="Times New Roman" w:hAnsi="Times New Roman"/>
                  </w:rPr>
                </w:rPrChange>
              </w:rPr>
              <w:t>мес</w:t>
            </w:r>
          </w:p>
        </w:tc>
      </w:tr>
      <w:tr w:rsidR="00446300" w:rsidRPr="005D3B67" w14:paraId="374DD341" w14:textId="77777777" w:rsidTr="00446300">
        <w:trPr>
          <w:trHeight w:val="191"/>
        </w:trPr>
        <w:tc>
          <w:tcPr>
            <w:tcW w:w="5052" w:type="dxa"/>
            <w:tcBorders>
              <w:top w:val="single" w:sz="4" w:space="0" w:color="auto"/>
            </w:tcBorders>
          </w:tcPr>
          <w:p w14:paraId="7A29699D" w14:textId="77777777" w:rsidR="00E84B14" w:rsidRPr="005D3B67" w:rsidRDefault="00E84B14" w:rsidP="000B50C4">
            <w:pPr>
              <w:pStyle w:val="aff3"/>
              <w:rPr>
                <w:rFonts w:ascii="Times New Roman" w:hAnsi="Times New Roman"/>
                <w:highlight w:val="green"/>
                <w:rPrChange w:id="976" w:author="Соколов Сергей Вадимович" w:date="2024-01-19T16:32:00Z">
                  <w:rPr>
                    <w:rFonts w:ascii="Times New Roman" w:hAnsi="Times New Roman"/>
                  </w:rPr>
                </w:rPrChange>
              </w:rPr>
            </w:pPr>
            <w:r w:rsidRPr="005D3B67">
              <w:rPr>
                <w:rFonts w:ascii="Times New Roman" w:hAnsi="Times New Roman"/>
                <w:highlight w:val="green"/>
                <w:rPrChange w:id="977" w:author="Соколов Сергей Вадимович" w:date="2024-01-19T16:32:00Z">
                  <w:rPr>
                    <w:rFonts w:ascii="Times New Roman" w:hAnsi="Times New Roman"/>
                  </w:rPr>
                </w:rPrChange>
              </w:rPr>
              <w:t>Умеренны</w:t>
            </w:r>
            <w:r w:rsidR="00F72885" w:rsidRPr="005D3B67">
              <w:rPr>
                <w:rFonts w:ascii="Times New Roman" w:hAnsi="Times New Roman"/>
                <w:highlight w:val="green"/>
                <w:rPrChange w:id="978" w:author="Соколов Сергей Вадимович" w:date="2024-01-19T16:32:00Z">
                  <w:rPr>
                    <w:rFonts w:ascii="Times New Roman" w:hAnsi="Times New Roman"/>
                  </w:rPr>
                </w:rPrChange>
              </w:rPr>
              <w:t>й</w:t>
            </w:r>
          </w:p>
        </w:tc>
        <w:tc>
          <w:tcPr>
            <w:tcW w:w="4044" w:type="dxa"/>
            <w:tcBorders>
              <w:top w:val="single" w:sz="4" w:space="0" w:color="auto"/>
            </w:tcBorders>
          </w:tcPr>
          <w:p w14:paraId="21C5AB6A" w14:textId="77777777" w:rsidR="00E84B14" w:rsidRPr="005D3B67" w:rsidRDefault="00AB5B11" w:rsidP="000B50C4">
            <w:pPr>
              <w:pStyle w:val="aff3"/>
              <w:jc w:val="center"/>
              <w:rPr>
                <w:rFonts w:ascii="Times New Roman" w:hAnsi="Times New Roman"/>
                <w:highlight w:val="green"/>
                <w:rPrChange w:id="979" w:author="Соколов Сергей Вадимович" w:date="2024-01-19T16:32:00Z">
                  <w:rPr>
                    <w:rFonts w:ascii="Times New Roman" w:hAnsi="Times New Roman"/>
                  </w:rPr>
                </w:rPrChange>
              </w:rPr>
            </w:pPr>
            <w:r w:rsidRPr="005D3B67">
              <w:rPr>
                <w:rFonts w:ascii="Times New Roman" w:hAnsi="Times New Roman"/>
                <w:highlight w:val="green"/>
                <w:rPrChange w:id="980" w:author="Соколов Сергей Вадимович" w:date="2024-01-19T16:32:00Z">
                  <w:rPr>
                    <w:rFonts w:ascii="Times New Roman" w:hAnsi="Times New Roman"/>
                  </w:rPr>
                </w:rPrChange>
              </w:rPr>
              <w:t>13 м/</w:t>
            </w:r>
            <w:r w:rsidR="001C5CAF" w:rsidRPr="005D3B67">
              <w:rPr>
                <w:rFonts w:ascii="Times New Roman" w:hAnsi="Times New Roman"/>
                <w:highlight w:val="green"/>
                <w:rPrChange w:id="981" w:author="Соколов Сергей Вадимович" w:date="2024-01-19T16:32:00Z">
                  <w:rPr>
                    <w:rFonts w:ascii="Times New Roman" w:hAnsi="Times New Roman"/>
                  </w:rPr>
                </w:rPrChange>
              </w:rPr>
              <w:t xml:space="preserve">мес </w:t>
            </w:r>
            <w:r w:rsidRPr="005D3B67">
              <w:rPr>
                <w:rFonts w:ascii="Times New Roman" w:hAnsi="Times New Roman"/>
                <w:highlight w:val="green"/>
                <w:rPrChange w:id="982" w:author="Соколов Сергей Вадимович" w:date="2024-01-19T16:32:00Z">
                  <w:rPr>
                    <w:rFonts w:ascii="Times New Roman" w:hAnsi="Times New Roman"/>
                  </w:rPr>
                </w:rPrChange>
              </w:rPr>
              <w:t>–</w:t>
            </w:r>
            <w:r w:rsidR="001C5CAF" w:rsidRPr="005D3B67">
              <w:rPr>
                <w:rFonts w:ascii="Times New Roman" w:hAnsi="Times New Roman"/>
                <w:highlight w:val="green"/>
                <w:rPrChange w:id="983" w:author="Соколов Сергей Вадимович" w:date="2024-01-19T16:32:00Z">
                  <w:rPr>
                    <w:rFonts w:ascii="Times New Roman" w:hAnsi="Times New Roman"/>
                  </w:rPr>
                </w:rPrChange>
              </w:rPr>
              <w:t xml:space="preserve"> </w:t>
            </w:r>
            <w:r w:rsidR="00E84B14" w:rsidRPr="005D3B67">
              <w:rPr>
                <w:rFonts w:ascii="Times New Roman" w:hAnsi="Times New Roman"/>
                <w:highlight w:val="green"/>
                <w:rPrChange w:id="984" w:author="Соколов Сергей Вадимович" w:date="2024-01-19T16:32:00Z">
                  <w:rPr>
                    <w:rFonts w:ascii="Times New Roman" w:hAnsi="Times New Roman"/>
                  </w:rPr>
                </w:rPrChange>
              </w:rPr>
              <w:t>1,8 м/ч</w:t>
            </w:r>
          </w:p>
        </w:tc>
      </w:tr>
      <w:tr w:rsidR="00446300" w:rsidRPr="005D3B67" w14:paraId="50393670" w14:textId="77777777" w:rsidTr="00446300">
        <w:trPr>
          <w:trHeight w:val="191"/>
        </w:trPr>
        <w:tc>
          <w:tcPr>
            <w:tcW w:w="5052" w:type="dxa"/>
            <w:tcBorders>
              <w:top w:val="single" w:sz="4" w:space="0" w:color="auto"/>
            </w:tcBorders>
          </w:tcPr>
          <w:p w14:paraId="3FAE44F9" w14:textId="77777777" w:rsidR="00E84B14" w:rsidRPr="005D3B67" w:rsidRDefault="00E84B14" w:rsidP="000B50C4">
            <w:pPr>
              <w:pStyle w:val="aff3"/>
              <w:rPr>
                <w:rFonts w:ascii="Times New Roman" w:hAnsi="Times New Roman"/>
                <w:highlight w:val="green"/>
                <w:rPrChange w:id="985" w:author="Соколов Сергей Вадимович" w:date="2024-01-19T16:32:00Z">
                  <w:rPr>
                    <w:rFonts w:ascii="Times New Roman" w:hAnsi="Times New Roman"/>
                  </w:rPr>
                </w:rPrChange>
              </w:rPr>
            </w:pPr>
            <w:r w:rsidRPr="005D3B67">
              <w:rPr>
                <w:rFonts w:ascii="Times New Roman" w:hAnsi="Times New Roman"/>
                <w:highlight w:val="green"/>
                <w:rPrChange w:id="986" w:author="Соколов Сергей Вадимович" w:date="2024-01-19T16:32:00Z">
                  <w:rPr>
                    <w:rFonts w:ascii="Times New Roman" w:hAnsi="Times New Roman"/>
                  </w:rPr>
                </w:rPrChange>
              </w:rPr>
              <w:t>Быстры</w:t>
            </w:r>
            <w:r w:rsidR="00F72885" w:rsidRPr="005D3B67">
              <w:rPr>
                <w:rFonts w:ascii="Times New Roman" w:hAnsi="Times New Roman"/>
                <w:highlight w:val="green"/>
                <w:rPrChange w:id="987" w:author="Соколов Сергей Вадимович" w:date="2024-01-19T16:32:00Z">
                  <w:rPr>
                    <w:rFonts w:ascii="Times New Roman" w:hAnsi="Times New Roman"/>
                  </w:rPr>
                </w:rPrChange>
              </w:rPr>
              <w:t>й</w:t>
            </w:r>
          </w:p>
        </w:tc>
        <w:tc>
          <w:tcPr>
            <w:tcW w:w="4044" w:type="dxa"/>
            <w:tcBorders>
              <w:top w:val="single" w:sz="4" w:space="0" w:color="auto"/>
            </w:tcBorders>
          </w:tcPr>
          <w:p w14:paraId="1B98CE90" w14:textId="77777777" w:rsidR="00E84B14" w:rsidRPr="005D3B67" w:rsidRDefault="00E84B14" w:rsidP="000B50C4">
            <w:pPr>
              <w:pStyle w:val="aff3"/>
              <w:jc w:val="center"/>
              <w:rPr>
                <w:rFonts w:ascii="Times New Roman" w:hAnsi="Times New Roman"/>
                <w:highlight w:val="green"/>
                <w:rPrChange w:id="988" w:author="Соколов Сергей Вадимович" w:date="2024-01-19T16:32:00Z">
                  <w:rPr>
                    <w:rFonts w:ascii="Times New Roman" w:hAnsi="Times New Roman"/>
                  </w:rPr>
                </w:rPrChange>
              </w:rPr>
            </w:pPr>
            <w:r w:rsidRPr="005D3B67">
              <w:rPr>
                <w:rFonts w:ascii="Times New Roman" w:hAnsi="Times New Roman"/>
                <w:highlight w:val="green"/>
                <w:rPrChange w:id="989" w:author="Соколов Сергей Вадимович" w:date="2024-01-19T16:32:00Z">
                  <w:rPr>
                    <w:rFonts w:ascii="Times New Roman" w:hAnsi="Times New Roman"/>
                  </w:rPr>
                </w:rPrChange>
              </w:rPr>
              <w:t>1,8 м/</w:t>
            </w:r>
            <w:r w:rsidR="0030069C" w:rsidRPr="005D3B67">
              <w:rPr>
                <w:rFonts w:ascii="Times New Roman" w:hAnsi="Times New Roman"/>
                <w:highlight w:val="green"/>
                <w:rPrChange w:id="990" w:author="Соколов Сергей Вадимович" w:date="2024-01-19T16:32:00Z">
                  <w:rPr>
                    <w:rFonts w:ascii="Times New Roman" w:hAnsi="Times New Roman"/>
                  </w:rPr>
                </w:rPrChange>
              </w:rPr>
              <w:t>ч</w:t>
            </w:r>
            <w:r w:rsidR="001C5CAF" w:rsidRPr="005D3B67">
              <w:rPr>
                <w:rFonts w:ascii="Times New Roman" w:hAnsi="Times New Roman"/>
                <w:highlight w:val="green"/>
                <w:rPrChange w:id="991" w:author="Соколов Сергей Вадимович" w:date="2024-01-19T16:32:00Z">
                  <w:rPr>
                    <w:rFonts w:ascii="Times New Roman" w:hAnsi="Times New Roman"/>
                  </w:rPr>
                </w:rPrChange>
              </w:rPr>
              <w:t xml:space="preserve"> </w:t>
            </w:r>
            <w:r w:rsidR="00AB5B11" w:rsidRPr="005D3B67">
              <w:rPr>
                <w:rFonts w:ascii="Times New Roman" w:hAnsi="Times New Roman"/>
                <w:highlight w:val="green"/>
                <w:rPrChange w:id="992" w:author="Соколов Сергей Вадимович" w:date="2024-01-19T16:32:00Z">
                  <w:rPr>
                    <w:rFonts w:ascii="Times New Roman" w:hAnsi="Times New Roman"/>
                  </w:rPr>
                </w:rPrChange>
              </w:rPr>
              <w:t>–</w:t>
            </w:r>
            <w:r w:rsidR="001C5CAF" w:rsidRPr="005D3B67">
              <w:rPr>
                <w:rFonts w:ascii="Times New Roman" w:hAnsi="Times New Roman"/>
                <w:highlight w:val="green"/>
                <w:rPrChange w:id="993" w:author="Соколов Сергей Вадимович" w:date="2024-01-19T16:32:00Z">
                  <w:rPr>
                    <w:rFonts w:ascii="Times New Roman" w:hAnsi="Times New Roman"/>
                  </w:rPr>
                </w:rPrChange>
              </w:rPr>
              <w:t xml:space="preserve"> </w:t>
            </w:r>
            <w:r w:rsidRPr="005D3B67">
              <w:rPr>
                <w:rFonts w:ascii="Times New Roman" w:hAnsi="Times New Roman"/>
                <w:highlight w:val="green"/>
                <w:rPrChange w:id="994" w:author="Соколов Сергей Вадимович" w:date="2024-01-19T16:32:00Z">
                  <w:rPr>
                    <w:rFonts w:ascii="Times New Roman" w:hAnsi="Times New Roman"/>
                  </w:rPr>
                </w:rPrChange>
              </w:rPr>
              <w:t>3 м/мин</w:t>
            </w:r>
          </w:p>
        </w:tc>
      </w:tr>
      <w:tr w:rsidR="00446300" w:rsidRPr="005D3B67" w14:paraId="4921B341" w14:textId="77777777" w:rsidTr="00446300">
        <w:trPr>
          <w:trHeight w:val="165"/>
        </w:trPr>
        <w:tc>
          <w:tcPr>
            <w:tcW w:w="5052" w:type="dxa"/>
          </w:tcPr>
          <w:p w14:paraId="3DEA5582" w14:textId="77777777" w:rsidR="00E84B14" w:rsidRPr="005D3B67" w:rsidRDefault="00E84B14" w:rsidP="000B50C4">
            <w:pPr>
              <w:pStyle w:val="aff3"/>
              <w:rPr>
                <w:rFonts w:ascii="Times New Roman" w:hAnsi="Times New Roman"/>
                <w:highlight w:val="green"/>
                <w:rPrChange w:id="995" w:author="Соколов Сергей Вадимович" w:date="2024-01-19T16:32:00Z">
                  <w:rPr>
                    <w:rFonts w:ascii="Times New Roman" w:hAnsi="Times New Roman"/>
                  </w:rPr>
                </w:rPrChange>
              </w:rPr>
            </w:pPr>
            <w:r w:rsidRPr="005D3B67">
              <w:rPr>
                <w:rFonts w:ascii="Times New Roman" w:hAnsi="Times New Roman"/>
                <w:highlight w:val="green"/>
                <w:rPrChange w:id="996" w:author="Соколов Сергей Вадимович" w:date="2024-01-19T16:32:00Z">
                  <w:rPr>
                    <w:rFonts w:ascii="Times New Roman" w:hAnsi="Times New Roman"/>
                  </w:rPr>
                </w:rPrChange>
              </w:rPr>
              <w:t>Очень быстры</w:t>
            </w:r>
            <w:r w:rsidR="00F72885" w:rsidRPr="005D3B67">
              <w:rPr>
                <w:rFonts w:ascii="Times New Roman" w:hAnsi="Times New Roman"/>
                <w:highlight w:val="green"/>
                <w:rPrChange w:id="997" w:author="Соколов Сергей Вадимович" w:date="2024-01-19T16:32:00Z">
                  <w:rPr>
                    <w:rFonts w:ascii="Times New Roman" w:hAnsi="Times New Roman"/>
                  </w:rPr>
                </w:rPrChange>
              </w:rPr>
              <w:t>й</w:t>
            </w:r>
          </w:p>
        </w:tc>
        <w:tc>
          <w:tcPr>
            <w:tcW w:w="4044" w:type="dxa"/>
          </w:tcPr>
          <w:p w14:paraId="61DF2880" w14:textId="77777777" w:rsidR="00E84B14" w:rsidRPr="005D3B67" w:rsidRDefault="00E84B14" w:rsidP="000B50C4">
            <w:pPr>
              <w:pStyle w:val="aff3"/>
              <w:jc w:val="center"/>
              <w:rPr>
                <w:rFonts w:ascii="Times New Roman" w:hAnsi="Times New Roman"/>
                <w:highlight w:val="green"/>
                <w:rPrChange w:id="998" w:author="Соколов Сергей Вадимович" w:date="2024-01-19T16:32:00Z">
                  <w:rPr>
                    <w:rFonts w:ascii="Times New Roman" w:hAnsi="Times New Roman"/>
                  </w:rPr>
                </w:rPrChange>
              </w:rPr>
            </w:pPr>
            <w:r w:rsidRPr="005D3B67">
              <w:rPr>
                <w:rFonts w:ascii="Times New Roman" w:hAnsi="Times New Roman"/>
                <w:highlight w:val="green"/>
                <w:rPrChange w:id="999" w:author="Соколов Сергей Вадимович" w:date="2024-01-19T16:32:00Z">
                  <w:rPr>
                    <w:rFonts w:ascii="Times New Roman" w:hAnsi="Times New Roman"/>
                  </w:rPr>
                </w:rPrChange>
              </w:rPr>
              <w:t>3 м/мин</w:t>
            </w:r>
            <w:r w:rsidR="00AB5B11" w:rsidRPr="005D3B67">
              <w:rPr>
                <w:rFonts w:ascii="Times New Roman" w:hAnsi="Times New Roman"/>
                <w:highlight w:val="green"/>
                <w:rPrChange w:id="1000" w:author="Соколов Сергей Вадимович" w:date="2024-01-19T16:32:00Z">
                  <w:rPr>
                    <w:rFonts w:ascii="Times New Roman" w:hAnsi="Times New Roman"/>
                  </w:rPr>
                </w:rPrChange>
              </w:rPr>
              <w:t>–</w:t>
            </w:r>
            <w:r w:rsidRPr="005D3B67">
              <w:rPr>
                <w:rFonts w:ascii="Times New Roman" w:hAnsi="Times New Roman"/>
                <w:highlight w:val="green"/>
                <w:rPrChange w:id="1001" w:author="Соколов Сергей Вадимович" w:date="2024-01-19T16:32:00Z">
                  <w:rPr>
                    <w:rFonts w:ascii="Times New Roman" w:hAnsi="Times New Roman"/>
                  </w:rPr>
                </w:rPrChange>
              </w:rPr>
              <w:t>5 м/с</w:t>
            </w:r>
          </w:p>
        </w:tc>
      </w:tr>
      <w:tr w:rsidR="00E84B14" w:rsidRPr="002150CE" w14:paraId="093803CB" w14:textId="77777777" w:rsidTr="00446300">
        <w:trPr>
          <w:trHeight w:val="132"/>
        </w:trPr>
        <w:tc>
          <w:tcPr>
            <w:tcW w:w="5052" w:type="dxa"/>
          </w:tcPr>
          <w:p w14:paraId="2CE6AF03" w14:textId="77777777" w:rsidR="00E84B14" w:rsidRPr="005D3B67" w:rsidRDefault="00E84B14" w:rsidP="000B50C4">
            <w:pPr>
              <w:pStyle w:val="aff3"/>
              <w:rPr>
                <w:rFonts w:ascii="Times New Roman" w:hAnsi="Times New Roman"/>
                <w:highlight w:val="green"/>
                <w:rPrChange w:id="1002" w:author="Соколов Сергей Вадимович" w:date="2024-01-19T16:32:00Z">
                  <w:rPr>
                    <w:rFonts w:ascii="Times New Roman" w:hAnsi="Times New Roman"/>
                  </w:rPr>
                </w:rPrChange>
              </w:rPr>
            </w:pPr>
            <w:r w:rsidRPr="005D3B67">
              <w:rPr>
                <w:rFonts w:ascii="Times New Roman" w:hAnsi="Times New Roman"/>
                <w:highlight w:val="green"/>
                <w:rPrChange w:id="1003" w:author="Соколов Сергей Вадимович" w:date="2024-01-19T16:32:00Z">
                  <w:rPr>
                    <w:rFonts w:ascii="Times New Roman" w:hAnsi="Times New Roman"/>
                  </w:rPr>
                </w:rPrChange>
              </w:rPr>
              <w:t>Экстремально быстры</w:t>
            </w:r>
            <w:r w:rsidR="00F72885" w:rsidRPr="005D3B67">
              <w:rPr>
                <w:rFonts w:ascii="Times New Roman" w:hAnsi="Times New Roman"/>
                <w:highlight w:val="green"/>
                <w:rPrChange w:id="1004" w:author="Соколов Сергей Вадимович" w:date="2024-01-19T16:32:00Z">
                  <w:rPr>
                    <w:rFonts w:ascii="Times New Roman" w:hAnsi="Times New Roman"/>
                  </w:rPr>
                </w:rPrChange>
              </w:rPr>
              <w:t>й</w:t>
            </w:r>
          </w:p>
        </w:tc>
        <w:tc>
          <w:tcPr>
            <w:tcW w:w="4044" w:type="dxa"/>
          </w:tcPr>
          <w:p w14:paraId="28D4DD3C" w14:textId="77777777" w:rsidR="00E84B14" w:rsidRPr="000B50C4" w:rsidRDefault="00E84B14" w:rsidP="000B50C4">
            <w:pPr>
              <w:pStyle w:val="aff3"/>
              <w:jc w:val="center"/>
              <w:rPr>
                <w:rFonts w:ascii="Times New Roman" w:hAnsi="Times New Roman"/>
              </w:rPr>
            </w:pPr>
            <w:r w:rsidRPr="005D3B67">
              <w:rPr>
                <w:rFonts w:ascii="Times New Roman" w:hAnsi="Times New Roman"/>
                <w:highlight w:val="green"/>
                <w:rPrChange w:id="1005" w:author="Соколов Сергей Вадимович" w:date="2024-01-19T16:32:00Z">
                  <w:rPr>
                    <w:rFonts w:ascii="Times New Roman" w:hAnsi="Times New Roman"/>
                  </w:rPr>
                </w:rPrChange>
              </w:rPr>
              <w:t>Более 5 м/с</w:t>
            </w:r>
          </w:p>
        </w:tc>
      </w:tr>
    </w:tbl>
    <w:p w14:paraId="44F630AD" w14:textId="77777777" w:rsidR="00E84B14" w:rsidRPr="002150CE" w:rsidRDefault="00E84B14" w:rsidP="001B58BB">
      <w:pPr>
        <w:pStyle w:val="aff1"/>
        <w:spacing w:line="360" w:lineRule="auto"/>
        <w:ind w:left="709" w:right="140"/>
        <w:jc w:val="both"/>
        <w:rPr>
          <w:rFonts w:ascii="Times New Roman" w:hAnsi="Times New Roman" w:cs="Times New Roman"/>
          <w:sz w:val="24"/>
          <w:szCs w:val="24"/>
        </w:rPr>
      </w:pPr>
    </w:p>
    <w:p w14:paraId="33B643F3" w14:textId="77777777" w:rsidR="00730EE4" w:rsidRPr="002150CE" w:rsidRDefault="00E333E3"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Для оценки устойчивости склона</w:t>
      </w:r>
      <w:r w:rsidR="00321742" w:rsidRPr="002150CE">
        <w:rPr>
          <w:rFonts w:ascii="Times New Roman" w:eastAsia="Calibri" w:hAnsi="Times New Roman" w:cs="Times New Roman"/>
          <w:sz w:val="24"/>
          <w:szCs w:val="24"/>
        </w:rPr>
        <w:t xml:space="preserve"> инженерно-геологические</w:t>
      </w:r>
      <w:r w:rsidRPr="002150CE">
        <w:rPr>
          <w:rFonts w:ascii="Times New Roman" w:eastAsia="Calibri" w:hAnsi="Times New Roman" w:cs="Times New Roman"/>
          <w:sz w:val="24"/>
          <w:szCs w:val="24"/>
        </w:rPr>
        <w:t xml:space="preserve"> изыскания следует проводить, как правило, на всей площади опасного (потенциально опасного) склона и </w:t>
      </w:r>
      <w:r w:rsidR="001F16E6" w:rsidRPr="002150CE">
        <w:rPr>
          <w:rFonts w:ascii="Times New Roman" w:eastAsia="Calibri" w:hAnsi="Times New Roman" w:cs="Times New Roman"/>
          <w:sz w:val="24"/>
          <w:szCs w:val="24"/>
        </w:rPr>
        <w:t xml:space="preserve">участках территории, </w:t>
      </w:r>
      <w:r w:rsidRPr="002150CE">
        <w:rPr>
          <w:rFonts w:ascii="Times New Roman" w:eastAsia="Calibri" w:hAnsi="Times New Roman" w:cs="Times New Roman"/>
          <w:sz w:val="24"/>
          <w:szCs w:val="24"/>
        </w:rPr>
        <w:t>прилегающих к его верхней бровке</w:t>
      </w:r>
      <w:r w:rsidR="00480BDD" w:rsidRPr="002150CE">
        <w:rPr>
          <w:rFonts w:ascii="Times New Roman" w:eastAsia="Calibri" w:hAnsi="Times New Roman" w:cs="Times New Roman"/>
          <w:sz w:val="24"/>
          <w:szCs w:val="24"/>
        </w:rPr>
        <w:t xml:space="preserve">, подошве, боковым границам (с захватом устойчивой части склона), </w:t>
      </w:r>
      <w:r w:rsidR="00131051" w:rsidRPr="002150CE">
        <w:rPr>
          <w:rFonts w:ascii="Times New Roman" w:eastAsia="Calibri" w:hAnsi="Times New Roman" w:cs="Times New Roman"/>
          <w:sz w:val="24"/>
          <w:szCs w:val="24"/>
        </w:rPr>
        <w:t xml:space="preserve">а для береговых </w:t>
      </w:r>
      <w:r w:rsidR="001F16E6" w:rsidRPr="002150CE">
        <w:rPr>
          <w:rFonts w:ascii="Times New Roman" w:eastAsia="Calibri" w:hAnsi="Times New Roman" w:cs="Times New Roman"/>
          <w:sz w:val="24"/>
          <w:szCs w:val="24"/>
        </w:rPr>
        <w:t xml:space="preserve">оползнеопасных </w:t>
      </w:r>
      <w:r w:rsidR="00131051" w:rsidRPr="002150CE">
        <w:rPr>
          <w:rFonts w:ascii="Times New Roman" w:eastAsia="Calibri" w:hAnsi="Times New Roman" w:cs="Times New Roman"/>
          <w:sz w:val="24"/>
          <w:szCs w:val="24"/>
        </w:rPr>
        <w:t>склонов –</w:t>
      </w:r>
      <w:r w:rsidRPr="002150CE">
        <w:rPr>
          <w:rFonts w:ascii="Times New Roman" w:eastAsia="Calibri" w:hAnsi="Times New Roman" w:cs="Times New Roman"/>
          <w:sz w:val="24"/>
          <w:szCs w:val="24"/>
        </w:rPr>
        <w:t xml:space="preserve"> с обязательным </w:t>
      </w:r>
      <w:r w:rsidR="00480BDD" w:rsidRPr="002150CE">
        <w:rPr>
          <w:rFonts w:ascii="Times New Roman" w:eastAsia="Calibri" w:hAnsi="Times New Roman" w:cs="Times New Roman"/>
          <w:sz w:val="24"/>
          <w:szCs w:val="24"/>
        </w:rPr>
        <w:t xml:space="preserve">включением </w:t>
      </w:r>
      <w:r w:rsidRPr="002150CE">
        <w:rPr>
          <w:rFonts w:ascii="Times New Roman" w:eastAsia="Calibri" w:hAnsi="Times New Roman" w:cs="Times New Roman"/>
          <w:sz w:val="24"/>
          <w:szCs w:val="24"/>
        </w:rPr>
        <w:t>их подводных частей</w:t>
      </w:r>
      <w:r w:rsidR="004F3E1A" w:rsidRPr="002150CE">
        <w:rPr>
          <w:rFonts w:ascii="Times New Roman" w:eastAsia="Calibri" w:hAnsi="Times New Roman" w:cs="Times New Roman"/>
          <w:sz w:val="24"/>
          <w:szCs w:val="24"/>
        </w:rPr>
        <w:t>.</w:t>
      </w:r>
    </w:p>
    <w:p w14:paraId="725998B7" w14:textId="77777777" w:rsidR="00730EE4" w:rsidRPr="002150CE" w:rsidRDefault="00730EE4" w:rsidP="00730EE4">
      <w:pPr>
        <w:pStyle w:val="aff1"/>
        <w:tabs>
          <w:tab w:val="left" w:pos="0"/>
          <w:tab w:val="left" w:pos="142"/>
          <w:tab w:val="left" w:pos="993"/>
        </w:tabs>
        <w:spacing w:line="360" w:lineRule="auto"/>
        <w:ind w:left="0" w:firstLine="709"/>
        <w:jc w:val="both"/>
        <w:rPr>
          <w:rFonts w:ascii="Times New Roman" w:eastAsia="Calibri" w:hAnsi="Times New Roman" w:cs="Times New Roman"/>
          <w:sz w:val="24"/>
          <w:szCs w:val="24"/>
        </w:rPr>
      </w:pPr>
      <w:r w:rsidRPr="005D3B67">
        <w:rPr>
          <w:rFonts w:ascii="Times New Roman" w:eastAsia="Calibri" w:hAnsi="Times New Roman" w:cs="Times New Roman"/>
          <w:sz w:val="24"/>
          <w:szCs w:val="24"/>
          <w:highlight w:val="green"/>
          <w:rPrChange w:id="1006" w:author="Соколов Сергей Вадимович" w:date="2024-01-19T16:32:00Z">
            <w:rPr>
              <w:rFonts w:ascii="Times New Roman" w:eastAsia="Calibri" w:hAnsi="Times New Roman" w:cs="Times New Roman"/>
              <w:sz w:val="24"/>
              <w:szCs w:val="24"/>
            </w:rPr>
          </w:rPrChange>
        </w:rPr>
        <w:lastRenderedPageBreak/>
        <w:t xml:space="preserve">В районах развития оползневых (оползнеопасных) склонов и откосов, сложенных скальными и полускальными </w:t>
      </w:r>
      <w:r w:rsidR="00552F91" w:rsidRPr="005D3B67">
        <w:rPr>
          <w:rFonts w:ascii="Times New Roman" w:eastAsia="Calibri" w:hAnsi="Times New Roman" w:cs="Times New Roman"/>
          <w:sz w:val="24"/>
          <w:szCs w:val="24"/>
          <w:highlight w:val="green"/>
          <w:rPrChange w:id="1007" w:author="Соколов Сергей Вадимович" w:date="2024-01-19T16:32:00Z">
            <w:rPr>
              <w:rFonts w:ascii="Times New Roman" w:eastAsia="Calibri" w:hAnsi="Times New Roman" w:cs="Times New Roman"/>
              <w:sz w:val="24"/>
              <w:szCs w:val="24"/>
            </w:rPr>
          </w:rPrChange>
        </w:rPr>
        <w:t>грунтами</w:t>
      </w:r>
      <w:r w:rsidRPr="005D3B67">
        <w:rPr>
          <w:rFonts w:ascii="Times New Roman" w:eastAsia="Calibri" w:hAnsi="Times New Roman" w:cs="Times New Roman"/>
          <w:sz w:val="24"/>
          <w:szCs w:val="24"/>
          <w:highlight w:val="green"/>
          <w:rPrChange w:id="1008" w:author="Соколов Сергей Вадимович" w:date="2024-01-19T16:32:00Z">
            <w:rPr>
              <w:rFonts w:ascii="Times New Roman" w:eastAsia="Calibri" w:hAnsi="Times New Roman" w:cs="Times New Roman"/>
              <w:sz w:val="24"/>
              <w:szCs w:val="24"/>
            </w:rPr>
          </w:rPrChange>
        </w:rPr>
        <w:t xml:space="preserve"> должны изучаться: крутизна и высота склона, блочность пород, пространственное соотношение трещиноватости и зон ослаблений с пространственной ориентацией склона (откоса), тип и характер заполнителя трещин</w:t>
      </w:r>
      <w:r w:rsidR="00F23AC3" w:rsidRPr="005D3B67">
        <w:rPr>
          <w:rFonts w:ascii="Times New Roman" w:eastAsia="Calibri" w:hAnsi="Times New Roman" w:cs="Times New Roman"/>
          <w:sz w:val="24"/>
          <w:szCs w:val="24"/>
          <w:highlight w:val="green"/>
          <w:rPrChange w:id="1009" w:author="Соколов Сергей Вадимович" w:date="2024-01-19T16:32:00Z">
            <w:rPr>
              <w:rFonts w:ascii="Times New Roman" w:eastAsia="Calibri" w:hAnsi="Times New Roman" w:cs="Times New Roman"/>
              <w:sz w:val="24"/>
              <w:szCs w:val="24"/>
            </w:rPr>
          </w:rPrChange>
        </w:rPr>
        <w:t>.</w:t>
      </w:r>
    </w:p>
    <w:p w14:paraId="7244A3B5" w14:textId="77777777" w:rsidR="00A34E4F" w:rsidRPr="002150CE" w:rsidRDefault="00E333E3"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Состав и объемы работ</w:t>
      </w:r>
      <w:r w:rsidR="00F92F38" w:rsidRPr="002150CE">
        <w:rPr>
          <w:rFonts w:ascii="Times New Roman" w:eastAsia="Calibri" w:hAnsi="Times New Roman" w:cs="Times New Roman"/>
          <w:sz w:val="24"/>
          <w:szCs w:val="24"/>
        </w:rPr>
        <w:t xml:space="preserve"> при выполнении инженерно-геологических изысканий</w:t>
      </w:r>
      <w:r w:rsidRPr="002150CE">
        <w:rPr>
          <w:rFonts w:ascii="Times New Roman" w:eastAsia="Calibri" w:hAnsi="Times New Roman" w:cs="Times New Roman"/>
          <w:sz w:val="24"/>
          <w:szCs w:val="24"/>
        </w:rPr>
        <w:t xml:space="preserve"> следует </w:t>
      </w:r>
      <w:r w:rsidR="00F92F38" w:rsidRPr="002150CE">
        <w:rPr>
          <w:rFonts w:ascii="Times New Roman" w:eastAsia="Calibri" w:hAnsi="Times New Roman" w:cs="Times New Roman"/>
          <w:sz w:val="24"/>
          <w:szCs w:val="24"/>
        </w:rPr>
        <w:t xml:space="preserve">планировать </w:t>
      </w:r>
      <w:r w:rsidR="00BE2143" w:rsidRPr="002150CE">
        <w:rPr>
          <w:rFonts w:ascii="Times New Roman" w:eastAsia="Calibri" w:hAnsi="Times New Roman" w:cs="Times New Roman"/>
          <w:sz w:val="24"/>
          <w:szCs w:val="24"/>
        </w:rPr>
        <w:t>в программе</w:t>
      </w:r>
      <w:r w:rsidR="009E6031" w:rsidRPr="002150CE">
        <w:rPr>
          <w:rFonts w:ascii="Times New Roman" w:eastAsia="Calibri" w:hAnsi="Times New Roman" w:cs="Times New Roman"/>
          <w:sz w:val="24"/>
          <w:szCs w:val="24"/>
        </w:rPr>
        <w:t xml:space="preserve"> (</w:t>
      </w:r>
      <w:r w:rsidR="005D10EC" w:rsidRPr="002150CE">
        <w:rPr>
          <w:rFonts w:ascii="Times New Roman" w:eastAsia="Calibri" w:hAnsi="Times New Roman" w:cs="Times New Roman"/>
          <w:sz w:val="24"/>
          <w:szCs w:val="24"/>
        </w:rPr>
        <w:t>включая обоснование периодичности и продолжительности инженерно-геологических изысканий на исследуемом участке</w:t>
      </w:r>
      <w:r w:rsidR="009D48C1" w:rsidRPr="002150CE">
        <w:rPr>
          <w:rFonts w:ascii="Times New Roman" w:eastAsia="Calibri" w:hAnsi="Times New Roman" w:cs="Times New Roman"/>
          <w:sz w:val="24"/>
          <w:szCs w:val="24"/>
        </w:rPr>
        <w:t>)</w:t>
      </w:r>
      <w:r w:rsidR="005D10EC" w:rsidRPr="002150CE">
        <w:rPr>
          <w:rFonts w:ascii="Times New Roman" w:eastAsia="Calibri" w:hAnsi="Times New Roman" w:cs="Times New Roman"/>
          <w:sz w:val="24"/>
          <w:szCs w:val="24"/>
        </w:rPr>
        <w:t xml:space="preserve"> </w:t>
      </w:r>
      <w:r w:rsidR="00BE2143" w:rsidRPr="002150CE">
        <w:rPr>
          <w:rFonts w:ascii="Times New Roman" w:eastAsia="Calibri" w:hAnsi="Times New Roman" w:cs="Times New Roman"/>
          <w:sz w:val="24"/>
          <w:szCs w:val="24"/>
        </w:rPr>
        <w:t xml:space="preserve">с учетом </w:t>
      </w:r>
      <w:r w:rsidR="002C6B87" w:rsidRPr="002150CE">
        <w:rPr>
          <w:rFonts w:ascii="Times New Roman" w:eastAsia="Calibri" w:hAnsi="Times New Roman" w:cs="Times New Roman"/>
          <w:sz w:val="24"/>
          <w:szCs w:val="24"/>
        </w:rPr>
        <w:t>типа</w:t>
      </w:r>
      <w:r w:rsidR="00A9556A" w:rsidRPr="002150CE">
        <w:rPr>
          <w:rFonts w:ascii="Times New Roman" w:eastAsia="Calibri" w:hAnsi="Times New Roman" w:cs="Times New Roman"/>
          <w:sz w:val="24"/>
          <w:szCs w:val="24"/>
        </w:rPr>
        <w:t xml:space="preserve"> оползневого процесса</w:t>
      </w:r>
      <w:r w:rsidR="002C6B87" w:rsidRPr="002150CE">
        <w:rPr>
          <w:rFonts w:ascii="Times New Roman" w:eastAsia="Calibri" w:hAnsi="Times New Roman" w:cs="Times New Roman"/>
          <w:sz w:val="24"/>
          <w:szCs w:val="24"/>
        </w:rPr>
        <w:t xml:space="preserve">, </w:t>
      </w:r>
      <w:r w:rsidR="00BE2143" w:rsidRPr="002150CE">
        <w:rPr>
          <w:rFonts w:ascii="Times New Roman" w:eastAsia="Calibri" w:hAnsi="Times New Roman" w:cs="Times New Roman"/>
          <w:sz w:val="24"/>
          <w:szCs w:val="24"/>
        </w:rPr>
        <w:t>стадии оползневого процесса</w:t>
      </w:r>
      <w:bookmarkStart w:id="1010" w:name="i218171"/>
      <w:r w:rsidR="00256F7F" w:rsidRPr="002150CE">
        <w:rPr>
          <w:rFonts w:ascii="Times New Roman" w:eastAsia="Calibri" w:hAnsi="Times New Roman" w:cs="Times New Roman"/>
          <w:sz w:val="24"/>
          <w:szCs w:val="24"/>
        </w:rPr>
        <w:t xml:space="preserve">, </w:t>
      </w:r>
      <w:r w:rsidR="00256F7F" w:rsidRPr="002150CE">
        <w:rPr>
          <w:rFonts w:ascii="Times New Roman" w:hAnsi="Times New Roman" w:cs="Times New Roman"/>
          <w:sz w:val="24"/>
          <w:szCs w:val="24"/>
        </w:rPr>
        <w:t>глубин</w:t>
      </w:r>
      <w:r w:rsidR="0007717A" w:rsidRPr="002150CE">
        <w:rPr>
          <w:rFonts w:ascii="Times New Roman" w:hAnsi="Times New Roman" w:cs="Times New Roman"/>
          <w:sz w:val="24"/>
          <w:szCs w:val="24"/>
        </w:rPr>
        <w:t>ы</w:t>
      </w:r>
      <w:r w:rsidR="00C57D54" w:rsidRPr="002150CE">
        <w:rPr>
          <w:rFonts w:ascii="Times New Roman" w:hAnsi="Times New Roman" w:cs="Times New Roman"/>
          <w:sz w:val="24"/>
          <w:szCs w:val="24"/>
        </w:rPr>
        <w:t xml:space="preserve"> захвата </w:t>
      </w:r>
      <w:r w:rsidR="00256F7F" w:rsidRPr="002150CE">
        <w:rPr>
          <w:rFonts w:ascii="Times New Roman" w:hAnsi="Times New Roman" w:cs="Times New Roman"/>
          <w:sz w:val="24"/>
          <w:szCs w:val="24"/>
        </w:rPr>
        <w:t>пород</w:t>
      </w:r>
      <w:r w:rsidR="002C6B87" w:rsidRPr="002150CE">
        <w:rPr>
          <w:rFonts w:ascii="Times New Roman" w:hAnsi="Times New Roman" w:cs="Times New Roman"/>
          <w:sz w:val="24"/>
          <w:szCs w:val="24"/>
        </w:rPr>
        <w:t xml:space="preserve">, </w:t>
      </w:r>
      <w:r w:rsidR="004615FC" w:rsidRPr="002150CE">
        <w:rPr>
          <w:rFonts w:ascii="Times New Roman" w:eastAsia="Calibri" w:hAnsi="Times New Roman" w:cs="Times New Roman"/>
          <w:sz w:val="24"/>
          <w:szCs w:val="24"/>
        </w:rPr>
        <w:t>объемов смещаемого грунта</w:t>
      </w:r>
      <w:r w:rsidR="00C57D54" w:rsidRPr="002150CE">
        <w:rPr>
          <w:rFonts w:ascii="Times New Roman" w:eastAsia="Calibri" w:hAnsi="Times New Roman" w:cs="Times New Roman"/>
          <w:sz w:val="24"/>
          <w:szCs w:val="24"/>
        </w:rPr>
        <w:t xml:space="preserve"> </w:t>
      </w:r>
      <w:r w:rsidR="002C6B87" w:rsidRPr="002150CE">
        <w:rPr>
          <w:rFonts w:ascii="Times New Roman" w:hAnsi="Times New Roman" w:cs="Times New Roman"/>
          <w:sz w:val="24"/>
          <w:szCs w:val="24"/>
        </w:rPr>
        <w:t>и скорости возможного смещения оползня</w:t>
      </w:r>
      <w:r w:rsidR="002C6B87" w:rsidRPr="002150CE">
        <w:rPr>
          <w:rFonts w:ascii="Times New Roman" w:eastAsia="Calibri" w:hAnsi="Times New Roman" w:cs="Times New Roman"/>
          <w:sz w:val="24"/>
          <w:szCs w:val="24"/>
        </w:rPr>
        <w:t xml:space="preserve"> </w:t>
      </w:r>
      <w:r w:rsidR="00A34E4F" w:rsidRPr="002150CE">
        <w:rPr>
          <w:rFonts w:ascii="Times New Roman" w:eastAsia="Calibri" w:hAnsi="Times New Roman" w:cs="Times New Roman"/>
          <w:sz w:val="24"/>
          <w:szCs w:val="24"/>
        </w:rPr>
        <w:t>с целью установления:</w:t>
      </w:r>
    </w:p>
    <w:p w14:paraId="4E494114" w14:textId="3ACD18AA" w:rsidR="002C6B87" w:rsidRPr="000B50C4" w:rsidRDefault="000B50C4" w:rsidP="000B50C4">
      <w:pPr>
        <w:pStyle w:val="aff3"/>
        <w:spacing w:line="360" w:lineRule="auto"/>
        <w:ind w:firstLine="709"/>
        <w:jc w:val="both"/>
        <w:rPr>
          <w:rFonts w:ascii="Times New Roman" w:hAnsi="Times New Roman"/>
          <w:b/>
          <w:bCs/>
          <w:sz w:val="24"/>
          <w:szCs w:val="24"/>
        </w:rPr>
      </w:pPr>
      <w:r>
        <w:rPr>
          <w:rFonts w:ascii="Times New Roman" w:hAnsi="Times New Roman"/>
          <w:sz w:val="24"/>
          <w:szCs w:val="24"/>
        </w:rPr>
        <w:t xml:space="preserve">- </w:t>
      </w:r>
      <w:r w:rsidR="002C6B87" w:rsidRPr="000B50C4">
        <w:rPr>
          <w:rFonts w:ascii="Times New Roman" w:hAnsi="Times New Roman"/>
          <w:sz w:val="24"/>
          <w:szCs w:val="24"/>
        </w:rPr>
        <w:t>условий возникновения оползневых процессо</w:t>
      </w:r>
      <w:r w:rsidR="00D82511" w:rsidRPr="000B50C4">
        <w:rPr>
          <w:rFonts w:ascii="Times New Roman" w:hAnsi="Times New Roman"/>
          <w:sz w:val="24"/>
          <w:szCs w:val="24"/>
        </w:rPr>
        <w:t>в, в том числе их приуроченности</w:t>
      </w:r>
      <w:r w:rsidR="002C6B87" w:rsidRPr="000B50C4">
        <w:rPr>
          <w:rFonts w:ascii="Times New Roman" w:hAnsi="Times New Roman"/>
          <w:sz w:val="24"/>
          <w:szCs w:val="24"/>
        </w:rPr>
        <w:t xml:space="preserve"> к определенным геологическим образованиям, тектоническим структурам и геоморфологическим элементам;</w:t>
      </w:r>
    </w:p>
    <w:p w14:paraId="6B526C83" w14:textId="6937FC76" w:rsidR="002C6B87" w:rsidRPr="000B50C4" w:rsidRDefault="000B50C4" w:rsidP="000B50C4">
      <w:pPr>
        <w:pStyle w:val="aff3"/>
        <w:spacing w:line="360" w:lineRule="auto"/>
        <w:ind w:firstLine="709"/>
        <w:jc w:val="both"/>
        <w:rPr>
          <w:rFonts w:ascii="Times New Roman" w:hAnsi="Times New Roman"/>
          <w:b/>
          <w:bCs/>
          <w:sz w:val="24"/>
          <w:szCs w:val="24"/>
        </w:rPr>
      </w:pPr>
      <w:r>
        <w:rPr>
          <w:rFonts w:ascii="Times New Roman" w:hAnsi="Times New Roman"/>
          <w:sz w:val="24"/>
          <w:szCs w:val="24"/>
        </w:rPr>
        <w:t xml:space="preserve">- </w:t>
      </w:r>
      <w:r w:rsidR="002C6B87" w:rsidRPr="000B50C4">
        <w:rPr>
          <w:rFonts w:ascii="Times New Roman" w:hAnsi="Times New Roman"/>
          <w:sz w:val="24"/>
          <w:szCs w:val="24"/>
        </w:rPr>
        <w:t>времени (возраста) возникновения оползневого процесса и стадии (фазы) его развития;</w:t>
      </w:r>
    </w:p>
    <w:p w14:paraId="5419CC09" w14:textId="746A5F9D" w:rsidR="002C6B87" w:rsidRPr="000B50C4" w:rsidRDefault="000B50C4" w:rsidP="000B50C4">
      <w:pPr>
        <w:pStyle w:val="aff3"/>
        <w:spacing w:line="360" w:lineRule="auto"/>
        <w:ind w:firstLine="709"/>
        <w:jc w:val="both"/>
        <w:rPr>
          <w:rFonts w:ascii="Times New Roman" w:hAnsi="Times New Roman"/>
          <w:b/>
          <w:bCs/>
          <w:sz w:val="24"/>
          <w:szCs w:val="24"/>
        </w:rPr>
      </w:pPr>
      <w:r>
        <w:rPr>
          <w:rFonts w:ascii="Times New Roman" w:hAnsi="Times New Roman"/>
          <w:sz w:val="24"/>
          <w:szCs w:val="24"/>
        </w:rPr>
        <w:t>-</w:t>
      </w:r>
      <w:ins w:id="1011" w:author="Н.И." w:date="2019-02-14T17:19:00Z">
        <w:r w:rsidR="00CB4744">
          <w:rPr>
            <w:rFonts w:ascii="Times New Roman" w:hAnsi="Times New Roman"/>
            <w:sz w:val="24"/>
            <w:szCs w:val="24"/>
          </w:rPr>
          <w:t> </w:t>
        </w:r>
      </w:ins>
      <w:del w:id="1012" w:author="Н.И." w:date="2019-02-14T17:19:00Z">
        <w:r w:rsidDel="00CB4744">
          <w:rPr>
            <w:rFonts w:ascii="Times New Roman" w:hAnsi="Times New Roman"/>
            <w:sz w:val="24"/>
            <w:szCs w:val="24"/>
          </w:rPr>
          <w:delText xml:space="preserve"> </w:delText>
        </w:r>
      </w:del>
      <w:commentRangeStart w:id="1013"/>
      <w:r w:rsidR="002C6B87" w:rsidRPr="000B50C4">
        <w:rPr>
          <w:rFonts w:ascii="Times New Roman" w:hAnsi="Times New Roman"/>
          <w:sz w:val="24"/>
          <w:szCs w:val="24"/>
        </w:rPr>
        <w:t>факторов</w:t>
      </w:r>
      <w:commentRangeEnd w:id="1013"/>
      <w:r w:rsidR="00CB4744">
        <w:rPr>
          <w:rStyle w:val="aa"/>
          <w:rFonts w:ascii="Times New Roman CYR" w:hAnsi="Times New Roman CYR"/>
          <w:szCs w:val="20"/>
          <w:lang w:eastAsia="ru-RU"/>
        </w:rPr>
        <w:commentReference w:id="1013"/>
      </w:r>
      <w:r w:rsidR="002C6B87" w:rsidRPr="000B50C4">
        <w:rPr>
          <w:rFonts w:ascii="Times New Roman" w:hAnsi="Times New Roman"/>
          <w:sz w:val="24"/>
          <w:szCs w:val="24"/>
        </w:rPr>
        <w:t xml:space="preserve"> активизации оползневых процессов, включая влияние гидрогеологических, гидрологических и метеорологических условий; роли хозяйственной деятельности в активизации оползневых процессов; наличия других видов современных экзогенных геологических процессов</w:t>
      </w:r>
      <w:r w:rsidR="003B51B7" w:rsidRPr="000B50C4">
        <w:rPr>
          <w:rFonts w:ascii="Times New Roman" w:hAnsi="Times New Roman"/>
          <w:sz w:val="24"/>
          <w:szCs w:val="24"/>
        </w:rPr>
        <w:t xml:space="preserve"> (выветривание,</w:t>
      </w:r>
      <w:r w:rsidR="0061091F" w:rsidRPr="000B50C4">
        <w:rPr>
          <w:rFonts w:ascii="Times New Roman" w:hAnsi="Times New Roman"/>
          <w:sz w:val="24"/>
          <w:szCs w:val="24"/>
        </w:rPr>
        <w:t xml:space="preserve"> эрозия, абразия</w:t>
      </w:r>
      <w:r w:rsidR="002C6B87" w:rsidRPr="000B50C4">
        <w:rPr>
          <w:rFonts w:ascii="Times New Roman" w:hAnsi="Times New Roman"/>
          <w:sz w:val="24"/>
          <w:szCs w:val="24"/>
        </w:rPr>
        <w:t xml:space="preserve">) и определения степени их </w:t>
      </w:r>
      <w:r w:rsidR="000B0573" w:rsidRPr="000B50C4">
        <w:rPr>
          <w:rFonts w:ascii="Times New Roman" w:hAnsi="Times New Roman"/>
          <w:sz w:val="24"/>
          <w:szCs w:val="24"/>
        </w:rPr>
        <w:t>влияния на устойчивость склонов;</w:t>
      </w:r>
    </w:p>
    <w:p w14:paraId="7CB54537" w14:textId="73FD0F16" w:rsidR="002C6B87" w:rsidRPr="000B50C4" w:rsidRDefault="000B50C4" w:rsidP="000B50C4">
      <w:pPr>
        <w:pStyle w:val="aff3"/>
        <w:spacing w:line="360" w:lineRule="auto"/>
        <w:ind w:firstLine="709"/>
        <w:jc w:val="both"/>
        <w:rPr>
          <w:rFonts w:ascii="Times New Roman" w:hAnsi="Times New Roman"/>
          <w:b/>
          <w:bCs/>
          <w:sz w:val="24"/>
          <w:szCs w:val="24"/>
        </w:rPr>
      </w:pPr>
      <w:r>
        <w:rPr>
          <w:rFonts w:ascii="Times New Roman" w:hAnsi="Times New Roman"/>
          <w:sz w:val="24"/>
          <w:szCs w:val="24"/>
        </w:rPr>
        <w:t xml:space="preserve">- </w:t>
      </w:r>
      <w:r w:rsidR="002C6B87" w:rsidRPr="000B50C4">
        <w:rPr>
          <w:rFonts w:ascii="Times New Roman" w:hAnsi="Times New Roman"/>
          <w:sz w:val="24"/>
          <w:szCs w:val="24"/>
        </w:rPr>
        <w:t>характера деформаций дневной поверхности, возможной зоны поражения территории оползневым процессом,</w:t>
      </w:r>
      <w:r w:rsidR="000B0573" w:rsidRPr="000B50C4">
        <w:rPr>
          <w:rFonts w:ascii="Times New Roman" w:hAnsi="Times New Roman"/>
          <w:sz w:val="24"/>
          <w:szCs w:val="24"/>
        </w:rPr>
        <w:t xml:space="preserve"> а так</w:t>
      </w:r>
      <w:r w:rsidR="002C6B87" w:rsidRPr="000B50C4">
        <w:rPr>
          <w:rFonts w:ascii="Times New Roman" w:hAnsi="Times New Roman"/>
          <w:sz w:val="24"/>
          <w:szCs w:val="24"/>
        </w:rPr>
        <w:t>же деформаций в имеющихся на склоне зданиях и сооружениях, состояния сооружений инженерной защиты и эффективности их работы.</w:t>
      </w:r>
    </w:p>
    <w:p w14:paraId="512D47EA" w14:textId="77777777" w:rsidR="003F46F3" w:rsidRPr="005D3B67" w:rsidRDefault="00907F37" w:rsidP="00FB1C52">
      <w:pPr>
        <w:pStyle w:val="aff1"/>
        <w:tabs>
          <w:tab w:val="left" w:pos="851"/>
        </w:tabs>
        <w:autoSpaceDE/>
        <w:autoSpaceDN/>
        <w:adjustRightInd/>
        <w:spacing w:line="360" w:lineRule="auto"/>
        <w:ind w:left="0" w:firstLine="709"/>
        <w:contextualSpacing w:val="0"/>
        <w:jc w:val="both"/>
        <w:rPr>
          <w:rFonts w:ascii="Times New Roman" w:eastAsia="Calibri" w:hAnsi="Times New Roman" w:cs="Times New Roman"/>
          <w:sz w:val="24"/>
          <w:szCs w:val="24"/>
          <w:highlight w:val="green"/>
          <w:rPrChange w:id="1014" w:author="Соколов Сергей Вадимович" w:date="2024-01-19T16:33:00Z">
            <w:rPr>
              <w:rFonts w:ascii="Times New Roman" w:eastAsia="Calibri" w:hAnsi="Times New Roman" w:cs="Times New Roman"/>
              <w:sz w:val="24"/>
              <w:szCs w:val="24"/>
            </w:rPr>
          </w:rPrChange>
        </w:rPr>
      </w:pPr>
      <w:r w:rsidRPr="005D3B67">
        <w:rPr>
          <w:rFonts w:ascii="Times New Roman" w:hAnsi="Times New Roman" w:cs="Times New Roman"/>
          <w:sz w:val="24"/>
          <w:szCs w:val="24"/>
          <w:highlight w:val="green"/>
          <w:rPrChange w:id="1015" w:author="Соколов Сергей Вадимович" w:date="2024-01-19T16:33:00Z">
            <w:rPr>
              <w:rFonts w:ascii="Times New Roman" w:hAnsi="Times New Roman" w:cs="Times New Roman"/>
              <w:sz w:val="24"/>
              <w:szCs w:val="24"/>
            </w:rPr>
          </w:rPrChange>
        </w:rPr>
        <w:t>В</w:t>
      </w:r>
      <w:r w:rsidRPr="005D3B67">
        <w:rPr>
          <w:rFonts w:ascii="Times New Roman" w:eastAsia="Calibri" w:hAnsi="Times New Roman" w:cs="Times New Roman"/>
          <w:sz w:val="24"/>
          <w:szCs w:val="24"/>
          <w:highlight w:val="green"/>
          <w:rPrChange w:id="1016" w:author="Соколов Сергей Вадимович" w:date="2024-01-19T16:33:00Z">
            <w:rPr>
              <w:rFonts w:ascii="Times New Roman" w:eastAsia="Calibri" w:hAnsi="Times New Roman" w:cs="Times New Roman"/>
              <w:sz w:val="24"/>
              <w:szCs w:val="24"/>
            </w:rPr>
          </w:rPrChange>
        </w:rPr>
        <w:t xml:space="preserve"> составе инженерно-геологических изысканий выполняются:</w:t>
      </w:r>
    </w:p>
    <w:p w14:paraId="512CBC71" w14:textId="77777777" w:rsidR="003F46F3"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sz w:val="24"/>
          <w:szCs w:val="24"/>
          <w:highlight w:val="green"/>
          <w:rPrChange w:id="1017" w:author="Соколов Сергей Вадимович" w:date="2024-01-19T16:33:00Z">
            <w:rPr>
              <w:rFonts w:ascii="Times New Roman" w:hAnsi="Times New Roman" w:cs="Times New Roman"/>
              <w:sz w:val="24"/>
              <w:szCs w:val="24"/>
            </w:rPr>
          </w:rPrChange>
        </w:rPr>
      </w:pPr>
      <w:r w:rsidRPr="005D3B67">
        <w:rPr>
          <w:rFonts w:ascii="Times New Roman" w:eastAsia="Calibri" w:hAnsi="Times New Roman" w:cs="Times New Roman"/>
          <w:sz w:val="24"/>
          <w:szCs w:val="24"/>
          <w:highlight w:val="green"/>
          <w:rPrChange w:id="1018" w:author="Соколов Сергей Вадимович" w:date="2024-01-19T16:33:00Z">
            <w:rPr>
              <w:rFonts w:ascii="Times New Roman" w:eastAsia="Calibri" w:hAnsi="Times New Roman" w:cs="Times New Roman"/>
              <w:sz w:val="24"/>
              <w:szCs w:val="24"/>
            </w:rPr>
          </w:rPrChange>
        </w:rPr>
        <w:t xml:space="preserve">- </w:t>
      </w:r>
      <w:r w:rsidR="00907F37" w:rsidRPr="005D3B67">
        <w:rPr>
          <w:rFonts w:ascii="Times New Roman" w:eastAsia="Calibri" w:hAnsi="Times New Roman" w:cs="Times New Roman"/>
          <w:sz w:val="24"/>
          <w:szCs w:val="24"/>
          <w:highlight w:val="green"/>
          <w:rPrChange w:id="1019" w:author="Соколов Сергей Вадимович" w:date="2024-01-19T16:33:00Z">
            <w:rPr>
              <w:rFonts w:ascii="Times New Roman" w:eastAsia="Calibri" w:hAnsi="Times New Roman" w:cs="Times New Roman"/>
              <w:sz w:val="24"/>
              <w:szCs w:val="24"/>
            </w:rPr>
          </w:rPrChange>
        </w:rPr>
        <w:t>с</w:t>
      </w:r>
      <w:r w:rsidR="00907F37" w:rsidRPr="005D3B67">
        <w:rPr>
          <w:rFonts w:ascii="Times New Roman" w:hAnsi="Times New Roman" w:cs="Times New Roman"/>
          <w:sz w:val="24"/>
          <w:szCs w:val="24"/>
          <w:highlight w:val="green"/>
          <w:rPrChange w:id="1020" w:author="Соколов Сергей Вадимович" w:date="2024-01-19T16:33:00Z">
            <w:rPr>
              <w:rFonts w:ascii="Times New Roman" w:hAnsi="Times New Roman" w:cs="Times New Roman"/>
              <w:sz w:val="24"/>
              <w:szCs w:val="24"/>
            </w:rPr>
          </w:rPrChange>
        </w:rPr>
        <w:t>бор и обработка материалов изыск</w:t>
      </w:r>
      <w:r w:rsidR="003F46F3" w:rsidRPr="005D3B67">
        <w:rPr>
          <w:rFonts w:ascii="Times New Roman" w:hAnsi="Times New Roman" w:cs="Times New Roman"/>
          <w:sz w:val="24"/>
          <w:szCs w:val="24"/>
          <w:highlight w:val="green"/>
          <w:rPrChange w:id="1021" w:author="Соколов Сергей Вадимович" w:date="2024-01-19T16:33:00Z">
            <w:rPr>
              <w:rFonts w:ascii="Times New Roman" w:hAnsi="Times New Roman" w:cs="Times New Roman"/>
              <w:sz w:val="24"/>
              <w:szCs w:val="24"/>
            </w:rPr>
          </w:rPrChange>
        </w:rPr>
        <w:t>аний и исследований прошлых лет;</w:t>
      </w:r>
    </w:p>
    <w:p w14:paraId="3C460C20" w14:textId="0BAC4934" w:rsidR="003F46F3"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bCs/>
          <w:sz w:val="24"/>
          <w:szCs w:val="24"/>
          <w:highlight w:val="green"/>
          <w:rPrChange w:id="1022" w:author="Соколов Сергей Вадимович" w:date="2024-01-19T16:33:00Z">
            <w:rPr>
              <w:rFonts w:ascii="Times New Roman" w:hAnsi="Times New Roman" w:cs="Times New Roman"/>
              <w:bCs/>
              <w:sz w:val="24"/>
              <w:szCs w:val="24"/>
            </w:rPr>
          </w:rPrChange>
        </w:rPr>
      </w:pPr>
      <w:r w:rsidRPr="005D3B67">
        <w:rPr>
          <w:rFonts w:ascii="Times New Roman" w:hAnsi="Times New Roman" w:cs="Times New Roman"/>
          <w:sz w:val="24"/>
          <w:szCs w:val="24"/>
          <w:highlight w:val="green"/>
          <w:rPrChange w:id="1023" w:author="Соколов Сергей Вадимович" w:date="2024-01-19T16:33:00Z">
            <w:rPr>
              <w:rFonts w:ascii="Times New Roman" w:hAnsi="Times New Roman" w:cs="Times New Roman"/>
              <w:sz w:val="24"/>
              <w:szCs w:val="24"/>
            </w:rPr>
          </w:rPrChange>
        </w:rPr>
        <w:t xml:space="preserve">- </w:t>
      </w:r>
      <w:r w:rsidR="00907F37" w:rsidRPr="005D3B67">
        <w:rPr>
          <w:rFonts w:ascii="Times New Roman" w:hAnsi="Times New Roman" w:cs="Times New Roman"/>
          <w:sz w:val="24"/>
          <w:szCs w:val="24"/>
          <w:highlight w:val="green"/>
          <w:rPrChange w:id="1024" w:author="Соколов Сергей Вадимович" w:date="2024-01-19T16:33:00Z">
            <w:rPr>
              <w:rFonts w:ascii="Times New Roman" w:hAnsi="Times New Roman" w:cs="Times New Roman"/>
              <w:sz w:val="24"/>
              <w:szCs w:val="24"/>
            </w:rPr>
          </w:rPrChange>
        </w:rPr>
        <w:t>д</w:t>
      </w:r>
      <w:r w:rsidR="00907F37" w:rsidRPr="005D3B67">
        <w:rPr>
          <w:rFonts w:ascii="Times New Roman" w:hAnsi="Times New Roman" w:cs="Times New Roman"/>
          <w:bCs/>
          <w:sz w:val="24"/>
          <w:szCs w:val="24"/>
          <w:highlight w:val="green"/>
          <w:rPrChange w:id="1025" w:author="Соколов Сергей Вадимович" w:date="2024-01-19T16:33:00Z">
            <w:rPr>
              <w:rFonts w:ascii="Times New Roman" w:hAnsi="Times New Roman" w:cs="Times New Roman"/>
              <w:bCs/>
              <w:sz w:val="24"/>
              <w:szCs w:val="24"/>
            </w:rPr>
          </w:rPrChange>
        </w:rPr>
        <w:t>ешифри</w:t>
      </w:r>
      <w:r w:rsidR="003F46F3" w:rsidRPr="005D3B67">
        <w:rPr>
          <w:rFonts w:ascii="Times New Roman" w:hAnsi="Times New Roman" w:cs="Times New Roman"/>
          <w:bCs/>
          <w:sz w:val="24"/>
          <w:szCs w:val="24"/>
          <w:highlight w:val="green"/>
          <w:rPrChange w:id="1026" w:author="Соколов Сергей Вадимович" w:date="2024-01-19T16:33:00Z">
            <w:rPr>
              <w:rFonts w:ascii="Times New Roman" w:hAnsi="Times New Roman" w:cs="Times New Roman"/>
              <w:bCs/>
              <w:sz w:val="24"/>
              <w:szCs w:val="24"/>
            </w:rPr>
          </w:rPrChange>
        </w:rPr>
        <w:t xml:space="preserve">рование </w:t>
      </w:r>
      <w:r w:rsidR="00B40743" w:rsidRPr="005D3B67">
        <w:rPr>
          <w:rFonts w:ascii="Times New Roman" w:hAnsi="Times New Roman" w:cs="Times New Roman"/>
          <w:sz w:val="24"/>
          <w:szCs w:val="24"/>
          <w:highlight w:val="green"/>
          <w:rPrChange w:id="1027" w:author="Соколов Сергей Вадимович" w:date="2024-01-19T16:33:00Z">
            <w:rPr>
              <w:rFonts w:ascii="Times New Roman" w:hAnsi="Times New Roman" w:cs="Times New Roman"/>
              <w:sz w:val="24"/>
              <w:szCs w:val="24"/>
            </w:rPr>
          </w:rPrChange>
        </w:rPr>
        <w:t>аэро- и космических материалов</w:t>
      </w:r>
      <w:r w:rsidR="003F46F3" w:rsidRPr="005D3B67">
        <w:rPr>
          <w:rFonts w:ascii="Times New Roman" w:hAnsi="Times New Roman" w:cs="Times New Roman"/>
          <w:bCs/>
          <w:sz w:val="24"/>
          <w:szCs w:val="24"/>
          <w:highlight w:val="green"/>
          <w:rPrChange w:id="1028" w:author="Соколов Сергей Вадимович" w:date="2024-01-19T16:33:00Z">
            <w:rPr>
              <w:rFonts w:ascii="Times New Roman" w:hAnsi="Times New Roman" w:cs="Times New Roman"/>
              <w:bCs/>
              <w:sz w:val="24"/>
              <w:szCs w:val="24"/>
            </w:rPr>
          </w:rPrChange>
        </w:rPr>
        <w:t>;</w:t>
      </w:r>
    </w:p>
    <w:p w14:paraId="664BEFA1" w14:textId="77777777" w:rsidR="003F46F3"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sz w:val="24"/>
          <w:szCs w:val="24"/>
          <w:highlight w:val="green"/>
          <w:rPrChange w:id="1029"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030" w:author="Соколов Сергей Вадимович" w:date="2024-01-19T16:33:00Z">
            <w:rPr>
              <w:rFonts w:ascii="Times New Roman" w:hAnsi="Times New Roman" w:cs="Times New Roman"/>
              <w:sz w:val="24"/>
              <w:szCs w:val="24"/>
            </w:rPr>
          </w:rPrChange>
        </w:rPr>
        <w:t xml:space="preserve">- </w:t>
      </w:r>
      <w:r w:rsidR="007C390E" w:rsidRPr="005D3B67">
        <w:rPr>
          <w:rFonts w:ascii="Times New Roman" w:hAnsi="Times New Roman" w:cs="Times New Roman"/>
          <w:sz w:val="24"/>
          <w:szCs w:val="24"/>
          <w:highlight w:val="green"/>
          <w:rPrChange w:id="1031" w:author="Соколов Сергей Вадимович" w:date="2024-01-19T16:33:00Z">
            <w:rPr>
              <w:rFonts w:ascii="Times New Roman" w:hAnsi="Times New Roman" w:cs="Times New Roman"/>
              <w:sz w:val="24"/>
              <w:szCs w:val="24"/>
            </w:rPr>
          </w:rPrChange>
        </w:rPr>
        <w:t xml:space="preserve">рекогносцировочное обследование с </w:t>
      </w:r>
      <w:r w:rsidR="00907F37" w:rsidRPr="005D3B67">
        <w:rPr>
          <w:rFonts w:ascii="Times New Roman" w:hAnsi="Times New Roman" w:cs="Times New Roman"/>
          <w:bCs/>
          <w:sz w:val="24"/>
          <w:szCs w:val="24"/>
          <w:highlight w:val="green"/>
          <w:rPrChange w:id="1032" w:author="Соколов Сергей Вадимович" w:date="2024-01-19T16:33:00Z">
            <w:rPr>
              <w:rFonts w:ascii="Times New Roman" w:hAnsi="Times New Roman" w:cs="Times New Roman"/>
              <w:bCs/>
              <w:sz w:val="24"/>
              <w:szCs w:val="24"/>
            </w:rPr>
          </w:rPrChange>
        </w:rPr>
        <w:t>маршрутны</w:t>
      </w:r>
      <w:r w:rsidR="007C390E" w:rsidRPr="005D3B67">
        <w:rPr>
          <w:rFonts w:ascii="Times New Roman" w:hAnsi="Times New Roman" w:cs="Times New Roman"/>
          <w:bCs/>
          <w:sz w:val="24"/>
          <w:szCs w:val="24"/>
          <w:highlight w:val="green"/>
          <w:rPrChange w:id="1033" w:author="Соколов Сергей Вадимович" w:date="2024-01-19T16:33:00Z">
            <w:rPr>
              <w:rFonts w:ascii="Times New Roman" w:hAnsi="Times New Roman" w:cs="Times New Roman"/>
              <w:bCs/>
              <w:sz w:val="24"/>
              <w:szCs w:val="24"/>
            </w:rPr>
          </w:rPrChange>
        </w:rPr>
        <w:t>ми</w:t>
      </w:r>
      <w:r w:rsidR="00907F37" w:rsidRPr="005D3B67">
        <w:rPr>
          <w:rFonts w:ascii="Times New Roman" w:hAnsi="Times New Roman" w:cs="Times New Roman"/>
          <w:bCs/>
          <w:sz w:val="24"/>
          <w:szCs w:val="24"/>
          <w:highlight w:val="green"/>
          <w:rPrChange w:id="1034" w:author="Соколов Сергей Вадимович" w:date="2024-01-19T16:33:00Z">
            <w:rPr>
              <w:rFonts w:ascii="Times New Roman" w:hAnsi="Times New Roman" w:cs="Times New Roman"/>
              <w:bCs/>
              <w:sz w:val="24"/>
              <w:szCs w:val="24"/>
            </w:rPr>
          </w:rPrChange>
        </w:rPr>
        <w:t xml:space="preserve"> наблюдения</w:t>
      </w:r>
      <w:r w:rsidR="007C390E" w:rsidRPr="005D3B67">
        <w:rPr>
          <w:rFonts w:ascii="Times New Roman" w:hAnsi="Times New Roman" w:cs="Times New Roman"/>
          <w:bCs/>
          <w:sz w:val="24"/>
          <w:szCs w:val="24"/>
          <w:highlight w:val="green"/>
          <w:rPrChange w:id="1035" w:author="Соколов Сергей Вадимович" w:date="2024-01-19T16:33:00Z">
            <w:rPr>
              <w:rFonts w:ascii="Times New Roman" w:hAnsi="Times New Roman" w:cs="Times New Roman"/>
              <w:bCs/>
              <w:sz w:val="24"/>
              <w:szCs w:val="24"/>
            </w:rPr>
          </w:rPrChange>
        </w:rPr>
        <w:t>ми</w:t>
      </w:r>
      <w:r w:rsidR="00051418" w:rsidRPr="005D3B67">
        <w:rPr>
          <w:rFonts w:ascii="Times New Roman" w:hAnsi="Times New Roman" w:cs="Times New Roman"/>
          <w:bCs/>
          <w:sz w:val="24"/>
          <w:szCs w:val="24"/>
          <w:highlight w:val="green"/>
          <w:rPrChange w:id="1036" w:author="Соколов Сергей Вадимович" w:date="2024-01-19T16:33:00Z">
            <w:rPr>
              <w:rFonts w:ascii="Times New Roman" w:hAnsi="Times New Roman" w:cs="Times New Roman"/>
              <w:bCs/>
              <w:sz w:val="24"/>
              <w:szCs w:val="24"/>
            </w:rPr>
          </w:rPrChange>
        </w:rPr>
        <w:t>;</w:t>
      </w:r>
    </w:p>
    <w:p w14:paraId="0A34E2AF" w14:textId="77777777" w:rsidR="003B51B7"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sz w:val="24"/>
          <w:szCs w:val="24"/>
          <w:highlight w:val="green"/>
          <w:rPrChange w:id="1037"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bCs/>
          <w:sz w:val="24"/>
          <w:szCs w:val="24"/>
          <w:highlight w:val="green"/>
          <w:rPrChange w:id="1038" w:author="Соколов Сергей Вадимович" w:date="2024-01-19T16:33:00Z">
            <w:rPr>
              <w:rFonts w:ascii="Times New Roman" w:hAnsi="Times New Roman" w:cs="Times New Roman"/>
              <w:bCs/>
              <w:sz w:val="24"/>
              <w:szCs w:val="24"/>
            </w:rPr>
          </w:rPrChange>
        </w:rPr>
        <w:t xml:space="preserve">- </w:t>
      </w:r>
      <w:r w:rsidR="003B51B7" w:rsidRPr="005D3B67">
        <w:rPr>
          <w:rFonts w:ascii="Times New Roman" w:hAnsi="Times New Roman" w:cs="Times New Roman"/>
          <w:bCs/>
          <w:sz w:val="24"/>
          <w:szCs w:val="24"/>
          <w:highlight w:val="green"/>
          <w:rPrChange w:id="1039" w:author="Соколов Сергей Вадимович" w:date="2024-01-19T16:33:00Z">
            <w:rPr>
              <w:rFonts w:ascii="Times New Roman" w:hAnsi="Times New Roman" w:cs="Times New Roman"/>
              <w:bCs/>
              <w:sz w:val="24"/>
              <w:szCs w:val="24"/>
            </w:rPr>
          </w:rPrChange>
        </w:rPr>
        <w:t>инженерно-геологическая (оползневая) съемка;</w:t>
      </w:r>
    </w:p>
    <w:p w14:paraId="29E91C55" w14:textId="77777777" w:rsidR="003F46F3"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bCs/>
          <w:sz w:val="24"/>
          <w:szCs w:val="24"/>
          <w:highlight w:val="green"/>
          <w:rPrChange w:id="1040" w:author="Соколов Сергей Вадимович" w:date="2024-01-19T16:33:00Z">
            <w:rPr>
              <w:rFonts w:ascii="Times New Roman" w:hAnsi="Times New Roman" w:cs="Times New Roman"/>
              <w:bCs/>
              <w:sz w:val="24"/>
              <w:szCs w:val="24"/>
            </w:rPr>
          </w:rPrChange>
        </w:rPr>
      </w:pPr>
      <w:r w:rsidRPr="005D3B67">
        <w:rPr>
          <w:rFonts w:ascii="Times New Roman" w:hAnsi="Times New Roman" w:cs="Times New Roman"/>
          <w:bCs/>
          <w:sz w:val="24"/>
          <w:szCs w:val="24"/>
          <w:highlight w:val="green"/>
          <w:rPrChange w:id="1041" w:author="Соколов Сергей Вадимович" w:date="2024-01-19T16:33:00Z">
            <w:rPr>
              <w:rFonts w:ascii="Times New Roman" w:hAnsi="Times New Roman" w:cs="Times New Roman"/>
              <w:bCs/>
              <w:sz w:val="24"/>
              <w:szCs w:val="24"/>
            </w:rPr>
          </w:rPrChange>
        </w:rPr>
        <w:t xml:space="preserve">- </w:t>
      </w:r>
      <w:r w:rsidR="00907F37" w:rsidRPr="005D3B67">
        <w:rPr>
          <w:rFonts w:ascii="Times New Roman" w:hAnsi="Times New Roman" w:cs="Times New Roman"/>
          <w:bCs/>
          <w:sz w:val="24"/>
          <w:szCs w:val="24"/>
          <w:highlight w:val="green"/>
          <w:rPrChange w:id="1042" w:author="Соколов Сергей Вадимович" w:date="2024-01-19T16:33:00Z">
            <w:rPr>
              <w:rFonts w:ascii="Times New Roman" w:hAnsi="Times New Roman" w:cs="Times New Roman"/>
              <w:bCs/>
              <w:sz w:val="24"/>
              <w:szCs w:val="24"/>
            </w:rPr>
          </w:rPrChange>
        </w:rPr>
        <w:t>проходк</w:t>
      </w:r>
      <w:r w:rsidR="00447C13" w:rsidRPr="005D3B67">
        <w:rPr>
          <w:rFonts w:ascii="Times New Roman" w:hAnsi="Times New Roman" w:cs="Times New Roman"/>
          <w:bCs/>
          <w:sz w:val="24"/>
          <w:szCs w:val="24"/>
          <w:highlight w:val="green"/>
          <w:rPrChange w:id="1043" w:author="Соколов Сергей Вадимович" w:date="2024-01-19T16:33:00Z">
            <w:rPr>
              <w:rFonts w:ascii="Times New Roman" w:hAnsi="Times New Roman" w:cs="Times New Roman"/>
              <w:bCs/>
              <w:sz w:val="24"/>
              <w:szCs w:val="24"/>
            </w:rPr>
          </w:rPrChange>
        </w:rPr>
        <w:t>а</w:t>
      </w:r>
      <w:r w:rsidR="0076419D" w:rsidRPr="005D3B67">
        <w:rPr>
          <w:rFonts w:ascii="Times New Roman" w:hAnsi="Times New Roman" w:cs="Times New Roman"/>
          <w:bCs/>
          <w:sz w:val="24"/>
          <w:szCs w:val="24"/>
          <w:highlight w:val="green"/>
          <w:rPrChange w:id="1044" w:author="Соколов Сергей Вадимович" w:date="2024-01-19T16:33:00Z">
            <w:rPr>
              <w:rFonts w:ascii="Times New Roman" w:hAnsi="Times New Roman" w:cs="Times New Roman"/>
              <w:bCs/>
              <w:sz w:val="24"/>
              <w:szCs w:val="24"/>
            </w:rPr>
          </w:rPrChange>
        </w:rPr>
        <w:t xml:space="preserve"> </w:t>
      </w:r>
      <w:r w:rsidR="00447C13" w:rsidRPr="005D3B67">
        <w:rPr>
          <w:rFonts w:ascii="Times New Roman" w:hAnsi="Times New Roman" w:cs="Times New Roman"/>
          <w:bCs/>
          <w:sz w:val="24"/>
          <w:szCs w:val="24"/>
          <w:highlight w:val="green"/>
          <w:rPrChange w:id="1045" w:author="Соколов Сергей Вадимович" w:date="2024-01-19T16:33:00Z">
            <w:rPr>
              <w:rFonts w:ascii="Times New Roman" w:hAnsi="Times New Roman" w:cs="Times New Roman"/>
              <w:bCs/>
              <w:sz w:val="24"/>
              <w:szCs w:val="24"/>
            </w:rPr>
          </w:rPrChange>
        </w:rPr>
        <w:t>инженерно-геологических</w:t>
      </w:r>
      <w:r w:rsidR="00907F37" w:rsidRPr="005D3B67">
        <w:rPr>
          <w:rFonts w:ascii="Times New Roman" w:hAnsi="Times New Roman" w:cs="Times New Roman"/>
          <w:bCs/>
          <w:sz w:val="24"/>
          <w:szCs w:val="24"/>
          <w:highlight w:val="green"/>
          <w:rPrChange w:id="1046" w:author="Соколов Сергей Вадимович" w:date="2024-01-19T16:33:00Z">
            <w:rPr>
              <w:rFonts w:ascii="Times New Roman" w:hAnsi="Times New Roman" w:cs="Times New Roman"/>
              <w:bCs/>
              <w:sz w:val="24"/>
              <w:szCs w:val="24"/>
            </w:rPr>
          </w:rPrChange>
        </w:rPr>
        <w:t xml:space="preserve"> выработок</w:t>
      </w:r>
      <w:r w:rsidR="0033274A" w:rsidRPr="005D3B67">
        <w:rPr>
          <w:rFonts w:ascii="Times New Roman" w:hAnsi="Times New Roman" w:cs="Times New Roman"/>
          <w:bCs/>
          <w:sz w:val="24"/>
          <w:szCs w:val="24"/>
          <w:highlight w:val="green"/>
          <w:rPrChange w:id="1047" w:author="Соколов Сергей Вадимович" w:date="2024-01-19T16:33:00Z">
            <w:rPr>
              <w:rFonts w:ascii="Times New Roman" w:hAnsi="Times New Roman" w:cs="Times New Roman"/>
              <w:bCs/>
              <w:sz w:val="24"/>
              <w:szCs w:val="24"/>
            </w:rPr>
          </w:rPrChange>
        </w:rPr>
        <w:t xml:space="preserve"> с их опробованием</w:t>
      </w:r>
      <w:r w:rsidR="003F46F3" w:rsidRPr="005D3B67">
        <w:rPr>
          <w:rFonts w:ascii="Times New Roman" w:hAnsi="Times New Roman" w:cs="Times New Roman"/>
          <w:bCs/>
          <w:sz w:val="24"/>
          <w:szCs w:val="24"/>
          <w:highlight w:val="green"/>
          <w:rPrChange w:id="1048" w:author="Соколов Сергей Вадимович" w:date="2024-01-19T16:33:00Z">
            <w:rPr>
              <w:rFonts w:ascii="Times New Roman" w:hAnsi="Times New Roman" w:cs="Times New Roman"/>
              <w:bCs/>
              <w:sz w:val="24"/>
              <w:szCs w:val="24"/>
            </w:rPr>
          </w:rPrChange>
        </w:rPr>
        <w:t>;</w:t>
      </w:r>
    </w:p>
    <w:p w14:paraId="6EF0AAAA" w14:textId="77777777" w:rsidR="003F46F3"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sz w:val="24"/>
          <w:szCs w:val="24"/>
          <w:highlight w:val="green"/>
          <w:rPrChange w:id="1049"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050" w:author="Соколов Сергей Вадимович" w:date="2024-01-19T16:33:00Z">
            <w:rPr>
              <w:rFonts w:ascii="Times New Roman" w:hAnsi="Times New Roman" w:cs="Times New Roman"/>
              <w:sz w:val="24"/>
              <w:szCs w:val="24"/>
            </w:rPr>
          </w:rPrChange>
        </w:rPr>
        <w:t xml:space="preserve">- </w:t>
      </w:r>
      <w:r w:rsidR="003F46F3" w:rsidRPr="005D3B67">
        <w:rPr>
          <w:rFonts w:ascii="Times New Roman" w:hAnsi="Times New Roman" w:cs="Times New Roman"/>
          <w:sz w:val="24"/>
          <w:szCs w:val="24"/>
          <w:highlight w:val="green"/>
          <w:rPrChange w:id="1051" w:author="Соколов Сергей Вадимович" w:date="2024-01-19T16:33:00Z">
            <w:rPr>
              <w:rFonts w:ascii="Times New Roman" w:hAnsi="Times New Roman" w:cs="Times New Roman"/>
              <w:sz w:val="24"/>
              <w:szCs w:val="24"/>
            </w:rPr>
          </w:rPrChange>
        </w:rPr>
        <w:t>геофизические исследования;</w:t>
      </w:r>
    </w:p>
    <w:p w14:paraId="21D02808" w14:textId="77777777" w:rsidR="003F46F3"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sz w:val="24"/>
          <w:szCs w:val="24"/>
          <w:highlight w:val="green"/>
          <w:rPrChange w:id="1052"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053" w:author="Соколов Сергей Вадимович" w:date="2024-01-19T16:33:00Z">
            <w:rPr>
              <w:rFonts w:ascii="Times New Roman" w:hAnsi="Times New Roman" w:cs="Times New Roman"/>
              <w:sz w:val="24"/>
              <w:szCs w:val="24"/>
            </w:rPr>
          </w:rPrChange>
        </w:rPr>
        <w:t xml:space="preserve">- </w:t>
      </w:r>
      <w:r w:rsidR="00907F37" w:rsidRPr="005D3B67">
        <w:rPr>
          <w:rFonts w:ascii="Times New Roman" w:hAnsi="Times New Roman" w:cs="Times New Roman"/>
          <w:sz w:val="24"/>
          <w:szCs w:val="24"/>
          <w:highlight w:val="green"/>
          <w:rPrChange w:id="1054" w:author="Соколов Сергей Вадимович" w:date="2024-01-19T16:33:00Z">
            <w:rPr>
              <w:rFonts w:ascii="Times New Roman" w:hAnsi="Times New Roman" w:cs="Times New Roman"/>
              <w:sz w:val="24"/>
              <w:szCs w:val="24"/>
            </w:rPr>
          </w:rPrChange>
        </w:rPr>
        <w:t xml:space="preserve">полевые исследования </w:t>
      </w:r>
      <w:r w:rsidR="003F46F3" w:rsidRPr="005D3B67">
        <w:rPr>
          <w:rFonts w:ascii="Times New Roman" w:hAnsi="Times New Roman" w:cs="Times New Roman"/>
          <w:sz w:val="24"/>
          <w:szCs w:val="24"/>
          <w:highlight w:val="green"/>
          <w:rPrChange w:id="1055" w:author="Соколов Сергей Вадимович" w:date="2024-01-19T16:33:00Z">
            <w:rPr>
              <w:rFonts w:ascii="Times New Roman" w:hAnsi="Times New Roman" w:cs="Times New Roman"/>
              <w:sz w:val="24"/>
              <w:szCs w:val="24"/>
            </w:rPr>
          </w:rPrChange>
        </w:rPr>
        <w:t>грунтов;</w:t>
      </w:r>
    </w:p>
    <w:p w14:paraId="499C8084" w14:textId="77777777" w:rsidR="0052590B"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sz w:val="24"/>
          <w:szCs w:val="24"/>
          <w:highlight w:val="green"/>
          <w:rPrChange w:id="1056"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057" w:author="Соколов Сергей Вадимович" w:date="2024-01-19T16:33:00Z">
            <w:rPr>
              <w:rFonts w:ascii="Times New Roman" w:hAnsi="Times New Roman" w:cs="Times New Roman"/>
              <w:sz w:val="24"/>
              <w:szCs w:val="24"/>
            </w:rPr>
          </w:rPrChange>
        </w:rPr>
        <w:t xml:space="preserve">- </w:t>
      </w:r>
      <w:r w:rsidR="00907F37" w:rsidRPr="005D3B67">
        <w:rPr>
          <w:rFonts w:ascii="Times New Roman" w:hAnsi="Times New Roman" w:cs="Times New Roman"/>
          <w:sz w:val="24"/>
          <w:szCs w:val="24"/>
          <w:highlight w:val="green"/>
          <w:rPrChange w:id="1058" w:author="Соколов Сергей Вадимович" w:date="2024-01-19T16:33:00Z">
            <w:rPr>
              <w:rFonts w:ascii="Times New Roman" w:hAnsi="Times New Roman" w:cs="Times New Roman"/>
              <w:sz w:val="24"/>
              <w:szCs w:val="24"/>
            </w:rPr>
          </w:rPrChange>
        </w:rPr>
        <w:t>гидрогеологические исследования</w:t>
      </w:r>
      <w:r w:rsidR="0052590B" w:rsidRPr="005D3B67">
        <w:rPr>
          <w:rFonts w:ascii="Times New Roman" w:hAnsi="Times New Roman" w:cs="Times New Roman"/>
          <w:sz w:val="24"/>
          <w:szCs w:val="24"/>
          <w:highlight w:val="green"/>
          <w:rPrChange w:id="1059" w:author="Соколов Сергей Вадимович" w:date="2024-01-19T16:33:00Z">
            <w:rPr>
              <w:rFonts w:ascii="Times New Roman" w:hAnsi="Times New Roman" w:cs="Times New Roman"/>
              <w:sz w:val="24"/>
              <w:szCs w:val="24"/>
            </w:rPr>
          </w:rPrChange>
        </w:rPr>
        <w:t>;</w:t>
      </w:r>
    </w:p>
    <w:p w14:paraId="13FB17FB" w14:textId="77777777" w:rsidR="0052590B"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sz w:val="24"/>
          <w:szCs w:val="24"/>
          <w:highlight w:val="green"/>
          <w:rPrChange w:id="1060"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061" w:author="Соколов Сергей Вадимович" w:date="2024-01-19T16:33:00Z">
            <w:rPr>
              <w:rFonts w:ascii="Times New Roman" w:hAnsi="Times New Roman" w:cs="Times New Roman"/>
              <w:sz w:val="24"/>
              <w:szCs w:val="24"/>
            </w:rPr>
          </w:rPrChange>
        </w:rPr>
        <w:t xml:space="preserve">- </w:t>
      </w:r>
      <w:r w:rsidR="00907F37" w:rsidRPr="005D3B67">
        <w:rPr>
          <w:rFonts w:ascii="Times New Roman" w:hAnsi="Times New Roman" w:cs="Times New Roman"/>
          <w:sz w:val="24"/>
          <w:szCs w:val="24"/>
          <w:highlight w:val="green"/>
          <w:rPrChange w:id="1062" w:author="Соколов Сергей Вадимович" w:date="2024-01-19T16:33:00Z">
            <w:rPr>
              <w:rFonts w:ascii="Times New Roman" w:hAnsi="Times New Roman" w:cs="Times New Roman"/>
              <w:sz w:val="24"/>
              <w:szCs w:val="24"/>
            </w:rPr>
          </w:rPrChange>
        </w:rPr>
        <w:t>лабораторные исследования проб подземных вод и грунтов</w:t>
      </w:r>
      <w:r w:rsidR="0052590B" w:rsidRPr="005D3B67">
        <w:rPr>
          <w:rFonts w:ascii="Times New Roman" w:hAnsi="Times New Roman" w:cs="Times New Roman"/>
          <w:sz w:val="24"/>
          <w:szCs w:val="24"/>
          <w:highlight w:val="green"/>
          <w:rPrChange w:id="1063" w:author="Соколов Сергей Вадимович" w:date="2024-01-19T16:33:00Z">
            <w:rPr>
              <w:rFonts w:ascii="Times New Roman" w:hAnsi="Times New Roman" w:cs="Times New Roman"/>
              <w:sz w:val="24"/>
              <w:szCs w:val="24"/>
            </w:rPr>
          </w:rPrChange>
        </w:rPr>
        <w:t>;</w:t>
      </w:r>
    </w:p>
    <w:p w14:paraId="22D3AB5D" w14:textId="77777777" w:rsidR="0052590B"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sz w:val="24"/>
          <w:szCs w:val="24"/>
          <w:highlight w:val="green"/>
          <w:rPrChange w:id="1064"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065" w:author="Соколов Сергей Вадимович" w:date="2024-01-19T16:33:00Z">
            <w:rPr>
              <w:rFonts w:ascii="Times New Roman" w:hAnsi="Times New Roman" w:cs="Times New Roman"/>
              <w:sz w:val="24"/>
              <w:szCs w:val="24"/>
            </w:rPr>
          </w:rPrChange>
        </w:rPr>
        <w:t xml:space="preserve">- </w:t>
      </w:r>
      <w:r w:rsidR="00907F37" w:rsidRPr="005D3B67">
        <w:rPr>
          <w:rFonts w:ascii="Times New Roman" w:hAnsi="Times New Roman" w:cs="Times New Roman"/>
          <w:sz w:val="24"/>
          <w:szCs w:val="24"/>
          <w:highlight w:val="green"/>
          <w:rPrChange w:id="1066" w:author="Соколов Сергей Вадимович" w:date="2024-01-19T16:33:00Z">
            <w:rPr>
              <w:rFonts w:ascii="Times New Roman" w:hAnsi="Times New Roman" w:cs="Times New Roman"/>
              <w:sz w:val="24"/>
              <w:szCs w:val="24"/>
            </w:rPr>
          </w:rPrChange>
        </w:rPr>
        <w:t>камеральная обработка материалов</w:t>
      </w:r>
      <w:r w:rsidR="0052590B" w:rsidRPr="005D3B67">
        <w:rPr>
          <w:rFonts w:ascii="Times New Roman" w:hAnsi="Times New Roman" w:cs="Times New Roman"/>
          <w:sz w:val="24"/>
          <w:szCs w:val="24"/>
          <w:highlight w:val="green"/>
          <w:rPrChange w:id="1067" w:author="Соколов Сергей Вадимович" w:date="2024-01-19T16:33:00Z">
            <w:rPr>
              <w:rFonts w:ascii="Times New Roman" w:hAnsi="Times New Roman" w:cs="Times New Roman"/>
              <w:sz w:val="24"/>
              <w:szCs w:val="24"/>
            </w:rPr>
          </w:rPrChange>
        </w:rPr>
        <w:t>;</w:t>
      </w:r>
    </w:p>
    <w:p w14:paraId="2D61C496" w14:textId="77777777" w:rsidR="00BF6930"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sz w:val="24"/>
          <w:szCs w:val="24"/>
          <w:highlight w:val="green"/>
          <w:rPrChange w:id="1068"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069" w:author="Соколов Сергей Вадимович" w:date="2024-01-19T16:33:00Z">
            <w:rPr>
              <w:rFonts w:ascii="Times New Roman" w:hAnsi="Times New Roman" w:cs="Times New Roman"/>
              <w:sz w:val="24"/>
              <w:szCs w:val="24"/>
            </w:rPr>
          </w:rPrChange>
        </w:rPr>
        <w:t xml:space="preserve">- </w:t>
      </w:r>
      <w:r w:rsidR="00BF6930" w:rsidRPr="005D3B67">
        <w:rPr>
          <w:rFonts w:ascii="Times New Roman" w:hAnsi="Times New Roman" w:cs="Times New Roman"/>
          <w:sz w:val="24"/>
          <w:szCs w:val="24"/>
          <w:highlight w:val="green"/>
          <w:rPrChange w:id="1070" w:author="Соколов Сергей Вадимович" w:date="2024-01-19T16:33:00Z">
            <w:rPr>
              <w:rFonts w:ascii="Times New Roman" w:hAnsi="Times New Roman" w:cs="Times New Roman"/>
              <w:sz w:val="24"/>
              <w:szCs w:val="24"/>
            </w:rPr>
          </w:rPrChange>
        </w:rPr>
        <w:t>сейсмическое микрорайонирование (при необходимости);</w:t>
      </w:r>
    </w:p>
    <w:p w14:paraId="1ABF7201" w14:textId="77777777" w:rsidR="00DD590F" w:rsidRPr="005D3B67" w:rsidRDefault="007D1F61" w:rsidP="007D1F61">
      <w:pPr>
        <w:pStyle w:val="aff1"/>
        <w:tabs>
          <w:tab w:val="left" w:pos="993"/>
          <w:tab w:val="left" w:pos="1560"/>
        </w:tabs>
        <w:autoSpaceDE/>
        <w:autoSpaceDN/>
        <w:adjustRightInd/>
        <w:spacing w:line="360" w:lineRule="auto"/>
        <w:ind w:left="709"/>
        <w:contextualSpacing w:val="0"/>
        <w:jc w:val="both"/>
        <w:rPr>
          <w:rFonts w:ascii="Times New Roman" w:hAnsi="Times New Roman" w:cs="Times New Roman"/>
          <w:sz w:val="24"/>
          <w:szCs w:val="24"/>
          <w:highlight w:val="green"/>
          <w:rPrChange w:id="1071"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072" w:author="Соколов Сергей Вадимович" w:date="2024-01-19T16:33:00Z">
            <w:rPr>
              <w:rFonts w:ascii="Times New Roman" w:hAnsi="Times New Roman" w:cs="Times New Roman"/>
              <w:sz w:val="24"/>
              <w:szCs w:val="24"/>
            </w:rPr>
          </w:rPrChange>
        </w:rPr>
        <w:lastRenderedPageBreak/>
        <w:t xml:space="preserve">- </w:t>
      </w:r>
      <w:r w:rsidR="0052590B" w:rsidRPr="005D3B67">
        <w:rPr>
          <w:rFonts w:ascii="Times New Roman" w:hAnsi="Times New Roman" w:cs="Times New Roman"/>
          <w:sz w:val="24"/>
          <w:szCs w:val="24"/>
          <w:highlight w:val="green"/>
          <w:rPrChange w:id="1073" w:author="Соколов Сергей Вадимович" w:date="2024-01-19T16:33:00Z">
            <w:rPr>
              <w:rFonts w:ascii="Times New Roman" w:hAnsi="Times New Roman" w:cs="Times New Roman"/>
              <w:sz w:val="24"/>
              <w:szCs w:val="24"/>
            </w:rPr>
          </w:rPrChange>
        </w:rPr>
        <w:t>локальный мониторинг</w:t>
      </w:r>
      <w:r w:rsidR="00EF12B3" w:rsidRPr="005D3B67">
        <w:rPr>
          <w:rFonts w:ascii="Times New Roman" w:hAnsi="Times New Roman" w:cs="Times New Roman"/>
          <w:sz w:val="24"/>
          <w:szCs w:val="24"/>
          <w:highlight w:val="green"/>
          <w:rPrChange w:id="1074" w:author="Соколов Сергей Вадимович" w:date="2024-01-19T16:33:00Z">
            <w:rPr>
              <w:rFonts w:ascii="Times New Roman" w:hAnsi="Times New Roman" w:cs="Times New Roman"/>
              <w:sz w:val="24"/>
              <w:szCs w:val="24"/>
            </w:rPr>
          </w:rPrChange>
        </w:rPr>
        <w:t xml:space="preserve"> оползневых процессов</w:t>
      </w:r>
      <w:r w:rsidR="00B067DE" w:rsidRPr="005D3B67">
        <w:rPr>
          <w:rFonts w:ascii="Times New Roman" w:hAnsi="Times New Roman" w:cs="Times New Roman"/>
          <w:sz w:val="24"/>
          <w:szCs w:val="24"/>
          <w:highlight w:val="green"/>
          <w:rPrChange w:id="1075" w:author="Соколов Сергей Вадимович" w:date="2024-01-19T16:33:00Z">
            <w:rPr>
              <w:rFonts w:ascii="Times New Roman" w:hAnsi="Times New Roman" w:cs="Times New Roman"/>
              <w:sz w:val="24"/>
              <w:szCs w:val="24"/>
            </w:rPr>
          </w:rPrChange>
        </w:rPr>
        <w:t>;</w:t>
      </w:r>
    </w:p>
    <w:p w14:paraId="3D855D17" w14:textId="70766538" w:rsidR="00B067DE" w:rsidRPr="005D3B67" w:rsidRDefault="007D1F61" w:rsidP="00E15C0E">
      <w:pPr>
        <w:pStyle w:val="aff1"/>
        <w:tabs>
          <w:tab w:val="left" w:pos="993"/>
          <w:tab w:val="left" w:pos="1560"/>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076"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077" w:author="Соколов Сергей Вадимович" w:date="2024-01-19T16:33:00Z">
            <w:rPr>
              <w:rFonts w:ascii="Times New Roman" w:hAnsi="Times New Roman" w:cs="Times New Roman"/>
              <w:sz w:val="24"/>
              <w:szCs w:val="24"/>
            </w:rPr>
          </w:rPrChange>
        </w:rPr>
        <w:t>-</w:t>
      </w:r>
      <w:r w:rsidR="000B50C4" w:rsidRPr="005D3B67">
        <w:rPr>
          <w:rFonts w:ascii="Times New Roman" w:hAnsi="Times New Roman" w:cs="Times New Roman"/>
          <w:sz w:val="24"/>
          <w:szCs w:val="24"/>
          <w:highlight w:val="green"/>
          <w:rPrChange w:id="1078" w:author="Соколов Сергей Вадимович" w:date="2024-01-19T16:33:00Z">
            <w:rPr>
              <w:rFonts w:ascii="Times New Roman" w:hAnsi="Times New Roman" w:cs="Times New Roman"/>
              <w:sz w:val="24"/>
              <w:szCs w:val="24"/>
            </w:rPr>
          </w:rPrChange>
        </w:rPr>
        <w:t xml:space="preserve"> </w:t>
      </w:r>
      <w:r w:rsidR="00DE6D61" w:rsidRPr="005D3B67">
        <w:rPr>
          <w:rFonts w:ascii="Times New Roman" w:hAnsi="Times New Roman" w:cs="Times New Roman"/>
          <w:sz w:val="24"/>
          <w:szCs w:val="24"/>
          <w:highlight w:val="green"/>
          <w:rPrChange w:id="1079" w:author="Соколов Сергей Вадимович" w:date="2024-01-19T16:33:00Z">
            <w:rPr>
              <w:rFonts w:ascii="Times New Roman" w:hAnsi="Times New Roman" w:cs="Times New Roman"/>
              <w:sz w:val="24"/>
              <w:szCs w:val="24"/>
            </w:rPr>
          </w:rPrChange>
        </w:rPr>
        <w:t>получение исходных данных для проведения качественной и</w:t>
      </w:r>
      <w:r w:rsidR="00300597" w:rsidRPr="005D3B67">
        <w:rPr>
          <w:rFonts w:ascii="Times New Roman" w:hAnsi="Times New Roman" w:cs="Times New Roman"/>
          <w:sz w:val="24"/>
          <w:szCs w:val="24"/>
          <w:highlight w:val="green"/>
          <w:rPrChange w:id="1080" w:author="Соколов Сергей Вадимович" w:date="2024-01-19T16:33:00Z">
            <w:rPr>
              <w:rFonts w:ascii="Times New Roman" w:hAnsi="Times New Roman" w:cs="Times New Roman"/>
              <w:sz w:val="24"/>
              <w:szCs w:val="24"/>
            </w:rPr>
          </w:rPrChange>
        </w:rPr>
        <w:t>ли</w:t>
      </w:r>
      <w:r w:rsidR="00DE6D61" w:rsidRPr="005D3B67">
        <w:rPr>
          <w:rFonts w:ascii="Times New Roman" w:hAnsi="Times New Roman" w:cs="Times New Roman"/>
          <w:sz w:val="24"/>
          <w:szCs w:val="24"/>
          <w:highlight w:val="green"/>
          <w:rPrChange w:id="1081" w:author="Соколов Сергей Вадимович" w:date="2024-01-19T16:33:00Z">
            <w:rPr>
              <w:rFonts w:ascii="Times New Roman" w:hAnsi="Times New Roman" w:cs="Times New Roman"/>
              <w:sz w:val="24"/>
              <w:szCs w:val="24"/>
            </w:rPr>
          </w:rPrChange>
        </w:rPr>
        <w:t xml:space="preserve"> количественной оценк</w:t>
      </w:r>
      <w:r w:rsidR="00891BA8" w:rsidRPr="005D3B67">
        <w:rPr>
          <w:rFonts w:ascii="Times New Roman" w:hAnsi="Times New Roman" w:cs="Times New Roman"/>
          <w:sz w:val="24"/>
          <w:szCs w:val="24"/>
          <w:highlight w:val="green"/>
          <w:rPrChange w:id="1082" w:author="Соколов Сергей Вадимович" w:date="2024-01-19T16:33:00Z">
            <w:rPr>
              <w:rFonts w:ascii="Times New Roman" w:hAnsi="Times New Roman" w:cs="Times New Roman"/>
              <w:sz w:val="24"/>
              <w:szCs w:val="24"/>
            </w:rPr>
          </w:rPrChange>
        </w:rPr>
        <w:t>и</w:t>
      </w:r>
      <w:r w:rsidR="00DE6D61" w:rsidRPr="005D3B67">
        <w:rPr>
          <w:rFonts w:ascii="Times New Roman" w:hAnsi="Times New Roman" w:cs="Times New Roman"/>
          <w:sz w:val="24"/>
          <w:szCs w:val="24"/>
          <w:highlight w:val="green"/>
          <w:rPrChange w:id="1083" w:author="Соколов Сергей Вадимович" w:date="2024-01-19T16:33:00Z">
            <w:rPr>
              <w:rFonts w:ascii="Times New Roman" w:hAnsi="Times New Roman" w:cs="Times New Roman"/>
              <w:sz w:val="24"/>
              <w:szCs w:val="24"/>
            </w:rPr>
          </w:rPrChange>
        </w:rPr>
        <w:t xml:space="preserve"> </w:t>
      </w:r>
      <w:r w:rsidR="00AB6873" w:rsidRPr="005D3B67">
        <w:rPr>
          <w:rFonts w:ascii="Times New Roman" w:hAnsi="Times New Roman" w:cs="Times New Roman"/>
          <w:sz w:val="24"/>
          <w:szCs w:val="24"/>
          <w:highlight w:val="green"/>
          <w:rPrChange w:id="1084" w:author="Соколов Сергей Вадимович" w:date="2024-01-19T16:33:00Z">
            <w:rPr>
              <w:rFonts w:ascii="Times New Roman" w:hAnsi="Times New Roman" w:cs="Times New Roman"/>
              <w:sz w:val="24"/>
              <w:szCs w:val="24"/>
            </w:rPr>
          </w:rPrChange>
        </w:rPr>
        <w:t>возможного возникновения и развития оползневых процессов</w:t>
      </w:r>
      <w:r w:rsidR="00DE6D61" w:rsidRPr="005D3B67">
        <w:rPr>
          <w:rFonts w:ascii="Times New Roman" w:hAnsi="Times New Roman" w:cs="Times New Roman"/>
          <w:sz w:val="24"/>
          <w:szCs w:val="24"/>
          <w:highlight w:val="green"/>
          <w:rPrChange w:id="1085" w:author="Соколов Сергей Вадимович" w:date="2024-01-19T16:33:00Z">
            <w:rPr>
              <w:rFonts w:ascii="Times New Roman" w:hAnsi="Times New Roman" w:cs="Times New Roman"/>
              <w:sz w:val="24"/>
              <w:szCs w:val="24"/>
            </w:rPr>
          </w:rPrChange>
        </w:rPr>
        <w:t>.</w:t>
      </w:r>
    </w:p>
    <w:p w14:paraId="40511532" w14:textId="77777777" w:rsidR="00FB1C52" w:rsidRPr="005D3B67" w:rsidRDefault="00FB1C52"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1086" w:author="Соколов Сергей Вадимович" w:date="2024-01-19T16:33: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087" w:author="Соколов Сергей Вадимович" w:date="2024-01-19T16:33:00Z">
            <w:rPr>
              <w:rFonts w:ascii="Times New Roman" w:eastAsia="Calibri" w:hAnsi="Times New Roman" w:cs="Times New Roman"/>
              <w:sz w:val="24"/>
              <w:szCs w:val="24"/>
            </w:rPr>
          </w:rPrChange>
        </w:rPr>
        <w:t>Сбор и обработку материалов изысканий и исследований прошлых лет необходимо выполнять при инженерно-геологических изысканиях для подготовки документов территориального планирования, документации по планировке территории и выбор</w:t>
      </w:r>
      <w:r w:rsidR="007C4BB3" w:rsidRPr="005D3B67">
        <w:rPr>
          <w:rFonts w:ascii="Times New Roman" w:eastAsia="Calibri" w:hAnsi="Times New Roman" w:cs="Times New Roman"/>
          <w:sz w:val="24"/>
          <w:szCs w:val="24"/>
          <w:highlight w:val="green"/>
          <w:rPrChange w:id="1088" w:author="Соколов Сергей Вадимович" w:date="2024-01-19T16:33:00Z">
            <w:rPr>
              <w:rFonts w:ascii="Times New Roman" w:eastAsia="Calibri" w:hAnsi="Times New Roman" w:cs="Times New Roman"/>
              <w:sz w:val="24"/>
              <w:szCs w:val="24"/>
            </w:rPr>
          </w:rPrChange>
        </w:rPr>
        <w:t>у</w:t>
      </w:r>
      <w:r w:rsidRPr="005D3B67">
        <w:rPr>
          <w:rFonts w:ascii="Times New Roman" w:eastAsia="Calibri" w:hAnsi="Times New Roman" w:cs="Times New Roman"/>
          <w:sz w:val="24"/>
          <w:szCs w:val="24"/>
          <w:highlight w:val="green"/>
          <w:rPrChange w:id="1089" w:author="Соколов Сергей Вадимович" w:date="2024-01-19T16:33:00Z">
            <w:rPr>
              <w:rFonts w:ascii="Times New Roman" w:eastAsia="Calibri" w:hAnsi="Times New Roman" w:cs="Times New Roman"/>
              <w:sz w:val="24"/>
              <w:szCs w:val="24"/>
            </w:rPr>
          </w:rPrChange>
        </w:rPr>
        <w:t xml:space="preserve"> площадок (трасс) строительства, при подготовке проектной документации объектов капитального строительства, строительстве и реконструкции зданий и сооружений.</w:t>
      </w:r>
    </w:p>
    <w:p w14:paraId="01A6F0D7" w14:textId="77777777" w:rsidR="00FB1C52" w:rsidRPr="005D3B67" w:rsidRDefault="00C876E0"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1090" w:author="Соколов Сергей Вадимович" w:date="2024-01-19T16:33: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091" w:author="Соколов Сергей Вадимович" w:date="2024-01-19T16:33:00Z">
            <w:rPr>
              <w:rFonts w:ascii="Times New Roman" w:eastAsia="Calibri" w:hAnsi="Times New Roman" w:cs="Times New Roman"/>
              <w:sz w:val="24"/>
              <w:szCs w:val="24"/>
            </w:rPr>
          </w:rPrChange>
        </w:rPr>
        <w:t>Сбору и обработке подлежат:</w:t>
      </w:r>
    </w:p>
    <w:p w14:paraId="7C721B21" w14:textId="77777777" w:rsidR="00FB1C52" w:rsidRPr="005D3B67" w:rsidRDefault="007C4BB3" w:rsidP="000B50C4">
      <w:pPr>
        <w:pStyle w:val="aff1"/>
        <w:tabs>
          <w:tab w:val="left" w:pos="567"/>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092"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093" w:author="Соколов Сергей Вадимович" w:date="2024-01-19T16:33:00Z">
            <w:rPr>
              <w:rFonts w:ascii="Times New Roman" w:hAnsi="Times New Roman" w:cs="Times New Roman"/>
              <w:sz w:val="24"/>
              <w:szCs w:val="24"/>
            </w:rPr>
          </w:rPrChange>
        </w:rPr>
        <w:t xml:space="preserve">- </w:t>
      </w:r>
      <w:r w:rsidR="00FB1C52" w:rsidRPr="005D3B67">
        <w:rPr>
          <w:rFonts w:ascii="Times New Roman" w:hAnsi="Times New Roman" w:cs="Times New Roman"/>
          <w:sz w:val="24"/>
          <w:szCs w:val="24"/>
          <w:highlight w:val="green"/>
          <w:rPrChange w:id="1094" w:author="Соколов Сергей Вадимович" w:date="2024-01-19T16:33:00Z">
            <w:rPr>
              <w:rFonts w:ascii="Times New Roman" w:hAnsi="Times New Roman" w:cs="Times New Roman"/>
              <w:sz w:val="24"/>
              <w:szCs w:val="24"/>
            </w:rPr>
          </w:rPrChange>
        </w:rPr>
        <w:t xml:space="preserve">материалы инженерно-геологических и гидрогеологических исследований прошлых лет </w:t>
      </w:r>
      <w:r w:rsidR="00BE2143" w:rsidRPr="005D3B67">
        <w:rPr>
          <w:rFonts w:ascii="Times New Roman" w:hAnsi="Times New Roman" w:cs="Times New Roman"/>
          <w:sz w:val="24"/>
          <w:szCs w:val="24"/>
          <w:highlight w:val="green"/>
          <w:rPrChange w:id="1095" w:author="Соколов Сергей Вадимович" w:date="2024-01-19T16:33:00Z">
            <w:rPr>
              <w:rFonts w:ascii="Times New Roman" w:hAnsi="Times New Roman" w:cs="Times New Roman"/>
              <w:sz w:val="24"/>
              <w:szCs w:val="24"/>
            </w:rPr>
          </w:rPrChange>
        </w:rPr>
        <w:t xml:space="preserve">для составления предварительной </w:t>
      </w:r>
      <w:r w:rsidR="00FB1C52" w:rsidRPr="005D3B67">
        <w:rPr>
          <w:rFonts w:ascii="Times New Roman" w:hAnsi="Times New Roman" w:cs="Times New Roman"/>
          <w:sz w:val="24"/>
          <w:szCs w:val="24"/>
          <w:highlight w:val="green"/>
          <w:rPrChange w:id="1096" w:author="Соколов Сергей Вадимович" w:date="2024-01-19T16:33:00Z">
            <w:rPr>
              <w:rFonts w:ascii="Times New Roman" w:hAnsi="Times New Roman" w:cs="Times New Roman"/>
              <w:sz w:val="24"/>
              <w:szCs w:val="24"/>
            </w:rPr>
          </w:rPrChange>
        </w:rPr>
        <w:t>гипотезы об условиях образования оползней</w:t>
      </w:r>
      <w:r w:rsidR="00D05A61" w:rsidRPr="005D3B67">
        <w:rPr>
          <w:rFonts w:ascii="Times New Roman" w:hAnsi="Times New Roman" w:cs="Times New Roman"/>
          <w:sz w:val="24"/>
          <w:szCs w:val="24"/>
          <w:highlight w:val="green"/>
          <w:rPrChange w:id="1097" w:author="Соколов Сергей Вадимович" w:date="2024-01-19T16:33:00Z">
            <w:rPr>
              <w:rFonts w:ascii="Times New Roman" w:hAnsi="Times New Roman" w:cs="Times New Roman"/>
              <w:sz w:val="24"/>
              <w:szCs w:val="24"/>
            </w:rPr>
          </w:rPrChange>
        </w:rPr>
        <w:t xml:space="preserve"> и</w:t>
      </w:r>
      <w:r w:rsidR="00FB1C52" w:rsidRPr="005D3B67">
        <w:rPr>
          <w:rFonts w:ascii="Times New Roman" w:hAnsi="Times New Roman" w:cs="Times New Roman"/>
          <w:sz w:val="24"/>
          <w:szCs w:val="24"/>
          <w:highlight w:val="green"/>
          <w:rPrChange w:id="1098" w:author="Соколов Сергей Вадимович" w:date="2024-01-19T16:33:00Z">
            <w:rPr>
              <w:rFonts w:ascii="Times New Roman" w:hAnsi="Times New Roman" w:cs="Times New Roman"/>
              <w:sz w:val="24"/>
              <w:szCs w:val="24"/>
            </w:rPr>
          </w:rPrChange>
        </w:rPr>
        <w:t xml:space="preserve"> причинах </w:t>
      </w:r>
      <w:r w:rsidR="00BE2143" w:rsidRPr="005D3B67">
        <w:rPr>
          <w:rFonts w:ascii="Times New Roman" w:hAnsi="Times New Roman" w:cs="Times New Roman"/>
          <w:sz w:val="24"/>
          <w:szCs w:val="24"/>
          <w:highlight w:val="green"/>
          <w:rPrChange w:id="1099" w:author="Соколов Сергей Вадимович" w:date="2024-01-19T16:33:00Z">
            <w:rPr>
              <w:rFonts w:ascii="Times New Roman" w:hAnsi="Times New Roman" w:cs="Times New Roman"/>
              <w:sz w:val="24"/>
              <w:szCs w:val="24"/>
            </w:rPr>
          </w:rPrChange>
        </w:rPr>
        <w:t xml:space="preserve">их </w:t>
      </w:r>
      <w:r w:rsidR="00051418" w:rsidRPr="005D3B67">
        <w:rPr>
          <w:rFonts w:ascii="Times New Roman" w:hAnsi="Times New Roman" w:cs="Times New Roman"/>
          <w:sz w:val="24"/>
          <w:szCs w:val="24"/>
          <w:highlight w:val="green"/>
          <w:rPrChange w:id="1100" w:author="Соколов Сергей Вадимович" w:date="2024-01-19T16:33:00Z">
            <w:rPr>
              <w:rFonts w:ascii="Times New Roman" w:hAnsi="Times New Roman" w:cs="Times New Roman"/>
              <w:sz w:val="24"/>
              <w:szCs w:val="24"/>
            </w:rPr>
          </w:rPrChange>
        </w:rPr>
        <w:t>возникновения;</w:t>
      </w:r>
    </w:p>
    <w:p w14:paraId="4087B594" w14:textId="23BF0310" w:rsidR="00FB1C52" w:rsidRPr="005D3B67" w:rsidRDefault="007C4BB3" w:rsidP="000B50C4">
      <w:pPr>
        <w:pStyle w:val="aff1"/>
        <w:tabs>
          <w:tab w:val="left" w:pos="567"/>
        </w:tabs>
        <w:spacing w:line="360" w:lineRule="auto"/>
        <w:ind w:left="0" w:firstLine="709"/>
        <w:jc w:val="both"/>
        <w:rPr>
          <w:rFonts w:ascii="Times New Roman" w:hAnsi="Times New Roman" w:cs="Times New Roman"/>
          <w:sz w:val="24"/>
          <w:szCs w:val="24"/>
          <w:highlight w:val="green"/>
          <w:rPrChange w:id="1101"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102" w:author="Соколов Сергей Вадимович" w:date="2024-01-19T16:33:00Z">
            <w:rPr>
              <w:rFonts w:ascii="Times New Roman" w:hAnsi="Times New Roman" w:cs="Times New Roman"/>
              <w:sz w:val="24"/>
              <w:szCs w:val="24"/>
            </w:rPr>
          </w:rPrChange>
        </w:rPr>
        <w:t>-</w:t>
      </w:r>
      <w:r w:rsidR="004C746A" w:rsidRPr="005D3B67">
        <w:rPr>
          <w:rFonts w:ascii="Times New Roman" w:hAnsi="Times New Roman" w:cs="Times New Roman"/>
          <w:sz w:val="24"/>
          <w:szCs w:val="24"/>
          <w:highlight w:val="green"/>
          <w:rPrChange w:id="1103" w:author="Соколов Сергей Вадимович" w:date="2024-01-19T16:33:00Z">
            <w:rPr>
              <w:rFonts w:ascii="Times New Roman" w:hAnsi="Times New Roman" w:cs="Times New Roman"/>
              <w:sz w:val="24"/>
              <w:szCs w:val="24"/>
            </w:rPr>
          </w:rPrChange>
        </w:rPr>
        <w:t> </w:t>
      </w:r>
      <w:r w:rsidR="00FB1C52" w:rsidRPr="005D3B67">
        <w:rPr>
          <w:rFonts w:ascii="Times New Roman" w:hAnsi="Times New Roman" w:cs="Times New Roman"/>
          <w:sz w:val="24"/>
          <w:szCs w:val="24"/>
          <w:highlight w:val="green"/>
          <w:rPrChange w:id="1104" w:author="Соколов Сергей Вадимович" w:date="2024-01-19T16:33:00Z">
            <w:rPr>
              <w:rFonts w:ascii="Times New Roman" w:hAnsi="Times New Roman" w:cs="Times New Roman"/>
              <w:sz w:val="24"/>
              <w:szCs w:val="24"/>
            </w:rPr>
          </w:rPrChange>
        </w:rPr>
        <w:t>материалы государственных геолого-съемочных работ (геологические, гидрогеологические, тектонические и другие карты масштабов 1:1</w:t>
      </w:r>
      <w:r w:rsidR="00656BA0" w:rsidRPr="005D3B67">
        <w:rPr>
          <w:rFonts w:ascii="Times New Roman" w:hAnsi="Times New Roman" w:cs="Times New Roman"/>
          <w:sz w:val="24"/>
          <w:szCs w:val="24"/>
          <w:highlight w:val="green"/>
          <w:rPrChange w:id="1105" w:author="Соколов Сергей Вадимович" w:date="2024-01-19T16:33:00Z">
            <w:rPr>
              <w:rFonts w:ascii="Times New Roman" w:hAnsi="Times New Roman" w:cs="Times New Roman"/>
              <w:sz w:val="24"/>
              <w:szCs w:val="24"/>
            </w:rPr>
          </w:rPrChange>
        </w:rPr>
        <w:t> </w:t>
      </w:r>
      <w:r w:rsidR="00FB1C52" w:rsidRPr="005D3B67">
        <w:rPr>
          <w:rFonts w:ascii="Times New Roman" w:hAnsi="Times New Roman" w:cs="Times New Roman"/>
          <w:sz w:val="24"/>
          <w:szCs w:val="24"/>
          <w:highlight w:val="green"/>
          <w:rPrChange w:id="1106" w:author="Соколов Сергей Вадимович" w:date="2024-01-19T16:33:00Z">
            <w:rPr>
              <w:rFonts w:ascii="Times New Roman" w:hAnsi="Times New Roman" w:cs="Times New Roman"/>
              <w:sz w:val="24"/>
              <w:szCs w:val="24"/>
            </w:rPr>
          </w:rPrChange>
        </w:rPr>
        <w:t>000</w:t>
      </w:r>
      <w:r w:rsidR="00656BA0" w:rsidRPr="005D3B67">
        <w:rPr>
          <w:rFonts w:ascii="Times New Roman" w:hAnsi="Times New Roman" w:cs="Times New Roman"/>
          <w:sz w:val="24"/>
          <w:szCs w:val="24"/>
          <w:highlight w:val="green"/>
          <w:rPrChange w:id="1107" w:author="Соколов Сергей Вадимович" w:date="2024-01-19T16:33:00Z">
            <w:rPr>
              <w:rFonts w:ascii="Times New Roman" w:hAnsi="Times New Roman" w:cs="Times New Roman"/>
              <w:sz w:val="24"/>
              <w:szCs w:val="24"/>
            </w:rPr>
          </w:rPrChange>
        </w:rPr>
        <w:t> </w:t>
      </w:r>
      <w:r w:rsidR="00FB1C52" w:rsidRPr="005D3B67">
        <w:rPr>
          <w:rFonts w:ascii="Times New Roman" w:hAnsi="Times New Roman" w:cs="Times New Roman"/>
          <w:sz w:val="24"/>
          <w:szCs w:val="24"/>
          <w:highlight w:val="green"/>
          <w:rPrChange w:id="1108" w:author="Соколов Сергей Вадимович" w:date="2024-01-19T16:33:00Z">
            <w:rPr>
              <w:rFonts w:ascii="Times New Roman" w:hAnsi="Times New Roman" w:cs="Times New Roman"/>
              <w:sz w:val="24"/>
              <w:szCs w:val="24"/>
            </w:rPr>
          </w:rPrChange>
        </w:rPr>
        <w:t>000</w:t>
      </w:r>
      <w:r w:rsidR="00F95D61" w:rsidRPr="005D3B67">
        <w:rPr>
          <w:rFonts w:ascii="Times New Roman" w:hAnsi="Times New Roman" w:cs="Times New Roman"/>
          <w:sz w:val="24"/>
          <w:szCs w:val="24"/>
          <w:highlight w:val="green"/>
          <w:rPrChange w:id="1109" w:author="Соколов Сергей Вадимович" w:date="2024-01-19T16:33:00Z">
            <w:rPr>
              <w:rFonts w:ascii="Times New Roman" w:hAnsi="Times New Roman" w:cs="Times New Roman"/>
              <w:sz w:val="24"/>
              <w:szCs w:val="24"/>
            </w:rPr>
          </w:rPrChange>
        </w:rPr>
        <w:t>–</w:t>
      </w:r>
      <w:r w:rsidR="00FB1C52" w:rsidRPr="005D3B67">
        <w:rPr>
          <w:rFonts w:ascii="Times New Roman" w:hAnsi="Times New Roman" w:cs="Times New Roman"/>
          <w:sz w:val="24"/>
          <w:szCs w:val="24"/>
          <w:highlight w:val="green"/>
          <w:rPrChange w:id="1110" w:author="Соколов Сергей Вадимович" w:date="2024-01-19T16:33:00Z">
            <w:rPr>
              <w:rFonts w:ascii="Times New Roman" w:hAnsi="Times New Roman" w:cs="Times New Roman"/>
              <w:sz w:val="24"/>
              <w:szCs w:val="24"/>
            </w:rPr>
          </w:rPrChange>
        </w:rPr>
        <w:t>1:200</w:t>
      </w:r>
      <w:r w:rsidR="00656BA0" w:rsidRPr="005D3B67">
        <w:rPr>
          <w:rFonts w:ascii="Times New Roman" w:hAnsi="Times New Roman" w:cs="Times New Roman"/>
          <w:sz w:val="24"/>
          <w:szCs w:val="24"/>
          <w:highlight w:val="green"/>
          <w:rPrChange w:id="1111" w:author="Соколов Сергей Вадимович" w:date="2024-01-19T16:33:00Z">
            <w:rPr>
              <w:rFonts w:ascii="Times New Roman" w:hAnsi="Times New Roman" w:cs="Times New Roman"/>
              <w:sz w:val="24"/>
              <w:szCs w:val="24"/>
            </w:rPr>
          </w:rPrChange>
        </w:rPr>
        <w:t> </w:t>
      </w:r>
      <w:r w:rsidR="00FB1C52" w:rsidRPr="005D3B67">
        <w:rPr>
          <w:rFonts w:ascii="Times New Roman" w:hAnsi="Times New Roman" w:cs="Times New Roman"/>
          <w:sz w:val="24"/>
          <w:szCs w:val="24"/>
          <w:highlight w:val="green"/>
          <w:rPrChange w:id="1112" w:author="Соколов Сергей Вадимович" w:date="2024-01-19T16:33:00Z">
            <w:rPr>
              <w:rFonts w:ascii="Times New Roman" w:hAnsi="Times New Roman" w:cs="Times New Roman"/>
              <w:sz w:val="24"/>
              <w:szCs w:val="24"/>
            </w:rPr>
          </w:rPrChange>
        </w:rPr>
        <w:t>000 и более крупные), материалы специального гидрогеологического и инженерно-геологического картирования и других региональных исследований;</w:t>
      </w:r>
    </w:p>
    <w:p w14:paraId="314DC60F" w14:textId="0C2118F7" w:rsidR="00FB1C52" w:rsidRPr="005D3B67" w:rsidRDefault="007C4BB3" w:rsidP="000B50C4">
      <w:pPr>
        <w:pStyle w:val="aff1"/>
        <w:tabs>
          <w:tab w:val="left" w:pos="567"/>
        </w:tabs>
        <w:spacing w:line="360" w:lineRule="auto"/>
        <w:ind w:left="0" w:firstLine="709"/>
        <w:jc w:val="both"/>
        <w:rPr>
          <w:rFonts w:ascii="Times New Roman" w:hAnsi="Times New Roman" w:cs="Times New Roman"/>
          <w:sz w:val="24"/>
          <w:szCs w:val="24"/>
          <w:highlight w:val="green"/>
          <w:rPrChange w:id="1113" w:author="Соколов Сергей Вадимович" w:date="2024-01-19T16:33:00Z">
            <w:rPr>
              <w:rFonts w:ascii="Times New Roman" w:hAnsi="Times New Roman" w:cs="Times New Roman"/>
              <w:sz w:val="24"/>
              <w:szCs w:val="24"/>
              <w:highlight w:val="yellow"/>
            </w:rPr>
          </w:rPrChange>
        </w:rPr>
      </w:pPr>
      <w:r w:rsidRPr="005D3B67">
        <w:rPr>
          <w:rFonts w:ascii="Times New Roman" w:hAnsi="Times New Roman" w:cs="Times New Roman"/>
          <w:sz w:val="24"/>
          <w:highlight w:val="green"/>
          <w:rPrChange w:id="1114" w:author="Соколов Сергей Вадимович" w:date="2024-01-19T16:33:00Z">
            <w:rPr>
              <w:rFonts w:ascii="Times New Roman" w:hAnsi="Times New Roman" w:cs="Times New Roman"/>
              <w:sz w:val="24"/>
            </w:rPr>
          </w:rPrChange>
        </w:rPr>
        <w:t xml:space="preserve">- </w:t>
      </w:r>
      <w:r w:rsidR="00B40743" w:rsidRPr="005D3B67">
        <w:rPr>
          <w:rFonts w:ascii="Times New Roman" w:hAnsi="Times New Roman" w:cs="Times New Roman"/>
          <w:sz w:val="24"/>
          <w:szCs w:val="24"/>
          <w:highlight w:val="green"/>
          <w:rPrChange w:id="1115" w:author="Соколов Сергей Вадимович" w:date="2024-01-19T16:33:00Z">
            <w:rPr>
              <w:rFonts w:ascii="Times New Roman" w:hAnsi="Times New Roman" w:cs="Times New Roman"/>
              <w:sz w:val="24"/>
              <w:szCs w:val="24"/>
            </w:rPr>
          </w:rPrChange>
        </w:rPr>
        <w:t>аэро- и космически</w:t>
      </w:r>
      <w:r w:rsidR="00900CA2" w:rsidRPr="005D3B67">
        <w:rPr>
          <w:rFonts w:ascii="Times New Roman" w:hAnsi="Times New Roman" w:cs="Times New Roman"/>
          <w:sz w:val="24"/>
          <w:szCs w:val="24"/>
          <w:highlight w:val="green"/>
          <w:rPrChange w:id="1116" w:author="Соколов Сергей Вадимович" w:date="2024-01-19T16:33:00Z">
            <w:rPr>
              <w:rFonts w:ascii="Times New Roman" w:hAnsi="Times New Roman" w:cs="Times New Roman"/>
              <w:sz w:val="24"/>
              <w:szCs w:val="24"/>
            </w:rPr>
          </w:rPrChange>
        </w:rPr>
        <w:t>е</w:t>
      </w:r>
      <w:r w:rsidR="00B40743" w:rsidRPr="005D3B67">
        <w:rPr>
          <w:rFonts w:ascii="Times New Roman" w:hAnsi="Times New Roman" w:cs="Times New Roman"/>
          <w:sz w:val="24"/>
          <w:szCs w:val="24"/>
          <w:highlight w:val="green"/>
          <w:rPrChange w:id="1117" w:author="Соколов Сергей Вадимович" w:date="2024-01-19T16:33:00Z">
            <w:rPr>
              <w:rFonts w:ascii="Times New Roman" w:hAnsi="Times New Roman" w:cs="Times New Roman"/>
              <w:sz w:val="24"/>
              <w:szCs w:val="24"/>
            </w:rPr>
          </w:rPrChange>
        </w:rPr>
        <w:t xml:space="preserve"> материал</w:t>
      </w:r>
      <w:r w:rsidR="00900CA2" w:rsidRPr="005D3B67">
        <w:rPr>
          <w:rFonts w:ascii="Times New Roman" w:hAnsi="Times New Roman" w:cs="Times New Roman"/>
          <w:sz w:val="24"/>
          <w:szCs w:val="24"/>
          <w:highlight w:val="green"/>
          <w:rPrChange w:id="1118" w:author="Соколов Сергей Вадимович" w:date="2024-01-19T16:33:00Z">
            <w:rPr>
              <w:rFonts w:ascii="Times New Roman" w:hAnsi="Times New Roman" w:cs="Times New Roman"/>
              <w:sz w:val="24"/>
              <w:szCs w:val="24"/>
            </w:rPr>
          </w:rPrChange>
        </w:rPr>
        <w:t>ы</w:t>
      </w:r>
      <w:r w:rsidR="00B40743" w:rsidRPr="005D3B67">
        <w:rPr>
          <w:rFonts w:ascii="Times New Roman" w:hAnsi="Times New Roman" w:cs="Times New Roman"/>
          <w:sz w:val="24"/>
          <w:szCs w:val="24"/>
          <w:highlight w:val="green"/>
          <w:rPrChange w:id="1119" w:author="Соколов Сергей Вадимович" w:date="2024-01-19T16:33:00Z">
            <w:rPr>
              <w:rFonts w:ascii="Times New Roman" w:hAnsi="Times New Roman" w:cs="Times New Roman"/>
              <w:sz w:val="24"/>
              <w:szCs w:val="24"/>
            </w:rPr>
          </w:rPrChange>
        </w:rPr>
        <w:t>;</w:t>
      </w:r>
    </w:p>
    <w:p w14:paraId="0FB3F861" w14:textId="43308109" w:rsidR="00FB1C52" w:rsidRPr="005D3B67" w:rsidRDefault="007C4BB3" w:rsidP="000B50C4">
      <w:pPr>
        <w:pStyle w:val="aff1"/>
        <w:tabs>
          <w:tab w:val="left" w:pos="567"/>
        </w:tabs>
        <w:spacing w:line="360" w:lineRule="auto"/>
        <w:ind w:left="0" w:firstLine="709"/>
        <w:jc w:val="both"/>
        <w:rPr>
          <w:rFonts w:ascii="Times New Roman" w:hAnsi="Times New Roman" w:cs="Times New Roman"/>
          <w:sz w:val="24"/>
          <w:szCs w:val="24"/>
          <w:highlight w:val="green"/>
          <w:rPrChange w:id="1120"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121" w:author="Соколов Сергей Вадимович" w:date="2024-01-19T16:33:00Z">
            <w:rPr>
              <w:rFonts w:ascii="Times New Roman" w:hAnsi="Times New Roman" w:cs="Times New Roman"/>
              <w:sz w:val="24"/>
              <w:szCs w:val="24"/>
            </w:rPr>
          </w:rPrChange>
        </w:rPr>
        <w:t xml:space="preserve">- </w:t>
      </w:r>
      <w:r w:rsidR="00FB1C52" w:rsidRPr="005D3B67">
        <w:rPr>
          <w:rFonts w:ascii="Times New Roman" w:hAnsi="Times New Roman" w:cs="Times New Roman"/>
          <w:sz w:val="24"/>
          <w:szCs w:val="24"/>
          <w:highlight w:val="green"/>
          <w:rPrChange w:id="1122" w:author="Соколов Сергей Вадимович" w:date="2024-01-19T16:33:00Z">
            <w:rPr>
              <w:rFonts w:ascii="Times New Roman" w:hAnsi="Times New Roman" w:cs="Times New Roman"/>
              <w:sz w:val="24"/>
              <w:szCs w:val="24"/>
            </w:rPr>
          </w:rPrChange>
        </w:rPr>
        <w:t xml:space="preserve">комплекты нормативных карт </w:t>
      </w:r>
      <w:r w:rsidR="000B50C4" w:rsidRPr="005D3B67">
        <w:rPr>
          <w:rFonts w:ascii="Times New Roman" w:hAnsi="Times New Roman" w:cs="Times New Roman"/>
          <w:sz w:val="24"/>
          <w:szCs w:val="24"/>
          <w:highlight w:val="green"/>
          <w:rPrChange w:id="1123" w:author="Соколов Сергей Вадимович" w:date="2024-01-19T16:33:00Z">
            <w:rPr>
              <w:rFonts w:ascii="Times New Roman" w:hAnsi="Times New Roman" w:cs="Times New Roman"/>
              <w:sz w:val="24"/>
              <w:szCs w:val="24"/>
            </w:rPr>
          </w:rPrChange>
        </w:rPr>
        <w:t>общего сейсмического районирования (</w:t>
      </w:r>
      <w:r w:rsidR="00FB1C52" w:rsidRPr="005D3B67">
        <w:rPr>
          <w:rFonts w:ascii="Times New Roman" w:hAnsi="Times New Roman" w:cs="Times New Roman"/>
          <w:sz w:val="24"/>
          <w:szCs w:val="24"/>
          <w:highlight w:val="green"/>
          <w:rPrChange w:id="1124" w:author="Соколов Сергей Вадимович" w:date="2024-01-19T16:33:00Z">
            <w:rPr>
              <w:rFonts w:ascii="Times New Roman" w:hAnsi="Times New Roman" w:cs="Times New Roman"/>
              <w:sz w:val="24"/>
              <w:szCs w:val="24"/>
            </w:rPr>
          </w:rPrChange>
        </w:rPr>
        <w:t>ОСР</w:t>
      </w:r>
      <w:r w:rsidR="000B50C4" w:rsidRPr="005D3B67">
        <w:rPr>
          <w:rFonts w:ascii="Times New Roman" w:hAnsi="Times New Roman" w:cs="Times New Roman"/>
          <w:sz w:val="24"/>
          <w:szCs w:val="24"/>
          <w:highlight w:val="green"/>
          <w:rPrChange w:id="1125" w:author="Соколов Сергей Вадимович" w:date="2024-01-19T16:33:00Z">
            <w:rPr>
              <w:rFonts w:ascii="Times New Roman" w:hAnsi="Times New Roman" w:cs="Times New Roman"/>
              <w:sz w:val="24"/>
              <w:szCs w:val="24"/>
            </w:rPr>
          </w:rPrChange>
        </w:rPr>
        <w:t>)</w:t>
      </w:r>
      <w:r w:rsidR="00FB1C52" w:rsidRPr="005D3B67">
        <w:rPr>
          <w:rFonts w:ascii="Times New Roman" w:hAnsi="Times New Roman" w:cs="Times New Roman"/>
          <w:sz w:val="24"/>
          <w:szCs w:val="24"/>
          <w:highlight w:val="green"/>
          <w:rPrChange w:id="1126" w:author="Соколов Сергей Вадимович" w:date="2024-01-19T16:33:00Z">
            <w:rPr>
              <w:rFonts w:ascii="Times New Roman" w:hAnsi="Times New Roman" w:cs="Times New Roman"/>
              <w:sz w:val="24"/>
              <w:szCs w:val="24"/>
            </w:rPr>
          </w:rPrChange>
        </w:rPr>
        <w:t>;</w:t>
      </w:r>
    </w:p>
    <w:p w14:paraId="064C6D4B" w14:textId="77777777" w:rsidR="00FB1C52" w:rsidRPr="002150CE" w:rsidRDefault="007C4BB3" w:rsidP="000B50C4">
      <w:pPr>
        <w:pStyle w:val="aff1"/>
        <w:tabs>
          <w:tab w:val="left" w:pos="567"/>
        </w:tabs>
        <w:spacing w:line="360" w:lineRule="auto"/>
        <w:ind w:left="0" w:firstLine="709"/>
        <w:jc w:val="both"/>
        <w:rPr>
          <w:rFonts w:ascii="Times New Roman" w:hAnsi="Times New Roman" w:cs="Times New Roman"/>
          <w:sz w:val="24"/>
          <w:szCs w:val="24"/>
        </w:rPr>
      </w:pPr>
      <w:r w:rsidRPr="005D3B67">
        <w:rPr>
          <w:rFonts w:ascii="Times New Roman" w:hAnsi="Times New Roman" w:cs="Times New Roman"/>
          <w:sz w:val="24"/>
          <w:szCs w:val="24"/>
          <w:highlight w:val="green"/>
          <w:rPrChange w:id="1127" w:author="Соколов Сергей Вадимович" w:date="2024-01-19T16:33:00Z">
            <w:rPr>
              <w:rFonts w:ascii="Times New Roman" w:hAnsi="Times New Roman" w:cs="Times New Roman"/>
              <w:sz w:val="24"/>
              <w:szCs w:val="24"/>
            </w:rPr>
          </w:rPrChange>
        </w:rPr>
        <w:t xml:space="preserve">- </w:t>
      </w:r>
      <w:r w:rsidR="00FB1C52" w:rsidRPr="005D3B67">
        <w:rPr>
          <w:rFonts w:ascii="Times New Roman" w:hAnsi="Times New Roman" w:cs="Times New Roman"/>
          <w:sz w:val="24"/>
          <w:szCs w:val="24"/>
          <w:highlight w:val="green"/>
          <w:rPrChange w:id="1128" w:author="Соколов Сергей Вадимович" w:date="2024-01-19T16:33:00Z">
            <w:rPr>
              <w:rFonts w:ascii="Times New Roman" w:hAnsi="Times New Roman" w:cs="Times New Roman"/>
              <w:sz w:val="24"/>
              <w:szCs w:val="24"/>
            </w:rPr>
          </w:rPrChange>
        </w:rPr>
        <w:t>результаты научно-исследовательских работ (фондовых и опубликованных, при наличии ссылки на официальные источники), в которых обобщаются данные о природных условиях и техногенных воздействиях и/или приводятся результаты новых разработок по методике и технологии выполнения инженерно-геологических изысканий.</w:t>
      </w:r>
    </w:p>
    <w:p w14:paraId="2BA9A876" w14:textId="0408FBBC" w:rsidR="001059F6" w:rsidRPr="005D3B67" w:rsidRDefault="00172E58" w:rsidP="001059F6">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1129" w:author="Соколов Сергей Вадимович" w:date="2024-01-19T16:33: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130" w:author="Соколов Сергей Вадимович" w:date="2024-01-19T16:33:00Z">
            <w:rPr>
              <w:rFonts w:ascii="Times New Roman" w:eastAsia="Calibri" w:hAnsi="Times New Roman" w:cs="Times New Roman"/>
              <w:sz w:val="24"/>
              <w:szCs w:val="24"/>
            </w:rPr>
          </w:rPrChange>
        </w:rPr>
        <w:t xml:space="preserve">На основе </w:t>
      </w:r>
      <w:r w:rsidR="00A04A9E" w:rsidRPr="005D3B67">
        <w:rPr>
          <w:rFonts w:ascii="Times New Roman" w:eastAsia="Calibri" w:hAnsi="Times New Roman" w:cs="Times New Roman"/>
          <w:sz w:val="24"/>
          <w:szCs w:val="24"/>
          <w:highlight w:val="green"/>
          <w:rPrChange w:id="1131" w:author="Соколов Сергей Вадимович" w:date="2024-01-19T16:33:00Z">
            <w:rPr>
              <w:rFonts w:ascii="Times New Roman" w:eastAsia="Calibri" w:hAnsi="Times New Roman" w:cs="Times New Roman"/>
              <w:sz w:val="24"/>
              <w:szCs w:val="24"/>
            </w:rPr>
          </w:rPrChange>
        </w:rPr>
        <w:t>собранных материалов</w:t>
      </w:r>
      <w:r w:rsidRPr="005D3B67">
        <w:rPr>
          <w:rFonts w:ascii="Times New Roman" w:eastAsia="Calibri" w:hAnsi="Times New Roman" w:cs="Times New Roman"/>
          <w:sz w:val="24"/>
          <w:szCs w:val="24"/>
          <w:highlight w:val="green"/>
          <w:rPrChange w:id="1132" w:author="Соколов Сергей Вадимович" w:date="2024-01-19T16:33:00Z">
            <w:rPr>
              <w:rFonts w:ascii="Times New Roman" w:eastAsia="Calibri" w:hAnsi="Times New Roman" w:cs="Times New Roman"/>
              <w:sz w:val="24"/>
              <w:szCs w:val="24"/>
            </w:rPr>
          </w:rPrChange>
        </w:rPr>
        <w:t>:</w:t>
      </w:r>
    </w:p>
    <w:p w14:paraId="340ED7B2" w14:textId="77777777" w:rsidR="005B37DC" w:rsidRPr="005D3B67" w:rsidRDefault="007C4BB3" w:rsidP="007C4BB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133"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134" w:author="Соколов Сергей Вадимович" w:date="2024-01-19T16:33:00Z">
            <w:rPr>
              <w:rFonts w:ascii="Times New Roman" w:hAnsi="Times New Roman" w:cs="Times New Roman"/>
              <w:sz w:val="24"/>
              <w:szCs w:val="24"/>
            </w:rPr>
          </w:rPrChange>
        </w:rPr>
        <w:t xml:space="preserve">- </w:t>
      </w:r>
      <w:r w:rsidR="00A04A9E" w:rsidRPr="005D3B67">
        <w:rPr>
          <w:rFonts w:ascii="Times New Roman" w:hAnsi="Times New Roman" w:cs="Times New Roman"/>
          <w:sz w:val="24"/>
          <w:szCs w:val="24"/>
          <w:highlight w:val="green"/>
          <w:rPrChange w:id="1135" w:author="Соколов Сергей Вадимович" w:date="2024-01-19T16:33:00Z">
            <w:rPr>
              <w:rFonts w:ascii="Times New Roman" w:hAnsi="Times New Roman" w:cs="Times New Roman"/>
              <w:sz w:val="24"/>
              <w:szCs w:val="24"/>
            </w:rPr>
          </w:rPrChange>
        </w:rPr>
        <w:t>определяется степень</w:t>
      </w:r>
      <w:r w:rsidR="005B37DC" w:rsidRPr="005D3B67">
        <w:rPr>
          <w:rFonts w:ascii="Times New Roman" w:hAnsi="Times New Roman" w:cs="Times New Roman"/>
          <w:sz w:val="24"/>
          <w:szCs w:val="24"/>
          <w:highlight w:val="green"/>
          <w:rPrChange w:id="1136" w:author="Соколов Сергей Вадимович" w:date="2024-01-19T16:33:00Z">
            <w:rPr>
              <w:rFonts w:ascii="Times New Roman" w:hAnsi="Times New Roman" w:cs="Times New Roman"/>
              <w:sz w:val="24"/>
              <w:szCs w:val="24"/>
            </w:rPr>
          </w:rPrChange>
        </w:rPr>
        <w:t xml:space="preserve"> изученности инженерно-геологических условий территории и оцен</w:t>
      </w:r>
      <w:r w:rsidRPr="005D3B67">
        <w:rPr>
          <w:rFonts w:ascii="Times New Roman" w:hAnsi="Times New Roman" w:cs="Times New Roman"/>
          <w:sz w:val="24"/>
          <w:szCs w:val="24"/>
          <w:highlight w:val="green"/>
          <w:rPrChange w:id="1137" w:author="Соколов Сергей Вадимович" w:date="2024-01-19T16:33:00Z">
            <w:rPr>
              <w:rFonts w:ascii="Times New Roman" w:hAnsi="Times New Roman" w:cs="Times New Roman"/>
              <w:sz w:val="24"/>
              <w:szCs w:val="24"/>
            </w:rPr>
          </w:rPrChange>
        </w:rPr>
        <w:t>ивается</w:t>
      </w:r>
      <w:r w:rsidR="005B37DC" w:rsidRPr="005D3B67">
        <w:rPr>
          <w:rFonts w:ascii="Times New Roman" w:hAnsi="Times New Roman" w:cs="Times New Roman"/>
          <w:sz w:val="24"/>
          <w:szCs w:val="24"/>
          <w:highlight w:val="green"/>
          <w:rPrChange w:id="1138" w:author="Соколов Сергей Вадимович" w:date="2024-01-19T16:33:00Z">
            <w:rPr>
              <w:rFonts w:ascii="Times New Roman" w:hAnsi="Times New Roman" w:cs="Times New Roman"/>
              <w:sz w:val="24"/>
              <w:szCs w:val="24"/>
            </w:rPr>
          </w:rPrChange>
        </w:rPr>
        <w:t xml:space="preserve"> возможност</w:t>
      </w:r>
      <w:r w:rsidRPr="005D3B67">
        <w:rPr>
          <w:rFonts w:ascii="Times New Roman" w:hAnsi="Times New Roman" w:cs="Times New Roman"/>
          <w:sz w:val="24"/>
          <w:szCs w:val="24"/>
          <w:highlight w:val="green"/>
          <w:rPrChange w:id="1139" w:author="Соколов Сергей Вадимович" w:date="2024-01-19T16:33:00Z">
            <w:rPr>
              <w:rFonts w:ascii="Times New Roman" w:hAnsi="Times New Roman" w:cs="Times New Roman"/>
              <w:sz w:val="24"/>
              <w:szCs w:val="24"/>
            </w:rPr>
          </w:rPrChange>
        </w:rPr>
        <w:t>ь</w:t>
      </w:r>
      <w:r w:rsidR="005B37DC" w:rsidRPr="005D3B67">
        <w:rPr>
          <w:rFonts w:ascii="Times New Roman" w:hAnsi="Times New Roman" w:cs="Times New Roman"/>
          <w:sz w:val="24"/>
          <w:szCs w:val="24"/>
          <w:highlight w:val="green"/>
          <w:rPrChange w:id="1140" w:author="Соколов Сергей Вадимович" w:date="2024-01-19T16:33:00Z">
            <w:rPr>
              <w:rFonts w:ascii="Times New Roman" w:hAnsi="Times New Roman" w:cs="Times New Roman"/>
              <w:sz w:val="24"/>
              <w:szCs w:val="24"/>
            </w:rPr>
          </w:rPrChange>
        </w:rPr>
        <w:t xml:space="preserve"> использования имеющихся материалов для решения соответствующих задач </w:t>
      </w:r>
      <w:r w:rsidR="00A04A9E" w:rsidRPr="005D3B67">
        <w:rPr>
          <w:rFonts w:ascii="Times New Roman" w:hAnsi="Times New Roman" w:cs="Times New Roman"/>
          <w:sz w:val="24"/>
          <w:szCs w:val="24"/>
          <w:highlight w:val="green"/>
          <w:rPrChange w:id="1141" w:author="Соколов Сергей Вадимович" w:date="2024-01-19T16:33:00Z">
            <w:rPr>
              <w:rFonts w:ascii="Times New Roman" w:hAnsi="Times New Roman" w:cs="Times New Roman"/>
              <w:sz w:val="24"/>
              <w:szCs w:val="24"/>
            </w:rPr>
          </w:rPrChange>
        </w:rPr>
        <w:t xml:space="preserve">для </w:t>
      </w:r>
      <w:r w:rsidR="005B37DC" w:rsidRPr="005D3B67">
        <w:rPr>
          <w:rFonts w:ascii="Times New Roman" w:hAnsi="Times New Roman" w:cs="Times New Roman"/>
          <w:sz w:val="24"/>
          <w:szCs w:val="24"/>
          <w:highlight w:val="green"/>
          <w:rPrChange w:id="1142" w:author="Соколов Сергей Вадимович" w:date="2024-01-19T16:33:00Z">
            <w:rPr>
              <w:rFonts w:ascii="Times New Roman" w:hAnsi="Times New Roman" w:cs="Times New Roman"/>
              <w:sz w:val="24"/>
              <w:szCs w:val="24"/>
            </w:rPr>
          </w:rPrChange>
        </w:rPr>
        <w:t>различных видов градостроительной деятельности</w:t>
      </w:r>
      <w:r w:rsidR="000C2DBA" w:rsidRPr="005D3B67">
        <w:rPr>
          <w:rFonts w:ascii="Times New Roman" w:hAnsi="Times New Roman" w:cs="Times New Roman"/>
          <w:sz w:val="24"/>
          <w:szCs w:val="24"/>
          <w:highlight w:val="green"/>
          <w:rPrChange w:id="1143" w:author="Соколов Сергей Вадимович" w:date="2024-01-19T16:33:00Z">
            <w:rPr>
              <w:rFonts w:ascii="Times New Roman" w:hAnsi="Times New Roman" w:cs="Times New Roman"/>
              <w:sz w:val="24"/>
              <w:szCs w:val="24"/>
            </w:rPr>
          </w:rPrChange>
        </w:rPr>
        <w:t>;</w:t>
      </w:r>
    </w:p>
    <w:p w14:paraId="38759DAF" w14:textId="694A8F24" w:rsidR="0078062C" w:rsidRPr="005D3B67" w:rsidRDefault="007C4BB3" w:rsidP="007C4BB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144" w:author="Соколов Сергей Вадимович" w:date="2024-01-19T16:33:00Z">
            <w:rPr>
              <w:rFonts w:ascii="Times New Roman" w:hAnsi="Times New Roman" w:cs="Times New Roman"/>
              <w:sz w:val="24"/>
              <w:szCs w:val="24"/>
            </w:rPr>
          </w:rPrChange>
        </w:rPr>
      </w:pPr>
      <w:del w:id="1145" w:author="Н.И." w:date="2019-02-14T17:20:00Z">
        <w:r w:rsidRPr="005D3B67" w:rsidDel="00CB4744">
          <w:rPr>
            <w:rFonts w:ascii="Times New Roman" w:hAnsi="Times New Roman" w:cs="Times New Roman"/>
            <w:sz w:val="24"/>
            <w:szCs w:val="24"/>
            <w:highlight w:val="green"/>
            <w:rPrChange w:id="1146" w:author="Соколов Сергей Вадимович" w:date="2024-01-19T16:33:00Z">
              <w:rPr>
                <w:rFonts w:ascii="Times New Roman" w:hAnsi="Times New Roman" w:cs="Times New Roman"/>
                <w:sz w:val="24"/>
                <w:szCs w:val="24"/>
              </w:rPr>
            </w:rPrChange>
          </w:rPr>
          <w:delText xml:space="preserve">- </w:delText>
        </w:r>
      </w:del>
      <w:ins w:id="1147" w:author="Н.И." w:date="2019-02-14T17:20:00Z">
        <w:r w:rsidR="00CB4744" w:rsidRPr="005D3B67">
          <w:rPr>
            <w:rFonts w:ascii="Times New Roman" w:hAnsi="Times New Roman" w:cs="Times New Roman"/>
            <w:sz w:val="24"/>
            <w:szCs w:val="24"/>
            <w:highlight w:val="green"/>
            <w:rPrChange w:id="1148" w:author="Соколов Сергей Вадимович" w:date="2024-01-19T16:33:00Z">
              <w:rPr>
                <w:rFonts w:ascii="Times New Roman" w:hAnsi="Times New Roman" w:cs="Times New Roman"/>
                <w:sz w:val="24"/>
                <w:szCs w:val="24"/>
              </w:rPr>
            </w:rPrChange>
          </w:rPr>
          <w:t>- </w:t>
        </w:r>
      </w:ins>
      <w:commentRangeStart w:id="1149"/>
      <w:r w:rsidR="00C76648" w:rsidRPr="005D3B67">
        <w:rPr>
          <w:rFonts w:ascii="Times New Roman" w:hAnsi="Times New Roman" w:cs="Times New Roman"/>
          <w:sz w:val="24"/>
          <w:szCs w:val="24"/>
          <w:highlight w:val="green"/>
          <w:rPrChange w:id="1150" w:author="Соколов Сергей Вадимович" w:date="2024-01-19T16:33:00Z">
            <w:rPr>
              <w:rFonts w:ascii="Times New Roman" w:hAnsi="Times New Roman" w:cs="Times New Roman"/>
              <w:sz w:val="24"/>
              <w:szCs w:val="24"/>
            </w:rPr>
          </w:rPrChange>
        </w:rPr>
        <w:t>производится</w:t>
      </w:r>
      <w:commentRangeEnd w:id="1149"/>
      <w:r w:rsidR="00CB4744" w:rsidRPr="005D3B67">
        <w:rPr>
          <w:rStyle w:val="aa"/>
          <w:rFonts w:ascii="Times New Roman CYR" w:hAnsi="Times New Roman CYR" w:cs="Times New Roman"/>
          <w:highlight w:val="green"/>
          <w:rPrChange w:id="1151" w:author="Соколов Сергей Вадимович" w:date="2024-01-19T16:33:00Z">
            <w:rPr>
              <w:rStyle w:val="aa"/>
              <w:rFonts w:ascii="Times New Roman CYR" w:hAnsi="Times New Roman CYR" w:cs="Times New Roman"/>
            </w:rPr>
          </w:rPrChange>
        </w:rPr>
        <w:commentReference w:id="1149"/>
      </w:r>
      <w:r w:rsidR="00C76648" w:rsidRPr="005D3B67">
        <w:rPr>
          <w:rFonts w:ascii="Times New Roman" w:hAnsi="Times New Roman" w:cs="Times New Roman"/>
          <w:sz w:val="24"/>
          <w:szCs w:val="24"/>
          <w:highlight w:val="green"/>
          <w:rPrChange w:id="1152" w:author="Соколов Сергей Вадимович" w:date="2024-01-19T16:33:00Z">
            <w:rPr>
              <w:rFonts w:ascii="Times New Roman" w:hAnsi="Times New Roman" w:cs="Times New Roman"/>
              <w:sz w:val="24"/>
              <w:szCs w:val="24"/>
            </w:rPr>
          </w:rPrChange>
        </w:rPr>
        <w:t xml:space="preserve"> предварительная классификация оползневых процессов</w:t>
      </w:r>
      <w:r w:rsidR="000B50C4" w:rsidRPr="005D3B67">
        <w:rPr>
          <w:rFonts w:ascii="Times New Roman" w:hAnsi="Times New Roman" w:cs="Times New Roman"/>
          <w:sz w:val="24"/>
          <w:szCs w:val="24"/>
          <w:highlight w:val="green"/>
          <w:rPrChange w:id="1153" w:author="Соколов Сергей Вадимович" w:date="2024-01-19T16:33:00Z">
            <w:rPr>
              <w:rFonts w:ascii="Times New Roman" w:hAnsi="Times New Roman" w:cs="Times New Roman"/>
              <w:sz w:val="24"/>
              <w:szCs w:val="24"/>
            </w:rPr>
          </w:rPrChange>
        </w:rPr>
        <w:t xml:space="preserve"> по механизму смещения</w:t>
      </w:r>
      <w:r w:rsidR="00C76648" w:rsidRPr="005D3B67">
        <w:rPr>
          <w:rFonts w:ascii="Times New Roman" w:hAnsi="Times New Roman" w:cs="Times New Roman"/>
          <w:sz w:val="24"/>
          <w:szCs w:val="24"/>
          <w:highlight w:val="green"/>
          <w:rPrChange w:id="1154" w:author="Соколов Сергей Вадимович" w:date="2024-01-19T16:33:00Z">
            <w:rPr>
              <w:rFonts w:ascii="Times New Roman" w:hAnsi="Times New Roman" w:cs="Times New Roman"/>
              <w:sz w:val="24"/>
              <w:szCs w:val="24"/>
            </w:rPr>
          </w:rPrChange>
        </w:rPr>
        <w:t xml:space="preserve"> на изучаемой территории;</w:t>
      </w:r>
    </w:p>
    <w:p w14:paraId="132F0A22" w14:textId="77777777" w:rsidR="005B37DC" w:rsidRPr="005D3B67" w:rsidRDefault="007C4BB3" w:rsidP="007C4BB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155"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156" w:author="Соколов Сергей Вадимович" w:date="2024-01-19T16:33:00Z">
            <w:rPr>
              <w:rFonts w:ascii="Times New Roman" w:hAnsi="Times New Roman" w:cs="Times New Roman"/>
              <w:sz w:val="24"/>
              <w:szCs w:val="24"/>
            </w:rPr>
          </w:rPrChange>
        </w:rPr>
        <w:t xml:space="preserve">- </w:t>
      </w:r>
      <w:r w:rsidR="00A04A9E" w:rsidRPr="005D3B67">
        <w:rPr>
          <w:rFonts w:ascii="Times New Roman" w:hAnsi="Times New Roman" w:cs="Times New Roman"/>
          <w:sz w:val="24"/>
          <w:szCs w:val="24"/>
          <w:highlight w:val="green"/>
          <w:rPrChange w:id="1157" w:author="Соколов Сергей Вадимович" w:date="2024-01-19T16:33:00Z">
            <w:rPr>
              <w:rFonts w:ascii="Times New Roman" w:hAnsi="Times New Roman" w:cs="Times New Roman"/>
              <w:sz w:val="24"/>
              <w:szCs w:val="24"/>
            </w:rPr>
          </w:rPrChange>
        </w:rPr>
        <w:t xml:space="preserve">составляются предварительные </w:t>
      </w:r>
      <w:r w:rsidR="005B37DC" w:rsidRPr="005D3B67">
        <w:rPr>
          <w:rFonts w:ascii="Times New Roman" w:hAnsi="Times New Roman" w:cs="Times New Roman"/>
          <w:sz w:val="24"/>
          <w:szCs w:val="24"/>
          <w:highlight w:val="green"/>
          <w:rPrChange w:id="1158" w:author="Соколов Сергей Вадимович" w:date="2024-01-19T16:33:00Z">
            <w:rPr>
              <w:rFonts w:ascii="Times New Roman" w:hAnsi="Times New Roman" w:cs="Times New Roman"/>
              <w:sz w:val="24"/>
              <w:szCs w:val="24"/>
            </w:rPr>
          </w:rPrChange>
        </w:rPr>
        <w:t xml:space="preserve">карты </w:t>
      </w:r>
      <w:r w:rsidR="00A04A9E" w:rsidRPr="005D3B67">
        <w:rPr>
          <w:rFonts w:ascii="Times New Roman" w:hAnsi="Times New Roman" w:cs="Times New Roman"/>
          <w:sz w:val="24"/>
          <w:szCs w:val="24"/>
          <w:highlight w:val="green"/>
          <w:rPrChange w:id="1159" w:author="Соколов Сергей Вадимович" w:date="2024-01-19T16:33:00Z">
            <w:rPr>
              <w:rFonts w:ascii="Times New Roman" w:hAnsi="Times New Roman" w:cs="Times New Roman"/>
              <w:sz w:val="24"/>
              <w:szCs w:val="24"/>
            </w:rPr>
          </w:rPrChange>
        </w:rPr>
        <w:t>проявления оползневых процессов на исследуемой территории</w:t>
      </w:r>
      <w:r w:rsidR="005B37DC" w:rsidRPr="005D3B67">
        <w:rPr>
          <w:rFonts w:ascii="Times New Roman" w:hAnsi="Times New Roman" w:cs="Times New Roman"/>
          <w:sz w:val="24"/>
          <w:szCs w:val="24"/>
          <w:highlight w:val="green"/>
          <w:rPrChange w:id="1160" w:author="Соколов Сергей Вадимович" w:date="2024-01-19T16:33:00Z">
            <w:rPr>
              <w:rFonts w:ascii="Times New Roman" w:hAnsi="Times New Roman" w:cs="Times New Roman"/>
              <w:sz w:val="24"/>
              <w:szCs w:val="24"/>
            </w:rPr>
          </w:rPrChange>
        </w:rPr>
        <w:t>;</w:t>
      </w:r>
    </w:p>
    <w:p w14:paraId="0EA47FBD" w14:textId="59A51946" w:rsidR="005B37DC" w:rsidRPr="005D3B67" w:rsidRDefault="007C4BB3" w:rsidP="007C4BB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161"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162" w:author="Соколов Сергей Вадимович" w:date="2024-01-19T16:33:00Z">
            <w:rPr>
              <w:rFonts w:ascii="Times New Roman" w:hAnsi="Times New Roman" w:cs="Times New Roman"/>
              <w:sz w:val="24"/>
              <w:szCs w:val="24"/>
            </w:rPr>
          </w:rPrChange>
        </w:rPr>
        <w:t>-</w:t>
      </w:r>
      <w:r w:rsidR="000B50C4" w:rsidRPr="005D3B67">
        <w:rPr>
          <w:rFonts w:ascii="Times New Roman" w:hAnsi="Times New Roman" w:cs="Times New Roman"/>
          <w:sz w:val="24"/>
          <w:szCs w:val="24"/>
          <w:highlight w:val="green"/>
          <w:rPrChange w:id="1163" w:author="Соколов Сергей Вадимович" w:date="2024-01-19T16:33:00Z">
            <w:rPr>
              <w:rFonts w:ascii="Times New Roman" w:hAnsi="Times New Roman" w:cs="Times New Roman"/>
              <w:sz w:val="24"/>
              <w:szCs w:val="24"/>
            </w:rPr>
          </w:rPrChange>
        </w:rPr>
        <w:t xml:space="preserve"> </w:t>
      </w:r>
      <w:r w:rsidR="00A04A9E" w:rsidRPr="005D3B67">
        <w:rPr>
          <w:rFonts w:ascii="Times New Roman" w:hAnsi="Times New Roman" w:cs="Times New Roman"/>
          <w:sz w:val="24"/>
          <w:szCs w:val="24"/>
          <w:highlight w:val="green"/>
          <w:rPrChange w:id="1164" w:author="Соколов Сергей Вадимович" w:date="2024-01-19T16:33:00Z">
            <w:rPr>
              <w:rFonts w:ascii="Times New Roman" w:hAnsi="Times New Roman" w:cs="Times New Roman"/>
              <w:sz w:val="24"/>
              <w:szCs w:val="24"/>
            </w:rPr>
          </w:rPrChange>
        </w:rPr>
        <w:t>изучаются</w:t>
      </w:r>
      <w:r w:rsidR="005B37DC" w:rsidRPr="005D3B67">
        <w:rPr>
          <w:rFonts w:ascii="Times New Roman" w:hAnsi="Times New Roman" w:cs="Times New Roman"/>
          <w:sz w:val="24"/>
          <w:szCs w:val="24"/>
          <w:highlight w:val="green"/>
          <w:rPrChange w:id="1165" w:author="Соколов Сергей Вадимович" w:date="2024-01-19T16:33:00Z">
            <w:rPr>
              <w:rFonts w:ascii="Times New Roman" w:hAnsi="Times New Roman" w:cs="Times New Roman"/>
              <w:sz w:val="24"/>
              <w:szCs w:val="24"/>
            </w:rPr>
          </w:rPrChange>
        </w:rPr>
        <w:t xml:space="preserve"> причин</w:t>
      </w:r>
      <w:r w:rsidR="00A04A9E" w:rsidRPr="005D3B67">
        <w:rPr>
          <w:rFonts w:ascii="Times New Roman" w:hAnsi="Times New Roman" w:cs="Times New Roman"/>
          <w:sz w:val="24"/>
          <w:szCs w:val="24"/>
          <w:highlight w:val="green"/>
          <w:rPrChange w:id="1166" w:author="Соколов Сергей Вадимович" w:date="2024-01-19T16:33:00Z">
            <w:rPr>
              <w:rFonts w:ascii="Times New Roman" w:hAnsi="Times New Roman" w:cs="Times New Roman"/>
              <w:sz w:val="24"/>
              <w:szCs w:val="24"/>
            </w:rPr>
          </w:rPrChange>
        </w:rPr>
        <w:t>ы</w:t>
      </w:r>
      <w:r w:rsidR="005B37DC" w:rsidRPr="005D3B67">
        <w:rPr>
          <w:rFonts w:ascii="Times New Roman" w:hAnsi="Times New Roman" w:cs="Times New Roman"/>
          <w:sz w:val="24"/>
          <w:szCs w:val="24"/>
          <w:highlight w:val="green"/>
          <w:rPrChange w:id="1167" w:author="Соколов Сергей Вадимович" w:date="2024-01-19T16:33:00Z">
            <w:rPr>
              <w:rFonts w:ascii="Times New Roman" w:hAnsi="Times New Roman" w:cs="Times New Roman"/>
              <w:sz w:val="24"/>
              <w:szCs w:val="24"/>
            </w:rPr>
          </w:rPrChange>
        </w:rPr>
        <w:t xml:space="preserve"> возникновения </w:t>
      </w:r>
      <w:r w:rsidR="00A04A9E" w:rsidRPr="005D3B67">
        <w:rPr>
          <w:rFonts w:ascii="Times New Roman" w:hAnsi="Times New Roman" w:cs="Times New Roman"/>
          <w:sz w:val="24"/>
          <w:szCs w:val="24"/>
          <w:highlight w:val="green"/>
          <w:rPrChange w:id="1168" w:author="Соколов Сергей Вадимович" w:date="2024-01-19T16:33:00Z">
            <w:rPr>
              <w:rFonts w:ascii="Times New Roman" w:hAnsi="Times New Roman" w:cs="Times New Roman"/>
              <w:sz w:val="24"/>
              <w:szCs w:val="24"/>
            </w:rPr>
          </w:rPrChange>
        </w:rPr>
        <w:t xml:space="preserve">аварийных </w:t>
      </w:r>
      <w:r w:rsidR="005B37DC" w:rsidRPr="005D3B67">
        <w:rPr>
          <w:rFonts w:ascii="Times New Roman" w:hAnsi="Times New Roman" w:cs="Times New Roman"/>
          <w:sz w:val="24"/>
          <w:szCs w:val="24"/>
          <w:highlight w:val="green"/>
          <w:rPrChange w:id="1169" w:author="Соколов Сергей Вадимович" w:date="2024-01-19T16:33:00Z">
            <w:rPr>
              <w:rFonts w:ascii="Times New Roman" w:hAnsi="Times New Roman" w:cs="Times New Roman"/>
              <w:sz w:val="24"/>
              <w:szCs w:val="24"/>
            </w:rPr>
          </w:rPrChange>
        </w:rPr>
        <w:t xml:space="preserve">ситуаций, вызванных активизацией оползневых процессов, </w:t>
      </w:r>
      <w:r w:rsidR="00A04A9E" w:rsidRPr="005D3B67">
        <w:rPr>
          <w:rFonts w:ascii="Times New Roman" w:hAnsi="Times New Roman" w:cs="Times New Roman"/>
          <w:sz w:val="24"/>
          <w:szCs w:val="24"/>
          <w:highlight w:val="green"/>
          <w:rPrChange w:id="1170" w:author="Соколов Сергей Вадимович" w:date="2024-01-19T16:33:00Z">
            <w:rPr>
              <w:rFonts w:ascii="Times New Roman" w:hAnsi="Times New Roman" w:cs="Times New Roman"/>
              <w:sz w:val="24"/>
              <w:szCs w:val="24"/>
            </w:rPr>
          </w:rPrChange>
        </w:rPr>
        <w:t xml:space="preserve">в том числе неэффективности работы </w:t>
      </w:r>
      <w:r w:rsidR="005B37DC" w:rsidRPr="005D3B67">
        <w:rPr>
          <w:rFonts w:ascii="Times New Roman" w:hAnsi="Times New Roman" w:cs="Times New Roman"/>
          <w:sz w:val="24"/>
          <w:szCs w:val="24"/>
          <w:highlight w:val="green"/>
          <w:rPrChange w:id="1171" w:author="Соколов Сергей Вадимович" w:date="2024-01-19T16:33:00Z">
            <w:rPr>
              <w:rFonts w:ascii="Times New Roman" w:hAnsi="Times New Roman" w:cs="Times New Roman"/>
              <w:sz w:val="24"/>
              <w:szCs w:val="24"/>
            </w:rPr>
          </w:rPrChange>
        </w:rPr>
        <w:t>сооружений инженерной защиты;</w:t>
      </w:r>
    </w:p>
    <w:p w14:paraId="57C530C7" w14:textId="597143A1" w:rsidR="00172E58" w:rsidRPr="005D3B67" w:rsidRDefault="007C4BB3" w:rsidP="007C4BB3">
      <w:pPr>
        <w:pStyle w:val="aff1"/>
        <w:tabs>
          <w:tab w:val="left" w:pos="993"/>
          <w:tab w:val="left" w:pos="1134"/>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1172"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173" w:author="Соколов Сергей Вадимович" w:date="2024-01-19T16:33:00Z">
            <w:rPr>
              <w:rFonts w:ascii="Times New Roman" w:hAnsi="Times New Roman" w:cs="Times New Roman"/>
              <w:sz w:val="24"/>
              <w:szCs w:val="24"/>
            </w:rPr>
          </w:rPrChange>
        </w:rPr>
        <w:t>-</w:t>
      </w:r>
      <w:r w:rsidR="000B50C4" w:rsidRPr="005D3B67">
        <w:rPr>
          <w:rFonts w:ascii="Times New Roman" w:hAnsi="Times New Roman" w:cs="Times New Roman"/>
          <w:sz w:val="24"/>
          <w:szCs w:val="24"/>
          <w:highlight w:val="green"/>
          <w:rPrChange w:id="1174" w:author="Соколов Сергей Вадимович" w:date="2024-01-19T16:33:00Z">
            <w:rPr>
              <w:rFonts w:ascii="Times New Roman" w:hAnsi="Times New Roman" w:cs="Times New Roman"/>
              <w:sz w:val="24"/>
              <w:szCs w:val="24"/>
            </w:rPr>
          </w:rPrChange>
        </w:rPr>
        <w:t xml:space="preserve"> </w:t>
      </w:r>
      <w:r w:rsidR="00A04A9E" w:rsidRPr="005D3B67">
        <w:rPr>
          <w:rFonts w:ascii="Times New Roman" w:hAnsi="Times New Roman" w:cs="Times New Roman"/>
          <w:sz w:val="24"/>
          <w:szCs w:val="24"/>
          <w:highlight w:val="green"/>
          <w:rPrChange w:id="1175" w:author="Соколов Сергей Вадимович" w:date="2024-01-19T16:33:00Z">
            <w:rPr>
              <w:rFonts w:ascii="Times New Roman" w:hAnsi="Times New Roman" w:cs="Times New Roman"/>
              <w:sz w:val="24"/>
              <w:szCs w:val="24"/>
            </w:rPr>
          </w:rPrChange>
        </w:rPr>
        <w:t xml:space="preserve">выполняется </w:t>
      </w:r>
      <w:r w:rsidR="00172E58" w:rsidRPr="005D3B67">
        <w:rPr>
          <w:rFonts w:ascii="Times New Roman" w:hAnsi="Times New Roman" w:cs="Times New Roman"/>
          <w:sz w:val="24"/>
          <w:szCs w:val="24"/>
          <w:highlight w:val="green"/>
          <w:rPrChange w:id="1176" w:author="Соколов Сергей Вадимович" w:date="2024-01-19T16:33:00Z">
            <w:rPr>
              <w:rFonts w:ascii="Times New Roman" w:hAnsi="Times New Roman" w:cs="Times New Roman"/>
              <w:sz w:val="24"/>
              <w:szCs w:val="24"/>
            </w:rPr>
          </w:rPrChange>
        </w:rPr>
        <w:t xml:space="preserve">анализ опыта эксплуатации объектов </w:t>
      </w:r>
      <w:r w:rsidR="00A04A9E" w:rsidRPr="005D3B67">
        <w:rPr>
          <w:rFonts w:ascii="Times New Roman" w:hAnsi="Times New Roman" w:cs="Times New Roman"/>
          <w:sz w:val="24"/>
          <w:szCs w:val="24"/>
          <w:highlight w:val="green"/>
          <w:rPrChange w:id="1177" w:author="Соколов Сергей Вадимович" w:date="2024-01-19T16:33:00Z">
            <w:rPr>
              <w:rFonts w:ascii="Times New Roman" w:hAnsi="Times New Roman" w:cs="Times New Roman"/>
              <w:sz w:val="24"/>
              <w:szCs w:val="24"/>
            </w:rPr>
          </w:rPrChange>
        </w:rPr>
        <w:t xml:space="preserve">капитального строительства </w:t>
      </w:r>
      <w:r w:rsidR="00172E58" w:rsidRPr="005D3B67">
        <w:rPr>
          <w:rFonts w:ascii="Times New Roman" w:hAnsi="Times New Roman" w:cs="Times New Roman"/>
          <w:sz w:val="24"/>
          <w:szCs w:val="24"/>
          <w:highlight w:val="green"/>
          <w:rPrChange w:id="1178" w:author="Соколов Сергей Вадимович" w:date="2024-01-19T16:33:00Z">
            <w:rPr>
              <w:rFonts w:ascii="Times New Roman" w:hAnsi="Times New Roman" w:cs="Times New Roman"/>
              <w:sz w:val="24"/>
              <w:szCs w:val="24"/>
            </w:rPr>
          </w:rPrChange>
        </w:rPr>
        <w:t>и эффективности мероприятий инженерной защиты на участках с аналогичными инж</w:t>
      </w:r>
      <w:r w:rsidR="00FB73FE" w:rsidRPr="005D3B67">
        <w:rPr>
          <w:rFonts w:ascii="Times New Roman" w:hAnsi="Times New Roman" w:cs="Times New Roman"/>
          <w:sz w:val="24"/>
          <w:szCs w:val="24"/>
          <w:highlight w:val="green"/>
          <w:rPrChange w:id="1179" w:author="Соколов Сергей Вадимович" w:date="2024-01-19T16:33:00Z">
            <w:rPr>
              <w:rFonts w:ascii="Times New Roman" w:hAnsi="Times New Roman" w:cs="Times New Roman"/>
              <w:sz w:val="24"/>
              <w:szCs w:val="24"/>
            </w:rPr>
          </w:rPrChange>
        </w:rPr>
        <w:t>енерно-</w:t>
      </w:r>
      <w:r w:rsidR="00FB73FE" w:rsidRPr="005D3B67">
        <w:rPr>
          <w:rFonts w:ascii="Times New Roman" w:hAnsi="Times New Roman" w:cs="Times New Roman"/>
          <w:sz w:val="24"/>
          <w:szCs w:val="24"/>
          <w:highlight w:val="green"/>
          <w:rPrChange w:id="1180" w:author="Соколов Сергей Вадимович" w:date="2024-01-19T16:33:00Z">
            <w:rPr>
              <w:rFonts w:ascii="Times New Roman" w:hAnsi="Times New Roman" w:cs="Times New Roman"/>
              <w:sz w:val="24"/>
              <w:szCs w:val="24"/>
            </w:rPr>
          </w:rPrChange>
        </w:rPr>
        <w:lastRenderedPageBreak/>
        <w:t>геологическими условиями.</w:t>
      </w:r>
    </w:p>
    <w:p w14:paraId="42ED2832" w14:textId="7F512095" w:rsidR="000535A5" w:rsidRPr="005D3B67" w:rsidRDefault="000535A5"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1181" w:author="Соколов Сергей Вадимович" w:date="2024-01-19T16:33:00Z">
            <w:rPr>
              <w:rFonts w:ascii="Times New Roman" w:eastAsia="Calibri" w:hAnsi="Times New Roman" w:cs="Times New Roman"/>
              <w:sz w:val="24"/>
              <w:szCs w:val="24"/>
            </w:rPr>
          </w:rPrChange>
        </w:rPr>
      </w:pPr>
      <w:bookmarkStart w:id="1182" w:name="i221460"/>
      <w:bookmarkEnd w:id="1010"/>
      <w:r w:rsidRPr="005D3B67">
        <w:rPr>
          <w:rFonts w:ascii="Times New Roman" w:eastAsia="Calibri" w:hAnsi="Times New Roman" w:cs="Times New Roman"/>
          <w:sz w:val="24"/>
          <w:szCs w:val="24"/>
          <w:highlight w:val="green"/>
          <w:rPrChange w:id="1183" w:author="Соколов Сергей Вадимович" w:date="2024-01-19T16:33:00Z">
            <w:rPr>
              <w:rFonts w:ascii="Times New Roman" w:eastAsia="Calibri" w:hAnsi="Times New Roman" w:cs="Times New Roman"/>
              <w:sz w:val="24"/>
              <w:szCs w:val="24"/>
            </w:rPr>
          </w:rPrChange>
        </w:rPr>
        <w:t>Дешифрирование</w:t>
      </w:r>
      <w:r w:rsidRPr="005D3B67">
        <w:rPr>
          <w:rFonts w:ascii="Times New Roman" w:eastAsia="Calibri" w:hAnsi="Times New Roman" w:cs="Times New Roman"/>
          <w:i/>
          <w:sz w:val="24"/>
          <w:szCs w:val="24"/>
          <w:highlight w:val="green"/>
          <w:rPrChange w:id="1184" w:author="Соколов Сергей Вадимович" w:date="2024-01-19T16:33:00Z">
            <w:rPr>
              <w:rFonts w:ascii="Times New Roman" w:eastAsia="Calibri" w:hAnsi="Times New Roman" w:cs="Times New Roman"/>
              <w:i/>
              <w:sz w:val="24"/>
              <w:szCs w:val="24"/>
            </w:rPr>
          </w:rPrChange>
        </w:rPr>
        <w:t xml:space="preserve"> </w:t>
      </w:r>
      <w:r w:rsidR="00B40743" w:rsidRPr="005D3B67">
        <w:rPr>
          <w:rFonts w:ascii="Times New Roman" w:hAnsi="Times New Roman" w:cs="Times New Roman"/>
          <w:sz w:val="24"/>
          <w:szCs w:val="24"/>
          <w:highlight w:val="green"/>
          <w:rPrChange w:id="1185" w:author="Соколов Сергей Вадимович" w:date="2024-01-19T16:33:00Z">
            <w:rPr>
              <w:rFonts w:ascii="Times New Roman" w:hAnsi="Times New Roman" w:cs="Times New Roman"/>
              <w:sz w:val="24"/>
              <w:szCs w:val="24"/>
            </w:rPr>
          </w:rPrChange>
        </w:rPr>
        <w:t>аэро- и космических материалов</w:t>
      </w:r>
      <w:r w:rsidRPr="005D3B67">
        <w:rPr>
          <w:rFonts w:ascii="Times New Roman" w:eastAsia="Calibri" w:hAnsi="Times New Roman" w:cs="Times New Roman"/>
          <w:sz w:val="24"/>
          <w:szCs w:val="24"/>
          <w:highlight w:val="green"/>
          <w:rPrChange w:id="1186" w:author="Соколов Сергей Вадимович" w:date="2024-01-19T16:33:00Z">
            <w:rPr>
              <w:rFonts w:ascii="Times New Roman" w:eastAsia="Calibri" w:hAnsi="Times New Roman" w:cs="Times New Roman"/>
              <w:sz w:val="24"/>
              <w:szCs w:val="24"/>
            </w:rPr>
          </w:rPrChange>
        </w:rPr>
        <w:t>,</w:t>
      </w:r>
      <w:bookmarkEnd w:id="1182"/>
      <w:r w:rsidR="0076419D" w:rsidRPr="005D3B67">
        <w:rPr>
          <w:rFonts w:ascii="Times New Roman" w:eastAsia="Calibri" w:hAnsi="Times New Roman" w:cs="Times New Roman"/>
          <w:sz w:val="24"/>
          <w:szCs w:val="24"/>
          <w:highlight w:val="green"/>
          <w:rPrChange w:id="1187" w:author="Соколов Сергей Вадимович" w:date="2024-01-19T16:33:00Z">
            <w:rPr>
              <w:rFonts w:ascii="Times New Roman" w:eastAsia="Calibri" w:hAnsi="Times New Roman" w:cs="Times New Roman"/>
              <w:sz w:val="24"/>
              <w:szCs w:val="24"/>
            </w:rPr>
          </w:rPrChange>
        </w:rPr>
        <w:t xml:space="preserve"> </w:t>
      </w:r>
      <w:r w:rsidRPr="005D3B67">
        <w:rPr>
          <w:rFonts w:ascii="Times New Roman" w:eastAsia="Calibri" w:hAnsi="Times New Roman" w:cs="Times New Roman"/>
          <w:sz w:val="24"/>
          <w:szCs w:val="24"/>
          <w:highlight w:val="green"/>
          <w:rPrChange w:id="1188" w:author="Соколов Сергей Вадимович" w:date="2024-01-19T16:33:00Z">
            <w:rPr>
              <w:rFonts w:ascii="Times New Roman" w:eastAsia="Calibri" w:hAnsi="Times New Roman" w:cs="Times New Roman"/>
              <w:sz w:val="24"/>
              <w:szCs w:val="24"/>
            </w:rPr>
          </w:rPrChange>
        </w:rPr>
        <w:t xml:space="preserve">полученных в результате разновременных съемок, следует </w:t>
      </w:r>
      <w:r w:rsidR="00462731" w:rsidRPr="005D3B67">
        <w:rPr>
          <w:rFonts w:ascii="Times New Roman" w:eastAsia="Calibri" w:hAnsi="Times New Roman" w:cs="Times New Roman"/>
          <w:sz w:val="24"/>
          <w:szCs w:val="24"/>
          <w:highlight w:val="green"/>
          <w:rPrChange w:id="1189" w:author="Соколов Сергей Вадимович" w:date="2024-01-19T16:33:00Z">
            <w:rPr>
              <w:rFonts w:ascii="Times New Roman" w:eastAsia="Calibri" w:hAnsi="Times New Roman" w:cs="Times New Roman"/>
              <w:sz w:val="24"/>
              <w:szCs w:val="24"/>
            </w:rPr>
          </w:rPrChange>
        </w:rPr>
        <w:t>выполнять</w:t>
      </w:r>
      <w:r w:rsidRPr="005D3B67">
        <w:rPr>
          <w:rFonts w:ascii="Times New Roman" w:eastAsia="Calibri" w:hAnsi="Times New Roman" w:cs="Times New Roman"/>
          <w:sz w:val="24"/>
          <w:szCs w:val="24"/>
          <w:highlight w:val="green"/>
          <w:rPrChange w:id="1190" w:author="Соколов Сергей Вадимович" w:date="2024-01-19T16:33:00Z">
            <w:rPr>
              <w:rFonts w:ascii="Times New Roman" w:eastAsia="Calibri" w:hAnsi="Times New Roman" w:cs="Times New Roman"/>
              <w:sz w:val="24"/>
              <w:szCs w:val="24"/>
            </w:rPr>
          </w:rPrChange>
        </w:rPr>
        <w:t xml:space="preserve"> для</w:t>
      </w:r>
      <w:r w:rsidR="00173D1A" w:rsidRPr="005D3B67">
        <w:rPr>
          <w:rFonts w:ascii="Times New Roman" w:eastAsia="Calibri" w:hAnsi="Times New Roman" w:cs="Times New Roman"/>
          <w:sz w:val="24"/>
          <w:szCs w:val="24"/>
          <w:highlight w:val="green"/>
          <w:rPrChange w:id="1191" w:author="Соколов Сергей Вадимович" w:date="2024-01-19T16:33:00Z">
            <w:rPr>
              <w:rFonts w:ascii="Times New Roman" w:eastAsia="Calibri" w:hAnsi="Times New Roman" w:cs="Times New Roman"/>
              <w:sz w:val="24"/>
              <w:szCs w:val="24"/>
            </w:rPr>
          </w:rPrChange>
        </w:rPr>
        <w:t xml:space="preserve"> </w:t>
      </w:r>
      <w:r w:rsidR="00173D1A" w:rsidRPr="005D3B67">
        <w:rPr>
          <w:rFonts w:ascii="Times New Roman" w:hAnsi="Times New Roman" w:cs="Times New Roman"/>
          <w:sz w:val="24"/>
          <w:szCs w:val="24"/>
          <w:highlight w:val="green"/>
          <w:rPrChange w:id="1192" w:author="Соколов Сергей Вадимович" w:date="2024-01-19T16:33:00Z">
            <w:rPr>
              <w:rFonts w:ascii="Times New Roman" w:hAnsi="Times New Roman" w:cs="Times New Roman"/>
              <w:sz w:val="24"/>
              <w:szCs w:val="24"/>
            </w:rPr>
          </w:rPrChange>
        </w:rPr>
        <w:t>установления</w:t>
      </w:r>
      <w:r w:rsidRPr="005D3B67">
        <w:rPr>
          <w:rFonts w:ascii="Times New Roman" w:eastAsia="Calibri" w:hAnsi="Times New Roman" w:cs="Times New Roman"/>
          <w:sz w:val="24"/>
          <w:szCs w:val="24"/>
          <w:highlight w:val="green"/>
          <w:rPrChange w:id="1193" w:author="Соколов Сергей Вадимович" w:date="2024-01-19T16:33:00Z">
            <w:rPr>
              <w:rFonts w:ascii="Times New Roman" w:eastAsia="Calibri" w:hAnsi="Times New Roman" w:cs="Times New Roman"/>
              <w:sz w:val="24"/>
              <w:szCs w:val="24"/>
            </w:rPr>
          </w:rPrChange>
        </w:rPr>
        <w:t>:</w:t>
      </w:r>
    </w:p>
    <w:p w14:paraId="1F2BE134" w14:textId="28A088B0" w:rsidR="00CB4738" w:rsidRPr="005D3B67" w:rsidRDefault="000B50C4" w:rsidP="000B50C4">
      <w:pPr>
        <w:pStyle w:val="aff3"/>
        <w:spacing w:line="360" w:lineRule="auto"/>
        <w:ind w:firstLine="709"/>
        <w:jc w:val="both"/>
        <w:rPr>
          <w:rFonts w:ascii="Times New Roman" w:hAnsi="Times New Roman"/>
          <w:sz w:val="24"/>
          <w:szCs w:val="24"/>
          <w:highlight w:val="green"/>
          <w:rPrChange w:id="1194"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195" w:author="Соколов Сергей Вадимович" w:date="2024-01-19T16:33:00Z">
            <w:rPr>
              <w:rFonts w:ascii="Times New Roman" w:hAnsi="Times New Roman"/>
              <w:sz w:val="24"/>
              <w:szCs w:val="24"/>
            </w:rPr>
          </w:rPrChange>
        </w:rPr>
        <w:t xml:space="preserve">- </w:t>
      </w:r>
      <w:r w:rsidR="000535A5" w:rsidRPr="005D3B67">
        <w:rPr>
          <w:rFonts w:ascii="Times New Roman" w:hAnsi="Times New Roman"/>
          <w:sz w:val="24"/>
          <w:szCs w:val="24"/>
          <w:highlight w:val="green"/>
          <w:rPrChange w:id="1196" w:author="Соколов Сергей Вадимович" w:date="2024-01-19T16:33:00Z">
            <w:rPr>
              <w:rFonts w:ascii="Times New Roman" w:hAnsi="Times New Roman"/>
              <w:sz w:val="24"/>
              <w:szCs w:val="24"/>
            </w:rPr>
          </w:rPrChange>
        </w:rPr>
        <w:t>наличия и распространения оползне</w:t>
      </w:r>
      <w:r w:rsidR="00F65491" w:rsidRPr="005D3B67">
        <w:rPr>
          <w:rFonts w:ascii="Times New Roman" w:hAnsi="Times New Roman"/>
          <w:sz w:val="24"/>
          <w:szCs w:val="24"/>
          <w:highlight w:val="green"/>
          <w:rPrChange w:id="1197" w:author="Соколов Сергей Вадимович" w:date="2024-01-19T16:33:00Z">
            <w:rPr>
              <w:rFonts w:ascii="Times New Roman" w:hAnsi="Times New Roman"/>
              <w:sz w:val="24"/>
              <w:szCs w:val="24"/>
            </w:rPr>
          </w:rPrChange>
        </w:rPr>
        <w:t>й</w:t>
      </w:r>
      <w:r w:rsidR="000E3067" w:rsidRPr="005D3B67">
        <w:rPr>
          <w:rFonts w:ascii="Times New Roman" w:hAnsi="Times New Roman"/>
          <w:sz w:val="24"/>
          <w:szCs w:val="24"/>
          <w:highlight w:val="green"/>
          <w:rPrChange w:id="1198" w:author="Соколов Сергей Вадимович" w:date="2024-01-19T16:33:00Z">
            <w:rPr>
              <w:rFonts w:ascii="Times New Roman" w:hAnsi="Times New Roman"/>
              <w:sz w:val="24"/>
              <w:szCs w:val="24"/>
            </w:rPr>
          </w:rPrChange>
        </w:rPr>
        <w:t>,</w:t>
      </w:r>
      <w:r w:rsidR="000535A5" w:rsidRPr="005D3B67">
        <w:rPr>
          <w:rFonts w:ascii="Times New Roman" w:hAnsi="Times New Roman"/>
          <w:sz w:val="24"/>
          <w:szCs w:val="24"/>
          <w:highlight w:val="green"/>
          <w:rPrChange w:id="1199" w:author="Соколов Сергей Вадимович" w:date="2024-01-19T16:33:00Z">
            <w:rPr>
              <w:rFonts w:ascii="Times New Roman" w:hAnsi="Times New Roman"/>
              <w:sz w:val="24"/>
              <w:szCs w:val="24"/>
            </w:rPr>
          </w:rPrChange>
        </w:rPr>
        <w:t xml:space="preserve"> их границ;</w:t>
      </w:r>
    </w:p>
    <w:p w14:paraId="716B55F7" w14:textId="31A88E85" w:rsidR="00CB4738" w:rsidRPr="005D3B67" w:rsidRDefault="000B50C4" w:rsidP="000B50C4">
      <w:pPr>
        <w:pStyle w:val="aff3"/>
        <w:spacing w:line="360" w:lineRule="auto"/>
        <w:ind w:firstLine="709"/>
        <w:jc w:val="both"/>
        <w:rPr>
          <w:rFonts w:ascii="Times New Roman" w:hAnsi="Times New Roman"/>
          <w:sz w:val="24"/>
          <w:szCs w:val="24"/>
          <w:highlight w:val="green"/>
          <w:rPrChange w:id="1200"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01" w:author="Соколов Сергей Вадимович" w:date="2024-01-19T16:33:00Z">
            <w:rPr>
              <w:rFonts w:ascii="Times New Roman" w:hAnsi="Times New Roman"/>
              <w:sz w:val="24"/>
              <w:szCs w:val="24"/>
            </w:rPr>
          </w:rPrChange>
        </w:rPr>
        <w:t xml:space="preserve">- </w:t>
      </w:r>
      <w:r w:rsidR="000535A5" w:rsidRPr="005D3B67">
        <w:rPr>
          <w:rFonts w:ascii="Times New Roman" w:hAnsi="Times New Roman"/>
          <w:sz w:val="24"/>
          <w:szCs w:val="24"/>
          <w:highlight w:val="green"/>
          <w:rPrChange w:id="1202" w:author="Соколов Сергей Вадимович" w:date="2024-01-19T16:33:00Z">
            <w:rPr>
              <w:rFonts w:ascii="Times New Roman" w:hAnsi="Times New Roman"/>
              <w:sz w:val="24"/>
              <w:szCs w:val="24"/>
            </w:rPr>
          </w:rPrChange>
        </w:rPr>
        <w:t>типов, видов, форм</w:t>
      </w:r>
      <w:r w:rsidR="001B5B68" w:rsidRPr="005D3B67">
        <w:rPr>
          <w:rFonts w:ascii="Times New Roman" w:hAnsi="Times New Roman"/>
          <w:sz w:val="24"/>
          <w:szCs w:val="24"/>
          <w:highlight w:val="green"/>
          <w:rPrChange w:id="1203" w:author="Соколов Сергей Вадимович" w:date="2024-01-19T16:33:00Z">
            <w:rPr>
              <w:rFonts w:ascii="Times New Roman" w:hAnsi="Times New Roman"/>
              <w:sz w:val="24"/>
              <w:szCs w:val="24"/>
            </w:rPr>
          </w:rPrChange>
        </w:rPr>
        <w:t>ы</w:t>
      </w:r>
      <w:r w:rsidR="000535A5" w:rsidRPr="005D3B67">
        <w:rPr>
          <w:rFonts w:ascii="Times New Roman" w:hAnsi="Times New Roman"/>
          <w:sz w:val="24"/>
          <w:szCs w:val="24"/>
          <w:highlight w:val="green"/>
          <w:rPrChange w:id="1204" w:author="Соколов Сергей Вадимович" w:date="2024-01-19T16:33:00Z">
            <w:rPr>
              <w:rFonts w:ascii="Times New Roman" w:hAnsi="Times New Roman"/>
              <w:sz w:val="24"/>
              <w:szCs w:val="24"/>
            </w:rPr>
          </w:rPrChange>
        </w:rPr>
        <w:t xml:space="preserve"> и масштабности проявления</w:t>
      </w:r>
      <w:r w:rsidR="0080174C" w:rsidRPr="005D3B67">
        <w:rPr>
          <w:rFonts w:ascii="Times New Roman" w:hAnsi="Times New Roman"/>
          <w:sz w:val="24"/>
          <w:szCs w:val="24"/>
          <w:highlight w:val="green"/>
          <w:rPrChange w:id="1205" w:author="Соколов Сергей Вадимович" w:date="2024-01-19T16:33:00Z">
            <w:rPr>
              <w:rFonts w:ascii="Times New Roman" w:hAnsi="Times New Roman"/>
              <w:sz w:val="24"/>
              <w:szCs w:val="24"/>
            </w:rPr>
          </w:rPrChange>
        </w:rPr>
        <w:t xml:space="preserve"> </w:t>
      </w:r>
      <w:r w:rsidR="000E3067" w:rsidRPr="005D3B67">
        <w:rPr>
          <w:rFonts w:ascii="Times New Roman" w:hAnsi="Times New Roman"/>
          <w:sz w:val="24"/>
          <w:szCs w:val="24"/>
          <w:highlight w:val="green"/>
          <w:rPrChange w:id="1206" w:author="Соколов Сергей Вадимович" w:date="2024-01-19T16:33:00Z">
            <w:rPr>
              <w:rFonts w:ascii="Times New Roman" w:hAnsi="Times New Roman"/>
              <w:sz w:val="24"/>
              <w:szCs w:val="24"/>
            </w:rPr>
          </w:rPrChange>
        </w:rPr>
        <w:t>оползней</w:t>
      </w:r>
      <w:r w:rsidR="000535A5" w:rsidRPr="005D3B67">
        <w:rPr>
          <w:rFonts w:ascii="Times New Roman" w:hAnsi="Times New Roman"/>
          <w:sz w:val="24"/>
          <w:szCs w:val="24"/>
          <w:highlight w:val="green"/>
          <w:rPrChange w:id="1207" w:author="Соколов Сергей Вадимович" w:date="2024-01-19T16:33:00Z">
            <w:rPr>
              <w:rFonts w:ascii="Times New Roman" w:hAnsi="Times New Roman"/>
              <w:sz w:val="24"/>
              <w:szCs w:val="24"/>
            </w:rPr>
          </w:rPrChange>
        </w:rPr>
        <w:t>;</w:t>
      </w:r>
    </w:p>
    <w:p w14:paraId="3DCDC8E9" w14:textId="2A706234" w:rsidR="000535A5" w:rsidRPr="005D3B67" w:rsidRDefault="000B50C4" w:rsidP="000B50C4">
      <w:pPr>
        <w:pStyle w:val="aff3"/>
        <w:spacing w:line="360" w:lineRule="auto"/>
        <w:ind w:firstLine="709"/>
        <w:jc w:val="both"/>
        <w:rPr>
          <w:rFonts w:ascii="Times New Roman" w:hAnsi="Times New Roman"/>
          <w:sz w:val="24"/>
          <w:szCs w:val="24"/>
          <w:highlight w:val="green"/>
          <w:rPrChange w:id="1208"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09" w:author="Соколов Сергей Вадимович" w:date="2024-01-19T16:33:00Z">
            <w:rPr>
              <w:rFonts w:ascii="Times New Roman" w:hAnsi="Times New Roman"/>
              <w:sz w:val="24"/>
              <w:szCs w:val="24"/>
            </w:rPr>
          </w:rPrChange>
        </w:rPr>
        <w:t xml:space="preserve">- </w:t>
      </w:r>
      <w:r w:rsidR="000535A5" w:rsidRPr="005D3B67">
        <w:rPr>
          <w:rFonts w:ascii="Times New Roman" w:hAnsi="Times New Roman"/>
          <w:sz w:val="24"/>
          <w:szCs w:val="24"/>
          <w:highlight w:val="green"/>
          <w:rPrChange w:id="1210" w:author="Соколов Сергей Вадимович" w:date="2024-01-19T16:33:00Z">
            <w:rPr>
              <w:rFonts w:ascii="Times New Roman" w:hAnsi="Times New Roman"/>
              <w:sz w:val="24"/>
              <w:szCs w:val="24"/>
            </w:rPr>
          </w:rPrChange>
        </w:rPr>
        <w:t xml:space="preserve">приуроченности </w:t>
      </w:r>
      <w:r w:rsidR="000E3067" w:rsidRPr="005D3B67">
        <w:rPr>
          <w:rFonts w:ascii="Times New Roman" w:hAnsi="Times New Roman"/>
          <w:sz w:val="24"/>
          <w:szCs w:val="24"/>
          <w:highlight w:val="green"/>
          <w:rPrChange w:id="1211" w:author="Соколов Сергей Вадимович" w:date="2024-01-19T16:33:00Z">
            <w:rPr>
              <w:rFonts w:ascii="Times New Roman" w:hAnsi="Times New Roman"/>
              <w:sz w:val="24"/>
              <w:szCs w:val="24"/>
            </w:rPr>
          </w:rPrChange>
        </w:rPr>
        <w:t xml:space="preserve">оползней </w:t>
      </w:r>
      <w:r w:rsidR="000535A5" w:rsidRPr="005D3B67">
        <w:rPr>
          <w:rFonts w:ascii="Times New Roman" w:hAnsi="Times New Roman"/>
          <w:sz w:val="24"/>
          <w:szCs w:val="24"/>
          <w:highlight w:val="green"/>
          <w:rPrChange w:id="1212" w:author="Соколов Сергей Вадимович" w:date="2024-01-19T16:33:00Z">
            <w:rPr>
              <w:rFonts w:ascii="Times New Roman" w:hAnsi="Times New Roman"/>
              <w:sz w:val="24"/>
              <w:szCs w:val="24"/>
            </w:rPr>
          </w:rPrChange>
        </w:rPr>
        <w:t>к</w:t>
      </w:r>
      <w:r w:rsidR="0076419D" w:rsidRPr="005D3B67">
        <w:rPr>
          <w:rFonts w:ascii="Times New Roman" w:hAnsi="Times New Roman"/>
          <w:sz w:val="24"/>
          <w:szCs w:val="24"/>
          <w:highlight w:val="green"/>
          <w:rPrChange w:id="1213" w:author="Соколов Сергей Вадимович" w:date="2024-01-19T16:33:00Z">
            <w:rPr>
              <w:rFonts w:ascii="Times New Roman" w:hAnsi="Times New Roman"/>
              <w:sz w:val="24"/>
              <w:szCs w:val="24"/>
            </w:rPr>
          </w:rPrChange>
        </w:rPr>
        <w:t xml:space="preserve"> </w:t>
      </w:r>
      <w:r w:rsidR="000535A5" w:rsidRPr="005D3B67">
        <w:rPr>
          <w:rFonts w:ascii="Times New Roman" w:hAnsi="Times New Roman"/>
          <w:sz w:val="24"/>
          <w:szCs w:val="24"/>
          <w:highlight w:val="green"/>
          <w:rPrChange w:id="1214" w:author="Соколов Сергей Вадимович" w:date="2024-01-19T16:33:00Z">
            <w:rPr>
              <w:rFonts w:ascii="Times New Roman" w:hAnsi="Times New Roman"/>
              <w:sz w:val="24"/>
              <w:szCs w:val="24"/>
            </w:rPr>
          </w:rPrChange>
        </w:rPr>
        <w:t>определенным формам рельефа и геоморфологическим элементам;</w:t>
      </w:r>
    </w:p>
    <w:p w14:paraId="1AA166F1" w14:textId="4AE1CD85" w:rsidR="000535A5" w:rsidRPr="005D3B67" w:rsidRDefault="000B50C4" w:rsidP="000B50C4">
      <w:pPr>
        <w:pStyle w:val="aff3"/>
        <w:spacing w:line="360" w:lineRule="auto"/>
        <w:ind w:firstLine="709"/>
        <w:jc w:val="both"/>
        <w:rPr>
          <w:rFonts w:ascii="Times New Roman" w:hAnsi="Times New Roman"/>
          <w:sz w:val="24"/>
          <w:szCs w:val="24"/>
          <w:highlight w:val="green"/>
          <w:rPrChange w:id="1215" w:author="Соколов Сергей Вадимович" w:date="2024-01-19T16:33:00Z">
            <w:rPr>
              <w:rFonts w:ascii="Times New Roman" w:hAnsi="Times New Roman"/>
              <w:sz w:val="24"/>
              <w:szCs w:val="24"/>
            </w:rPr>
          </w:rPrChange>
        </w:rPr>
      </w:pPr>
      <w:del w:id="1216" w:author="Н.И." w:date="2019-02-14T17:20:00Z">
        <w:r w:rsidRPr="005D3B67" w:rsidDel="00CB4744">
          <w:rPr>
            <w:rFonts w:ascii="Times New Roman" w:hAnsi="Times New Roman"/>
            <w:sz w:val="24"/>
            <w:szCs w:val="24"/>
            <w:highlight w:val="green"/>
            <w:rPrChange w:id="1217" w:author="Соколов Сергей Вадимович" w:date="2024-01-19T16:33:00Z">
              <w:rPr>
                <w:rFonts w:ascii="Times New Roman" w:hAnsi="Times New Roman"/>
                <w:sz w:val="24"/>
                <w:szCs w:val="24"/>
              </w:rPr>
            </w:rPrChange>
          </w:rPr>
          <w:delText xml:space="preserve">- </w:delText>
        </w:r>
      </w:del>
      <w:ins w:id="1218" w:author="Н.И." w:date="2019-02-14T17:20:00Z">
        <w:r w:rsidR="00CB4744" w:rsidRPr="005D3B67">
          <w:rPr>
            <w:rFonts w:ascii="Times New Roman" w:hAnsi="Times New Roman"/>
            <w:sz w:val="24"/>
            <w:szCs w:val="24"/>
            <w:highlight w:val="green"/>
            <w:rPrChange w:id="1219" w:author="Соколов Сергей Вадимович" w:date="2024-01-19T16:33:00Z">
              <w:rPr>
                <w:rFonts w:ascii="Times New Roman" w:hAnsi="Times New Roman"/>
                <w:sz w:val="24"/>
                <w:szCs w:val="24"/>
              </w:rPr>
            </w:rPrChange>
          </w:rPr>
          <w:t>- </w:t>
        </w:r>
      </w:ins>
      <w:commentRangeStart w:id="1220"/>
      <w:r w:rsidR="0080174C" w:rsidRPr="005D3B67">
        <w:rPr>
          <w:rFonts w:ascii="Times New Roman" w:hAnsi="Times New Roman"/>
          <w:sz w:val="24"/>
          <w:szCs w:val="24"/>
          <w:highlight w:val="green"/>
          <w:rPrChange w:id="1221" w:author="Соколов Сергей Вадимович" w:date="2024-01-19T16:33:00Z">
            <w:rPr>
              <w:rFonts w:ascii="Times New Roman" w:hAnsi="Times New Roman"/>
              <w:sz w:val="24"/>
              <w:szCs w:val="24"/>
            </w:rPr>
          </w:rPrChange>
        </w:rPr>
        <w:t>приблизительн</w:t>
      </w:r>
      <w:r w:rsidR="000535A5" w:rsidRPr="005D3B67">
        <w:rPr>
          <w:rFonts w:ascii="Times New Roman" w:hAnsi="Times New Roman"/>
          <w:sz w:val="24"/>
          <w:szCs w:val="24"/>
          <w:highlight w:val="green"/>
          <w:rPrChange w:id="1222" w:author="Соколов Сергей Вадимович" w:date="2024-01-19T16:33:00Z">
            <w:rPr>
              <w:rFonts w:ascii="Times New Roman" w:hAnsi="Times New Roman"/>
              <w:sz w:val="24"/>
              <w:szCs w:val="24"/>
            </w:rPr>
          </w:rPrChange>
        </w:rPr>
        <w:t>о</w:t>
      </w:r>
      <w:commentRangeEnd w:id="1220"/>
      <w:r w:rsidR="00CB4744" w:rsidRPr="005D3B67">
        <w:rPr>
          <w:rStyle w:val="aa"/>
          <w:rFonts w:ascii="Times New Roman CYR" w:hAnsi="Times New Roman CYR"/>
          <w:szCs w:val="20"/>
          <w:highlight w:val="green"/>
          <w:lang w:eastAsia="ru-RU"/>
          <w:rPrChange w:id="1223" w:author="Соколов Сергей Вадимович" w:date="2024-01-19T16:33:00Z">
            <w:rPr>
              <w:rStyle w:val="aa"/>
              <w:rFonts w:ascii="Times New Roman CYR" w:hAnsi="Times New Roman CYR"/>
              <w:szCs w:val="20"/>
              <w:lang w:eastAsia="ru-RU"/>
            </w:rPr>
          </w:rPrChange>
        </w:rPr>
        <w:commentReference w:id="1220"/>
      </w:r>
      <w:r w:rsidR="000535A5" w:rsidRPr="005D3B67">
        <w:rPr>
          <w:rFonts w:ascii="Times New Roman" w:hAnsi="Times New Roman"/>
          <w:sz w:val="24"/>
          <w:szCs w:val="24"/>
          <w:highlight w:val="green"/>
          <w:rPrChange w:id="1224" w:author="Соколов Сергей Вадимович" w:date="2024-01-19T16:33:00Z">
            <w:rPr>
              <w:rFonts w:ascii="Times New Roman" w:hAnsi="Times New Roman"/>
              <w:sz w:val="24"/>
              <w:szCs w:val="24"/>
            </w:rPr>
          </w:rPrChange>
        </w:rPr>
        <w:t xml:space="preserve">й оценки </w:t>
      </w:r>
      <w:r w:rsidR="00440243" w:rsidRPr="005D3B67">
        <w:rPr>
          <w:rFonts w:ascii="Times New Roman" w:hAnsi="Times New Roman"/>
          <w:sz w:val="24"/>
          <w:szCs w:val="24"/>
          <w:highlight w:val="green"/>
          <w:rPrChange w:id="1225" w:author="Соколов Сергей Вадимович" w:date="2024-01-19T16:33:00Z">
            <w:rPr>
              <w:rFonts w:ascii="Times New Roman" w:hAnsi="Times New Roman"/>
              <w:sz w:val="24"/>
              <w:szCs w:val="24"/>
            </w:rPr>
          </w:rPrChange>
        </w:rPr>
        <w:t xml:space="preserve">относительного </w:t>
      </w:r>
      <w:r w:rsidR="000535A5" w:rsidRPr="005D3B67">
        <w:rPr>
          <w:rFonts w:ascii="Times New Roman" w:hAnsi="Times New Roman"/>
          <w:sz w:val="24"/>
          <w:szCs w:val="24"/>
          <w:highlight w:val="green"/>
          <w:rPrChange w:id="1226" w:author="Соколов Сергей Вадимович" w:date="2024-01-19T16:33:00Z">
            <w:rPr>
              <w:rFonts w:ascii="Times New Roman" w:hAnsi="Times New Roman"/>
              <w:sz w:val="24"/>
              <w:szCs w:val="24"/>
            </w:rPr>
          </w:rPrChange>
        </w:rPr>
        <w:t xml:space="preserve">возраста </w:t>
      </w:r>
      <w:r w:rsidR="007356FF" w:rsidRPr="005D3B67">
        <w:rPr>
          <w:rFonts w:ascii="Times New Roman" w:hAnsi="Times New Roman"/>
          <w:sz w:val="24"/>
          <w:szCs w:val="24"/>
          <w:highlight w:val="green"/>
          <w:rPrChange w:id="1227" w:author="Соколов Сергей Вадимович" w:date="2024-01-19T16:33:00Z">
            <w:rPr>
              <w:rFonts w:ascii="Times New Roman" w:hAnsi="Times New Roman"/>
              <w:sz w:val="24"/>
              <w:szCs w:val="24"/>
            </w:rPr>
          </w:rPrChange>
        </w:rPr>
        <w:t>оползней</w:t>
      </w:r>
      <w:r w:rsidR="000535A5" w:rsidRPr="005D3B67">
        <w:rPr>
          <w:rFonts w:ascii="Times New Roman" w:hAnsi="Times New Roman"/>
          <w:sz w:val="24"/>
          <w:szCs w:val="24"/>
          <w:highlight w:val="green"/>
          <w:rPrChange w:id="1228" w:author="Соколов Сергей Вадимович" w:date="2024-01-19T16:33:00Z">
            <w:rPr>
              <w:rFonts w:ascii="Times New Roman" w:hAnsi="Times New Roman"/>
              <w:sz w:val="24"/>
              <w:szCs w:val="24"/>
            </w:rPr>
          </w:rPrChange>
        </w:rPr>
        <w:t xml:space="preserve"> (по геоморфологическим и геоботаническим признакам);</w:t>
      </w:r>
    </w:p>
    <w:p w14:paraId="3CF6EC4A" w14:textId="68445860" w:rsidR="000535A5" w:rsidRPr="005D3B67" w:rsidRDefault="000B50C4" w:rsidP="000B50C4">
      <w:pPr>
        <w:pStyle w:val="aff3"/>
        <w:spacing w:line="360" w:lineRule="auto"/>
        <w:ind w:firstLine="709"/>
        <w:jc w:val="both"/>
        <w:rPr>
          <w:rFonts w:ascii="Times New Roman" w:hAnsi="Times New Roman"/>
          <w:sz w:val="24"/>
          <w:szCs w:val="24"/>
          <w:highlight w:val="green"/>
          <w:rPrChange w:id="1229"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30" w:author="Соколов Сергей Вадимович" w:date="2024-01-19T16:33:00Z">
            <w:rPr>
              <w:rFonts w:ascii="Times New Roman" w:hAnsi="Times New Roman"/>
              <w:sz w:val="24"/>
              <w:szCs w:val="24"/>
            </w:rPr>
          </w:rPrChange>
        </w:rPr>
        <w:t xml:space="preserve">- </w:t>
      </w:r>
      <w:r w:rsidR="000535A5" w:rsidRPr="005D3B67">
        <w:rPr>
          <w:rFonts w:ascii="Times New Roman" w:hAnsi="Times New Roman"/>
          <w:sz w:val="24"/>
          <w:szCs w:val="24"/>
          <w:highlight w:val="green"/>
          <w:rPrChange w:id="1231" w:author="Соколов Сергей Вадимович" w:date="2024-01-19T16:33:00Z">
            <w:rPr>
              <w:rFonts w:ascii="Times New Roman" w:hAnsi="Times New Roman"/>
              <w:sz w:val="24"/>
              <w:szCs w:val="24"/>
            </w:rPr>
          </w:rPrChange>
        </w:rPr>
        <w:t xml:space="preserve">стадии (фазы) развития </w:t>
      </w:r>
      <w:r w:rsidR="007356FF" w:rsidRPr="005D3B67">
        <w:rPr>
          <w:rFonts w:ascii="Times New Roman" w:hAnsi="Times New Roman"/>
          <w:sz w:val="24"/>
          <w:szCs w:val="24"/>
          <w:highlight w:val="green"/>
          <w:rPrChange w:id="1232" w:author="Соколов Сергей Вадимович" w:date="2024-01-19T16:33:00Z">
            <w:rPr>
              <w:rFonts w:ascii="Times New Roman" w:hAnsi="Times New Roman"/>
              <w:sz w:val="24"/>
              <w:szCs w:val="24"/>
            </w:rPr>
          </w:rPrChange>
        </w:rPr>
        <w:t>оползней</w:t>
      </w:r>
      <w:r w:rsidR="000535A5" w:rsidRPr="005D3B67">
        <w:rPr>
          <w:rFonts w:ascii="Times New Roman" w:hAnsi="Times New Roman"/>
          <w:sz w:val="24"/>
          <w:szCs w:val="24"/>
          <w:highlight w:val="green"/>
          <w:rPrChange w:id="1233" w:author="Соколов Сергей Вадимович" w:date="2024-01-19T16:33:00Z">
            <w:rPr>
              <w:rFonts w:ascii="Times New Roman" w:hAnsi="Times New Roman"/>
              <w:sz w:val="24"/>
              <w:szCs w:val="24"/>
            </w:rPr>
          </w:rPrChange>
        </w:rPr>
        <w:t>;</w:t>
      </w:r>
    </w:p>
    <w:p w14:paraId="67D3AA52" w14:textId="20FF3D55" w:rsidR="000535A5" w:rsidRPr="005D3B67" w:rsidRDefault="000B50C4" w:rsidP="000B50C4">
      <w:pPr>
        <w:pStyle w:val="aff3"/>
        <w:spacing w:line="360" w:lineRule="auto"/>
        <w:ind w:firstLine="709"/>
        <w:jc w:val="both"/>
        <w:rPr>
          <w:rFonts w:ascii="Times New Roman" w:hAnsi="Times New Roman"/>
          <w:sz w:val="24"/>
          <w:szCs w:val="24"/>
          <w:highlight w:val="green"/>
          <w:rPrChange w:id="1234"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35" w:author="Соколов Сергей Вадимович" w:date="2024-01-19T16:33:00Z">
            <w:rPr>
              <w:rFonts w:ascii="Times New Roman" w:hAnsi="Times New Roman"/>
              <w:sz w:val="24"/>
              <w:szCs w:val="24"/>
            </w:rPr>
          </w:rPrChange>
        </w:rPr>
        <w:t xml:space="preserve">- </w:t>
      </w:r>
      <w:r w:rsidR="009C2633" w:rsidRPr="005D3B67">
        <w:rPr>
          <w:rFonts w:ascii="Times New Roman" w:hAnsi="Times New Roman"/>
          <w:sz w:val="24"/>
          <w:szCs w:val="24"/>
          <w:highlight w:val="green"/>
          <w:rPrChange w:id="1236" w:author="Соколов Сергей Вадимович" w:date="2024-01-19T16:33:00Z">
            <w:rPr>
              <w:rFonts w:ascii="Times New Roman" w:hAnsi="Times New Roman"/>
              <w:sz w:val="24"/>
              <w:szCs w:val="24"/>
            </w:rPr>
          </w:rPrChange>
        </w:rPr>
        <w:t xml:space="preserve">природных </w:t>
      </w:r>
      <w:r w:rsidR="000535A5" w:rsidRPr="005D3B67">
        <w:rPr>
          <w:rFonts w:ascii="Times New Roman" w:hAnsi="Times New Roman"/>
          <w:sz w:val="24"/>
          <w:szCs w:val="24"/>
          <w:highlight w:val="green"/>
          <w:rPrChange w:id="1237" w:author="Соколов Сергей Вадимович" w:date="2024-01-19T16:33:00Z">
            <w:rPr>
              <w:rFonts w:ascii="Times New Roman" w:hAnsi="Times New Roman"/>
              <w:sz w:val="24"/>
              <w:szCs w:val="24"/>
            </w:rPr>
          </w:rPrChange>
        </w:rPr>
        <w:t xml:space="preserve">факторов </w:t>
      </w:r>
      <w:r w:rsidR="0080174C" w:rsidRPr="005D3B67">
        <w:rPr>
          <w:rFonts w:ascii="Times New Roman" w:hAnsi="Times New Roman"/>
          <w:sz w:val="24"/>
          <w:szCs w:val="24"/>
          <w:highlight w:val="green"/>
          <w:rPrChange w:id="1238" w:author="Соколов Сергей Вадимович" w:date="2024-01-19T16:33:00Z">
            <w:rPr>
              <w:rFonts w:ascii="Times New Roman" w:hAnsi="Times New Roman"/>
              <w:sz w:val="24"/>
              <w:szCs w:val="24"/>
            </w:rPr>
          </w:rPrChange>
        </w:rPr>
        <w:t xml:space="preserve">развития </w:t>
      </w:r>
      <w:r w:rsidR="007356FF" w:rsidRPr="005D3B67">
        <w:rPr>
          <w:rFonts w:ascii="Times New Roman" w:hAnsi="Times New Roman"/>
          <w:sz w:val="24"/>
          <w:szCs w:val="24"/>
          <w:highlight w:val="green"/>
          <w:rPrChange w:id="1239" w:author="Соколов Сергей Вадимович" w:date="2024-01-19T16:33:00Z">
            <w:rPr>
              <w:rFonts w:ascii="Times New Roman" w:hAnsi="Times New Roman"/>
              <w:sz w:val="24"/>
              <w:szCs w:val="24"/>
            </w:rPr>
          </w:rPrChange>
        </w:rPr>
        <w:t>оползней</w:t>
      </w:r>
      <w:r w:rsidR="000535A5" w:rsidRPr="005D3B67">
        <w:rPr>
          <w:rFonts w:ascii="Times New Roman" w:hAnsi="Times New Roman"/>
          <w:sz w:val="24"/>
          <w:szCs w:val="24"/>
          <w:highlight w:val="green"/>
          <w:rPrChange w:id="1240" w:author="Соколов Сергей Вадимович" w:date="2024-01-19T16:33:00Z">
            <w:rPr>
              <w:rFonts w:ascii="Times New Roman" w:hAnsi="Times New Roman"/>
              <w:sz w:val="24"/>
              <w:szCs w:val="24"/>
            </w:rPr>
          </w:rPrChange>
        </w:rPr>
        <w:t>;</w:t>
      </w:r>
    </w:p>
    <w:p w14:paraId="3E3A0B05" w14:textId="7AE0B347" w:rsidR="000535A5" w:rsidRPr="005D3B67" w:rsidRDefault="000B50C4" w:rsidP="000B50C4">
      <w:pPr>
        <w:pStyle w:val="aff3"/>
        <w:spacing w:line="360" w:lineRule="auto"/>
        <w:ind w:firstLine="709"/>
        <w:jc w:val="both"/>
        <w:rPr>
          <w:rFonts w:ascii="Times New Roman" w:hAnsi="Times New Roman"/>
          <w:sz w:val="24"/>
          <w:szCs w:val="24"/>
          <w:highlight w:val="green"/>
          <w:rPrChange w:id="1241"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42" w:author="Соколов Сергей Вадимович" w:date="2024-01-19T16:33:00Z">
            <w:rPr>
              <w:rFonts w:ascii="Times New Roman" w:hAnsi="Times New Roman"/>
              <w:sz w:val="24"/>
              <w:szCs w:val="24"/>
            </w:rPr>
          </w:rPrChange>
        </w:rPr>
        <w:t xml:space="preserve">- </w:t>
      </w:r>
      <w:r w:rsidR="0080174C" w:rsidRPr="005D3B67">
        <w:rPr>
          <w:rFonts w:ascii="Times New Roman" w:hAnsi="Times New Roman"/>
          <w:sz w:val="24"/>
          <w:szCs w:val="24"/>
          <w:highlight w:val="green"/>
          <w:rPrChange w:id="1243" w:author="Соколов Сергей Вадимович" w:date="2024-01-19T16:33:00Z">
            <w:rPr>
              <w:rFonts w:ascii="Times New Roman" w:hAnsi="Times New Roman"/>
              <w:sz w:val="24"/>
              <w:szCs w:val="24"/>
            </w:rPr>
          </w:rPrChange>
        </w:rPr>
        <w:t xml:space="preserve">факторов </w:t>
      </w:r>
      <w:r w:rsidR="000535A5" w:rsidRPr="005D3B67">
        <w:rPr>
          <w:rFonts w:ascii="Times New Roman" w:hAnsi="Times New Roman"/>
          <w:sz w:val="24"/>
          <w:szCs w:val="24"/>
          <w:highlight w:val="green"/>
          <w:rPrChange w:id="1244" w:author="Соколов Сергей Вадимович" w:date="2024-01-19T16:33:00Z">
            <w:rPr>
              <w:rFonts w:ascii="Times New Roman" w:hAnsi="Times New Roman"/>
              <w:sz w:val="24"/>
              <w:szCs w:val="24"/>
            </w:rPr>
          </w:rPrChange>
        </w:rPr>
        <w:t>техногенной нагрузки;</w:t>
      </w:r>
    </w:p>
    <w:p w14:paraId="53C582A0" w14:textId="194A9CFD" w:rsidR="00D32784" w:rsidRPr="005D3B67" w:rsidRDefault="000B50C4" w:rsidP="000B50C4">
      <w:pPr>
        <w:pStyle w:val="aff3"/>
        <w:spacing w:line="360" w:lineRule="auto"/>
        <w:ind w:firstLine="709"/>
        <w:jc w:val="both"/>
        <w:rPr>
          <w:rFonts w:ascii="Times New Roman" w:hAnsi="Times New Roman"/>
          <w:sz w:val="24"/>
          <w:szCs w:val="24"/>
          <w:highlight w:val="green"/>
          <w:rPrChange w:id="1245"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46" w:author="Соколов Сергей Вадимович" w:date="2024-01-19T16:33:00Z">
            <w:rPr>
              <w:rFonts w:ascii="Times New Roman" w:hAnsi="Times New Roman"/>
              <w:sz w:val="24"/>
              <w:szCs w:val="24"/>
            </w:rPr>
          </w:rPrChange>
        </w:rPr>
        <w:t xml:space="preserve">- </w:t>
      </w:r>
      <w:r w:rsidR="000535A5" w:rsidRPr="005D3B67">
        <w:rPr>
          <w:rFonts w:ascii="Times New Roman" w:hAnsi="Times New Roman"/>
          <w:sz w:val="24"/>
          <w:szCs w:val="24"/>
          <w:highlight w:val="green"/>
          <w:rPrChange w:id="1247" w:author="Соколов Сергей Вадимович" w:date="2024-01-19T16:33:00Z">
            <w:rPr>
              <w:rFonts w:ascii="Times New Roman" w:hAnsi="Times New Roman"/>
              <w:sz w:val="24"/>
              <w:szCs w:val="24"/>
            </w:rPr>
          </w:rPrChange>
        </w:rPr>
        <w:t xml:space="preserve">наличия </w:t>
      </w:r>
      <w:r w:rsidR="00C900BC" w:rsidRPr="005D3B67">
        <w:rPr>
          <w:rFonts w:ascii="Times New Roman" w:hAnsi="Times New Roman"/>
          <w:sz w:val="24"/>
          <w:szCs w:val="24"/>
          <w:highlight w:val="green"/>
          <w:rPrChange w:id="1248" w:author="Соколов Сергей Вадимович" w:date="2024-01-19T16:33:00Z">
            <w:rPr>
              <w:rFonts w:ascii="Times New Roman" w:hAnsi="Times New Roman"/>
              <w:sz w:val="24"/>
              <w:szCs w:val="24"/>
            </w:rPr>
          </w:rPrChange>
        </w:rPr>
        <w:t xml:space="preserve">видимых </w:t>
      </w:r>
      <w:r w:rsidR="000535A5" w:rsidRPr="005D3B67">
        <w:rPr>
          <w:rFonts w:ascii="Times New Roman" w:hAnsi="Times New Roman"/>
          <w:sz w:val="24"/>
          <w:szCs w:val="24"/>
          <w:highlight w:val="green"/>
          <w:rPrChange w:id="1249" w:author="Соколов Сергей Вадимович" w:date="2024-01-19T16:33:00Z">
            <w:rPr>
              <w:rFonts w:ascii="Times New Roman" w:hAnsi="Times New Roman"/>
              <w:sz w:val="24"/>
              <w:szCs w:val="24"/>
            </w:rPr>
          </w:rPrChange>
        </w:rPr>
        <w:t>деформаций поверхности земли, зданий и сооружений;</w:t>
      </w:r>
    </w:p>
    <w:p w14:paraId="5B311CB9" w14:textId="5E75427E" w:rsidR="00D32784" w:rsidRPr="005D3B67" w:rsidRDefault="000B50C4" w:rsidP="000B50C4">
      <w:pPr>
        <w:pStyle w:val="aff3"/>
        <w:spacing w:line="360" w:lineRule="auto"/>
        <w:ind w:firstLine="709"/>
        <w:jc w:val="both"/>
        <w:rPr>
          <w:rFonts w:ascii="Times New Roman" w:hAnsi="Times New Roman"/>
          <w:sz w:val="24"/>
          <w:szCs w:val="24"/>
          <w:highlight w:val="green"/>
          <w:rPrChange w:id="1250"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51" w:author="Соколов Сергей Вадимович" w:date="2024-01-19T16:33:00Z">
            <w:rPr>
              <w:rFonts w:ascii="Times New Roman" w:hAnsi="Times New Roman"/>
              <w:sz w:val="24"/>
              <w:szCs w:val="24"/>
            </w:rPr>
          </w:rPrChange>
        </w:rPr>
        <w:t xml:space="preserve">- </w:t>
      </w:r>
      <w:r w:rsidR="00C01962" w:rsidRPr="005D3B67">
        <w:rPr>
          <w:rFonts w:ascii="Times New Roman" w:hAnsi="Times New Roman"/>
          <w:sz w:val="24"/>
          <w:szCs w:val="24"/>
          <w:highlight w:val="green"/>
          <w:rPrChange w:id="1252" w:author="Соколов Сергей Вадимович" w:date="2024-01-19T16:33:00Z">
            <w:rPr>
              <w:rFonts w:ascii="Times New Roman" w:hAnsi="Times New Roman"/>
              <w:sz w:val="24"/>
              <w:szCs w:val="24"/>
            </w:rPr>
          </w:rPrChange>
        </w:rPr>
        <w:t xml:space="preserve">границ </w:t>
      </w:r>
      <w:r w:rsidR="00D32784" w:rsidRPr="005D3B67">
        <w:rPr>
          <w:rFonts w:ascii="Times New Roman" w:hAnsi="Times New Roman"/>
          <w:sz w:val="24"/>
          <w:szCs w:val="24"/>
          <w:highlight w:val="green"/>
          <w:rPrChange w:id="1253" w:author="Соколов Сергей Вадимович" w:date="2024-01-19T16:33:00Z">
            <w:rPr>
              <w:rFonts w:ascii="Times New Roman" w:hAnsi="Times New Roman"/>
              <w:sz w:val="24"/>
              <w:szCs w:val="24"/>
            </w:rPr>
          </w:rPrChange>
        </w:rPr>
        <w:t>распространения генетических типов четвертичных отложений;</w:t>
      </w:r>
    </w:p>
    <w:p w14:paraId="0627D4EE" w14:textId="5384B889" w:rsidR="00D32784" w:rsidRPr="005D3B67" w:rsidRDefault="000B50C4" w:rsidP="000B50C4">
      <w:pPr>
        <w:pStyle w:val="aff3"/>
        <w:spacing w:line="360" w:lineRule="auto"/>
        <w:ind w:firstLine="709"/>
        <w:jc w:val="both"/>
        <w:rPr>
          <w:rFonts w:ascii="Times New Roman" w:hAnsi="Times New Roman"/>
          <w:sz w:val="24"/>
          <w:szCs w:val="24"/>
          <w:highlight w:val="green"/>
          <w:rPrChange w:id="1254"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55" w:author="Соколов Сергей Вадимович" w:date="2024-01-19T16:33:00Z">
            <w:rPr>
              <w:rFonts w:ascii="Times New Roman" w:hAnsi="Times New Roman"/>
              <w:sz w:val="24"/>
              <w:szCs w:val="24"/>
            </w:rPr>
          </w:rPrChange>
        </w:rPr>
        <w:t xml:space="preserve">- </w:t>
      </w:r>
      <w:r w:rsidR="0080174C" w:rsidRPr="005D3B67">
        <w:rPr>
          <w:rFonts w:ascii="Times New Roman" w:hAnsi="Times New Roman"/>
          <w:sz w:val="24"/>
          <w:szCs w:val="24"/>
          <w:highlight w:val="green"/>
          <w:rPrChange w:id="1256" w:author="Соколов Сергей Вадимович" w:date="2024-01-19T16:33:00Z">
            <w:rPr>
              <w:rFonts w:ascii="Times New Roman" w:hAnsi="Times New Roman"/>
              <w:sz w:val="24"/>
              <w:szCs w:val="24"/>
            </w:rPr>
          </w:rPrChange>
        </w:rPr>
        <w:t xml:space="preserve">тектонических </w:t>
      </w:r>
      <w:r w:rsidR="00D32784" w:rsidRPr="005D3B67">
        <w:rPr>
          <w:rFonts w:ascii="Times New Roman" w:hAnsi="Times New Roman"/>
          <w:sz w:val="24"/>
          <w:szCs w:val="24"/>
          <w:highlight w:val="green"/>
          <w:rPrChange w:id="1257" w:author="Соколов Сергей Вадимович" w:date="2024-01-19T16:33:00Z">
            <w:rPr>
              <w:rFonts w:ascii="Times New Roman" w:hAnsi="Times New Roman"/>
              <w:sz w:val="24"/>
              <w:szCs w:val="24"/>
            </w:rPr>
          </w:rPrChange>
        </w:rPr>
        <w:t>разрывных нарушений</w:t>
      </w:r>
      <w:r w:rsidR="00C26FB4" w:rsidRPr="005D3B67">
        <w:rPr>
          <w:rFonts w:ascii="Times New Roman" w:hAnsi="Times New Roman"/>
          <w:sz w:val="24"/>
          <w:szCs w:val="24"/>
          <w:highlight w:val="green"/>
          <w:rPrChange w:id="1258" w:author="Соколов Сергей Вадимович" w:date="2024-01-19T16:33:00Z">
            <w:rPr>
              <w:rFonts w:ascii="Times New Roman" w:hAnsi="Times New Roman"/>
              <w:sz w:val="24"/>
              <w:szCs w:val="24"/>
            </w:rPr>
          </w:rPrChange>
        </w:rPr>
        <w:t xml:space="preserve"> и ослабленных зон</w:t>
      </w:r>
      <w:r w:rsidR="00D32784" w:rsidRPr="005D3B67">
        <w:rPr>
          <w:rFonts w:ascii="Times New Roman" w:hAnsi="Times New Roman"/>
          <w:sz w:val="24"/>
          <w:szCs w:val="24"/>
          <w:highlight w:val="green"/>
          <w:rPrChange w:id="1259" w:author="Соколов Сергей Вадимович" w:date="2024-01-19T16:33:00Z">
            <w:rPr>
              <w:rFonts w:ascii="Times New Roman" w:hAnsi="Times New Roman"/>
              <w:sz w:val="24"/>
              <w:szCs w:val="24"/>
            </w:rPr>
          </w:rPrChange>
        </w:rPr>
        <w:t>;</w:t>
      </w:r>
    </w:p>
    <w:p w14:paraId="41205B45" w14:textId="25A834AA" w:rsidR="00D32784" w:rsidRPr="005D3B67" w:rsidRDefault="000B50C4" w:rsidP="000B50C4">
      <w:pPr>
        <w:pStyle w:val="aff3"/>
        <w:spacing w:line="360" w:lineRule="auto"/>
        <w:ind w:firstLine="709"/>
        <w:jc w:val="both"/>
        <w:rPr>
          <w:rFonts w:ascii="Times New Roman" w:hAnsi="Times New Roman"/>
          <w:sz w:val="24"/>
          <w:szCs w:val="24"/>
          <w:highlight w:val="green"/>
          <w:rPrChange w:id="1260"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61" w:author="Соколов Сергей Вадимович" w:date="2024-01-19T16:33:00Z">
            <w:rPr>
              <w:rFonts w:ascii="Times New Roman" w:hAnsi="Times New Roman"/>
              <w:sz w:val="24"/>
              <w:szCs w:val="24"/>
            </w:rPr>
          </w:rPrChange>
        </w:rPr>
        <w:t xml:space="preserve">- </w:t>
      </w:r>
      <w:r w:rsidR="00D32784" w:rsidRPr="005D3B67">
        <w:rPr>
          <w:rFonts w:ascii="Times New Roman" w:hAnsi="Times New Roman"/>
          <w:sz w:val="24"/>
          <w:szCs w:val="24"/>
          <w:highlight w:val="green"/>
          <w:rPrChange w:id="1262" w:author="Соколов Сергей Вадимович" w:date="2024-01-19T16:33:00Z">
            <w:rPr>
              <w:rFonts w:ascii="Times New Roman" w:hAnsi="Times New Roman"/>
              <w:sz w:val="24"/>
              <w:szCs w:val="24"/>
            </w:rPr>
          </w:rPrChange>
        </w:rPr>
        <w:t>областей питания и разгрузки подземных и поверхностных вод;</w:t>
      </w:r>
    </w:p>
    <w:p w14:paraId="115A315F" w14:textId="40F92FE1" w:rsidR="00D32784" w:rsidRPr="005D3B67" w:rsidRDefault="000B50C4" w:rsidP="000B50C4">
      <w:pPr>
        <w:pStyle w:val="aff3"/>
        <w:spacing w:line="360" w:lineRule="auto"/>
        <w:ind w:firstLine="709"/>
        <w:jc w:val="both"/>
        <w:rPr>
          <w:rFonts w:ascii="Times New Roman" w:hAnsi="Times New Roman"/>
          <w:sz w:val="24"/>
          <w:szCs w:val="24"/>
          <w:highlight w:val="green"/>
          <w:rPrChange w:id="1263"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64" w:author="Соколов Сергей Вадимович" w:date="2024-01-19T16:33:00Z">
            <w:rPr>
              <w:rFonts w:ascii="Times New Roman" w:hAnsi="Times New Roman"/>
              <w:sz w:val="24"/>
              <w:szCs w:val="24"/>
            </w:rPr>
          </w:rPrChange>
        </w:rPr>
        <w:t xml:space="preserve">- </w:t>
      </w:r>
      <w:r w:rsidR="00D32784" w:rsidRPr="005D3B67">
        <w:rPr>
          <w:rFonts w:ascii="Times New Roman" w:hAnsi="Times New Roman"/>
          <w:sz w:val="24"/>
          <w:szCs w:val="24"/>
          <w:highlight w:val="green"/>
          <w:rPrChange w:id="1265" w:author="Соколов Сергей Вадимович" w:date="2024-01-19T16:33:00Z">
            <w:rPr>
              <w:rFonts w:ascii="Times New Roman" w:hAnsi="Times New Roman"/>
              <w:sz w:val="24"/>
              <w:szCs w:val="24"/>
            </w:rPr>
          </w:rPrChange>
        </w:rPr>
        <w:t>границ различных ландшафтов;</w:t>
      </w:r>
    </w:p>
    <w:p w14:paraId="4C24D20B" w14:textId="32AEA793" w:rsidR="00CC5F08" w:rsidRPr="005D3B67" w:rsidRDefault="000B50C4" w:rsidP="000B50C4">
      <w:pPr>
        <w:pStyle w:val="aff3"/>
        <w:spacing w:line="360" w:lineRule="auto"/>
        <w:ind w:firstLine="709"/>
        <w:jc w:val="both"/>
        <w:rPr>
          <w:rFonts w:ascii="Times New Roman" w:hAnsi="Times New Roman"/>
          <w:sz w:val="24"/>
          <w:szCs w:val="24"/>
          <w:highlight w:val="green"/>
          <w:rPrChange w:id="1266" w:author="Соколов Сергей Вадимович" w:date="2024-01-19T16:33:00Z">
            <w:rPr>
              <w:rFonts w:ascii="Times New Roman" w:hAnsi="Times New Roman"/>
              <w:sz w:val="24"/>
              <w:szCs w:val="24"/>
            </w:rPr>
          </w:rPrChange>
        </w:rPr>
      </w:pPr>
      <w:r w:rsidRPr="005D3B67">
        <w:rPr>
          <w:rFonts w:ascii="Times New Roman" w:hAnsi="Times New Roman"/>
          <w:sz w:val="24"/>
          <w:szCs w:val="24"/>
          <w:highlight w:val="green"/>
          <w:rPrChange w:id="1267" w:author="Соколов Сергей Вадимович" w:date="2024-01-19T16:33:00Z">
            <w:rPr>
              <w:rFonts w:ascii="Times New Roman" w:hAnsi="Times New Roman"/>
              <w:sz w:val="24"/>
              <w:szCs w:val="24"/>
            </w:rPr>
          </w:rPrChange>
        </w:rPr>
        <w:t xml:space="preserve">- </w:t>
      </w:r>
      <w:r w:rsidR="00D32784" w:rsidRPr="005D3B67">
        <w:rPr>
          <w:rFonts w:ascii="Times New Roman" w:hAnsi="Times New Roman"/>
          <w:sz w:val="24"/>
          <w:szCs w:val="24"/>
          <w:highlight w:val="green"/>
          <w:rPrChange w:id="1268" w:author="Соколов Сергей Вадимович" w:date="2024-01-19T16:33:00Z">
            <w:rPr>
              <w:rFonts w:ascii="Times New Roman" w:hAnsi="Times New Roman"/>
              <w:sz w:val="24"/>
              <w:szCs w:val="24"/>
            </w:rPr>
          </w:rPrChange>
        </w:rPr>
        <w:t xml:space="preserve">динамики развития </w:t>
      </w:r>
      <w:r w:rsidR="007356FF" w:rsidRPr="005D3B67">
        <w:rPr>
          <w:rFonts w:ascii="Times New Roman" w:hAnsi="Times New Roman"/>
          <w:sz w:val="24"/>
          <w:szCs w:val="24"/>
          <w:highlight w:val="green"/>
          <w:rPrChange w:id="1269" w:author="Соколов Сергей Вадимович" w:date="2024-01-19T16:33:00Z">
            <w:rPr>
              <w:rFonts w:ascii="Times New Roman" w:hAnsi="Times New Roman"/>
              <w:sz w:val="24"/>
              <w:szCs w:val="24"/>
            </w:rPr>
          </w:rPrChange>
        </w:rPr>
        <w:t xml:space="preserve">оползней </w:t>
      </w:r>
      <w:r w:rsidR="00D32784" w:rsidRPr="005D3B67">
        <w:rPr>
          <w:rFonts w:ascii="Times New Roman" w:hAnsi="Times New Roman"/>
          <w:sz w:val="24"/>
          <w:szCs w:val="24"/>
          <w:highlight w:val="green"/>
          <w:rPrChange w:id="1270" w:author="Соколов Сергей Вадимович" w:date="2024-01-19T16:33:00Z">
            <w:rPr>
              <w:rFonts w:ascii="Times New Roman" w:hAnsi="Times New Roman"/>
              <w:sz w:val="24"/>
              <w:szCs w:val="24"/>
            </w:rPr>
          </w:rPrChange>
        </w:rPr>
        <w:t>на основе сопоставления снимков и карт разных лет съемки.</w:t>
      </w:r>
    </w:p>
    <w:p w14:paraId="3B9AC33E" w14:textId="3DED1276" w:rsidR="00C57AD5" w:rsidRPr="005D3B67" w:rsidRDefault="000535A5"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1271" w:author="Соколов Сергей Вадимович" w:date="2024-01-19T16:33: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272" w:author="Соколов Сергей Вадимович" w:date="2024-01-19T16:33:00Z">
            <w:rPr>
              <w:rFonts w:ascii="Times New Roman" w:eastAsia="Calibri" w:hAnsi="Times New Roman" w:cs="Times New Roman"/>
              <w:sz w:val="24"/>
              <w:szCs w:val="24"/>
            </w:rPr>
          </w:rPrChange>
        </w:rPr>
        <w:t xml:space="preserve">При дешифрировании </w:t>
      </w:r>
      <w:r w:rsidR="00B40743" w:rsidRPr="005D3B67">
        <w:rPr>
          <w:rFonts w:ascii="Times New Roman" w:hAnsi="Times New Roman" w:cs="Times New Roman"/>
          <w:sz w:val="24"/>
          <w:szCs w:val="24"/>
          <w:highlight w:val="green"/>
          <w:rPrChange w:id="1273" w:author="Соколов Сергей Вадимович" w:date="2024-01-19T16:33:00Z">
            <w:rPr>
              <w:rFonts w:ascii="Times New Roman" w:hAnsi="Times New Roman" w:cs="Times New Roman"/>
              <w:sz w:val="24"/>
              <w:szCs w:val="24"/>
            </w:rPr>
          </w:rPrChange>
        </w:rPr>
        <w:t>аэро- и космических материалов</w:t>
      </w:r>
      <w:r w:rsidR="00B40743" w:rsidRPr="005D3B67">
        <w:rPr>
          <w:rFonts w:ascii="Times New Roman" w:eastAsia="Calibri" w:hAnsi="Times New Roman" w:cs="Times New Roman"/>
          <w:sz w:val="24"/>
          <w:szCs w:val="24"/>
          <w:highlight w:val="green"/>
          <w:rPrChange w:id="1274" w:author="Соколов Сергей Вадимович" w:date="2024-01-19T16:33:00Z">
            <w:rPr>
              <w:rFonts w:ascii="Times New Roman" w:eastAsia="Calibri" w:hAnsi="Times New Roman" w:cs="Times New Roman"/>
              <w:sz w:val="24"/>
              <w:szCs w:val="24"/>
            </w:rPr>
          </w:rPrChange>
        </w:rPr>
        <w:t xml:space="preserve"> </w:t>
      </w:r>
      <w:r w:rsidRPr="005D3B67">
        <w:rPr>
          <w:rFonts w:ascii="Times New Roman" w:eastAsia="Calibri" w:hAnsi="Times New Roman" w:cs="Times New Roman"/>
          <w:sz w:val="24"/>
          <w:szCs w:val="24"/>
          <w:highlight w:val="green"/>
          <w:rPrChange w:id="1275" w:author="Соколов Сергей Вадимович" w:date="2024-01-19T16:33:00Z">
            <w:rPr>
              <w:rFonts w:ascii="Times New Roman" w:eastAsia="Calibri" w:hAnsi="Times New Roman" w:cs="Times New Roman"/>
              <w:sz w:val="24"/>
              <w:szCs w:val="24"/>
            </w:rPr>
          </w:rPrChange>
        </w:rPr>
        <w:t xml:space="preserve">необходимо </w:t>
      </w:r>
      <w:r w:rsidR="001B5B68" w:rsidRPr="005D3B67">
        <w:rPr>
          <w:rFonts w:ascii="Times New Roman" w:eastAsia="Calibri" w:hAnsi="Times New Roman" w:cs="Times New Roman"/>
          <w:sz w:val="24"/>
          <w:szCs w:val="24"/>
          <w:highlight w:val="green"/>
          <w:rPrChange w:id="1276" w:author="Соколов Сергей Вадимович" w:date="2024-01-19T16:33:00Z">
            <w:rPr>
              <w:rFonts w:ascii="Times New Roman" w:eastAsia="Calibri" w:hAnsi="Times New Roman" w:cs="Times New Roman"/>
              <w:sz w:val="24"/>
              <w:szCs w:val="24"/>
            </w:rPr>
          </w:rPrChange>
        </w:rPr>
        <w:t xml:space="preserve">проводить </w:t>
      </w:r>
      <w:r w:rsidRPr="005D3B67">
        <w:rPr>
          <w:rFonts w:ascii="Times New Roman" w:eastAsia="Calibri" w:hAnsi="Times New Roman" w:cs="Times New Roman"/>
          <w:sz w:val="24"/>
          <w:szCs w:val="24"/>
          <w:highlight w:val="green"/>
          <w:rPrChange w:id="1277" w:author="Соколов Сергей Вадимович" w:date="2024-01-19T16:33:00Z">
            <w:rPr>
              <w:rFonts w:ascii="Times New Roman" w:eastAsia="Calibri" w:hAnsi="Times New Roman" w:cs="Times New Roman"/>
              <w:sz w:val="24"/>
              <w:szCs w:val="24"/>
            </w:rPr>
          </w:rPrChange>
        </w:rPr>
        <w:t>пои</w:t>
      </w:r>
      <w:r w:rsidR="00252BB0" w:rsidRPr="005D3B67">
        <w:rPr>
          <w:rFonts w:ascii="Times New Roman" w:eastAsia="Calibri" w:hAnsi="Times New Roman" w:cs="Times New Roman"/>
          <w:sz w:val="24"/>
          <w:szCs w:val="24"/>
          <w:highlight w:val="green"/>
          <w:rPrChange w:id="1278" w:author="Соколов Сергей Вадимович" w:date="2024-01-19T16:33:00Z">
            <w:rPr>
              <w:rFonts w:ascii="Times New Roman" w:eastAsia="Calibri" w:hAnsi="Times New Roman" w:cs="Times New Roman"/>
              <w:sz w:val="24"/>
              <w:szCs w:val="24"/>
            </w:rPr>
          </w:rPrChange>
        </w:rPr>
        <w:t xml:space="preserve">ск типичных проявлений </w:t>
      </w:r>
      <w:r w:rsidR="00B2229E" w:rsidRPr="005D3B67">
        <w:rPr>
          <w:rFonts w:ascii="Times New Roman" w:hAnsi="Times New Roman" w:cs="Times New Roman"/>
          <w:sz w:val="24"/>
          <w:szCs w:val="24"/>
          <w:highlight w:val="green"/>
          <w:rPrChange w:id="1279" w:author="Соколов Сергей Вадимович" w:date="2024-01-19T16:33:00Z">
            <w:rPr>
              <w:rFonts w:ascii="Times New Roman" w:hAnsi="Times New Roman" w:cs="Times New Roman"/>
              <w:sz w:val="24"/>
              <w:szCs w:val="24"/>
            </w:rPr>
          </w:rPrChange>
        </w:rPr>
        <w:t>оползней</w:t>
      </w:r>
      <w:r w:rsidRPr="005D3B67">
        <w:rPr>
          <w:rFonts w:ascii="Times New Roman" w:eastAsia="Calibri" w:hAnsi="Times New Roman" w:cs="Times New Roman"/>
          <w:sz w:val="24"/>
          <w:szCs w:val="24"/>
          <w:highlight w:val="green"/>
          <w:rPrChange w:id="1280" w:author="Соколов Сергей Вадимович" w:date="2024-01-19T16:33:00Z">
            <w:rPr>
              <w:rFonts w:ascii="Times New Roman" w:eastAsia="Calibri" w:hAnsi="Times New Roman" w:cs="Times New Roman"/>
              <w:sz w:val="24"/>
              <w:szCs w:val="24"/>
            </w:rPr>
          </w:rPrChange>
        </w:rPr>
        <w:t xml:space="preserve"> (аналогов) в исследуемом районе, в том числе с учетом хозяйственного освоения территории и стадии (фазы) развития оползней.</w:t>
      </w:r>
      <w:r w:rsidR="0076419D" w:rsidRPr="005D3B67">
        <w:rPr>
          <w:rFonts w:ascii="Times New Roman" w:eastAsia="Calibri" w:hAnsi="Times New Roman" w:cs="Times New Roman"/>
          <w:sz w:val="24"/>
          <w:szCs w:val="24"/>
          <w:highlight w:val="green"/>
          <w:rPrChange w:id="1281" w:author="Соколов Сергей Вадимович" w:date="2024-01-19T16:33:00Z">
            <w:rPr>
              <w:rFonts w:ascii="Times New Roman" w:eastAsia="Calibri" w:hAnsi="Times New Roman" w:cs="Times New Roman"/>
              <w:sz w:val="24"/>
              <w:szCs w:val="24"/>
            </w:rPr>
          </w:rPrChange>
        </w:rPr>
        <w:t xml:space="preserve"> </w:t>
      </w:r>
      <w:r w:rsidR="00D91A26" w:rsidRPr="005D3B67">
        <w:rPr>
          <w:rFonts w:ascii="Times New Roman" w:eastAsia="Calibri" w:hAnsi="Times New Roman" w:cs="Times New Roman"/>
          <w:sz w:val="24"/>
          <w:szCs w:val="24"/>
          <w:highlight w:val="green"/>
          <w:rPrChange w:id="1282" w:author="Соколов Сергей Вадимович" w:date="2024-01-19T16:33:00Z">
            <w:rPr>
              <w:rFonts w:ascii="Times New Roman" w:eastAsia="Calibri" w:hAnsi="Times New Roman" w:cs="Times New Roman"/>
              <w:sz w:val="24"/>
              <w:szCs w:val="24"/>
            </w:rPr>
          </w:rPrChange>
        </w:rPr>
        <w:t xml:space="preserve">Корректность </w:t>
      </w:r>
      <w:r w:rsidRPr="005D3B67">
        <w:rPr>
          <w:rFonts w:ascii="Times New Roman" w:eastAsia="Calibri" w:hAnsi="Times New Roman" w:cs="Times New Roman"/>
          <w:sz w:val="24"/>
          <w:szCs w:val="24"/>
          <w:highlight w:val="green"/>
          <w:rPrChange w:id="1283" w:author="Соколов Сергей Вадимович" w:date="2024-01-19T16:33:00Z">
            <w:rPr>
              <w:rFonts w:ascii="Times New Roman" w:eastAsia="Calibri" w:hAnsi="Times New Roman" w:cs="Times New Roman"/>
              <w:sz w:val="24"/>
              <w:szCs w:val="24"/>
            </w:rPr>
          </w:rPrChange>
        </w:rPr>
        <w:t xml:space="preserve">произведенного выбора </w:t>
      </w:r>
      <w:r w:rsidR="00D91A26" w:rsidRPr="005D3B67">
        <w:rPr>
          <w:rFonts w:ascii="Times New Roman" w:eastAsia="Calibri" w:hAnsi="Times New Roman" w:cs="Times New Roman"/>
          <w:sz w:val="24"/>
          <w:szCs w:val="24"/>
          <w:highlight w:val="green"/>
          <w:rPrChange w:id="1284" w:author="Соколов Сергей Вадимович" w:date="2024-01-19T16:33:00Z">
            <w:rPr>
              <w:rFonts w:ascii="Times New Roman" w:eastAsia="Calibri" w:hAnsi="Times New Roman" w:cs="Times New Roman"/>
              <w:sz w:val="24"/>
              <w:szCs w:val="24"/>
            </w:rPr>
          </w:rPrChange>
        </w:rPr>
        <w:t>объектов-</w:t>
      </w:r>
      <w:r w:rsidRPr="005D3B67">
        <w:rPr>
          <w:rFonts w:ascii="Times New Roman" w:eastAsia="Calibri" w:hAnsi="Times New Roman" w:cs="Times New Roman"/>
          <w:sz w:val="24"/>
          <w:szCs w:val="24"/>
          <w:highlight w:val="green"/>
          <w:rPrChange w:id="1285" w:author="Соколов Сергей Вадимович" w:date="2024-01-19T16:33:00Z">
            <w:rPr>
              <w:rFonts w:ascii="Times New Roman" w:eastAsia="Calibri" w:hAnsi="Times New Roman" w:cs="Times New Roman"/>
              <w:sz w:val="24"/>
              <w:szCs w:val="24"/>
            </w:rPr>
          </w:rPrChange>
        </w:rPr>
        <w:t>аналогов необходимо уточнять при последующих маршрутных наблюдениях.</w:t>
      </w:r>
    </w:p>
    <w:p w14:paraId="3B40F3CC" w14:textId="40B863F9" w:rsidR="00B728E9" w:rsidRPr="005D3B67" w:rsidRDefault="00635F17" w:rsidP="00C57AD5">
      <w:pPr>
        <w:pStyle w:val="aff1"/>
        <w:tabs>
          <w:tab w:val="left" w:pos="993"/>
        </w:tabs>
        <w:spacing w:line="360" w:lineRule="auto"/>
        <w:ind w:left="0" w:firstLine="709"/>
        <w:jc w:val="both"/>
        <w:rPr>
          <w:rFonts w:ascii="Times New Roman" w:hAnsi="Times New Roman" w:cs="Times New Roman"/>
          <w:sz w:val="24"/>
          <w:szCs w:val="24"/>
          <w:highlight w:val="green"/>
          <w:rPrChange w:id="1286" w:author="Соколов Сергей Вадимович" w:date="2024-01-19T16:33: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287" w:author="Соколов Сергей Вадимович" w:date="2024-01-19T16:33:00Z">
            <w:rPr>
              <w:rFonts w:ascii="Times New Roman" w:hAnsi="Times New Roman" w:cs="Times New Roman"/>
              <w:sz w:val="24"/>
              <w:szCs w:val="24"/>
            </w:rPr>
          </w:rPrChange>
        </w:rPr>
        <w:t xml:space="preserve">Дешифрирование </w:t>
      </w:r>
      <w:r w:rsidR="00B40743" w:rsidRPr="005D3B67">
        <w:rPr>
          <w:rFonts w:ascii="Times New Roman" w:hAnsi="Times New Roman" w:cs="Times New Roman"/>
          <w:sz w:val="24"/>
          <w:szCs w:val="24"/>
          <w:highlight w:val="green"/>
          <w:rPrChange w:id="1288" w:author="Соколов Сергей Вадимович" w:date="2024-01-19T16:33:00Z">
            <w:rPr>
              <w:rFonts w:ascii="Times New Roman" w:hAnsi="Times New Roman" w:cs="Times New Roman"/>
              <w:sz w:val="24"/>
              <w:szCs w:val="24"/>
            </w:rPr>
          </w:rPrChange>
        </w:rPr>
        <w:t>аэро- и космических материалов</w:t>
      </w:r>
      <w:r w:rsidRPr="005D3B67">
        <w:rPr>
          <w:rFonts w:ascii="Times New Roman" w:hAnsi="Times New Roman" w:cs="Times New Roman"/>
          <w:sz w:val="24"/>
          <w:szCs w:val="24"/>
          <w:highlight w:val="green"/>
          <w:rPrChange w:id="1289" w:author="Соколов Сергей Вадимович" w:date="2024-01-19T16:33:00Z">
            <w:rPr>
              <w:rFonts w:ascii="Times New Roman" w:hAnsi="Times New Roman" w:cs="Times New Roman"/>
              <w:sz w:val="24"/>
              <w:szCs w:val="24"/>
            </w:rPr>
          </w:rPrChange>
        </w:rPr>
        <w:t xml:space="preserve">, аэровизуальные наблюдения, как правило, предшествуют инженерно-геологической съемке </w:t>
      </w:r>
      <w:r w:rsidR="00D17AEE" w:rsidRPr="005D3B67">
        <w:rPr>
          <w:rFonts w:ascii="Times New Roman" w:hAnsi="Times New Roman" w:cs="Times New Roman"/>
          <w:sz w:val="24"/>
          <w:szCs w:val="24"/>
          <w:highlight w:val="green"/>
          <w:rPrChange w:id="1290" w:author="Соколов Сергей Вадимович" w:date="2024-01-19T16:33:00Z">
            <w:rPr>
              <w:rFonts w:ascii="Times New Roman" w:hAnsi="Times New Roman" w:cs="Times New Roman"/>
              <w:sz w:val="24"/>
              <w:szCs w:val="24"/>
            </w:rPr>
          </w:rPrChange>
        </w:rPr>
        <w:t>и другим наземным исследованиям</w:t>
      </w:r>
      <w:r w:rsidR="00D91A26" w:rsidRPr="005D3B67">
        <w:rPr>
          <w:rFonts w:ascii="Times New Roman" w:hAnsi="Times New Roman" w:cs="Times New Roman"/>
          <w:sz w:val="24"/>
          <w:szCs w:val="24"/>
          <w:highlight w:val="green"/>
          <w:rPrChange w:id="1291" w:author="Соколов Сергей Вадимович" w:date="2024-01-19T16:33:00Z">
            <w:rPr>
              <w:rFonts w:ascii="Times New Roman" w:hAnsi="Times New Roman" w:cs="Times New Roman"/>
              <w:sz w:val="24"/>
              <w:szCs w:val="24"/>
            </w:rPr>
          </w:rPrChange>
        </w:rPr>
        <w:t xml:space="preserve"> при выполнении инженерных изысканий</w:t>
      </w:r>
      <w:r w:rsidR="00B728E9" w:rsidRPr="005D3B67">
        <w:rPr>
          <w:rFonts w:ascii="Times New Roman" w:hAnsi="Times New Roman" w:cs="Times New Roman"/>
          <w:sz w:val="24"/>
          <w:szCs w:val="24"/>
          <w:highlight w:val="green"/>
          <w:rPrChange w:id="1292" w:author="Соколов Сергей Вадимович" w:date="2024-01-19T16:33:00Z">
            <w:rPr>
              <w:rFonts w:ascii="Times New Roman" w:hAnsi="Times New Roman" w:cs="Times New Roman"/>
              <w:sz w:val="24"/>
              <w:szCs w:val="24"/>
            </w:rPr>
          </w:rPrChange>
        </w:rPr>
        <w:t>.</w:t>
      </w:r>
    </w:p>
    <w:p w14:paraId="45D59D85" w14:textId="77777777" w:rsidR="008F76E4" w:rsidRPr="005D3B67" w:rsidRDefault="005370A2"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1293" w:author="Соколов Сергей Вадимович" w:date="2024-01-19T16:33: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294" w:author="Соколов Сергей Вадимович" w:date="2024-01-19T16:33:00Z">
            <w:rPr>
              <w:rFonts w:ascii="Times New Roman" w:eastAsia="Calibri" w:hAnsi="Times New Roman" w:cs="Times New Roman"/>
              <w:sz w:val="24"/>
              <w:szCs w:val="24"/>
            </w:rPr>
          </w:rPrChange>
        </w:rPr>
        <w:t xml:space="preserve">При дешифрировании используются следующие материалы: </w:t>
      </w:r>
      <w:bookmarkStart w:id="1295" w:name="_Hlk528057382"/>
      <w:r w:rsidR="00115087" w:rsidRPr="005D3B67">
        <w:rPr>
          <w:rFonts w:ascii="Times New Roman" w:eastAsia="Calibri" w:hAnsi="Times New Roman" w:cs="Times New Roman"/>
          <w:sz w:val="24"/>
          <w:szCs w:val="24"/>
          <w:highlight w:val="green"/>
          <w:rPrChange w:id="1296" w:author="Соколов Сергей Вадимович" w:date="2024-01-19T16:33:00Z">
            <w:rPr>
              <w:rFonts w:ascii="Times New Roman" w:eastAsia="Calibri" w:hAnsi="Times New Roman" w:cs="Times New Roman"/>
              <w:sz w:val="24"/>
              <w:szCs w:val="24"/>
            </w:rPr>
          </w:rPrChange>
        </w:rPr>
        <w:t xml:space="preserve">космические </w:t>
      </w:r>
      <w:r w:rsidR="003708EC" w:rsidRPr="005D3B67">
        <w:rPr>
          <w:rFonts w:ascii="Times New Roman" w:eastAsia="Calibri" w:hAnsi="Times New Roman" w:cs="Times New Roman"/>
          <w:sz w:val="24"/>
          <w:szCs w:val="24"/>
          <w:highlight w:val="green"/>
          <w:rPrChange w:id="1297" w:author="Соколов Сергей Вадимович" w:date="2024-01-19T16:33:00Z">
            <w:rPr>
              <w:rFonts w:ascii="Times New Roman" w:eastAsia="Calibri" w:hAnsi="Times New Roman" w:cs="Times New Roman"/>
              <w:sz w:val="24"/>
              <w:szCs w:val="24"/>
            </w:rPr>
          </w:rPrChange>
        </w:rPr>
        <w:t>снимки</w:t>
      </w:r>
      <w:bookmarkEnd w:id="1295"/>
      <w:r w:rsidR="00A0702B" w:rsidRPr="005D3B67">
        <w:rPr>
          <w:rFonts w:ascii="Times New Roman" w:eastAsia="Calibri" w:hAnsi="Times New Roman" w:cs="Times New Roman"/>
          <w:sz w:val="24"/>
          <w:szCs w:val="24"/>
          <w:highlight w:val="green"/>
          <w:rPrChange w:id="1298" w:author="Соколов Сергей Вадимович" w:date="2024-01-19T16:33:00Z">
            <w:rPr>
              <w:rFonts w:ascii="Times New Roman" w:eastAsia="Calibri" w:hAnsi="Times New Roman" w:cs="Times New Roman"/>
              <w:sz w:val="24"/>
              <w:szCs w:val="24"/>
            </w:rPr>
          </w:rPrChange>
        </w:rPr>
        <w:t>,</w:t>
      </w:r>
      <w:r w:rsidRPr="005D3B67">
        <w:rPr>
          <w:rFonts w:ascii="Times New Roman" w:eastAsia="Calibri" w:hAnsi="Times New Roman" w:cs="Times New Roman"/>
          <w:sz w:val="24"/>
          <w:szCs w:val="24"/>
          <w:highlight w:val="green"/>
          <w:rPrChange w:id="1299" w:author="Соколов Сергей Вадимович" w:date="2024-01-19T16:33:00Z">
            <w:rPr>
              <w:rFonts w:ascii="Times New Roman" w:eastAsia="Calibri" w:hAnsi="Times New Roman" w:cs="Times New Roman"/>
              <w:sz w:val="24"/>
              <w:szCs w:val="24"/>
            </w:rPr>
          </w:rPrChange>
        </w:rPr>
        <w:t xml:space="preserve"> аэрофотоснимки (плановые и перспективные), в том числе, черно-белые, цветные, спектрозональные; </w:t>
      </w:r>
      <w:r w:rsidR="00A0702B" w:rsidRPr="005D3B67">
        <w:rPr>
          <w:rFonts w:ascii="Times New Roman" w:eastAsia="Calibri" w:hAnsi="Times New Roman" w:cs="Times New Roman"/>
          <w:sz w:val="24"/>
          <w:szCs w:val="24"/>
          <w:highlight w:val="green"/>
          <w:rPrChange w:id="1300" w:author="Соколов Сергей Вадимович" w:date="2024-01-19T16:33:00Z">
            <w:rPr>
              <w:rFonts w:ascii="Times New Roman" w:eastAsia="Calibri" w:hAnsi="Times New Roman" w:cs="Times New Roman"/>
              <w:sz w:val="24"/>
              <w:szCs w:val="24"/>
            </w:rPr>
          </w:rPrChange>
        </w:rPr>
        <w:t>результаты</w:t>
      </w:r>
      <w:r w:rsidRPr="005D3B67">
        <w:rPr>
          <w:rFonts w:ascii="Times New Roman" w:eastAsia="Calibri" w:hAnsi="Times New Roman" w:cs="Times New Roman"/>
          <w:sz w:val="24"/>
          <w:szCs w:val="24"/>
          <w:highlight w:val="green"/>
          <w:rPrChange w:id="1301" w:author="Соколов Сергей Вадимович" w:date="2024-01-19T16:33:00Z">
            <w:rPr>
              <w:rFonts w:ascii="Times New Roman" w:eastAsia="Calibri" w:hAnsi="Times New Roman" w:cs="Times New Roman"/>
              <w:sz w:val="24"/>
              <w:szCs w:val="24"/>
            </w:rPr>
          </w:rPrChange>
        </w:rPr>
        <w:t xml:space="preserve"> тепловых (инфракрасных) съемок</w:t>
      </w:r>
      <w:r w:rsidR="00A0702B" w:rsidRPr="005D3B67">
        <w:rPr>
          <w:rFonts w:ascii="Times New Roman" w:eastAsia="Calibri" w:hAnsi="Times New Roman" w:cs="Times New Roman"/>
          <w:sz w:val="24"/>
          <w:szCs w:val="24"/>
          <w:highlight w:val="green"/>
          <w:rPrChange w:id="1302" w:author="Соколов Сергей Вадимович" w:date="2024-01-19T16:33:00Z">
            <w:rPr>
              <w:rFonts w:ascii="Times New Roman" w:eastAsia="Calibri" w:hAnsi="Times New Roman" w:cs="Times New Roman"/>
              <w:sz w:val="24"/>
              <w:szCs w:val="24"/>
            </w:rPr>
          </w:rPrChange>
        </w:rPr>
        <w:t>;</w:t>
      </w:r>
      <w:r w:rsidRPr="005D3B67">
        <w:rPr>
          <w:rFonts w:ascii="Times New Roman" w:eastAsia="Calibri" w:hAnsi="Times New Roman" w:cs="Times New Roman"/>
          <w:sz w:val="24"/>
          <w:szCs w:val="24"/>
          <w:highlight w:val="green"/>
          <w:rPrChange w:id="1303" w:author="Соколов Сергей Вадимович" w:date="2024-01-19T16:33:00Z">
            <w:rPr>
              <w:rFonts w:ascii="Times New Roman" w:eastAsia="Calibri" w:hAnsi="Times New Roman" w:cs="Times New Roman"/>
              <w:sz w:val="24"/>
              <w:szCs w:val="24"/>
            </w:rPr>
          </w:rPrChange>
        </w:rPr>
        <w:t xml:space="preserve"> </w:t>
      </w:r>
      <w:r w:rsidR="00A0702B" w:rsidRPr="005D3B67">
        <w:rPr>
          <w:rFonts w:ascii="Times New Roman" w:eastAsia="Calibri" w:hAnsi="Times New Roman" w:cs="Times New Roman"/>
          <w:sz w:val="24"/>
          <w:szCs w:val="24"/>
          <w:highlight w:val="green"/>
          <w:rPrChange w:id="1304" w:author="Соколов Сергей Вадимович" w:date="2024-01-19T16:33:00Z">
            <w:rPr>
              <w:rFonts w:ascii="Times New Roman" w:eastAsia="Calibri" w:hAnsi="Times New Roman" w:cs="Times New Roman"/>
              <w:sz w:val="24"/>
              <w:szCs w:val="24"/>
            </w:rPr>
          </w:rPrChange>
        </w:rPr>
        <w:t>результаты</w:t>
      </w:r>
      <w:r w:rsidRPr="005D3B67">
        <w:rPr>
          <w:rFonts w:ascii="Times New Roman" w:eastAsia="Calibri" w:hAnsi="Times New Roman" w:cs="Times New Roman"/>
          <w:sz w:val="24"/>
          <w:szCs w:val="24"/>
          <w:highlight w:val="green"/>
          <w:rPrChange w:id="1305" w:author="Соколов Сергей Вадимович" w:date="2024-01-19T16:33:00Z">
            <w:rPr>
              <w:rFonts w:ascii="Times New Roman" w:eastAsia="Calibri" w:hAnsi="Times New Roman" w:cs="Times New Roman"/>
              <w:sz w:val="24"/>
              <w:szCs w:val="24"/>
            </w:rPr>
          </w:rPrChange>
        </w:rPr>
        <w:t xml:space="preserve"> воздушного и наземного лазерного сканирования</w:t>
      </w:r>
      <w:r w:rsidR="00A0702B" w:rsidRPr="005D3B67">
        <w:rPr>
          <w:rFonts w:ascii="Times New Roman" w:eastAsia="Calibri" w:hAnsi="Times New Roman" w:cs="Times New Roman"/>
          <w:sz w:val="24"/>
          <w:szCs w:val="24"/>
          <w:highlight w:val="green"/>
          <w:rPrChange w:id="1306" w:author="Соколов Сергей Вадимович" w:date="2024-01-19T16:33:00Z">
            <w:rPr>
              <w:rFonts w:ascii="Times New Roman" w:eastAsia="Calibri" w:hAnsi="Times New Roman" w:cs="Times New Roman"/>
              <w:sz w:val="24"/>
              <w:szCs w:val="24"/>
            </w:rPr>
          </w:rPrChange>
        </w:rPr>
        <w:t>;</w:t>
      </w:r>
      <w:r w:rsidRPr="005D3B67">
        <w:rPr>
          <w:rFonts w:ascii="Times New Roman" w:eastAsia="Calibri" w:hAnsi="Times New Roman" w:cs="Times New Roman"/>
          <w:sz w:val="24"/>
          <w:szCs w:val="24"/>
          <w:highlight w:val="green"/>
          <w:rPrChange w:id="1307" w:author="Соколов Сергей Вадимович" w:date="2024-01-19T16:33:00Z">
            <w:rPr>
              <w:rFonts w:ascii="Times New Roman" w:eastAsia="Calibri" w:hAnsi="Times New Roman" w:cs="Times New Roman"/>
              <w:sz w:val="24"/>
              <w:szCs w:val="24"/>
            </w:rPr>
          </w:rPrChange>
        </w:rPr>
        <w:t xml:space="preserve"> радарные снимки и результаты </w:t>
      </w:r>
      <w:r w:rsidR="003F6923" w:rsidRPr="005D3B67">
        <w:rPr>
          <w:rFonts w:ascii="Times New Roman" w:eastAsia="Calibri" w:hAnsi="Times New Roman" w:cs="Times New Roman"/>
          <w:sz w:val="24"/>
          <w:szCs w:val="24"/>
          <w:highlight w:val="green"/>
          <w:rPrChange w:id="1308" w:author="Соколов Сергей Вадимович" w:date="2024-01-19T16:33:00Z">
            <w:rPr>
              <w:rFonts w:ascii="Times New Roman" w:eastAsia="Calibri" w:hAnsi="Times New Roman" w:cs="Times New Roman"/>
              <w:sz w:val="24"/>
              <w:szCs w:val="24"/>
            </w:rPr>
          </w:rPrChange>
        </w:rPr>
        <w:t>спутниковой радарной интерферометрии</w:t>
      </w:r>
      <w:r w:rsidRPr="005D3B67">
        <w:rPr>
          <w:rFonts w:ascii="Times New Roman" w:eastAsia="Calibri" w:hAnsi="Times New Roman" w:cs="Times New Roman"/>
          <w:sz w:val="24"/>
          <w:szCs w:val="24"/>
          <w:highlight w:val="green"/>
          <w:rPrChange w:id="1309" w:author="Соколов Сергей Вадимович" w:date="2024-01-19T16:33:00Z">
            <w:rPr>
              <w:rFonts w:ascii="Times New Roman" w:eastAsia="Calibri" w:hAnsi="Times New Roman" w:cs="Times New Roman"/>
              <w:sz w:val="24"/>
              <w:szCs w:val="24"/>
            </w:rPr>
          </w:rPrChange>
        </w:rPr>
        <w:t>.</w:t>
      </w:r>
    </w:p>
    <w:p w14:paraId="2F08CAF0" w14:textId="77777777" w:rsidR="00635F17" w:rsidRPr="005D3B67" w:rsidRDefault="007C390E" w:rsidP="000F3F91">
      <w:pPr>
        <w:pStyle w:val="aff1"/>
        <w:numPr>
          <w:ilvl w:val="2"/>
          <w:numId w:val="14"/>
        </w:numPr>
        <w:tabs>
          <w:tab w:val="left" w:pos="426"/>
          <w:tab w:val="left" w:pos="710"/>
          <w:tab w:val="left" w:pos="1276"/>
        </w:tabs>
        <w:spacing w:line="360" w:lineRule="auto"/>
        <w:ind w:left="0" w:firstLine="709"/>
        <w:jc w:val="both"/>
        <w:rPr>
          <w:rFonts w:ascii="Times New Roman" w:eastAsia="Calibri" w:hAnsi="Times New Roman" w:cs="Times New Roman"/>
          <w:sz w:val="24"/>
          <w:szCs w:val="24"/>
        </w:rPr>
      </w:pPr>
      <w:r w:rsidRPr="005D3B67">
        <w:rPr>
          <w:rFonts w:ascii="Times New Roman" w:eastAsia="Calibri" w:hAnsi="Times New Roman" w:cs="Times New Roman"/>
          <w:sz w:val="24"/>
          <w:szCs w:val="24"/>
          <w:highlight w:val="green"/>
          <w:rPrChange w:id="1310" w:author="Соколов Сергей Вадимович" w:date="2024-01-19T16:33:00Z">
            <w:rPr>
              <w:rFonts w:ascii="Times New Roman" w:eastAsia="Calibri" w:hAnsi="Times New Roman" w:cs="Times New Roman"/>
              <w:sz w:val="24"/>
              <w:szCs w:val="24"/>
            </w:rPr>
          </w:rPrChange>
        </w:rPr>
        <w:t>Рекогносцировочное обследование</w:t>
      </w:r>
      <w:r w:rsidRPr="005D3B67">
        <w:rPr>
          <w:rFonts w:ascii="Times New Roman" w:eastAsia="Calibri" w:hAnsi="Times New Roman" w:cs="Times New Roman"/>
          <w:b/>
          <w:sz w:val="24"/>
          <w:szCs w:val="24"/>
          <w:highlight w:val="green"/>
          <w:rPrChange w:id="1311" w:author="Соколов Сергей Вадимович" w:date="2024-01-19T16:33:00Z">
            <w:rPr>
              <w:rFonts w:ascii="Times New Roman" w:eastAsia="Calibri" w:hAnsi="Times New Roman" w:cs="Times New Roman"/>
              <w:b/>
              <w:sz w:val="24"/>
              <w:szCs w:val="24"/>
            </w:rPr>
          </w:rPrChange>
        </w:rPr>
        <w:t xml:space="preserve"> </w:t>
      </w:r>
      <w:r w:rsidRPr="005D3B67">
        <w:rPr>
          <w:rFonts w:ascii="Times New Roman" w:eastAsia="Calibri" w:hAnsi="Times New Roman" w:cs="Times New Roman"/>
          <w:sz w:val="24"/>
          <w:szCs w:val="24"/>
          <w:highlight w:val="green"/>
          <w:rPrChange w:id="1312" w:author="Соколов Сергей Вадимович" w:date="2024-01-19T16:33:00Z">
            <w:rPr>
              <w:rFonts w:ascii="Times New Roman" w:eastAsia="Calibri" w:hAnsi="Times New Roman" w:cs="Times New Roman"/>
              <w:sz w:val="24"/>
              <w:szCs w:val="24"/>
            </w:rPr>
          </w:rPrChange>
        </w:rPr>
        <w:t>с м</w:t>
      </w:r>
      <w:r w:rsidR="00635F17" w:rsidRPr="005D3B67">
        <w:rPr>
          <w:rFonts w:ascii="Times New Roman" w:eastAsia="Calibri" w:hAnsi="Times New Roman" w:cs="Times New Roman"/>
          <w:sz w:val="24"/>
          <w:szCs w:val="24"/>
          <w:highlight w:val="green"/>
          <w:rPrChange w:id="1313" w:author="Соколов Сергей Вадимович" w:date="2024-01-19T16:33:00Z">
            <w:rPr>
              <w:rFonts w:ascii="Times New Roman" w:eastAsia="Calibri" w:hAnsi="Times New Roman" w:cs="Times New Roman"/>
              <w:sz w:val="24"/>
              <w:szCs w:val="24"/>
            </w:rPr>
          </w:rPrChange>
        </w:rPr>
        <w:t>аршрутны</w:t>
      </w:r>
      <w:r w:rsidRPr="005D3B67">
        <w:rPr>
          <w:rFonts w:ascii="Times New Roman" w:eastAsia="Calibri" w:hAnsi="Times New Roman" w:cs="Times New Roman"/>
          <w:sz w:val="24"/>
          <w:szCs w:val="24"/>
          <w:highlight w:val="green"/>
          <w:rPrChange w:id="1314" w:author="Соколов Сергей Вадимович" w:date="2024-01-19T16:33:00Z">
            <w:rPr>
              <w:rFonts w:ascii="Times New Roman" w:eastAsia="Calibri" w:hAnsi="Times New Roman" w:cs="Times New Roman"/>
              <w:sz w:val="24"/>
              <w:szCs w:val="24"/>
            </w:rPr>
          </w:rPrChange>
        </w:rPr>
        <w:t>ми</w:t>
      </w:r>
      <w:r w:rsidR="00635F17" w:rsidRPr="005D3B67">
        <w:rPr>
          <w:rFonts w:ascii="Times New Roman" w:eastAsia="Calibri" w:hAnsi="Times New Roman" w:cs="Times New Roman"/>
          <w:sz w:val="24"/>
          <w:szCs w:val="24"/>
          <w:highlight w:val="green"/>
          <w:rPrChange w:id="1315" w:author="Соколов Сергей Вадимович" w:date="2024-01-19T16:33:00Z">
            <w:rPr>
              <w:rFonts w:ascii="Times New Roman" w:eastAsia="Calibri" w:hAnsi="Times New Roman" w:cs="Times New Roman"/>
              <w:sz w:val="24"/>
              <w:szCs w:val="24"/>
            </w:rPr>
          </w:rPrChange>
        </w:rPr>
        <w:t xml:space="preserve"> наблюдения</w:t>
      </w:r>
      <w:r w:rsidRPr="005D3B67">
        <w:rPr>
          <w:rFonts w:ascii="Times New Roman" w:eastAsia="Calibri" w:hAnsi="Times New Roman" w:cs="Times New Roman"/>
          <w:sz w:val="24"/>
          <w:szCs w:val="24"/>
          <w:highlight w:val="green"/>
          <w:rPrChange w:id="1316" w:author="Соколов Сергей Вадимович" w:date="2024-01-19T16:33:00Z">
            <w:rPr>
              <w:rFonts w:ascii="Times New Roman" w:eastAsia="Calibri" w:hAnsi="Times New Roman" w:cs="Times New Roman"/>
              <w:sz w:val="24"/>
              <w:szCs w:val="24"/>
            </w:rPr>
          </w:rPrChange>
        </w:rPr>
        <w:t>ми</w:t>
      </w:r>
      <w:r w:rsidR="0076419D" w:rsidRPr="005D3B67">
        <w:rPr>
          <w:rFonts w:ascii="Times New Roman" w:eastAsia="Calibri" w:hAnsi="Times New Roman" w:cs="Times New Roman"/>
          <w:sz w:val="24"/>
          <w:szCs w:val="24"/>
          <w:highlight w:val="green"/>
          <w:rPrChange w:id="1317" w:author="Соколов Сергей Вадимович" w:date="2024-01-19T16:33:00Z">
            <w:rPr>
              <w:rFonts w:ascii="Times New Roman" w:eastAsia="Calibri" w:hAnsi="Times New Roman" w:cs="Times New Roman"/>
              <w:sz w:val="24"/>
              <w:szCs w:val="24"/>
            </w:rPr>
          </w:rPrChange>
        </w:rPr>
        <w:t xml:space="preserve"> </w:t>
      </w:r>
      <w:r w:rsidR="00635F17" w:rsidRPr="005D3B67">
        <w:rPr>
          <w:rFonts w:ascii="Times New Roman" w:eastAsia="Calibri" w:hAnsi="Times New Roman" w:cs="Times New Roman"/>
          <w:sz w:val="24"/>
          <w:szCs w:val="24"/>
          <w:highlight w:val="green"/>
          <w:rPrChange w:id="1318" w:author="Соколов Сергей Вадимович" w:date="2024-01-19T16:33:00Z">
            <w:rPr>
              <w:rFonts w:ascii="Times New Roman" w:eastAsia="Calibri" w:hAnsi="Times New Roman" w:cs="Times New Roman"/>
              <w:sz w:val="24"/>
              <w:szCs w:val="24"/>
            </w:rPr>
          </w:rPrChange>
        </w:rPr>
        <w:t xml:space="preserve">следует проводить на территории всего исследуемого оползнеопасного склона (склонов). </w:t>
      </w:r>
      <w:r w:rsidR="00635F17" w:rsidRPr="005D3B67">
        <w:rPr>
          <w:rFonts w:ascii="Times New Roman" w:eastAsia="Calibri" w:hAnsi="Times New Roman" w:cs="Times New Roman"/>
          <w:sz w:val="24"/>
          <w:szCs w:val="24"/>
        </w:rPr>
        <w:t>При необходимости</w:t>
      </w:r>
      <w:r w:rsidR="00565C3E" w:rsidRPr="005D3B67">
        <w:rPr>
          <w:rFonts w:ascii="Times New Roman" w:eastAsia="Calibri" w:hAnsi="Times New Roman" w:cs="Times New Roman"/>
          <w:sz w:val="24"/>
          <w:szCs w:val="24"/>
        </w:rPr>
        <w:t>,</w:t>
      </w:r>
      <w:r w:rsidR="00635F17" w:rsidRPr="005D3B67">
        <w:rPr>
          <w:rFonts w:ascii="Times New Roman" w:eastAsia="Calibri" w:hAnsi="Times New Roman" w:cs="Times New Roman"/>
          <w:sz w:val="24"/>
          <w:szCs w:val="24"/>
        </w:rPr>
        <w:t xml:space="preserve"> наблюдения проводятся за пределами площадки (полосы трассы) </w:t>
      </w:r>
      <w:r w:rsidR="00635F17" w:rsidRPr="005D3B67">
        <w:rPr>
          <w:rFonts w:ascii="Times New Roman" w:eastAsia="Calibri" w:hAnsi="Times New Roman" w:cs="Times New Roman"/>
          <w:sz w:val="24"/>
          <w:szCs w:val="24"/>
        </w:rPr>
        <w:lastRenderedPageBreak/>
        <w:t>проектируемого строительства.</w:t>
      </w:r>
    </w:p>
    <w:p w14:paraId="7F5E27EF" w14:textId="77777777" w:rsidR="00635F17" w:rsidRPr="005D3B67" w:rsidRDefault="006C3455"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1319" w:author="Соколов Сергей Вадимович" w:date="2024-01-19T16:34: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320" w:author="Соколов Сергей Вадимович" w:date="2024-01-19T16:34:00Z">
            <w:rPr>
              <w:rFonts w:ascii="Times New Roman" w:eastAsia="Calibri" w:hAnsi="Times New Roman" w:cs="Times New Roman"/>
              <w:sz w:val="24"/>
              <w:szCs w:val="24"/>
            </w:rPr>
          </w:rPrChange>
        </w:rPr>
        <w:t>М</w:t>
      </w:r>
      <w:r w:rsidR="00635F17" w:rsidRPr="005D3B67">
        <w:rPr>
          <w:rFonts w:ascii="Times New Roman" w:eastAsia="Calibri" w:hAnsi="Times New Roman" w:cs="Times New Roman"/>
          <w:sz w:val="24"/>
          <w:szCs w:val="24"/>
          <w:highlight w:val="green"/>
          <w:rPrChange w:id="1321" w:author="Соколов Сергей Вадимович" w:date="2024-01-19T16:34:00Z">
            <w:rPr>
              <w:rFonts w:ascii="Times New Roman" w:eastAsia="Calibri" w:hAnsi="Times New Roman" w:cs="Times New Roman"/>
              <w:sz w:val="24"/>
              <w:szCs w:val="24"/>
            </w:rPr>
          </w:rPrChange>
        </w:rPr>
        <w:t>аршрутны</w:t>
      </w:r>
      <w:r w:rsidRPr="005D3B67">
        <w:rPr>
          <w:rFonts w:ascii="Times New Roman" w:eastAsia="Calibri" w:hAnsi="Times New Roman" w:cs="Times New Roman"/>
          <w:sz w:val="24"/>
          <w:szCs w:val="24"/>
          <w:highlight w:val="green"/>
          <w:rPrChange w:id="1322" w:author="Соколов Сергей Вадимович" w:date="2024-01-19T16:34:00Z">
            <w:rPr>
              <w:rFonts w:ascii="Times New Roman" w:eastAsia="Calibri" w:hAnsi="Times New Roman" w:cs="Times New Roman"/>
              <w:sz w:val="24"/>
              <w:szCs w:val="24"/>
            </w:rPr>
          </w:rPrChange>
        </w:rPr>
        <w:t>е</w:t>
      </w:r>
      <w:r w:rsidR="00635F17" w:rsidRPr="005D3B67">
        <w:rPr>
          <w:rFonts w:ascii="Times New Roman" w:eastAsia="Calibri" w:hAnsi="Times New Roman" w:cs="Times New Roman"/>
          <w:sz w:val="24"/>
          <w:szCs w:val="24"/>
          <w:highlight w:val="green"/>
          <w:rPrChange w:id="1323" w:author="Соколов Сергей Вадимович" w:date="2024-01-19T16:34:00Z">
            <w:rPr>
              <w:rFonts w:ascii="Times New Roman" w:eastAsia="Calibri" w:hAnsi="Times New Roman" w:cs="Times New Roman"/>
              <w:sz w:val="24"/>
              <w:szCs w:val="24"/>
            </w:rPr>
          </w:rPrChange>
        </w:rPr>
        <w:t xml:space="preserve"> наблюдени</w:t>
      </w:r>
      <w:r w:rsidR="00F62436" w:rsidRPr="005D3B67">
        <w:rPr>
          <w:rFonts w:ascii="Times New Roman" w:eastAsia="Calibri" w:hAnsi="Times New Roman" w:cs="Times New Roman"/>
          <w:sz w:val="24"/>
          <w:szCs w:val="24"/>
          <w:highlight w:val="green"/>
          <w:rPrChange w:id="1324" w:author="Соколов Сергей Вадимович" w:date="2024-01-19T16:34:00Z">
            <w:rPr>
              <w:rFonts w:ascii="Times New Roman" w:eastAsia="Calibri" w:hAnsi="Times New Roman" w:cs="Times New Roman"/>
              <w:sz w:val="24"/>
              <w:szCs w:val="24"/>
            </w:rPr>
          </w:rPrChange>
        </w:rPr>
        <w:t>я</w:t>
      </w:r>
      <w:r w:rsidRPr="005D3B67">
        <w:rPr>
          <w:rFonts w:ascii="Times New Roman" w:eastAsia="Calibri" w:hAnsi="Times New Roman" w:cs="Times New Roman"/>
          <w:sz w:val="24"/>
          <w:szCs w:val="24"/>
          <w:highlight w:val="green"/>
          <w:rPrChange w:id="1325" w:author="Соколов Сергей Вадимович" w:date="2024-01-19T16:34:00Z">
            <w:rPr>
              <w:rFonts w:ascii="Times New Roman" w:eastAsia="Calibri" w:hAnsi="Times New Roman" w:cs="Times New Roman"/>
              <w:sz w:val="24"/>
              <w:szCs w:val="24"/>
            </w:rPr>
          </w:rPrChange>
        </w:rPr>
        <w:t xml:space="preserve"> выполняются для:</w:t>
      </w:r>
    </w:p>
    <w:p w14:paraId="5A2EF85B" w14:textId="07970758" w:rsidR="00096686"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326"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327" w:author="Соколов Сергей Вадимович" w:date="2024-01-19T16:34:00Z">
            <w:rPr>
              <w:rFonts w:ascii="Times New Roman" w:hAnsi="Times New Roman" w:cs="Times New Roman"/>
              <w:sz w:val="24"/>
              <w:szCs w:val="24"/>
            </w:rPr>
          </w:rPrChange>
        </w:rPr>
        <w:t>-</w:t>
      </w:r>
      <w:r w:rsidR="0045451F" w:rsidRPr="005D3B67">
        <w:rPr>
          <w:rFonts w:ascii="Times New Roman" w:hAnsi="Times New Roman" w:cs="Times New Roman"/>
          <w:sz w:val="24"/>
          <w:szCs w:val="24"/>
          <w:highlight w:val="green"/>
          <w:rPrChange w:id="1328" w:author="Соколов Сергей Вадимович" w:date="2024-01-19T16:34:00Z">
            <w:rPr>
              <w:rFonts w:ascii="Times New Roman" w:hAnsi="Times New Roman" w:cs="Times New Roman"/>
              <w:sz w:val="24"/>
              <w:szCs w:val="24"/>
            </w:rPr>
          </w:rPrChange>
        </w:rPr>
        <w:t xml:space="preserve"> </w:t>
      </w:r>
      <w:r w:rsidR="005400CC" w:rsidRPr="005D3B67">
        <w:rPr>
          <w:rFonts w:ascii="Times New Roman" w:hAnsi="Times New Roman" w:cs="Times New Roman"/>
          <w:sz w:val="24"/>
          <w:szCs w:val="24"/>
          <w:highlight w:val="green"/>
          <w:rPrChange w:id="1329" w:author="Соколов Сергей Вадимович" w:date="2024-01-19T16:34:00Z">
            <w:rPr>
              <w:rFonts w:ascii="Times New Roman" w:hAnsi="Times New Roman" w:cs="Times New Roman"/>
              <w:sz w:val="24"/>
              <w:szCs w:val="24"/>
            </w:rPr>
          </w:rPrChange>
        </w:rPr>
        <w:t>определения генетических типов рельефа с приуроченными к ним оползнями различных типов</w:t>
      </w:r>
      <w:r w:rsidR="00096686" w:rsidRPr="005D3B67">
        <w:rPr>
          <w:rFonts w:ascii="Times New Roman" w:hAnsi="Times New Roman" w:cs="Times New Roman"/>
          <w:sz w:val="24"/>
          <w:szCs w:val="24"/>
          <w:highlight w:val="green"/>
          <w:rPrChange w:id="1330" w:author="Соколов Сергей Вадимович" w:date="2024-01-19T16:34:00Z">
            <w:rPr>
              <w:rFonts w:ascii="Times New Roman" w:hAnsi="Times New Roman" w:cs="Times New Roman"/>
              <w:sz w:val="24"/>
              <w:szCs w:val="24"/>
            </w:rPr>
          </w:rPrChange>
        </w:rPr>
        <w:t>;</w:t>
      </w:r>
    </w:p>
    <w:p w14:paraId="56FA90B3" w14:textId="77777777" w:rsidR="00635F17"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331"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332" w:author="Соколов Сергей Вадимович" w:date="2024-01-19T16:34:00Z">
            <w:rPr>
              <w:rFonts w:ascii="Times New Roman" w:hAnsi="Times New Roman" w:cs="Times New Roman"/>
              <w:sz w:val="24"/>
              <w:szCs w:val="24"/>
            </w:rPr>
          </w:rPrChange>
        </w:rPr>
        <w:t xml:space="preserve">- </w:t>
      </w:r>
      <w:r w:rsidR="00635F17" w:rsidRPr="005D3B67">
        <w:rPr>
          <w:rFonts w:ascii="Times New Roman" w:hAnsi="Times New Roman" w:cs="Times New Roman"/>
          <w:sz w:val="24"/>
          <w:szCs w:val="24"/>
          <w:highlight w:val="green"/>
          <w:rPrChange w:id="1333" w:author="Соколов Сергей Вадимович" w:date="2024-01-19T16:34:00Z">
            <w:rPr>
              <w:rFonts w:ascii="Times New Roman" w:hAnsi="Times New Roman" w:cs="Times New Roman"/>
              <w:sz w:val="24"/>
              <w:szCs w:val="24"/>
            </w:rPr>
          </w:rPrChange>
        </w:rPr>
        <w:t>описани</w:t>
      </w:r>
      <w:r w:rsidR="006C3455" w:rsidRPr="005D3B67">
        <w:rPr>
          <w:rFonts w:ascii="Times New Roman" w:hAnsi="Times New Roman" w:cs="Times New Roman"/>
          <w:sz w:val="24"/>
          <w:szCs w:val="24"/>
          <w:highlight w:val="green"/>
          <w:rPrChange w:id="1334" w:author="Соколов Сергей Вадимович" w:date="2024-01-19T16:34:00Z">
            <w:rPr>
              <w:rFonts w:ascii="Times New Roman" w:hAnsi="Times New Roman" w:cs="Times New Roman"/>
              <w:sz w:val="24"/>
              <w:szCs w:val="24"/>
            </w:rPr>
          </w:rPrChange>
        </w:rPr>
        <w:t>я</w:t>
      </w:r>
      <w:r w:rsidR="00635F17" w:rsidRPr="005D3B67">
        <w:rPr>
          <w:rFonts w:ascii="Times New Roman" w:hAnsi="Times New Roman" w:cs="Times New Roman"/>
          <w:sz w:val="24"/>
          <w:szCs w:val="24"/>
          <w:highlight w:val="green"/>
          <w:rPrChange w:id="1335" w:author="Соколов Сергей Вадимович" w:date="2024-01-19T16:34:00Z">
            <w:rPr>
              <w:rFonts w:ascii="Times New Roman" w:hAnsi="Times New Roman" w:cs="Times New Roman"/>
              <w:sz w:val="24"/>
              <w:szCs w:val="24"/>
            </w:rPr>
          </w:rPrChange>
        </w:rPr>
        <w:t xml:space="preserve"> и оценк</w:t>
      </w:r>
      <w:r w:rsidR="006C3455" w:rsidRPr="005D3B67">
        <w:rPr>
          <w:rFonts w:ascii="Times New Roman" w:hAnsi="Times New Roman" w:cs="Times New Roman"/>
          <w:sz w:val="24"/>
          <w:szCs w:val="24"/>
          <w:highlight w:val="green"/>
          <w:rPrChange w:id="1336" w:author="Соколов Сергей Вадимович" w:date="2024-01-19T16:34:00Z">
            <w:rPr>
              <w:rFonts w:ascii="Times New Roman" w:hAnsi="Times New Roman" w:cs="Times New Roman"/>
              <w:sz w:val="24"/>
              <w:szCs w:val="24"/>
            </w:rPr>
          </w:rPrChange>
        </w:rPr>
        <w:t>и</w:t>
      </w:r>
      <w:r w:rsidR="00635F17" w:rsidRPr="005D3B67">
        <w:rPr>
          <w:rFonts w:ascii="Times New Roman" w:hAnsi="Times New Roman" w:cs="Times New Roman"/>
          <w:sz w:val="24"/>
          <w:szCs w:val="24"/>
          <w:highlight w:val="green"/>
          <w:rPrChange w:id="1337" w:author="Соколов Сергей Вадимович" w:date="2024-01-19T16:34:00Z">
            <w:rPr>
              <w:rFonts w:ascii="Times New Roman" w:hAnsi="Times New Roman" w:cs="Times New Roman"/>
              <w:sz w:val="24"/>
              <w:szCs w:val="24"/>
            </w:rPr>
          </w:rPrChange>
        </w:rPr>
        <w:t xml:space="preserve"> состояния поверхности склона и его характерных особенностей на оползневых участках в границах исследуемой территории, геоморфологических условий;</w:t>
      </w:r>
    </w:p>
    <w:p w14:paraId="658E1478" w14:textId="48016407" w:rsidR="009E666A"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338"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339" w:author="Соколов Сергей Вадимович" w:date="2024-01-19T16:34:00Z">
            <w:rPr>
              <w:rFonts w:ascii="Times New Roman" w:hAnsi="Times New Roman" w:cs="Times New Roman"/>
              <w:sz w:val="24"/>
              <w:szCs w:val="24"/>
            </w:rPr>
          </w:rPrChange>
        </w:rPr>
        <w:t xml:space="preserve">- </w:t>
      </w:r>
      <w:r w:rsidR="002C4DA6" w:rsidRPr="005D3B67">
        <w:rPr>
          <w:rFonts w:ascii="Times New Roman" w:hAnsi="Times New Roman" w:cs="Times New Roman"/>
          <w:sz w:val="24"/>
          <w:szCs w:val="24"/>
          <w:highlight w:val="green"/>
          <w:rPrChange w:id="1340" w:author="Соколов Сергей Вадимович" w:date="2024-01-19T16:34:00Z">
            <w:rPr>
              <w:rFonts w:ascii="Times New Roman" w:hAnsi="Times New Roman" w:cs="Times New Roman"/>
              <w:sz w:val="24"/>
              <w:szCs w:val="24"/>
            </w:rPr>
          </w:rPrChange>
        </w:rPr>
        <w:t xml:space="preserve">измерений </w:t>
      </w:r>
      <w:r w:rsidR="009E666A" w:rsidRPr="005D3B67">
        <w:rPr>
          <w:rFonts w:ascii="Times New Roman" w:hAnsi="Times New Roman" w:cs="Times New Roman"/>
          <w:sz w:val="24"/>
          <w:szCs w:val="24"/>
          <w:highlight w:val="green"/>
          <w:rPrChange w:id="1341" w:author="Соколов Сергей Вадимович" w:date="2024-01-19T16:34:00Z">
            <w:rPr>
              <w:rFonts w:ascii="Times New Roman" w:hAnsi="Times New Roman" w:cs="Times New Roman"/>
              <w:sz w:val="24"/>
              <w:szCs w:val="24"/>
            </w:rPr>
          </w:rPrChange>
        </w:rPr>
        <w:t>элементов залегания трещиноватости с выявлением опасных с точки зрения устойчивости склона (откоса) систем трещин в зонах развития коренных пород;</w:t>
      </w:r>
    </w:p>
    <w:p w14:paraId="16B41996" w14:textId="7203E7CA" w:rsidR="0054432B"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342"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343" w:author="Соколов Сергей Вадимович" w:date="2024-01-19T16:34:00Z">
            <w:rPr>
              <w:rFonts w:ascii="Times New Roman" w:hAnsi="Times New Roman" w:cs="Times New Roman"/>
              <w:sz w:val="24"/>
              <w:szCs w:val="24"/>
            </w:rPr>
          </w:rPrChange>
        </w:rPr>
        <w:t xml:space="preserve">- </w:t>
      </w:r>
      <w:r w:rsidR="000F5014" w:rsidRPr="005D3B67">
        <w:rPr>
          <w:rFonts w:ascii="Times New Roman" w:hAnsi="Times New Roman" w:cs="Times New Roman"/>
          <w:sz w:val="24"/>
          <w:szCs w:val="24"/>
          <w:highlight w:val="green"/>
          <w:rPrChange w:id="1344" w:author="Соколов Сергей Вадимович" w:date="2024-01-19T16:34:00Z">
            <w:rPr>
              <w:rFonts w:ascii="Times New Roman" w:hAnsi="Times New Roman" w:cs="Times New Roman"/>
              <w:sz w:val="24"/>
              <w:szCs w:val="24"/>
            </w:rPr>
          </w:rPrChange>
        </w:rPr>
        <w:t>выявления участков с оползнями различных типов (приложени</w:t>
      </w:r>
      <w:r w:rsidR="0045451F" w:rsidRPr="005D3B67">
        <w:rPr>
          <w:rFonts w:ascii="Times New Roman" w:hAnsi="Times New Roman" w:cs="Times New Roman"/>
          <w:sz w:val="24"/>
          <w:szCs w:val="24"/>
          <w:highlight w:val="green"/>
          <w:rPrChange w:id="1345" w:author="Соколов Сергей Вадимович" w:date="2024-01-19T16:34:00Z">
            <w:rPr>
              <w:rFonts w:ascii="Times New Roman" w:hAnsi="Times New Roman" w:cs="Times New Roman"/>
              <w:sz w:val="24"/>
              <w:szCs w:val="24"/>
            </w:rPr>
          </w:rPrChange>
        </w:rPr>
        <w:t>е</w:t>
      </w:r>
      <w:r w:rsidR="000F5014" w:rsidRPr="005D3B67">
        <w:rPr>
          <w:rFonts w:ascii="Times New Roman" w:hAnsi="Times New Roman" w:cs="Times New Roman"/>
          <w:sz w:val="24"/>
          <w:szCs w:val="24"/>
          <w:highlight w:val="green"/>
          <w:rPrChange w:id="1346" w:author="Соколов Сергей Вадимович" w:date="2024-01-19T16:34:00Z">
            <w:rPr>
              <w:rFonts w:ascii="Times New Roman" w:hAnsi="Times New Roman" w:cs="Times New Roman"/>
              <w:sz w:val="24"/>
              <w:szCs w:val="24"/>
            </w:rPr>
          </w:rPrChange>
        </w:rPr>
        <w:t xml:space="preserve"> Г), </w:t>
      </w:r>
      <w:r w:rsidR="001752AA" w:rsidRPr="005D3B67">
        <w:rPr>
          <w:rFonts w:ascii="Times New Roman" w:hAnsi="Times New Roman" w:cs="Times New Roman"/>
          <w:sz w:val="24"/>
          <w:szCs w:val="24"/>
          <w:highlight w:val="green"/>
          <w:rPrChange w:id="1347" w:author="Соколов Сергей Вадимович" w:date="2024-01-19T16:34:00Z">
            <w:rPr>
              <w:rFonts w:ascii="Times New Roman" w:hAnsi="Times New Roman" w:cs="Times New Roman"/>
              <w:sz w:val="24"/>
              <w:szCs w:val="24"/>
            </w:rPr>
          </w:rPrChange>
        </w:rPr>
        <w:t>отличающихся</w:t>
      </w:r>
      <w:r w:rsidR="00823718" w:rsidRPr="005D3B67">
        <w:rPr>
          <w:rFonts w:ascii="Times New Roman" w:hAnsi="Times New Roman" w:cs="Times New Roman"/>
          <w:sz w:val="24"/>
          <w:szCs w:val="24"/>
          <w:highlight w:val="green"/>
          <w:rPrChange w:id="1348" w:author="Соколов Сергей Вадимович" w:date="2024-01-19T16:34:00Z">
            <w:rPr>
              <w:rFonts w:ascii="Times New Roman" w:hAnsi="Times New Roman" w:cs="Times New Roman"/>
              <w:sz w:val="24"/>
              <w:szCs w:val="24"/>
            </w:rPr>
          </w:rPrChange>
        </w:rPr>
        <w:t xml:space="preserve"> </w:t>
      </w:r>
      <w:r w:rsidR="002438D5" w:rsidRPr="005D3B67">
        <w:rPr>
          <w:rFonts w:ascii="Times New Roman" w:hAnsi="Times New Roman" w:cs="Times New Roman"/>
          <w:sz w:val="24"/>
          <w:szCs w:val="24"/>
          <w:highlight w:val="green"/>
          <w:rPrChange w:id="1349" w:author="Соколов Сергей Вадимович" w:date="2024-01-19T16:34:00Z">
            <w:rPr>
              <w:rFonts w:ascii="Times New Roman" w:hAnsi="Times New Roman" w:cs="Times New Roman"/>
              <w:sz w:val="24"/>
              <w:szCs w:val="24"/>
            </w:rPr>
          </w:rPrChange>
        </w:rPr>
        <w:t xml:space="preserve">по </w:t>
      </w:r>
      <w:r w:rsidR="001752AA" w:rsidRPr="005D3B67">
        <w:rPr>
          <w:rFonts w:ascii="Times New Roman" w:hAnsi="Times New Roman" w:cs="Times New Roman"/>
          <w:sz w:val="24"/>
          <w:szCs w:val="24"/>
          <w:highlight w:val="green"/>
          <w:rPrChange w:id="1350" w:author="Соколов Сергей Вадимович" w:date="2024-01-19T16:34:00Z">
            <w:rPr>
              <w:rFonts w:ascii="Times New Roman" w:hAnsi="Times New Roman" w:cs="Times New Roman"/>
              <w:sz w:val="24"/>
              <w:szCs w:val="24"/>
            </w:rPr>
          </w:rPrChange>
        </w:rPr>
        <w:t>г</w:t>
      </w:r>
      <w:r w:rsidR="00BC4833" w:rsidRPr="005D3B67">
        <w:rPr>
          <w:rFonts w:ascii="Times New Roman" w:hAnsi="Times New Roman" w:cs="Times New Roman"/>
          <w:sz w:val="24"/>
          <w:szCs w:val="24"/>
          <w:highlight w:val="green"/>
          <w:rPrChange w:id="1351" w:author="Соколов Сергей Вадимович" w:date="2024-01-19T16:34:00Z">
            <w:rPr>
              <w:rFonts w:ascii="Times New Roman" w:hAnsi="Times New Roman" w:cs="Times New Roman"/>
              <w:sz w:val="24"/>
              <w:szCs w:val="24"/>
            </w:rPr>
          </w:rPrChange>
        </w:rPr>
        <w:t>лубин</w:t>
      </w:r>
      <w:r w:rsidR="002438D5" w:rsidRPr="005D3B67">
        <w:rPr>
          <w:rFonts w:ascii="Times New Roman" w:hAnsi="Times New Roman" w:cs="Times New Roman"/>
          <w:sz w:val="24"/>
          <w:szCs w:val="24"/>
          <w:highlight w:val="green"/>
          <w:rPrChange w:id="1352" w:author="Соколов Сергей Вадимович" w:date="2024-01-19T16:34:00Z">
            <w:rPr>
              <w:rFonts w:ascii="Times New Roman" w:hAnsi="Times New Roman" w:cs="Times New Roman"/>
              <w:sz w:val="24"/>
              <w:szCs w:val="24"/>
            </w:rPr>
          </w:rPrChange>
        </w:rPr>
        <w:t>е</w:t>
      </w:r>
      <w:r w:rsidR="00BC4833" w:rsidRPr="005D3B67">
        <w:rPr>
          <w:rFonts w:ascii="Times New Roman" w:hAnsi="Times New Roman" w:cs="Times New Roman"/>
          <w:sz w:val="24"/>
          <w:szCs w:val="24"/>
          <w:highlight w:val="green"/>
          <w:rPrChange w:id="1353" w:author="Соколов Сергей Вадимович" w:date="2024-01-19T16:34:00Z">
            <w:rPr>
              <w:rFonts w:ascii="Times New Roman" w:hAnsi="Times New Roman" w:cs="Times New Roman"/>
              <w:sz w:val="24"/>
              <w:szCs w:val="24"/>
            </w:rPr>
          </w:rPrChange>
        </w:rPr>
        <w:t xml:space="preserve"> </w:t>
      </w:r>
      <w:r w:rsidR="003B51B7" w:rsidRPr="005D3B67">
        <w:rPr>
          <w:rFonts w:ascii="Times New Roman" w:hAnsi="Times New Roman" w:cs="Times New Roman"/>
          <w:sz w:val="24"/>
          <w:szCs w:val="24"/>
          <w:highlight w:val="green"/>
          <w:rPrChange w:id="1354" w:author="Соколов Сергей Вадимович" w:date="2024-01-19T16:34:00Z">
            <w:rPr>
              <w:rFonts w:ascii="Times New Roman" w:hAnsi="Times New Roman" w:cs="Times New Roman"/>
              <w:sz w:val="24"/>
              <w:szCs w:val="24"/>
            </w:rPr>
          </w:rPrChange>
        </w:rPr>
        <w:t>захвата пород оползневыми деформациями</w:t>
      </w:r>
      <w:r w:rsidR="00CC0964" w:rsidRPr="005D3B67">
        <w:rPr>
          <w:rFonts w:ascii="Times New Roman" w:hAnsi="Times New Roman" w:cs="Times New Roman"/>
          <w:sz w:val="24"/>
          <w:szCs w:val="24"/>
          <w:highlight w:val="green"/>
          <w:rPrChange w:id="1355" w:author="Соколов Сергей Вадимович" w:date="2024-01-19T16:34:00Z">
            <w:rPr>
              <w:rFonts w:ascii="Times New Roman" w:hAnsi="Times New Roman" w:cs="Times New Roman"/>
              <w:sz w:val="24"/>
              <w:szCs w:val="24"/>
            </w:rPr>
          </w:rPrChange>
        </w:rPr>
        <w:t xml:space="preserve"> </w:t>
      </w:r>
      <w:r w:rsidR="008431B2" w:rsidRPr="005D3B67">
        <w:rPr>
          <w:rFonts w:ascii="Times New Roman" w:hAnsi="Times New Roman" w:cs="Times New Roman"/>
          <w:sz w:val="24"/>
          <w:szCs w:val="24"/>
          <w:highlight w:val="green"/>
          <w:rPrChange w:id="1356" w:author="Соколов Сергей Вадимович" w:date="2024-01-19T16:34:00Z">
            <w:rPr>
              <w:rFonts w:ascii="Times New Roman" w:hAnsi="Times New Roman" w:cs="Times New Roman"/>
              <w:sz w:val="24"/>
              <w:szCs w:val="24"/>
            </w:rPr>
          </w:rPrChange>
        </w:rPr>
        <w:t>(</w:t>
      </w:r>
      <w:r w:rsidR="000E7ACF" w:rsidRPr="005D3B67">
        <w:rPr>
          <w:rFonts w:ascii="Times New Roman" w:hAnsi="Times New Roman" w:cs="Times New Roman"/>
          <w:sz w:val="24"/>
          <w:szCs w:val="24"/>
          <w:highlight w:val="green"/>
          <w:rPrChange w:id="1357" w:author="Соколов Сергей Вадимович" w:date="2024-01-19T16:34:00Z">
            <w:rPr>
              <w:rFonts w:ascii="Times New Roman" w:hAnsi="Times New Roman" w:cs="Times New Roman"/>
              <w:sz w:val="24"/>
              <w:szCs w:val="24"/>
            </w:rPr>
          </w:rPrChange>
        </w:rPr>
        <w:t>т</w:t>
      </w:r>
      <w:r w:rsidR="000F5014" w:rsidRPr="005D3B67">
        <w:rPr>
          <w:rFonts w:ascii="Times New Roman" w:hAnsi="Times New Roman" w:cs="Times New Roman"/>
          <w:sz w:val="24"/>
          <w:szCs w:val="24"/>
          <w:highlight w:val="green"/>
          <w:rPrChange w:id="1358" w:author="Соколов Сергей Вадимович" w:date="2024-01-19T16:34:00Z">
            <w:rPr>
              <w:rFonts w:ascii="Times New Roman" w:hAnsi="Times New Roman" w:cs="Times New Roman"/>
              <w:sz w:val="24"/>
              <w:szCs w:val="24"/>
            </w:rPr>
          </w:rPrChange>
        </w:rPr>
        <w:t>аблиц</w:t>
      </w:r>
      <w:r w:rsidR="003B51B7" w:rsidRPr="005D3B67">
        <w:rPr>
          <w:rFonts w:ascii="Times New Roman" w:hAnsi="Times New Roman" w:cs="Times New Roman"/>
          <w:sz w:val="24"/>
          <w:szCs w:val="24"/>
          <w:highlight w:val="green"/>
          <w:rPrChange w:id="1359" w:author="Соколов Сергей Вадимович" w:date="2024-01-19T16:34:00Z">
            <w:rPr>
              <w:rFonts w:ascii="Times New Roman" w:hAnsi="Times New Roman" w:cs="Times New Roman"/>
              <w:sz w:val="24"/>
              <w:szCs w:val="24"/>
            </w:rPr>
          </w:rPrChange>
        </w:rPr>
        <w:t>а</w:t>
      </w:r>
      <w:r w:rsidR="000F5014" w:rsidRPr="005D3B67">
        <w:rPr>
          <w:rFonts w:ascii="Times New Roman" w:hAnsi="Times New Roman" w:cs="Times New Roman"/>
          <w:sz w:val="24"/>
          <w:szCs w:val="24"/>
          <w:highlight w:val="green"/>
          <w:rPrChange w:id="1360" w:author="Соколов Сергей Вадимович" w:date="2024-01-19T16:34:00Z">
            <w:rPr>
              <w:rFonts w:ascii="Times New Roman" w:hAnsi="Times New Roman" w:cs="Times New Roman"/>
              <w:sz w:val="24"/>
              <w:szCs w:val="24"/>
            </w:rPr>
          </w:rPrChange>
        </w:rPr>
        <w:t xml:space="preserve"> 1), </w:t>
      </w:r>
      <w:r w:rsidR="002438D5" w:rsidRPr="005D3B67">
        <w:rPr>
          <w:rFonts w:ascii="Times New Roman" w:hAnsi="Times New Roman" w:cs="Times New Roman"/>
          <w:sz w:val="24"/>
          <w:szCs w:val="24"/>
          <w:highlight w:val="green"/>
          <w:rPrChange w:id="1361" w:author="Соколов Сергей Вадимович" w:date="2024-01-19T16:34:00Z">
            <w:rPr>
              <w:rFonts w:ascii="Times New Roman" w:hAnsi="Times New Roman" w:cs="Times New Roman"/>
              <w:sz w:val="24"/>
              <w:szCs w:val="24"/>
            </w:rPr>
          </w:rPrChange>
        </w:rPr>
        <w:t xml:space="preserve">по объему </w:t>
      </w:r>
      <w:r w:rsidR="008431B2" w:rsidRPr="005D3B67">
        <w:rPr>
          <w:rFonts w:ascii="Times New Roman" w:hAnsi="Times New Roman" w:cs="Times New Roman"/>
          <w:sz w:val="24"/>
          <w:szCs w:val="24"/>
          <w:highlight w:val="green"/>
          <w:rPrChange w:id="1362" w:author="Соколов Сергей Вадимович" w:date="2024-01-19T16:34:00Z">
            <w:rPr>
              <w:rFonts w:ascii="Times New Roman" w:hAnsi="Times New Roman" w:cs="Times New Roman"/>
              <w:sz w:val="24"/>
              <w:szCs w:val="24"/>
            </w:rPr>
          </w:rPrChange>
        </w:rPr>
        <w:t xml:space="preserve">и </w:t>
      </w:r>
      <w:r w:rsidR="001752AA" w:rsidRPr="005D3B67">
        <w:rPr>
          <w:rFonts w:ascii="Times New Roman" w:hAnsi="Times New Roman" w:cs="Times New Roman"/>
          <w:sz w:val="24"/>
          <w:szCs w:val="24"/>
          <w:highlight w:val="green"/>
          <w:rPrChange w:id="1363" w:author="Соколов Сергей Вадимович" w:date="2024-01-19T16:34:00Z">
            <w:rPr>
              <w:rFonts w:ascii="Times New Roman" w:hAnsi="Times New Roman" w:cs="Times New Roman"/>
              <w:sz w:val="24"/>
              <w:szCs w:val="24"/>
            </w:rPr>
          </w:rPrChange>
        </w:rPr>
        <w:t>скорости</w:t>
      </w:r>
      <w:r w:rsidR="000F5014" w:rsidRPr="005D3B67">
        <w:rPr>
          <w:rFonts w:ascii="Times New Roman" w:hAnsi="Times New Roman" w:cs="Times New Roman"/>
          <w:sz w:val="24"/>
          <w:szCs w:val="24"/>
          <w:highlight w:val="green"/>
          <w:rPrChange w:id="1364" w:author="Соколов Сергей Вадимович" w:date="2024-01-19T16:34:00Z">
            <w:rPr>
              <w:rFonts w:ascii="Times New Roman" w:hAnsi="Times New Roman" w:cs="Times New Roman"/>
              <w:sz w:val="24"/>
              <w:szCs w:val="24"/>
            </w:rPr>
          </w:rPrChange>
        </w:rPr>
        <w:t xml:space="preserve"> смещения (</w:t>
      </w:r>
      <w:r w:rsidR="001752AA" w:rsidRPr="005D3B67">
        <w:rPr>
          <w:rFonts w:ascii="Times New Roman" w:hAnsi="Times New Roman" w:cs="Times New Roman"/>
          <w:sz w:val="24"/>
          <w:szCs w:val="24"/>
          <w:highlight w:val="green"/>
          <w:rPrChange w:id="1365" w:author="Соколов Сергей Вадимович" w:date="2024-01-19T16:34:00Z">
            <w:rPr>
              <w:rFonts w:ascii="Times New Roman" w:hAnsi="Times New Roman" w:cs="Times New Roman"/>
              <w:sz w:val="24"/>
              <w:szCs w:val="24"/>
            </w:rPr>
          </w:rPrChange>
        </w:rPr>
        <w:t>т</w:t>
      </w:r>
      <w:r w:rsidR="008431B2" w:rsidRPr="005D3B67">
        <w:rPr>
          <w:rFonts w:ascii="Times New Roman" w:hAnsi="Times New Roman" w:cs="Times New Roman"/>
          <w:sz w:val="24"/>
          <w:szCs w:val="24"/>
          <w:highlight w:val="green"/>
          <w:rPrChange w:id="1366" w:author="Соколов Сергей Вадимович" w:date="2024-01-19T16:34:00Z">
            <w:rPr>
              <w:rFonts w:ascii="Times New Roman" w:hAnsi="Times New Roman" w:cs="Times New Roman"/>
              <w:sz w:val="24"/>
              <w:szCs w:val="24"/>
            </w:rPr>
          </w:rPrChange>
        </w:rPr>
        <w:t>аблицы</w:t>
      </w:r>
      <w:r w:rsidR="000F5014" w:rsidRPr="005D3B67">
        <w:rPr>
          <w:rFonts w:ascii="Times New Roman" w:hAnsi="Times New Roman" w:cs="Times New Roman"/>
          <w:sz w:val="24"/>
          <w:szCs w:val="24"/>
          <w:highlight w:val="green"/>
          <w:rPrChange w:id="1367" w:author="Соколов Сергей Вадимович" w:date="2024-01-19T16:34:00Z">
            <w:rPr>
              <w:rFonts w:ascii="Times New Roman" w:hAnsi="Times New Roman" w:cs="Times New Roman"/>
              <w:sz w:val="24"/>
              <w:szCs w:val="24"/>
            </w:rPr>
          </w:rPrChange>
        </w:rPr>
        <w:t xml:space="preserve"> </w:t>
      </w:r>
      <w:r w:rsidR="008431B2" w:rsidRPr="005D3B67">
        <w:rPr>
          <w:rFonts w:ascii="Times New Roman" w:hAnsi="Times New Roman" w:cs="Times New Roman"/>
          <w:sz w:val="24"/>
          <w:szCs w:val="24"/>
          <w:highlight w:val="green"/>
          <w:rPrChange w:id="1368" w:author="Соколов Сергей Вадимович" w:date="2024-01-19T16:34:00Z">
            <w:rPr>
              <w:rFonts w:ascii="Times New Roman" w:hAnsi="Times New Roman" w:cs="Times New Roman"/>
              <w:sz w:val="24"/>
              <w:szCs w:val="24"/>
            </w:rPr>
          </w:rPrChange>
        </w:rPr>
        <w:t xml:space="preserve">2, </w:t>
      </w:r>
      <w:r w:rsidR="000F5014" w:rsidRPr="005D3B67">
        <w:rPr>
          <w:rFonts w:ascii="Times New Roman" w:hAnsi="Times New Roman" w:cs="Times New Roman"/>
          <w:sz w:val="24"/>
          <w:szCs w:val="24"/>
          <w:highlight w:val="green"/>
          <w:rPrChange w:id="1369" w:author="Соколов Сергей Вадимович" w:date="2024-01-19T16:34:00Z">
            <w:rPr>
              <w:rFonts w:ascii="Times New Roman" w:hAnsi="Times New Roman" w:cs="Times New Roman"/>
              <w:sz w:val="24"/>
              <w:szCs w:val="24"/>
            </w:rPr>
          </w:rPrChange>
        </w:rPr>
        <w:t>3), находящихся на разных стадиях развития оползневого процесса (приложени</w:t>
      </w:r>
      <w:r w:rsidR="002C4DA6" w:rsidRPr="005D3B67">
        <w:rPr>
          <w:rFonts w:ascii="Times New Roman" w:hAnsi="Times New Roman" w:cs="Times New Roman"/>
          <w:sz w:val="24"/>
          <w:szCs w:val="24"/>
          <w:highlight w:val="green"/>
          <w:rPrChange w:id="1370" w:author="Соколов Сергей Вадимович" w:date="2024-01-19T16:34:00Z">
            <w:rPr>
              <w:rFonts w:ascii="Times New Roman" w:hAnsi="Times New Roman" w:cs="Times New Roman"/>
              <w:sz w:val="24"/>
              <w:szCs w:val="24"/>
            </w:rPr>
          </w:rPrChange>
        </w:rPr>
        <w:t>е</w:t>
      </w:r>
      <w:r w:rsidR="000F5014" w:rsidRPr="005D3B67">
        <w:rPr>
          <w:rFonts w:ascii="Times New Roman" w:hAnsi="Times New Roman" w:cs="Times New Roman"/>
          <w:sz w:val="24"/>
          <w:szCs w:val="24"/>
          <w:highlight w:val="green"/>
          <w:rPrChange w:id="1371" w:author="Соколов Сергей Вадимович" w:date="2024-01-19T16:34:00Z">
            <w:rPr>
              <w:rFonts w:ascii="Times New Roman" w:hAnsi="Times New Roman" w:cs="Times New Roman"/>
              <w:sz w:val="24"/>
              <w:szCs w:val="24"/>
            </w:rPr>
          </w:rPrChange>
        </w:rPr>
        <w:t xml:space="preserve"> </w:t>
      </w:r>
      <w:r w:rsidR="00C10E66" w:rsidRPr="005D3B67">
        <w:rPr>
          <w:rFonts w:ascii="Times New Roman" w:hAnsi="Times New Roman" w:cs="Times New Roman"/>
          <w:sz w:val="24"/>
          <w:szCs w:val="24"/>
          <w:highlight w:val="green"/>
          <w:rPrChange w:id="1372" w:author="Соколов Сергей Вадимович" w:date="2024-01-19T16:34:00Z">
            <w:rPr>
              <w:rFonts w:ascii="Times New Roman" w:hAnsi="Times New Roman" w:cs="Times New Roman"/>
              <w:sz w:val="24"/>
              <w:szCs w:val="24"/>
            </w:rPr>
          </w:rPrChange>
        </w:rPr>
        <w:t>Д</w:t>
      </w:r>
      <w:r w:rsidR="000F5014" w:rsidRPr="005D3B67">
        <w:rPr>
          <w:rFonts w:ascii="Times New Roman" w:hAnsi="Times New Roman" w:cs="Times New Roman"/>
          <w:sz w:val="24"/>
          <w:szCs w:val="24"/>
          <w:highlight w:val="green"/>
          <w:rPrChange w:id="1373" w:author="Соколов Сергей Вадимович" w:date="2024-01-19T16:34:00Z">
            <w:rPr>
              <w:rFonts w:ascii="Times New Roman" w:hAnsi="Times New Roman" w:cs="Times New Roman"/>
              <w:sz w:val="24"/>
              <w:szCs w:val="24"/>
            </w:rPr>
          </w:rPrChange>
        </w:rPr>
        <w:t>)</w:t>
      </w:r>
      <w:r w:rsidR="0054432B" w:rsidRPr="005D3B67">
        <w:rPr>
          <w:rFonts w:ascii="Times New Roman" w:hAnsi="Times New Roman" w:cs="Times New Roman"/>
          <w:sz w:val="24"/>
          <w:szCs w:val="24"/>
          <w:highlight w:val="green"/>
          <w:rPrChange w:id="1374" w:author="Соколов Сергей Вадимович" w:date="2024-01-19T16:34:00Z">
            <w:rPr>
              <w:rFonts w:ascii="Times New Roman" w:hAnsi="Times New Roman" w:cs="Times New Roman"/>
              <w:sz w:val="24"/>
              <w:szCs w:val="24"/>
            </w:rPr>
          </w:rPrChange>
        </w:rPr>
        <w:t>;</w:t>
      </w:r>
    </w:p>
    <w:p w14:paraId="164648BE" w14:textId="77777777" w:rsidR="00635F17"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375"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376" w:author="Соколов Сергей Вадимович" w:date="2024-01-19T16:34:00Z">
            <w:rPr>
              <w:rFonts w:ascii="Times New Roman" w:hAnsi="Times New Roman" w:cs="Times New Roman"/>
              <w:sz w:val="24"/>
              <w:szCs w:val="24"/>
            </w:rPr>
          </w:rPrChange>
        </w:rPr>
        <w:t xml:space="preserve">- </w:t>
      </w:r>
      <w:r w:rsidR="0018379A" w:rsidRPr="005D3B67">
        <w:rPr>
          <w:rFonts w:ascii="Times New Roman" w:hAnsi="Times New Roman" w:cs="Times New Roman"/>
          <w:sz w:val="24"/>
          <w:szCs w:val="24"/>
          <w:highlight w:val="green"/>
          <w:rPrChange w:id="1377" w:author="Соколов Сергей Вадимович" w:date="2024-01-19T16:34:00Z">
            <w:rPr>
              <w:rFonts w:ascii="Times New Roman" w:hAnsi="Times New Roman" w:cs="Times New Roman"/>
              <w:sz w:val="24"/>
              <w:szCs w:val="24"/>
            </w:rPr>
          </w:rPrChange>
        </w:rPr>
        <w:t>предварительн</w:t>
      </w:r>
      <w:r w:rsidR="006C3455" w:rsidRPr="005D3B67">
        <w:rPr>
          <w:rFonts w:ascii="Times New Roman" w:hAnsi="Times New Roman" w:cs="Times New Roman"/>
          <w:sz w:val="24"/>
          <w:szCs w:val="24"/>
          <w:highlight w:val="green"/>
          <w:rPrChange w:id="1378" w:author="Соколов Сергей Вадимович" w:date="2024-01-19T16:34:00Z">
            <w:rPr>
              <w:rFonts w:ascii="Times New Roman" w:hAnsi="Times New Roman" w:cs="Times New Roman"/>
              <w:sz w:val="24"/>
              <w:szCs w:val="24"/>
            </w:rPr>
          </w:rPrChange>
        </w:rPr>
        <w:t>ой</w:t>
      </w:r>
      <w:r w:rsidR="00DC024F" w:rsidRPr="005D3B67">
        <w:rPr>
          <w:rFonts w:ascii="Times New Roman" w:hAnsi="Times New Roman" w:cs="Times New Roman"/>
          <w:sz w:val="24"/>
          <w:szCs w:val="24"/>
          <w:highlight w:val="green"/>
          <w:rPrChange w:id="1379" w:author="Соколов Сергей Вадимович" w:date="2024-01-19T16:34:00Z">
            <w:rPr>
              <w:rFonts w:ascii="Times New Roman" w:hAnsi="Times New Roman" w:cs="Times New Roman"/>
              <w:sz w:val="24"/>
              <w:szCs w:val="24"/>
            </w:rPr>
          </w:rPrChange>
        </w:rPr>
        <w:t xml:space="preserve"> </w:t>
      </w:r>
      <w:r w:rsidR="00635F17" w:rsidRPr="005D3B67">
        <w:rPr>
          <w:rFonts w:ascii="Times New Roman" w:hAnsi="Times New Roman" w:cs="Times New Roman"/>
          <w:sz w:val="24"/>
          <w:szCs w:val="24"/>
          <w:highlight w:val="green"/>
          <w:rPrChange w:id="1380" w:author="Соколов Сергей Вадимович" w:date="2024-01-19T16:34:00Z">
            <w:rPr>
              <w:rFonts w:ascii="Times New Roman" w:hAnsi="Times New Roman" w:cs="Times New Roman"/>
              <w:sz w:val="24"/>
              <w:szCs w:val="24"/>
            </w:rPr>
          </w:rPrChange>
        </w:rPr>
        <w:t>оценк</w:t>
      </w:r>
      <w:r w:rsidR="006C3455" w:rsidRPr="005D3B67">
        <w:rPr>
          <w:rFonts w:ascii="Times New Roman" w:hAnsi="Times New Roman" w:cs="Times New Roman"/>
          <w:sz w:val="24"/>
          <w:szCs w:val="24"/>
          <w:highlight w:val="green"/>
          <w:rPrChange w:id="1381" w:author="Соколов Сергей Вадимович" w:date="2024-01-19T16:34:00Z">
            <w:rPr>
              <w:rFonts w:ascii="Times New Roman" w:hAnsi="Times New Roman" w:cs="Times New Roman"/>
              <w:sz w:val="24"/>
              <w:szCs w:val="24"/>
            </w:rPr>
          </w:rPrChange>
        </w:rPr>
        <w:t>и</w:t>
      </w:r>
      <w:r w:rsidR="00635F17" w:rsidRPr="005D3B67">
        <w:rPr>
          <w:rFonts w:ascii="Times New Roman" w:hAnsi="Times New Roman" w:cs="Times New Roman"/>
          <w:sz w:val="24"/>
          <w:szCs w:val="24"/>
          <w:highlight w:val="green"/>
          <w:rPrChange w:id="1382" w:author="Соколов Сергей Вадимович" w:date="2024-01-19T16:34:00Z">
            <w:rPr>
              <w:rFonts w:ascii="Times New Roman" w:hAnsi="Times New Roman" w:cs="Times New Roman"/>
              <w:sz w:val="24"/>
              <w:szCs w:val="24"/>
            </w:rPr>
          </w:rPrChange>
        </w:rPr>
        <w:t xml:space="preserve"> масштабов оползневых деформаций</w:t>
      </w:r>
      <w:r w:rsidR="0054432B" w:rsidRPr="005D3B67">
        <w:rPr>
          <w:rFonts w:ascii="Times New Roman" w:hAnsi="Times New Roman" w:cs="Times New Roman"/>
          <w:sz w:val="24"/>
          <w:szCs w:val="24"/>
          <w:highlight w:val="green"/>
          <w:rPrChange w:id="1383" w:author="Соколов Сергей Вадимович" w:date="2024-01-19T16:34:00Z">
            <w:rPr>
              <w:rFonts w:ascii="Times New Roman" w:hAnsi="Times New Roman" w:cs="Times New Roman"/>
              <w:sz w:val="24"/>
              <w:szCs w:val="24"/>
            </w:rPr>
          </w:rPrChange>
        </w:rPr>
        <w:t xml:space="preserve">, </w:t>
      </w:r>
      <w:r w:rsidR="00635F17" w:rsidRPr="005D3B67">
        <w:rPr>
          <w:rFonts w:ascii="Times New Roman" w:hAnsi="Times New Roman" w:cs="Times New Roman"/>
          <w:sz w:val="24"/>
          <w:szCs w:val="24"/>
          <w:highlight w:val="green"/>
          <w:rPrChange w:id="1384" w:author="Соколов Сергей Вадимович" w:date="2024-01-19T16:34:00Z">
            <w:rPr>
              <w:rFonts w:ascii="Times New Roman" w:hAnsi="Times New Roman" w:cs="Times New Roman"/>
              <w:sz w:val="24"/>
              <w:szCs w:val="24"/>
            </w:rPr>
          </w:rPrChange>
        </w:rPr>
        <w:t>выявлени</w:t>
      </w:r>
      <w:r w:rsidR="00F62B99" w:rsidRPr="005D3B67">
        <w:rPr>
          <w:rFonts w:ascii="Times New Roman" w:hAnsi="Times New Roman" w:cs="Times New Roman"/>
          <w:sz w:val="24"/>
          <w:szCs w:val="24"/>
          <w:highlight w:val="green"/>
          <w:rPrChange w:id="1385" w:author="Соколов Сергей Вадимович" w:date="2024-01-19T16:34:00Z">
            <w:rPr>
              <w:rFonts w:ascii="Times New Roman" w:hAnsi="Times New Roman" w:cs="Times New Roman"/>
              <w:sz w:val="24"/>
              <w:szCs w:val="24"/>
            </w:rPr>
          </w:rPrChange>
        </w:rPr>
        <w:t>я</w:t>
      </w:r>
      <w:r w:rsidR="00635F17" w:rsidRPr="005D3B67">
        <w:rPr>
          <w:rFonts w:ascii="Times New Roman" w:hAnsi="Times New Roman" w:cs="Times New Roman"/>
          <w:sz w:val="24"/>
          <w:szCs w:val="24"/>
          <w:highlight w:val="green"/>
          <w:rPrChange w:id="1386" w:author="Соколов Сергей Вадимович" w:date="2024-01-19T16:34:00Z">
            <w:rPr>
              <w:rFonts w:ascii="Times New Roman" w:hAnsi="Times New Roman" w:cs="Times New Roman"/>
              <w:sz w:val="24"/>
              <w:szCs w:val="24"/>
            </w:rPr>
          </w:rPrChange>
        </w:rPr>
        <w:t xml:space="preserve"> акт</w:t>
      </w:r>
      <w:r w:rsidR="00241489" w:rsidRPr="005D3B67">
        <w:rPr>
          <w:rFonts w:ascii="Times New Roman" w:hAnsi="Times New Roman" w:cs="Times New Roman"/>
          <w:sz w:val="24"/>
          <w:szCs w:val="24"/>
          <w:highlight w:val="green"/>
          <w:rPrChange w:id="1387" w:author="Соколов Сергей Вадимович" w:date="2024-01-19T16:34:00Z">
            <w:rPr>
              <w:rFonts w:ascii="Times New Roman" w:hAnsi="Times New Roman" w:cs="Times New Roman"/>
              <w:sz w:val="24"/>
              <w:szCs w:val="24"/>
            </w:rPr>
          </w:rPrChange>
        </w:rPr>
        <w:t xml:space="preserve">ивных зон </w:t>
      </w:r>
      <w:r w:rsidR="00565C3E" w:rsidRPr="005D3B67">
        <w:rPr>
          <w:rFonts w:ascii="Times New Roman" w:hAnsi="Times New Roman" w:cs="Times New Roman"/>
          <w:sz w:val="24"/>
          <w:szCs w:val="24"/>
          <w:highlight w:val="green"/>
          <w:rPrChange w:id="1388" w:author="Соколов Сергей Вадимович" w:date="2024-01-19T16:34:00Z">
            <w:rPr>
              <w:rFonts w:ascii="Times New Roman" w:hAnsi="Times New Roman" w:cs="Times New Roman"/>
              <w:sz w:val="24"/>
              <w:szCs w:val="24"/>
            </w:rPr>
          </w:rPrChange>
        </w:rPr>
        <w:t xml:space="preserve">развития деформаций </w:t>
      </w:r>
      <w:r w:rsidR="00241489" w:rsidRPr="005D3B67">
        <w:rPr>
          <w:rFonts w:ascii="Times New Roman" w:hAnsi="Times New Roman" w:cs="Times New Roman"/>
          <w:sz w:val="24"/>
          <w:szCs w:val="24"/>
          <w:highlight w:val="green"/>
          <w:rPrChange w:id="1389" w:author="Соколов Сергей Вадимович" w:date="2024-01-19T16:34:00Z">
            <w:rPr>
              <w:rFonts w:ascii="Times New Roman" w:hAnsi="Times New Roman" w:cs="Times New Roman"/>
              <w:sz w:val="24"/>
              <w:szCs w:val="24"/>
            </w:rPr>
          </w:rPrChange>
        </w:rPr>
        <w:t xml:space="preserve">на </w:t>
      </w:r>
      <w:r w:rsidR="0018379A" w:rsidRPr="005D3B67">
        <w:rPr>
          <w:rFonts w:ascii="Times New Roman" w:hAnsi="Times New Roman" w:cs="Times New Roman"/>
          <w:sz w:val="24"/>
          <w:szCs w:val="24"/>
          <w:highlight w:val="green"/>
          <w:rPrChange w:id="1390" w:author="Соколов Сергей Вадимович" w:date="2024-01-19T16:34:00Z">
            <w:rPr>
              <w:rFonts w:ascii="Times New Roman" w:hAnsi="Times New Roman" w:cs="Times New Roman"/>
              <w:sz w:val="24"/>
              <w:szCs w:val="24"/>
            </w:rPr>
          </w:rPrChange>
        </w:rPr>
        <w:t xml:space="preserve">поверхности склона, а также </w:t>
      </w:r>
      <w:r w:rsidR="00241489" w:rsidRPr="005D3B67">
        <w:rPr>
          <w:rFonts w:ascii="Times New Roman" w:hAnsi="Times New Roman" w:cs="Times New Roman"/>
          <w:sz w:val="24"/>
          <w:szCs w:val="24"/>
          <w:highlight w:val="green"/>
          <w:rPrChange w:id="1391" w:author="Соколов Сергей Вадимович" w:date="2024-01-19T16:34:00Z">
            <w:rPr>
              <w:rFonts w:ascii="Times New Roman" w:hAnsi="Times New Roman" w:cs="Times New Roman"/>
              <w:sz w:val="24"/>
              <w:szCs w:val="24"/>
            </w:rPr>
          </w:rPrChange>
        </w:rPr>
        <w:t>базиса их смещения;</w:t>
      </w:r>
    </w:p>
    <w:p w14:paraId="21614BCF" w14:textId="244D6C7B" w:rsidR="009E2FA7"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392"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393" w:author="Соколов Сергей Вадимович" w:date="2024-01-19T16:34:00Z">
            <w:rPr>
              <w:rFonts w:ascii="Times New Roman" w:hAnsi="Times New Roman" w:cs="Times New Roman"/>
              <w:sz w:val="24"/>
              <w:szCs w:val="24"/>
            </w:rPr>
          </w:rPrChange>
        </w:rPr>
        <w:t>-</w:t>
      </w:r>
      <w:r w:rsidR="0045451F" w:rsidRPr="005D3B67">
        <w:rPr>
          <w:rFonts w:ascii="Times New Roman" w:hAnsi="Times New Roman" w:cs="Times New Roman"/>
          <w:sz w:val="24"/>
          <w:szCs w:val="24"/>
          <w:highlight w:val="green"/>
          <w:rPrChange w:id="1394" w:author="Соколов Сергей Вадимович" w:date="2024-01-19T16:34:00Z">
            <w:rPr>
              <w:rFonts w:ascii="Times New Roman" w:hAnsi="Times New Roman" w:cs="Times New Roman"/>
              <w:sz w:val="24"/>
              <w:szCs w:val="24"/>
            </w:rPr>
          </w:rPrChange>
        </w:rPr>
        <w:t xml:space="preserve"> </w:t>
      </w:r>
      <w:r w:rsidR="009E2FA7" w:rsidRPr="005D3B67">
        <w:rPr>
          <w:rFonts w:ascii="Times New Roman" w:hAnsi="Times New Roman" w:cs="Times New Roman"/>
          <w:sz w:val="24"/>
          <w:szCs w:val="24"/>
          <w:highlight w:val="green"/>
          <w:rPrChange w:id="1395" w:author="Соколов Сергей Вадимович" w:date="2024-01-19T16:34:00Z">
            <w:rPr>
              <w:rFonts w:ascii="Times New Roman" w:hAnsi="Times New Roman" w:cs="Times New Roman"/>
              <w:sz w:val="24"/>
              <w:szCs w:val="24"/>
            </w:rPr>
          </w:rPrChange>
        </w:rPr>
        <w:t>установлени</w:t>
      </w:r>
      <w:r w:rsidR="006C3455" w:rsidRPr="005D3B67">
        <w:rPr>
          <w:rFonts w:ascii="Times New Roman" w:hAnsi="Times New Roman" w:cs="Times New Roman"/>
          <w:sz w:val="24"/>
          <w:szCs w:val="24"/>
          <w:highlight w:val="green"/>
          <w:rPrChange w:id="1396" w:author="Соколов Сергей Вадимович" w:date="2024-01-19T16:34:00Z">
            <w:rPr>
              <w:rFonts w:ascii="Times New Roman" w:hAnsi="Times New Roman" w:cs="Times New Roman"/>
              <w:sz w:val="24"/>
              <w:szCs w:val="24"/>
            </w:rPr>
          </w:rPrChange>
        </w:rPr>
        <w:t>я</w:t>
      </w:r>
      <w:r w:rsidR="009E2FA7" w:rsidRPr="005D3B67">
        <w:rPr>
          <w:rFonts w:ascii="Times New Roman" w:hAnsi="Times New Roman" w:cs="Times New Roman"/>
          <w:sz w:val="24"/>
          <w:szCs w:val="24"/>
          <w:highlight w:val="green"/>
          <w:rPrChange w:id="1397" w:author="Соколов Сергей Вадимович" w:date="2024-01-19T16:34:00Z">
            <w:rPr>
              <w:rFonts w:ascii="Times New Roman" w:hAnsi="Times New Roman" w:cs="Times New Roman"/>
              <w:sz w:val="24"/>
              <w:szCs w:val="24"/>
            </w:rPr>
          </w:rPrChange>
        </w:rPr>
        <w:t xml:space="preserve"> пространственных закономерностей оползневых деформаций на склоне (границ активных оползней</w:t>
      </w:r>
      <w:r w:rsidR="00565C3E" w:rsidRPr="005D3B67">
        <w:rPr>
          <w:rFonts w:ascii="Times New Roman" w:hAnsi="Times New Roman" w:cs="Times New Roman"/>
          <w:sz w:val="24"/>
          <w:szCs w:val="24"/>
          <w:highlight w:val="green"/>
          <w:rPrChange w:id="1398" w:author="Соколов Сергей Вадимович" w:date="2024-01-19T16:34:00Z">
            <w:rPr>
              <w:rFonts w:ascii="Times New Roman" w:hAnsi="Times New Roman" w:cs="Times New Roman"/>
              <w:sz w:val="24"/>
              <w:szCs w:val="24"/>
            </w:rPr>
          </w:rPrChange>
        </w:rPr>
        <w:t>)</w:t>
      </w:r>
      <w:r w:rsidR="009E2FA7" w:rsidRPr="005D3B67">
        <w:rPr>
          <w:rFonts w:ascii="Times New Roman" w:hAnsi="Times New Roman" w:cs="Times New Roman"/>
          <w:sz w:val="24"/>
          <w:szCs w:val="24"/>
          <w:highlight w:val="green"/>
          <w:rPrChange w:id="1399" w:author="Соколов Сергей Вадимович" w:date="2024-01-19T16:34:00Z">
            <w:rPr>
              <w:rFonts w:ascii="Times New Roman" w:hAnsi="Times New Roman" w:cs="Times New Roman"/>
              <w:sz w:val="24"/>
              <w:szCs w:val="24"/>
            </w:rPr>
          </w:rPrChange>
        </w:rPr>
        <w:t xml:space="preserve">, </w:t>
      </w:r>
      <w:r w:rsidR="00565C3E" w:rsidRPr="005D3B67">
        <w:rPr>
          <w:rFonts w:ascii="Times New Roman" w:hAnsi="Times New Roman" w:cs="Times New Roman"/>
          <w:sz w:val="24"/>
          <w:szCs w:val="24"/>
          <w:highlight w:val="green"/>
          <w:rPrChange w:id="1400" w:author="Соколов Сергей Вадимович" w:date="2024-01-19T16:34:00Z">
            <w:rPr>
              <w:rFonts w:ascii="Times New Roman" w:hAnsi="Times New Roman" w:cs="Times New Roman"/>
              <w:sz w:val="24"/>
              <w:szCs w:val="24"/>
            </w:rPr>
          </w:rPrChange>
        </w:rPr>
        <w:t>выявлени</w:t>
      </w:r>
      <w:r w:rsidR="00D11CCD" w:rsidRPr="005D3B67">
        <w:rPr>
          <w:rFonts w:ascii="Times New Roman" w:hAnsi="Times New Roman" w:cs="Times New Roman"/>
          <w:sz w:val="24"/>
          <w:szCs w:val="24"/>
          <w:highlight w:val="green"/>
          <w:rPrChange w:id="1401" w:author="Соколов Сергей Вадимович" w:date="2024-01-19T16:34:00Z">
            <w:rPr>
              <w:rFonts w:ascii="Times New Roman" w:hAnsi="Times New Roman" w:cs="Times New Roman"/>
              <w:sz w:val="24"/>
              <w:szCs w:val="24"/>
            </w:rPr>
          </w:rPrChange>
        </w:rPr>
        <w:t>я</w:t>
      </w:r>
      <w:r w:rsidR="00565C3E" w:rsidRPr="005D3B67">
        <w:rPr>
          <w:rFonts w:ascii="Times New Roman" w:hAnsi="Times New Roman" w:cs="Times New Roman"/>
          <w:sz w:val="24"/>
          <w:szCs w:val="24"/>
          <w:highlight w:val="green"/>
          <w:rPrChange w:id="1402" w:author="Соколов Сергей Вадимович" w:date="2024-01-19T16:34:00Z">
            <w:rPr>
              <w:rFonts w:ascii="Times New Roman" w:hAnsi="Times New Roman" w:cs="Times New Roman"/>
              <w:sz w:val="24"/>
              <w:szCs w:val="24"/>
            </w:rPr>
          </w:rPrChange>
        </w:rPr>
        <w:t xml:space="preserve"> оползневых тел различного порядка</w:t>
      </w:r>
      <w:r w:rsidR="009E2FA7" w:rsidRPr="005D3B67">
        <w:rPr>
          <w:rFonts w:ascii="Times New Roman" w:hAnsi="Times New Roman" w:cs="Times New Roman"/>
          <w:sz w:val="24"/>
          <w:szCs w:val="24"/>
          <w:highlight w:val="green"/>
          <w:rPrChange w:id="1403" w:author="Соколов Сергей Вадимович" w:date="2024-01-19T16:34:00Z">
            <w:rPr>
              <w:rFonts w:ascii="Times New Roman" w:hAnsi="Times New Roman" w:cs="Times New Roman"/>
              <w:sz w:val="24"/>
              <w:szCs w:val="24"/>
            </w:rPr>
          </w:rPrChange>
        </w:rPr>
        <w:t>;</w:t>
      </w:r>
    </w:p>
    <w:p w14:paraId="2CA6132D" w14:textId="77777777" w:rsidR="009E2FA7"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404"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405" w:author="Соколов Сергей Вадимович" w:date="2024-01-19T16:34:00Z">
            <w:rPr>
              <w:rFonts w:ascii="Times New Roman" w:hAnsi="Times New Roman" w:cs="Times New Roman"/>
              <w:sz w:val="24"/>
              <w:szCs w:val="24"/>
            </w:rPr>
          </w:rPrChange>
        </w:rPr>
        <w:t xml:space="preserve">- </w:t>
      </w:r>
      <w:r w:rsidR="009E2FA7" w:rsidRPr="005D3B67">
        <w:rPr>
          <w:rFonts w:ascii="Times New Roman" w:hAnsi="Times New Roman" w:cs="Times New Roman"/>
          <w:sz w:val="24"/>
          <w:szCs w:val="24"/>
          <w:highlight w:val="green"/>
          <w:rPrChange w:id="1406" w:author="Соколов Сергей Вадимович" w:date="2024-01-19T16:34:00Z">
            <w:rPr>
              <w:rFonts w:ascii="Times New Roman" w:hAnsi="Times New Roman" w:cs="Times New Roman"/>
              <w:sz w:val="24"/>
              <w:szCs w:val="24"/>
            </w:rPr>
          </w:rPrChange>
        </w:rPr>
        <w:t>выявлени</w:t>
      </w:r>
      <w:r w:rsidR="006C3455" w:rsidRPr="005D3B67">
        <w:rPr>
          <w:rFonts w:ascii="Times New Roman" w:hAnsi="Times New Roman" w:cs="Times New Roman"/>
          <w:sz w:val="24"/>
          <w:szCs w:val="24"/>
          <w:highlight w:val="green"/>
          <w:rPrChange w:id="1407" w:author="Соколов Сергей Вадимович" w:date="2024-01-19T16:34:00Z">
            <w:rPr>
              <w:rFonts w:ascii="Times New Roman" w:hAnsi="Times New Roman" w:cs="Times New Roman"/>
              <w:sz w:val="24"/>
              <w:szCs w:val="24"/>
            </w:rPr>
          </w:rPrChange>
        </w:rPr>
        <w:t>я</w:t>
      </w:r>
      <w:r w:rsidR="009E2FA7" w:rsidRPr="005D3B67">
        <w:rPr>
          <w:rFonts w:ascii="Times New Roman" w:hAnsi="Times New Roman" w:cs="Times New Roman"/>
          <w:sz w:val="24"/>
          <w:szCs w:val="24"/>
          <w:highlight w:val="green"/>
          <w:rPrChange w:id="1408" w:author="Соколов Сергей Вадимович" w:date="2024-01-19T16:34:00Z">
            <w:rPr>
              <w:rFonts w:ascii="Times New Roman" w:hAnsi="Times New Roman" w:cs="Times New Roman"/>
              <w:sz w:val="24"/>
              <w:szCs w:val="24"/>
            </w:rPr>
          </w:rPrChange>
        </w:rPr>
        <w:t xml:space="preserve"> и описани</w:t>
      </w:r>
      <w:r w:rsidR="006C3455" w:rsidRPr="005D3B67">
        <w:rPr>
          <w:rFonts w:ascii="Times New Roman" w:hAnsi="Times New Roman" w:cs="Times New Roman"/>
          <w:sz w:val="24"/>
          <w:szCs w:val="24"/>
          <w:highlight w:val="green"/>
          <w:rPrChange w:id="1409" w:author="Соколов Сергей Вадимович" w:date="2024-01-19T16:34:00Z">
            <w:rPr>
              <w:rFonts w:ascii="Times New Roman" w:hAnsi="Times New Roman" w:cs="Times New Roman"/>
              <w:sz w:val="24"/>
              <w:szCs w:val="24"/>
            </w:rPr>
          </w:rPrChange>
        </w:rPr>
        <w:t>я</w:t>
      </w:r>
      <w:r w:rsidR="009E2FA7" w:rsidRPr="005D3B67">
        <w:rPr>
          <w:rFonts w:ascii="Times New Roman" w:hAnsi="Times New Roman" w:cs="Times New Roman"/>
          <w:sz w:val="24"/>
          <w:szCs w:val="24"/>
          <w:highlight w:val="green"/>
          <w:rPrChange w:id="1410" w:author="Соколов Сергей Вадимович" w:date="2024-01-19T16:34:00Z">
            <w:rPr>
              <w:rFonts w:ascii="Times New Roman" w:hAnsi="Times New Roman" w:cs="Times New Roman"/>
              <w:sz w:val="24"/>
              <w:szCs w:val="24"/>
            </w:rPr>
          </w:rPrChange>
        </w:rPr>
        <w:t xml:space="preserve"> выходов подземных вод </w:t>
      </w:r>
      <w:r w:rsidR="00C201D9" w:rsidRPr="005D3B67">
        <w:rPr>
          <w:rFonts w:ascii="Times New Roman" w:hAnsi="Times New Roman" w:cs="Times New Roman"/>
          <w:sz w:val="24"/>
          <w:szCs w:val="24"/>
          <w:highlight w:val="green"/>
          <w:rPrChange w:id="1411" w:author="Соколов Сергей Вадимович" w:date="2024-01-19T16:34:00Z">
            <w:rPr>
              <w:rFonts w:ascii="Times New Roman" w:hAnsi="Times New Roman" w:cs="Times New Roman"/>
              <w:sz w:val="24"/>
              <w:szCs w:val="24"/>
            </w:rPr>
          </w:rPrChange>
        </w:rPr>
        <w:t>(родников, мочажин)</w:t>
      </w:r>
      <w:r w:rsidR="009E2FA7" w:rsidRPr="005D3B67">
        <w:rPr>
          <w:rFonts w:ascii="Times New Roman" w:hAnsi="Times New Roman" w:cs="Times New Roman"/>
          <w:sz w:val="24"/>
          <w:szCs w:val="24"/>
          <w:highlight w:val="green"/>
          <w:rPrChange w:id="1412" w:author="Соколов Сергей Вадимович" w:date="2024-01-19T16:34:00Z">
            <w:rPr>
              <w:rFonts w:ascii="Times New Roman" w:hAnsi="Times New Roman" w:cs="Times New Roman"/>
              <w:sz w:val="24"/>
              <w:szCs w:val="24"/>
            </w:rPr>
          </w:rPrChange>
        </w:rPr>
        <w:t xml:space="preserve"> и других водопроявлений, искусственных водных объектов, суффозионных процессов;</w:t>
      </w:r>
    </w:p>
    <w:p w14:paraId="7A3A6A0E" w14:textId="77777777" w:rsidR="00635F17"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413"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414" w:author="Соколов Сергей Вадимович" w:date="2024-01-19T16:34:00Z">
            <w:rPr>
              <w:rFonts w:ascii="Times New Roman" w:hAnsi="Times New Roman" w:cs="Times New Roman"/>
              <w:sz w:val="24"/>
              <w:szCs w:val="24"/>
            </w:rPr>
          </w:rPrChange>
        </w:rPr>
        <w:t xml:space="preserve">- </w:t>
      </w:r>
      <w:r w:rsidR="00635F17" w:rsidRPr="005D3B67">
        <w:rPr>
          <w:rFonts w:ascii="Times New Roman" w:hAnsi="Times New Roman" w:cs="Times New Roman"/>
          <w:sz w:val="24"/>
          <w:szCs w:val="24"/>
          <w:highlight w:val="green"/>
          <w:rPrChange w:id="1415" w:author="Соколов Сергей Вадимович" w:date="2024-01-19T16:34:00Z">
            <w:rPr>
              <w:rFonts w:ascii="Times New Roman" w:hAnsi="Times New Roman" w:cs="Times New Roman"/>
              <w:sz w:val="24"/>
              <w:szCs w:val="24"/>
            </w:rPr>
          </w:rPrChange>
        </w:rPr>
        <w:t>выявлени</w:t>
      </w:r>
      <w:r w:rsidR="006C3455" w:rsidRPr="005D3B67">
        <w:rPr>
          <w:rFonts w:ascii="Times New Roman" w:hAnsi="Times New Roman" w:cs="Times New Roman"/>
          <w:sz w:val="24"/>
          <w:szCs w:val="24"/>
          <w:highlight w:val="green"/>
          <w:rPrChange w:id="1416" w:author="Соколов Сергей Вадимович" w:date="2024-01-19T16:34:00Z">
            <w:rPr>
              <w:rFonts w:ascii="Times New Roman" w:hAnsi="Times New Roman" w:cs="Times New Roman"/>
              <w:sz w:val="24"/>
              <w:szCs w:val="24"/>
            </w:rPr>
          </w:rPrChange>
        </w:rPr>
        <w:t>я</w:t>
      </w:r>
      <w:r w:rsidR="00635F17" w:rsidRPr="005D3B67">
        <w:rPr>
          <w:rFonts w:ascii="Times New Roman" w:hAnsi="Times New Roman" w:cs="Times New Roman"/>
          <w:sz w:val="24"/>
          <w:szCs w:val="24"/>
          <w:highlight w:val="green"/>
          <w:rPrChange w:id="1417" w:author="Соколов Сергей Вадимович" w:date="2024-01-19T16:34:00Z">
            <w:rPr>
              <w:rFonts w:ascii="Times New Roman" w:hAnsi="Times New Roman" w:cs="Times New Roman"/>
              <w:sz w:val="24"/>
              <w:szCs w:val="24"/>
            </w:rPr>
          </w:rPrChange>
        </w:rPr>
        <w:t xml:space="preserve"> проявлений свежей эрозионной или абразионной под</w:t>
      </w:r>
      <w:r w:rsidR="00565C3E" w:rsidRPr="005D3B67">
        <w:rPr>
          <w:rFonts w:ascii="Times New Roman" w:hAnsi="Times New Roman" w:cs="Times New Roman"/>
          <w:sz w:val="24"/>
          <w:szCs w:val="24"/>
          <w:highlight w:val="green"/>
          <w:rPrChange w:id="1418" w:author="Соколов Сергей Вадимович" w:date="2024-01-19T16:34:00Z">
            <w:rPr>
              <w:rFonts w:ascii="Times New Roman" w:hAnsi="Times New Roman" w:cs="Times New Roman"/>
              <w:sz w:val="24"/>
              <w:szCs w:val="24"/>
            </w:rPr>
          </w:rPrChange>
        </w:rPr>
        <w:t xml:space="preserve">резки </w:t>
      </w:r>
      <w:r w:rsidR="00635F17" w:rsidRPr="005D3B67">
        <w:rPr>
          <w:rFonts w:ascii="Times New Roman" w:hAnsi="Times New Roman" w:cs="Times New Roman"/>
          <w:sz w:val="24"/>
          <w:szCs w:val="24"/>
          <w:highlight w:val="green"/>
          <w:rPrChange w:id="1419" w:author="Соколов Сергей Вадимович" w:date="2024-01-19T16:34:00Z">
            <w:rPr>
              <w:rFonts w:ascii="Times New Roman" w:hAnsi="Times New Roman" w:cs="Times New Roman"/>
              <w:sz w:val="24"/>
              <w:szCs w:val="24"/>
            </w:rPr>
          </w:rPrChange>
        </w:rPr>
        <w:t>склонов;</w:t>
      </w:r>
    </w:p>
    <w:p w14:paraId="2E038A95" w14:textId="77777777" w:rsidR="00635F17"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420"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421" w:author="Соколов Сергей Вадимович" w:date="2024-01-19T16:34:00Z">
            <w:rPr>
              <w:rFonts w:ascii="Times New Roman" w:hAnsi="Times New Roman" w:cs="Times New Roman"/>
              <w:sz w:val="24"/>
              <w:szCs w:val="24"/>
            </w:rPr>
          </w:rPrChange>
        </w:rPr>
        <w:t xml:space="preserve">- </w:t>
      </w:r>
      <w:r w:rsidR="00635F17" w:rsidRPr="005D3B67">
        <w:rPr>
          <w:rFonts w:ascii="Times New Roman" w:hAnsi="Times New Roman" w:cs="Times New Roman"/>
          <w:sz w:val="24"/>
          <w:szCs w:val="24"/>
          <w:highlight w:val="green"/>
          <w:rPrChange w:id="1422" w:author="Соколов Сергей Вадимович" w:date="2024-01-19T16:34:00Z">
            <w:rPr>
              <w:rFonts w:ascii="Times New Roman" w:hAnsi="Times New Roman" w:cs="Times New Roman"/>
              <w:sz w:val="24"/>
              <w:szCs w:val="24"/>
            </w:rPr>
          </w:rPrChange>
        </w:rPr>
        <w:t>установлени</w:t>
      </w:r>
      <w:r w:rsidR="006C3455" w:rsidRPr="005D3B67">
        <w:rPr>
          <w:rFonts w:ascii="Times New Roman" w:hAnsi="Times New Roman" w:cs="Times New Roman"/>
          <w:sz w:val="24"/>
          <w:szCs w:val="24"/>
          <w:highlight w:val="green"/>
          <w:rPrChange w:id="1423" w:author="Соколов Сергей Вадимович" w:date="2024-01-19T16:34:00Z">
            <w:rPr>
              <w:rFonts w:ascii="Times New Roman" w:hAnsi="Times New Roman" w:cs="Times New Roman"/>
              <w:sz w:val="24"/>
              <w:szCs w:val="24"/>
            </w:rPr>
          </w:rPrChange>
        </w:rPr>
        <w:t>я</w:t>
      </w:r>
      <w:r w:rsidR="00DC024F" w:rsidRPr="005D3B67">
        <w:rPr>
          <w:rFonts w:ascii="Times New Roman" w:hAnsi="Times New Roman" w:cs="Times New Roman"/>
          <w:sz w:val="24"/>
          <w:szCs w:val="24"/>
          <w:highlight w:val="green"/>
          <w:rPrChange w:id="1424" w:author="Соколов Сергей Вадимович" w:date="2024-01-19T16:34:00Z">
            <w:rPr>
              <w:rFonts w:ascii="Times New Roman" w:hAnsi="Times New Roman" w:cs="Times New Roman"/>
              <w:sz w:val="24"/>
              <w:szCs w:val="24"/>
            </w:rPr>
          </w:rPrChange>
        </w:rPr>
        <w:t xml:space="preserve"> </w:t>
      </w:r>
      <w:r w:rsidR="00565C3E" w:rsidRPr="005D3B67">
        <w:rPr>
          <w:rFonts w:ascii="Times New Roman" w:hAnsi="Times New Roman" w:cs="Times New Roman"/>
          <w:sz w:val="24"/>
          <w:szCs w:val="24"/>
          <w:highlight w:val="green"/>
          <w:rPrChange w:id="1425" w:author="Соколов Сергей Вадимович" w:date="2024-01-19T16:34:00Z">
            <w:rPr>
              <w:rFonts w:ascii="Times New Roman" w:hAnsi="Times New Roman" w:cs="Times New Roman"/>
              <w:sz w:val="24"/>
              <w:szCs w:val="24"/>
            </w:rPr>
          </w:rPrChange>
        </w:rPr>
        <w:t xml:space="preserve">особенностей </w:t>
      </w:r>
      <w:r w:rsidR="00635F17" w:rsidRPr="005D3B67">
        <w:rPr>
          <w:rFonts w:ascii="Times New Roman" w:hAnsi="Times New Roman" w:cs="Times New Roman"/>
          <w:sz w:val="24"/>
          <w:szCs w:val="24"/>
          <w:highlight w:val="green"/>
          <w:rPrChange w:id="1426" w:author="Соколов Сергей Вадимович" w:date="2024-01-19T16:34:00Z">
            <w:rPr>
              <w:rFonts w:ascii="Times New Roman" w:hAnsi="Times New Roman" w:cs="Times New Roman"/>
              <w:sz w:val="24"/>
              <w:szCs w:val="24"/>
            </w:rPr>
          </w:rPrChange>
        </w:rPr>
        <w:t xml:space="preserve">хозяйственного использования территории, </w:t>
      </w:r>
      <w:r w:rsidR="00565C3E" w:rsidRPr="005D3B67">
        <w:rPr>
          <w:rFonts w:ascii="Times New Roman" w:hAnsi="Times New Roman" w:cs="Times New Roman"/>
          <w:sz w:val="24"/>
          <w:szCs w:val="24"/>
          <w:highlight w:val="green"/>
          <w:rPrChange w:id="1427" w:author="Соколов Сергей Вадимович" w:date="2024-01-19T16:34:00Z">
            <w:rPr>
              <w:rFonts w:ascii="Times New Roman" w:hAnsi="Times New Roman" w:cs="Times New Roman"/>
              <w:sz w:val="24"/>
              <w:szCs w:val="24"/>
            </w:rPr>
          </w:rPrChange>
        </w:rPr>
        <w:t>выявлени</w:t>
      </w:r>
      <w:r w:rsidR="006C3455" w:rsidRPr="005D3B67">
        <w:rPr>
          <w:rFonts w:ascii="Times New Roman" w:hAnsi="Times New Roman" w:cs="Times New Roman"/>
          <w:sz w:val="24"/>
          <w:szCs w:val="24"/>
          <w:highlight w:val="green"/>
          <w:rPrChange w:id="1428" w:author="Соколов Сергей Вадимович" w:date="2024-01-19T16:34:00Z">
            <w:rPr>
              <w:rFonts w:ascii="Times New Roman" w:hAnsi="Times New Roman" w:cs="Times New Roman"/>
              <w:sz w:val="24"/>
              <w:szCs w:val="24"/>
            </w:rPr>
          </w:rPrChange>
        </w:rPr>
        <w:t>я</w:t>
      </w:r>
      <w:r w:rsidR="00DC024F" w:rsidRPr="005D3B67">
        <w:rPr>
          <w:rFonts w:ascii="Times New Roman" w:hAnsi="Times New Roman" w:cs="Times New Roman"/>
          <w:sz w:val="24"/>
          <w:szCs w:val="24"/>
          <w:highlight w:val="green"/>
          <w:rPrChange w:id="1429" w:author="Соколов Сергей Вадимович" w:date="2024-01-19T16:34:00Z">
            <w:rPr>
              <w:rFonts w:ascii="Times New Roman" w:hAnsi="Times New Roman" w:cs="Times New Roman"/>
              <w:sz w:val="24"/>
              <w:szCs w:val="24"/>
            </w:rPr>
          </w:rPrChange>
        </w:rPr>
        <w:t xml:space="preserve"> </w:t>
      </w:r>
      <w:r w:rsidR="00635F17" w:rsidRPr="005D3B67">
        <w:rPr>
          <w:rFonts w:ascii="Times New Roman" w:hAnsi="Times New Roman" w:cs="Times New Roman"/>
          <w:sz w:val="24"/>
          <w:szCs w:val="24"/>
          <w:highlight w:val="green"/>
          <w:rPrChange w:id="1430" w:author="Соколов Сергей Вадимович" w:date="2024-01-19T16:34:00Z">
            <w:rPr>
              <w:rFonts w:ascii="Times New Roman" w:hAnsi="Times New Roman" w:cs="Times New Roman"/>
              <w:sz w:val="24"/>
              <w:szCs w:val="24"/>
            </w:rPr>
          </w:rPrChange>
        </w:rPr>
        <w:t>техногенных воздействий;</w:t>
      </w:r>
    </w:p>
    <w:p w14:paraId="58E83465" w14:textId="566F08F7" w:rsidR="009E2FA7"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431"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432" w:author="Соколов Сергей Вадимович" w:date="2024-01-19T16:34:00Z">
            <w:rPr>
              <w:rFonts w:ascii="Times New Roman" w:hAnsi="Times New Roman" w:cs="Times New Roman"/>
              <w:sz w:val="24"/>
              <w:szCs w:val="24"/>
            </w:rPr>
          </w:rPrChange>
        </w:rPr>
        <w:t>-</w:t>
      </w:r>
      <w:r w:rsidR="0045451F" w:rsidRPr="005D3B67">
        <w:rPr>
          <w:rFonts w:ascii="Times New Roman" w:hAnsi="Times New Roman" w:cs="Times New Roman"/>
          <w:sz w:val="24"/>
          <w:szCs w:val="24"/>
          <w:highlight w:val="green"/>
          <w:rPrChange w:id="1433" w:author="Соколов Сергей Вадимович" w:date="2024-01-19T16:34:00Z">
            <w:rPr>
              <w:rFonts w:ascii="Times New Roman" w:hAnsi="Times New Roman" w:cs="Times New Roman"/>
              <w:sz w:val="24"/>
              <w:szCs w:val="24"/>
            </w:rPr>
          </w:rPrChange>
        </w:rPr>
        <w:t xml:space="preserve"> </w:t>
      </w:r>
      <w:r w:rsidR="009E2FA7" w:rsidRPr="005D3B67">
        <w:rPr>
          <w:rFonts w:ascii="Times New Roman" w:hAnsi="Times New Roman" w:cs="Times New Roman"/>
          <w:sz w:val="24"/>
          <w:szCs w:val="24"/>
          <w:highlight w:val="green"/>
          <w:rPrChange w:id="1434" w:author="Соколов Сергей Вадимович" w:date="2024-01-19T16:34:00Z">
            <w:rPr>
              <w:rFonts w:ascii="Times New Roman" w:hAnsi="Times New Roman" w:cs="Times New Roman"/>
              <w:sz w:val="24"/>
              <w:szCs w:val="24"/>
            </w:rPr>
          </w:rPrChange>
        </w:rPr>
        <w:t>обследовани</w:t>
      </w:r>
      <w:r w:rsidR="006C3455" w:rsidRPr="005D3B67">
        <w:rPr>
          <w:rFonts w:ascii="Times New Roman" w:hAnsi="Times New Roman" w:cs="Times New Roman"/>
          <w:sz w:val="24"/>
          <w:szCs w:val="24"/>
          <w:highlight w:val="green"/>
          <w:rPrChange w:id="1435" w:author="Соколов Сергей Вадимович" w:date="2024-01-19T16:34:00Z">
            <w:rPr>
              <w:rFonts w:ascii="Times New Roman" w:hAnsi="Times New Roman" w:cs="Times New Roman"/>
              <w:sz w:val="24"/>
              <w:szCs w:val="24"/>
            </w:rPr>
          </w:rPrChange>
        </w:rPr>
        <w:t>я</w:t>
      </w:r>
      <w:r w:rsidR="00DC024F" w:rsidRPr="005D3B67">
        <w:rPr>
          <w:rFonts w:ascii="Times New Roman" w:hAnsi="Times New Roman" w:cs="Times New Roman"/>
          <w:sz w:val="24"/>
          <w:szCs w:val="24"/>
          <w:highlight w:val="green"/>
          <w:rPrChange w:id="1436" w:author="Соколов Сергей Вадимович" w:date="2024-01-19T16:34:00Z">
            <w:rPr>
              <w:rFonts w:ascii="Times New Roman" w:hAnsi="Times New Roman" w:cs="Times New Roman"/>
              <w:sz w:val="24"/>
              <w:szCs w:val="24"/>
            </w:rPr>
          </w:rPrChange>
        </w:rPr>
        <w:t xml:space="preserve"> </w:t>
      </w:r>
      <w:r w:rsidR="00565C3E" w:rsidRPr="005D3B67">
        <w:rPr>
          <w:rFonts w:ascii="Times New Roman" w:hAnsi="Times New Roman" w:cs="Times New Roman"/>
          <w:sz w:val="24"/>
          <w:szCs w:val="24"/>
          <w:highlight w:val="green"/>
          <w:rPrChange w:id="1437" w:author="Соколов Сергей Вадимович" w:date="2024-01-19T16:34:00Z">
            <w:rPr>
              <w:rFonts w:ascii="Times New Roman" w:hAnsi="Times New Roman" w:cs="Times New Roman"/>
              <w:sz w:val="24"/>
              <w:szCs w:val="24"/>
            </w:rPr>
          </w:rPrChange>
        </w:rPr>
        <w:t>и фотофиксаци</w:t>
      </w:r>
      <w:r w:rsidR="00D11CCD" w:rsidRPr="005D3B67">
        <w:rPr>
          <w:rFonts w:ascii="Times New Roman" w:hAnsi="Times New Roman" w:cs="Times New Roman"/>
          <w:sz w:val="24"/>
          <w:szCs w:val="24"/>
          <w:highlight w:val="green"/>
          <w:rPrChange w:id="1438" w:author="Соколов Сергей Вадимович" w:date="2024-01-19T16:34:00Z">
            <w:rPr>
              <w:rFonts w:ascii="Times New Roman" w:hAnsi="Times New Roman" w:cs="Times New Roman"/>
              <w:sz w:val="24"/>
              <w:szCs w:val="24"/>
            </w:rPr>
          </w:rPrChange>
        </w:rPr>
        <w:t>и</w:t>
      </w:r>
      <w:r w:rsidR="00DC024F" w:rsidRPr="005D3B67">
        <w:rPr>
          <w:rFonts w:ascii="Times New Roman" w:hAnsi="Times New Roman" w:cs="Times New Roman"/>
          <w:sz w:val="24"/>
          <w:szCs w:val="24"/>
          <w:highlight w:val="green"/>
          <w:rPrChange w:id="1439" w:author="Соколов Сергей Вадимович" w:date="2024-01-19T16:34:00Z">
            <w:rPr>
              <w:rFonts w:ascii="Times New Roman" w:hAnsi="Times New Roman" w:cs="Times New Roman"/>
              <w:sz w:val="24"/>
              <w:szCs w:val="24"/>
            </w:rPr>
          </w:rPrChange>
        </w:rPr>
        <w:t xml:space="preserve"> </w:t>
      </w:r>
      <w:r w:rsidR="0011284B" w:rsidRPr="005D3B67">
        <w:rPr>
          <w:rFonts w:ascii="Times New Roman" w:hAnsi="Times New Roman" w:cs="Times New Roman"/>
          <w:sz w:val="24"/>
          <w:szCs w:val="24"/>
          <w:highlight w:val="green"/>
          <w:rPrChange w:id="1440" w:author="Соколов Сергей Вадимович" w:date="2024-01-19T16:34:00Z">
            <w:rPr>
              <w:rFonts w:ascii="Times New Roman" w:hAnsi="Times New Roman" w:cs="Times New Roman"/>
              <w:sz w:val="24"/>
              <w:szCs w:val="24"/>
            </w:rPr>
          </w:rPrChange>
        </w:rPr>
        <w:t>существующих</w:t>
      </w:r>
      <w:r w:rsidR="009E2FA7" w:rsidRPr="005D3B67">
        <w:rPr>
          <w:rFonts w:ascii="Times New Roman" w:hAnsi="Times New Roman" w:cs="Times New Roman"/>
          <w:sz w:val="24"/>
          <w:szCs w:val="24"/>
          <w:highlight w:val="green"/>
          <w:rPrChange w:id="1441" w:author="Соколов Сергей Вадимович" w:date="2024-01-19T16:34:00Z">
            <w:rPr>
              <w:rFonts w:ascii="Times New Roman" w:hAnsi="Times New Roman" w:cs="Times New Roman"/>
              <w:sz w:val="24"/>
              <w:szCs w:val="24"/>
            </w:rPr>
          </w:rPrChange>
        </w:rPr>
        <w:t xml:space="preserve"> деформаций и </w:t>
      </w:r>
      <w:r w:rsidR="00565C3E" w:rsidRPr="005D3B67">
        <w:rPr>
          <w:rFonts w:ascii="Times New Roman" w:hAnsi="Times New Roman" w:cs="Times New Roman"/>
          <w:sz w:val="24"/>
          <w:szCs w:val="24"/>
          <w:highlight w:val="green"/>
          <w:rPrChange w:id="1442" w:author="Соколов Сергей Вадимович" w:date="2024-01-19T16:34:00Z">
            <w:rPr>
              <w:rFonts w:ascii="Times New Roman" w:hAnsi="Times New Roman" w:cs="Times New Roman"/>
              <w:sz w:val="24"/>
              <w:szCs w:val="24"/>
            </w:rPr>
          </w:rPrChange>
        </w:rPr>
        <w:t>предварительн</w:t>
      </w:r>
      <w:r w:rsidR="006C3455" w:rsidRPr="005D3B67">
        <w:rPr>
          <w:rFonts w:ascii="Times New Roman" w:hAnsi="Times New Roman" w:cs="Times New Roman"/>
          <w:sz w:val="24"/>
          <w:szCs w:val="24"/>
          <w:highlight w:val="green"/>
          <w:rPrChange w:id="1443" w:author="Соколов Сергей Вадимович" w:date="2024-01-19T16:34:00Z">
            <w:rPr>
              <w:rFonts w:ascii="Times New Roman" w:hAnsi="Times New Roman" w:cs="Times New Roman"/>
              <w:sz w:val="24"/>
              <w:szCs w:val="24"/>
            </w:rPr>
          </w:rPrChange>
        </w:rPr>
        <w:t>ой</w:t>
      </w:r>
      <w:r w:rsidR="00DC024F" w:rsidRPr="005D3B67">
        <w:rPr>
          <w:rFonts w:ascii="Times New Roman" w:hAnsi="Times New Roman" w:cs="Times New Roman"/>
          <w:sz w:val="24"/>
          <w:szCs w:val="24"/>
          <w:highlight w:val="green"/>
          <w:rPrChange w:id="1444" w:author="Соколов Сергей Вадимович" w:date="2024-01-19T16:34:00Z">
            <w:rPr>
              <w:rFonts w:ascii="Times New Roman" w:hAnsi="Times New Roman" w:cs="Times New Roman"/>
              <w:sz w:val="24"/>
              <w:szCs w:val="24"/>
            </w:rPr>
          </w:rPrChange>
        </w:rPr>
        <w:t xml:space="preserve"> </w:t>
      </w:r>
      <w:r w:rsidR="009E2FA7" w:rsidRPr="005D3B67">
        <w:rPr>
          <w:rFonts w:ascii="Times New Roman" w:hAnsi="Times New Roman" w:cs="Times New Roman"/>
          <w:sz w:val="24"/>
          <w:szCs w:val="24"/>
          <w:highlight w:val="green"/>
          <w:rPrChange w:id="1445" w:author="Соколов Сергей Вадимович" w:date="2024-01-19T16:34:00Z">
            <w:rPr>
              <w:rFonts w:ascii="Times New Roman" w:hAnsi="Times New Roman" w:cs="Times New Roman"/>
              <w:sz w:val="24"/>
              <w:szCs w:val="24"/>
            </w:rPr>
          </w:rPrChange>
        </w:rPr>
        <w:t>оценк</w:t>
      </w:r>
      <w:r w:rsidR="006C3455" w:rsidRPr="005D3B67">
        <w:rPr>
          <w:rFonts w:ascii="Times New Roman" w:hAnsi="Times New Roman" w:cs="Times New Roman"/>
          <w:sz w:val="24"/>
          <w:szCs w:val="24"/>
          <w:highlight w:val="green"/>
          <w:rPrChange w:id="1446" w:author="Соколов Сергей Вадимович" w:date="2024-01-19T16:34:00Z">
            <w:rPr>
              <w:rFonts w:ascii="Times New Roman" w:hAnsi="Times New Roman" w:cs="Times New Roman"/>
              <w:sz w:val="24"/>
              <w:szCs w:val="24"/>
            </w:rPr>
          </w:rPrChange>
        </w:rPr>
        <w:t>и</w:t>
      </w:r>
      <w:r w:rsidR="009E2FA7" w:rsidRPr="005D3B67">
        <w:rPr>
          <w:rFonts w:ascii="Times New Roman" w:hAnsi="Times New Roman" w:cs="Times New Roman"/>
          <w:sz w:val="24"/>
          <w:szCs w:val="24"/>
          <w:highlight w:val="green"/>
          <w:rPrChange w:id="1447" w:author="Соколов Сергей Вадимович" w:date="2024-01-19T16:34:00Z">
            <w:rPr>
              <w:rFonts w:ascii="Times New Roman" w:hAnsi="Times New Roman" w:cs="Times New Roman"/>
              <w:sz w:val="24"/>
              <w:szCs w:val="24"/>
            </w:rPr>
          </w:rPrChange>
        </w:rPr>
        <w:t xml:space="preserve"> технического состояния существующих зданий и сооружений в пределах оползня и смежных с ним участк</w:t>
      </w:r>
      <w:r w:rsidR="00D11CCD" w:rsidRPr="005D3B67">
        <w:rPr>
          <w:rFonts w:ascii="Times New Roman" w:hAnsi="Times New Roman" w:cs="Times New Roman"/>
          <w:sz w:val="24"/>
          <w:szCs w:val="24"/>
          <w:highlight w:val="green"/>
          <w:rPrChange w:id="1448" w:author="Соколов Сергей Вадимович" w:date="2024-01-19T16:34:00Z">
            <w:rPr>
              <w:rFonts w:ascii="Times New Roman" w:hAnsi="Times New Roman" w:cs="Times New Roman"/>
              <w:sz w:val="24"/>
              <w:szCs w:val="24"/>
            </w:rPr>
          </w:rPrChange>
        </w:rPr>
        <w:t>ов</w:t>
      </w:r>
      <w:r w:rsidR="009E2FA7" w:rsidRPr="005D3B67">
        <w:rPr>
          <w:rFonts w:ascii="Times New Roman" w:hAnsi="Times New Roman" w:cs="Times New Roman"/>
          <w:sz w:val="24"/>
          <w:szCs w:val="24"/>
          <w:highlight w:val="green"/>
          <w:rPrChange w:id="1449" w:author="Соколов Сергей Вадимович" w:date="2024-01-19T16:34:00Z">
            <w:rPr>
              <w:rFonts w:ascii="Times New Roman" w:hAnsi="Times New Roman" w:cs="Times New Roman"/>
              <w:sz w:val="24"/>
              <w:szCs w:val="24"/>
            </w:rPr>
          </w:rPrChange>
        </w:rPr>
        <w:t>, оценк</w:t>
      </w:r>
      <w:r w:rsidR="006C3455" w:rsidRPr="005D3B67">
        <w:rPr>
          <w:rFonts w:ascii="Times New Roman" w:hAnsi="Times New Roman" w:cs="Times New Roman"/>
          <w:sz w:val="24"/>
          <w:szCs w:val="24"/>
          <w:highlight w:val="green"/>
          <w:rPrChange w:id="1450" w:author="Соколов Сергей Вадимович" w:date="2024-01-19T16:34:00Z">
            <w:rPr>
              <w:rFonts w:ascii="Times New Roman" w:hAnsi="Times New Roman" w:cs="Times New Roman"/>
              <w:sz w:val="24"/>
              <w:szCs w:val="24"/>
            </w:rPr>
          </w:rPrChange>
        </w:rPr>
        <w:t>и</w:t>
      </w:r>
      <w:r w:rsidR="009E2FA7" w:rsidRPr="005D3B67">
        <w:rPr>
          <w:rFonts w:ascii="Times New Roman" w:hAnsi="Times New Roman" w:cs="Times New Roman"/>
          <w:sz w:val="24"/>
          <w:szCs w:val="24"/>
          <w:highlight w:val="green"/>
          <w:rPrChange w:id="1451" w:author="Соколов Сергей Вадимович" w:date="2024-01-19T16:34:00Z">
            <w:rPr>
              <w:rFonts w:ascii="Times New Roman" w:hAnsi="Times New Roman" w:cs="Times New Roman"/>
              <w:sz w:val="24"/>
              <w:szCs w:val="24"/>
            </w:rPr>
          </w:rPrChange>
        </w:rPr>
        <w:t xml:space="preserve"> эффективности существующей инженерной защиты;</w:t>
      </w:r>
    </w:p>
    <w:p w14:paraId="5F2EDE5B" w14:textId="31DE1B4E" w:rsidR="009E2FA7" w:rsidRPr="005D3B67" w:rsidRDefault="00125CC8" w:rsidP="00125CC8">
      <w:pPr>
        <w:pStyle w:val="aff1"/>
        <w:tabs>
          <w:tab w:val="left" w:pos="993"/>
        </w:tabs>
        <w:spacing w:line="360" w:lineRule="auto"/>
        <w:ind w:left="0" w:firstLine="709"/>
        <w:jc w:val="both"/>
        <w:rPr>
          <w:rFonts w:ascii="Times New Roman" w:hAnsi="Times New Roman" w:cs="Times New Roman"/>
          <w:sz w:val="24"/>
          <w:szCs w:val="24"/>
          <w:highlight w:val="green"/>
          <w:rPrChange w:id="1452" w:author="Соколов Сергей Вадимович" w:date="2024-01-19T16:34: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453" w:author="Соколов Сергей Вадимович" w:date="2024-01-19T16:34:00Z">
            <w:rPr>
              <w:rFonts w:ascii="Times New Roman" w:hAnsi="Times New Roman" w:cs="Times New Roman"/>
              <w:sz w:val="24"/>
              <w:szCs w:val="24"/>
            </w:rPr>
          </w:rPrChange>
        </w:rPr>
        <w:t>-</w:t>
      </w:r>
      <w:r w:rsidR="0045451F" w:rsidRPr="005D3B67">
        <w:rPr>
          <w:rFonts w:ascii="Times New Roman" w:hAnsi="Times New Roman" w:cs="Times New Roman"/>
          <w:sz w:val="24"/>
          <w:szCs w:val="24"/>
          <w:highlight w:val="green"/>
          <w:rPrChange w:id="1454" w:author="Соколов Сергей Вадимович" w:date="2024-01-19T16:34:00Z">
            <w:rPr>
              <w:rFonts w:ascii="Times New Roman" w:hAnsi="Times New Roman" w:cs="Times New Roman"/>
              <w:sz w:val="24"/>
              <w:szCs w:val="24"/>
            </w:rPr>
          </w:rPrChange>
        </w:rPr>
        <w:t xml:space="preserve"> </w:t>
      </w:r>
      <w:r w:rsidR="009E2FA7" w:rsidRPr="005D3B67">
        <w:rPr>
          <w:rFonts w:ascii="Times New Roman" w:hAnsi="Times New Roman" w:cs="Times New Roman"/>
          <w:sz w:val="24"/>
          <w:szCs w:val="24"/>
          <w:highlight w:val="green"/>
          <w:rPrChange w:id="1455" w:author="Соколов Сергей Вадимович" w:date="2024-01-19T16:34:00Z">
            <w:rPr>
              <w:rFonts w:ascii="Times New Roman" w:hAnsi="Times New Roman" w:cs="Times New Roman"/>
              <w:sz w:val="24"/>
              <w:szCs w:val="24"/>
            </w:rPr>
          </w:rPrChange>
        </w:rPr>
        <w:t>уточнени</w:t>
      </w:r>
      <w:r w:rsidR="006C3455" w:rsidRPr="005D3B67">
        <w:rPr>
          <w:rFonts w:ascii="Times New Roman" w:hAnsi="Times New Roman" w:cs="Times New Roman"/>
          <w:sz w:val="24"/>
          <w:szCs w:val="24"/>
          <w:highlight w:val="green"/>
          <w:rPrChange w:id="1456" w:author="Соколов Сергей Вадимович" w:date="2024-01-19T16:34:00Z">
            <w:rPr>
              <w:rFonts w:ascii="Times New Roman" w:hAnsi="Times New Roman" w:cs="Times New Roman"/>
              <w:sz w:val="24"/>
              <w:szCs w:val="24"/>
            </w:rPr>
          </w:rPrChange>
        </w:rPr>
        <w:t>я</w:t>
      </w:r>
      <w:r w:rsidR="009E2FA7" w:rsidRPr="005D3B67">
        <w:rPr>
          <w:rFonts w:ascii="Times New Roman" w:hAnsi="Times New Roman" w:cs="Times New Roman"/>
          <w:sz w:val="24"/>
          <w:szCs w:val="24"/>
          <w:highlight w:val="green"/>
          <w:rPrChange w:id="1457" w:author="Соколов Сергей Вадимович" w:date="2024-01-19T16:34:00Z">
            <w:rPr>
              <w:rFonts w:ascii="Times New Roman" w:hAnsi="Times New Roman" w:cs="Times New Roman"/>
              <w:sz w:val="24"/>
              <w:szCs w:val="24"/>
            </w:rPr>
          </w:rPrChange>
        </w:rPr>
        <w:t xml:space="preserve"> результатов предварительного дешифрирования</w:t>
      </w:r>
      <w:r w:rsidR="0011284B" w:rsidRPr="005D3B67">
        <w:rPr>
          <w:rFonts w:ascii="Times New Roman" w:hAnsi="Times New Roman" w:cs="Times New Roman"/>
          <w:highlight w:val="green"/>
          <w:rPrChange w:id="1458" w:author="Соколов Сергей Вадимович" w:date="2024-01-19T16:34:00Z">
            <w:rPr>
              <w:rFonts w:ascii="Times New Roman" w:hAnsi="Times New Roman" w:cs="Times New Roman"/>
            </w:rPr>
          </w:rPrChange>
        </w:rPr>
        <w:t xml:space="preserve"> </w:t>
      </w:r>
      <w:r w:rsidR="00B40743" w:rsidRPr="005D3B67">
        <w:rPr>
          <w:rFonts w:ascii="Times New Roman" w:hAnsi="Times New Roman" w:cs="Times New Roman"/>
          <w:sz w:val="24"/>
          <w:szCs w:val="24"/>
          <w:highlight w:val="green"/>
          <w:rPrChange w:id="1459" w:author="Соколов Сергей Вадимович" w:date="2024-01-19T16:34:00Z">
            <w:rPr>
              <w:rFonts w:ascii="Times New Roman" w:hAnsi="Times New Roman" w:cs="Times New Roman"/>
              <w:sz w:val="24"/>
              <w:szCs w:val="24"/>
            </w:rPr>
          </w:rPrChange>
        </w:rPr>
        <w:t>аэро- и космических материалов</w:t>
      </w:r>
      <w:r w:rsidR="009E2FA7" w:rsidRPr="005D3B67">
        <w:rPr>
          <w:rFonts w:ascii="Times New Roman" w:hAnsi="Times New Roman" w:cs="Times New Roman"/>
          <w:sz w:val="24"/>
          <w:szCs w:val="24"/>
          <w:highlight w:val="green"/>
          <w:rPrChange w:id="1460" w:author="Соколов Сергей Вадимович" w:date="2024-01-19T16:34:00Z">
            <w:rPr>
              <w:rFonts w:ascii="Times New Roman" w:hAnsi="Times New Roman" w:cs="Times New Roman"/>
              <w:sz w:val="24"/>
              <w:szCs w:val="24"/>
            </w:rPr>
          </w:rPrChange>
        </w:rPr>
        <w:t>;</w:t>
      </w:r>
    </w:p>
    <w:p w14:paraId="241536D5" w14:textId="5DD76480" w:rsidR="002C470F" w:rsidRPr="002150CE" w:rsidRDefault="00125CC8" w:rsidP="00125CC8">
      <w:pPr>
        <w:pStyle w:val="aff1"/>
        <w:tabs>
          <w:tab w:val="left" w:pos="993"/>
        </w:tabs>
        <w:spacing w:line="360" w:lineRule="auto"/>
        <w:ind w:left="0" w:firstLine="709"/>
        <w:jc w:val="both"/>
        <w:rPr>
          <w:rFonts w:ascii="Times New Roman" w:hAnsi="Times New Roman" w:cs="Times New Roman"/>
          <w:sz w:val="24"/>
          <w:szCs w:val="24"/>
        </w:rPr>
      </w:pPr>
      <w:r w:rsidRPr="005D3B67">
        <w:rPr>
          <w:rFonts w:ascii="Times New Roman" w:hAnsi="Times New Roman" w:cs="Times New Roman"/>
          <w:sz w:val="24"/>
          <w:szCs w:val="24"/>
          <w:highlight w:val="green"/>
          <w:rPrChange w:id="1461" w:author="Соколов Сергей Вадимович" w:date="2024-01-19T16:34:00Z">
            <w:rPr>
              <w:rFonts w:ascii="Times New Roman" w:hAnsi="Times New Roman" w:cs="Times New Roman"/>
              <w:sz w:val="24"/>
              <w:szCs w:val="24"/>
            </w:rPr>
          </w:rPrChange>
        </w:rPr>
        <w:t>-</w:t>
      </w:r>
      <w:r w:rsidR="0045451F" w:rsidRPr="005D3B67">
        <w:rPr>
          <w:rFonts w:ascii="Times New Roman" w:hAnsi="Times New Roman" w:cs="Times New Roman"/>
          <w:sz w:val="24"/>
          <w:szCs w:val="24"/>
          <w:highlight w:val="green"/>
          <w:rPrChange w:id="1462" w:author="Соколов Сергей Вадимович" w:date="2024-01-19T16:34:00Z">
            <w:rPr>
              <w:rFonts w:ascii="Times New Roman" w:hAnsi="Times New Roman" w:cs="Times New Roman"/>
              <w:sz w:val="24"/>
              <w:szCs w:val="24"/>
            </w:rPr>
          </w:rPrChange>
        </w:rPr>
        <w:t xml:space="preserve"> </w:t>
      </w:r>
      <w:r w:rsidR="00565C3E" w:rsidRPr="005D3B67">
        <w:rPr>
          <w:rFonts w:ascii="Times New Roman" w:hAnsi="Times New Roman" w:cs="Times New Roman"/>
          <w:sz w:val="24"/>
          <w:szCs w:val="24"/>
          <w:highlight w:val="green"/>
          <w:rPrChange w:id="1463" w:author="Соколов Сергей Вадимович" w:date="2024-01-19T16:34:00Z">
            <w:rPr>
              <w:rFonts w:ascii="Times New Roman" w:hAnsi="Times New Roman" w:cs="Times New Roman"/>
              <w:sz w:val="24"/>
              <w:szCs w:val="24"/>
            </w:rPr>
          </w:rPrChange>
        </w:rPr>
        <w:t>выявлени</w:t>
      </w:r>
      <w:r w:rsidR="006C3455" w:rsidRPr="005D3B67">
        <w:rPr>
          <w:rFonts w:ascii="Times New Roman" w:hAnsi="Times New Roman" w:cs="Times New Roman"/>
          <w:sz w:val="24"/>
          <w:szCs w:val="24"/>
          <w:highlight w:val="green"/>
          <w:rPrChange w:id="1464" w:author="Соколов Сергей Вадимович" w:date="2024-01-19T16:34:00Z">
            <w:rPr>
              <w:rFonts w:ascii="Times New Roman" w:hAnsi="Times New Roman" w:cs="Times New Roman"/>
              <w:sz w:val="24"/>
              <w:szCs w:val="24"/>
            </w:rPr>
          </w:rPrChange>
        </w:rPr>
        <w:t>я</w:t>
      </w:r>
      <w:r w:rsidR="00565C3E" w:rsidRPr="005D3B67">
        <w:rPr>
          <w:rFonts w:ascii="Times New Roman" w:hAnsi="Times New Roman" w:cs="Times New Roman"/>
          <w:sz w:val="24"/>
          <w:szCs w:val="24"/>
          <w:highlight w:val="green"/>
          <w:rPrChange w:id="1465" w:author="Соколов Сергей Вадимович" w:date="2024-01-19T16:34:00Z">
            <w:rPr>
              <w:rFonts w:ascii="Times New Roman" w:hAnsi="Times New Roman" w:cs="Times New Roman"/>
              <w:sz w:val="24"/>
              <w:szCs w:val="24"/>
            </w:rPr>
          </w:rPrChange>
        </w:rPr>
        <w:t xml:space="preserve"> оползней-аналогов </w:t>
      </w:r>
      <w:r w:rsidR="009E2FA7" w:rsidRPr="005D3B67">
        <w:rPr>
          <w:rFonts w:ascii="Times New Roman" w:hAnsi="Times New Roman" w:cs="Times New Roman"/>
          <w:sz w:val="24"/>
          <w:szCs w:val="24"/>
          <w:highlight w:val="green"/>
          <w:rPrChange w:id="1466" w:author="Соколов Сергей Вадимович" w:date="2024-01-19T16:34:00Z">
            <w:rPr>
              <w:rFonts w:ascii="Times New Roman" w:hAnsi="Times New Roman" w:cs="Times New Roman"/>
              <w:sz w:val="24"/>
              <w:szCs w:val="24"/>
            </w:rPr>
          </w:rPrChange>
        </w:rPr>
        <w:t>на прилегающей территории</w:t>
      </w:r>
      <w:r w:rsidR="00DC024F" w:rsidRPr="005D3B67">
        <w:rPr>
          <w:rFonts w:ascii="Times New Roman" w:hAnsi="Times New Roman" w:cs="Times New Roman"/>
          <w:sz w:val="24"/>
          <w:szCs w:val="24"/>
          <w:highlight w:val="green"/>
          <w:rPrChange w:id="1467" w:author="Соколов Сергей Вадимович" w:date="2024-01-19T16:34:00Z">
            <w:rPr>
              <w:rFonts w:ascii="Times New Roman" w:hAnsi="Times New Roman" w:cs="Times New Roman"/>
              <w:sz w:val="24"/>
              <w:szCs w:val="24"/>
            </w:rPr>
          </w:rPrChange>
        </w:rPr>
        <w:t xml:space="preserve"> </w:t>
      </w:r>
      <w:r w:rsidR="005B0AA0" w:rsidRPr="005D3B67">
        <w:rPr>
          <w:rFonts w:ascii="Times New Roman" w:hAnsi="Times New Roman" w:cs="Times New Roman"/>
          <w:sz w:val="24"/>
          <w:szCs w:val="24"/>
          <w:highlight w:val="green"/>
          <w:rPrChange w:id="1468" w:author="Соколов Сергей Вадимович" w:date="2024-01-19T16:34:00Z">
            <w:rPr>
              <w:rFonts w:ascii="Times New Roman" w:hAnsi="Times New Roman" w:cs="Times New Roman"/>
              <w:sz w:val="24"/>
              <w:szCs w:val="24"/>
            </w:rPr>
          </w:rPrChange>
        </w:rPr>
        <w:t>(</w:t>
      </w:r>
      <w:r w:rsidR="009E2FA7" w:rsidRPr="005D3B67">
        <w:rPr>
          <w:rFonts w:ascii="Times New Roman" w:hAnsi="Times New Roman" w:cs="Times New Roman"/>
          <w:sz w:val="24"/>
          <w:szCs w:val="24"/>
          <w:highlight w:val="green"/>
          <w:rPrChange w:id="1469" w:author="Соколов Сергей Вадимович" w:date="2024-01-19T16:34:00Z">
            <w:rPr>
              <w:rFonts w:ascii="Times New Roman" w:hAnsi="Times New Roman" w:cs="Times New Roman"/>
              <w:sz w:val="24"/>
              <w:szCs w:val="24"/>
            </w:rPr>
          </w:rPrChange>
        </w:rPr>
        <w:t>при необходимости</w:t>
      </w:r>
      <w:r w:rsidR="005B0AA0" w:rsidRPr="005D3B67">
        <w:rPr>
          <w:rFonts w:ascii="Times New Roman" w:hAnsi="Times New Roman" w:cs="Times New Roman"/>
          <w:sz w:val="24"/>
          <w:szCs w:val="24"/>
          <w:highlight w:val="green"/>
          <w:rPrChange w:id="1470" w:author="Соколов Сергей Вадимович" w:date="2024-01-19T16:34:00Z">
            <w:rPr>
              <w:rFonts w:ascii="Times New Roman" w:hAnsi="Times New Roman" w:cs="Times New Roman"/>
              <w:sz w:val="24"/>
              <w:szCs w:val="24"/>
            </w:rPr>
          </w:rPrChange>
        </w:rPr>
        <w:t>)</w:t>
      </w:r>
      <w:r w:rsidR="009E2FA7" w:rsidRPr="005D3B67">
        <w:rPr>
          <w:rFonts w:ascii="Times New Roman" w:hAnsi="Times New Roman" w:cs="Times New Roman"/>
          <w:sz w:val="24"/>
          <w:szCs w:val="24"/>
          <w:highlight w:val="green"/>
          <w:rPrChange w:id="1471" w:author="Соколов Сергей Вадимович" w:date="2024-01-19T16:34:00Z">
            <w:rPr>
              <w:rFonts w:ascii="Times New Roman" w:hAnsi="Times New Roman" w:cs="Times New Roman"/>
              <w:sz w:val="24"/>
              <w:szCs w:val="24"/>
            </w:rPr>
          </w:rPrChange>
        </w:rPr>
        <w:t>.</w:t>
      </w:r>
    </w:p>
    <w:p w14:paraId="5CE540D3" w14:textId="77777777" w:rsidR="009332D0" w:rsidRPr="005D3B67" w:rsidRDefault="00B720A2" w:rsidP="000F3F91">
      <w:pPr>
        <w:pStyle w:val="aff1"/>
        <w:numPr>
          <w:ilvl w:val="2"/>
          <w:numId w:val="14"/>
        </w:numPr>
        <w:tabs>
          <w:tab w:val="left" w:pos="993"/>
        </w:tabs>
        <w:spacing w:line="360" w:lineRule="auto"/>
        <w:ind w:left="0" w:firstLine="709"/>
        <w:jc w:val="both"/>
        <w:rPr>
          <w:rFonts w:ascii="Times New Roman" w:hAnsi="Times New Roman" w:cs="Times New Roman"/>
          <w:sz w:val="24"/>
          <w:szCs w:val="24"/>
          <w:highlight w:val="green"/>
          <w:rPrChange w:id="1472" w:author="Соколов Сергей Вадимович" w:date="2024-01-19T16:35:00Z">
            <w:rPr>
              <w:rFonts w:ascii="Times New Roman" w:hAnsi="Times New Roman" w:cs="Times New Roman"/>
              <w:sz w:val="24"/>
              <w:szCs w:val="24"/>
            </w:rPr>
          </w:rPrChange>
        </w:rPr>
      </w:pPr>
      <w:r w:rsidRPr="002150CE">
        <w:rPr>
          <w:rFonts w:ascii="Times New Roman" w:hAnsi="Times New Roman" w:cs="Times New Roman"/>
          <w:sz w:val="24"/>
          <w:szCs w:val="24"/>
        </w:rPr>
        <w:t xml:space="preserve"> </w:t>
      </w:r>
      <w:r w:rsidRPr="005D3B67">
        <w:rPr>
          <w:rFonts w:ascii="Times New Roman" w:hAnsi="Times New Roman" w:cs="Times New Roman"/>
          <w:sz w:val="24"/>
          <w:szCs w:val="24"/>
          <w:highlight w:val="green"/>
          <w:rPrChange w:id="1473" w:author="Соколов Сергей Вадимович" w:date="2024-01-19T16:35:00Z">
            <w:rPr>
              <w:rFonts w:ascii="Times New Roman" w:hAnsi="Times New Roman" w:cs="Times New Roman"/>
              <w:sz w:val="24"/>
              <w:szCs w:val="24"/>
            </w:rPr>
          </w:rPrChange>
        </w:rPr>
        <w:t>И</w:t>
      </w:r>
      <w:r w:rsidR="00F81A6E" w:rsidRPr="005D3B67">
        <w:rPr>
          <w:rFonts w:ascii="Times New Roman" w:hAnsi="Times New Roman" w:cs="Times New Roman"/>
          <w:sz w:val="24"/>
          <w:szCs w:val="24"/>
          <w:highlight w:val="green"/>
          <w:rPrChange w:id="1474" w:author="Соколов Сергей Вадимович" w:date="2024-01-19T16:35:00Z">
            <w:rPr>
              <w:rFonts w:ascii="Times New Roman" w:hAnsi="Times New Roman" w:cs="Times New Roman"/>
              <w:sz w:val="24"/>
              <w:szCs w:val="24"/>
            </w:rPr>
          </w:rPrChange>
        </w:rPr>
        <w:t>нженерно-геологическая (оползневая) съемка проводится</w:t>
      </w:r>
      <w:r w:rsidR="001C2D1E" w:rsidRPr="005D3B67">
        <w:rPr>
          <w:rFonts w:ascii="Times New Roman" w:hAnsi="Times New Roman" w:cs="Times New Roman"/>
          <w:sz w:val="24"/>
          <w:szCs w:val="24"/>
          <w:highlight w:val="green"/>
          <w:rPrChange w:id="1475" w:author="Соколов Сергей Вадимович" w:date="2024-01-19T16:35:00Z">
            <w:rPr>
              <w:rFonts w:ascii="Times New Roman" w:hAnsi="Times New Roman" w:cs="Times New Roman"/>
              <w:sz w:val="24"/>
              <w:szCs w:val="24"/>
            </w:rPr>
          </w:rPrChange>
        </w:rPr>
        <w:t xml:space="preserve"> </w:t>
      </w:r>
      <w:r w:rsidR="00D11CCD" w:rsidRPr="005D3B67">
        <w:rPr>
          <w:rFonts w:ascii="Times New Roman" w:hAnsi="Times New Roman" w:cs="Times New Roman"/>
          <w:sz w:val="24"/>
          <w:szCs w:val="24"/>
          <w:highlight w:val="green"/>
          <w:rPrChange w:id="1476" w:author="Соколов Сергей Вадимович" w:date="2024-01-19T16:35:00Z">
            <w:rPr>
              <w:rFonts w:ascii="Times New Roman" w:hAnsi="Times New Roman" w:cs="Times New Roman"/>
              <w:sz w:val="24"/>
              <w:szCs w:val="24"/>
            </w:rPr>
          </w:rPrChange>
        </w:rPr>
        <w:t>для</w:t>
      </w:r>
      <w:r w:rsidR="00F81A6E" w:rsidRPr="005D3B67">
        <w:rPr>
          <w:rFonts w:ascii="Times New Roman" w:hAnsi="Times New Roman" w:cs="Times New Roman"/>
          <w:sz w:val="24"/>
          <w:szCs w:val="24"/>
          <w:highlight w:val="green"/>
          <w:rPrChange w:id="1477" w:author="Соколов Сергей Вадимович" w:date="2024-01-19T16:35:00Z">
            <w:rPr>
              <w:rFonts w:ascii="Times New Roman" w:hAnsi="Times New Roman" w:cs="Times New Roman"/>
              <w:sz w:val="24"/>
              <w:szCs w:val="24"/>
            </w:rPr>
          </w:rPrChange>
        </w:rPr>
        <w:t xml:space="preserve"> </w:t>
      </w:r>
      <w:r w:rsidR="009332D0" w:rsidRPr="005D3B67">
        <w:rPr>
          <w:rFonts w:ascii="Times New Roman" w:hAnsi="Times New Roman" w:cs="Times New Roman"/>
          <w:sz w:val="24"/>
          <w:szCs w:val="24"/>
          <w:highlight w:val="green"/>
          <w:rPrChange w:id="1478" w:author="Соколов Сергей Вадимович" w:date="2024-01-19T16:35:00Z">
            <w:rPr>
              <w:rFonts w:ascii="Times New Roman" w:hAnsi="Times New Roman" w:cs="Times New Roman"/>
              <w:sz w:val="24"/>
              <w:szCs w:val="24"/>
            </w:rPr>
          </w:rPrChange>
        </w:rPr>
        <w:t>выявления границ существующи</w:t>
      </w:r>
      <w:r w:rsidR="00BA6F84" w:rsidRPr="005D3B67">
        <w:rPr>
          <w:rFonts w:ascii="Times New Roman" w:hAnsi="Times New Roman" w:cs="Times New Roman"/>
          <w:sz w:val="24"/>
          <w:szCs w:val="24"/>
          <w:highlight w:val="green"/>
          <w:rPrChange w:id="1479" w:author="Соколов Сергей Вадимович" w:date="2024-01-19T16:35:00Z">
            <w:rPr>
              <w:rFonts w:ascii="Times New Roman" w:hAnsi="Times New Roman" w:cs="Times New Roman"/>
              <w:sz w:val="24"/>
              <w:szCs w:val="24"/>
            </w:rPr>
          </w:rPrChange>
        </w:rPr>
        <w:t xml:space="preserve">х оползней </w:t>
      </w:r>
      <w:r w:rsidR="003F69D7" w:rsidRPr="005D3B67">
        <w:rPr>
          <w:rFonts w:ascii="Times New Roman" w:hAnsi="Times New Roman" w:cs="Times New Roman"/>
          <w:sz w:val="24"/>
          <w:szCs w:val="24"/>
          <w:highlight w:val="green"/>
          <w:rPrChange w:id="1480" w:author="Соколов Сергей Вадимович" w:date="2024-01-19T16:35:00Z">
            <w:rPr>
              <w:rFonts w:ascii="Times New Roman" w:hAnsi="Times New Roman" w:cs="Times New Roman"/>
              <w:sz w:val="24"/>
              <w:szCs w:val="24"/>
            </w:rPr>
          </w:rPrChange>
        </w:rPr>
        <w:t>и их структурных элементов</w:t>
      </w:r>
      <w:r w:rsidR="004D30B0" w:rsidRPr="005D3B67">
        <w:rPr>
          <w:rFonts w:ascii="Times New Roman" w:hAnsi="Times New Roman" w:cs="Times New Roman"/>
          <w:sz w:val="24"/>
          <w:szCs w:val="24"/>
          <w:highlight w:val="green"/>
          <w:rPrChange w:id="1481" w:author="Соколов Сергей Вадимович" w:date="2024-01-19T16:35:00Z">
            <w:rPr>
              <w:rFonts w:ascii="Times New Roman" w:hAnsi="Times New Roman" w:cs="Times New Roman"/>
              <w:sz w:val="24"/>
              <w:szCs w:val="24"/>
            </w:rPr>
          </w:rPrChange>
        </w:rPr>
        <w:t>,</w:t>
      </w:r>
      <w:r w:rsidR="00F81A6E" w:rsidRPr="005D3B67">
        <w:rPr>
          <w:rFonts w:ascii="Times New Roman" w:hAnsi="Times New Roman" w:cs="Times New Roman"/>
          <w:sz w:val="24"/>
          <w:szCs w:val="24"/>
          <w:highlight w:val="green"/>
          <w:rPrChange w:id="1482" w:author="Соколов Сергей Вадимович" w:date="2024-01-19T16:35:00Z">
            <w:rPr>
              <w:rFonts w:ascii="Times New Roman" w:hAnsi="Times New Roman" w:cs="Times New Roman"/>
              <w:sz w:val="24"/>
              <w:szCs w:val="24"/>
            </w:rPr>
          </w:rPrChange>
        </w:rPr>
        <w:t xml:space="preserve"> </w:t>
      </w:r>
      <w:r w:rsidR="009332D0" w:rsidRPr="005D3B67">
        <w:rPr>
          <w:rFonts w:ascii="Times New Roman" w:hAnsi="Times New Roman" w:cs="Times New Roman"/>
          <w:sz w:val="24"/>
          <w:szCs w:val="24"/>
          <w:highlight w:val="green"/>
          <w:rPrChange w:id="1483" w:author="Соколов Сергей Вадимович" w:date="2024-01-19T16:35:00Z">
            <w:rPr>
              <w:rFonts w:ascii="Times New Roman" w:hAnsi="Times New Roman" w:cs="Times New Roman"/>
              <w:sz w:val="24"/>
              <w:szCs w:val="24"/>
            </w:rPr>
          </w:rPrChange>
        </w:rPr>
        <w:t>оконтуривания потенциальн</w:t>
      </w:r>
      <w:r w:rsidR="00165696" w:rsidRPr="005D3B67">
        <w:rPr>
          <w:rFonts w:ascii="Times New Roman" w:hAnsi="Times New Roman" w:cs="Times New Roman"/>
          <w:sz w:val="24"/>
          <w:szCs w:val="24"/>
          <w:highlight w:val="green"/>
          <w:rPrChange w:id="1484" w:author="Соколов Сергей Вадимович" w:date="2024-01-19T16:35:00Z">
            <w:rPr>
              <w:rFonts w:ascii="Times New Roman" w:hAnsi="Times New Roman" w:cs="Times New Roman"/>
              <w:sz w:val="24"/>
              <w:szCs w:val="24"/>
            </w:rPr>
          </w:rPrChange>
        </w:rPr>
        <w:t>о неустойчивых участков склона</w:t>
      </w:r>
      <w:r w:rsidR="004D30B0" w:rsidRPr="005D3B67">
        <w:rPr>
          <w:rFonts w:ascii="Times New Roman" w:hAnsi="Times New Roman" w:cs="Times New Roman"/>
          <w:sz w:val="24"/>
          <w:szCs w:val="24"/>
          <w:highlight w:val="green"/>
          <w:rPrChange w:id="1485" w:author="Соколов Сергей Вадимович" w:date="2024-01-19T16:35:00Z">
            <w:rPr>
              <w:rFonts w:ascii="Times New Roman" w:hAnsi="Times New Roman" w:cs="Times New Roman"/>
              <w:sz w:val="24"/>
              <w:szCs w:val="24"/>
            </w:rPr>
          </w:rPrChange>
        </w:rPr>
        <w:t xml:space="preserve"> </w:t>
      </w:r>
      <w:r w:rsidR="009332D0" w:rsidRPr="005D3B67">
        <w:rPr>
          <w:rFonts w:ascii="Times New Roman" w:hAnsi="Times New Roman" w:cs="Times New Roman"/>
          <w:sz w:val="24"/>
          <w:szCs w:val="24"/>
          <w:highlight w:val="green"/>
          <w:rPrChange w:id="1486" w:author="Соколов Сергей Вадимович" w:date="2024-01-19T16:35:00Z">
            <w:rPr>
              <w:rFonts w:ascii="Times New Roman" w:hAnsi="Times New Roman" w:cs="Times New Roman"/>
              <w:sz w:val="24"/>
              <w:szCs w:val="24"/>
            </w:rPr>
          </w:rPrChange>
        </w:rPr>
        <w:t>с использованием имеющихся или специально создаваемых топографических планов.</w:t>
      </w:r>
    </w:p>
    <w:p w14:paraId="61F4C860" w14:textId="116CFC8E" w:rsidR="009332D0" w:rsidRPr="005D3B67" w:rsidRDefault="009332D0" w:rsidP="00AD593A">
      <w:pPr>
        <w:pStyle w:val="aff1"/>
        <w:tabs>
          <w:tab w:val="left" w:pos="993"/>
        </w:tabs>
        <w:spacing w:line="360" w:lineRule="auto"/>
        <w:ind w:left="0" w:firstLine="709"/>
        <w:jc w:val="both"/>
        <w:rPr>
          <w:rFonts w:ascii="Times New Roman" w:hAnsi="Times New Roman" w:cs="Times New Roman"/>
          <w:sz w:val="24"/>
          <w:szCs w:val="24"/>
          <w:highlight w:val="green"/>
          <w:rPrChange w:id="1487" w:author="Соколов Сергей Вадимович" w:date="2024-01-19T16:35: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488" w:author="Соколов Сергей Вадимович" w:date="2024-01-19T16:35:00Z">
            <w:rPr>
              <w:rFonts w:ascii="Times New Roman" w:hAnsi="Times New Roman" w:cs="Times New Roman"/>
              <w:sz w:val="24"/>
              <w:szCs w:val="24"/>
            </w:rPr>
          </w:rPrChange>
        </w:rPr>
        <w:t>При проведении оползневой съ</w:t>
      </w:r>
      <w:r w:rsidR="002150CE" w:rsidRPr="005D3B67">
        <w:rPr>
          <w:rFonts w:ascii="Times New Roman" w:hAnsi="Times New Roman" w:cs="Times New Roman"/>
          <w:sz w:val="24"/>
          <w:szCs w:val="24"/>
          <w:highlight w:val="green"/>
          <w:rPrChange w:id="1489" w:author="Соколов Сергей Вадимович" w:date="2024-01-19T16:35:00Z">
            <w:rPr>
              <w:rFonts w:ascii="Times New Roman" w:hAnsi="Times New Roman" w:cs="Times New Roman"/>
              <w:sz w:val="24"/>
              <w:szCs w:val="24"/>
            </w:rPr>
          </w:rPrChange>
        </w:rPr>
        <w:t>е</w:t>
      </w:r>
      <w:r w:rsidRPr="005D3B67">
        <w:rPr>
          <w:rFonts w:ascii="Times New Roman" w:hAnsi="Times New Roman" w:cs="Times New Roman"/>
          <w:sz w:val="24"/>
          <w:szCs w:val="24"/>
          <w:highlight w:val="green"/>
          <w:rPrChange w:id="1490" w:author="Соколов Сергей Вадимович" w:date="2024-01-19T16:35:00Z">
            <w:rPr>
              <w:rFonts w:ascii="Times New Roman" w:hAnsi="Times New Roman" w:cs="Times New Roman"/>
              <w:sz w:val="24"/>
              <w:szCs w:val="24"/>
            </w:rPr>
          </w:rPrChange>
        </w:rPr>
        <w:t xml:space="preserve">мки используются сведения, полученные при дешифрировании </w:t>
      </w:r>
      <w:r w:rsidR="00B40743" w:rsidRPr="005D3B67">
        <w:rPr>
          <w:rFonts w:ascii="Times New Roman" w:hAnsi="Times New Roman" w:cs="Times New Roman"/>
          <w:sz w:val="24"/>
          <w:szCs w:val="24"/>
          <w:highlight w:val="green"/>
          <w:rPrChange w:id="1491" w:author="Соколов Сергей Вадимович" w:date="2024-01-19T16:35:00Z">
            <w:rPr>
              <w:rFonts w:ascii="Times New Roman" w:hAnsi="Times New Roman" w:cs="Times New Roman"/>
              <w:sz w:val="24"/>
              <w:szCs w:val="24"/>
            </w:rPr>
          </w:rPrChange>
        </w:rPr>
        <w:t>аэро- и космических материалов</w:t>
      </w:r>
      <w:r w:rsidRPr="005D3B67">
        <w:rPr>
          <w:rFonts w:ascii="Times New Roman" w:hAnsi="Times New Roman" w:cs="Times New Roman"/>
          <w:sz w:val="24"/>
          <w:szCs w:val="24"/>
          <w:highlight w:val="green"/>
          <w:rPrChange w:id="1492" w:author="Соколов Сергей Вадимович" w:date="2024-01-19T16:35:00Z">
            <w:rPr>
              <w:rFonts w:ascii="Times New Roman" w:hAnsi="Times New Roman" w:cs="Times New Roman"/>
              <w:sz w:val="24"/>
              <w:szCs w:val="24"/>
            </w:rPr>
          </w:rPrChange>
        </w:rPr>
        <w:t>, а также данные, полученные при рекогносцировочном обследовании и маршрутных наблюдениях.</w:t>
      </w:r>
    </w:p>
    <w:p w14:paraId="06B7F008" w14:textId="2E07574A" w:rsidR="008B52D3" w:rsidRPr="005D3B67" w:rsidRDefault="00A4510E" w:rsidP="00A4510E">
      <w:pPr>
        <w:pStyle w:val="aff1"/>
        <w:tabs>
          <w:tab w:val="left" w:pos="993"/>
        </w:tabs>
        <w:spacing w:line="360" w:lineRule="auto"/>
        <w:ind w:left="0" w:firstLine="709"/>
        <w:jc w:val="both"/>
        <w:rPr>
          <w:rFonts w:ascii="Times New Roman" w:hAnsi="Times New Roman" w:cs="Times New Roman"/>
          <w:sz w:val="24"/>
          <w:szCs w:val="24"/>
          <w:highlight w:val="green"/>
          <w:rPrChange w:id="1493" w:author="Соколов Сергей Вадимович" w:date="2024-01-19T16:35: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494" w:author="Соколов Сергей Вадимович" w:date="2024-01-19T16:35:00Z">
            <w:rPr>
              <w:rFonts w:ascii="Times New Roman" w:hAnsi="Times New Roman" w:cs="Times New Roman"/>
              <w:sz w:val="24"/>
              <w:szCs w:val="24"/>
            </w:rPr>
          </w:rPrChange>
        </w:rPr>
        <w:lastRenderedPageBreak/>
        <w:t>По результатам оползневой съ</w:t>
      </w:r>
      <w:r w:rsidR="002150CE" w:rsidRPr="005D3B67">
        <w:rPr>
          <w:rFonts w:ascii="Times New Roman" w:hAnsi="Times New Roman" w:cs="Times New Roman"/>
          <w:sz w:val="24"/>
          <w:szCs w:val="24"/>
          <w:highlight w:val="green"/>
          <w:rPrChange w:id="1495" w:author="Соколов Сергей Вадимович" w:date="2024-01-19T16:35:00Z">
            <w:rPr>
              <w:rFonts w:ascii="Times New Roman" w:hAnsi="Times New Roman" w:cs="Times New Roman"/>
              <w:sz w:val="24"/>
              <w:szCs w:val="24"/>
            </w:rPr>
          </w:rPrChange>
        </w:rPr>
        <w:t>е</w:t>
      </w:r>
      <w:r w:rsidRPr="005D3B67">
        <w:rPr>
          <w:rFonts w:ascii="Times New Roman" w:hAnsi="Times New Roman" w:cs="Times New Roman"/>
          <w:sz w:val="24"/>
          <w:szCs w:val="24"/>
          <w:highlight w:val="green"/>
          <w:rPrChange w:id="1496" w:author="Соколов Сергей Вадимович" w:date="2024-01-19T16:35:00Z">
            <w:rPr>
              <w:rFonts w:ascii="Times New Roman" w:hAnsi="Times New Roman" w:cs="Times New Roman"/>
              <w:sz w:val="24"/>
              <w:szCs w:val="24"/>
            </w:rPr>
          </w:rPrChange>
        </w:rPr>
        <w:t xml:space="preserve">мки </w:t>
      </w:r>
      <w:r w:rsidR="00DD1A9B" w:rsidRPr="005D3B67">
        <w:rPr>
          <w:rFonts w:ascii="Times New Roman" w:hAnsi="Times New Roman" w:cs="Times New Roman"/>
          <w:sz w:val="24"/>
          <w:szCs w:val="24"/>
          <w:highlight w:val="green"/>
          <w:rPrChange w:id="1497" w:author="Соколов Сергей Вадимович" w:date="2024-01-19T16:35:00Z">
            <w:rPr>
              <w:rFonts w:ascii="Times New Roman" w:hAnsi="Times New Roman" w:cs="Times New Roman"/>
              <w:sz w:val="24"/>
              <w:szCs w:val="24"/>
            </w:rPr>
          </w:rPrChange>
        </w:rPr>
        <w:t>составляют</w:t>
      </w:r>
      <w:r w:rsidRPr="005D3B67">
        <w:rPr>
          <w:rFonts w:ascii="Times New Roman" w:hAnsi="Times New Roman" w:cs="Times New Roman"/>
          <w:sz w:val="24"/>
          <w:szCs w:val="24"/>
          <w:highlight w:val="green"/>
          <w:rPrChange w:id="1498" w:author="Соколов Сергей Вадимович" w:date="2024-01-19T16:35:00Z">
            <w:rPr>
              <w:rFonts w:ascii="Times New Roman" w:hAnsi="Times New Roman" w:cs="Times New Roman"/>
              <w:sz w:val="24"/>
              <w:szCs w:val="24"/>
            </w:rPr>
          </w:rPrChange>
        </w:rPr>
        <w:t xml:space="preserve"> карту и</w:t>
      </w:r>
      <w:r w:rsidR="00DD1A9B" w:rsidRPr="005D3B67">
        <w:rPr>
          <w:rFonts w:ascii="Times New Roman" w:hAnsi="Times New Roman" w:cs="Times New Roman"/>
          <w:sz w:val="24"/>
          <w:szCs w:val="24"/>
          <w:highlight w:val="green"/>
          <w:rPrChange w:id="1499" w:author="Соколов Сергей Вадимович" w:date="2024-01-19T16:35:00Z">
            <w:rPr>
              <w:rFonts w:ascii="Times New Roman" w:hAnsi="Times New Roman" w:cs="Times New Roman"/>
              <w:sz w:val="24"/>
              <w:szCs w:val="24"/>
            </w:rPr>
          </w:rPrChange>
        </w:rPr>
        <w:t xml:space="preserve">нженерно-геологических условий, </w:t>
      </w:r>
      <w:r w:rsidR="006969D1" w:rsidRPr="005D3B67">
        <w:rPr>
          <w:rFonts w:ascii="Times New Roman" w:hAnsi="Times New Roman" w:cs="Times New Roman"/>
          <w:sz w:val="24"/>
          <w:szCs w:val="24"/>
          <w:highlight w:val="green"/>
          <w:rPrChange w:id="1500" w:author="Соколов Сергей Вадимович" w:date="2024-01-19T16:35:00Z">
            <w:rPr>
              <w:rFonts w:ascii="Times New Roman" w:hAnsi="Times New Roman" w:cs="Times New Roman"/>
              <w:sz w:val="24"/>
              <w:szCs w:val="24"/>
            </w:rPr>
          </w:rPrChange>
        </w:rPr>
        <w:t xml:space="preserve">с отображением </w:t>
      </w:r>
      <w:r w:rsidR="003B4F46" w:rsidRPr="005D3B67">
        <w:rPr>
          <w:rFonts w:ascii="Times New Roman" w:hAnsi="Times New Roman" w:cs="Times New Roman"/>
          <w:sz w:val="24"/>
          <w:szCs w:val="24"/>
          <w:highlight w:val="green"/>
          <w:rPrChange w:id="1501" w:author="Соколов Сергей Вадимович" w:date="2024-01-19T16:35:00Z">
            <w:rPr>
              <w:rFonts w:ascii="Times New Roman" w:hAnsi="Times New Roman" w:cs="Times New Roman"/>
              <w:sz w:val="24"/>
              <w:szCs w:val="24"/>
            </w:rPr>
          </w:rPrChange>
        </w:rPr>
        <w:t>элементов строения оползня</w:t>
      </w:r>
      <w:r w:rsidR="0076301F" w:rsidRPr="005D3B67">
        <w:rPr>
          <w:rFonts w:ascii="Times New Roman" w:hAnsi="Times New Roman" w:cs="Times New Roman"/>
          <w:sz w:val="24"/>
          <w:szCs w:val="24"/>
          <w:highlight w:val="green"/>
          <w:rPrChange w:id="1502" w:author="Соколов Сергей Вадимович" w:date="2024-01-19T16:35:00Z">
            <w:rPr>
              <w:rFonts w:ascii="Times New Roman" w:hAnsi="Times New Roman" w:cs="Times New Roman"/>
              <w:sz w:val="24"/>
              <w:szCs w:val="24"/>
            </w:rPr>
          </w:rPrChange>
        </w:rPr>
        <w:t>,</w:t>
      </w:r>
      <w:r w:rsidR="002C4CAA" w:rsidRPr="005D3B67">
        <w:rPr>
          <w:rFonts w:ascii="Times New Roman" w:hAnsi="Times New Roman" w:cs="Times New Roman"/>
          <w:sz w:val="24"/>
          <w:szCs w:val="24"/>
          <w:highlight w:val="green"/>
          <w:rPrChange w:id="1503" w:author="Соколов Сергей Вадимович" w:date="2024-01-19T16:35:00Z">
            <w:rPr>
              <w:rFonts w:ascii="Times New Roman" w:hAnsi="Times New Roman" w:cs="Times New Roman"/>
              <w:sz w:val="24"/>
              <w:szCs w:val="24"/>
            </w:rPr>
          </w:rPrChange>
        </w:rPr>
        <w:t xml:space="preserve"> </w:t>
      </w:r>
      <w:r w:rsidR="004C6991" w:rsidRPr="005D3B67">
        <w:rPr>
          <w:rFonts w:ascii="Times New Roman" w:hAnsi="Times New Roman" w:cs="Times New Roman"/>
          <w:sz w:val="24"/>
          <w:szCs w:val="24"/>
          <w:highlight w:val="green"/>
          <w:rPrChange w:id="1504" w:author="Соколов Сергей Вадимович" w:date="2024-01-19T16:35:00Z">
            <w:rPr>
              <w:rFonts w:ascii="Times New Roman" w:hAnsi="Times New Roman" w:cs="Times New Roman"/>
              <w:sz w:val="24"/>
              <w:szCs w:val="24"/>
            </w:rPr>
          </w:rPrChange>
        </w:rPr>
        <w:t xml:space="preserve">форм </w:t>
      </w:r>
      <w:r w:rsidR="00446971" w:rsidRPr="005D3B67">
        <w:rPr>
          <w:rFonts w:ascii="Times New Roman" w:hAnsi="Times New Roman" w:cs="Times New Roman"/>
          <w:sz w:val="24"/>
          <w:szCs w:val="24"/>
          <w:highlight w:val="green"/>
          <w:rPrChange w:id="1505" w:author="Соколов Сергей Вадимович" w:date="2024-01-19T16:35:00Z">
            <w:rPr>
              <w:rFonts w:ascii="Times New Roman" w:hAnsi="Times New Roman" w:cs="Times New Roman"/>
              <w:sz w:val="24"/>
              <w:szCs w:val="24"/>
            </w:rPr>
          </w:rPrChange>
        </w:rPr>
        <w:t>микрорельефа</w:t>
      </w:r>
      <w:r w:rsidR="00DE2D9A" w:rsidRPr="005D3B67">
        <w:rPr>
          <w:rFonts w:ascii="Times New Roman" w:hAnsi="Times New Roman" w:cs="Times New Roman"/>
          <w:sz w:val="24"/>
          <w:szCs w:val="24"/>
          <w:highlight w:val="green"/>
          <w:rPrChange w:id="1506" w:author="Соколов Сергей Вадимович" w:date="2024-01-19T16:35:00Z">
            <w:rPr>
              <w:rFonts w:ascii="Times New Roman" w:hAnsi="Times New Roman" w:cs="Times New Roman"/>
              <w:sz w:val="24"/>
              <w:szCs w:val="24"/>
            </w:rPr>
          </w:rPrChange>
        </w:rPr>
        <w:t xml:space="preserve"> территории</w:t>
      </w:r>
      <w:r w:rsidR="006372F9" w:rsidRPr="005D3B67">
        <w:rPr>
          <w:rFonts w:ascii="Times New Roman" w:hAnsi="Times New Roman" w:cs="Times New Roman"/>
          <w:sz w:val="24"/>
          <w:szCs w:val="24"/>
          <w:highlight w:val="green"/>
          <w:rPrChange w:id="1507" w:author="Соколов Сергей Вадимович" w:date="2024-01-19T16:35:00Z">
            <w:rPr>
              <w:rFonts w:ascii="Times New Roman" w:hAnsi="Times New Roman" w:cs="Times New Roman"/>
              <w:sz w:val="24"/>
              <w:szCs w:val="24"/>
            </w:rPr>
          </w:rPrChange>
        </w:rPr>
        <w:t>,</w:t>
      </w:r>
      <w:r w:rsidR="00B02FBC" w:rsidRPr="005D3B67">
        <w:rPr>
          <w:rFonts w:ascii="Times New Roman" w:hAnsi="Times New Roman" w:cs="Times New Roman"/>
          <w:sz w:val="24"/>
          <w:szCs w:val="24"/>
          <w:highlight w:val="green"/>
          <w:rPrChange w:id="1508" w:author="Соколов Сергей Вадимович" w:date="2024-01-19T16:35:00Z">
            <w:rPr>
              <w:rFonts w:ascii="Times New Roman" w:hAnsi="Times New Roman" w:cs="Times New Roman"/>
              <w:sz w:val="24"/>
              <w:szCs w:val="24"/>
            </w:rPr>
          </w:rPrChange>
        </w:rPr>
        <w:t xml:space="preserve"> отражающих развитие склоновых процессов</w:t>
      </w:r>
      <w:r w:rsidR="00643742" w:rsidRPr="005D3B67">
        <w:rPr>
          <w:rFonts w:ascii="Times New Roman" w:hAnsi="Times New Roman" w:cs="Times New Roman"/>
          <w:sz w:val="24"/>
          <w:szCs w:val="24"/>
          <w:highlight w:val="green"/>
          <w:rPrChange w:id="1509" w:author="Соколов Сергей Вадимович" w:date="2024-01-19T16:35:00Z">
            <w:rPr>
              <w:rFonts w:ascii="Times New Roman" w:hAnsi="Times New Roman" w:cs="Times New Roman"/>
              <w:sz w:val="24"/>
              <w:szCs w:val="24"/>
            </w:rPr>
          </w:rPrChange>
        </w:rPr>
        <w:t xml:space="preserve">, </w:t>
      </w:r>
      <w:r w:rsidR="006372F9" w:rsidRPr="005D3B67">
        <w:rPr>
          <w:rFonts w:ascii="Times New Roman" w:hAnsi="Times New Roman" w:cs="Times New Roman"/>
          <w:sz w:val="24"/>
          <w:szCs w:val="24"/>
          <w:highlight w:val="green"/>
          <w:rPrChange w:id="1510" w:author="Соколов Сергей Вадимович" w:date="2024-01-19T16:35:00Z">
            <w:rPr>
              <w:rFonts w:ascii="Times New Roman" w:hAnsi="Times New Roman" w:cs="Times New Roman"/>
              <w:sz w:val="24"/>
              <w:szCs w:val="24"/>
            </w:rPr>
          </w:rPrChange>
        </w:rPr>
        <w:t>границ потенциально-неустойчив</w:t>
      </w:r>
      <w:r w:rsidR="0055617D" w:rsidRPr="005D3B67">
        <w:rPr>
          <w:rFonts w:ascii="Times New Roman" w:hAnsi="Times New Roman" w:cs="Times New Roman"/>
          <w:sz w:val="24"/>
          <w:szCs w:val="24"/>
          <w:highlight w:val="green"/>
          <w:rPrChange w:id="1511" w:author="Соколов Сергей Вадимович" w:date="2024-01-19T16:35:00Z">
            <w:rPr>
              <w:rFonts w:ascii="Times New Roman" w:hAnsi="Times New Roman" w:cs="Times New Roman"/>
              <w:sz w:val="24"/>
              <w:szCs w:val="24"/>
            </w:rPr>
          </w:rPrChange>
        </w:rPr>
        <w:t>ых</w:t>
      </w:r>
      <w:r w:rsidR="006372F9" w:rsidRPr="005D3B67">
        <w:rPr>
          <w:rFonts w:ascii="Times New Roman" w:hAnsi="Times New Roman" w:cs="Times New Roman"/>
          <w:sz w:val="24"/>
          <w:szCs w:val="24"/>
          <w:highlight w:val="green"/>
          <w:rPrChange w:id="1512" w:author="Соколов Сергей Вадимович" w:date="2024-01-19T16:35:00Z">
            <w:rPr>
              <w:rFonts w:ascii="Times New Roman" w:hAnsi="Times New Roman" w:cs="Times New Roman"/>
              <w:sz w:val="24"/>
              <w:szCs w:val="24"/>
            </w:rPr>
          </w:rPrChange>
        </w:rPr>
        <w:t xml:space="preserve"> (оползнев</w:t>
      </w:r>
      <w:r w:rsidR="0055617D" w:rsidRPr="005D3B67">
        <w:rPr>
          <w:rFonts w:ascii="Times New Roman" w:hAnsi="Times New Roman" w:cs="Times New Roman"/>
          <w:sz w:val="24"/>
          <w:szCs w:val="24"/>
          <w:highlight w:val="green"/>
          <w:rPrChange w:id="1513" w:author="Соколов Сергей Вадимович" w:date="2024-01-19T16:35:00Z">
            <w:rPr>
              <w:rFonts w:ascii="Times New Roman" w:hAnsi="Times New Roman" w:cs="Times New Roman"/>
              <w:sz w:val="24"/>
              <w:szCs w:val="24"/>
            </w:rPr>
          </w:rPrChange>
        </w:rPr>
        <w:t>ых</w:t>
      </w:r>
      <w:r w:rsidR="006372F9" w:rsidRPr="005D3B67">
        <w:rPr>
          <w:rFonts w:ascii="Times New Roman" w:hAnsi="Times New Roman" w:cs="Times New Roman"/>
          <w:sz w:val="24"/>
          <w:szCs w:val="24"/>
          <w:highlight w:val="green"/>
          <w:rPrChange w:id="1514" w:author="Соколов Сергей Вадимович" w:date="2024-01-19T16:35:00Z">
            <w:rPr>
              <w:rFonts w:ascii="Times New Roman" w:hAnsi="Times New Roman" w:cs="Times New Roman"/>
              <w:sz w:val="24"/>
              <w:szCs w:val="24"/>
            </w:rPr>
          </w:rPrChange>
        </w:rPr>
        <w:t xml:space="preserve">) </w:t>
      </w:r>
      <w:r w:rsidR="00CB61E3" w:rsidRPr="005D3B67">
        <w:rPr>
          <w:rFonts w:ascii="Times New Roman" w:hAnsi="Times New Roman" w:cs="Times New Roman"/>
          <w:sz w:val="24"/>
          <w:szCs w:val="24"/>
          <w:highlight w:val="green"/>
          <w:rPrChange w:id="1515" w:author="Соколов Сергей Вадимович" w:date="2024-01-19T16:35:00Z">
            <w:rPr>
              <w:rFonts w:ascii="Times New Roman" w:hAnsi="Times New Roman" w:cs="Times New Roman"/>
              <w:sz w:val="24"/>
              <w:szCs w:val="24"/>
            </w:rPr>
          </w:rPrChange>
        </w:rPr>
        <w:t>участк</w:t>
      </w:r>
      <w:r w:rsidR="0055617D" w:rsidRPr="005D3B67">
        <w:rPr>
          <w:rFonts w:ascii="Times New Roman" w:hAnsi="Times New Roman" w:cs="Times New Roman"/>
          <w:sz w:val="24"/>
          <w:szCs w:val="24"/>
          <w:highlight w:val="green"/>
          <w:rPrChange w:id="1516" w:author="Соколов Сергей Вадимович" w:date="2024-01-19T16:35:00Z">
            <w:rPr>
              <w:rFonts w:ascii="Times New Roman" w:hAnsi="Times New Roman" w:cs="Times New Roman"/>
              <w:sz w:val="24"/>
              <w:szCs w:val="24"/>
            </w:rPr>
          </w:rPrChange>
        </w:rPr>
        <w:t>ов</w:t>
      </w:r>
      <w:r w:rsidR="00EE6054" w:rsidRPr="005D3B67">
        <w:rPr>
          <w:rFonts w:ascii="Times New Roman" w:hAnsi="Times New Roman" w:cs="Times New Roman"/>
          <w:sz w:val="24"/>
          <w:szCs w:val="24"/>
          <w:highlight w:val="green"/>
          <w:rPrChange w:id="1517" w:author="Соколов Сергей Вадимович" w:date="2024-01-19T16:35:00Z">
            <w:rPr>
              <w:rFonts w:ascii="Times New Roman" w:hAnsi="Times New Roman" w:cs="Times New Roman"/>
              <w:sz w:val="24"/>
              <w:szCs w:val="24"/>
            </w:rPr>
          </w:rPrChange>
        </w:rPr>
        <w:t xml:space="preserve"> и </w:t>
      </w:r>
      <w:r w:rsidR="00533EDB" w:rsidRPr="005D3B67">
        <w:rPr>
          <w:rFonts w:ascii="Times New Roman" w:hAnsi="Times New Roman" w:cs="Times New Roman"/>
          <w:sz w:val="24"/>
          <w:szCs w:val="24"/>
          <w:highlight w:val="green"/>
          <w:rPrChange w:id="1518" w:author="Соколов Сергей Вадимович" w:date="2024-01-19T16:35:00Z">
            <w:rPr>
              <w:rFonts w:ascii="Times New Roman" w:hAnsi="Times New Roman" w:cs="Times New Roman"/>
              <w:sz w:val="24"/>
              <w:szCs w:val="24"/>
            </w:rPr>
          </w:rPrChange>
        </w:rPr>
        <w:t>гидрогеологических условий</w:t>
      </w:r>
      <w:r w:rsidR="00CD090E" w:rsidRPr="005D3B67">
        <w:rPr>
          <w:rFonts w:ascii="Times New Roman" w:hAnsi="Times New Roman" w:cs="Times New Roman"/>
          <w:sz w:val="24"/>
          <w:szCs w:val="24"/>
          <w:highlight w:val="green"/>
          <w:rPrChange w:id="1519" w:author="Соколов Сергей Вадимович" w:date="2024-01-19T16:35:00Z">
            <w:rPr>
              <w:rFonts w:ascii="Times New Roman" w:hAnsi="Times New Roman" w:cs="Times New Roman"/>
              <w:sz w:val="24"/>
              <w:szCs w:val="24"/>
            </w:rPr>
          </w:rPrChange>
        </w:rPr>
        <w:t>.</w:t>
      </w:r>
    </w:p>
    <w:p w14:paraId="59801E9F" w14:textId="77777777" w:rsidR="00913023" w:rsidRPr="002150CE" w:rsidRDefault="00E25D0A"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rPr>
      </w:pPr>
      <w:bookmarkStart w:id="1520" w:name="_Hlk495573191"/>
      <w:r w:rsidRPr="005D3B67">
        <w:rPr>
          <w:rFonts w:ascii="Times New Roman" w:eastAsia="Calibri" w:hAnsi="Times New Roman" w:cs="Times New Roman"/>
          <w:sz w:val="24"/>
          <w:szCs w:val="24"/>
          <w:highlight w:val="green"/>
          <w:rPrChange w:id="1521" w:author="Соколов Сергей Вадимович" w:date="2024-01-19T16:35:00Z">
            <w:rPr>
              <w:rFonts w:ascii="Times New Roman" w:eastAsia="Calibri" w:hAnsi="Times New Roman" w:cs="Times New Roman"/>
              <w:sz w:val="24"/>
              <w:szCs w:val="24"/>
            </w:rPr>
          </w:rPrChange>
        </w:rPr>
        <w:t>П</w:t>
      </w:r>
      <w:r w:rsidR="00ED3ABC" w:rsidRPr="005D3B67">
        <w:rPr>
          <w:rFonts w:ascii="Times New Roman" w:eastAsia="Calibri" w:hAnsi="Times New Roman" w:cs="Times New Roman"/>
          <w:sz w:val="24"/>
          <w:szCs w:val="24"/>
          <w:highlight w:val="green"/>
          <w:rPrChange w:id="1522" w:author="Соколов Сергей Вадимович" w:date="2024-01-19T16:35:00Z">
            <w:rPr>
              <w:rFonts w:ascii="Times New Roman" w:eastAsia="Calibri" w:hAnsi="Times New Roman" w:cs="Times New Roman"/>
              <w:sz w:val="24"/>
              <w:szCs w:val="24"/>
            </w:rPr>
          </w:rPrChange>
        </w:rPr>
        <w:t xml:space="preserve">ри </w:t>
      </w:r>
      <w:bookmarkEnd w:id="1520"/>
      <w:r w:rsidR="00ED3ABC" w:rsidRPr="005D3B67">
        <w:rPr>
          <w:rFonts w:ascii="Times New Roman" w:eastAsia="Calibri" w:hAnsi="Times New Roman" w:cs="Times New Roman"/>
          <w:sz w:val="24"/>
          <w:szCs w:val="24"/>
          <w:highlight w:val="green"/>
          <w:rPrChange w:id="1523" w:author="Соколов Сергей Вадимович" w:date="2024-01-19T16:35:00Z">
            <w:rPr>
              <w:rFonts w:ascii="Times New Roman" w:eastAsia="Calibri" w:hAnsi="Times New Roman" w:cs="Times New Roman"/>
              <w:sz w:val="24"/>
              <w:szCs w:val="24"/>
            </w:rPr>
          </w:rPrChange>
        </w:rPr>
        <w:t>обследовании оползней следует устанавливать размеры оползня, амплитуду оползневого смещения, виды оползневых трещин на повер</w:t>
      </w:r>
      <w:r w:rsidR="00124B9E" w:rsidRPr="005D3B67">
        <w:rPr>
          <w:rFonts w:ascii="Times New Roman" w:eastAsia="Calibri" w:hAnsi="Times New Roman" w:cs="Times New Roman"/>
          <w:sz w:val="24"/>
          <w:szCs w:val="24"/>
          <w:highlight w:val="green"/>
          <w:rPrChange w:id="1524" w:author="Соколов Сергей Вадимович" w:date="2024-01-19T16:35:00Z">
            <w:rPr>
              <w:rFonts w:ascii="Times New Roman" w:eastAsia="Calibri" w:hAnsi="Times New Roman" w:cs="Times New Roman"/>
              <w:sz w:val="24"/>
              <w:szCs w:val="24"/>
            </w:rPr>
          </w:rPrChange>
        </w:rPr>
        <w:t>хности склона</w:t>
      </w:r>
      <w:r w:rsidR="00913023" w:rsidRPr="005D3B67">
        <w:rPr>
          <w:rFonts w:ascii="Times New Roman" w:eastAsia="Calibri" w:hAnsi="Times New Roman" w:cs="Times New Roman"/>
          <w:sz w:val="24"/>
          <w:szCs w:val="24"/>
          <w:highlight w:val="green"/>
          <w:rPrChange w:id="1525" w:author="Соколов Сергей Вадимович" w:date="2024-01-19T16:35:00Z">
            <w:rPr>
              <w:rFonts w:ascii="Times New Roman" w:eastAsia="Calibri" w:hAnsi="Times New Roman" w:cs="Times New Roman"/>
              <w:sz w:val="24"/>
              <w:szCs w:val="24"/>
            </w:rPr>
          </w:rPrChange>
        </w:rPr>
        <w:t>.</w:t>
      </w:r>
      <w:r w:rsidR="00913023" w:rsidRPr="002150CE">
        <w:rPr>
          <w:rFonts w:ascii="Times New Roman" w:eastAsia="Calibri" w:hAnsi="Times New Roman" w:cs="Times New Roman"/>
          <w:sz w:val="24"/>
          <w:szCs w:val="24"/>
        </w:rPr>
        <w:t xml:space="preserve"> В приложении </w:t>
      </w:r>
      <w:r w:rsidR="00583437" w:rsidRPr="002150CE">
        <w:rPr>
          <w:rFonts w:ascii="Times New Roman" w:eastAsia="Calibri" w:hAnsi="Times New Roman" w:cs="Times New Roman"/>
          <w:sz w:val="24"/>
          <w:szCs w:val="24"/>
        </w:rPr>
        <w:t>Ж</w:t>
      </w:r>
      <w:r w:rsidR="00DC024F" w:rsidRPr="002150CE">
        <w:rPr>
          <w:rFonts w:ascii="Times New Roman" w:eastAsia="Calibri" w:hAnsi="Times New Roman" w:cs="Times New Roman"/>
          <w:sz w:val="24"/>
          <w:szCs w:val="24"/>
        </w:rPr>
        <w:t xml:space="preserve"> </w:t>
      </w:r>
      <w:r w:rsidR="00913023" w:rsidRPr="002150CE">
        <w:rPr>
          <w:rFonts w:ascii="Times New Roman" w:eastAsia="Calibri" w:hAnsi="Times New Roman" w:cs="Times New Roman"/>
          <w:sz w:val="24"/>
          <w:szCs w:val="24"/>
        </w:rPr>
        <w:t>приведены схемы описания оползня (</w:t>
      </w:r>
      <w:r w:rsidR="00F95D7C" w:rsidRPr="002150CE">
        <w:rPr>
          <w:rFonts w:ascii="Times New Roman" w:eastAsia="Calibri" w:hAnsi="Times New Roman" w:cs="Times New Roman"/>
          <w:sz w:val="24"/>
          <w:szCs w:val="24"/>
        </w:rPr>
        <w:t>Ж</w:t>
      </w:r>
      <w:r w:rsidR="00913023" w:rsidRPr="002150CE">
        <w:rPr>
          <w:rFonts w:ascii="Times New Roman" w:eastAsia="Calibri" w:hAnsi="Times New Roman" w:cs="Times New Roman"/>
          <w:sz w:val="24"/>
          <w:szCs w:val="24"/>
        </w:rPr>
        <w:t>.1) и оползневых трещин (</w:t>
      </w:r>
      <w:r w:rsidR="00F95D7C" w:rsidRPr="002150CE">
        <w:rPr>
          <w:rFonts w:ascii="Times New Roman" w:eastAsia="Calibri" w:hAnsi="Times New Roman" w:cs="Times New Roman"/>
          <w:sz w:val="24"/>
          <w:szCs w:val="24"/>
        </w:rPr>
        <w:t>Ж</w:t>
      </w:r>
      <w:r w:rsidR="00913023" w:rsidRPr="002150CE">
        <w:rPr>
          <w:rFonts w:ascii="Times New Roman" w:eastAsia="Calibri" w:hAnsi="Times New Roman" w:cs="Times New Roman"/>
          <w:sz w:val="24"/>
          <w:szCs w:val="24"/>
        </w:rPr>
        <w:t>.2)</w:t>
      </w:r>
      <w:r w:rsidR="005713B8" w:rsidRPr="002150CE">
        <w:rPr>
          <w:rFonts w:ascii="Times New Roman" w:eastAsia="Calibri" w:hAnsi="Times New Roman" w:cs="Times New Roman"/>
          <w:sz w:val="24"/>
          <w:szCs w:val="24"/>
        </w:rPr>
        <w:t>.</w:t>
      </w:r>
    </w:p>
    <w:p w14:paraId="2323B10D" w14:textId="77777777" w:rsidR="00124B9E" w:rsidRPr="005D3B67" w:rsidRDefault="00635F17"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1526" w:author="Соколов Сергей Вадимович" w:date="2024-01-19T16:36: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527" w:author="Соколов Сергей Вадимович" w:date="2024-01-19T16:36:00Z">
            <w:rPr>
              <w:rFonts w:ascii="Times New Roman" w:eastAsia="Calibri" w:hAnsi="Times New Roman" w:cs="Times New Roman"/>
              <w:sz w:val="24"/>
              <w:szCs w:val="24"/>
            </w:rPr>
          </w:rPrChange>
        </w:rPr>
        <w:t>При маршрутных наблюдениях следует выявлять изменения в проявл</w:t>
      </w:r>
      <w:r w:rsidR="00ED3ABC" w:rsidRPr="005D3B67">
        <w:rPr>
          <w:rFonts w:ascii="Times New Roman" w:eastAsia="Calibri" w:hAnsi="Times New Roman" w:cs="Times New Roman"/>
          <w:sz w:val="24"/>
          <w:szCs w:val="24"/>
          <w:highlight w:val="green"/>
          <w:rPrChange w:id="1528" w:author="Соколов Сергей Вадимович" w:date="2024-01-19T16:36:00Z">
            <w:rPr>
              <w:rFonts w:ascii="Times New Roman" w:eastAsia="Calibri" w:hAnsi="Times New Roman" w:cs="Times New Roman"/>
              <w:sz w:val="24"/>
              <w:szCs w:val="24"/>
            </w:rPr>
          </w:rPrChange>
        </w:rPr>
        <w:t>е</w:t>
      </w:r>
      <w:r w:rsidR="00565C3E" w:rsidRPr="005D3B67">
        <w:rPr>
          <w:rFonts w:ascii="Times New Roman" w:eastAsia="Calibri" w:hAnsi="Times New Roman" w:cs="Times New Roman"/>
          <w:sz w:val="24"/>
          <w:szCs w:val="24"/>
          <w:highlight w:val="green"/>
          <w:rPrChange w:id="1529" w:author="Соколов Сергей Вадимович" w:date="2024-01-19T16:36:00Z">
            <w:rPr>
              <w:rFonts w:ascii="Times New Roman" w:eastAsia="Calibri" w:hAnsi="Times New Roman" w:cs="Times New Roman"/>
              <w:sz w:val="24"/>
              <w:szCs w:val="24"/>
            </w:rPr>
          </w:rPrChange>
        </w:rPr>
        <w:t>ниях</w:t>
      </w:r>
      <w:r w:rsidR="00ED3ABC" w:rsidRPr="005D3B67">
        <w:rPr>
          <w:rFonts w:ascii="Times New Roman" w:eastAsia="Calibri" w:hAnsi="Times New Roman" w:cs="Times New Roman"/>
          <w:sz w:val="24"/>
          <w:szCs w:val="24"/>
          <w:highlight w:val="green"/>
          <w:rPrChange w:id="1530" w:author="Соколов Сергей Вадимович" w:date="2024-01-19T16:36:00Z">
            <w:rPr>
              <w:rFonts w:ascii="Times New Roman" w:eastAsia="Calibri" w:hAnsi="Times New Roman" w:cs="Times New Roman"/>
              <w:sz w:val="24"/>
              <w:szCs w:val="24"/>
            </w:rPr>
          </w:rPrChange>
        </w:rPr>
        <w:t xml:space="preserve"> оползней, </w:t>
      </w:r>
      <w:r w:rsidRPr="005D3B67">
        <w:rPr>
          <w:rFonts w:ascii="Times New Roman" w:eastAsia="Calibri" w:hAnsi="Times New Roman" w:cs="Times New Roman"/>
          <w:sz w:val="24"/>
          <w:szCs w:val="24"/>
          <w:highlight w:val="green"/>
          <w:rPrChange w:id="1531" w:author="Соколов Сергей Вадимович" w:date="2024-01-19T16:36:00Z">
            <w:rPr>
              <w:rFonts w:ascii="Times New Roman" w:eastAsia="Calibri" w:hAnsi="Times New Roman" w:cs="Times New Roman"/>
              <w:sz w:val="24"/>
              <w:szCs w:val="24"/>
            </w:rPr>
          </w:rPrChange>
        </w:rPr>
        <w:t>прои</w:t>
      </w:r>
      <w:r w:rsidR="005B6810" w:rsidRPr="005D3B67">
        <w:rPr>
          <w:rFonts w:ascii="Times New Roman" w:eastAsia="Calibri" w:hAnsi="Times New Roman" w:cs="Times New Roman"/>
          <w:sz w:val="24"/>
          <w:szCs w:val="24"/>
          <w:highlight w:val="green"/>
          <w:rPrChange w:id="1532" w:author="Соколов Сергей Вадимович" w:date="2024-01-19T16:36:00Z">
            <w:rPr>
              <w:rFonts w:ascii="Times New Roman" w:eastAsia="Calibri" w:hAnsi="Times New Roman" w:cs="Times New Roman"/>
              <w:sz w:val="24"/>
              <w:szCs w:val="24"/>
            </w:rPr>
          </w:rPrChange>
        </w:rPr>
        <w:t>зо</w:t>
      </w:r>
      <w:r w:rsidRPr="005D3B67">
        <w:rPr>
          <w:rFonts w:ascii="Times New Roman" w:eastAsia="Calibri" w:hAnsi="Times New Roman" w:cs="Times New Roman"/>
          <w:sz w:val="24"/>
          <w:szCs w:val="24"/>
          <w:highlight w:val="green"/>
          <w:rPrChange w:id="1533" w:author="Соколов Сергей Вадимович" w:date="2024-01-19T16:36:00Z">
            <w:rPr>
              <w:rFonts w:ascii="Times New Roman" w:eastAsia="Calibri" w:hAnsi="Times New Roman" w:cs="Times New Roman"/>
              <w:sz w:val="24"/>
              <w:szCs w:val="24"/>
            </w:rPr>
          </w:rPrChange>
        </w:rPr>
        <w:t xml:space="preserve">шедшие со времени </w:t>
      </w:r>
      <w:r w:rsidR="005B6810" w:rsidRPr="005D3B67">
        <w:rPr>
          <w:rFonts w:ascii="Times New Roman" w:eastAsia="Calibri" w:hAnsi="Times New Roman" w:cs="Times New Roman"/>
          <w:sz w:val="24"/>
          <w:szCs w:val="24"/>
          <w:highlight w:val="green"/>
          <w:rPrChange w:id="1534" w:author="Соколов Сергей Вадимович" w:date="2024-01-19T16:36:00Z">
            <w:rPr>
              <w:rFonts w:ascii="Times New Roman" w:eastAsia="Calibri" w:hAnsi="Times New Roman" w:cs="Times New Roman"/>
              <w:sz w:val="24"/>
              <w:szCs w:val="24"/>
            </w:rPr>
          </w:rPrChange>
        </w:rPr>
        <w:t xml:space="preserve">выполнения </w:t>
      </w:r>
      <w:r w:rsidRPr="005D3B67">
        <w:rPr>
          <w:rFonts w:ascii="Times New Roman" w:eastAsia="Calibri" w:hAnsi="Times New Roman" w:cs="Times New Roman"/>
          <w:sz w:val="24"/>
          <w:szCs w:val="24"/>
          <w:highlight w:val="green"/>
          <w:rPrChange w:id="1535" w:author="Соколов Сергей Вадимович" w:date="2024-01-19T16:36:00Z">
            <w:rPr>
              <w:rFonts w:ascii="Times New Roman" w:eastAsia="Calibri" w:hAnsi="Times New Roman" w:cs="Times New Roman"/>
              <w:sz w:val="24"/>
              <w:szCs w:val="24"/>
            </w:rPr>
          </w:rPrChange>
        </w:rPr>
        <w:t>пред</w:t>
      </w:r>
      <w:r w:rsidR="00565C3E" w:rsidRPr="005D3B67">
        <w:rPr>
          <w:rFonts w:ascii="Times New Roman" w:eastAsia="Calibri" w:hAnsi="Times New Roman" w:cs="Times New Roman"/>
          <w:sz w:val="24"/>
          <w:szCs w:val="24"/>
          <w:highlight w:val="green"/>
          <w:rPrChange w:id="1536" w:author="Соколов Сергей Вадимович" w:date="2024-01-19T16:36:00Z">
            <w:rPr>
              <w:rFonts w:ascii="Times New Roman" w:eastAsia="Calibri" w:hAnsi="Times New Roman" w:cs="Times New Roman"/>
              <w:sz w:val="24"/>
              <w:szCs w:val="24"/>
            </w:rPr>
          </w:rPrChange>
        </w:rPr>
        <w:t xml:space="preserve">ыдущих </w:t>
      </w:r>
      <w:r w:rsidRPr="005D3B67">
        <w:rPr>
          <w:rFonts w:ascii="Times New Roman" w:eastAsia="Calibri" w:hAnsi="Times New Roman" w:cs="Times New Roman"/>
          <w:sz w:val="24"/>
          <w:szCs w:val="24"/>
          <w:highlight w:val="green"/>
          <w:rPrChange w:id="1537" w:author="Соколов Сергей Вадимович" w:date="2024-01-19T16:36:00Z">
            <w:rPr>
              <w:rFonts w:ascii="Times New Roman" w:eastAsia="Calibri" w:hAnsi="Times New Roman" w:cs="Times New Roman"/>
              <w:sz w:val="24"/>
              <w:szCs w:val="24"/>
            </w:rPr>
          </w:rPrChange>
        </w:rPr>
        <w:t>изысканий.</w:t>
      </w:r>
      <w:r w:rsidR="00162E72" w:rsidRPr="005D3B67">
        <w:rPr>
          <w:rFonts w:ascii="Times New Roman" w:eastAsia="Calibri" w:hAnsi="Times New Roman" w:cs="Times New Roman"/>
          <w:sz w:val="24"/>
          <w:szCs w:val="24"/>
          <w:highlight w:val="green"/>
          <w:rPrChange w:id="1538" w:author="Соколов Сергей Вадимович" w:date="2024-01-19T16:36:00Z">
            <w:rPr>
              <w:rFonts w:ascii="Times New Roman" w:eastAsia="Calibri" w:hAnsi="Times New Roman" w:cs="Times New Roman"/>
              <w:sz w:val="24"/>
              <w:szCs w:val="24"/>
            </w:rPr>
          </w:rPrChange>
        </w:rPr>
        <w:t xml:space="preserve"> </w:t>
      </w:r>
      <w:r w:rsidRPr="005D3B67">
        <w:rPr>
          <w:rFonts w:ascii="Times New Roman" w:eastAsia="Calibri" w:hAnsi="Times New Roman" w:cs="Times New Roman"/>
          <w:sz w:val="24"/>
          <w:szCs w:val="24"/>
          <w:highlight w:val="green"/>
          <w:rPrChange w:id="1539" w:author="Соколов Сергей Вадимович" w:date="2024-01-19T16:36:00Z">
            <w:rPr>
              <w:rFonts w:ascii="Times New Roman" w:eastAsia="Calibri" w:hAnsi="Times New Roman" w:cs="Times New Roman"/>
              <w:sz w:val="24"/>
              <w:szCs w:val="24"/>
            </w:rPr>
          </w:rPrChange>
        </w:rPr>
        <w:t xml:space="preserve">В процессе маршрутных наблюдений следует намечать места размещения </w:t>
      </w:r>
      <w:r w:rsidR="00A8739E" w:rsidRPr="005D3B67">
        <w:rPr>
          <w:rFonts w:ascii="Times New Roman" w:eastAsia="Calibri" w:hAnsi="Times New Roman" w:cs="Times New Roman"/>
          <w:sz w:val="24"/>
          <w:szCs w:val="24"/>
          <w:highlight w:val="green"/>
          <w:rPrChange w:id="1540" w:author="Соколов Сергей Вадимович" w:date="2024-01-19T16:36:00Z">
            <w:rPr>
              <w:rFonts w:ascii="Times New Roman" w:eastAsia="Calibri" w:hAnsi="Times New Roman" w:cs="Times New Roman"/>
              <w:sz w:val="24"/>
              <w:szCs w:val="24"/>
            </w:rPr>
          </w:rPrChange>
        </w:rPr>
        <w:t>инженерно-геологических</w:t>
      </w:r>
      <w:r w:rsidRPr="005D3B67">
        <w:rPr>
          <w:rFonts w:ascii="Times New Roman" w:eastAsia="Calibri" w:hAnsi="Times New Roman" w:cs="Times New Roman"/>
          <w:sz w:val="24"/>
          <w:szCs w:val="24"/>
          <w:highlight w:val="green"/>
          <w:rPrChange w:id="1541" w:author="Соколов Сергей Вадимович" w:date="2024-01-19T16:36:00Z">
            <w:rPr>
              <w:rFonts w:ascii="Times New Roman" w:eastAsia="Calibri" w:hAnsi="Times New Roman" w:cs="Times New Roman"/>
              <w:sz w:val="24"/>
              <w:szCs w:val="24"/>
            </w:rPr>
          </w:rPrChange>
        </w:rPr>
        <w:t xml:space="preserve"> выработок, пункты (створы) проведения других работ, в том числе геофизических исследований и </w:t>
      </w:r>
      <w:r w:rsidR="005A415B" w:rsidRPr="005D3B67">
        <w:rPr>
          <w:rFonts w:ascii="Times New Roman" w:eastAsia="Calibri" w:hAnsi="Times New Roman" w:cs="Times New Roman"/>
          <w:sz w:val="24"/>
          <w:szCs w:val="24"/>
          <w:highlight w:val="green"/>
          <w:rPrChange w:id="1542" w:author="Соколов Сергей Вадимович" w:date="2024-01-19T16:36:00Z">
            <w:rPr>
              <w:rFonts w:ascii="Times New Roman" w:eastAsia="Calibri" w:hAnsi="Times New Roman" w:cs="Times New Roman"/>
              <w:sz w:val="24"/>
              <w:szCs w:val="24"/>
            </w:rPr>
          </w:rPrChange>
        </w:rPr>
        <w:t>локального мониторинга</w:t>
      </w:r>
      <w:r w:rsidRPr="005D3B67">
        <w:rPr>
          <w:rFonts w:ascii="Times New Roman" w:eastAsia="Calibri" w:hAnsi="Times New Roman" w:cs="Times New Roman"/>
          <w:sz w:val="24"/>
          <w:szCs w:val="24"/>
          <w:highlight w:val="green"/>
          <w:rPrChange w:id="1543" w:author="Соколов Сергей Вадимович" w:date="2024-01-19T16:36:00Z">
            <w:rPr>
              <w:rFonts w:ascii="Times New Roman" w:eastAsia="Calibri" w:hAnsi="Times New Roman" w:cs="Times New Roman"/>
              <w:sz w:val="24"/>
              <w:szCs w:val="24"/>
            </w:rPr>
          </w:rPrChange>
        </w:rPr>
        <w:t>.</w:t>
      </w:r>
    </w:p>
    <w:p w14:paraId="2B4BF9CB" w14:textId="77777777" w:rsidR="006A4709" w:rsidRPr="005D3B67" w:rsidRDefault="00ED3ABC"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1544" w:author="Соколов Сергей Вадимович" w:date="2024-01-19T16:36: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545" w:author="Соколов Сергей Вадимович" w:date="2024-01-19T16:36:00Z">
            <w:rPr>
              <w:rFonts w:ascii="Times New Roman" w:eastAsia="Calibri" w:hAnsi="Times New Roman" w:cs="Times New Roman"/>
              <w:sz w:val="24"/>
              <w:szCs w:val="24"/>
            </w:rPr>
          </w:rPrChange>
        </w:rPr>
        <w:t xml:space="preserve">На застроенной (освоенной) территории следует дополнительно выявлять </w:t>
      </w:r>
      <w:r w:rsidR="00565C3E" w:rsidRPr="005D3B67">
        <w:rPr>
          <w:rFonts w:ascii="Times New Roman" w:eastAsia="Calibri" w:hAnsi="Times New Roman" w:cs="Times New Roman"/>
          <w:sz w:val="24"/>
          <w:szCs w:val="24"/>
          <w:highlight w:val="green"/>
          <w:rPrChange w:id="1546" w:author="Соколов Сергей Вадимович" w:date="2024-01-19T16:36:00Z">
            <w:rPr>
              <w:rFonts w:ascii="Times New Roman" w:eastAsia="Calibri" w:hAnsi="Times New Roman" w:cs="Times New Roman"/>
              <w:sz w:val="24"/>
              <w:szCs w:val="24"/>
            </w:rPr>
          </w:rPrChange>
        </w:rPr>
        <w:t>и описывать заболоченность, подтопление, просадки</w:t>
      </w:r>
      <w:r w:rsidRPr="005D3B67">
        <w:rPr>
          <w:rFonts w:ascii="Times New Roman" w:eastAsia="Calibri" w:hAnsi="Times New Roman" w:cs="Times New Roman"/>
          <w:sz w:val="24"/>
          <w:szCs w:val="24"/>
          <w:highlight w:val="green"/>
          <w:rPrChange w:id="1547" w:author="Соколов Сергей Вадимович" w:date="2024-01-19T16:36:00Z">
            <w:rPr>
              <w:rFonts w:ascii="Times New Roman" w:eastAsia="Calibri" w:hAnsi="Times New Roman" w:cs="Times New Roman"/>
              <w:sz w:val="24"/>
              <w:szCs w:val="24"/>
            </w:rPr>
          </w:rPrChange>
        </w:rPr>
        <w:t xml:space="preserve"> поверхности земли, </w:t>
      </w:r>
      <w:r w:rsidR="00565C3E" w:rsidRPr="005D3B67">
        <w:rPr>
          <w:rFonts w:ascii="Times New Roman" w:eastAsia="Calibri" w:hAnsi="Times New Roman" w:cs="Times New Roman"/>
          <w:sz w:val="24"/>
          <w:szCs w:val="24"/>
          <w:highlight w:val="green"/>
          <w:rPrChange w:id="1548" w:author="Соколов Сергей Вадимович" w:date="2024-01-19T16:36:00Z">
            <w:rPr>
              <w:rFonts w:ascii="Times New Roman" w:eastAsia="Calibri" w:hAnsi="Times New Roman" w:cs="Times New Roman"/>
              <w:sz w:val="24"/>
              <w:szCs w:val="24"/>
            </w:rPr>
          </w:rPrChange>
        </w:rPr>
        <w:t>избыточный полив</w:t>
      </w:r>
      <w:r w:rsidRPr="005D3B67">
        <w:rPr>
          <w:rFonts w:ascii="Times New Roman" w:eastAsia="Calibri" w:hAnsi="Times New Roman" w:cs="Times New Roman"/>
          <w:sz w:val="24"/>
          <w:szCs w:val="24"/>
          <w:highlight w:val="green"/>
          <w:rPrChange w:id="1549" w:author="Соколов Сергей Вадимович" w:date="2024-01-19T16:36:00Z">
            <w:rPr>
              <w:rFonts w:ascii="Times New Roman" w:eastAsia="Calibri" w:hAnsi="Times New Roman" w:cs="Times New Roman"/>
              <w:sz w:val="24"/>
              <w:szCs w:val="24"/>
            </w:rPr>
          </w:rPrChange>
        </w:rPr>
        <w:t xml:space="preserve"> газонов и древесных насаждений и другие факторы, обусловливающие изменение инженерно-геологических условий.</w:t>
      </w:r>
    </w:p>
    <w:p w14:paraId="1CBAB1D2" w14:textId="4D5C9B4A" w:rsidR="00B50879" w:rsidRPr="005D3B67" w:rsidRDefault="00823775"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1550" w:author="Соколов Сергей Вадимович" w:date="2024-01-19T16:36: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551" w:author="Соколов Сергей Вадимович" w:date="2024-01-19T16:36:00Z">
            <w:rPr>
              <w:rFonts w:ascii="Times New Roman" w:eastAsia="Calibri" w:hAnsi="Times New Roman" w:cs="Times New Roman"/>
              <w:sz w:val="24"/>
              <w:szCs w:val="24"/>
            </w:rPr>
          </w:rPrChange>
        </w:rPr>
        <w:t>Проходк</w:t>
      </w:r>
      <w:r w:rsidR="0045451F" w:rsidRPr="005D3B67">
        <w:rPr>
          <w:rFonts w:ascii="Times New Roman" w:eastAsia="Calibri" w:hAnsi="Times New Roman" w:cs="Times New Roman"/>
          <w:sz w:val="24"/>
          <w:szCs w:val="24"/>
          <w:highlight w:val="green"/>
          <w:rPrChange w:id="1552" w:author="Соколов Сергей Вадимович" w:date="2024-01-19T16:36:00Z">
            <w:rPr>
              <w:rFonts w:ascii="Times New Roman" w:eastAsia="Calibri" w:hAnsi="Times New Roman" w:cs="Times New Roman"/>
              <w:sz w:val="24"/>
              <w:szCs w:val="24"/>
            </w:rPr>
          </w:rPrChange>
        </w:rPr>
        <w:t>а</w:t>
      </w:r>
      <w:r w:rsidR="00DC024F" w:rsidRPr="005D3B67">
        <w:rPr>
          <w:rFonts w:ascii="Times New Roman" w:eastAsia="Calibri" w:hAnsi="Times New Roman" w:cs="Times New Roman"/>
          <w:sz w:val="24"/>
          <w:szCs w:val="24"/>
          <w:highlight w:val="green"/>
          <w:rPrChange w:id="1553" w:author="Соколов Сергей Вадимович" w:date="2024-01-19T16:36:00Z">
            <w:rPr>
              <w:rFonts w:ascii="Times New Roman" w:eastAsia="Calibri" w:hAnsi="Times New Roman" w:cs="Times New Roman"/>
              <w:sz w:val="24"/>
              <w:szCs w:val="24"/>
            </w:rPr>
          </w:rPrChange>
        </w:rPr>
        <w:t xml:space="preserve"> </w:t>
      </w:r>
      <w:r w:rsidRPr="005D3B67">
        <w:rPr>
          <w:rFonts w:ascii="Times New Roman" w:eastAsia="Calibri" w:hAnsi="Times New Roman" w:cs="Times New Roman"/>
          <w:sz w:val="24"/>
          <w:szCs w:val="24"/>
          <w:highlight w:val="green"/>
          <w:rPrChange w:id="1554" w:author="Соколов Сергей Вадимович" w:date="2024-01-19T16:36:00Z">
            <w:rPr>
              <w:rFonts w:ascii="Times New Roman" w:eastAsia="Calibri" w:hAnsi="Times New Roman" w:cs="Times New Roman"/>
              <w:sz w:val="24"/>
              <w:szCs w:val="24"/>
            </w:rPr>
          </w:rPrChange>
        </w:rPr>
        <w:t>инженерно-геологических выработок</w:t>
      </w:r>
      <w:r w:rsidR="0045451F" w:rsidRPr="005D3B67">
        <w:rPr>
          <w:rFonts w:ascii="Times New Roman" w:eastAsia="Calibri" w:hAnsi="Times New Roman" w:cs="Times New Roman"/>
          <w:sz w:val="24"/>
          <w:szCs w:val="24"/>
          <w:highlight w:val="green"/>
          <w:rPrChange w:id="1555" w:author="Соколов Сергей Вадимович" w:date="2024-01-19T16:36:00Z">
            <w:rPr>
              <w:rFonts w:ascii="Times New Roman" w:eastAsia="Calibri" w:hAnsi="Times New Roman" w:cs="Times New Roman"/>
              <w:sz w:val="24"/>
              <w:szCs w:val="24"/>
            </w:rPr>
          </w:rPrChange>
        </w:rPr>
        <w:t>.</w:t>
      </w:r>
      <w:r w:rsidR="00DC024F" w:rsidRPr="005D3B67">
        <w:rPr>
          <w:rFonts w:ascii="Times New Roman" w:eastAsia="Calibri" w:hAnsi="Times New Roman" w:cs="Times New Roman"/>
          <w:sz w:val="24"/>
          <w:szCs w:val="24"/>
          <w:highlight w:val="green"/>
          <w:rPrChange w:id="1556" w:author="Соколов Сергей Вадимович" w:date="2024-01-19T16:36:00Z">
            <w:rPr>
              <w:rFonts w:ascii="Times New Roman" w:eastAsia="Calibri" w:hAnsi="Times New Roman" w:cs="Times New Roman"/>
              <w:sz w:val="24"/>
              <w:szCs w:val="24"/>
            </w:rPr>
          </w:rPrChange>
        </w:rPr>
        <w:t xml:space="preserve"> </w:t>
      </w:r>
      <w:r w:rsidR="009B2442" w:rsidRPr="005D3B67">
        <w:rPr>
          <w:rFonts w:ascii="Times New Roman" w:eastAsia="Calibri" w:hAnsi="Times New Roman" w:cs="Times New Roman"/>
          <w:sz w:val="24"/>
          <w:szCs w:val="24"/>
          <w:highlight w:val="green"/>
          <w:rPrChange w:id="1557" w:author="Соколов Сергей Вадимович" w:date="2024-01-19T16:36:00Z">
            <w:rPr>
              <w:rFonts w:ascii="Times New Roman" w:eastAsia="Calibri" w:hAnsi="Times New Roman" w:cs="Times New Roman"/>
              <w:sz w:val="24"/>
              <w:szCs w:val="24"/>
            </w:rPr>
          </w:rPrChange>
        </w:rPr>
        <w:t>Выбор вида, способ</w:t>
      </w:r>
      <w:r w:rsidR="004A1FE5" w:rsidRPr="005D3B67">
        <w:rPr>
          <w:rFonts w:ascii="Times New Roman" w:eastAsia="Calibri" w:hAnsi="Times New Roman" w:cs="Times New Roman"/>
          <w:sz w:val="24"/>
          <w:szCs w:val="24"/>
          <w:highlight w:val="green"/>
          <w:rPrChange w:id="1558" w:author="Соколов Сергей Вадимович" w:date="2024-01-19T16:36:00Z">
            <w:rPr>
              <w:rFonts w:ascii="Times New Roman" w:eastAsia="Calibri" w:hAnsi="Times New Roman" w:cs="Times New Roman"/>
              <w:sz w:val="24"/>
              <w:szCs w:val="24"/>
            </w:rPr>
          </w:rPrChange>
        </w:rPr>
        <w:t>а</w:t>
      </w:r>
      <w:r w:rsidR="009B2442" w:rsidRPr="005D3B67">
        <w:rPr>
          <w:rFonts w:ascii="Times New Roman" w:eastAsia="Calibri" w:hAnsi="Times New Roman" w:cs="Times New Roman"/>
          <w:sz w:val="24"/>
          <w:szCs w:val="24"/>
          <w:highlight w:val="green"/>
          <w:rPrChange w:id="1559" w:author="Соколов Сергей Вадимович" w:date="2024-01-19T16:36:00Z">
            <w:rPr>
              <w:rFonts w:ascii="Times New Roman" w:eastAsia="Calibri" w:hAnsi="Times New Roman" w:cs="Times New Roman"/>
              <w:sz w:val="24"/>
              <w:szCs w:val="24"/>
            </w:rPr>
          </w:rPrChange>
        </w:rPr>
        <w:t>, конструкции и технологи</w:t>
      </w:r>
      <w:r w:rsidR="004A1FE5" w:rsidRPr="005D3B67">
        <w:rPr>
          <w:rFonts w:ascii="Times New Roman" w:eastAsia="Calibri" w:hAnsi="Times New Roman" w:cs="Times New Roman"/>
          <w:sz w:val="24"/>
          <w:szCs w:val="24"/>
          <w:highlight w:val="green"/>
          <w:rPrChange w:id="1560" w:author="Соколов Сергей Вадимович" w:date="2024-01-19T16:36:00Z">
            <w:rPr>
              <w:rFonts w:ascii="Times New Roman" w:eastAsia="Calibri" w:hAnsi="Times New Roman" w:cs="Times New Roman"/>
              <w:sz w:val="24"/>
              <w:szCs w:val="24"/>
            </w:rPr>
          </w:rPrChange>
        </w:rPr>
        <w:t>и</w:t>
      </w:r>
      <w:r w:rsidR="009B2442" w:rsidRPr="005D3B67">
        <w:rPr>
          <w:rFonts w:ascii="Times New Roman" w:eastAsia="Calibri" w:hAnsi="Times New Roman" w:cs="Times New Roman"/>
          <w:sz w:val="24"/>
          <w:szCs w:val="24"/>
          <w:highlight w:val="green"/>
          <w:rPrChange w:id="1561" w:author="Соколов Сергей Вадимович" w:date="2024-01-19T16:36:00Z">
            <w:rPr>
              <w:rFonts w:ascii="Times New Roman" w:eastAsia="Calibri" w:hAnsi="Times New Roman" w:cs="Times New Roman"/>
              <w:sz w:val="24"/>
              <w:szCs w:val="24"/>
            </w:rPr>
          </w:rPrChange>
        </w:rPr>
        <w:t xml:space="preserve"> проходки </w:t>
      </w:r>
      <w:r w:rsidRPr="005D3B67">
        <w:rPr>
          <w:rFonts w:ascii="Times New Roman" w:eastAsia="Calibri" w:hAnsi="Times New Roman" w:cs="Times New Roman"/>
          <w:sz w:val="24"/>
          <w:szCs w:val="24"/>
          <w:highlight w:val="green"/>
          <w:rPrChange w:id="1562" w:author="Соколов Сергей Вадимович" w:date="2024-01-19T16:36:00Z">
            <w:rPr>
              <w:rFonts w:ascii="Times New Roman" w:eastAsia="Calibri" w:hAnsi="Times New Roman" w:cs="Times New Roman"/>
              <w:sz w:val="24"/>
              <w:szCs w:val="24"/>
            </w:rPr>
          </w:rPrChange>
        </w:rPr>
        <w:t xml:space="preserve">инженерно-геологических скважин </w:t>
      </w:r>
      <w:r w:rsidR="00C11406" w:rsidRPr="005D3B67">
        <w:rPr>
          <w:rFonts w:ascii="Times New Roman" w:eastAsia="Calibri" w:hAnsi="Times New Roman" w:cs="Times New Roman"/>
          <w:sz w:val="24"/>
          <w:szCs w:val="24"/>
          <w:highlight w:val="green"/>
          <w:rPrChange w:id="1563" w:author="Соколов Сергей Вадимович" w:date="2024-01-19T16:36:00Z">
            <w:rPr>
              <w:rFonts w:ascii="Times New Roman" w:eastAsia="Calibri" w:hAnsi="Times New Roman" w:cs="Times New Roman"/>
              <w:sz w:val="24"/>
              <w:szCs w:val="24"/>
            </w:rPr>
          </w:rPrChange>
        </w:rPr>
        <w:t xml:space="preserve">определяется </w:t>
      </w:r>
      <w:r w:rsidR="004A1FE5" w:rsidRPr="005D3B67">
        <w:rPr>
          <w:rFonts w:ascii="Times New Roman" w:eastAsia="Calibri" w:hAnsi="Times New Roman" w:cs="Times New Roman"/>
          <w:sz w:val="24"/>
          <w:szCs w:val="24"/>
          <w:highlight w:val="green"/>
          <w:rPrChange w:id="1564" w:author="Соколов Сергей Вадимович" w:date="2024-01-19T16:36:00Z">
            <w:rPr>
              <w:rFonts w:ascii="Times New Roman" w:eastAsia="Calibri" w:hAnsi="Times New Roman" w:cs="Times New Roman"/>
              <w:sz w:val="24"/>
              <w:szCs w:val="24"/>
            </w:rPr>
          </w:rPrChange>
        </w:rPr>
        <w:t xml:space="preserve">необходимостью </w:t>
      </w:r>
      <w:r w:rsidR="0001484A" w:rsidRPr="005D3B67">
        <w:rPr>
          <w:rFonts w:ascii="Times New Roman" w:eastAsia="Calibri" w:hAnsi="Times New Roman" w:cs="Times New Roman"/>
          <w:sz w:val="24"/>
          <w:szCs w:val="24"/>
          <w:highlight w:val="green"/>
          <w:rPrChange w:id="1565" w:author="Соколов Сергей Вадимович" w:date="2024-01-19T16:36:00Z">
            <w:rPr>
              <w:rFonts w:ascii="Times New Roman" w:eastAsia="Calibri" w:hAnsi="Times New Roman" w:cs="Times New Roman"/>
              <w:sz w:val="24"/>
              <w:szCs w:val="24"/>
            </w:rPr>
          </w:rPrChange>
        </w:rPr>
        <w:t>обеспечения максимального выхода керна</w:t>
      </w:r>
      <w:r w:rsidR="004A1FE5" w:rsidRPr="005D3B67">
        <w:rPr>
          <w:rFonts w:ascii="Times New Roman" w:eastAsia="Calibri" w:hAnsi="Times New Roman" w:cs="Times New Roman"/>
          <w:sz w:val="24"/>
          <w:szCs w:val="24"/>
          <w:highlight w:val="green"/>
          <w:rPrChange w:id="1566" w:author="Соколов Сергей Вадимович" w:date="2024-01-19T16:36:00Z">
            <w:rPr>
              <w:rFonts w:ascii="Times New Roman" w:eastAsia="Calibri" w:hAnsi="Times New Roman" w:cs="Times New Roman"/>
              <w:sz w:val="24"/>
              <w:szCs w:val="24"/>
            </w:rPr>
          </w:rPrChange>
        </w:rPr>
        <w:t xml:space="preserve">, в том числе с </w:t>
      </w:r>
      <w:r w:rsidR="00565C3E" w:rsidRPr="005D3B67">
        <w:rPr>
          <w:rFonts w:ascii="Times New Roman" w:eastAsia="Calibri" w:hAnsi="Times New Roman" w:cs="Times New Roman"/>
          <w:sz w:val="24"/>
          <w:szCs w:val="24"/>
          <w:highlight w:val="green"/>
          <w:rPrChange w:id="1567" w:author="Соколов Сергей Вадимович" w:date="2024-01-19T16:36:00Z">
            <w:rPr>
              <w:rFonts w:ascii="Times New Roman" w:eastAsia="Calibri" w:hAnsi="Times New Roman" w:cs="Times New Roman"/>
              <w:sz w:val="24"/>
              <w:szCs w:val="24"/>
            </w:rPr>
          </w:rPrChange>
        </w:rPr>
        <w:t xml:space="preserve">учетом возможности </w:t>
      </w:r>
      <w:r w:rsidR="009B2442" w:rsidRPr="005D3B67">
        <w:rPr>
          <w:rFonts w:ascii="Times New Roman" w:eastAsia="Calibri" w:hAnsi="Times New Roman" w:cs="Times New Roman"/>
          <w:sz w:val="24"/>
          <w:szCs w:val="24"/>
          <w:highlight w:val="green"/>
          <w:rPrChange w:id="1568" w:author="Соколов Сергей Вадимович" w:date="2024-01-19T16:36:00Z">
            <w:rPr>
              <w:rFonts w:ascii="Times New Roman" w:eastAsia="Calibri" w:hAnsi="Times New Roman" w:cs="Times New Roman"/>
              <w:sz w:val="24"/>
              <w:szCs w:val="24"/>
            </w:rPr>
          </w:rPrChange>
        </w:rPr>
        <w:t>выполнения в тех же скважинах</w:t>
      </w:r>
      <w:r w:rsidR="00DC024F" w:rsidRPr="005D3B67">
        <w:rPr>
          <w:rFonts w:ascii="Times New Roman" w:eastAsia="Calibri" w:hAnsi="Times New Roman" w:cs="Times New Roman"/>
          <w:sz w:val="24"/>
          <w:szCs w:val="24"/>
          <w:highlight w:val="green"/>
          <w:rPrChange w:id="1569" w:author="Соколов Сергей Вадимович" w:date="2024-01-19T16:36:00Z">
            <w:rPr>
              <w:rFonts w:ascii="Times New Roman" w:eastAsia="Calibri" w:hAnsi="Times New Roman" w:cs="Times New Roman"/>
              <w:sz w:val="24"/>
              <w:szCs w:val="24"/>
            </w:rPr>
          </w:rPrChange>
        </w:rPr>
        <w:t xml:space="preserve"> </w:t>
      </w:r>
      <w:r w:rsidR="009B2442" w:rsidRPr="005D3B67">
        <w:rPr>
          <w:rFonts w:ascii="Times New Roman" w:eastAsia="Calibri" w:hAnsi="Times New Roman" w:cs="Times New Roman"/>
          <w:sz w:val="24"/>
          <w:szCs w:val="24"/>
          <w:highlight w:val="green"/>
          <w:rPrChange w:id="1570" w:author="Соколов Сергей Вадимович" w:date="2024-01-19T16:36:00Z">
            <w:rPr>
              <w:rFonts w:ascii="Times New Roman" w:eastAsia="Calibri" w:hAnsi="Times New Roman" w:cs="Times New Roman"/>
              <w:sz w:val="24"/>
              <w:szCs w:val="24"/>
            </w:rPr>
          </w:rPrChange>
        </w:rPr>
        <w:t>полевых опытных работ и геофизических исследований.</w:t>
      </w:r>
    </w:p>
    <w:p w14:paraId="41448D4C" w14:textId="169B7BD7" w:rsidR="00D94767" w:rsidRPr="005D3B67" w:rsidRDefault="009B2442" w:rsidP="001059F6">
      <w:pPr>
        <w:pStyle w:val="aff1"/>
        <w:numPr>
          <w:ilvl w:val="2"/>
          <w:numId w:val="14"/>
        </w:numPr>
        <w:tabs>
          <w:tab w:val="left" w:pos="426"/>
          <w:tab w:val="left" w:pos="1276"/>
          <w:tab w:val="left" w:pos="1560"/>
        </w:tabs>
        <w:spacing w:line="360" w:lineRule="auto"/>
        <w:ind w:left="0" w:firstLine="709"/>
        <w:jc w:val="both"/>
        <w:rPr>
          <w:rFonts w:ascii="Times New Roman" w:eastAsia="Calibri" w:hAnsi="Times New Roman" w:cs="Times New Roman"/>
          <w:sz w:val="24"/>
          <w:szCs w:val="24"/>
          <w:highlight w:val="green"/>
          <w:rPrChange w:id="1571" w:author="Соколов Сергей Вадимович" w:date="2024-01-19T16:36: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572" w:author="Соколов Сергей Вадимович" w:date="2024-01-19T16:36:00Z">
            <w:rPr>
              <w:rFonts w:ascii="Times New Roman" w:eastAsia="Calibri" w:hAnsi="Times New Roman" w:cs="Times New Roman"/>
              <w:sz w:val="24"/>
              <w:szCs w:val="24"/>
            </w:rPr>
          </w:rPrChange>
        </w:rPr>
        <w:t xml:space="preserve">При проходке </w:t>
      </w:r>
      <w:r w:rsidR="00A8739E" w:rsidRPr="005D3B67">
        <w:rPr>
          <w:rFonts w:ascii="Times New Roman" w:eastAsia="Calibri" w:hAnsi="Times New Roman" w:cs="Times New Roman"/>
          <w:sz w:val="24"/>
          <w:szCs w:val="24"/>
          <w:highlight w:val="green"/>
          <w:rPrChange w:id="1573" w:author="Соколов Сергей Вадимович" w:date="2024-01-19T16:36:00Z">
            <w:rPr>
              <w:rFonts w:ascii="Times New Roman" w:eastAsia="Calibri" w:hAnsi="Times New Roman" w:cs="Times New Roman"/>
              <w:sz w:val="24"/>
              <w:szCs w:val="24"/>
            </w:rPr>
          </w:rPrChange>
        </w:rPr>
        <w:t xml:space="preserve">инженерно-геологических </w:t>
      </w:r>
      <w:r w:rsidRPr="005D3B67">
        <w:rPr>
          <w:rFonts w:ascii="Times New Roman" w:eastAsia="Calibri" w:hAnsi="Times New Roman" w:cs="Times New Roman"/>
          <w:sz w:val="24"/>
          <w:szCs w:val="24"/>
          <w:highlight w:val="green"/>
          <w:rPrChange w:id="1574" w:author="Соколов Сергей Вадимович" w:date="2024-01-19T16:36:00Z">
            <w:rPr>
              <w:rFonts w:ascii="Times New Roman" w:eastAsia="Calibri" w:hAnsi="Times New Roman" w:cs="Times New Roman"/>
              <w:sz w:val="24"/>
              <w:szCs w:val="24"/>
            </w:rPr>
          </w:rPrChange>
        </w:rPr>
        <w:t>скважин рекомендуется применять колонковый способ буре</w:t>
      </w:r>
      <w:r w:rsidR="002F0561" w:rsidRPr="005D3B67">
        <w:rPr>
          <w:rFonts w:ascii="Times New Roman" w:eastAsia="Calibri" w:hAnsi="Times New Roman" w:cs="Times New Roman"/>
          <w:sz w:val="24"/>
          <w:szCs w:val="24"/>
          <w:highlight w:val="green"/>
          <w:rPrChange w:id="1575" w:author="Соколов Сергей Вадимович" w:date="2024-01-19T16:36:00Z">
            <w:rPr>
              <w:rFonts w:ascii="Times New Roman" w:eastAsia="Calibri" w:hAnsi="Times New Roman" w:cs="Times New Roman"/>
              <w:sz w:val="24"/>
              <w:szCs w:val="24"/>
            </w:rPr>
          </w:rPrChange>
        </w:rPr>
        <w:t xml:space="preserve">ния </w:t>
      </w:r>
      <w:r w:rsidR="00B9157D" w:rsidRPr="005D3B67">
        <w:rPr>
          <w:rFonts w:ascii="Times New Roman" w:eastAsia="Calibri" w:hAnsi="Times New Roman" w:cs="Times New Roman"/>
          <w:sz w:val="24"/>
          <w:szCs w:val="24"/>
          <w:highlight w:val="green"/>
          <w:rPrChange w:id="1576" w:author="Соколов Сергей Вадимович" w:date="2024-01-19T16:36:00Z">
            <w:rPr>
              <w:rFonts w:ascii="Times New Roman" w:eastAsia="Calibri" w:hAnsi="Times New Roman" w:cs="Times New Roman"/>
              <w:sz w:val="24"/>
              <w:szCs w:val="24"/>
            </w:rPr>
          </w:rPrChange>
        </w:rPr>
        <w:t xml:space="preserve">для обеспечения сохранности отбираемых образцов грунта. </w:t>
      </w:r>
      <w:r w:rsidR="006E142B" w:rsidRPr="005D3B67">
        <w:rPr>
          <w:rFonts w:ascii="Times New Roman" w:eastAsia="Calibri" w:hAnsi="Times New Roman" w:cs="Times New Roman"/>
          <w:sz w:val="24"/>
          <w:szCs w:val="24"/>
          <w:highlight w:val="green"/>
          <w:rPrChange w:id="1577" w:author="Соколов Сергей Вадимович" w:date="2024-01-19T16:36:00Z">
            <w:rPr>
              <w:rFonts w:ascii="Times New Roman" w:eastAsia="Calibri" w:hAnsi="Times New Roman" w:cs="Times New Roman"/>
              <w:sz w:val="24"/>
              <w:szCs w:val="24"/>
            </w:rPr>
          </w:rPrChange>
        </w:rPr>
        <w:t xml:space="preserve">В сложных для получения кондиционных образцов грунта условиях, рекомендуется применение двойной или тройной колонковой трубы (с многоразовой разъемной гильзой). </w:t>
      </w:r>
      <w:r w:rsidR="00B9157D" w:rsidRPr="005D3B67">
        <w:rPr>
          <w:rFonts w:ascii="Times New Roman" w:eastAsia="Calibri" w:hAnsi="Times New Roman" w:cs="Times New Roman"/>
          <w:sz w:val="24"/>
          <w:szCs w:val="24"/>
          <w:highlight w:val="green"/>
          <w:rPrChange w:id="1578" w:author="Соколов Сергей Вадимович" w:date="2024-01-19T16:36:00Z">
            <w:rPr>
              <w:rFonts w:ascii="Times New Roman" w:eastAsia="Calibri" w:hAnsi="Times New Roman" w:cs="Times New Roman"/>
              <w:sz w:val="24"/>
              <w:szCs w:val="24"/>
            </w:rPr>
          </w:rPrChange>
        </w:rPr>
        <w:t xml:space="preserve">В дисперсных грунтах проходку необходимо вести </w:t>
      </w:r>
      <w:r w:rsidRPr="005D3B67">
        <w:rPr>
          <w:rFonts w:ascii="Times New Roman" w:eastAsia="Calibri" w:hAnsi="Times New Roman" w:cs="Times New Roman"/>
          <w:sz w:val="24"/>
          <w:szCs w:val="24"/>
          <w:highlight w:val="green"/>
          <w:rPrChange w:id="1579" w:author="Соколов Сергей Вадимович" w:date="2024-01-19T16:36:00Z">
            <w:rPr>
              <w:rFonts w:ascii="Times New Roman" w:eastAsia="Calibri" w:hAnsi="Times New Roman" w:cs="Times New Roman"/>
              <w:sz w:val="24"/>
              <w:szCs w:val="24"/>
            </w:rPr>
          </w:rPrChange>
        </w:rPr>
        <w:t xml:space="preserve">«всухую» укороченными </w:t>
      </w:r>
      <w:r w:rsidR="0045451F" w:rsidRPr="005D3B67">
        <w:rPr>
          <w:rFonts w:ascii="Times New Roman" w:eastAsia="Calibri" w:hAnsi="Times New Roman" w:cs="Times New Roman"/>
          <w:sz w:val="24"/>
          <w:szCs w:val="24"/>
          <w:highlight w:val="green"/>
          <w:rPrChange w:id="1580" w:author="Соколов Сергей Вадимович" w:date="2024-01-19T16:36:00Z">
            <w:rPr>
              <w:rFonts w:ascii="Times New Roman" w:eastAsia="Calibri" w:hAnsi="Times New Roman" w:cs="Times New Roman"/>
              <w:sz w:val="24"/>
              <w:szCs w:val="24"/>
            </w:rPr>
          </w:rPrChange>
        </w:rPr>
        <w:t xml:space="preserve">до 0,5 м </w:t>
      </w:r>
      <w:r w:rsidRPr="005D3B67">
        <w:rPr>
          <w:rFonts w:ascii="Times New Roman" w:eastAsia="Calibri" w:hAnsi="Times New Roman" w:cs="Times New Roman"/>
          <w:sz w:val="24"/>
          <w:szCs w:val="24"/>
          <w:highlight w:val="green"/>
          <w:rPrChange w:id="1581" w:author="Соколов Сергей Вадимович" w:date="2024-01-19T16:36:00Z">
            <w:rPr>
              <w:rFonts w:ascii="Times New Roman" w:eastAsia="Calibri" w:hAnsi="Times New Roman" w:cs="Times New Roman"/>
              <w:sz w:val="24"/>
              <w:szCs w:val="24"/>
            </w:rPr>
          </w:rPrChange>
        </w:rPr>
        <w:t>рейсами</w:t>
      </w:r>
      <w:r w:rsidR="00B9157D" w:rsidRPr="005D3B67">
        <w:rPr>
          <w:rFonts w:ascii="Times New Roman" w:eastAsia="Calibri" w:hAnsi="Times New Roman" w:cs="Times New Roman"/>
          <w:sz w:val="24"/>
          <w:szCs w:val="24"/>
          <w:highlight w:val="green"/>
          <w:rPrChange w:id="1582" w:author="Соколов Сергей Вадимович" w:date="2024-01-19T16:36:00Z">
            <w:rPr>
              <w:rFonts w:ascii="Times New Roman" w:eastAsia="Calibri" w:hAnsi="Times New Roman" w:cs="Times New Roman"/>
              <w:sz w:val="24"/>
              <w:szCs w:val="24"/>
            </w:rPr>
          </w:rPrChange>
        </w:rPr>
        <w:t>. При их проходке допускается ударно-канатн</w:t>
      </w:r>
      <w:r w:rsidR="00AD67F0" w:rsidRPr="005D3B67">
        <w:rPr>
          <w:rFonts w:ascii="Times New Roman" w:eastAsia="Calibri" w:hAnsi="Times New Roman" w:cs="Times New Roman"/>
          <w:sz w:val="24"/>
          <w:szCs w:val="24"/>
          <w:highlight w:val="green"/>
          <w:rPrChange w:id="1583" w:author="Соколов Сергей Вадимович" w:date="2024-01-19T16:36:00Z">
            <w:rPr>
              <w:rFonts w:ascii="Times New Roman" w:eastAsia="Calibri" w:hAnsi="Times New Roman" w:cs="Times New Roman"/>
              <w:sz w:val="24"/>
              <w:szCs w:val="24"/>
            </w:rPr>
          </w:rPrChange>
        </w:rPr>
        <w:t>ый</w:t>
      </w:r>
      <w:r w:rsidRPr="005D3B67">
        <w:rPr>
          <w:rFonts w:ascii="Times New Roman" w:eastAsia="Calibri" w:hAnsi="Times New Roman" w:cs="Times New Roman"/>
          <w:sz w:val="24"/>
          <w:szCs w:val="24"/>
          <w:highlight w:val="green"/>
          <w:rPrChange w:id="1584" w:author="Соколов Сергей Вадимович" w:date="2024-01-19T16:36:00Z">
            <w:rPr>
              <w:rFonts w:ascii="Times New Roman" w:eastAsia="Calibri" w:hAnsi="Times New Roman" w:cs="Times New Roman"/>
              <w:sz w:val="24"/>
              <w:szCs w:val="24"/>
            </w:rPr>
          </w:rPrChange>
        </w:rPr>
        <w:t xml:space="preserve"> способ бурения</w:t>
      </w:r>
      <w:r w:rsidR="00B9157D" w:rsidRPr="005D3B67">
        <w:rPr>
          <w:rFonts w:ascii="Times New Roman" w:eastAsia="Calibri" w:hAnsi="Times New Roman" w:cs="Times New Roman"/>
          <w:sz w:val="24"/>
          <w:szCs w:val="24"/>
          <w:highlight w:val="green"/>
          <w:rPrChange w:id="1585" w:author="Соколов Сергей Вадимович" w:date="2024-01-19T16:36:00Z">
            <w:rPr>
              <w:rFonts w:ascii="Times New Roman" w:eastAsia="Calibri" w:hAnsi="Times New Roman" w:cs="Times New Roman"/>
              <w:sz w:val="24"/>
              <w:szCs w:val="24"/>
            </w:rPr>
          </w:rPrChange>
        </w:rPr>
        <w:t xml:space="preserve"> с </w:t>
      </w:r>
      <w:r w:rsidR="00D11CCD" w:rsidRPr="005D3B67">
        <w:rPr>
          <w:rFonts w:ascii="Times New Roman" w:eastAsia="Calibri" w:hAnsi="Times New Roman" w:cs="Times New Roman"/>
          <w:sz w:val="24"/>
          <w:szCs w:val="24"/>
          <w:highlight w:val="green"/>
          <w:rPrChange w:id="1586" w:author="Соколов Сергей Вадимович" w:date="2024-01-19T16:36:00Z">
            <w:rPr>
              <w:rFonts w:ascii="Times New Roman" w:eastAsia="Calibri" w:hAnsi="Times New Roman" w:cs="Times New Roman"/>
              <w:sz w:val="24"/>
              <w:szCs w:val="24"/>
            </w:rPr>
          </w:rPrChange>
        </w:rPr>
        <w:t>применением</w:t>
      </w:r>
      <w:r w:rsidR="00B9157D" w:rsidRPr="005D3B67">
        <w:rPr>
          <w:rFonts w:ascii="Times New Roman" w:eastAsia="Calibri" w:hAnsi="Times New Roman" w:cs="Times New Roman"/>
          <w:sz w:val="24"/>
          <w:szCs w:val="24"/>
          <w:highlight w:val="green"/>
          <w:rPrChange w:id="1587" w:author="Соколов Сергей Вадимович" w:date="2024-01-19T16:36:00Z">
            <w:rPr>
              <w:rFonts w:ascii="Times New Roman" w:eastAsia="Calibri" w:hAnsi="Times New Roman" w:cs="Times New Roman"/>
              <w:sz w:val="24"/>
              <w:szCs w:val="24"/>
            </w:rPr>
          </w:rPrChange>
        </w:rPr>
        <w:t xml:space="preserve"> тонкостенных грунтоносов</w:t>
      </w:r>
      <w:r w:rsidRPr="005D3B67">
        <w:rPr>
          <w:rFonts w:ascii="Times New Roman" w:eastAsia="Calibri" w:hAnsi="Times New Roman" w:cs="Times New Roman"/>
          <w:sz w:val="24"/>
          <w:szCs w:val="24"/>
          <w:highlight w:val="green"/>
          <w:rPrChange w:id="1588" w:author="Соколов Сергей Вадимович" w:date="2024-01-19T16:36:00Z">
            <w:rPr>
              <w:rFonts w:ascii="Times New Roman" w:eastAsia="Calibri" w:hAnsi="Times New Roman" w:cs="Times New Roman"/>
              <w:sz w:val="24"/>
              <w:szCs w:val="24"/>
            </w:rPr>
          </w:rPrChange>
        </w:rPr>
        <w:t>.</w:t>
      </w:r>
    </w:p>
    <w:p w14:paraId="7DED6570" w14:textId="55315B93" w:rsidR="00D94767" w:rsidRPr="002150CE" w:rsidRDefault="00B9157D" w:rsidP="001059F6">
      <w:pPr>
        <w:pStyle w:val="aff1"/>
        <w:numPr>
          <w:ilvl w:val="2"/>
          <w:numId w:val="14"/>
        </w:numPr>
        <w:tabs>
          <w:tab w:val="left" w:pos="426"/>
          <w:tab w:val="left" w:pos="1276"/>
          <w:tab w:val="left" w:pos="1560"/>
        </w:tabs>
        <w:spacing w:line="360" w:lineRule="auto"/>
        <w:ind w:left="0" w:firstLine="709"/>
        <w:jc w:val="both"/>
        <w:rPr>
          <w:rFonts w:ascii="Times New Roman" w:eastAsia="Calibri" w:hAnsi="Times New Roman" w:cs="Times New Roman"/>
          <w:sz w:val="24"/>
          <w:szCs w:val="24"/>
        </w:rPr>
      </w:pPr>
      <w:r w:rsidRPr="005D3B67">
        <w:rPr>
          <w:rFonts w:ascii="Times New Roman" w:eastAsia="Calibri" w:hAnsi="Times New Roman" w:cs="Times New Roman"/>
          <w:sz w:val="24"/>
          <w:szCs w:val="24"/>
          <w:highlight w:val="green"/>
          <w:rPrChange w:id="1589" w:author="Соколов Сергей Вадимович" w:date="2024-01-19T16:36:00Z">
            <w:rPr>
              <w:rFonts w:ascii="Times New Roman" w:eastAsia="Calibri" w:hAnsi="Times New Roman" w:cs="Times New Roman"/>
              <w:sz w:val="24"/>
              <w:szCs w:val="24"/>
            </w:rPr>
          </w:rPrChange>
        </w:rPr>
        <w:t xml:space="preserve">Устанавливаемые </w:t>
      </w:r>
      <w:r w:rsidR="00854F72" w:rsidRPr="005D3B67">
        <w:rPr>
          <w:rFonts w:ascii="Times New Roman" w:eastAsia="Calibri" w:hAnsi="Times New Roman" w:cs="Times New Roman"/>
          <w:sz w:val="24"/>
          <w:szCs w:val="24"/>
          <w:highlight w:val="green"/>
          <w:rPrChange w:id="1590" w:author="Соколов Сергей Вадимович" w:date="2024-01-19T16:36:00Z">
            <w:rPr>
              <w:rFonts w:ascii="Times New Roman" w:eastAsia="Calibri" w:hAnsi="Times New Roman" w:cs="Times New Roman"/>
              <w:sz w:val="24"/>
              <w:szCs w:val="24"/>
            </w:rPr>
          </w:rPrChange>
        </w:rPr>
        <w:t xml:space="preserve">в программе способы бурения </w:t>
      </w:r>
      <w:r w:rsidR="00A8739E" w:rsidRPr="005D3B67">
        <w:rPr>
          <w:rFonts w:ascii="Times New Roman" w:eastAsia="Calibri" w:hAnsi="Times New Roman" w:cs="Times New Roman"/>
          <w:sz w:val="24"/>
          <w:szCs w:val="24"/>
          <w:highlight w:val="green"/>
          <w:rPrChange w:id="1591" w:author="Соколов Сергей Вадимович" w:date="2024-01-19T16:36:00Z">
            <w:rPr>
              <w:rFonts w:ascii="Times New Roman" w:eastAsia="Calibri" w:hAnsi="Times New Roman" w:cs="Times New Roman"/>
              <w:sz w:val="24"/>
              <w:szCs w:val="24"/>
            </w:rPr>
          </w:rPrChange>
        </w:rPr>
        <w:t xml:space="preserve">инженерно-геологических </w:t>
      </w:r>
      <w:r w:rsidR="00854F72" w:rsidRPr="005D3B67">
        <w:rPr>
          <w:rFonts w:ascii="Times New Roman" w:eastAsia="Calibri" w:hAnsi="Times New Roman" w:cs="Times New Roman"/>
          <w:sz w:val="24"/>
          <w:szCs w:val="24"/>
          <w:highlight w:val="green"/>
          <w:rPrChange w:id="1592" w:author="Соколов Сергей Вадимович" w:date="2024-01-19T16:36:00Z">
            <w:rPr>
              <w:rFonts w:ascii="Times New Roman" w:eastAsia="Calibri" w:hAnsi="Times New Roman" w:cs="Times New Roman"/>
              <w:sz w:val="24"/>
              <w:szCs w:val="24"/>
            </w:rPr>
          </w:rPrChange>
        </w:rPr>
        <w:t>скважин должны обеспечивать точность установлен</w:t>
      </w:r>
      <w:r w:rsidRPr="005D3B67">
        <w:rPr>
          <w:rFonts w:ascii="Times New Roman" w:eastAsia="Calibri" w:hAnsi="Times New Roman" w:cs="Times New Roman"/>
          <w:sz w:val="24"/>
          <w:szCs w:val="24"/>
          <w:highlight w:val="green"/>
          <w:rPrChange w:id="1593" w:author="Соколов Сергей Вадимович" w:date="2024-01-19T16:36:00Z">
            <w:rPr>
              <w:rFonts w:ascii="Times New Roman" w:eastAsia="Calibri" w:hAnsi="Times New Roman" w:cs="Times New Roman"/>
              <w:sz w:val="24"/>
              <w:szCs w:val="24"/>
            </w:rPr>
          </w:rPrChange>
        </w:rPr>
        <w:t xml:space="preserve">ия границ между </w:t>
      </w:r>
      <w:r w:rsidR="00C12FFA" w:rsidRPr="005D3B67">
        <w:rPr>
          <w:rFonts w:ascii="Times New Roman" w:eastAsia="Calibri" w:hAnsi="Times New Roman" w:cs="Times New Roman"/>
          <w:sz w:val="24"/>
          <w:szCs w:val="24"/>
          <w:highlight w:val="green"/>
          <w:rPrChange w:id="1594" w:author="Соколов Сергей Вадимович" w:date="2024-01-19T16:36:00Z">
            <w:rPr>
              <w:rFonts w:ascii="Times New Roman" w:eastAsia="Calibri" w:hAnsi="Times New Roman" w:cs="Times New Roman"/>
              <w:sz w:val="24"/>
              <w:szCs w:val="24"/>
            </w:rPr>
          </w:rPrChange>
        </w:rPr>
        <w:t>литологическими разностями</w:t>
      </w:r>
      <w:r w:rsidRPr="005D3B67">
        <w:rPr>
          <w:rFonts w:ascii="Times New Roman" w:eastAsia="Calibri" w:hAnsi="Times New Roman" w:cs="Times New Roman"/>
          <w:sz w:val="24"/>
          <w:szCs w:val="24"/>
          <w:highlight w:val="green"/>
          <w:rPrChange w:id="1595" w:author="Соколов Сергей Вадимович" w:date="2024-01-19T16:36:00Z">
            <w:rPr>
              <w:rFonts w:ascii="Times New Roman" w:eastAsia="Calibri" w:hAnsi="Times New Roman" w:cs="Times New Roman"/>
              <w:sz w:val="24"/>
              <w:szCs w:val="24"/>
            </w:rPr>
          </w:rPrChange>
        </w:rPr>
        <w:t xml:space="preserve"> грунтов не более 0,25</w:t>
      </w:r>
      <w:r w:rsidR="00787199" w:rsidRPr="005D3B67">
        <w:rPr>
          <w:rFonts w:ascii="Times New Roman" w:eastAsia="Calibri" w:hAnsi="Times New Roman" w:cs="Times New Roman"/>
          <w:sz w:val="24"/>
          <w:szCs w:val="24"/>
          <w:highlight w:val="green"/>
          <w:rPrChange w:id="1596" w:author="Соколов Сергей Вадимович" w:date="2024-01-19T16:36:00Z">
            <w:rPr>
              <w:rFonts w:ascii="Times New Roman" w:eastAsia="Calibri" w:hAnsi="Times New Roman" w:cs="Times New Roman"/>
              <w:sz w:val="24"/>
              <w:szCs w:val="24"/>
            </w:rPr>
          </w:rPrChange>
        </w:rPr>
        <w:t> </w:t>
      </w:r>
      <w:r w:rsidRPr="005D3B67">
        <w:rPr>
          <w:rFonts w:ascii="Times New Roman" w:eastAsia="Calibri" w:hAnsi="Times New Roman" w:cs="Times New Roman"/>
          <w:sz w:val="24"/>
          <w:szCs w:val="24"/>
          <w:highlight w:val="green"/>
          <w:rPrChange w:id="1597" w:author="Соколов Сергей Вадимович" w:date="2024-01-19T16:36:00Z">
            <w:rPr>
              <w:rFonts w:ascii="Times New Roman" w:eastAsia="Calibri" w:hAnsi="Times New Roman" w:cs="Times New Roman"/>
              <w:sz w:val="24"/>
              <w:szCs w:val="24"/>
            </w:rPr>
          </w:rPrChange>
        </w:rPr>
        <w:t>м</w:t>
      </w:r>
      <w:r w:rsidR="00854F72" w:rsidRPr="005D3B67">
        <w:rPr>
          <w:rFonts w:ascii="Times New Roman" w:eastAsia="Calibri" w:hAnsi="Times New Roman" w:cs="Times New Roman"/>
          <w:sz w:val="24"/>
          <w:szCs w:val="24"/>
          <w:highlight w:val="green"/>
          <w:rPrChange w:id="1598" w:author="Соколов Сергей Вадимович" w:date="2024-01-19T16:36:00Z">
            <w:rPr>
              <w:rFonts w:ascii="Times New Roman" w:eastAsia="Calibri" w:hAnsi="Times New Roman" w:cs="Times New Roman"/>
              <w:sz w:val="24"/>
              <w:szCs w:val="24"/>
            </w:rPr>
          </w:rPrChange>
        </w:rPr>
        <w:t>, возмож</w:t>
      </w:r>
      <w:r w:rsidRPr="005D3B67">
        <w:rPr>
          <w:rFonts w:ascii="Times New Roman" w:eastAsia="Calibri" w:hAnsi="Times New Roman" w:cs="Times New Roman"/>
          <w:sz w:val="24"/>
          <w:szCs w:val="24"/>
          <w:highlight w:val="green"/>
          <w:rPrChange w:id="1599" w:author="Соколов Сергей Вадимович" w:date="2024-01-19T16:36:00Z">
            <w:rPr>
              <w:rFonts w:ascii="Times New Roman" w:eastAsia="Calibri" w:hAnsi="Times New Roman" w:cs="Times New Roman"/>
              <w:sz w:val="24"/>
              <w:szCs w:val="24"/>
            </w:rPr>
          </w:rPrChange>
        </w:rPr>
        <w:t xml:space="preserve">ность изучения естественного </w:t>
      </w:r>
      <w:r w:rsidR="00854F72" w:rsidRPr="005D3B67">
        <w:rPr>
          <w:rFonts w:ascii="Times New Roman" w:eastAsia="Calibri" w:hAnsi="Times New Roman" w:cs="Times New Roman"/>
          <w:sz w:val="24"/>
          <w:szCs w:val="24"/>
          <w:highlight w:val="green"/>
          <w:rPrChange w:id="1600" w:author="Соколов Сергей Вадимович" w:date="2024-01-19T16:36:00Z">
            <w:rPr>
              <w:rFonts w:ascii="Times New Roman" w:eastAsia="Calibri" w:hAnsi="Times New Roman" w:cs="Times New Roman"/>
              <w:sz w:val="24"/>
              <w:szCs w:val="24"/>
            </w:rPr>
          </w:rPrChange>
        </w:rPr>
        <w:t xml:space="preserve">состава, состояния и свойств грунтов, их </w:t>
      </w:r>
      <w:r w:rsidRPr="005D3B67">
        <w:rPr>
          <w:rFonts w:ascii="Times New Roman" w:eastAsia="Calibri" w:hAnsi="Times New Roman" w:cs="Times New Roman"/>
          <w:sz w:val="24"/>
          <w:szCs w:val="24"/>
          <w:highlight w:val="green"/>
          <w:rPrChange w:id="1601" w:author="Соколов Сергей Вадимович" w:date="2024-01-19T16:36:00Z">
            <w:rPr>
              <w:rFonts w:ascii="Times New Roman" w:eastAsia="Calibri" w:hAnsi="Times New Roman" w:cs="Times New Roman"/>
              <w:sz w:val="24"/>
              <w:szCs w:val="24"/>
            </w:rPr>
          </w:rPrChange>
        </w:rPr>
        <w:t xml:space="preserve">текстурных </w:t>
      </w:r>
      <w:r w:rsidR="006F00DC" w:rsidRPr="005D3B67">
        <w:rPr>
          <w:rFonts w:ascii="Times New Roman" w:eastAsia="Calibri" w:hAnsi="Times New Roman" w:cs="Times New Roman"/>
          <w:sz w:val="24"/>
          <w:szCs w:val="24"/>
          <w:highlight w:val="green"/>
          <w:rPrChange w:id="1602" w:author="Соколов Сергей Вадимович" w:date="2024-01-19T16:36:00Z">
            <w:rPr>
              <w:rFonts w:ascii="Times New Roman" w:eastAsia="Calibri" w:hAnsi="Times New Roman" w:cs="Times New Roman"/>
              <w:sz w:val="24"/>
              <w:szCs w:val="24"/>
            </w:rPr>
          </w:rPrChange>
        </w:rPr>
        <w:t xml:space="preserve">и структурных </w:t>
      </w:r>
      <w:r w:rsidRPr="005D3B67">
        <w:rPr>
          <w:rFonts w:ascii="Times New Roman" w:eastAsia="Calibri" w:hAnsi="Times New Roman" w:cs="Times New Roman"/>
          <w:sz w:val="24"/>
          <w:szCs w:val="24"/>
          <w:highlight w:val="green"/>
          <w:rPrChange w:id="1603" w:author="Соколов Сергей Вадимович" w:date="2024-01-19T16:36:00Z">
            <w:rPr>
              <w:rFonts w:ascii="Times New Roman" w:eastAsia="Calibri" w:hAnsi="Times New Roman" w:cs="Times New Roman"/>
              <w:sz w:val="24"/>
              <w:szCs w:val="24"/>
            </w:rPr>
          </w:rPrChange>
        </w:rPr>
        <w:t>особенностей</w:t>
      </w:r>
      <w:r w:rsidR="006F00DC" w:rsidRPr="005D3B67">
        <w:rPr>
          <w:rFonts w:ascii="Times New Roman" w:eastAsia="Calibri" w:hAnsi="Times New Roman" w:cs="Times New Roman"/>
          <w:sz w:val="24"/>
          <w:szCs w:val="24"/>
          <w:highlight w:val="green"/>
          <w:rPrChange w:id="1604" w:author="Соколов Сергей Вадимович" w:date="2024-01-19T16:36:00Z">
            <w:rPr>
              <w:rFonts w:ascii="Times New Roman" w:eastAsia="Calibri" w:hAnsi="Times New Roman" w:cs="Times New Roman"/>
              <w:sz w:val="24"/>
              <w:szCs w:val="24"/>
            </w:rPr>
          </w:rPrChange>
        </w:rPr>
        <w:t xml:space="preserve"> (включая трещиноватость скальных </w:t>
      </w:r>
      <w:r w:rsidR="002C11EF" w:rsidRPr="005D3B67">
        <w:rPr>
          <w:rFonts w:ascii="Times New Roman" w:eastAsia="Calibri" w:hAnsi="Times New Roman" w:cs="Times New Roman"/>
          <w:sz w:val="24"/>
          <w:szCs w:val="24"/>
          <w:highlight w:val="green"/>
          <w:rPrChange w:id="1605" w:author="Соколов Сергей Вадимович" w:date="2024-01-19T16:36:00Z">
            <w:rPr>
              <w:rFonts w:ascii="Times New Roman" w:eastAsia="Calibri" w:hAnsi="Times New Roman" w:cs="Times New Roman"/>
              <w:sz w:val="24"/>
              <w:szCs w:val="24"/>
            </w:rPr>
          </w:rPrChange>
        </w:rPr>
        <w:t>грунтов</w:t>
      </w:r>
      <w:r w:rsidR="006F00DC" w:rsidRPr="005D3B67">
        <w:rPr>
          <w:rFonts w:ascii="Times New Roman" w:eastAsia="Calibri" w:hAnsi="Times New Roman" w:cs="Times New Roman"/>
          <w:sz w:val="24"/>
          <w:szCs w:val="24"/>
          <w:highlight w:val="green"/>
          <w:rPrChange w:id="1606" w:author="Соколов Сергей Вадимович" w:date="2024-01-19T16:36:00Z">
            <w:rPr>
              <w:rFonts w:ascii="Times New Roman" w:eastAsia="Calibri" w:hAnsi="Times New Roman" w:cs="Times New Roman"/>
              <w:sz w:val="24"/>
              <w:szCs w:val="24"/>
            </w:rPr>
          </w:rPrChange>
        </w:rPr>
        <w:t>)</w:t>
      </w:r>
      <w:r w:rsidR="00854F72" w:rsidRPr="005D3B67">
        <w:rPr>
          <w:rFonts w:ascii="Times New Roman" w:eastAsia="Calibri" w:hAnsi="Times New Roman" w:cs="Times New Roman"/>
          <w:sz w:val="24"/>
          <w:szCs w:val="24"/>
          <w:highlight w:val="green"/>
          <w:rPrChange w:id="1607" w:author="Соколов Сергей Вадимович" w:date="2024-01-19T16:36:00Z">
            <w:rPr>
              <w:rFonts w:ascii="Times New Roman" w:eastAsia="Calibri" w:hAnsi="Times New Roman" w:cs="Times New Roman"/>
              <w:sz w:val="24"/>
              <w:szCs w:val="24"/>
            </w:rPr>
          </w:rPrChange>
        </w:rPr>
        <w:t>.</w:t>
      </w:r>
      <w:r w:rsidR="00DC024F" w:rsidRPr="002150CE">
        <w:rPr>
          <w:rFonts w:ascii="Times New Roman" w:eastAsia="Calibri" w:hAnsi="Times New Roman" w:cs="Times New Roman"/>
          <w:sz w:val="24"/>
          <w:szCs w:val="24"/>
        </w:rPr>
        <w:t xml:space="preserve"> </w:t>
      </w:r>
      <w:r w:rsidR="00EB3E95" w:rsidRPr="002150CE">
        <w:rPr>
          <w:rFonts w:ascii="Times New Roman" w:eastAsia="Calibri" w:hAnsi="Times New Roman" w:cs="Times New Roman"/>
          <w:sz w:val="24"/>
          <w:szCs w:val="24"/>
        </w:rPr>
        <w:t>Рекомендуется обеспечивать выход керна</w:t>
      </w:r>
      <w:r w:rsidRPr="002150CE">
        <w:rPr>
          <w:rFonts w:ascii="Times New Roman" w:eastAsia="Calibri" w:hAnsi="Times New Roman" w:cs="Times New Roman"/>
          <w:sz w:val="24"/>
          <w:szCs w:val="24"/>
        </w:rPr>
        <w:t xml:space="preserve"> не менее </w:t>
      </w:r>
      <w:commentRangeStart w:id="1608"/>
      <w:r w:rsidRPr="002150CE">
        <w:rPr>
          <w:rFonts w:ascii="Times New Roman" w:eastAsia="Calibri" w:hAnsi="Times New Roman" w:cs="Times New Roman"/>
          <w:sz w:val="24"/>
          <w:szCs w:val="24"/>
        </w:rPr>
        <w:t>85</w:t>
      </w:r>
      <w:commentRangeEnd w:id="1608"/>
      <w:r w:rsidR="00CB4744">
        <w:rPr>
          <w:rStyle w:val="aa"/>
          <w:rFonts w:ascii="Times New Roman CYR" w:hAnsi="Times New Roman CYR" w:cs="Times New Roman"/>
        </w:rPr>
        <w:commentReference w:id="1608"/>
      </w:r>
      <w:del w:id="1609" w:author="Н.И." w:date="2019-02-14T17:21:00Z">
        <w:r w:rsidR="0045451F" w:rsidDel="00CB4744">
          <w:rPr>
            <w:rFonts w:ascii="Times New Roman" w:eastAsia="Calibri" w:hAnsi="Times New Roman" w:cs="Times New Roman"/>
            <w:sz w:val="24"/>
            <w:szCs w:val="24"/>
          </w:rPr>
          <w:delText xml:space="preserve"> </w:delText>
        </w:r>
      </w:del>
      <w:r w:rsidR="00757EF8" w:rsidRPr="002150CE">
        <w:rPr>
          <w:rFonts w:ascii="Times New Roman" w:eastAsia="Calibri" w:hAnsi="Times New Roman" w:cs="Times New Roman"/>
          <w:sz w:val="24"/>
          <w:szCs w:val="24"/>
        </w:rPr>
        <w:t>%</w:t>
      </w:r>
      <w:r w:rsidR="0045451F">
        <w:rPr>
          <w:rFonts w:ascii="Times New Roman" w:eastAsia="Calibri" w:hAnsi="Times New Roman" w:cs="Times New Roman"/>
          <w:sz w:val="24"/>
          <w:szCs w:val="24"/>
        </w:rPr>
        <w:t xml:space="preserve"> </w:t>
      </w:r>
      <w:r w:rsidR="004D595A" w:rsidRPr="002150CE">
        <w:rPr>
          <w:rFonts w:ascii="Times New Roman" w:hAnsi="Times New Roman" w:cs="Times New Roman"/>
          <w:sz w:val="24"/>
          <w:szCs w:val="24"/>
        </w:rPr>
        <w:t>–</w:t>
      </w:r>
      <w:r w:rsidR="0045451F">
        <w:rPr>
          <w:rFonts w:ascii="Times New Roman" w:hAnsi="Times New Roman" w:cs="Times New Roman"/>
          <w:sz w:val="24"/>
          <w:szCs w:val="24"/>
        </w:rPr>
        <w:t xml:space="preserve"> </w:t>
      </w:r>
      <w:r w:rsidRPr="002150CE">
        <w:rPr>
          <w:rFonts w:ascii="Times New Roman" w:eastAsia="Calibri" w:hAnsi="Times New Roman" w:cs="Times New Roman"/>
          <w:sz w:val="24"/>
          <w:szCs w:val="24"/>
        </w:rPr>
        <w:t>90</w:t>
      </w:r>
      <w:del w:id="1610" w:author="Н.И." w:date="2019-02-14T17:21:00Z">
        <w:r w:rsidR="0045451F" w:rsidDel="00CB4744">
          <w:rPr>
            <w:rFonts w:ascii="Times New Roman" w:eastAsia="Calibri" w:hAnsi="Times New Roman" w:cs="Times New Roman"/>
            <w:sz w:val="24"/>
            <w:szCs w:val="24"/>
          </w:rPr>
          <w:delText xml:space="preserve"> </w:delText>
        </w:r>
      </w:del>
      <w:r w:rsidRPr="002150CE">
        <w:rPr>
          <w:rFonts w:ascii="Times New Roman" w:eastAsia="Calibri" w:hAnsi="Times New Roman" w:cs="Times New Roman"/>
          <w:sz w:val="24"/>
          <w:szCs w:val="24"/>
        </w:rPr>
        <w:t>%.</w:t>
      </w:r>
    </w:p>
    <w:p w14:paraId="175968CF" w14:textId="77777777" w:rsidR="00D94767" w:rsidRPr="005D3B67" w:rsidRDefault="00B9157D"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1611" w:author="Соколов Сергей Вадимович" w:date="2024-01-19T16:36: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612" w:author="Соколов Сергей Вадимович" w:date="2024-01-19T16:36:00Z">
            <w:rPr>
              <w:rFonts w:ascii="Times New Roman" w:eastAsia="Calibri" w:hAnsi="Times New Roman" w:cs="Times New Roman"/>
              <w:sz w:val="24"/>
              <w:szCs w:val="24"/>
            </w:rPr>
          </w:rPrChange>
        </w:rPr>
        <w:t>Б</w:t>
      </w:r>
      <w:r w:rsidR="00854F72" w:rsidRPr="005D3B67">
        <w:rPr>
          <w:rFonts w:ascii="Times New Roman" w:eastAsia="Calibri" w:hAnsi="Times New Roman" w:cs="Times New Roman"/>
          <w:sz w:val="24"/>
          <w:szCs w:val="24"/>
          <w:highlight w:val="green"/>
          <w:rPrChange w:id="1613" w:author="Соколов Сергей Вадимович" w:date="2024-01-19T16:36:00Z">
            <w:rPr>
              <w:rFonts w:ascii="Times New Roman" w:eastAsia="Calibri" w:hAnsi="Times New Roman" w:cs="Times New Roman"/>
              <w:sz w:val="24"/>
              <w:szCs w:val="24"/>
            </w:rPr>
          </w:rPrChange>
        </w:rPr>
        <w:t xml:space="preserve">урение следует сопровождать отбором монолитов </w:t>
      </w:r>
      <w:r w:rsidR="00D11CCD" w:rsidRPr="005D3B67">
        <w:rPr>
          <w:rFonts w:ascii="Times New Roman" w:eastAsia="Calibri" w:hAnsi="Times New Roman" w:cs="Times New Roman"/>
          <w:sz w:val="24"/>
          <w:szCs w:val="24"/>
          <w:highlight w:val="green"/>
          <w:rPrChange w:id="1614" w:author="Соколов Сергей Вадимович" w:date="2024-01-19T16:36:00Z">
            <w:rPr>
              <w:rFonts w:ascii="Times New Roman" w:eastAsia="Calibri" w:hAnsi="Times New Roman" w:cs="Times New Roman"/>
              <w:sz w:val="24"/>
              <w:szCs w:val="24"/>
            </w:rPr>
          </w:rPrChange>
        </w:rPr>
        <w:t xml:space="preserve">с </w:t>
      </w:r>
      <w:r w:rsidR="00854F72" w:rsidRPr="005D3B67">
        <w:rPr>
          <w:rFonts w:ascii="Times New Roman" w:eastAsia="Calibri" w:hAnsi="Times New Roman" w:cs="Times New Roman"/>
          <w:sz w:val="24"/>
          <w:szCs w:val="24"/>
          <w:highlight w:val="green"/>
          <w:rPrChange w:id="1615" w:author="Соколов Сергей Вадимович" w:date="2024-01-19T16:36:00Z">
            <w:rPr>
              <w:rFonts w:ascii="Times New Roman" w:eastAsia="Calibri" w:hAnsi="Times New Roman" w:cs="Times New Roman"/>
              <w:sz w:val="24"/>
              <w:szCs w:val="24"/>
            </w:rPr>
          </w:rPrChange>
        </w:rPr>
        <w:t>пом</w:t>
      </w:r>
      <w:r w:rsidR="00FE1E48" w:rsidRPr="005D3B67">
        <w:rPr>
          <w:rFonts w:ascii="Times New Roman" w:eastAsia="Calibri" w:hAnsi="Times New Roman" w:cs="Times New Roman"/>
          <w:sz w:val="24"/>
          <w:szCs w:val="24"/>
          <w:highlight w:val="green"/>
          <w:rPrChange w:id="1616" w:author="Соколов Сергей Вадимович" w:date="2024-01-19T16:36:00Z">
            <w:rPr>
              <w:rFonts w:ascii="Times New Roman" w:eastAsia="Calibri" w:hAnsi="Times New Roman" w:cs="Times New Roman"/>
              <w:sz w:val="24"/>
              <w:szCs w:val="24"/>
            </w:rPr>
          </w:rPrChange>
        </w:rPr>
        <w:t>ощ</w:t>
      </w:r>
      <w:r w:rsidR="00D11CCD" w:rsidRPr="005D3B67">
        <w:rPr>
          <w:rFonts w:ascii="Times New Roman" w:eastAsia="Calibri" w:hAnsi="Times New Roman" w:cs="Times New Roman"/>
          <w:sz w:val="24"/>
          <w:szCs w:val="24"/>
          <w:highlight w:val="green"/>
          <w:rPrChange w:id="1617" w:author="Соколов Сергей Вадимович" w:date="2024-01-19T16:36:00Z">
            <w:rPr>
              <w:rFonts w:ascii="Times New Roman" w:eastAsia="Calibri" w:hAnsi="Times New Roman" w:cs="Times New Roman"/>
              <w:sz w:val="24"/>
              <w:szCs w:val="24"/>
            </w:rPr>
          </w:rPrChange>
        </w:rPr>
        <w:t>ью</w:t>
      </w:r>
      <w:r w:rsidR="00FE1E48" w:rsidRPr="005D3B67">
        <w:rPr>
          <w:rFonts w:ascii="Times New Roman" w:eastAsia="Calibri" w:hAnsi="Times New Roman" w:cs="Times New Roman"/>
          <w:sz w:val="24"/>
          <w:szCs w:val="24"/>
          <w:highlight w:val="green"/>
          <w:rPrChange w:id="1618" w:author="Соколов Сергей Вадимович" w:date="2024-01-19T16:36:00Z">
            <w:rPr>
              <w:rFonts w:ascii="Times New Roman" w:eastAsia="Calibri" w:hAnsi="Times New Roman" w:cs="Times New Roman"/>
              <w:sz w:val="24"/>
              <w:szCs w:val="24"/>
            </w:rPr>
          </w:rPrChange>
        </w:rPr>
        <w:t xml:space="preserve"> грунтоносов </w:t>
      </w:r>
      <w:r w:rsidR="00FE1E48" w:rsidRPr="005D3B67">
        <w:rPr>
          <w:rFonts w:ascii="Times New Roman" w:eastAsia="Calibri" w:hAnsi="Times New Roman" w:cs="Times New Roman"/>
          <w:sz w:val="24"/>
          <w:szCs w:val="24"/>
          <w:highlight w:val="green"/>
          <w:rPrChange w:id="1619" w:author="Соколов Сергей Вадимович" w:date="2024-01-19T16:36:00Z">
            <w:rPr>
              <w:rFonts w:ascii="Times New Roman" w:eastAsia="Calibri" w:hAnsi="Times New Roman" w:cs="Times New Roman"/>
              <w:sz w:val="24"/>
              <w:szCs w:val="24"/>
            </w:rPr>
          </w:rPrChange>
        </w:rPr>
        <w:lastRenderedPageBreak/>
        <w:t xml:space="preserve">в соответствии с </w:t>
      </w:r>
      <w:r w:rsidR="00D94767" w:rsidRPr="005D3B67">
        <w:rPr>
          <w:rFonts w:ascii="Times New Roman" w:eastAsia="Calibri" w:hAnsi="Times New Roman" w:cs="Times New Roman"/>
          <w:sz w:val="24"/>
          <w:szCs w:val="24"/>
          <w:highlight w:val="green"/>
          <w:rPrChange w:id="1620" w:author="Соколов Сергей Вадимович" w:date="2024-01-19T16:36:00Z">
            <w:rPr>
              <w:rFonts w:ascii="Times New Roman" w:eastAsia="Calibri" w:hAnsi="Times New Roman" w:cs="Times New Roman"/>
              <w:sz w:val="24"/>
              <w:szCs w:val="24"/>
            </w:rPr>
          </w:rPrChange>
        </w:rPr>
        <w:t>ГОСТ</w:t>
      </w:r>
      <w:r w:rsidR="00AD71E9" w:rsidRPr="005D3B67">
        <w:rPr>
          <w:rFonts w:ascii="Times New Roman" w:eastAsia="Calibri" w:hAnsi="Times New Roman" w:cs="Times New Roman"/>
          <w:sz w:val="24"/>
          <w:szCs w:val="24"/>
          <w:highlight w:val="green"/>
          <w:rPrChange w:id="1621" w:author="Соколов Сергей Вадимович" w:date="2024-01-19T16:36:00Z">
            <w:rPr>
              <w:rFonts w:ascii="Times New Roman" w:eastAsia="Calibri" w:hAnsi="Times New Roman" w:cs="Times New Roman"/>
              <w:sz w:val="24"/>
              <w:szCs w:val="24"/>
            </w:rPr>
          </w:rPrChange>
        </w:rPr>
        <w:t> </w:t>
      </w:r>
      <w:r w:rsidR="00D94767" w:rsidRPr="005D3B67">
        <w:rPr>
          <w:rFonts w:ascii="Times New Roman" w:eastAsia="Calibri" w:hAnsi="Times New Roman" w:cs="Times New Roman"/>
          <w:sz w:val="24"/>
          <w:szCs w:val="24"/>
          <w:highlight w:val="green"/>
          <w:rPrChange w:id="1622" w:author="Соколов Сергей Вадимович" w:date="2024-01-19T16:36:00Z">
            <w:rPr>
              <w:rFonts w:ascii="Times New Roman" w:eastAsia="Calibri" w:hAnsi="Times New Roman" w:cs="Times New Roman"/>
              <w:sz w:val="24"/>
              <w:szCs w:val="24"/>
            </w:rPr>
          </w:rPrChange>
        </w:rPr>
        <w:t xml:space="preserve">12071. </w:t>
      </w:r>
      <w:r w:rsidR="00FE1E48" w:rsidRPr="005D3B67">
        <w:rPr>
          <w:rFonts w:ascii="Times New Roman" w:eastAsia="Calibri" w:hAnsi="Times New Roman" w:cs="Times New Roman"/>
          <w:sz w:val="24"/>
          <w:szCs w:val="24"/>
          <w:highlight w:val="green"/>
          <w:rPrChange w:id="1623" w:author="Соколов Сергей Вадимович" w:date="2024-01-19T16:36:00Z">
            <w:rPr>
              <w:rFonts w:ascii="Times New Roman" w:eastAsia="Calibri" w:hAnsi="Times New Roman" w:cs="Times New Roman"/>
              <w:sz w:val="24"/>
              <w:szCs w:val="24"/>
            </w:rPr>
          </w:rPrChange>
        </w:rPr>
        <w:t xml:space="preserve">Образцы пород для исследований следует отбирать </w:t>
      </w:r>
      <w:r w:rsidR="00AD67F0" w:rsidRPr="005D3B67">
        <w:rPr>
          <w:rFonts w:ascii="Times New Roman" w:eastAsia="Calibri" w:hAnsi="Times New Roman" w:cs="Times New Roman"/>
          <w:sz w:val="24"/>
          <w:szCs w:val="24"/>
          <w:highlight w:val="green"/>
          <w:rPrChange w:id="1624" w:author="Соколов Сергей Вадимович" w:date="2024-01-19T16:36:00Z">
            <w:rPr>
              <w:rFonts w:ascii="Times New Roman" w:eastAsia="Calibri" w:hAnsi="Times New Roman" w:cs="Times New Roman"/>
              <w:sz w:val="24"/>
              <w:szCs w:val="24"/>
            </w:rPr>
          </w:rPrChange>
        </w:rPr>
        <w:t>с учетом</w:t>
      </w:r>
      <w:r w:rsidR="00724FB5" w:rsidRPr="005D3B67">
        <w:rPr>
          <w:rFonts w:ascii="Times New Roman" w:eastAsia="Calibri" w:hAnsi="Times New Roman" w:cs="Times New Roman"/>
          <w:sz w:val="24"/>
          <w:szCs w:val="24"/>
          <w:highlight w:val="green"/>
          <w:rPrChange w:id="1625" w:author="Соколов Сергей Вадимович" w:date="2024-01-19T16:36:00Z">
            <w:rPr>
              <w:rFonts w:ascii="Times New Roman" w:eastAsia="Calibri" w:hAnsi="Times New Roman" w:cs="Times New Roman"/>
              <w:sz w:val="24"/>
              <w:szCs w:val="24"/>
            </w:rPr>
          </w:rPrChange>
        </w:rPr>
        <w:t xml:space="preserve"> </w:t>
      </w:r>
      <w:r w:rsidR="00FE1E48" w:rsidRPr="005D3B67">
        <w:rPr>
          <w:rFonts w:ascii="Times New Roman" w:eastAsia="Calibri" w:hAnsi="Times New Roman" w:cs="Times New Roman"/>
          <w:sz w:val="24"/>
          <w:szCs w:val="24"/>
          <w:highlight w:val="green"/>
          <w:rPrChange w:id="1626" w:author="Соколов Сергей Вадимович" w:date="2024-01-19T16:36:00Z">
            <w:rPr>
              <w:rFonts w:ascii="Times New Roman" w:eastAsia="Calibri" w:hAnsi="Times New Roman" w:cs="Times New Roman"/>
              <w:sz w:val="24"/>
              <w:szCs w:val="24"/>
            </w:rPr>
          </w:rPrChange>
        </w:rPr>
        <w:t>ГОСТ</w:t>
      </w:r>
      <w:r w:rsidR="00AD71E9" w:rsidRPr="005D3B67">
        <w:rPr>
          <w:rFonts w:ascii="Times New Roman" w:eastAsia="Calibri" w:hAnsi="Times New Roman" w:cs="Times New Roman"/>
          <w:sz w:val="24"/>
          <w:szCs w:val="24"/>
          <w:highlight w:val="green"/>
          <w:rPrChange w:id="1627" w:author="Соколов Сергей Вадимович" w:date="2024-01-19T16:36:00Z">
            <w:rPr>
              <w:rFonts w:ascii="Times New Roman" w:eastAsia="Calibri" w:hAnsi="Times New Roman" w:cs="Times New Roman"/>
              <w:sz w:val="24"/>
              <w:szCs w:val="24"/>
            </w:rPr>
          </w:rPrChange>
        </w:rPr>
        <w:t> </w:t>
      </w:r>
      <w:r w:rsidR="00FE1E48" w:rsidRPr="005D3B67">
        <w:rPr>
          <w:rFonts w:ascii="Times New Roman" w:eastAsia="Calibri" w:hAnsi="Times New Roman" w:cs="Times New Roman"/>
          <w:sz w:val="24"/>
          <w:szCs w:val="24"/>
          <w:highlight w:val="green"/>
          <w:rPrChange w:id="1628" w:author="Соколов Сергей Вадимович" w:date="2024-01-19T16:36:00Z">
            <w:rPr>
              <w:rFonts w:ascii="Times New Roman" w:eastAsia="Calibri" w:hAnsi="Times New Roman" w:cs="Times New Roman"/>
              <w:sz w:val="24"/>
              <w:szCs w:val="24"/>
            </w:rPr>
          </w:rPrChange>
        </w:rPr>
        <w:t xml:space="preserve">20522, для чего на этапе полевых работ необходимо </w:t>
      </w:r>
      <w:r w:rsidR="00414FCC" w:rsidRPr="005D3B67">
        <w:rPr>
          <w:rFonts w:ascii="Times New Roman" w:eastAsia="Calibri" w:hAnsi="Times New Roman" w:cs="Times New Roman"/>
          <w:sz w:val="24"/>
          <w:szCs w:val="24"/>
          <w:highlight w:val="green"/>
          <w:rPrChange w:id="1629" w:author="Соколов Сергей Вадимович" w:date="2024-01-19T16:36:00Z">
            <w:rPr>
              <w:rFonts w:ascii="Times New Roman" w:eastAsia="Calibri" w:hAnsi="Times New Roman" w:cs="Times New Roman"/>
              <w:sz w:val="24"/>
              <w:szCs w:val="24"/>
            </w:rPr>
          </w:rPrChange>
        </w:rPr>
        <w:t>выполнять</w:t>
      </w:r>
      <w:r w:rsidR="00FE1E48" w:rsidRPr="005D3B67">
        <w:rPr>
          <w:rFonts w:ascii="Times New Roman" w:eastAsia="Calibri" w:hAnsi="Times New Roman" w:cs="Times New Roman"/>
          <w:sz w:val="24"/>
          <w:szCs w:val="24"/>
          <w:highlight w:val="green"/>
          <w:rPrChange w:id="1630" w:author="Соколов Сергей Вадимович" w:date="2024-01-19T16:36:00Z">
            <w:rPr>
              <w:rFonts w:ascii="Times New Roman" w:eastAsia="Calibri" w:hAnsi="Times New Roman" w:cs="Times New Roman"/>
              <w:sz w:val="24"/>
              <w:szCs w:val="24"/>
            </w:rPr>
          </w:rPrChange>
        </w:rPr>
        <w:t xml:space="preserve"> предварител</w:t>
      </w:r>
      <w:r w:rsidR="00414FCC" w:rsidRPr="005D3B67">
        <w:rPr>
          <w:rFonts w:ascii="Times New Roman" w:eastAsia="Calibri" w:hAnsi="Times New Roman" w:cs="Times New Roman"/>
          <w:sz w:val="24"/>
          <w:szCs w:val="24"/>
          <w:highlight w:val="green"/>
          <w:rPrChange w:id="1631" w:author="Соколов Сергей Вадимович" w:date="2024-01-19T16:36:00Z">
            <w:rPr>
              <w:rFonts w:ascii="Times New Roman" w:eastAsia="Calibri" w:hAnsi="Times New Roman" w:cs="Times New Roman"/>
              <w:sz w:val="24"/>
              <w:szCs w:val="24"/>
            </w:rPr>
          </w:rPrChange>
        </w:rPr>
        <w:t>ьное инженерно-геологическое разделе</w:t>
      </w:r>
      <w:r w:rsidR="00FE1E48" w:rsidRPr="005D3B67">
        <w:rPr>
          <w:rFonts w:ascii="Times New Roman" w:eastAsia="Calibri" w:hAnsi="Times New Roman" w:cs="Times New Roman"/>
          <w:sz w:val="24"/>
          <w:szCs w:val="24"/>
          <w:highlight w:val="green"/>
          <w:rPrChange w:id="1632" w:author="Соколов Сергей Вадимович" w:date="2024-01-19T16:36:00Z">
            <w:rPr>
              <w:rFonts w:ascii="Times New Roman" w:eastAsia="Calibri" w:hAnsi="Times New Roman" w:cs="Times New Roman"/>
              <w:sz w:val="24"/>
              <w:szCs w:val="24"/>
            </w:rPr>
          </w:rPrChange>
        </w:rPr>
        <w:t>ние</w:t>
      </w:r>
      <w:r w:rsidRPr="005D3B67">
        <w:rPr>
          <w:rFonts w:ascii="Times New Roman" w:eastAsia="Calibri" w:hAnsi="Times New Roman" w:cs="Times New Roman"/>
          <w:sz w:val="24"/>
          <w:szCs w:val="24"/>
          <w:highlight w:val="green"/>
          <w:rPrChange w:id="1633" w:author="Соколов Сергей Вадимович" w:date="2024-01-19T16:36:00Z">
            <w:rPr>
              <w:rFonts w:ascii="Times New Roman" w:eastAsia="Calibri" w:hAnsi="Times New Roman" w:cs="Times New Roman"/>
              <w:sz w:val="24"/>
              <w:szCs w:val="24"/>
            </w:rPr>
          </w:rPrChange>
        </w:rPr>
        <w:t xml:space="preserve"> грунтового массива на инженерно-геологические элементы</w:t>
      </w:r>
      <w:r w:rsidR="00FE1E48" w:rsidRPr="005D3B67">
        <w:rPr>
          <w:rFonts w:ascii="Times New Roman" w:eastAsia="Calibri" w:hAnsi="Times New Roman" w:cs="Times New Roman"/>
          <w:sz w:val="24"/>
          <w:szCs w:val="24"/>
          <w:highlight w:val="green"/>
          <w:rPrChange w:id="1634" w:author="Соколов Сергей Вадимович" w:date="2024-01-19T16:36:00Z">
            <w:rPr>
              <w:rFonts w:ascii="Times New Roman" w:eastAsia="Calibri" w:hAnsi="Times New Roman" w:cs="Times New Roman"/>
              <w:sz w:val="24"/>
              <w:szCs w:val="24"/>
            </w:rPr>
          </w:rPrChange>
        </w:rPr>
        <w:t xml:space="preserve">. Монолиты для лабораторных исследований </w:t>
      </w:r>
      <w:r w:rsidR="008070CB" w:rsidRPr="005D3B67">
        <w:rPr>
          <w:rFonts w:ascii="Times New Roman" w:eastAsia="Calibri" w:hAnsi="Times New Roman" w:cs="Times New Roman"/>
          <w:sz w:val="24"/>
          <w:szCs w:val="24"/>
          <w:highlight w:val="green"/>
          <w:rPrChange w:id="1635" w:author="Соколов Сергей Вадимович" w:date="2024-01-19T16:36:00Z">
            <w:rPr>
              <w:rFonts w:ascii="Times New Roman" w:eastAsia="Calibri" w:hAnsi="Times New Roman" w:cs="Times New Roman"/>
              <w:sz w:val="24"/>
              <w:szCs w:val="24"/>
            </w:rPr>
          </w:rPrChange>
        </w:rPr>
        <w:t>необходимо</w:t>
      </w:r>
      <w:r w:rsidR="00FE1E48" w:rsidRPr="005D3B67">
        <w:rPr>
          <w:rFonts w:ascii="Times New Roman" w:eastAsia="Calibri" w:hAnsi="Times New Roman" w:cs="Times New Roman"/>
          <w:sz w:val="24"/>
          <w:szCs w:val="24"/>
          <w:highlight w:val="green"/>
          <w:rPrChange w:id="1636" w:author="Соколов Сергей Вадимович" w:date="2024-01-19T16:36:00Z">
            <w:rPr>
              <w:rFonts w:ascii="Times New Roman" w:eastAsia="Calibri" w:hAnsi="Times New Roman" w:cs="Times New Roman"/>
              <w:sz w:val="24"/>
              <w:szCs w:val="24"/>
            </w:rPr>
          </w:rPrChange>
        </w:rPr>
        <w:t xml:space="preserve"> отбирать из каждого </w:t>
      </w:r>
      <w:r w:rsidRPr="005D3B67">
        <w:rPr>
          <w:rFonts w:ascii="Times New Roman" w:eastAsia="Calibri" w:hAnsi="Times New Roman" w:cs="Times New Roman"/>
          <w:sz w:val="24"/>
          <w:szCs w:val="24"/>
          <w:highlight w:val="green"/>
          <w:rPrChange w:id="1637" w:author="Соколов Сергей Вадимович" w:date="2024-01-19T16:36:00Z">
            <w:rPr>
              <w:rFonts w:ascii="Times New Roman" w:eastAsia="Calibri" w:hAnsi="Times New Roman" w:cs="Times New Roman"/>
              <w:sz w:val="24"/>
              <w:szCs w:val="24"/>
            </w:rPr>
          </w:rPrChange>
        </w:rPr>
        <w:t xml:space="preserve">предварительно </w:t>
      </w:r>
      <w:r w:rsidR="00B50879" w:rsidRPr="005D3B67">
        <w:rPr>
          <w:rFonts w:ascii="Times New Roman" w:eastAsia="Calibri" w:hAnsi="Times New Roman" w:cs="Times New Roman"/>
          <w:sz w:val="24"/>
          <w:szCs w:val="24"/>
          <w:highlight w:val="green"/>
          <w:rPrChange w:id="1638" w:author="Соколов Сергей Вадимович" w:date="2024-01-19T16:36:00Z">
            <w:rPr>
              <w:rFonts w:ascii="Times New Roman" w:eastAsia="Calibri" w:hAnsi="Times New Roman" w:cs="Times New Roman"/>
              <w:sz w:val="24"/>
              <w:szCs w:val="24"/>
            </w:rPr>
          </w:rPrChange>
        </w:rPr>
        <w:t>выделенного инженерно-геологического элемента</w:t>
      </w:r>
      <w:r w:rsidR="00FE1E48" w:rsidRPr="005D3B67">
        <w:rPr>
          <w:rFonts w:ascii="Times New Roman" w:eastAsia="Calibri" w:hAnsi="Times New Roman" w:cs="Times New Roman"/>
          <w:sz w:val="24"/>
          <w:szCs w:val="24"/>
          <w:highlight w:val="green"/>
          <w:rPrChange w:id="1639" w:author="Соколов Сергей Вадимович" w:date="2024-01-19T16:36:00Z">
            <w:rPr>
              <w:rFonts w:ascii="Times New Roman" w:eastAsia="Calibri" w:hAnsi="Times New Roman" w:cs="Times New Roman"/>
              <w:sz w:val="24"/>
              <w:szCs w:val="24"/>
            </w:rPr>
          </w:rPrChange>
        </w:rPr>
        <w:t xml:space="preserve"> и, по</w:t>
      </w:r>
      <w:r w:rsidR="00DC024F" w:rsidRPr="005D3B67">
        <w:rPr>
          <w:rFonts w:ascii="Times New Roman" w:eastAsia="Calibri" w:hAnsi="Times New Roman" w:cs="Times New Roman"/>
          <w:sz w:val="24"/>
          <w:szCs w:val="24"/>
          <w:highlight w:val="green"/>
          <w:rPrChange w:id="1640" w:author="Соколов Сергей Вадимович" w:date="2024-01-19T16:36:00Z">
            <w:rPr>
              <w:rFonts w:ascii="Times New Roman" w:eastAsia="Calibri" w:hAnsi="Times New Roman" w:cs="Times New Roman"/>
              <w:sz w:val="24"/>
              <w:szCs w:val="24"/>
            </w:rPr>
          </w:rPrChange>
        </w:rPr>
        <w:t xml:space="preserve"> </w:t>
      </w:r>
      <w:r w:rsidR="00FE1E48" w:rsidRPr="005D3B67">
        <w:rPr>
          <w:rFonts w:ascii="Times New Roman" w:eastAsia="Calibri" w:hAnsi="Times New Roman" w:cs="Times New Roman"/>
          <w:sz w:val="24"/>
          <w:szCs w:val="24"/>
          <w:highlight w:val="green"/>
          <w:rPrChange w:id="1641" w:author="Соколов Сергей Вадимович" w:date="2024-01-19T16:36:00Z">
            <w:rPr>
              <w:rFonts w:ascii="Times New Roman" w:eastAsia="Calibri" w:hAnsi="Times New Roman" w:cs="Times New Roman"/>
              <w:sz w:val="24"/>
              <w:szCs w:val="24"/>
            </w:rPr>
          </w:rPrChange>
        </w:rPr>
        <w:t>возможности, в разных частях оползня: головной, средней и языковой.</w:t>
      </w:r>
    </w:p>
    <w:p w14:paraId="38FC7DEB" w14:textId="7322D6F1" w:rsidR="0045451F" w:rsidRPr="005D3B67" w:rsidRDefault="0045451F" w:rsidP="0045451F">
      <w:pPr>
        <w:tabs>
          <w:tab w:val="left" w:pos="426"/>
        </w:tabs>
        <w:spacing w:line="360" w:lineRule="auto"/>
        <w:ind w:firstLine="709"/>
        <w:jc w:val="both"/>
        <w:rPr>
          <w:rFonts w:ascii="Times New Roman" w:eastAsia="Calibri" w:hAnsi="Times New Roman"/>
          <w:sz w:val="24"/>
          <w:szCs w:val="24"/>
          <w:highlight w:val="green"/>
          <w:rPrChange w:id="1642" w:author="Соколов Сергей Вадимович" w:date="2024-01-19T16:36:00Z">
            <w:rPr>
              <w:rFonts w:ascii="Times New Roman" w:eastAsia="Calibri" w:hAnsi="Times New Roman"/>
              <w:sz w:val="24"/>
              <w:szCs w:val="24"/>
            </w:rPr>
          </w:rPrChange>
        </w:rPr>
      </w:pPr>
      <w:r w:rsidRPr="005D3B67">
        <w:rPr>
          <w:rFonts w:ascii="Times New Roman" w:eastAsia="Calibri" w:hAnsi="Times New Roman"/>
          <w:sz w:val="24"/>
          <w:szCs w:val="24"/>
          <w:highlight w:val="green"/>
          <w:rPrChange w:id="1643" w:author="Соколов Сергей Вадимович" w:date="2024-01-19T16:36:00Z">
            <w:rPr>
              <w:rFonts w:ascii="Times New Roman" w:eastAsia="Calibri" w:hAnsi="Times New Roman"/>
              <w:sz w:val="24"/>
              <w:szCs w:val="24"/>
            </w:rPr>
          </w:rPrChange>
        </w:rPr>
        <w:t>Отбор, консервацию, хранение и транспортирование проб воды для лабораторных исследований следует осуществлять в соответствии с ГОСТ 31861.</w:t>
      </w:r>
    </w:p>
    <w:p w14:paraId="5C168F0F" w14:textId="77777777" w:rsidR="00D94767" w:rsidRPr="005D3B67" w:rsidRDefault="009B2442"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1644" w:author="Соколов Сергей Вадимович" w:date="2024-01-19T16:36: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645" w:author="Соколов Сергей Вадимович" w:date="2024-01-19T16:36:00Z">
            <w:rPr>
              <w:rFonts w:ascii="Times New Roman" w:eastAsia="Calibri" w:hAnsi="Times New Roman" w:cs="Times New Roman"/>
              <w:sz w:val="24"/>
              <w:szCs w:val="24"/>
            </w:rPr>
          </w:rPrChange>
        </w:rPr>
        <w:t>При описании керна особое внимание следует уделять характеристике слоистости</w:t>
      </w:r>
      <w:r w:rsidR="0051007C" w:rsidRPr="005D3B67">
        <w:rPr>
          <w:rFonts w:ascii="Times New Roman" w:eastAsia="Calibri" w:hAnsi="Times New Roman" w:cs="Times New Roman"/>
          <w:sz w:val="24"/>
          <w:szCs w:val="24"/>
          <w:highlight w:val="green"/>
          <w:rPrChange w:id="1646" w:author="Соколов Сергей Вадимович" w:date="2024-01-19T16:36:00Z">
            <w:rPr>
              <w:rFonts w:ascii="Times New Roman" w:eastAsia="Calibri" w:hAnsi="Times New Roman" w:cs="Times New Roman"/>
              <w:sz w:val="24"/>
              <w:szCs w:val="24"/>
            </w:rPr>
          </w:rPrChange>
        </w:rPr>
        <w:t xml:space="preserve">, </w:t>
      </w:r>
      <w:r w:rsidRPr="005D3B67">
        <w:rPr>
          <w:rFonts w:ascii="Times New Roman" w:eastAsia="Calibri" w:hAnsi="Times New Roman" w:cs="Times New Roman"/>
          <w:sz w:val="24"/>
          <w:szCs w:val="24"/>
          <w:highlight w:val="green"/>
          <w:rPrChange w:id="1647" w:author="Соколов Сергей Вадимович" w:date="2024-01-19T16:36:00Z">
            <w:rPr>
              <w:rFonts w:ascii="Times New Roman" w:eastAsia="Calibri" w:hAnsi="Times New Roman" w:cs="Times New Roman"/>
              <w:sz w:val="24"/>
              <w:szCs w:val="24"/>
            </w:rPr>
          </w:rPrChange>
        </w:rPr>
        <w:t xml:space="preserve">наклону прослоев и линз, выявлению зон дробления и смятия, ослабленных зон, поверхностей (зеркал) скольжения. При обнаружении зеркал скольжения рекомендуется </w:t>
      </w:r>
      <w:r w:rsidR="00B9157D" w:rsidRPr="005D3B67">
        <w:rPr>
          <w:rFonts w:ascii="Times New Roman" w:eastAsia="Calibri" w:hAnsi="Times New Roman" w:cs="Times New Roman"/>
          <w:sz w:val="24"/>
          <w:szCs w:val="24"/>
          <w:highlight w:val="green"/>
          <w:rPrChange w:id="1648" w:author="Соколов Сергей Вадимович" w:date="2024-01-19T16:36:00Z">
            <w:rPr>
              <w:rFonts w:ascii="Times New Roman" w:eastAsia="Calibri" w:hAnsi="Times New Roman" w:cs="Times New Roman"/>
              <w:sz w:val="24"/>
              <w:szCs w:val="24"/>
            </w:rPr>
          </w:rPrChange>
        </w:rPr>
        <w:t xml:space="preserve">описывать </w:t>
      </w:r>
      <w:r w:rsidRPr="005D3B67">
        <w:rPr>
          <w:rFonts w:ascii="Times New Roman" w:eastAsia="Calibri" w:hAnsi="Times New Roman" w:cs="Times New Roman"/>
          <w:sz w:val="24"/>
          <w:szCs w:val="24"/>
          <w:highlight w:val="green"/>
          <w:rPrChange w:id="1649" w:author="Соколов Сергей Вадимович" w:date="2024-01-19T16:36:00Z">
            <w:rPr>
              <w:rFonts w:ascii="Times New Roman" w:eastAsia="Calibri" w:hAnsi="Times New Roman" w:cs="Times New Roman"/>
              <w:sz w:val="24"/>
              <w:szCs w:val="24"/>
            </w:rPr>
          </w:rPrChange>
        </w:rPr>
        <w:t xml:space="preserve">их </w:t>
      </w:r>
      <w:r w:rsidR="00B9157D" w:rsidRPr="005D3B67">
        <w:rPr>
          <w:rFonts w:ascii="Times New Roman" w:eastAsia="Calibri" w:hAnsi="Times New Roman" w:cs="Times New Roman"/>
          <w:sz w:val="24"/>
          <w:szCs w:val="24"/>
          <w:highlight w:val="green"/>
          <w:rPrChange w:id="1650" w:author="Соколов Сергей Вадимович" w:date="2024-01-19T16:36:00Z">
            <w:rPr>
              <w:rFonts w:ascii="Times New Roman" w:eastAsia="Calibri" w:hAnsi="Times New Roman" w:cs="Times New Roman"/>
              <w:sz w:val="24"/>
              <w:szCs w:val="24"/>
            </w:rPr>
          </w:rPrChange>
        </w:rPr>
        <w:t xml:space="preserve">ориентировку, </w:t>
      </w:r>
      <w:r w:rsidRPr="005D3B67">
        <w:rPr>
          <w:rFonts w:ascii="Times New Roman" w:eastAsia="Calibri" w:hAnsi="Times New Roman" w:cs="Times New Roman"/>
          <w:sz w:val="24"/>
          <w:szCs w:val="24"/>
          <w:highlight w:val="green"/>
          <w:rPrChange w:id="1651" w:author="Соколов Сергей Вадимович" w:date="2024-01-19T16:36:00Z">
            <w:rPr>
              <w:rFonts w:ascii="Times New Roman" w:eastAsia="Calibri" w:hAnsi="Times New Roman" w:cs="Times New Roman"/>
              <w:sz w:val="24"/>
              <w:szCs w:val="24"/>
            </w:rPr>
          </w:rPrChange>
        </w:rPr>
        <w:t>угол наклона, наличие и ориент</w:t>
      </w:r>
      <w:r w:rsidR="0061091F" w:rsidRPr="005D3B67">
        <w:rPr>
          <w:rFonts w:ascii="Times New Roman" w:eastAsia="Calibri" w:hAnsi="Times New Roman" w:cs="Times New Roman"/>
          <w:sz w:val="24"/>
          <w:szCs w:val="24"/>
          <w:highlight w:val="green"/>
          <w:rPrChange w:id="1652" w:author="Соколов Сергей Вадимович" w:date="2024-01-19T16:36:00Z">
            <w:rPr>
              <w:rFonts w:ascii="Times New Roman" w:eastAsia="Calibri" w:hAnsi="Times New Roman" w:cs="Times New Roman"/>
              <w:sz w:val="24"/>
              <w:szCs w:val="24"/>
            </w:rPr>
          </w:rPrChange>
        </w:rPr>
        <w:t>ировку на них борозд, штриховки</w:t>
      </w:r>
      <w:r w:rsidRPr="005D3B67">
        <w:rPr>
          <w:rFonts w:ascii="Times New Roman" w:eastAsia="Calibri" w:hAnsi="Times New Roman" w:cs="Times New Roman"/>
          <w:sz w:val="24"/>
          <w:szCs w:val="24"/>
          <w:highlight w:val="green"/>
          <w:rPrChange w:id="1653" w:author="Соколов Сергей Вадимович" w:date="2024-01-19T16:36:00Z">
            <w:rPr>
              <w:rFonts w:ascii="Times New Roman" w:eastAsia="Calibri" w:hAnsi="Times New Roman" w:cs="Times New Roman"/>
              <w:sz w:val="24"/>
              <w:szCs w:val="24"/>
            </w:rPr>
          </w:rPrChange>
        </w:rPr>
        <w:t>.</w:t>
      </w:r>
    </w:p>
    <w:p w14:paraId="687B25B0" w14:textId="77777777" w:rsidR="00B9157D" w:rsidRPr="005D3B67" w:rsidRDefault="009B2442" w:rsidP="001059F6">
      <w:pPr>
        <w:pStyle w:val="aff1"/>
        <w:tabs>
          <w:tab w:val="left" w:pos="1560"/>
        </w:tabs>
        <w:spacing w:line="360" w:lineRule="auto"/>
        <w:ind w:left="0" w:firstLine="709"/>
        <w:jc w:val="both"/>
        <w:rPr>
          <w:rFonts w:ascii="Times New Roman" w:hAnsi="Times New Roman" w:cs="Times New Roman"/>
          <w:sz w:val="24"/>
          <w:szCs w:val="24"/>
          <w:highlight w:val="green"/>
          <w:rPrChange w:id="1654" w:author="Соколов Сергей Вадимович" w:date="2024-01-19T16:36:00Z">
            <w:rPr>
              <w:rFonts w:ascii="Times New Roman" w:hAnsi="Times New Roman" w:cs="Times New Roman"/>
              <w:sz w:val="24"/>
              <w:szCs w:val="24"/>
            </w:rPr>
          </w:rPrChange>
        </w:rPr>
      </w:pPr>
      <w:r w:rsidRPr="005D3B67">
        <w:rPr>
          <w:rFonts w:ascii="Times New Roman" w:hAnsi="Times New Roman" w:cs="Times New Roman"/>
          <w:sz w:val="24"/>
          <w:szCs w:val="24"/>
          <w:highlight w:val="green"/>
          <w:rPrChange w:id="1655" w:author="Соколов Сергей Вадимович" w:date="2024-01-19T16:36:00Z">
            <w:rPr>
              <w:rFonts w:ascii="Times New Roman" w:hAnsi="Times New Roman" w:cs="Times New Roman"/>
              <w:sz w:val="24"/>
              <w:szCs w:val="24"/>
            </w:rPr>
          </w:rPrChange>
        </w:rPr>
        <w:t xml:space="preserve">Для более достоверного выявления указанных характеристик </w:t>
      </w:r>
      <w:r w:rsidR="007601CA" w:rsidRPr="005D3B67">
        <w:rPr>
          <w:rFonts w:ascii="Times New Roman" w:hAnsi="Times New Roman" w:cs="Times New Roman"/>
          <w:sz w:val="24"/>
          <w:szCs w:val="24"/>
          <w:highlight w:val="green"/>
          <w:rPrChange w:id="1656" w:author="Соколов Сергей Вадимович" w:date="2024-01-19T16:36:00Z">
            <w:rPr>
              <w:rFonts w:ascii="Times New Roman" w:hAnsi="Times New Roman" w:cs="Times New Roman"/>
              <w:sz w:val="24"/>
              <w:szCs w:val="24"/>
            </w:rPr>
          </w:rPrChange>
        </w:rPr>
        <w:t xml:space="preserve">проходку инженерно-геологических скважин </w:t>
      </w:r>
      <w:r w:rsidRPr="005D3B67">
        <w:rPr>
          <w:rFonts w:ascii="Times New Roman" w:hAnsi="Times New Roman" w:cs="Times New Roman"/>
          <w:sz w:val="24"/>
          <w:szCs w:val="24"/>
          <w:highlight w:val="green"/>
          <w:rPrChange w:id="1657" w:author="Соколов Сергей Вадимович" w:date="2024-01-19T16:36:00Z">
            <w:rPr>
              <w:rFonts w:ascii="Times New Roman" w:hAnsi="Times New Roman" w:cs="Times New Roman"/>
              <w:sz w:val="24"/>
              <w:szCs w:val="24"/>
            </w:rPr>
          </w:rPrChange>
        </w:rPr>
        <w:t xml:space="preserve">следует дополнять </w:t>
      </w:r>
      <w:r w:rsidR="00787199" w:rsidRPr="005D3B67">
        <w:rPr>
          <w:rFonts w:ascii="Times New Roman" w:hAnsi="Times New Roman" w:cs="Times New Roman"/>
          <w:sz w:val="24"/>
          <w:szCs w:val="24"/>
          <w:highlight w:val="green"/>
          <w:rPrChange w:id="1658" w:author="Соколов Сергей Вадимович" w:date="2024-01-19T16:36:00Z">
            <w:rPr>
              <w:rFonts w:ascii="Times New Roman" w:hAnsi="Times New Roman" w:cs="Times New Roman"/>
              <w:sz w:val="24"/>
              <w:szCs w:val="24"/>
            </w:rPr>
          </w:rPrChange>
        </w:rPr>
        <w:t>проходкой шурфов и (или) дудок.</w:t>
      </w:r>
    </w:p>
    <w:p w14:paraId="5761B8B6" w14:textId="77777777" w:rsidR="00D94767" w:rsidRPr="005D3B67" w:rsidRDefault="009B2442"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1659" w:author="Соколов Сергей Вадимович" w:date="2024-01-19T16:36:00Z">
            <w:rPr>
              <w:rFonts w:ascii="Times New Roman" w:eastAsia="Calibri" w:hAnsi="Times New Roman" w:cs="Times New Roman"/>
              <w:sz w:val="24"/>
              <w:szCs w:val="24"/>
            </w:rPr>
          </w:rPrChange>
        </w:rPr>
      </w:pPr>
      <w:r w:rsidRPr="005D3B67">
        <w:rPr>
          <w:rFonts w:ascii="Times New Roman" w:eastAsia="Calibri" w:hAnsi="Times New Roman" w:cs="Times New Roman"/>
          <w:sz w:val="24"/>
          <w:szCs w:val="24"/>
          <w:highlight w:val="green"/>
          <w:rPrChange w:id="1660" w:author="Соколов Сергей Вадимович" w:date="2024-01-19T16:36:00Z">
            <w:rPr>
              <w:rFonts w:ascii="Times New Roman" w:eastAsia="Calibri" w:hAnsi="Times New Roman" w:cs="Times New Roman"/>
              <w:sz w:val="24"/>
              <w:szCs w:val="24"/>
            </w:rPr>
          </w:rPrChange>
        </w:rPr>
        <w:t xml:space="preserve">Размещение и </w:t>
      </w:r>
      <w:r w:rsidR="00757EF8" w:rsidRPr="005D3B67">
        <w:rPr>
          <w:rFonts w:ascii="Times New Roman" w:eastAsia="Calibri" w:hAnsi="Times New Roman" w:cs="Times New Roman"/>
          <w:sz w:val="24"/>
          <w:szCs w:val="24"/>
          <w:highlight w:val="green"/>
          <w:rPrChange w:id="1661" w:author="Соколов Сергей Вадимович" w:date="2024-01-19T16:36:00Z">
            <w:rPr>
              <w:rFonts w:ascii="Times New Roman" w:eastAsia="Calibri" w:hAnsi="Times New Roman" w:cs="Times New Roman"/>
              <w:sz w:val="24"/>
              <w:szCs w:val="24"/>
            </w:rPr>
          </w:rPrChange>
        </w:rPr>
        <w:t>число</w:t>
      </w:r>
      <w:r w:rsidRPr="005D3B67">
        <w:rPr>
          <w:rFonts w:ascii="Times New Roman" w:eastAsia="Calibri" w:hAnsi="Times New Roman" w:cs="Times New Roman"/>
          <w:sz w:val="24"/>
          <w:szCs w:val="24"/>
          <w:highlight w:val="green"/>
          <w:rPrChange w:id="1662" w:author="Соколов Сергей Вадимович" w:date="2024-01-19T16:36:00Z">
            <w:rPr>
              <w:rFonts w:ascii="Times New Roman" w:eastAsia="Calibri" w:hAnsi="Times New Roman" w:cs="Times New Roman"/>
              <w:sz w:val="24"/>
              <w:szCs w:val="24"/>
            </w:rPr>
          </w:rPrChange>
        </w:rPr>
        <w:t xml:space="preserve"> </w:t>
      </w:r>
      <w:r w:rsidR="00552EE1" w:rsidRPr="005D3B67">
        <w:rPr>
          <w:rFonts w:ascii="Times New Roman" w:eastAsia="Calibri" w:hAnsi="Times New Roman" w:cs="Times New Roman"/>
          <w:sz w:val="24"/>
          <w:szCs w:val="24"/>
          <w:highlight w:val="green"/>
          <w:rPrChange w:id="1663" w:author="Соколов Сергей Вадимович" w:date="2024-01-19T16:36:00Z">
            <w:rPr>
              <w:rFonts w:ascii="Times New Roman" w:eastAsia="Calibri" w:hAnsi="Times New Roman" w:cs="Times New Roman"/>
              <w:sz w:val="24"/>
              <w:szCs w:val="24"/>
            </w:rPr>
          </w:rPrChange>
        </w:rPr>
        <w:t>инженерно-геологических</w:t>
      </w:r>
      <w:r w:rsidRPr="005D3B67">
        <w:rPr>
          <w:rFonts w:ascii="Times New Roman" w:eastAsia="Calibri" w:hAnsi="Times New Roman" w:cs="Times New Roman"/>
          <w:sz w:val="24"/>
          <w:szCs w:val="24"/>
          <w:highlight w:val="green"/>
          <w:rPrChange w:id="1664" w:author="Соколов Сергей Вадимович" w:date="2024-01-19T16:36:00Z">
            <w:rPr>
              <w:rFonts w:ascii="Times New Roman" w:eastAsia="Calibri" w:hAnsi="Times New Roman" w:cs="Times New Roman"/>
              <w:sz w:val="24"/>
              <w:szCs w:val="24"/>
            </w:rPr>
          </w:rPrChange>
        </w:rPr>
        <w:t xml:space="preserve"> выработок на исследуемой территории следует устанавливать в зависимости от сложности инженерно-геологических условий, типа и масштаба развития </w:t>
      </w:r>
      <w:r w:rsidR="00EB3E95" w:rsidRPr="005D3B67">
        <w:rPr>
          <w:rFonts w:ascii="Times New Roman" w:eastAsia="Calibri" w:hAnsi="Times New Roman" w:cs="Times New Roman"/>
          <w:sz w:val="24"/>
          <w:szCs w:val="24"/>
          <w:highlight w:val="green"/>
          <w:rPrChange w:id="1665" w:author="Соколов Сергей Вадимович" w:date="2024-01-19T16:36:00Z">
            <w:rPr>
              <w:rFonts w:ascii="Times New Roman" w:eastAsia="Calibri" w:hAnsi="Times New Roman" w:cs="Times New Roman"/>
              <w:sz w:val="24"/>
              <w:szCs w:val="24"/>
            </w:rPr>
          </w:rPrChange>
        </w:rPr>
        <w:t>оползневых</w:t>
      </w:r>
      <w:r w:rsidRPr="005D3B67">
        <w:rPr>
          <w:rFonts w:ascii="Times New Roman" w:eastAsia="Calibri" w:hAnsi="Times New Roman" w:cs="Times New Roman"/>
          <w:sz w:val="24"/>
          <w:szCs w:val="24"/>
          <w:highlight w:val="green"/>
          <w:rPrChange w:id="1666" w:author="Соколов Сергей Вадимович" w:date="2024-01-19T16:36:00Z">
            <w:rPr>
              <w:rFonts w:ascii="Times New Roman" w:eastAsia="Calibri" w:hAnsi="Times New Roman" w:cs="Times New Roman"/>
              <w:sz w:val="24"/>
              <w:szCs w:val="24"/>
            </w:rPr>
          </w:rPrChange>
        </w:rPr>
        <w:t xml:space="preserve"> процессов, степени изученности этих условий, </w:t>
      </w:r>
      <w:r w:rsidR="00EB3E95" w:rsidRPr="005D3B67">
        <w:rPr>
          <w:rFonts w:ascii="Times New Roman" w:eastAsia="Calibri" w:hAnsi="Times New Roman" w:cs="Times New Roman"/>
          <w:sz w:val="24"/>
          <w:szCs w:val="24"/>
          <w:highlight w:val="green"/>
          <w:rPrChange w:id="1667" w:author="Соколов Сергей Вадимович" w:date="2024-01-19T16:36:00Z">
            <w:rPr>
              <w:rFonts w:ascii="Times New Roman" w:eastAsia="Calibri" w:hAnsi="Times New Roman" w:cs="Times New Roman"/>
              <w:sz w:val="24"/>
              <w:szCs w:val="24"/>
            </w:rPr>
          </w:rPrChange>
        </w:rPr>
        <w:t xml:space="preserve">уровня ответственности сооружения, </w:t>
      </w:r>
      <w:r w:rsidR="00D94767" w:rsidRPr="005D3B67">
        <w:rPr>
          <w:rFonts w:ascii="Times New Roman" w:eastAsia="Calibri" w:hAnsi="Times New Roman" w:cs="Times New Roman"/>
          <w:sz w:val="24"/>
          <w:szCs w:val="24"/>
          <w:highlight w:val="green"/>
          <w:rPrChange w:id="1668" w:author="Соколов Сергей Вадимович" w:date="2024-01-19T16:36:00Z">
            <w:rPr>
              <w:rFonts w:ascii="Times New Roman" w:eastAsia="Calibri" w:hAnsi="Times New Roman" w:cs="Times New Roman"/>
              <w:sz w:val="24"/>
              <w:szCs w:val="24"/>
            </w:rPr>
          </w:rPrChange>
        </w:rPr>
        <w:t>этапа (стадии) проектирования.</w:t>
      </w:r>
    </w:p>
    <w:p w14:paraId="5AF80DE9" w14:textId="77777777" w:rsidR="00B036C0" w:rsidRPr="002150CE" w:rsidRDefault="00B44F3A"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Для получения </w:t>
      </w:r>
      <w:r w:rsidR="00332EB1" w:rsidRPr="002150CE">
        <w:rPr>
          <w:rFonts w:ascii="Times New Roman" w:eastAsia="Calibri" w:hAnsi="Times New Roman" w:cs="Times New Roman"/>
          <w:sz w:val="24"/>
          <w:szCs w:val="24"/>
        </w:rPr>
        <w:t xml:space="preserve">инженерно-геологических разрезов </w:t>
      </w:r>
      <w:r w:rsidRPr="002150CE">
        <w:rPr>
          <w:rFonts w:ascii="Times New Roman" w:eastAsia="Calibri" w:hAnsi="Times New Roman" w:cs="Times New Roman"/>
          <w:sz w:val="24"/>
          <w:szCs w:val="24"/>
        </w:rPr>
        <w:t xml:space="preserve">выработки рекомендуется размещать по </w:t>
      </w:r>
      <w:r w:rsidR="00902D2A" w:rsidRPr="002150CE">
        <w:rPr>
          <w:rFonts w:ascii="Times New Roman" w:eastAsia="Calibri" w:hAnsi="Times New Roman" w:cs="Times New Roman"/>
          <w:sz w:val="24"/>
          <w:szCs w:val="24"/>
        </w:rPr>
        <w:t>профилям</w:t>
      </w:r>
      <w:r w:rsidRPr="002150CE">
        <w:rPr>
          <w:rFonts w:ascii="Times New Roman" w:eastAsia="Calibri" w:hAnsi="Times New Roman" w:cs="Times New Roman"/>
          <w:sz w:val="24"/>
          <w:szCs w:val="24"/>
        </w:rPr>
        <w:t xml:space="preserve">, пересекающим исследуемую территорию в наиболее характерных местах (оползневые депрессии, межоползневые гребни, наиболее крупные и типичные для района другие формы рельефа). В пределах </w:t>
      </w:r>
      <w:r w:rsidR="00902D2A" w:rsidRPr="002150CE">
        <w:rPr>
          <w:rFonts w:ascii="Times New Roman" w:eastAsia="Calibri" w:hAnsi="Times New Roman" w:cs="Times New Roman"/>
          <w:sz w:val="24"/>
          <w:szCs w:val="24"/>
        </w:rPr>
        <w:t>профилей</w:t>
      </w:r>
      <w:r w:rsidRPr="002150CE">
        <w:rPr>
          <w:rFonts w:ascii="Times New Roman" w:eastAsia="Calibri" w:hAnsi="Times New Roman" w:cs="Times New Roman"/>
          <w:sz w:val="24"/>
          <w:szCs w:val="24"/>
        </w:rPr>
        <w:t xml:space="preserve"> выработки следует располагать с частотой, обеспечивающей построение инженерно-геологических разрезов с детальностью, соответствующей масштабу инженерно-геологической съемки (карты) и позволяющей выполни</w:t>
      </w:r>
      <w:r w:rsidR="00B036C0" w:rsidRPr="002150CE">
        <w:rPr>
          <w:rFonts w:ascii="Times New Roman" w:eastAsia="Calibri" w:hAnsi="Times New Roman" w:cs="Times New Roman"/>
          <w:sz w:val="24"/>
          <w:szCs w:val="24"/>
        </w:rPr>
        <w:t>ть расчеты устойчивости склонов.</w:t>
      </w:r>
    </w:p>
    <w:p w14:paraId="793A7DC8" w14:textId="77777777" w:rsidR="00B036C0" w:rsidRPr="00523387" w:rsidRDefault="00292185"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1669" w:author="Соколов Сергей Вадимович" w:date="2024-01-19T16:36: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1670" w:author="Соколов Сергей Вадимович" w:date="2024-01-19T16:36:00Z">
            <w:rPr>
              <w:rFonts w:ascii="Times New Roman" w:eastAsia="Calibri" w:hAnsi="Times New Roman" w:cs="Times New Roman"/>
              <w:sz w:val="24"/>
              <w:szCs w:val="24"/>
            </w:rPr>
          </w:rPrChange>
        </w:rPr>
        <w:t xml:space="preserve">На </w:t>
      </w:r>
      <w:r w:rsidR="004348FC" w:rsidRPr="00523387">
        <w:rPr>
          <w:rFonts w:ascii="Times New Roman" w:eastAsia="Calibri" w:hAnsi="Times New Roman" w:cs="Times New Roman"/>
          <w:sz w:val="24"/>
          <w:szCs w:val="24"/>
          <w:highlight w:val="green"/>
          <w:rPrChange w:id="1671" w:author="Соколов Сергей Вадимович" w:date="2024-01-19T16:36:00Z">
            <w:rPr>
              <w:rFonts w:ascii="Times New Roman" w:eastAsia="Calibri" w:hAnsi="Times New Roman" w:cs="Times New Roman"/>
              <w:sz w:val="24"/>
              <w:szCs w:val="24"/>
            </w:rPr>
          </w:rPrChange>
        </w:rPr>
        <w:t>оползневом (</w:t>
      </w:r>
      <w:r w:rsidRPr="00523387">
        <w:rPr>
          <w:rFonts w:ascii="Times New Roman" w:eastAsia="Calibri" w:hAnsi="Times New Roman" w:cs="Times New Roman"/>
          <w:sz w:val="24"/>
          <w:szCs w:val="24"/>
          <w:highlight w:val="green"/>
          <w:rPrChange w:id="1672" w:author="Соколов Сергей Вадимович" w:date="2024-01-19T16:36:00Z">
            <w:rPr>
              <w:rFonts w:ascii="Times New Roman" w:eastAsia="Calibri" w:hAnsi="Times New Roman" w:cs="Times New Roman"/>
              <w:sz w:val="24"/>
              <w:szCs w:val="24"/>
            </w:rPr>
          </w:rPrChange>
        </w:rPr>
        <w:t>оползнеопасном</w:t>
      </w:r>
      <w:r w:rsidR="004348FC" w:rsidRPr="00523387">
        <w:rPr>
          <w:rFonts w:ascii="Times New Roman" w:eastAsia="Calibri" w:hAnsi="Times New Roman" w:cs="Times New Roman"/>
          <w:sz w:val="24"/>
          <w:szCs w:val="24"/>
          <w:highlight w:val="green"/>
          <w:rPrChange w:id="1673" w:author="Соколов Сергей Вадимович" w:date="2024-01-19T16:36:00Z">
            <w:rPr>
              <w:rFonts w:ascii="Times New Roman" w:eastAsia="Calibri" w:hAnsi="Times New Roman" w:cs="Times New Roman"/>
              <w:sz w:val="24"/>
              <w:szCs w:val="24"/>
            </w:rPr>
          </w:rPrChange>
        </w:rPr>
        <w:t>)</w:t>
      </w:r>
      <w:r w:rsidR="00B44F3A" w:rsidRPr="00523387">
        <w:rPr>
          <w:rFonts w:ascii="Times New Roman" w:eastAsia="Calibri" w:hAnsi="Times New Roman" w:cs="Times New Roman"/>
          <w:sz w:val="24"/>
          <w:szCs w:val="24"/>
          <w:highlight w:val="green"/>
          <w:rPrChange w:id="1674" w:author="Соколов Сергей Вадимович" w:date="2024-01-19T16:36:00Z">
            <w:rPr>
              <w:rFonts w:ascii="Times New Roman" w:eastAsia="Calibri" w:hAnsi="Times New Roman" w:cs="Times New Roman"/>
              <w:sz w:val="24"/>
              <w:szCs w:val="24"/>
            </w:rPr>
          </w:rPrChange>
        </w:rPr>
        <w:t xml:space="preserve"> склоне основную часть </w:t>
      </w:r>
      <w:r w:rsidRPr="00523387">
        <w:rPr>
          <w:rFonts w:ascii="Times New Roman" w:eastAsia="Calibri" w:hAnsi="Times New Roman" w:cs="Times New Roman"/>
          <w:sz w:val="24"/>
          <w:szCs w:val="24"/>
          <w:highlight w:val="green"/>
          <w:rPrChange w:id="1675" w:author="Соколов Сергей Вадимович" w:date="2024-01-19T16:36:00Z">
            <w:rPr>
              <w:rFonts w:ascii="Times New Roman" w:eastAsia="Calibri" w:hAnsi="Times New Roman" w:cs="Times New Roman"/>
              <w:sz w:val="24"/>
              <w:szCs w:val="24"/>
            </w:rPr>
          </w:rPrChange>
        </w:rPr>
        <w:t>инженерно-геологических</w:t>
      </w:r>
      <w:r w:rsidR="00B44F3A" w:rsidRPr="00523387">
        <w:rPr>
          <w:rFonts w:ascii="Times New Roman" w:eastAsia="Calibri" w:hAnsi="Times New Roman" w:cs="Times New Roman"/>
          <w:sz w:val="24"/>
          <w:szCs w:val="24"/>
          <w:highlight w:val="green"/>
          <w:rPrChange w:id="1676" w:author="Соколов Сергей Вадимович" w:date="2024-01-19T16:36:00Z">
            <w:rPr>
              <w:rFonts w:ascii="Times New Roman" w:eastAsia="Calibri" w:hAnsi="Times New Roman" w:cs="Times New Roman"/>
              <w:sz w:val="24"/>
              <w:szCs w:val="24"/>
            </w:rPr>
          </w:rPrChange>
        </w:rPr>
        <w:t xml:space="preserve"> выработок необходимо располагать </w:t>
      </w:r>
      <w:r w:rsidR="00332EB1" w:rsidRPr="00523387">
        <w:rPr>
          <w:rFonts w:ascii="Times New Roman" w:eastAsia="Calibri" w:hAnsi="Times New Roman" w:cs="Times New Roman"/>
          <w:sz w:val="24"/>
          <w:szCs w:val="24"/>
          <w:highlight w:val="green"/>
          <w:rPrChange w:id="1677" w:author="Соколов Сергей Вадимович" w:date="2024-01-19T16:36:00Z">
            <w:rPr>
              <w:rFonts w:ascii="Times New Roman" w:eastAsia="Calibri" w:hAnsi="Times New Roman" w:cs="Times New Roman"/>
              <w:sz w:val="24"/>
              <w:szCs w:val="24"/>
            </w:rPr>
          </w:rPrChange>
        </w:rPr>
        <w:t xml:space="preserve">по </w:t>
      </w:r>
      <w:r w:rsidR="00902D2A" w:rsidRPr="00523387">
        <w:rPr>
          <w:rFonts w:ascii="Times New Roman" w:eastAsia="Calibri" w:hAnsi="Times New Roman" w:cs="Times New Roman"/>
          <w:sz w:val="24"/>
          <w:szCs w:val="24"/>
          <w:highlight w:val="green"/>
          <w:rPrChange w:id="1678" w:author="Соколов Сергей Вадимович" w:date="2024-01-19T16:36:00Z">
            <w:rPr>
              <w:rFonts w:ascii="Times New Roman" w:eastAsia="Calibri" w:hAnsi="Times New Roman" w:cs="Times New Roman"/>
              <w:sz w:val="24"/>
              <w:szCs w:val="24"/>
            </w:rPr>
          </w:rPrChange>
        </w:rPr>
        <w:t>профилям</w:t>
      </w:r>
      <w:r w:rsidR="00332EB1" w:rsidRPr="00523387">
        <w:rPr>
          <w:rFonts w:ascii="Times New Roman" w:eastAsia="Calibri" w:hAnsi="Times New Roman" w:cs="Times New Roman"/>
          <w:sz w:val="24"/>
          <w:szCs w:val="24"/>
          <w:highlight w:val="green"/>
          <w:rPrChange w:id="1679" w:author="Соколов Сергей Вадимович" w:date="2024-01-19T16:36:00Z">
            <w:rPr>
              <w:rFonts w:ascii="Times New Roman" w:eastAsia="Calibri" w:hAnsi="Times New Roman" w:cs="Times New Roman"/>
              <w:sz w:val="24"/>
              <w:szCs w:val="24"/>
            </w:rPr>
          </w:rPrChange>
        </w:rPr>
        <w:t xml:space="preserve">, ориентированным </w:t>
      </w:r>
      <w:r w:rsidR="00B44F3A" w:rsidRPr="00523387">
        <w:rPr>
          <w:rFonts w:ascii="Times New Roman" w:eastAsia="Calibri" w:hAnsi="Times New Roman" w:cs="Times New Roman"/>
          <w:sz w:val="24"/>
          <w:szCs w:val="24"/>
          <w:highlight w:val="green"/>
          <w:rPrChange w:id="1680" w:author="Соколов Сергей Вадимович" w:date="2024-01-19T16:36:00Z">
            <w:rPr>
              <w:rFonts w:ascii="Times New Roman" w:eastAsia="Calibri" w:hAnsi="Times New Roman" w:cs="Times New Roman"/>
              <w:sz w:val="24"/>
              <w:szCs w:val="24"/>
            </w:rPr>
          </w:rPrChange>
        </w:rPr>
        <w:t xml:space="preserve">по </w:t>
      </w:r>
      <w:r w:rsidR="00332EB1" w:rsidRPr="00523387">
        <w:rPr>
          <w:rFonts w:ascii="Times New Roman" w:eastAsia="Calibri" w:hAnsi="Times New Roman" w:cs="Times New Roman"/>
          <w:sz w:val="24"/>
          <w:szCs w:val="24"/>
          <w:highlight w:val="green"/>
          <w:rPrChange w:id="1681" w:author="Соколов Сергей Вадимович" w:date="2024-01-19T16:36:00Z">
            <w:rPr>
              <w:rFonts w:ascii="Times New Roman" w:eastAsia="Calibri" w:hAnsi="Times New Roman" w:cs="Times New Roman"/>
              <w:sz w:val="24"/>
              <w:szCs w:val="24"/>
            </w:rPr>
          </w:rPrChange>
        </w:rPr>
        <w:t>направлению смещения оползня (продольным)</w:t>
      </w:r>
      <w:r w:rsidR="00B44F3A" w:rsidRPr="00523387">
        <w:rPr>
          <w:rFonts w:ascii="Times New Roman" w:eastAsia="Calibri" w:hAnsi="Times New Roman" w:cs="Times New Roman"/>
          <w:sz w:val="24"/>
          <w:szCs w:val="24"/>
          <w:highlight w:val="green"/>
          <w:rPrChange w:id="1682" w:author="Соколов Сергей Вадимович" w:date="2024-01-19T16:36:00Z">
            <w:rPr>
              <w:rFonts w:ascii="Times New Roman" w:eastAsia="Calibri" w:hAnsi="Times New Roman" w:cs="Times New Roman"/>
              <w:sz w:val="24"/>
              <w:szCs w:val="24"/>
            </w:rPr>
          </w:rPrChange>
        </w:rPr>
        <w:t xml:space="preserve">, пересекающим склон от его бровки до подошвы, по линии максимального уклона поверхности склона, остальные выработки </w:t>
      </w:r>
      <w:r w:rsidR="003F5278" w:rsidRPr="00523387">
        <w:rPr>
          <w:rFonts w:ascii="Times New Roman" w:eastAsia="Calibri" w:hAnsi="Times New Roman" w:cs="Times New Roman"/>
          <w:sz w:val="24"/>
          <w:szCs w:val="24"/>
          <w:highlight w:val="green"/>
          <w:rPrChange w:id="1683" w:author="Соколов Сергей Вадимович" w:date="2024-01-19T16:36:00Z">
            <w:rPr>
              <w:rFonts w:ascii="Times New Roman" w:eastAsia="Calibri" w:hAnsi="Times New Roman" w:cs="Times New Roman"/>
              <w:sz w:val="24"/>
              <w:szCs w:val="24"/>
            </w:rPr>
          </w:rPrChange>
        </w:rPr>
        <w:t>–</w:t>
      </w:r>
      <w:r w:rsidR="00B44F3A" w:rsidRPr="00523387">
        <w:rPr>
          <w:rFonts w:ascii="Times New Roman" w:eastAsia="Calibri" w:hAnsi="Times New Roman" w:cs="Times New Roman"/>
          <w:sz w:val="24"/>
          <w:szCs w:val="24"/>
          <w:highlight w:val="green"/>
          <w:rPrChange w:id="1684" w:author="Соколов Сергей Вадимович" w:date="2024-01-19T16:36:00Z">
            <w:rPr>
              <w:rFonts w:ascii="Times New Roman" w:eastAsia="Calibri" w:hAnsi="Times New Roman" w:cs="Times New Roman"/>
              <w:sz w:val="24"/>
              <w:szCs w:val="24"/>
            </w:rPr>
          </w:rPrChange>
        </w:rPr>
        <w:t xml:space="preserve"> по </w:t>
      </w:r>
      <w:r w:rsidR="00902D2A" w:rsidRPr="00523387">
        <w:rPr>
          <w:rFonts w:ascii="Times New Roman" w:eastAsia="Calibri" w:hAnsi="Times New Roman" w:cs="Times New Roman"/>
          <w:sz w:val="24"/>
          <w:szCs w:val="24"/>
          <w:highlight w:val="green"/>
          <w:rPrChange w:id="1685" w:author="Соколов Сергей Вадимович" w:date="2024-01-19T16:36:00Z">
            <w:rPr>
              <w:rFonts w:ascii="Times New Roman" w:eastAsia="Calibri" w:hAnsi="Times New Roman" w:cs="Times New Roman"/>
              <w:sz w:val="24"/>
              <w:szCs w:val="24"/>
            </w:rPr>
          </w:rPrChange>
        </w:rPr>
        <w:t>профилям</w:t>
      </w:r>
      <w:r w:rsidR="00B44F3A" w:rsidRPr="00523387">
        <w:rPr>
          <w:rFonts w:ascii="Times New Roman" w:eastAsia="Calibri" w:hAnsi="Times New Roman" w:cs="Times New Roman"/>
          <w:sz w:val="24"/>
          <w:szCs w:val="24"/>
          <w:highlight w:val="green"/>
          <w:rPrChange w:id="1686" w:author="Соколов Сергей Вадимович" w:date="2024-01-19T16:36:00Z">
            <w:rPr>
              <w:rFonts w:ascii="Times New Roman" w:eastAsia="Calibri" w:hAnsi="Times New Roman" w:cs="Times New Roman"/>
              <w:sz w:val="24"/>
              <w:szCs w:val="24"/>
            </w:rPr>
          </w:rPrChange>
        </w:rPr>
        <w:t>, пересекающим оползневое тело и на прилегающих участках склона, незатронутых оползнями, в том числе на межоползневых гребнях. При больших размерах оползней</w:t>
      </w:r>
      <w:r w:rsidR="00AD0743" w:rsidRPr="00523387">
        <w:rPr>
          <w:rFonts w:ascii="Times New Roman" w:eastAsia="Calibri" w:hAnsi="Times New Roman" w:cs="Times New Roman"/>
          <w:sz w:val="24"/>
          <w:szCs w:val="24"/>
          <w:highlight w:val="green"/>
          <w:rPrChange w:id="1687" w:author="Соколов Сергей Вадимович" w:date="2024-01-19T16:36:00Z">
            <w:rPr>
              <w:rFonts w:ascii="Times New Roman" w:eastAsia="Calibri" w:hAnsi="Times New Roman" w:cs="Times New Roman"/>
              <w:sz w:val="24"/>
              <w:szCs w:val="24"/>
            </w:rPr>
          </w:rPrChange>
        </w:rPr>
        <w:t>,</w:t>
      </w:r>
      <w:r w:rsidR="00B44F3A" w:rsidRPr="00523387">
        <w:rPr>
          <w:rFonts w:ascii="Times New Roman" w:eastAsia="Calibri" w:hAnsi="Times New Roman" w:cs="Times New Roman"/>
          <w:sz w:val="24"/>
          <w:szCs w:val="24"/>
          <w:highlight w:val="green"/>
          <w:rPrChange w:id="1688" w:author="Соколов Сергей Вадимович" w:date="2024-01-19T16:36:00Z">
            <w:rPr>
              <w:rFonts w:ascii="Times New Roman" w:eastAsia="Calibri" w:hAnsi="Times New Roman" w:cs="Times New Roman"/>
              <w:sz w:val="24"/>
              <w:szCs w:val="24"/>
            </w:rPr>
          </w:rPrChange>
        </w:rPr>
        <w:t xml:space="preserve"> часть </w:t>
      </w:r>
      <w:r w:rsidR="00902D2A" w:rsidRPr="00523387">
        <w:rPr>
          <w:rFonts w:ascii="Times New Roman" w:eastAsia="Calibri" w:hAnsi="Times New Roman" w:cs="Times New Roman"/>
          <w:sz w:val="24"/>
          <w:szCs w:val="24"/>
          <w:highlight w:val="green"/>
          <w:rPrChange w:id="1689" w:author="Соколов Сергей Вадимович" w:date="2024-01-19T16:36:00Z">
            <w:rPr>
              <w:rFonts w:ascii="Times New Roman" w:eastAsia="Calibri" w:hAnsi="Times New Roman" w:cs="Times New Roman"/>
              <w:sz w:val="24"/>
              <w:szCs w:val="24"/>
            </w:rPr>
          </w:rPrChange>
        </w:rPr>
        <w:t xml:space="preserve">профилей </w:t>
      </w:r>
      <w:r w:rsidR="00B44F3A" w:rsidRPr="00523387">
        <w:rPr>
          <w:rFonts w:ascii="Times New Roman" w:eastAsia="Calibri" w:hAnsi="Times New Roman" w:cs="Times New Roman"/>
          <w:sz w:val="24"/>
          <w:szCs w:val="24"/>
          <w:highlight w:val="green"/>
          <w:rPrChange w:id="1690" w:author="Соколов Сергей Вадимович" w:date="2024-01-19T16:36:00Z">
            <w:rPr>
              <w:rFonts w:ascii="Times New Roman" w:eastAsia="Calibri" w:hAnsi="Times New Roman" w:cs="Times New Roman"/>
              <w:sz w:val="24"/>
              <w:szCs w:val="24"/>
            </w:rPr>
          </w:rPrChange>
        </w:rPr>
        <w:t xml:space="preserve">следует ориентировать поперек склона </w:t>
      </w:r>
      <w:r w:rsidR="003F5278" w:rsidRPr="00523387">
        <w:rPr>
          <w:rFonts w:ascii="Times New Roman" w:eastAsia="Calibri" w:hAnsi="Times New Roman" w:cs="Times New Roman"/>
          <w:sz w:val="24"/>
          <w:szCs w:val="24"/>
          <w:highlight w:val="green"/>
          <w:rPrChange w:id="1691" w:author="Соколов Сергей Вадимович" w:date="2024-01-19T16:36:00Z">
            <w:rPr>
              <w:rFonts w:ascii="Times New Roman" w:eastAsia="Calibri" w:hAnsi="Times New Roman" w:cs="Times New Roman"/>
              <w:sz w:val="24"/>
              <w:szCs w:val="24"/>
            </w:rPr>
          </w:rPrChange>
        </w:rPr>
        <w:t>–</w:t>
      </w:r>
      <w:r w:rsidR="00B44F3A" w:rsidRPr="00523387">
        <w:rPr>
          <w:rFonts w:ascii="Times New Roman" w:eastAsia="Calibri" w:hAnsi="Times New Roman" w:cs="Times New Roman"/>
          <w:sz w:val="24"/>
          <w:szCs w:val="24"/>
          <w:highlight w:val="green"/>
          <w:rPrChange w:id="1692" w:author="Соколов Сергей Вадимович" w:date="2024-01-19T16:36:00Z">
            <w:rPr>
              <w:rFonts w:ascii="Times New Roman" w:eastAsia="Calibri" w:hAnsi="Times New Roman" w:cs="Times New Roman"/>
              <w:sz w:val="24"/>
              <w:szCs w:val="24"/>
            </w:rPr>
          </w:rPrChange>
        </w:rPr>
        <w:t xml:space="preserve"> в головной, средней и языковой частях оползня. При исследовании оползней, возникающих на бортах (берегах) водоемов, </w:t>
      </w:r>
      <w:r w:rsidR="00902D2A" w:rsidRPr="00523387">
        <w:rPr>
          <w:rFonts w:ascii="Times New Roman" w:eastAsia="Calibri" w:hAnsi="Times New Roman" w:cs="Times New Roman"/>
          <w:sz w:val="24"/>
          <w:szCs w:val="24"/>
          <w:highlight w:val="green"/>
          <w:rPrChange w:id="1693" w:author="Соколов Сергей Вадимович" w:date="2024-01-19T16:36:00Z">
            <w:rPr>
              <w:rFonts w:ascii="Times New Roman" w:eastAsia="Calibri" w:hAnsi="Times New Roman" w:cs="Times New Roman"/>
              <w:sz w:val="24"/>
              <w:szCs w:val="24"/>
            </w:rPr>
          </w:rPrChange>
        </w:rPr>
        <w:t>профили</w:t>
      </w:r>
      <w:r w:rsidR="00B44F3A" w:rsidRPr="00523387">
        <w:rPr>
          <w:rFonts w:ascii="Times New Roman" w:eastAsia="Calibri" w:hAnsi="Times New Roman" w:cs="Times New Roman"/>
          <w:sz w:val="24"/>
          <w:szCs w:val="24"/>
          <w:highlight w:val="green"/>
          <w:rPrChange w:id="1694" w:author="Соколов Сергей Вадимович" w:date="2024-01-19T16:36:00Z">
            <w:rPr>
              <w:rFonts w:ascii="Times New Roman" w:eastAsia="Calibri" w:hAnsi="Times New Roman" w:cs="Times New Roman"/>
              <w:sz w:val="24"/>
              <w:szCs w:val="24"/>
            </w:rPr>
          </w:rPrChange>
        </w:rPr>
        <w:t xml:space="preserve"> должны быть продолжены на акваторию.</w:t>
      </w:r>
      <w:r w:rsidR="00902214" w:rsidRPr="00523387">
        <w:rPr>
          <w:rFonts w:ascii="Times New Roman" w:eastAsia="Calibri" w:hAnsi="Times New Roman" w:cs="Times New Roman"/>
          <w:sz w:val="24"/>
          <w:szCs w:val="24"/>
          <w:highlight w:val="green"/>
          <w:rPrChange w:id="1695" w:author="Соколов Сергей Вадимович" w:date="2024-01-19T16:36:00Z">
            <w:rPr>
              <w:rFonts w:ascii="Times New Roman" w:eastAsia="Calibri" w:hAnsi="Times New Roman" w:cs="Times New Roman"/>
              <w:sz w:val="24"/>
              <w:szCs w:val="24"/>
            </w:rPr>
          </w:rPrChange>
        </w:rPr>
        <w:t xml:space="preserve"> Крайние инженерно-</w:t>
      </w:r>
      <w:r w:rsidR="00902214" w:rsidRPr="00523387">
        <w:rPr>
          <w:rFonts w:ascii="Times New Roman" w:eastAsia="Calibri" w:hAnsi="Times New Roman" w:cs="Times New Roman"/>
          <w:sz w:val="24"/>
          <w:szCs w:val="24"/>
          <w:highlight w:val="green"/>
          <w:rPrChange w:id="1696" w:author="Соколов Сергей Вадимович" w:date="2024-01-19T16:36:00Z">
            <w:rPr>
              <w:rFonts w:ascii="Times New Roman" w:eastAsia="Calibri" w:hAnsi="Times New Roman" w:cs="Times New Roman"/>
              <w:sz w:val="24"/>
              <w:szCs w:val="24"/>
            </w:rPr>
          </w:rPrChange>
        </w:rPr>
        <w:lastRenderedPageBreak/>
        <w:t xml:space="preserve">геологические выработки </w:t>
      </w:r>
      <w:r w:rsidR="00BE1592" w:rsidRPr="00523387">
        <w:rPr>
          <w:rFonts w:ascii="Times New Roman" w:eastAsia="Calibri" w:hAnsi="Times New Roman" w:cs="Times New Roman"/>
          <w:sz w:val="24"/>
          <w:szCs w:val="24"/>
          <w:highlight w:val="green"/>
          <w:rPrChange w:id="1697" w:author="Соколов Сергей Вадимович" w:date="2024-01-19T16:36:00Z">
            <w:rPr>
              <w:rFonts w:ascii="Times New Roman" w:eastAsia="Calibri" w:hAnsi="Times New Roman" w:cs="Times New Roman"/>
              <w:sz w:val="24"/>
              <w:szCs w:val="24"/>
            </w:rPr>
          </w:rPrChange>
        </w:rPr>
        <w:t xml:space="preserve">заложенных </w:t>
      </w:r>
      <w:r w:rsidR="00902214" w:rsidRPr="00523387">
        <w:rPr>
          <w:rFonts w:ascii="Times New Roman" w:eastAsia="Calibri" w:hAnsi="Times New Roman" w:cs="Times New Roman"/>
          <w:sz w:val="24"/>
          <w:szCs w:val="24"/>
          <w:highlight w:val="green"/>
          <w:rPrChange w:id="1698" w:author="Соколов Сергей Вадимович" w:date="2024-01-19T16:36:00Z">
            <w:rPr>
              <w:rFonts w:ascii="Times New Roman" w:eastAsia="Calibri" w:hAnsi="Times New Roman" w:cs="Times New Roman"/>
              <w:sz w:val="24"/>
              <w:szCs w:val="24"/>
            </w:rPr>
          </w:rPrChange>
        </w:rPr>
        <w:t xml:space="preserve">профилей должны находиться за пределами </w:t>
      </w:r>
      <w:r w:rsidR="00BE1592" w:rsidRPr="00523387">
        <w:rPr>
          <w:rFonts w:ascii="Times New Roman" w:eastAsia="Calibri" w:hAnsi="Times New Roman" w:cs="Times New Roman"/>
          <w:sz w:val="24"/>
          <w:szCs w:val="24"/>
          <w:highlight w:val="green"/>
          <w:rPrChange w:id="1699" w:author="Соколов Сергей Вадимович" w:date="2024-01-19T16:36:00Z">
            <w:rPr>
              <w:rFonts w:ascii="Times New Roman" w:eastAsia="Calibri" w:hAnsi="Times New Roman" w:cs="Times New Roman"/>
              <w:sz w:val="24"/>
              <w:szCs w:val="24"/>
            </w:rPr>
          </w:rPrChange>
        </w:rPr>
        <w:t>оползня.</w:t>
      </w:r>
    </w:p>
    <w:p w14:paraId="53F84F33" w14:textId="77777777" w:rsidR="00B036C0" w:rsidRPr="00523387" w:rsidRDefault="008116BB"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1700" w:author="Соколов Сергей Вадимович" w:date="2024-01-19T16:37: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1701" w:author="Соколов Сергей Вадимович" w:date="2024-01-19T16:37:00Z">
            <w:rPr>
              <w:rFonts w:ascii="Times New Roman" w:eastAsia="Calibri" w:hAnsi="Times New Roman" w:cs="Times New Roman"/>
              <w:sz w:val="24"/>
              <w:szCs w:val="24"/>
            </w:rPr>
          </w:rPrChange>
        </w:rPr>
        <w:t>И</w:t>
      </w:r>
      <w:r w:rsidR="003F5278" w:rsidRPr="00523387">
        <w:rPr>
          <w:rFonts w:ascii="Times New Roman" w:eastAsia="Calibri" w:hAnsi="Times New Roman" w:cs="Times New Roman"/>
          <w:sz w:val="24"/>
          <w:szCs w:val="24"/>
          <w:highlight w:val="green"/>
          <w:rPrChange w:id="1702" w:author="Соколов Сергей Вадимович" w:date="2024-01-19T16:37:00Z">
            <w:rPr>
              <w:rFonts w:ascii="Times New Roman" w:eastAsia="Calibri" w:hAnsi="Times New Roman" w:cs="Times New Roman"/>
              <w:sz w:val="24"/>
              <w:szCs w:val="24"/>
            </w:rPr>
          </w:rPrChange>
        </w:rPr>
        <w:t>нженерно-геологически</w:t>
      </w:r>
      <w:r w:rsidRPr="00523387">
        <w:rPr>
          <w:rFonts w:ascii="Times New Roman" w:eastAsia="Calibri" w:hAnsi="Times New Roman" w:cs="Times New Roman"/>
          <w:sz w:val="24"/>
          <w:szCs w:val="24"/>
          <w:highlight w:val="green"/>
          <w:rPrChange w:id="1703" w:author="Соколов Сергей Вадимович" w:date="2024-01-19T16:37:00Z">
            <w:rPr>
              <w:rFonts w:ascii="Times New Roman" w:eastAsia="Calibri" w:hAnsi="Times New Roman" w:cs="Times New Roman"/>
              <w:sz w:val="24"/>
              <w:szCs w:val="24"/>
            </w:rPr>
          </w:rPrChange>
        </w:rPr>
        <w:t>е</w:t>
      </w:r>
      <w:r w:rsidR="009B2442" w:rsidRPr="00523387">
        <w:rPr>
          <w:rFonts w:ascii="Times New Roman" w:eastAsia="Calibri" w:hAnsi="Times New Roman" w:cs="Times New Roman"/>
          <w:sz w:val="24"/>
          <w:szCs w:val="24"/>
          <w:highlight w:val="green"/>
          <w:rPrChange w:id="1704" w:author="Соколов Сергей Вадимович" w:date="2024-01-19T16:37:00Z">
            <w:rPr>
              <w:rFonts w:ascii="Times New Roman" w:eastAsia="Calibri" w:hAnsi="Times New Roman" w:cs="Times New Roman"/>
              <w:sz w:val="24"/>
              <w:szCs w:val="24"/>
            </w:rPr>
          </w:rPrChange>
        </w:rPr>
        <w:t xml:space="preserve"> выработк</w:t>
      </w:r>
      <w:r w:rsidRPr="00523387">
        <w:rPr>
          <w:rFonts w:ascii="Times New Roman" w:eastAsia="Calibri" w:hAnsi="Times New Roman" w:cs="Times New Roman"/>
          <w:sz w:val="24"/>
          <w:szCs w:val="24"/>
          <w:highlight w:val="green"/>
          <w:rPrChange w:id="1705" w:author="Соколов Сергей Вадимович" w:date="2024-01-19T16:37:00Z">
            <w:rPr>
              <w:rFonts w:ascii="Times New Roman" w:eastAsia="Calibri" w:hAnsi="Times New Roman" w:cs="Times New Roman"/>
              <w:sz w:val="24"/>
              <w:szCs w:val="24"/>
            </w:rPr>
          </w:rPrChange>
        </w:rPr>
        <w:t>и</w:t>
      </w:r>
      <w:r w:rsidR="009B2442" w:rsidRPr="00523387">
        <w:rPr>
          <w:rFonts w:ascii="Times New Roman" w:eastAsia="Calibri" w:hAnsi="Times New Roman" w:cs="Times New Roman"/>
          <w:sz w:val="24"/>
          <w:szCs w:val="24"/>
          <w:highlight w:val="green"/>
          <w:rPrChange w:id="1706" w:author="Соколов Сергей Вадимович" w:date="2024-01-19T16:37:00Z">
            <w:rPr>
              <w:rFonts w:ascii="Times New Roman" w:eastAsia="Calibri" w:hAnsi="Times New Roman" w:cs="Times New Roman"/>
              <w:sz w:val="24"/>
              <w:szCs w:val="24"/>
            </w:rPr>
          </w:rPrChange>
        </w:rPr>
        <w:t xml:space="preserve"> следует проходить на всю мощность оползневого тела с заглублением ниже </w:t>
      </w:r>
      <w:r w:rsidR="00DF3A86" w:rsidRPr="00523387">
        <w:rPr>
          <w:rFonts w:ascii="Times New Roman" w:eastAsia="Calibri" w:hAnsi="Times New Roman" w:cs="Times New Roman"/>
          <w:sz w:val="24"/>
          <w:szCs w:val="24"/>
          <w:highlight w:val="green"/>
          <w:rPrChange w:id="1707" w:author="Соколов Сергей Вадимович" w:date="2024-01-19T16:37:00Z">
            <w:rPr>
              <w:rFonts w:ascii="Times New Roman" w:eastAsia="Calibri" w:hAnsi="Times New Roman" w:cs="Times New Roman"/>
              <w:sz w:val="24"/>
              <w:szCs w:val="24"/>
            </w:rPr>
          </w:rPrChange>
        </w:rPr>
        <w:t xml:space="preserve">предполагаемого </w:t>
      </w:r>
      <w:r w:rsidR="009B2442" w:rsidRPr="00523387">
        <w:rPr>
          <w:rFonts w:ascii="Times New Roman" w:eastAsia="Calibri" w:hAnsi="Times New Roman" w:cs="Times New Roman"/>
          <w:sz w:val="24"/>
          <w:szCs w:val="24"/>
          <w:highlight w:val="green"/>
          <w:rPrChange w:id="1708" w:author="Соколов Сергей Вадимович" w:date="2024-01-19T16:37:00Z">
            <w:rPr>
              <w:rFonts w:ascii="Times New Roman" w:eastAsia="Calibri" w:hAnsi="Times New Roman" w:cs="Times New Roman"/>
              <w:sz w:val="24"/>
              <w:szCs w:val="24"/>
            </w:rPr>
          </w:rPrChange>
        </w:rPr>
        <w:t>ложа оползня в несмещенные породы не менее, чем на 5</w:t>
      </w:r>
      <w:r w:rsidR="00C0073D" w:rsidRPr="00523387">
        <w:rPr>
          <w:rFonts w:ascii="Times New Roman" w:eastAsia="Calibri" w:hAnsi="Times New Roman" w:cs="Times New Roman"/>
          <w:sz w:val="24"/>
          <w:szCs w:val="24"/>
          <w:highlight w:val="green"/>
          <w:rPrChange w:id="1709" w:author="Соколов Сергей Вадимович" w:date="2024-01-19T16:37:00Z">
            <w:rPr>
              <w:rFonts w:ascii="Times New Roman" w:eastAsia="Calibri" w:hAnsi="Times New Roman" w:cs="Times New Roman"/>
              <w:sz w:val="24"/>
              <w:szCs w:val="24"/>
            </w:rPr>
          </w:rPrChange>
        </w:rPr>
        <w:t> </w:t>
      </w:r>
      <w:r w:rsidR="009B2442" w:rsidRPr="00523387">
        <w:rPr>
          <w:rFonts w:ascii="Times New Roman" w:eastAsia="Calibri" w:hAnsi="Times New Roman" w:cs="Times New Roman"/>
          <w:sz w:val="24"/>
          <w:szCs w:val="24"/>
          <w:highlight w:val="green"/>
          <w:rPrChange w:id="1710" w:author="Соколов Сергей Вадимович" w:date="2024-01-19T16:37:00Z">
            <w:rPr>
              <w:rFonts w:ascii="Times New Roman" w:eastAsia="Calibri" w:hAnsi="Times New Roman" w:cs="Times New Roman"/>
              <w:sz w:val="24"/>
              <w:szCs w:val="24"/>
            </w:rPr>
          </w:rPrChange>
        </w:rPr>
        <w:t xml:space="preserve">м </w:t>
      </w:r>
      <w:r w:rsidR="00724FB5" w:rsidRPr="00523387">
        <w:rPr>
          <w:rFonts w:ascii="Times New Roman" w:eastAsia="Calibri" w:hAnsi="Times New Roman" w:cs="Times New Roman"/>
          <w:sz w:val="24"/>
          <w:szCs w:val="24"/>
          <w:highlight w:val="green"/>
          <w:rPrChange w:id="1711" w:author="Соколов Сергей Вадимович" w:date="2024-01-19T16:37:00Z">
            <w:rPr>
              <w:rFonts w:ascii="Times New Roman" w:eastAsia="Calibri" w:hAnsi="Times New Roman" w:cs="Times New Roman"/>
              <w:sz w:val="24"/>
              <w:szCs w:val="24"/>
            </w:rPr>
          </w:rPrChange>
        </w:rPr>
        <w:t xml:space="preserve">для </w:t>
      </w:r>
      <w:r w:rsidR="009B2442" w:rsidRPr="00523387">
        <w:rPr>
          <w:rFonts w:ascii="Times New Roman" w:eastAsia="Calibri" w:hAnsi="Times New Roman" w:cs="Times New Roman"/>
          <w:sz w:val="24"/>
          <w:szCs w:val="24"/>
          <w:highlight w:val="green"/>
          <w:rPrChange w:id="1712" w:author="Соколов Сергей Вадимович" w:date="2024-01-19T16:37:00Z">
            <w:rPr>
              <w:rFonts w:ascii="Times New Roman" w:eastAsia="Calibri" w:hAnsi="Times New Roman" w:cs="Times New Roman"/>
              <w:sz w:val="24"/>
              <w:szCs w:val="24"/>
            </w:rPr>
          </w:rPrChange>
        </w:rPr>
        <w:t>изучения их состава и состояния.</w:t>
      </w:r>
    </w:p>
    <w:p w14:paraId="780346F1" w14:textId="77777777" w:rsidR="007F1DB0" w:rsidRPr="00523387" w:rsidRDefault="00854F72" w:rsidP="001059F6">
      <w:pPr>
        <w:pStyle w:val="aff1"/>
        <w:tabs>
          <w:tab w:val="left" w:pos="1560"/>
        </w:tabs>
        <w:spacing w:line="360" w:lineRule="auto"/>
        <w:ind w:left="0" w:firstLine="709"/>
        <w:jc w:val="both"/>
        <w:rPr>
          <w:rFonts w:ascii="Times New Roman" w:hAnsi="Times New Roman" w:cs="Times New Roman"/>
          <w:sz w:val="24"/>
          <w:szCs w:val="24"/>
          <w:highlight w:val="green"/>
          <w:rPrChange w:id="1713"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1714" w:author="Соколов Сергей Вадимович" w:date="2024-01-19T16:37:00Z">
            <w:rPr>
              <w:rFonts w:ascii="Times New Roman" w:hAnsi="Times New Roman" w:cs="Times New Roman"/>
              <w:sz w:val="24"/>
              <w:szCs w:val="24"/>
            </w:rPr>
          </w:rPrChange>
        </w:rPr>
        <w:t xml:space="preserve">Часть пройденных выработок </w:t>
      </w:r>
      <w:r w:rsidR="00DF3A86" w:rsidRPr="00523387">
        <w:rPr>
          <w:rFonts w:ascii="Times New Roman" w:hAnsi="Times New Roman" w:cs="Times New Roman"/>
          <w:sz w:val="24"/>
          <w:szCs w:val="24"/>
          <w:highlight w:val="green"/>
          <w:rPrChange w:id="1715" w:author="Соколов Сергей Вадимович" w:date="2024-01-19T16:37:00Z">
            <w:rPr>
              <w:rFonts w:ascii="Times New Roman" w:hAnsi="Times New Roman" w:cs="Times New Roman"/>
              <w:sz w:val="24"/>
              <w:szCs w:val="24"/>
            </w:rPr>
          </w:rPrChange>
        </w:rPr>
        <w:t xml:space="preserve">может </w:t>
      </w:r>
      <w:r w:rsidR="00724FB5" w:rsidRPr="00523387">
        <w:rPr>
          <w:rFonts w:ascii="Times New Roman" w:hAnsi="Times New Roman" w:cs="Times New Roman"/>
          <w:sz w:val="24"/>
          <w:szCs w:val="24"/>
          <w:highlight w:val="green"/>
          <w:rPrChange w:id="1716" w:author="Соколов Сергей Вадимович" w:date="2024-01-19T16:37:00Z">
            <w:rPr>
              <w:rFonts w:ascii="Times New Roman" w:hAnsi="Times New Roman" w:cs="Times New Roman"/>
              <w:sz w:val="24"/>
              <w:szCs w:val="24"/>
            </w:rPr>
          </w:rPrChange>
        </w:rPr>
        <w:t>применяться</w:t>
      </w:r>
      <w:r w:rsidRPr="00523387">
        <w:rPr>
          <w:rFonts w:ascii="Times New Roman" w:hAnsi="Times New Roman" w:cs="Times New Roman"/>
          <w:sz w:val="24"/>
          <w:szCs w:val="24"/>
          <w:highlight w:val="green"/>
          <w:rPrChange w:id="1717" w:author="Соколов Сергей Вадимович" w:date="2024-01-19T16:37:00Z">
            <w:rPr>
              <w:rFonts w:ascii="Times New Roman" w:hAnsi="Times New Roman" w:cs="Times New Roman"/>
              <w:sz w:val="24"/>
              <w:szCs w:val="24"/>
            </w:rPr>
          </w:rPrChange>
        </w:rPr>
        <w:t xml:space="preserve"> </w:t>
      </w:r>
      <w:r w:rsidR="00DF3A86" w:rsidRPr="00523387">
        <w:rPr>
          <w:rFonts w:ascii="Times New Roman" w:hAnsi="Times New Roman" w:cs="Times New Roman"/>
          <w:sz w:val="24"/>
          <w:szCs w:val="24"/>
          <w:highlight w:val="green"/>
          <w:rPrChange w:id="1718" w:author="Соколов Сергей Вадимович" w:date="2024-01-19T16:37:00Z">
            <w:rPr>
              <w:rFonts w:ascii="Times New Roman" w:hAnsi="Times New Roman" w:cs="Times New Roman"/>
              <w:sz w:val="24"/>
              <w:szCs w:val="24"/>
            </w:rPr>
          </w:rPrChange>
        </w:rPr>
        <w:t xml:space="preserve">в дальнейшем </w:t>
      </w:r>
      <w:r w:rsidRPr="00523387">
        <w:rPr>
          <w:rFonts w:ascii="Times New Roman" w:hAnsi="Times New Roman" w:cs="Times New Roman"/>
          <w:sz w:val="24"/>
          <w:szCs w:val="24"/>
          <w:highlight w:val="green"/>
          <w:rPrChange w:id="1719" w:author="Соколов Сергей Вадимович" w:date="2024-01-19T16:37:00Z">
            <w:rPr>
              <w:rFonts w:ascii="Times New Roman" w:hAnsi="Times New Roman" w:cs="Times New Roman"/>
              <w:sz w:val="24"/>
              <w:szCs w:val="24"/>
            </w:rPr>
          </w:rPrChange>
        </w:rPr>
        <w:t xml:space="preserve">для </w:t>
      </w:r>
      <w:r w:rsidR="00DF3A86" w:rsidRPr="00523387">
        <w:rPr>
          <w:rFonts w:ascii="Times New Roman" w:hAnsi="Times New Roman" w:cs="Times New Roman"/>
          <w:sz w:val="24"/>
          <w:szCs w:val="24"/>
          <w:highlight w:val="green"/>
          <w:rPrChange w:id="1720" w:author="Соколов Сергей Вадимович" w:date="2024-01-19T16:37:00Z">
            <w:rPr>
              <w:rFonts w:ascii="Times New Roman" w:hAnsi="Times New Roman" w:cs="Times New Roman"/>
              <w:sz w:val="24"/>
              <w:szCs w:val="24"/>
            </w:rPr>
          </w:rPrChange>
        </w:rPr>
        <w:t xml:space="preserve">ведения </w:t>
      </w:r>
      <w:r w:rsidRPr="00523387">
        <w:rPr>
          <w:rFonts w:ascii="Times New Roman" w:hAnsi="Times New Roman" w:cs="Times New Roman"/>
          <w:sz w:val="24"/>
          <w:szCs w:val="24"/>
          <w:highlight w:val="green"/>
          <w:rPrChange w:id="1721" w:author="Соколов Сергей Вадимович" w:date="2024-01-19T16:37:00Z">
            <w:rPr>
              <w:rFonts w:ascii="Times New Roman" w:hAnsi="Times New Roman" w:cs="Times New Roman"/>
              <w:sz w:val="24"/>
              <w:szCs w:val="24"/>
            </w:rPr>
          </w:rPrChange>
        </w:rPr>
        <w:t>наблюдений за оползневыми подвижками и режимом подземных вод.</w:t>
      </w:r>
    </w:p>
    <w:p w14:paraId="30C58F93" w14:textId="77777777" w:rsidR="007F1DB0" w:rsidRPr="00523387" w:rsidRDefault="009B2442"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1722" w:author="Соколов Сергей Вадимович" w:date="2024-01-19T16:37: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1723" w:author="Соколов Сергей Вадимович" w:date="2024-01-19T16:37:00Z">
            <w:rPr>
              <w:rFonts w:ascii="Times New Roman" w:eastAsia="Calibri" w:hAnsi="Times New Roman" w:cs="Times New Roman"/>
              <w:sz w:val="24"/>
              <w:szCs w:val="24"/>
            </w:rPr>
          </w:rPrChange>
        </w:rPr>
        <w:t xml:space="preserve">Ликвидационный тампонаж </w:t>
      </w:r>
      <w:r w:rsidR="00DF3A86" w:rsidRPr="00523387">
        <w:rPr>
          <w:rFonts w:ascii="Times New Roman" w:eastAsia="Calibri" w:hAnsi="Times New Roman" w:cs="Times New Roman"/>
          <w:sz w:val="24"/>
          <w:szCs w:val="24"/>
          <w:highlight w:val="green"/>
          <w:rPrChange w:id="1724" w:author="Соколов Сергей Вадимович" w:date="2024-01-19T16:37:00Z">
            <w:rPr>
              <w:rFonts w:ascii="Times New Roman" w:eastAsia="Calibri" w:hAnsi="Times New Roman" w:cs="Times New Roman"/>
              <w:sz w:val="24"/>
              <w:szCs w:val="24"/>
            </w:rPr>
          </w:rPrChange>
        </w:rPr>
        <w:t xml:space="preserve">инженерно-геологических скважин глиной или цементным раствором по окончании проходки </w:t>
      </w:r>
      <w:r w:rsidRPr="00523387">
        <w:rPr>
          <w:rFonts w:ascii="Times New Roman" w:eastAsia="Calibri" w:hAnsi="Times New Roman" w:cs="Times New Roman"/>
          <w:sz w:val="24"/>
          <w:szCs w:val="24"/>
          <w:highlight w:val="green"/>
          <w:rPrChange w:id="1725" w:author="Соколов Сергей Вадимович" w:date="2024-01-19T16:37:00Z">
            <w:rPr>
              <w:rFonts w:ascii="Times New Roman" w:eastAsia="Calibri" w:hAnsi="Times New Roman" w:cs="Times New Roman"/>
              <w:sz w:val="24"/>
              <w:szCs w:val="24"/>
            </w:rPr>
          </w:rPrChange>
        </w:rPr>
        <w:t>и завершении предусмотренных работ</w:t>
      </w:r>
      <w:r w:rsidR="00DF3A86" w:rsidRPr="00523387">
        <w:rPr>
          <w:rFonts w:ascii="Times New Roman" w:eastAsia="Calibri" w:hAnsi="Times New Roman" w:cs="Times New Roman"/>
          <w:sz w:val="24"/>
          <w:szCs w:val="24"/>
          <w:highlight w:val="green"/>
          <w:rPrChange w:id="1726" w:author="Соколов Сергей Вадимович" w:date="2024-01-19T16:37:00Z">
            <w:rPr>
              <w:rFonts w:ascii="Times New Roman" w:eastAsia="Calibri" w:hAnsi="Times New Roman" w:cs="Times New Roman"/>
              <w:sz w:val="24"/>
              <w:szCs w:val="24"/>
            </w:rPr>
          </w:rPrChange>
        </w:rPr>
        <w:t>,</w:t>
      </w:r>
      <w:r w:rsidRPr="00523387">
        <w:rPr>
          <w:rFonts w:ascii="Times New Roman" w:eastAsia="Calibri" w:hAnsi="Times New Roman" w:cs="Times New Roman"/>
          <w:sz w:val="24"/>
          <w:szCs w:val="24"/>
          <w:highlight w:val="green"/>
          <w:rPrChange w:id="1727" w:author="Соколов Сергей Вадимович" w:date="2024-01-19T16:37:00Z">
            <w:rPr>
              <w:rFonts w:ascii="Times New Roman" w:eastAsia="Calibri" w:hAnsi="Times New Roman" w:cs="Times New Roman"/>
              <w:sz w:val="24"/>
              <w:szCs w:val="24"/>
            </w:rPr>
          </w:rPrChange>
        </w:rPr>
        <w:t xml:space="preserve"> следует осуществлять с поинтервальной изоляцией вскрытых водоносных горизонтов и созданием приустьевого глинистого или цементного замка для предотвращения попадания </w:t>
      </w:r>
      <w:r w:rsidR="00DF3A86" w:rsidRPr="00523387">
        <w:rPr>
          <w:rFonts w:ascii="Times New Roman" w:eastAsia="Calibri" w:hAnsi="Times New Roman" w:cs="Times New Roman"/>
          <w:sz w:val="24"/>
          <w:szCs w:val="24"/>
          <w:highlight w:val="green"/>
          <w:rPrChange w:id="1728" w:author="Соколов Сергей Вадимович" w:date="2024-01-19T16:37:00Z">
            <w:rPr>
              <w:rFonts w:ascii="Times New Roman" w:eastAsia="Calibri" w:hAnsi="Times New Roman" w:cs="Times New Roman"/>
              <w:sz w:val="24"/>
              <w:szCs w:val="24"/>
            </w:rPr>
          </w:rPrChange>
        </w:rPr>
        <w:t xml:space="preserve">в скважины поверхностных </w:t>
      </w:r>
      <w:r w:rsidRPr="00523387">
        <w:rPr>
          <w:rFonts w:ascii="Times New Roman" w:eastAsia="Calibri" w:hAnsi="Times New Roman" w:cs="Times New Roman"/>
          <w:sz w:val="24"/>
          <w:szCs w:val="24"/>
          <w:highlight w:val="green"/>
          <w:rPrChange w:id="1729" w:author="Соколов Сергей Вадимович" w:date="2024-01-19T16:37:00Z">
            <w:rPr>
              <w:rFonts w:ascii="Times New Roman" w:eastAsia="Calibri" w:hAnsi="Times New Roman" w:cs="Times New Roman"/>
              <w:sz w:val="24"/>
              <w:szCs w:val="24"/>
            </w:rPr>
          </w:rPrChange>
        </w:rPr>
        <w:t>вод.</w:t>
      </w:r>
    </w:p>
    <w:p w14:paraId="2621D657" w14:textId="77777777" w:rsidR="00F877B1" w:rsidRPr="00523387" w:rsidRDefault="00F877B1"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yellow"/>
          <w:rPrChange w:id="1730" w:author="Соколов Сергей Вадимович" w:date="2024-01-19T16:37: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1731" w:author="Соколов Сергей Вадимович" w:date="2024-01-19T16:37:00Z">
            <w:rPr>
              <w:rFonts w:ascii="Times New Roman" w:eastAsia="Calibri" w:hAnsi="Times New Roman" w:cs="Times New Roman"/>
              <w:sz w:val="24"/>
              <w:szCs w:val="24"/>
            </w:rPr>
          </w:rPrChange>
        </w:rPr>
        <w:t>Геофизические исследования</w:t>
      </w:r>
      <w:r w:rsidR="00787199" w:rsidRPr="00523387">
        <w:rPr>
          <w:rFonts w:ascii="Times New Roman" w:eastAsia="Calibri" w:hAnsi="Times New Roman" w:cs="Times New Roman"/>
          <w:b/>
          <w:sz w:val="24"/>
          <w:szCs w:val="24"/>
          <w:highlight w:val="yellow"/>
          <w:rPrChange w:id="1732" w:author="Соколов Сергей Вадимович" w:date="2024-01-19T16:37:00Z">
            <w:rPr>
              <w:rFonts w:ascii="Times New Roman" w:eastAsia="Calibri" w:hAnsi="Times New Roman" w:cs="Times New Roman"/>
              <w:b/>
              <w:sz w:val="24"/>
              <w:szCs w:val="24"/>
            </w:rPr>
          </w:rPrChange>
        </w:rPr>
        <w:t xml:space="preserve"> </w:t>
      </w:r>
      <w:r w:rsidRPr="00523387">
        <w:rPr>
          <w:rFonts w:ascii="Times New Roman" w:eastAsia="Calibri" w:hAnsi="Times New Roman" w:cs="Times New Roman"/>
          <w:sz w:val="24"/>
          <w:szCs w:val="24"/>
          <w:highlight w:val="yellow"/>
          <w:rPrChange w:id="1733" w:author="Соколов Сергей Вадимович" w:date="2024-01-19T16:37:00Z">
            <w:rPr>
              <w:rFonts w:ascii="Times New Roman" w:eastAsia="Calibri" w:hAnsi="Times New Roman" w:cs="Times New Roman"/>
              <w:sz w:val="24"/>
              <w:szCs w:val="24"/>
            </w:rPr>
          </w:rPrChange>
        </w:rPr>
        <w:t xml:space="preserve">следует осуществлять </w:t>
      </w:r>
      <w:r w:rsidR="00724FB5" w:rsidRPr="00523387">
        <w:rPr>
          <w:rFonts w:ascii="Times New Roman" w:eastAsia="Calibri" w:hAnsi="Times New Roman" w:cs="Times New Roman"/>
          <w:sz w:val="24"/>
          <w:szCs w:val="24"/>
          <w:highlight w:val="yellow"/>
          <w:rPrChange w:id="1734" w:author="Соколов Сергей Вадимович" w:date="2024-01-19T16:37:00Z">
            <w:rPr>
              <w:rFonts w:ascii="Times New Roman" w:eastAsia="Calibri" w:hAnsi="Times New Roman" w:cs="Times New Roman"/>
              <w:sz w:val="24"/>
              <w:szCs w:val="24"/>
            </w:rPr>
          </w:rPrChange>
        </w:rPr>
        <w:t>для</w:t>
      </w:r>
      <w:r w:rsidRPr="00523387">
        <w:rPr>
          <w:rFonts w:ascii="Times New Roman" w:eastAsia="Calibri" w:hAnsi="Times New Roman" w:cs="Times New Roman"/>
          <w:sz w:val="24"/>
          <w:szCs w:val="24"/>
          <w:highlight w:val="yellow"/>
          <w:rPrChange w:id="1735" w:author="Соколов Сергей Вадимович" w:date="2024-01-19T16:37:00Z">
            <w:rPr>
              <w:rFonts w:ascii="Times New Roman" w:eastAsia="Calibri" w:hAnsi="Times New Roman" w:cs="Times New Roman"/>
              <w:sz w:val="24"/>
              <w:szCs w:val="24"/>
            </w:rPr>
          </w:rPrChange>
        </w:rPr>
        <w:t>:</w:t>
      </w:r>
    </w:p>
    <w:p w14:paraId="7B289C92" w14:textId="77777777" w:rsidR="00DF3A86" w:rsidRPr="00523387" w:rsidRDefault="00724FB5" w:rsidP="00724FB5">
      <w:pPr>
        <w:pStyle w:val="aff1"/>
        <w:tabs>
          <w:tab w:val="left" w:pos="993"/>
        </w:tabs>
        <w:spacing w:line="360" w:lineRule="auto"/>
        <w:ind w:left="0" w:firstLine="709"/>
        <w:jc w:val="both"/>
        <w:rPr>
          <w:rFonts w:ascii="Times New Roman" w:hAnsi="Times New Roman" w:cs="Times New Roman"/>
          <w:sz w:val="24"/>
          <w:szCs w:val="24"/>
          <w:highlight w:val="yellow"/>
          <w:rPrChange w:id="1736"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37" w:author="Соколов Сергей Вадимович" w:date="2024-01-19T16:37:00Z">
            <w:rPr>
              <w:rFonts w:ascii="Times New Roman" w:hAnsi="Times New Roman" w:cs="Times New Roman"/>
              <w:sz w:val="24"/>
              <w:szCs w:val="24"/>
            </w:rPr>
          </w:rPrChange>
        </w:rPr>
        <w:t xml:space="preserve">- </w:t>
      </w:r>
      <w:r w:rsidR="00DF3A86" w:rsidRPr="00523387">
        <w:rPr>
          <w:rFonts w:ascii="Times New Roman" w:hAnsi="Times New Roman" w:cs="Times New Roman"/>
          <w:sz w:val="24"/>
          <w:szCs w:val="24"/>
          <w:highlight w:val="yellow"/>
          <w:rPrChange w:id="1738" w:author="Соколов Сергей Вадимович" w:date="2024-01-19T16:37:00Z">
            <w:rPr>
              <w:rFonts w:ascii="Times New Roman" w:hAnsi="Times New Roman" w:cs="Times New Roman"/>
              <w:sz w:val="24"/>
              <w:szCs w:val="24"/>
            </w:rPr>
          </w:rPrChange>
        </w:rPr>
        <w:t>получения информации о строении грунтового массива в пределах оползневого склона и обоснования выбора мест расположения инженерно-геологических выработок;</w:t>
      </w:r>
    </w:p>
    <w:p w14:paraId="600B8C7E" w14:textId="77777777" w:rsidR="007F1DB0" w:rsidRPr="00523387" w:rsidRDefault="00724FB5" w:rsidP="00724FB5">
      <w:pPr>
        <w:pStyle w:val="aff1"/>
        <w:tabs>
          <w:tab w:val="left" w:pos="993"/>
        </w:tabs>
        <w:spacing w:line="360" w:lineRule="auto"/>
        <w:ind w:left="0" w:firstLine="709"/>
        <w:jc w:val="both"/>
        <w:rPr>
          <w:rFonts w:ascii="Times New Roman" w:hAnsi="Times New Roman" w:cs="Times New Roman"/>
          <w:sz w:val="24"/>
          <w:szCs w:val="24"/>
          <w:highlight w:val="yellow"/>
          <w:rPrChange w:id="1739"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40" w:author="Соколов Сергей Вадимович" w:date="2024-01-19T16:37:00Z">
            <w:rPr>
              <w:rFonts w:ascii="Times New Roman" w:hAnsi="Times New Roman" w:cs="Times New Roman"/>
              <w:sz w:val="24"/>
              <w:szCs w:val="24"/>
            </w:rPr>
          </w:rPrChange>
        </w:rPr>
        <w:t xml:space="preserve">- </w:t>
      </w:r>
      <w:r w:rsidR="007F1DB0" w:rsidRPr="00523387">
        <w:rPr>
          <w:rFonts w:ascii="Times New Roman" w:hAnsi="Times New Roman" w:cs="Times New Roman"/>
          <w:sz w:val="24"/>
          <w:szCs w:val="24"/>
          <w:highlight w:val="yellow"/>
          <w:rPrChange w:id="1741" w:author="Соколов Сергей Вадимович" w:date="2024-01-19T16:37:00Z">
            <w:rPr>
              <w:rFonts w:ascii="Times New Roman" w:hAnsi="Times New Roman" w:cs="Times New Roman"/>
              <w:sz w:val="24"/>
              <w:szCs w:val="24"/>
            </w:rPr>
          </w:rPrChange>
        </w:rPr>
        <w:t>определения фактических и потенциально возможных зон оползневого смещения, которые могут быть приурочены, в частности, к грунтам мягко- и текучепластичной консистенции;</w:t>
      </w:r>
    </w:p>
    <w:p w14:paraId="36199690" w14:textId="23340AE3" w:rsidR="007F1DB0" w:rsidRPr="00523387" w:rsidRDefault="00724FB5" w:rsidP="00724FB5">
      <w:pPr>
        <w:pStyle w:val="aff1"/>
        <w:tabs>
          <w:tab w:val="left" w:pos="993"/>
        </w:tabs>
        <w:spacing w:line="360" w:lineRule="auto"/>
        <w:ind w:left="0" w:firstLine="709"/>
        <w:jc w:val="both"/>
        <w:rPr>
          <w:rFonts w:ascii="Times New Roman" w:hAnsi="Times New Roman" w:cs="Times New Roman"/>
          <w:sz w:val="24"/>
          <w:szCs w:val="24"/>
          <w:highlight w:val="yellow"/>
          <w:rPrChange w:id="1742"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43" w:author="Соколов Сергей Вадимович" w:date="2024-01-19T16:37:00Z">
            <w:rPr>
              <w:rFonts w:ascii="Times New Roman" w:hAnsi="Times New Roman" w:cs="Times New Roman"/>
              <w:sz w:val="24"/>
              <w:szCs w:val="24"/>
            </w:rPr>
          </w:rPrChange>
        </w:rPr>
        <w:t>-</w:t>
      </w:r>
      <w:r w:rsidR="00E54D9A" w:rsidRPr="00523387">
        <w:rPr>
          <w:rFonts w:ascii="Times New Roman" w:hAnsi="Times New Roman" w:cs="Times New Roman"/>
          <w:sz w:val="24"/>
          <w:szCs w:val="24"/>
          <w:highlight w:val="yellow"/>
          <w:rPrChange w:id="1744" w:author="Соколов Сергей Вадимович" w:date="2024-01-19T16:37:00Z">
            <w:rPr>
              <w:rFonts w:ascii="Times New Roman" w:hAnsi="Times New Roman" w:cs="Times New Roman"/>
              <w:sz w:val="24"/>
              <w:szCs w:val="24"/>
            </w:rPr>
          </w:rPrChange>
        </w:rPr>
        <w:t xml:space="preserve"> </w:t>
      </w:r>
      <w:r w:rsidR="007F1DB0" w:rsidRPr="00523387">
        <w:rPr>
          <w:rFonts w:ascii="Times New Roman" w:hAnsi="Times New Roman" w:cs="Times New Roman"/>
          <w:sz w:val="24"/>
          <w:szCs w:val="24"/>
          <w:highlight w:val="yellow"/>
          <w:rPrChange w:id="1745" w:author="Соколов Сергей Вадимович" w:date="2024-01-19T16:37:00Z">
            <w:rPr>
              <w:rFonts w:ascii="Times New Roman" w:hAnsi="Times New Roman" w:cs="Times New Roman"/>
              <w:sz w:val="24"/>
              <w:szCs w:val="24"/>
            </w:rPr>
          </w:rPrChange>
        </w:rPr>
        <w:t>выделения з</w:t>
      </w:r>
      <w:r w:rsidR="00DF3A86" w:rsidRPr="00523387">
        <w:rPr>
          <w:rFonts w:ascii="Times New Roman" w:hAnsi="Times New Roman" w:cs="Times New Roman"/>
          <w:sz w:val="24"/>
          <w:szCs w:val="24"/>
          <w:highlight w:val="yellow"/>
          <w:rPrChange w:id="1746" w:author="Соколов Сергей Вадимович" w:date="2024-01-19T16:37:00Z">
            <w:rPr>
              <w:rFonts w:ascii="Times New Roman" w:hAnsi="Times New Roman" w:cs="Times New Roman"/>
              <w:sz w:val="24"/>
              <w:szCs w:val="24"/>
            </w:rPr>
          </w:rPrChange>
        </w:rPr>
        <w:t xml:space="preserve">он разной степени выветрелости, </w:t>
      </w:r>
      <w:r w:rsidR="007F1DB0" w:rsidRPr="00523387">
        <w:rPr>
          <w:rFonts w:ascii="Times New Roman" w:hAnsi="Times New Roman" w:cs="Times New Roman"/>
          <w:sz w:val="24"/>
          <w:szCs w:val="24"/>
          <w:highlight w:val="yellow"/>
          <w:rPrChange w:id="1747" w:author="Соколов Сергей Вадимович" w:date="2024-01-19T16:37:00Z">
            <w:rPr>
              <w:rFonts w:ascii="Times New Roman" w:hAnsi="Times New Roman" w:cs="Times New Roman"/>
              <w:sz w:val="24"/>
              <w:szCs w:val="24"/>
            </w:rPr>
          </w:rPrChange>
        </w:rPr>
        <w:t>трещиноватости и разуплотнения;</w:t>
      </w:r>
    </w:p>
    <w:p w14:paraId="0EB1F585" w14:textId="77777777" w:rsidR="007F1DB0" w:rsidRPr="00523387" w:rsidRDefault="00724FB5" w:rsidP="00724FB5">
      <w:pPr>
        <w:pStyle w:val="aff1"/>
        <w:tabs>
          <w:tab w:val="left" w:pos="993"/>
        </w:tabs>
        <w:spacing w:line="360" w:lineRule="auto"/>
        <w:ind w:left="0" w:firstLine="709"/>
        <w:jc w:val="both"/>
        <w:rPr>
          <w:rFonts w:ascii="Times New Roman" w:hAnsi="Times New Roman" w:cs="Times New Roman"/>
          <w:sz w:val="24"/>
          <w:szCs w:val="24"/>
          <w:highlight w:val="yellow"/>
          <w:rPrChange w:id="1748"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49" w:author="Соколов Сергей Вадимович" w:date="2024-01-19T16:37:00Z">
            <w:rPr>
              <w:rFonts w:ascii="Times New Roman" w:hAnsi="Times New Roman" w:cs="Times New Roman"/>
              <w:sz w:val="24"/>
              <w:szCs w:val="24"/>
            </w:rPr>
          </w:rPrChange>
        </w:rPr>
        <w:t xml:space="preserve">- </w:t>
      </w:r>
      <w:r w:rsidR="007F1DB0" w:rsidRPr="00523387">
        <w:rPr>
          <w:rFonts w:ascii="Times New Roman" w:hAnsi="Times New Roman" w:cs="Times New Roman"/>
          <w:sz w:val="24"/>
          <w:szCs w:val="24"/>
          <w:highlight w:val="yellow"/>
          <w:rPrChange w:id="1750" w:author="Соколов Сергей Вадимович" w:date="2024-01-19T16:37:00Z">
            <w:rPr>
              <w:rFonts w:ascii="Times New Roman" w:hAnsi="Times New Roman" w:cs="Times New Roman"/>
              <w:sz w:val="24"/>
              <w:szCs w:val="24"/>
            </w:rPr>
          </w:rPrChange>
        </w:rPr>
        <w:t>определения мощности оползневых масс грунтов;</w:t>
      </w:r>
    </w:p>
    <w:p w14:paraId="5C24B5AC" w14:textId="732BFAB5" w:rsidR="007F1DB0" w:rsidRPr="00523387" w:rsidRDefault="00724FB5" w:rsidP="00724FB5">
      <w:pPr>
        <w:pStyle w:val="aff1"/>
        <w:tabs>
          <w:tab w:val="left" w:pos="993"/>
        </w:tabs>
        <w:spacing w:line="360" w:lineRule="auto"/>
        <w:ind w:left="0" w:firstLine="709"/>
        <w:jc w:val="both"/>
        <w:rPr>
          <w:rFonts w:ascii="Times New Roman" w:hAnsi="Times New Roman" w:cs="Times New Roman"/>
          <w:sz w:val="24"/>
          <w:szCs w:val="24"/>
          <w:highlight w:val="yellow"/>
          <w:rPrChange w:id="1751"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52" w:author="Соколов Сергей Вадимович" w:date="2024-01-19T16:37:00Z">
            <w:rPr>
              <w:rFonts w:ascii="Times New Roman" w:hAnsi="Times New Roman" w:cs="Times New Roman"/>
              <w:sz w:val="24"/>
              <w:szCs w:val="24"/>
            </w:rPr>
          </w:rPrChange>
        </w:rPr>
        <w:t>-</w:t>
      </w:r>
      <w:r w:rsidR="00E54D9A" w:rsidRPr="00523387">
        <w:rPr>
          <w:rFonts w:ascii="Times New Roman" w:hAnsi="Times New Roman" w:cs="Times New Roman"/>
          <w:sz w:val="24"/>
          <w:szCs w:val="24"/>
          <w:highlight w:val="yellow"/>
          <w:rPrChange w:id="1753" w:author="Соколов Сергей Вадимович" w:date="2024-01-19T16:37:00Z">
            <w:rPr>
              <w:rFonts w:ascii="Times New Roman" w:hAnsi="Times New Roman" w:cs="Times New Roman"/>
              <w:sz w:val="24"/>
              <w:szCs w:val="24"/>
            </w:rPr>
          </w:rPrChange>
        </w:rPr>
        <w:t xml:space="preserve"> </w:t>
      </w:r>
      <w:r w:rsidR="007F1DB0" w:rsidRPr="00523387">
        <w:rPr>
          <w:rFonts w:ascii="Times New Roman" w:hAnsi="Times New Roman" w:cs="Times New Roman"/>
          <w:sz w:val="24"/>
          <w:szCs w:val="24"/>
          <w:highlight w:val="yellow"/>
          <w:rPrChange w:id="1754" w:author="Соколов Сергей Вадимович" w:date="2024-01-19T16:37:00Z">
            <w:rPr>
              <w:rFonts w:ascii="Times New Roman" w:hAnsi="Times New Roman" w:cs="Times New Roman"/>
              <w:sz w:val="24"/>
              <w:szCs w:val="24"/>
            </w:rPr>
          </w:rPrChange>
        </w:rPr>
        <w:t>изучения влажности грунтов по глубине и во времени, особенно при изучении вязкопластических оползней;</w:t>
      </w:r>
    </w:p>
    <w:p w14:paraId="075A76D5" w14:textId="77777777" w:rsidR="007F1DB0" w:rsidRPr="00523387" w:rsidRDefault="00724FB5" w:rsidP="00724FB5">
      <w:pPr>
        <w:pStyle w:val="aff1"/>
        <w:tabs>
          <w:tab w:val="left" w:pos="993"/>
        </w:tabs>
        <w:spacing w:line="360" w:lineRule="auto"/>
        <w:ind w:left="0" w:firstLine="709"/>
        <w:jc w:val="both"/>
        <w:rPr>
          <w:rFonts w:ascii="Times New Roman" w:hAnsi="Times New Roman" w:cs="Times New Roman"/>
          <w:sz w:val="24"/>
          <w:szCs w:val="24"/>
          <w:highlight w:val="yellow"/>
          <w:rPrChange w:id="1755"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56" w:author="Соколов Сергей Вадимович" w:date="2024-01-19T16:37:00Z">
            <w:rPr>
              <w:rFonts w:ascii="Times New Roman" w:hAnsi="Times New Roman" w:cs="Times New Roman"/>
              <w:sz w:val="24"/>
              <w:szCs w:val="24"/>
            </w:rPr>
          </w:rPrChange>
        </w:rPr>
        <w:t xml:space="preserve">- </w:t>
      </w:r>
      <w:r w:rsidR="007F1DB0" w:rsidRPr="00523387">
        <w:rPr>
          <w:rFonts w:ascii="Times New Roman" w:hAnsi="Times New Roman" w:cs="Times New Roman"/>
          <w:sz w:val="24"/>
          <w:szCs w:val="24"/>
          <w:highlight w:val="yellow"/>
          <w:rPrChange w:id="1757" w:author="Соколов Сергей Вадимович" w:date="2024-01-19T16:37:00Z">
            <w:rPr>
              <w:rFonts w:ascii="Times New Roman" w:hAnsi="Times New Roman" w:cs="Times New Roman"/>
              <w:sz w:val="24"/>
              <w:szCs w:val="24"/>
            </w:rPr>
          </w:rPrChange>
        </w:rPr>
        <w:t>определения границ обводненных зон в грунтовом массиве, изменений свойств грунтов вблизи зоны смещения;</w:t>
      </w:r>
    </w:p>
    <w:p w14:paraId="348D79B5" w14:textId="77777777" w:rsidR="007F1DB0" w:rsidRPr="00523387" w:rsidRDefault="00724FB5" w:rsidP="00724FB5">
      <w:pPr>
        <w:pStyle w:val="aff1"/>
        <w:tabs>
          <w:tab w:val="left" w:pos="993"/>
        </w:tabs>
        <w:spacing w:line="360" w:lineRule="auto"/>
        <w:ind w:left="0" w:firstLine="709"/>
        <w:jc w:val="both"/>
        <w:rPr>
          <w:rFonts w:ascii="Times New Roman" w:hAnsi="Times New Roman" w:cs="Times New Roman"/>
          <w:sz w:val="24"/>
          <w:szCs w:val="24"/>
          <w:highlight w:val="yellow"/>
          <w:rPrChange w:id="1758"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59" w:author="Соколов Сергей Вадимович" w:date="2024-01-19T16:37:00Z">
            <w:rPr>
              <w:rFonts w:ascii="Times New Roman" w:hAnsi="Times New Roman" w:cs="Times New Roman"/>
              <w:sz w:val="24"/>
              <w:szCs w:val="24"/>
            </w:rPr>
          </w:rPrChange>
        </w:rPr>
        <w:t xml:space="preserve">- </w:t>
      </w:r>
      <w:r w:rsidR="007F1DB0" w:rsidRPr="00523387">
        <w:rPr>
          <w:rFonts w:ascii="Times New Roman" w:hAnsi="Times New Roman" w:cs="Times New Roman"/>
          <w:sz w:val="24"/>
          <w:szCs w:val="24"/>
          <w:highlight w:val="yellow"/>
          <w:rPrChange w:id="1760" w:author="Соколов Сергей Вадимович" w:date="2024-01-19T16:37:00Z">
            <w:rPr>
              <w:rFonts w:ascii="Times New Roman" w:hAnsi="Times New Roman" w:cs="Times New Roman"/>
              <w:sz w:val="24"/>
              <w:szCs w:val="24"/>
            </w:rPr>
          </w:rPrChange>
        </w:rPr>
        <w:t>изучения динамики оползневых смещений;</w:t>
      </w:r>
    </w:p>
    <w:p w14:paraId="3282F4AA" w14:textId="77777777" w:rsidR="007F1DB0" w:rsidRPr="00523387" w:rsidRDefault="00724FB5" w:rsidP="00724FB5">
      <w:pPr>
        <w:pStyle w:val="aff1"/>
        <w:tabs>
          <w:tab w:val="left" w:pos="993"/>
        </w:tabs>
        <w:spacing w:line="360" w:lineRule="auto"/>
        <w:ind w:left="0" w:firstLine="709"/>
        <w:jc w:val="both"/>
        <w:rPr>
          <w:rFonts w:ascii="Times New Roman" w:hAnsi="Times New Roman" w:cs="Times New Roman"/>
          <w:sz w:val="24"/>
          <w:szCs w:val="24"/>
          <w:highlight w:val="yellow"/>
          <w:rPrChange w:id="1761"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62" w:author="Соколов Сергей Вадимович" w:date="2024-01-19T16:37:00Z">
            <w:rPr>
              <w:rFonts w:ascii="Times New Roman" w:hAnsi="Times New Roman" w:cs="Times New Roman"/>
              <w:sz w:val="24"/>
              <w:szCs w:val="24"/>
            </w:rPr>
          </w:rPrChange>
        </w:rPr>
        <w:t xml:space="preserve">- </w:t>
      </w:r>
      <w:r w:rsidR="007F1DB0" w:rsidRPr="00523387">
        <w:rPr>
          <w:rFonts w:ascii="Times New Roman" w:hAnsi="Times New Roman" w:cs="Times New Roman"/>
          <w:sz w:val="24"/>
          <w:szCs w:val="24"/>
          <w:highlight w:val="yellow"/>
          <w:rPrChange w:id="1763" w:author="Соколов Сергей Вадимович" w:date="2024-01-19T16:37:00Z">
            <w:rPr>
              <w:rFonts w:ascii="Times New Roman" w:hAnsi="Times New Roman" w:cs="Times New Roman"/>
              <w:sz w:val="24"/>
              <w:szCs w:val="24"/>
            </w:rPr>
          </w:rPrChange>
        </w:rPr>
        <w:t>выявления мест утечки воды из подземных коммуникаций;</w:t>
      </w:r>
    </w:p>
    <w:p w14:paraId="64F0E46A" w14:textId="77777777" w:rsidR="001E3D76" w:rsidRPr="00523387" w:rsidRDefault="00724FB5" w:rsidP="00724FB5">
      <w:pPr>
        <w:pStyle w:val="aff1"/>
        <w:tabs>
          <w:tab w:val="left" w:pos="993"/>
        </w:tabs>
        <w:spacing w:line="360" w:lineRule="auto"/>
        <w:ind w:left="0" w:firstLine="709"/>
        <w:jc w:val="both"/>
        <w:rPr>
          <w:rFonts w:ascii="Times New Roman" w:hAnsi="Times New Roman" w:cs="Times New Roman"/>
          <w:sz w:val="24"/>
          <w:szCs w:val="24"/>
          <w:highlight w:val="yellow"/>
          <w:rPrChange w:id="1764"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65" w:author="Соколов Сергей Вадимович" w:date="2024-01-19T16:37:00Z">
            <w:rPr>
              <w:rFonts w:ascii="Times New Roman" w:hAnsi="Times New Roman" w:cs="Times New Roman"/>
              <w:sz w:val="24"/>
              <w:szCs w:val="24"/>
            </w:rPr>
          </w:rPrChange>
        </w:rPr>
        <w:t xml:space="preserve">- </w:t>
      </w:r>
      <w:r w:rsidR="007F1DB0" w:rsidRPr="00523387">
        <w:rPr>
          <w:rFonts w:ascii="Times New Roman" w:hAnsi="Times New Roman" w:cs="Times New Roman"/>
          <w:sz w:val="24"/>
          <w:szCs w:val="24"/>
          <w:highlight w:val="yellow"/>
          <w:rPrChange w:id="1766" w:author="Соколов Сергей Вадимович" w:date="2024-01-19T16:37:00Z">
            <w:rPr>
              <w:rFonts w:ascii="Times New Roman" w:hAnsi="Times New Roman" w:cs="Times New Roman"/>
              <w:sz w:val="24"/>
              <w:szCs w:val="24"/>
            </w:rPr>
          </w:rPrChange>
        </w:rPr>
        <w:t>выявления на склоне старых заброшенных и действующих дренажей, сетей подземных коммуникаций.</w:t>
      </w:r>
    </w:p>
    <w:p w14:paraId="08779B5D" w14:textId="77777777" w:rsidR="001E3D76" w:rsidRPr="00523387" w:rsidRDefault="001E3D76"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yellow"/>
          <w:rPrChange w:id="1767" w:author="Соколов Сергей Вадимович" w:date="2024-01-19T16:37: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1768" w:author="Соколов Сергей Вадимович" w:date="2024-01-19T16:37:00Z">
            <w:rPr>
              <w:rFonts w:ascii="Times New Roman" w:eastAsia="Calibri" w:hAnsi="Times New Roman" w:cs="Times New Roman"/>
              <w:sz w:val="24"/>
              <w:szCs w:val="24"/>
            </w:rPr>
          </w:rPrChange>
        </w:rPr>
        <w:t xml:space="preserve">В </w:t>
      </w:r>
      <w:r w:rsidR="003D160F" w:rsidRPr="00523387">
        <w:rPr>
          <w:rFonts w:ascii="Times New Roman" w:eastAsia="Calibri" w:hAnsi="Times New Roman" w:cs="Times New Roman"/>
          <w:sz w:val="24"/>
          <w:szCs w:val="24"/>
          <w:highlight w:val="yellow"/>
          <w:rPrChange w:id="1769" w:author="Соколов Сергей Вадимович" w:date="2024-01-19T16:37:00Z">
            <w:rPr>
              <w:rFonts w:ascii="Times New Roman" w:eastAsia="Calibri" w:hAnsi="Times New Roman" w:cs="Times New Roman"/>
              <w:sz w:val="24"/>
              <w:szCs w:val="24"/>
            </w:rPr>
          </w:rPrChange>
        </w:rPr>
        <w:t>качестве основных геофизических методов рекомендуется использовать</w:t>
      </w:r>
      <w:r w:rsidRPr="00523387">
        <w:rPr>
          <w:rFonts w:ascii="Times New Roman" w:eastAsia="Calibri" w:hAnsi="Times New Roman" w:cs="Times New Roman"/>
          <w:sz w:val="24"/>
          <w:szCs w:val="24"/>
          <w:highlight w:val="yellow"/>
          <w:rPrChange w:id="1770" w:author="Соколов Сергей Вадимович" w:date="2024-01-19T16:37:00Z">
            <w:rPr>
              <w:rFonts w:ascii="Times New Roman" w:eastAsia="Calibri" w:hAnsi="Times New Roman" w:cs="Times New Roman"/>
              <w:sz w:val="24"/>
              <w:szCs w:val="24"/>
            </w:rPr>
          </w:rPrChange>
        </w:rPr>
        <w:t>:</w:t>
      </w:r>
    </w:p>
    <w:p w14:paraId="6F9004FE" w14:textId="77777777" w:rsidR="00DF3A86" w:rsidRPr="00523387" w:rsidRDefault="00724FB5" w:rsidP="00E54D9A">
      <w:pPr>
        <w:pStyle w:val="aff1"/>
        <w:tabs>
          <w:tab w:val="left" w:pos="993"/>
        </w:tabs>
        <w:spacing w:line="360" w:lineRule="auto"/>
        <w:ind w:left="0" w:firstLine="709"/>
        <w:jc w:val="both"/>
        <w:rPr>
          <w:rFonts w:ascii="Times New Roman" w:hAnsi="Times New Roman" w:cs="Times New Roman"/>
          <w:sz w:val="24"/>
          <w:szCs w:val="24"/>
          <w:highlight w:val="yellow"/>
          <w:rPrChange w:id="1771"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72" w:author="Соколов Сергей Вадимович" w:date="2024-01-19T16:37:00Z">
            <w:rPr>
              <w:rFonts w:ascii="Times New Roman" w:hAnsi="Times New Roman" w:cs="Times New Roman"/>
              <w:sz w:val="24"/>
              <w:szCs w:val="24"/>
            </w:rPr>
          </w:rPrChange>
        </w:rPr>
        <w:t xml:space="preserve">- </w:t>
      </w:r>
      <w:r w:rsidR="00DF3A86" w:rsidRPr="00523387">
        <w:rPr>
          <w:rFonts w:ascii="Times New Roman" w:hAnsi="Times New Roman" w:cs="Times New Roman"/>
          <w:sz w:val="24"/>
          <w:szCs w:val="24"/>
          <w:highlight w:val="yellow"/>
          <w:rPrChange w:id="1773" w:author="Соколов Сергей Вадимович" w:date="2024-01-19T16:37:00Z">
            <w:rPr>
              <w:rFonts w:ascii="Times New Roman" w:hAnsi="Times New Roman" w:cs="Times New Roman"/>
              <w:sz w:val="24"/>
              <w:szCs w:val="24"/>
            </w:rPr>
          </w:rPrChange>
        </w:rPr>
        <w:t xml:space="preserve">электротомографию (ЭТ); </w:t>
      </w:r>
    </w:p>
    <w:p w14:paraId="031C65AF" w14:textId="55A0D68B" w:rsidR="00561DEA" w:rsidRPr="00523387" w:rsidRDefault="00724FB5" w:rsidP="00E54D9A">
      <w:pPr>
        <w:pStyle w:val="aff1"/>
        <w:tabs>
          <w:tab w:val="left" w:pos="993"/>
        </w:tabs>
        <w:spacing w:line="360" w:lineRule="auto"/>
        <w:ind w:left="0" w:firstLine="709"/>
        <w:jc w:val="both"/>
        <w:rPr>
          <w:rFonts w:ascii="Times New Roman" w:hAnsi="Times New Roman" w:cs="Times New Roman"/>
          <w:sz w:val="24"/>
          <w:szCs w:val="24"/>
          <w:highlight w:val="yellow"/>
          <w:rPrChange w:id="1774"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75" w:author="Соколов Сергей Вадимович" w:date="2024-01-19T16:37:00Z">
            <w:rPr>
              <w:rFonts w:ascii="Times New Roman" w:hAnsi="Times New Roman" w:cs="Times New Roman"/>
              <w:sz w:val="24"/>
              <w:szCs w:val="24"/>
            </w:rPr>
          </w:rPrChange>
        </w:rPr>
        <w:t>-</w:t>
      </w:r>
      <w:r w:rsidR="00E54D9A" w:rsidRPr="00523387">
        <w:rPr>
          <w:rFonts w:ascii="Times New Roman" w:hAnsi="Times New Roman" w:cs="Times New Roman"/>
          <w:sz w:val="24"/>
          <w:szCs w:val="24"/>
          <w:highlight w:val="yellow"/>
          <w:rPrChange w:id="1776" w:author="Соколов Сергей Вадимович" w:date="2024-01-19T16:37:00Z">
            <w:rPr>
              <w:rFonts w:ascii="Times New Roman" w:hAnsi="Times New Roman" w:cs="Times New Roman"/>
              <w:sz w:val="24"/>
              <w:szCs w:val="24"/>
            </w:rPr>
          </w:rPrChange>
        </w:rPr>
        <w:t xml:space="preserve"> </w:t>
      </w:r>
      <w:r w:rsidR="00DF3A86" w:rsidRPr="00523387">
        <w:rPr>
          <w:rFonts w:ascii="Times New Roman" w:hAnsi="Times New Roman" w:cs="Times New Roman"/>
          <w:sz w:val="24"/>
          <w:szCs w:val="24"/>
          <w:highlight w:val="yellow"/>
          <w:rPrChange w:id="1777" w:author="Соколов Сергей Вадимович" w:date="2024-01-19T16:37:00Z">
            <w:rPr>
              <w:rFonts w:ascii="Times New Roman" w:hAnsi="Times New Roman" w:cs="Times New Roman"/>
              <w:sz w:val="24"/>
              <w:szCs w:val="24"/>
            </w:rPr>
          </w:rPrChange>
        </w:rPr>
        <w:t>вертикальное электрическое зондирование (ВЭЗ</w:t>
      </w:r>
      <w:r w:rsidR="00561DEA" w:rsidRPr="00523387">
        <w:rPr>
          <w:rFonts w:ascii="Times New Roman" w:hAnsi="Times New Roman" w:cs="Times New Roman"/>
          <w:sz w:val="24"/>
          <w:szCs w:val="24"/>
          <w:highlight w:val="yellow"/>
          <w:rPrChange w:id="1778" w:author="Соколов Сергей Вадимович" w:date="2024-01-19T16:37:00Z">
            <w:rPr>
              <w:rFonts w:ascii="Times New Roman" w:hAnsi="Times New Roman" w:cs="Times New Roman"/>
              <w:sz w:val="24"/>
              <w:szCs w:val="24"/>
            </w:rPr>
          </w:rPrChange>
        </w:rPr>
        <w:t xml:space="preserve">, </w:t>
      </w:r>
      <w:r w:rsidR="0081100E" w:rsidRPr="00523387">
        <w:rPr>
          <w:rFonts w:ascii="Times New Roman" w:hAnsi="Times New Roman" w:cs="Times New Roman"/>
          <w:sz w:val="24"/>
          <w:szCs w:val="24"/>
          <w:highlight w:val="yellow"/>
          <w:rPrChange w:id="1779" w:author="Соколов Сергей Вадимович" w:date="2024-01-19T16:37:00Z">
            <w:rPr>
              <w:rFonts w:ascii="Times New Roman" w:hAnsi="Times New Roman" w:cs="Times New Roman"/>
              <w:sz w:val="24"/>
              <w:szCs w:val="24"/>
            </w:rPr>
          </w:rPrChange>
        </w:rPr>
        <w:t xml:space="preserve">по методу двух составляющих </w:t>
      </w:r>
      <w:r w:rsidR="00C11406" w:rsidRPr="00523387">
        <w:rPr>
          <w:rFonts w:ascii="Times New Roman" w:hAnsi="Times New Roman" w:cs="Times New Roman"/>
          <w:sz w:val="24"/>
          <w:szCs w:val="24"/>
          <w:highlight w:val="yellow"/>
          <w:rPrChange w:id="1780" w:author="Соколов Сергей Вадимович" w:date="2024-01-19T16:37:00Z">
            <w:rPr>
              <w:rFonts w:ascii="Times New Roman" w:hAnsi="Times New Roman" w:cs="Times New Roman"/>
              <w:sz w:val="24"/>
              <w:szCs w:val="24"/>
            </w:rPr>
          </w:rPrChange>
        </w:rPr>
        <w:t>(</w:t>
      </w:r>
      <w:r w:rsidR="0081100E" w:rsidRPr="00523387">
        <w:rPr>
          <w:rFonts w:ascii="Times New Roman" w:hAnsi="Times New Roman" w:cs="Times New Roman"/>
          <w:sz w:val="24"/>
          <w:szCs w:val="24"/>
          <w:highlight w:val="yellow"/>
          <w:rPrChange w:id="1781" w:author="Соколов Сергей Вадимович" w:date="2024-01-19T16:37:00Z">
            <w:rPr>
              <w:rFonts w:ascii="Times New Roman" w:hAnsi="Times New Roman" w:cs="Times New Roman"/>
              <w:sz w:val="24"/>
              <w:szCs w:val="24"/>
            </w:rPr>
          </w:rPrChange>
        </w:rPr>
        <w:t>ВЭЗ МДС</w:t>
      </w:r>
      <w:r w:rsidR="00C11406" w:rsidRPr="00523387">
        <w:rPr>
          <w:rFonts w:ascii="Times New Roman" w:hAnsi="Times New Roman" w:cs="Times New Roman"/>
          <w:sz w:val="24"/>
          <w:szCs w:val="24"/>
          <w:highlight w:val="yellow"/>
          <w:rPrChange w:id="1782" w:author="Соколов Сергей Вадимович" w:date="2024-01-19T16:37:00Z">
            <w:rPr>
              <w:rFonts w:ascii="Times New Roman" w:hAnsi="Times New Roman" w:cs="Times New Roman"/>
              <w:sz w:val="24"/>
              <w:szCs w:val="24"/>
            </w:rPr>
          </w:rPrChange>
        </w:rPr>
        <w:t>)</w:t>
      </w:r>
      <w:r w:rsidR="00561DEA" w:rsidRPr="00523387">
        <w:rPr>
          <w:rFonts w:ascii="Times New Roman" w:hAnsi="Times New Roman" w:cs="Times New Roman"/>
          <w:sz w:val="24"/>
          <w:szCs w:val="24"/>
          <w:highlight w:val="yellow"/>
          <w:rPrChange w:id="1783" w:author="Соколов Сергей Вадимович" w:date="2024-01-19T16:37:00Z">
            <w:rPr>
              <w:rFonts w:ascii="Times New Roman" w:hAnsi="Times New Roman" w:cs="Times New Roman"/>
              <w:sz w:val="24"/>
              <w:szCs w:val="24"/>
            </w:rPr>
          </w:rPrChange>
        </w:rPr>
        <w:t>);</w:t>
      </w:r>
    </w:p>
    <w:p w14:paraId="7375A324" w14:textId="77777777" w:rsidR="001E3D76" w:rsidRPr="00523387" w:rsidRDefault="00724FB5" w:rsidP="00E54D9A">
      <w:pPr>
        <w:pStyle w:val="aff1"/>
        <w:tabs>
          <w:tab w:val="left" w:pos="993"/>
        </w:tabs>
        <w:spacing w:line="360" w:lineRule="auto"/>
        <w:ind w:left="0" w:firstLine="709"/>
        <w:jc w:val="both"/>
        <w:rPr>
          <w:rFonts w:ascii="Times New Roman" w:hAnsi="Times New Roman" w:cs="Times New Roman"/>
          <w:sz w:val="24"/>
          <w:szCs w:val="24"/>
          <w:highlight w:val="yellow"/>
          <w:rPrChange w:id="1784"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85" w:author="Соколов Сергей Вадимович" w:date="2024-01-19T16:37:00Z">
            <w:rPr>
              <w:rFonts w:ascii="Times New Roman" w:hAnsi="Times New Roman" w:cs="Times New Roman"/>
              <w:sz w:val="24"/>
              <w:szCs w:val="24"/>
            </w:rPr>
          </w:rPrChange>
        </w:rPr>
        <w:t xml:space="preserve">- </w:t>
      </w:r>
      <w:r w:rsidR="003D160F" w:rsidRPr="00523387">
        <w:rPr>
          <w:rFonts w:ascii="Times New Roman" w:hAnsi="Times New Roman" w:cs="Times New Roman"/>
          <w:sz w:val="24"/>
          <w:szCs w:val="24"/>
          <w:highlight w:val="yellow"/>
          <w:rPrChange w:id="1786" w:author="Соколов Сергей Вадимович" w:date="2024-01-19T16:37:00Z">
            <w:rPr>
              <w:rFonts w:ascii="Times New Roman" w:hAnsi="Times New Roman" w:cs="Times New Roman"/>
              <w:sz w:val="24"/>
              <w:szCs w:val="24"/>
            </w:rPr>
          </w:rPrChange>
        </w:rPr>
        <w:t>метод преломленных волн</w:t>
      </w:r>
      <w:r w:rsidR="00330F18" w:rsidRPr="00523387">
        <w:rPr>
          <w:rFonts w:ascii="Times New Roman" w:hAnsi="Times New Roman" w:cs="Times New Roman"/>
          <w:sz w:val="24"/>
          <w:szCs w:val="24"/>
          <w:highlight w:val="yellow"/>
          <w:rPrChange w:id="1787" w:author="Соколов Сергей Вадимович" w:date="2024-01-19T16:37:00Z">
            <w:rPr>
              <w:rFonts w:ascii="Times New Roman" w:hAnsi="Times New Roman" w:cs="Times New Roman"/>
              <w:sz w:val="24"/>
              <w:szCs w:val="24"/>
            </w:rPr>
          </w:rPrChange>
        </w:rPr>
        <w:t xml:space="preserve"> (МПВ)</w:t>
      </w:r>
      <w:r w:rsidR="001E3D76" w:rsidRPr="00523387">
        <w:rPr>
          <w:rFonts w:ascii="Times New Roman" w:hAnsi="Times New Roman" w:cs="Times New Roman"/>
          <w:sz w:val="24"/>
          <w:szCs w:val="24"/>
          <w:highlight w:val="yellow"/>
          <w:rPrChange w:id="1788" w:author="Соколов Сергей Вадимович" w:date="2024-01-19T16:37:00Z">
            <w:rPr>
              <w:rFonts w:ascii="Times New Roman" w:hAnsi="Times New Roman" w:cs="Times New Roman"/>
              <w:sz w:val="24"/>
              <w:szCs w:val="24"/>
            </w:rPr>
          </w:rPrChange>
        </w:rPr>
        <w:t>;</w:t>
      </w:r>
    </w:p>
    <w:p w14:paraId="0300A19B" w14:textId="77777777" w:rsidR="001E3D76" w:rsidRPr="00523387" w:rsidRDefault="00724FB5" w:rsidP="00E54D9A">
      <w:pPr>
        <w:pStyle w:val="aff1"/>
        <w:tabs>
          <w:tab w:val="left" w:pos="993"/>
        </w:tabs>
        <w:spacing w:line="360" w:lineRule="auto"/>
        <w:ind w:left="0" w:firstLine="709"/>
        <w:jc w:val="both"/>
        <w:rPr>
          <w:rFonts w:ascii="Times New Roman" w:hAnsi="Times New Roman" w:cs="Times New Roman"/>
          <w:sz w:val="24"/>
          <w:szCs w:val="24"/>
          <w:highlight w:val="yellow"/>
          <w:rPrChange w:id="1789"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90" w:author="Соколов Сергей Вадимович" w:date="2024-01-19T16:37:00Z">
            <w:rPr>
              <w:rFonts w:ascii="Times New Roman" w:hAnsi="Times New Roman" w:cs="Times New Roman"/>
              <w:sz w:val="24"/>
              <w:szCs w:val="24"/>
            </w:rPr>
          </w:rPrChange>
        </w:rPr>
        <w:t xml:space="preserve">- </w:t>
      </w:r>
      <w:r w:rsidR="003D160F" w:rsidRPr="00523387">
        <w:rPr>
          <w:rFonts w:ascii="Times New Roman" w:hAnsi="Times New Roman" w:cs="Times New Roman"/>
          <w:sz w:val="24"/>
          <w:szCs w:val="24"/>
          <w:highlight w:val="yellow"/>
          <w:rPrChange w:id="1791" w:author="Соколов Сергей Вадимович" w:date="2024-01-19T16:37:00Z">
            <w:rPr>
              <w:rFonts w:ascii="Times New Roman" w:hAnsi="Times New Roman" w:cs="Times New Roman"/>
              <w:sz w:val="24"/>
              <w:szCs w:val="24"/>
            </w:rPr>
          </w:rPrChange>
        </w:rPr>
        <w:t>метод отраженных волн</w:t>
      </w:r>
      <w:r w:rsidR="00330F18" w:rsidRPr="00523387">
        <w:rPr>
          <w:rFonts w:ascii="Times New Roman" w:hAnsi="Times New Roman" w:cs="Times New Roman"/>
          <w:sz w:val="24"/>
          <w:szCs w:val="24"/>
          <w:highlight w:val="yellow"/>
          <w:rPrChange w:id="1792" w:author="Соколов Сергей Вадимович" w:date="2024-01-19T16:37:00Z">
            <w:rPr>
              <w:rFonts w:ascii="Times New Roman" w:hAnsi="Times New Roman" w:cs="Times New Roman"/>
              <w:sz w:val="24"/>
              <w:szCs w:val="24"/>
            </w:rPr>
          </w:rPrChange>
        </w:rPr>
        <w:t xml:space="preserve"> (МОВ)</w:t>
      </w:r>
      <w:r w:rsidR="001E3D76" w:rsidRPr="00523387">
        <w:rPr>
          <w:rFonts w:ascii="Times New Roman" w:hAnsi="Times New Roman" w:cs="Times New Roman"/>
          <w:sz w:val="24"/>
          <w:szCs w:val="24"/>
          <w:highlight w:val="yellow"/>
          <w:rPrChange w:id="1793" w:author="Соколов Сергей Вадимович" w:date="2024-01-19T16:37:00Z">
            <w:rPr>
              <w:rFonts w:ascii="Times New Roman" w:hAnsi="Times New Roman" w:cs="Times New Roman"/>
              <w:sz w:val="24"/>
              <w:szCs w:val="24"/>
            </w:rPr>
          </w:rPrChange>
        </w:rPr>
        <w:t>;</w:t>
      </w:r>
    </w:p>
    <w:p w14:paraId="4A4475B9" w14:textId="77777777" w:rsidR="001E3D76" w:rsidRPr="00523387" w:rsidRDefault="00724FB5" w:rsidP="00E54D9A">
      <w:pPr>
        <w:pStyle w:val="aff1"/>
        <w:tabs>
          <w:tab w:val="left" w:pos="993"/>
        </w:tabs>
        <w:spacing w:line="360" w:lineRule="auto"/>
        <w:ind w:left="0" w:firstLine="709"/>
        <w:jc w:val="both"/>
        <w:rPr>
          <w:rFonts w:ascii="Times New Roman" w:hAnsi="Times New Roman" w:cs="Times New Roman"/>
          <w:sz w:val="24"/>
          <w:szCs w:val="24"/>
          <w:highlight w:val="yellow"/>
          <w:rPrChange w:id="1794"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795" w:author="Соколов Сергей Вадимович" w:date="2024-01-19T16:37:00Z">
            <w:rPr>
              <w:rFonts w:ascii="Times New Roman" w:hAnsi="Times New Roman" w:cs="Times New Roman"/>
              <w:sz w:val="24"/>
              <w:szCs w:val="24"/>
            </w:rPr>
          </w:rPrChange>
        </w:rPr>
        <w:t xml:space="preserve">- </w:t>
      </w:r>
      <w:r w:rsidR="003D160F" w:rsidRPr="00523387">
        <w:rPr>
          <w:rFonts w:ascii="Times New Roman" w:hAnsi="Times New Roman" w:cs="Times New Roman"/>
          <w:sz w:val="24"/>
          <w:szCs w:val="24"/>
          <w:highlight w:val="yellow"/>
          <w:rPrChange w:id="1796" w:author="Соколов Сергей Вадимович" w:date="2024-01-19T16:37:00Z">
            <w:rPr>
              <w:rFonts w:ascii="Times New Roman" w:hAnsi="Times New Roman" w:cs="Times New Roman"/>
              <w:sz w:val="24"/>
              <w:szCs w:val="24"/>
            </w:rPr>
          </w:rPrChange>
        </w:rPr>
        <w:t>метод общей глубинной точки</w:t>
      </w:r>
      <w:r w:rsidR="00330F18" w:rsidRPr="00523387">
        <w:rPr>
          <w:rFonts w:ascii="Times New Roman" w:hAnsi="Times New Roman" w:cs="Times New Roman"/>
          <w:sz w:val="24"/>
          <w:szCs w:val="24"/>
          <w:highlight w:val="yellow"/>
          <w:rPrChange w:id="1797" w:author="Соколов Сергей Вадимович" w:date="2024-01-19T16:37:00Z">
            <w:rPr>
              <w:rFonts w:ascii="Times New Roman" w:hAnsi="Times New Roman" w:cs="Times New Roman"/>
              <w:sz w:val="24"/>
              <w:szCs w:val="24"/>
            </w:rPr>
          </w:rPrChange>
        </w:rPr>
        <w:t xml:space="preserve"> (МОГТ)</w:t>
      </w:r>
      <w:r w:rsidR="001E3D76" w:rsidRPr="00523387">
        <w:rPr>
          <w:rFonts w:ascii="Times New Roman" w:hAnsi="Times New Roman" w:cs="Times New Roman"/>
          <w:sz w:val="24"/>
          <w:szCs w:val="24"/>
          <w:highlight w:val="yellow"/>
          <w:rPrChange w:id="1798" w:author="Соколов Сергей Вадимович" w:date="2024-01-19T16:37:00Z">
            <w:rPr>
              <w:rFonts w:ascii="Times New Roman" w:hAnsi="Times New Roman" w:cs="Times New Roman"/>
              <w:sz w:val="24"/>
              <w:szCs w:val="24"/>
            </w:rPr>
          </w:rPrChange>
        </w:rPr>
        <w:t>;</w:t>
      </w:r>
    </w:p>
    <w:p w14:paraId="3F651FD0" w14:textId="77777777" w:rsidR="001E3D76" w:rsidRPr="00523387" w:rsidRDefault="00724FB5" w:rsidP="00E54D9A">
      <w:pPr>
        <w:pStyle w:val="aff1"/>
        <w:tabs>
          <w:tab w:val="left" w:pos="993"/>
        </w:tabs>
        <w:spacing w:line="360" w:lineRule="auto"/>
        <w:ind w:left="0" w:firstLine="709"/>
        <w:jc w:val="both"/>
        <w:rPr>
          <w:rFonts w:ascii="Times New Roman" w:hAnsi="Times New Roman" w:cs="Times New Roman"/>
          <w:sz w:val="24"/>
          <w:szCs w:val="24"/>
          <w:highlight w:val="yellow"/>
          <w:rPrChange w:id="1799"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00" w:author="Соколов Сергей Вадимович" w:date="2024-01-19T16:37:00Z">
            <w:rPr>
              <w:rFonts w:ascii="Times New Roman" w:hAnsi="Times New Roman" w:cs="Times New Roman"/>
              <w:sz w:val="24"/>
              <w:szCs w:val="24"/>
            </w:rPr>
          </w:rPrChange>
        </w:rPr>
        <w:t xml:space="preserve">- </w:t>
      </w:r>
      <w:r w:rsidR="003D160F" w:rsidRPr="00523387">
        <w:rPr>
          <w:rFonts w:ascii="Times New Roman" w:hAnsi="Times New Roman" w:cs="Times New Roman"/>
          <w:sz w:val="24"/>
          <w:szCs w:val="24"/>
          <w:highlight w:val="yellow"/>
          <w:rPrChange w:id="1801" w:author="Соколов Сергей Вадимович" w:date="2024-01-19T16:37:00Z">
            <w:rPr>
              <w:rFonts w:ascii="Times New Roman" w:hAnsi="Times New Roman" w:cs="Times New Roman"/>
              <w:sz w:val="24"/>
              <w:szCs w:val="24"/>
            </w:rPr>
          </w:rPrChange>
        </w:rPr>
        <w:t>метод поверхностных волн</w:t>
      </w:r>
      <w:r w:rsidR="00330F18" w:rsidRPr="00523387">
        <w:rPr>
          <w:rFonts w:ascii="Times New Roman" w:hAnsi="Times New Roman" w:cs="Times New Roman"/>
          <w:sz w:val="24"/>
          <w:szCs w:val="24"/>
          <w:highlight w:val="yellow"/>
          <w:rPrChange w:id="1802" w:author="Соколов Сергей Вадимович" w:date="2024-01-19T16:37:00Z">
            <w:rPr>
              <w:rFonts w:ascii="Times New Roman" w:hAnsi="Times New Roman" w:cs="Times New Roman"/>
              <w:sz w:val="24"/>
              <w:szCs w:val="24"/>
            </w:rPr>
          </w:rPrChange>
        </w:rPr>
        <w:t xml:space="preserve"> (MASW)</w:t>
      </w:r>
      <w:r w:rsidR="001E3D76" w:rsidRPr="00523387">
        <w:rPr>
          <w:rFonts w:ascii="Times New Roman" w:hAnsi="Times New Roman" w:cs="Times New Roman"/>
          <w:sz w:val="24"/>
          <w:szCs w:val="24"/>
          <w:highlight w:val="yellow"/>
          <w:rPrChange w:id="1803" w:author="Соколов Сергей Вадимович" w:date="2024-01-19T16:37:00Z">
            <w:rPr>
              <w:rFonts w:ascii="Times New Roman" w:hAnsi="Times New Roman" w:cs="Times New Roman"/>
              <w:sz w:val="24"/>
              <w:szCs w:val="24"/>
            </w:rPr>
          </w:rPrChange>
        </w:rPr>
        <w:t>;</w:t>
      </w:r>
    </w:p>
    <w:p w14:paraId="258244BB" w14:textId="77777777" w:rsidR="001E3D76" w:rsidRPr="00523387" w:rsidRDefault="00724FB5" w:rsidP="00E54D9A">
      <w:pPr>
        <w:pStyle w:val="aff1"/>
        <w:tabs>
          <w:tab w:val="left" w:pos="993"/>
        </w:tabs>
        <w:spacing w:line="360" w:lineRule="auto"/>
        <w:ind w:left="0" w:firstLine="709"/>
        <w:jc w:val="both"/>
        <w:rPr>
          <w:rFonts w:ascii="Times New Roman" w:hAnsi="Times New Roman" w:cs="Times New Roman"/>
          <w:sz w:val="24"/>
          <w:szCs w:val="24"/>
          <w:highlight w:val="yellow"/>
          <w:rPrChange w:id="1804"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05" w:author="Соколов Сергей Вадимович" w:date="2024-01-19T16:37:00Z">
            <w:rPr>
              <w:rFonts w:ascii="Times New Roman" w:hAnsi="Times New Roman" w:cs="Times New Roman"/>
              <w:sz w:val="24"/>
              <w:szCs w:val="24"/>
            </w:rPr>
          </w:rPrChange>
        </w:rPr>
        <w:lastRenderedPageBreak/>
        <w:t xml:space="preserve">- </w:t>
      </w:r>
      <w:r w:rsidR="00330F18" w:rsidRPr="00523387">
        <w:rPr>
          <w:rFonts w:ascii="Times New Roman" w:hAnsi="Times New Roman" w:cs="Times New Roman"/>
          <w:sz w:val="24"/>
          <w:szCs w:val="24"/>
          <w:highlight w:val="yellow"/>
          <w:rPrChange w:id="1806" w:author="Соколов Сергей Вадимович" w:date="2024-01-19T16:37:00Z">
            <w:rPr>
              <w:rFonts w:ascii="Times New Roman" w:hAnsi="Times New Roman" w:cs="Times New Roman"/>
              <w:sz w:val="24"/>
              <w:szCs w:val="24"/>
            </w:rPr>
          </w:rPrChange>
        </w:rPr>
        <w:t>метод естественных импульсов электромагнитного поля Земли</w:t>
      </w:r>
      <w:r w:rsidR="001E3D76" w:rsidRPr="00523387">
        <w:rPr>
          <w:rFonts w:ascii="Times New Roman" w:hAnsi="Times New Roman" w:cs="Times New Roman"/>
          <w:sz w:val="24"/>
          <w:szCs w:val="24"/>
          <w:highlight w:val="yellow"/>
          <w:rPrChange w:id="1807" w:author="Соколов Сергей Вадимович" w:date="2024-01-19T16:37:00Z">
            <w:rPr>
              <w:rFonts w:ascii="Times New Roman" w:hAnsi="Times New Roman" w:cs="Times New Roman"/>
              <w:sz w:val="24"/>
              <w:szCs w:val="24"/>
            </w:rPr>
          </w:rPrChange>
        </w:rPr>
        <w:t>;</w:t>
      </w:r>
    </w:p>
    <w:p w14:paraId="11938F6E" w14:textId="77777777" w:rsidR="007F1DB0" w:rsidRPr="00523387" w:rsidRDefault="00724FB5" w:rsidP="00E54D9A">
      <w:pPr>
        <w:pStyle w:val="aff1"/>
        <w:tabs>
          <w:tab w:val="left" w:pos="993"/>
          <w:tab w:val="left" w:pos="1560"/>
        </w:tabs>
        <w:spacing w:line="360" w:lineRule="auto"/>
        <w:ind w:left="0" w:firstLine="709"/>
        <w:jc w:val="both"/>
        <w:rPr>
          <w:rFonts w:ascii="Times New Roman" w:hAnsi="Times New Roman" w:cs="Times New Roman"/>
          <w:sz w:val="24"/>
          <w:szCs w:val="24"/>
          <w:highlight w:val="yellow"/>
          <w:rPrChange w:id="1808"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09" w:author="Соколов Сергей Вадимович" w:date="2024-01-19T16:37:00Z">
            <w:rPr>
              <w:rFonts w:ascii="Times New Roman" w:hAnsi="Times New Roman" w:cs="Times New Roman"/>
              <w:sz w:val="24"/>
              <w:szCs w:val="24"/>
            </w:rPr>
          </w:rPrChange>
        </w:rPr>
        <w:t xml:space="preserve">- </w:t>
      </w:r>
      <w:r w:rsidR="00330F18" w:rsidRPr="00523387">
        <w:rPr>
          <w:rFonts w:ascii="Times New Roman" w:hAnsi="Times New Roman" w:cs="Times New Roman"/>
          <w:sz w:val="24"/>
          <w:szCs w:val="24"/>
          <w:highlight w:val="yellow"/>
          <w:rPrChange w:id="1810" w:author="Соколов Сергей Вадимович" w:date="2024-01-19T16:37:00Z">
            <w:rPr>
              <w:rFonts w:ascii="Times New Roman" w:hAnsi="Times New Roman" w:cs="Times New Roman"/>
              <w:sz w:val="24"/>
              <w:szCs w:val="24"/>
            </w:rPr>
          </w:rPrChange>
        </w:rPr>
        <w:t>каротаж и георадиолокаци</w:t>
      </w:r>
      <w:r w:rsidR="00420DFC" w:rsidRPr="00523387">
        <w:rPr>
          <w:rFonts w:ascii="Times New Roman" w:hAnsi="Times New Roman" w:cs="Times New Roman"/>
          <w:sz w:val="24"/>
          <w:szCs w:val="24"/>
          <w:highlight w:val="yellow"/>
          <w:rPrChange w:id="1811" w:author="Соколов Сергей Вадимович" w:date="2024-01-19T16:37:00Z">
            <w:rPr>
              <w:rFonts w:ascii="Times New Roman" w:hAnsi="Times New Roman" w:cs="Times New Roman"/>
              <w:sz w:val="24"/>
              <w:szCs w:val="24"/>
            </w:rPr>
          </w:rPrChange>
        </w:rPr>
        <w:t>ю</w:t>
      </w:r>
      <w:r w:rsidR="00330F18" w:rsidRPr="00523387">
        <w:rPr>
          <w:rFonts w:ascii="Times New Roman" w:hAnsi="Times New Roman" w:cs="Times New Roman"/>
          <w:sz w:val="24"/>
          <w:szCs w:val="24"/>
          <w:highlight w:val="yellow"/>
          <w:rPrChange w:id="1812" w:author="Соколов Сергей Вадимович" w:date="2024-01-19T16:37:00Z">
            <w:rPr>
              <w:rFonts w:ascii="Times New Roman" w:hAnsi="Times New Roman" w:cs="Times New Roman"/>
              <w:sz w:val="24"/>
              <w:szCs w:val="24"/>
            </w:rPr>
          </w:rPrChange>
        </w:rPr>
        <w:t>.</w:t>
      </w:r>
    </w:p>
    <w:p w14:paraId="64F22C1A" w14:textId="77777777" w:rsidR="00BC3E08" w:rsidRPr="00523387" w:rsidRDefault="00F877B1"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yellow"/>
          <w:rPrChange w:id="1813" w:author="Соколов Сергей Вадимович" w:date="2024-01-19T16:37: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1814" w:author="Соколов Сергей Вадимович" w:date="2024-01-19T16:37:00Z">
            <w:rPr>
              <w:rFonts w:ascii="Times New Roman" w:eastAsia="Calibri" w:hAnsi="Times New Roman" w:cs="Times New Roman"/>
              <w:sz w:val="24"/>
              <w:szCs w:val="24"/>
            </w:rPr>
          </w:rPrChange>
        </w:rPr>
        <w:t xml:space="preserve">Состав геофизических исследований, их объемы (сеть, </w:t>
      </w:r>
      <w:r w:rsidR="0081100E" w:rsidRPr="00523387">
        <w:rPr>
          <w:rFonts w:ascii="Times New Roman" w:eastAsia="Calibri" w:hAnsi="Times New Roman" w:cs="Times New Roman"/>
          <w:sz w:val="24"/>
          <w:szCs w:val="24"/>
          <w:highlight w:val="yellow"/>
          <w:rPrChange w:id="1815" w:author="Соколов Сергей Вадимович" w:date="2024-01-19T16:37:00Z">
            <w:rPr>
              <w:rFonts w:ascii="Times New Roman" w:eastAsia="Calibri" w:hAnsi="Times New Roman" w:cs="Times New Roman"/>
              <w:sz w:val="24"/>
              <w:szCs w:val="24"/>
            </w:rPr>
          </w:rPrChange>
        </w:rPr>
        <w:t>число</w:t>
      </w:r>
      <w:r w:rsidRPr="00523387">
        <w:rPr>
          <w:rFonts w:ascii="Times New Roman" w:eastAsia="Calibri" w:hAnsi="Times New Roman" w:cs="Times New Roman"/>
          <w:sz w:val="24"/>
          <w:szCs w:val="24"/>
          <w:highlight w:val="yellow"/>
          <w:rPrChange w:id="1816" w:author="Соколов Сергей Вадимович" w:date="2024-01-19T16:37:00Z">
            <w:rPr>
              <w:rFonts w:ascii="Times New Roman" w:eastAsia="Calibri" w:hAnsi="Times New Roman" w:cs="Times New Roman"/>
              <w:sz w:val="24"/>
              <w:szCs w:val="24"/>
            </w:rPr>
          </w:rPrChange>
        </w:rPr>
        <w:t xml:space="preserve"> точек), тип и размеры применяемых установок, периодичность наблюдений следует устанавливать в программе в соответствии с требуемой детальностью изучения инженерно-геологических условий территории (масштабом инженерно-геологической съемки, типом и масштабностью оползневых процессов) с учетом необходимости комплексирования</w:t>
      </w:r>
      <w:r w:rsidRPr="00523387">
        <w:rPr>
          <w:rFonts w:ascii="Times New Roman" w:eastAsia="Calibri" w:hAnsi="Times New Roman" w:cs="Times New Roman"/>
          <w:color w:val="FF0000"/>
          <w:sz w:val="24"/>
          <w:szCs w:val="24"/>
          <w:highlight w:val="yellow"/>
          <w:rPrChange w:id="1817" w:author="Соколов Сергей Вадимович" w:date="2024-01-19T16:37:00Z">
            <w:rPr>
              <w:rFonts w:ascii="Times New Roman" w:eastAsia="Calibri" w:hAnsi="Times New Roman" w:cs="Times New Roman"/>
              <w:color w:val="FF0000"/>
              <w:sz w:val="24"/>
              <w:szCs w:val="24"/>
            </w:rPr>
          </w:rPrChange>
        </w:rPr>
        <w:t xml:space="preserve"> </w:t>
      </w:r>
      <w:r w:rsidRPr="00523387">
        <w:rPr>
          <w:rFonts w:ascii="Times New Roman" w:eastAsia="Calibri" w:hAnsi="Times New Roman" w:cs="Times New Roman"/>
          <w:sz w:val="24"/>
          <w:szCs w:val="24"/>
          <w:highlight w:val="yellow"/>
          <w:rPrChange w:id="1818" w:author="Соколов Сергей Вадимович" w:date="2024-01-19T16:37:00Z">
            <w:rPr>
              <w:rFonts w:ascii="Times New Roman" w:eastAsia="Calibri" w:hAnsi="Times New Roman" w:cs="Times New Roman"/>
              <w:sz w:val="24"/>
              <w:szCs w:val="24"/>
            </w:rPr>
          </w:rPrChange>
        </w:rPr>
        <w:t>наземных (площадных) и скважинных геофизических методов.</w:t>
      </w:r>
    </w:p>
    <w:p w14:paraId="4E69A2B5" w14:textId="77777777" w:rsidR="00F877B1" w:rsidRPr="00523387" w:rsidRDefault="00F877B1"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yellow"/>
          <w:rPrChange w:id="1819" w:author="Соколов Сергей Вадимович" w:date="2024-01-19T16:37:00Z">
            <w:rPr>
              <w:rFonts w:ascii="Times New Roman" w:eastAsia="Calibri" w:hAnsi="Times New Roman" w:cs="Times New Roman"/>
              <w:sz w:val="24"/>
              <w:szCs w:val="24"/>
            </w:rPr>
          </w:rPrChange>
        </w:rPr>
      </w:pPr>
      <w:bookmarkStart w:id="1820" w:name="i238230"/>
      <w:r w:rsidRPr="00523387">
        <w:rPr>
          <w:rFonts w:ascii="Times New Roman" w:eastAsia="Calibri" w:hAnsi="Times New Roman" w:cs="Times New Roman"/>
          <w:sz w:val="24"/>
          <w:szCs w:val="24"/>
          <w:highlight w:val="yellow"/>
          <w:rPrChange w:id="1821" w:author="Соколов Сергей Вадимович" w:date="2024-01-19T16:37:00Z">
            <w:rPr>
              <w:rFonts w:ascii="Times New Roman" w:eastAsia="Calibri" w:hAnsi="Times New Roman" w:cs="Times New Roman"/>
              <w:sz w:val="24"/>
              <w:szCs w:val="24"/>
            </w:rPr>
          </w:rPrChange>
        </w:rPr>
        <w:t>Полевые исследования грунтов</w:t>
      </w:r>
      <w:bookmarkEnd w:id="1820"/>
      <w:r w:rsidR="00B100E8" w:rsidRPr="00523387">
        <w:rPr>
          <w:rFonts w:ascii="Times New Roman" w:eastAsia="Calibri" w:hAnsi="Times New Roman" w:cs="Times New Roman"/>
          <w:sz w:val="24"/>
          <w:szCs w:val="24"/>
          <w:highlight w:val="yellow"/>
          <w:rPrChange w:id="1822" w:author="Соколов Сергей Вадимович" w:date="2024-01-19T16:37:00Z">
            <w:rPr>
              <w:rFonts w:ascii="Times New Roman" w:eastAsia="Calibri" w:hAnsi="Times New Roman" w:cs="Times New Roman"/>
              <w:sz w:val="24"/>
              <w:szCs w:val="24"/>
            </w:rPr>
          </w:rPrChange>
        </w:rPr>
        <w:t xml:space="preserve"> </w:t>
      </w:r>
      <w:r w:rsidRPr="00523387">
        <w:rPr>
          <w:rFonts w:ascii="Times New Roman" w:eastAsia="Calibri" w:hAnsi="Times New Roman" w:cs="Times New Roman"/>
          <w:sz w:val="24"/>
          <w:szCs w:val="24"/>
          <w:highlight w:val="yellow"/>
          <w:rPrChange w:id="1823" w:author="Соколов Сергей Вадимович" w:date="2024-01-19T16:37:00Z">
            <w:rPr>
              <w:rFonts w:ascii="Times New Roman" w:eastAsia="Calibri" w:hAnsi="Times New Roman" w:cs="Times New Roman"/>
              <w:sz w:val="24"/>
              <w:szCs w:val="24"/>
            </w:rPr>
          </w:rPrChange>
        </w:rPr>
        <w:t xml:space="preserve">в районах развития </w:t>
      </w:r>
      <w:r w:rsidR="00FB5BDC" w:rsidRPr="00523387">
        <w:rPr>
          <w:rFonts w:ascii="Times New Roman" w:eastAsia="Calibri" w:hAnsi="Times New Roman" w:cs="Times New Roman"/>
          <w:sz w:val="24"/>
          <w:szCs w:val="24"/>
          <w:highlight w:val="yellow"/>
          <w:rPrChange w:id="1824" w:author="Соколов Сергей Вадимович" w:date="2024-01-19T16:37:00Z">
            <w:rPr>
              <w:rFonts w:ascii="Times New Roman" w:eastAsia="Calibri" w:hAnsi="Times New Roman" w:cs="Times New Roman"/>
              <w:sz w:val="24"/>
              <w:szCs w:val="24"/>
            </w:rPr>
          </w:rPrChange>
        </w:rPr>
        <w:t>оползневых</w:t>
      </w:r>
      <w:r w:rsidRPr="00523387">
        <w:rPr>
          <w:rFonts w:ascii="Times New Roman" w:eastAsia="Calibri" w:hAnsi="Times New Roman" w:cs="Times New Roman"/>
          <w:sz w:val="24"/>
          <w:szCs w:val="24"/>
          <w:highlight w:val="yellow"/>
          <w:rPrChange w:id="1825" w:author="Соколов Сергей Вадимович" w:date="2024-01-19T16:37:00Z">
            <w:rPr>
              <w:rFonts w:ascii="Times New Roman" w:eastAsia="Calibri" w:hAnsi="Times New Roman" w:cs="Times New Roman"/>
              <w:sz w:val="24"/>
              <w:szCs w:val="24"/>
            </w:rPr>
          </w:rPrChange>
        </w:rPr>
        <w:t xml:space="preserve"> процессов следует осуществлять </w:t>
      </w:r>
      <w:r w:rsidR="00724FB5" w:rsidRPr="00523387">
        <w:rPr>
          <w:rFonts w:ascii="Times New Roman" w:eastAsia="Calibri" w:hAnsi="Times New Roman" w:cs="Times New Roman"/>
          <w:sz w:val="24"/>
          <w:szCs w:val="24"/>
          <w:highlight w:val="yellow"/>
          <w:rPrChange w:id="1826" w:author="Соколов Сергей Вадимович" w:date="2024-01-19T16:37:00Z">
            <w:rPr>
              <w:rFonts w:ascii="Times New Roman" w:eastAsia="Calibri" w:hAnsi="Times New Roman" w:cs="Times New Roman"/>
              <w:sz w:val="24"/>
              <w:szCs w:val="24"/>
            </w:rPr>
          </w:rPrChange>
        </w:rPr>
        <w:t>для</w:t>
      </w:r>
      <w:r w:rsidRPr="00523387">
        <w:rPr>
          <w:rFonts w:ascii="Times New Roman" w:eastAsia="Calibri" w:hAnsi="Times New Roman" w:cs="Times New Roman"/>
          <w:sz w:val="24"/>
          <w:szCs w:val="24"/>
          <w:highlight w:val="yellow"/>
          <w:rPrChange w:id="1827" w:author="Соколов Сергей Вадимович" w:date="2024-01-19T16:37:00Z">
            <w:rPr>
              <w:rFonts w:ascii="Times New Roman" w:eastAsia="Calibri" w:hAnsi="Times New Roman" w:cs="Times New Roman"/>
              <w:sz w:val="24"/>
              <w:szCs w:val="24"/>
            </w:rPr>
          </w:rPrChange>
        </w:rPr>
        <w:t>:</w:t>
      </w:r>
    </w:p>
    <w:p w14:paraId="4593D1F2" w14:textId="77777777" w:rsidR="00F36948" w:rsidRPr="00523387" w:rsidRDefault="008D2BB5" w:rsidP="001059F6">
      <w:pPr>
        <w:pStyle w:val="aff1"/>
        <w:tabs>
          <w:tab w:val="left" w:pos="993"/>
          <w:tab w:val="left" w:pos="1560"/>
        </w:tabs>
        <w:spacing w:line="360" w:lineRule="auto"/>
        <w:ind w:left="0" w:firstLine="709"/>
        <w:jc w:val="both"/>
        <w:rPr>
          <w:rFonts w:ascii="Times New Roman" w:hAnsi="Times New Roman" w:cs="Times New Roman"/>
          <w:sz w:val="24"/>
          <w:szCs w:val="24"/>
          <w:highlight w:val="yellow"/>
          <w:rPrChange w:id="1828"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29" w:author="Соколов Сергей Вадимович" w:date="2024-01-19T16:37:00Z">
            <w:rPr>
              <w:rFonts w:ascii="Times New Roman" w:hAnsi="Times New Roman" w:cs="Times New Roman"/>
              <w:sz w:val="24"/>
              <w:szCs w:val="24"/>
            </w:rPr>
          </w:rPrChange>
        </w:rPr>
        <w:t xml:space="preserve">- </w:t>
      </w:r>
      <w:r w:rsidR="00F36948" w:rsidRPr="00523387">
        <w:rPr>
          <w:rFonts w:ascii="Times New Roman" w:hAnsi="Times New Roman" w:cs="Times New Roman"/>
          <w:sz w:val="24"/>
          <w:szCs w:val="24"/>
          <w:highlight w:val="yellow"/>
          <w:rPrChange w:id="1830" w:author="Соколов Сергей Вадимович" w:date="2024-01-19T16:37:00Z">
            <w:rPr>
              <w:rFonts w:ascii="Times New Roman" w:hAnsi="Times New Roman" w:cs="Times New Roman"/>
              <w:sz w:val="24"/>
              <w:szCs w:val="24"/>
            </w:rPr>
          </w:rPrChange>
        </w:rPr>
        <w:t>определени</w:t>
      </w:r>
      <w:r w:rsidR="0081100E" w:rsidRPr="00523387">
        <w:rPr>
          <w:rFonts w:ascii="Times New Roman" w:hAnsi="Times New Roman" w:cs="Times New Roman"/>
          <w:sz w:val="24"/>
          <w:szCs w:val="24"/>
          <w:highlight w:val="yellow"/>
          <w:rPrChange w:id="1831" w:author="Соколов Сергей Вадимович" w:date="2024-01-19T16:37:00Z">
            <w:rPr>
              <w:rFonts w:ascii="Times New Roman" w:hAnsi="Times New Roman" w:cs="Times New Roman"/>
              <w:sz w:val="24"/>
              <w:szCs w:val="24"/>
            </w:rPr>
          </w:rPrChange>
        </w:rPr>
        <w:t>я</w:t>
      </w:r>
      <w:r w:rsidR="00F36948" w:rsidRPr="00523387">
        <w:rPr>
          <w:rFonts w:ascii="Times New Roman" w:hAnsi="Times New Roman" w:cs="Times New Roman"/>
          <w:sz w:val="24"/>
          <w:szCs w:val="24"/>
          <w:highlight w:val="yellow"/>
          <w:rPrChange w:id="1832" w:author="Соколов Сергей Вадимович" w:date="2024-01-19T16:37:00Z">
            <w:rPr>
              <w:rFonts w:ascii="Times New Roman" w:hAnsi="Times New Roman" w:cs="Times New Roman"/>
              <w:sz w:val="24"/>
              <w:szCs w:val="24"/>
            </w:rPr>
          </w:rPrChange>
        </w:rPr>
        <w:t xml:space="preserve"> деформационных характеристик грунтов </w:t>
      </w:r>
      <w:r w:rsidRPr="00523387">
        <w:rPr>
          <w:rFonts w:ascii="Times New Roman" w:hAnsi="Times New Roman" w:cs="Times New Roman"/>
          <w:sz w:val="24"/>
          <w:szCs w:val="24"/>
          <w:highlight w:val="yellow"/>
          <w:rPrChange w:id="1833" w:author="Соколов Сергей Вадимович" w:date="2024-01-19T16:37:00Z">
            <w:rPr>
              <w:rFonts w:ascii="Times New Roman" w:hAnsi="Times New Roman" w:cs="Times New Roman"/>
              <w:sz w:val="24"/>
              <w:szCs w:val="24"/>
            </w:rPr>
          </w:rPrChange>
        </w:rPr>
        <w:t>с</w:t>
      </w:r>
      <w:r w:rsidR="00F36948" w:rsidRPr="00523387">
        <w:rPr>
          <w:rFonts w:ascii="Times New Roman" w:hAnsi="Times New Roman" w:cs="Times New Roman"/>
          <w:sz w:val="24"/>
          <w:szCs w:val="24"/>
          <w:highlight w:val="yellow"/>
          <w:rPrChange w:id="1834" w:author="Соколов Сергей Вадимович" w:date="2024-01-19T16:37:00Z">
            <w:rPr>
              <w:rFonts w:ascii="Times New Roman" w:hAnsi="Times New Roman" w:cs="Times New Roman"/>
              <w:sz w:val="24"/>
              <w:szCs w:val="24"/>
            </w:rPr>
          </w:rPrChange>
        </w:rPr>
        <w:t xml:space="preserve"> помощ</w:t>
      </w:r>
      <w:r w:rsidRPr="00523387">
        <w:rPr>
          <w:rFonts w:ascii="Times New Roman" w:hAnsi="Times New Roman" w:cs="Times New Roman"/>
          <w:sz w:val="24"/>
          <w:szCs w:val="24"/>
          <w:highlight w:val="yellow"/>
          <w:rPrChange w:id="1835" w:author="Соколов Сергей Вадимович" w:date="2024-01-19T16:37:00Z">
            <w:rPr>
              <w:rFonts w:ascii="Times New Roman" w:hAnsi="Times New Roman" w:cs="Times New Roman"/>
              <w:sz w:val="24"/>
              <w:szCs w:val="24"/>
            </w:rPr>
          </w:rPrChange>
        </w:rPr>
        <w:t>ью</w:t>
      </w:r>
      <w:r w:rsidR="00F36948" w:rsidRPr="00523387">
        <w:rPr>
          <w:rFonts w:ascii="Times New Roman" w:hAnsi="Times New Roman" w:cs="Times New Roman"/>
          <w:sz w:val="24"/>
          <w:szCs w:val="24"/>
          <w:highlight w:val="yellow"/>
          <w:rPrChange w:id="1836" w:author="Соколов Сергей Вадимович" w:date="2024-01-19T16:37:00Z">
            <w:rPr>
              <w:rFonts w:ascii="Times New Roman" w:hAnsi="Times New Roman" w:cs="Times New Roman"/>
              <w:sz w:val="24"/>
              <w:szCs w:val="24"/>
            </w:rPr>
          </w:rPrChange>
        </w:rPr>
        <w:t xml:space="preserve"> испытаний статическ</w:t>
      </w:r>
      <w:r w:rsidR="00DF3A86" w:rsidRPr="00523387">
        <w:rPr>
          <w:rFonts w:ascii="Times New Roman" w:hAnsi="Times New Roman" w:cs="Times New Roman"/>
          <w:sz w:val="24"/>
          <w:szCs w:val="24"/>
          <w:highlight w:val="yellow"/>
          <w:rPrChange w:id="1837" w:author="Соколов Сергей Вадимович" w:date="2024-01-19T16:37:00Z">
            <w:rPr>
              <w:rFonts w:ascii="Times New Roman" w:hAnsi="Times New Roman" w:cs="Times New Roman"/>
              <w:sz w:val="24"/>
              <w:szCs w:val="24"/>
            </w:rPr>
          </w:rPrChange>
        </w:rPr>
        <w:t xml:space="preserve">ими нагрузками </w:t>
      </w:r>
      <w:r w:rsidR="00C26C8B" w:rsidRPr="00523387">
        <w:rPr>
          <w:rFonts w:ascii="Times New Roman" w:hAnsi="Times New Roman" w:cs="Times New Roman"/>
          <w:sz w:val="24"/>
          <w:szCs w:val="24"/>
          <w:highlight w:val="yellow"/>
          <w:rPrChange w:id="1838" w:author="Соколов Сергей Вадимович" w:date="2024-01-19T16:37:00Z">
            <w:rPr>
              <w:rFonts w:ascii="Times New Roman" w:hAnsi="Times New Roman" w:cs="Times New Roman"/>
              <w:sz w:val="24"/>
              <w:szCs w:val="24"/>
            </w:rPr>
          </w:rPrChange>
        </w:rPr>
        <w:t xml:space="preserve">– </w:t>
      </w:r>
      <w:r w:rsidR="00DF3A86" w:rsidRPr="00523387">
        <w:rPr>
          <w:rFonts w:ascii="Times New Roman" w:hAnsi="Times New Roman" w:cs="Times New Roman"/>
          <w:sz w:val="24"/>
          <w:szCs w:val="24"/>
          <w:highlight w:val="yellow"/>
          <w:rPrChange w:id="1839" w:author="Соколов Сергей Вадимович" w:date="2024-01-19T16:37:00Z">
            <w:rPr>
              <w:rFonts w:ascii="Times New Roman" w:hAnsi="Times New Roman" w:cs="Times New Roman"/>
              <w:sz w:val="24"/>
              <w:szCs w:val="24"/>
            </w:rPr>
          </w:rPrChange>
        </w:rPr>
        <w:t xml:space="preserve">штампами, </w:t>
      </w:r>
      <w:r w:rsidR="00F36948" w:rsidRPr="00523387">
        <w:rPr>
          <w:rFonts w:ascii="Times New Roman" w:hAnsi="Times New Roman" w:cs="Times New Roman"/>
          <w:sz w:val="24"/>
          <w:szCs w:val="24"/>
          <w:highlight w:val="yellow"/>
          <w:rPrChange w:id="1840" w:author="Соколов Сергей Вадимович" w:date="2024-01-19T16:37:00Z">
            <w:rPr>
              <w:rFonts w:ascii="Times New Roman" w:hAnsi="Times New Roman" w:cs="Times New Roman"/>
              <w:sz w:val="24"/>
              <w:szCs w:val="24"/>
            </w:rPr>
          </w:rPrChange>
        </w:rPr>
        <w:t>прессиометрами</w:t>
      </w:r>
      <w:r w:rsidR="00DF3A86" w:rsidRPr="00523387">
        <w:rPr>
          <w:rFonts w:ascii="Times New Roman" w:hAnsi="Times New Roman" w:cs="Times New Roman"/>
          <w:sz w:val="24"/>
          <w:szCs w:val="24"/>
          <w:highlight w:val="yellow"/>
          <w:rPrChange w:id="1841" w:author="Соколов Сергей Вадимович" w:date="2024-01-19T16:37:00Z">
            <w:rPr>
              <w:rFonts w:ascii="Times New Roman" w:hAnsi="Times New Roman" w:cs="Times New Roman"/>
              <w:sz w:val="24"/>
              <w:szCs w:val="24"/>
            </w:rPr>
          </w:rPrChange>
        </w:rPr>
        <w:t>, дилатометрами</w:t>
      </w:r>
      <w:r w:rsidR="00F36948" w:rsidRPr="00523387">
        <w:rPr>
          <w:rFonts w:ascii="Times New Roman" w:hAnsi="Times New Roman" w:cs="Times New Roman"/>
          <w:sz w:val="24"/>
          <w:szCs w:val="24"/>
          <w:highlight w:val="yellow"/>
          <w:rPrChange w:id="1842" w:author="Соколов Сергей Вадимович" w:date="2024-01-19T16:37:00Z">
            <w:rPr>
              <w:rFonts w:ascii="Times New Roman" w:hAnsi="Times New Roman" w:cs="Times New Roman"/>
              <w:sz w:val="24"/>
              <w:szCs w:val="24"/>
            </w:rPr>
          </w:rPrChange>
        </w:rPr>
        <w:t>;</w:t>
      </w:r>
    </w:p>
    <w:p w14:paraId="52EA02BC" w14:textId="77777777" w:rsidR="00F36948" w:rsidRPr="00523387" w:rsidRDefault="008D2BB5" w:rsidP="001059F6">
      <w:pPr>
        <w:pStyle w:val="aff1"/>
        <w:tabs>
          <w:tab w:val="left" w:pos="993"/>
          <w:tab w:val="left" w:pos="1560"/>
        </w:tabs>
        <w:spacing w:line="360" w:lineRule="auto"/>
        <w:ind w:left="0" w:firstLine="709"/>
        <w:jc w:val="both"/>
        <w:rPr>
          <w:rFonts w:ascii="Times New Roman" w:hAnsi="Times New Roman" w:cs="Times New Roman"/>
          <w:sz w:val="24"/>
          <w:szCs w:val="24"/>
          <w:highlight w:val="yellow"/>
          <w:rPrChange w:id="1843" w:author="Соколов Сергей Вадимович" w:date="2024-01-19T16:37: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44" w:author="Соколов Сергей Вадимович" w:date="2024-01-19T16:37:00Z">
            <w:rPr>
              <w:rFonts w:ascii="Times New Roman" w:hAnsi="Times New Roman" w:cs="Times New Roman"/>
              <w:sz w:val="24"/>
              <w:szCs w:val="24"/>
            </w:rPr>
          </w:rPrChange>
        </w:rPr>
        <w:t xml:space="preserve">- </w:t>
      </w:r>
      <w:r w:rsidR="00F36948" w:rsidRPr="00523387">
        <w:rPr>
          <w:rFonts w:ascii="Times New Roman" w:hAnsi="Times New Roman" w:cs="Times New Roman"/>
          <w:sz w:val="24"/>
          <w:szCs w:val="24"/>
          <w:highlight w:val="yellow"/>
          <w:rPrChange w:id="1845" w:author="Соколов Сергей Вадимович" w:date="2024-01-19T16:37:00Z">
            <w:rPr>
              <w:rFonts w:ascii="Times New Roman" w:hAnsi="Times New Roman" w:cs="Times New Roman"/>
              <w:sz w:val="24"/>
              <w:szCs w:val="24"/>
            </w:rPr>
          </w:rPrChange>
        </w:rPr>
        <w:t>определени</w:t>
      </w:r>
      <w:r w:rsidR="0081100E" w:rsidRPr="00523387">
        <w:rPr>
          <w:rFonts w:ascii="Times New Roman" w:hAnsi="Times New Roman" w:cs="Times New Roman"/>
          <w:sz w:val="24"/>
          <w:szCs w:val="24"/>
          <w:highlight w:val="yellow"/>
          <w:rPrChange w:id="1846" w:author="Соколов Сергей Вадимович" w:date="2024-01-19T16:37:00Z">
            <w:rPr>
              <w:rFonts w:ascii="Times New Roman" w:hAnsi="Times New Roman" w:cs="Times New Roman"/>
              <w:sz w:val="24"/>
              <w:szCs w:val="24"/>
            </w:rPr>
          </w:rPrChange>
        </w:rPr>
        <w:t>я</w:t>
      </w:r>
      <w:r w:rsidR="00F36948" w:rsidRPr="00523387">
        <w:rPr>
          <w:rFonts w:ascii="Times New Roman" w:hAnsi="Times New Roman" w:cs="Times New Roman"/>
          <w:sz w:val="24"/>
          <w:szCs w:val="24"/>
          <w:highlight w:val="yellow"/>
          <w:rPrChange w:id="1847" w:author="Соколов Сергей Вадимович" w:date="2024-01-19T16:37:00Z">
            <w:rPr>
              <w:rFonts w:ascii="Times New Roman" w:hAnsi="Times New Roman" w:cs="Times New Roman"/>
              <w:sz w:val="24"/>
              <w:szCs w:val="24"/>
            </w:rPr>
          </w:rPrChange>
        </w:rPr>
        <w:t xml:space="preserve"> прочностных характеристик срезом целиков грунтов и (или) вращательным (поступательным) срезом;</w:t>
      </w:r>
    </w:p>
    <w:p w14:paraId="7677CD9F" w14:textId="77777777" w:rsidR="0081100E" w:rsidRPr="002150CE" w:rsidRDefault="008D2BB5" w:rsidP="001059F6">
      <w:pPr>
        <w:pStyle w:val="aff1"/>
        <w:tabs>
          <w:tab w:val="left" w:pos="993"/>
          <w:tab w:val="left" w:pos="1560"/>
        </w:tabs>
        <w:spacing w:line="360" w:lineRule="auto"/>
        <w:ind w:left="0" w:firstLine="709"/>
        <w:jc w:val="both"/>
        <w:rPr>
          <w:rFonts w:ascii="Times New Roman" w:hAnsi="Times New Roman" w:cs="Times New Roman"/>
          <w:sz w:val="24"/>
          <w:szCs w:val="24"/>
        </w:rPr>
      </w:pPr>
      <w:r w:rsidRPr="00523387">
        <w:rPr>
          <w:rFonts w:ascii="Times New Roman" w:hAnsi="Times New Roman" w:cs="Times New Roman"/>
          <w:sz w:val="24"/>
          <w:szCs w:val="24"/>
          <w:highlight w:val="yellow"/>
          <w:rPrChange w:id="1848" w:author="Соколов Сергей Вадимович" w:date="2024-01-19T16:37:00Z">
            <w:rPr>
              <w:rFonts w:ascii="Times New Roman" w:hAnsi="Times New Roman" w:cs="Times New Roman"/>
              <w:sz w:val="24"/>
              <w:szCs w:val="24"/>
            </w:rPr>
          </w:rPrChange>
        </w:rPr>
        <w:t xml:space="preserve">- </w:t>
      </w:r>
      <w:r w:rsidR="00F36948" w:rsidRPr="00523387">
        <w:rPr>
          <w:rFonts w:ascii="Times New Roman" w:hAnsi="Times New Roman" w:cs="Times New Roman"/>
          <w:sz w:val="24"/>
          <w:szCs w:val="24"/>
          <w:highlight w:val="yellow"/>
          <w:rPrChange w:id="1849" w:author="Соколов Сергей Вадимович" w:date="2024-01-19T16:37:00Z">
            <w:rPr>
              <w:rFonts w:ascii="Times New Roman" w:hAnsi="Times New Roman" w:cs="Times New Roman"/>
              <w:sz w:val="24"/>
              <w:szCs w:val="24"/>
            </w:rPr>
          </w:rPrChange>
        </w:rPr>
        <w:t>расчленения толщи грунтов в массиве на отдельные слои, оценки пространственной изменчивости свойств грунтов</w:t>
      </w:r>
      <w:r w:rsidR="0081100E" w:rsidRPr="00523387">
        <w:rPr>
          <w:rFonts w:ascii="Times New Roman" w:hAnsi="Times New Roman" w:cs="Times New Roman"/>
          <w:sz w:val="24"/>
          <w:szCs w:val="24"/>
          <w:highlight w:val="yellow"/>
          <w:rPrChange w:id="1850" w:author="Соколов Сергей Вадимович" w:date="2024-01-19T16:37:00Z">
            <w:rPr>
              <w:rFonts w:ascii="Times New Roman" w:hAnsi="Times New Roman" w:cs="Times New Roman"/>
              <w:sz w:val="24"/>
              <w:szCs w:val="24"/>
            </w:rPr>
          </w:rPrChange>
        </w:rPr>
        <w:t xml:space="preserve"> с помощью статического и динамического зондирования.</w:t>
      </w:r>
    </w:p>
    <w:p w14:paraId="6D18391B" w14:textId="77777777" w:rsidR="00F36948" w:rsidRPr="002150CE" w:rsidRDefault="00D60C27"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Полевые исследования грунтов рекомендуется выполнять при соответствующем обосновании в программе.</w:t>
      </w:r>
      <w:r w:rsidR="00B100E8" w:rsidRPr="002150CE">
        <w:rPr>
          <w:rFonts w:ascii="Times New Roman" w:eastAsia="Calibri" w:hAnsi="Times New Roman" w:cs="Times New Roman"/>
          <w:sz w:val="24"/>
          <w:szCs w:val="24"/>
        </w:rPr>
        <w:t xml:space="preserve"> </w:t>
      </w:r>
      <w:r w:rsidRPr="002150CE">
        <w:rPr>
          <w:rFonts w:ascii="Times New Roman" w:eastAsia="Calibri" w:hAnsi="Times New Roman" w:cs="Times New Roman"/>
          <w:sz w:val="24"/>
          <w:szCs w:val="24"/>
        </w:rPr>
        <w:t>Выбор методов полевых исследований грунтов следует осуществлять в зависимости от вида изучаемых грунтов и целей исследований с учетом вида градостроительной деятельности, уровня ответственности зданий и сооружений</w:t>
      </w:r>
      <w:r w:rsidR="0045714A"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 xml:space="preserve"> степени изученности и сложности и</w:t>
      </w:r>
      <w:r w:rsidR="00F36948" w:rsidRPr="002150CE">
        <w:rPr>
          <w:rFonts w:ascii="Times New Roman" w:eastAsia="Calibri" w:hAnsi="Times New Roman" w:cs="Times New Roman"/>
          <w:sz w:val="24"/>
          <w:szCs w:val="24"/>
        </w:rPr>
        <w:t>нженерно-геологических условий.</w:t>
      </w:r>
    </w:p>
    <w:p w14:paraId="0193B849" w14:textId="5B4744B0" w:rsidR="00A14AF4" w:rsidRPr="002150CE" w:rsidRDefault="00F6109C"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Грунтовый массив, в п</w:t>
      </w:r>
      <w:r w:rsidR="00025329" w:rsidRPr="002150CE">
        <w:rPr>
          <w:rFonts w:ascii="Times New Roman" w:eastAsia="Calibri" w:hAnsi="Times New Roman" w:cs="Times New Roman"/>
          <w:sz w:val="24"/>
          <w:szCs w:val="24"/>
        </w:rPr>
        <w:t>ределах которого</w:t>
      </w:r>
      <w:r w:rsidR="00D60C27" w:rsidRPr="002150CE">
        <w:rPr>
          <w:rFonts w:ascii="Times New Roman" w:eastAsia="Calibri" w:hAnsi="Times New Roman" w:cs="Times New Roman"/>
          <w:sz w:val="24"/>
          <w:szCs w:val="24"/>
        </w:rPr>
        <w:t xml:space="preserve"> проводится полевое исследование грунтов, а также </w:t>
      </w:r>
      <w:r w:rsidR="008D2BB5" w:rsidRPr="002150CE">
        <w:rPr>
          <w:rFonts w:ascii="Times New Roman" w:eastAsia="Calibri" w:hAnsi="Times New Roman" w:cs="Times New Roman"/>
          <w:sz w:val="24"/>
          <w:szCs w:val="24"/>
        </w:rPr>
        <w:t>число</w:t>
      </w:r>
      <w:r w:rsidR="00D60C27" w:rsidRPr="002150CE">
        <w:rPr>
          <w:rFonts w:ascii="Times New Roman" w:eastAsia="Calibri" w:hAnsi="Times New Roman" w:cs="Times New Roman"/>
          <w:sz w:val="24"/>
          <w:szCs w:val="24"/>
        </w:rPr>
        <w:t xml:space="preserve"> </w:t>
      </w:r>
      <w:r w:rsidR="0045714A" w:rsidRPr="002150CE">
        <w:rPr>
          <w:rFonts w:ascii="Times New Roman" w:eastAsia="Calibri" w:hAnsi="Times New Roman" w:cs="Times New Roman"/>
          <w:sz w:val="24"/>
          <w:szCs w:val="24"/>
        </w:rPr>
        <w:t xml:space="preserve">инженерно-геологических </w:t>
      </w:r>
      <w:r w:rsidR="00D60C27" w:rsidRPr="002150CE">
        <w:rPr>
          <w:rFonts w:ascii="Times New Roman" w:eastAsia="Calibri" w:hAnsi="Times New Roman" w:cs="Times New Roman"/>
          <w:sz w:val="24"/>
          <w:szCs w:val="24"/>
        </w:rPr>
        <w:t>выработок устанавливаются в зависимости от</w:t>
      </w:r>
      <w:r w:rsidR="00B100E8" w:rsidRPr="002150CE">
        <w:rPr>
          <w:rFonts w:ascii="Times New Roman" w:eastAsia="Calibri" w:hAnsi="Times New Roman" w:cs="Times New Roman"/>
          <w:sz w:val="24"/>
          <w:szCs w:val="24"/>
        </w:rPr>
        <w:t xml:space="preserve"> </w:t>
      </w:r>
      <w:r w:rsidR="00D60C27" w:rsidRPr="002150CE">
        <w:rPr>
          <w:rFonts w:ascii="Times New Roman" w:eastAsia="Calibri" w:hAnsi="Times New Roman" w:cs="Times New Roman"/>
          <w:sz w:val="24"/>
          <w:szCs w:val="24"/>
        </w:rPr>
        <w:t>сложности инженерно-геологических условий исследуемо</w:t>
      </w:r>
      <w:r w:rsidR="00F36948" w:rsidRPr="002150CE">
        <w:rPr>
          <w:rFonts w:ascii="Times New Roman" w:eastAsia="Calibri" w:hAnsi="Times New Roman" w:cs="Times New Roman"/>
          <w:sz w:val="24"/>
          <w:szCs w:val="24"/>
        </w:rPr>
        <w:t xml:space="preserve">й территории </w:t>
      </w:r>
      <w:r w:rsidR="00025329" w:rsidRPr="002150CE">
        <w:rPr>
          <w:rFonts w:ascii="Times New Roman" w:eastAsia="Calibri" w:hAnsi="Times New Roman" w:cs="Times New Roman"/>
          <w:sz w:val="24"/>
          <w:szCs w:val="24"/>
        </w:rPr>
        <w:t xml:space="preserve">и от </w:t>
      </w:r>
      <w:r w:rsidR="00A14AF4" w:rsidRPr="002150CE">
        <w:rPr>
          <w:rFonts w:ascii="Times New Roman" w:eastAsia="Calibri" w:hAnsi="Times New Roman" w:cs="Times New Roman"/>
          <w:sz w:val="24"/>
          <w:szCs w:val="24"/>
        </w:rPr>
        <w:t>активной зоны взаимодействия зданий и сооружений с грунтовым массивом.</w:t>
      </w:r>
    </w:p>
    <w:p w14:paraId="0726789A" w14:textId="6860F546" w:rsidR="00F36948" w:rsidRPr="00523387" w:rsidRDefault="00060B7D"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1851" w:author="Соколов Сергей Вадимович" w:date="2024-01-19T16:37: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1852" w:author="Соколов Сергей Вадимович" w:date="2024-01-19T16:37:00Z">
            <w:rPr>
              <w:rFonts w:ascii="Times New Roman" w:eastAsia="Calibri" w:hAnsi="Times New Roman" w:cs="Times New Roman"/>
              <w:sz w:val="24"/>
              <w:szCs w:val="24"/>
            </w:rPr>
          </w:rPrChange>
        </w:rPr>
        <w:t xml:space="preserve">При </w:t>
      </w:r>
      <w:r w:rsidR="004B0BE4" w:rsidRPr="00523387">
        <w:rPr>
          <w:rFonts w:ascii="Times New Roman" w:eastAsia="Calibri" w:hAnsi="Times New Roman" w:cs="Times New Roman"/>
          <w:sz w:val="24"/>
          <w:szCs w:val="24"/>
          <w:highlight w:val="green"/>
          <w:rPrChange w:id="1853" w:author="Соколов Сергей Вадимович" w:date="2024-01-19T16:37:00Z">
            <w:rPr>
              <w:rFonts w:ascii="Times New Roman" w:eastAsia="Calibri" w:hAnsi="Times New Roman" w:cs="Times New Roman"/>
              <w:sz w:val="24"/>
              <w:szCs w:val="24"/>
            </w:rPr>
          </w:rPrChange>
        </w:rPr>
        <w:t xml:space="preserve">выполнении полевых исследований </w:t>
      </w:r>
      <w:r w:rsidRPr="00523387">
        <w:rPr>
          <w:rFonts w:ascii="Times New Roman" w:eastAsia="Calibri" w:hAnsi="Times New Roman" w:cs="Times New Roman"/>
          <w:sz w:val="24"/>
          <w:szCs w:val="24"/>
          <w:highlight w:val="green"/>
          <w:rPrChange w:id="1854" w:author="Соколов Сергей Вадимович" w:date="2024-01-19T16:37:00Z">
            <w:rPr>
              <w:rFonts w:ascii="Times New Roman" w:eastAsia="Calibri" w:hAnsi="Times New Roman" w:cs="Times New Roman"/>
              <w:sz w:val="24"/>
              <w:szCs w:val="24"/>
            </w:rPr>
          </w:rPrChange>
        </w:rPr>
        <w:t>грунтов на оползне</w:t>
      </w:r>
      <w:r w:rsidR="00261BDD" w:rsidRPr="00523387">
        <w:rPr>
          <w:rFonts w:ascii="Times New Roman" w:eastAsia="Calibri" w:hAnsi="Times New Roman" w:cs="Times New Roman"/>
          <w:sz w:val="24"/>
          <w:szCs w:val="24"/>
          <w:highlight w:val="green"/>
          <w:rPrChange w:id="1855" w:author="Соколов Сергей Вадимович" w:date="2024-01-19T16:37:00Z">
            <w:rPr>
              <w:rFonts w:ascii="Times New Roman" w:eastAsia="Calibri" w:hAnsi="Times New Roman" w:cs="Times New Roman"/>
              <w:sz w:val="24"/>
              <w:szCs w:val="24"/>
            </w:rPr>
          </w:rPrChange>
        </w:rPr>
        <w:t>вых</w:t>
      </w:r>
      <w:r w:rsidR="00B100E8" w:rsidRPr="00523387">
        <w:rPr>
          <w:rFonts w:ascii="Times New Roman" w:eastAsia="Calibri" w:hAnsi="Times New Roman" w:cs="Times New Roman"/>
          <w:sz w:val="24"/>
          <w:szCs w:val="24"/>
          <w:highlight w:val="green"/>
          <w:rPrChange w:id="1856" w:author="Соколов Сергей Вадимович" w:date="2024-01-19T16:37:00Z">
            <w:rPr>
              <w:rFonts w:ascii="Times New Roman" w:eastAsia="Calibri" w:hAnsi="Times New Roman" w:cs="Times New Roman"/>
              <w:sz w:val="24"/>
              <w:szCs w:val="24"/>
            </w:rPr>
          </w:rPrChange>
        </w:rPr>
        <w:t xml:space="preserve"> </w:t>
      </w:r>
      <w:r w:rsidR="00261BDD" w:rsidRPr="00523387">
        <w:rPr>
          <w:rFonts w:ascii="Times New Roman" w:eastAsia="Calibri" w:hAnsi="Times New Roman" w:cs="Times New Roman"/>
          <w:sz w:val="24"/>
          <w:szCs w:val="24"/>
          <w:highlight w:val="green"/>
          <w:rPrChange w:id="1857" w:author="Соколов Сергей Вадимович" w:date="2024-01-19T16:37:00Z">
            <w:rPr>
              <w:rFonts w:ascii="Times New Roman" w:eastAsia="Calibri" w:hAnsi="Times New Roman" w:cs="Times New Roman"/>
              <w:sz w:val="24"/>
              <w:szCs w:val="24"/>
            </w:rPr>
          </w:rPrChange>
        </w:rPr>
        <w:t xml:space="preserve">(оползнеопасных) </w:t>
      </w:r>
      <w:r w:rsidRPr="00523387">
        <w:rPr>
          <w:rFonts w:ascii="Times New Roman" w:eastAsia="Calibri" w:hAnsi="Times New Roman" w:cs="Times New Roman"/>
          <w:sz w:val="24"/>
          <w:szCs w:val="24"/>
          <w:highlight w:val="green"/>
          <w:rPrChange w:id="1858" w:author="Соколов Сергей Вадимович" w:date="2024-01-19T16:37:00Z">
            <w:rPr>
              <w:rFonts w:ascii="Times New Roman" w:eastAsia="Calibri" w:hAnsi="Times New Roman" w:cs="Times New Roman"/>
              <w:sz w:val="24"/>
              <w:szCs w:val="24"/>
            </w:rPr>
          </w:rPrChange>
        </w:rPr>
        <w:t xml:space="preserve">склонах и откосах следует руководствоваться </w:t>
      </w:r>
      <w:r w:rsidR="008D2BB5" w:rsidRPr="00523387">
        <w:rPr>
          <w:rFonts w:ascii="Times New Roman" w:eastAsia="Calibri" w:hAnsi="Times New Roman" w:cs="Times New Roman"/>
          <w:sz w:val="24"/>
          <w:szCs w:val="24"/>
          <w:highlight w:val="green"/>
          <w:rPrChange w:id="1859" w:author="Соколов Сергей Вадимович" w:date="2024-01-19T16:37:00Z">
            <w:rPr>
              <w:rFonts w:ascii="Times New Roman" w:eastAsia="Calibri" w:hAnsi="Times New Roman" w:cs="Times New Roman"/>
              <w:sz w:val="24"/>
              <w:szCs w:val="24"/>
            </w:rPr>
          </w:rPrChange>
        </w:rPr>
        <w:t xml:space="preserve">ГОСТ 5686, </w:t>
      </w:r>
      <w:r w:rsidR="00B549DC" w:rsidRPr="00523387">
        <w:rPr>
          <w:rFonts w:ascii="Times New Roman" w:eastAsia="Calibri" w:hAnsi="Times New Roman" w:cs="Times New Roman"/>
          <w:sz w:val="24"/>
          <w:szCs w:val="24"/>
          <w:highlight w:val="green"/>
          <w:rPrChange w:id="1860" w:author="Соколов Сергей Вадимович" w:date="2024-01-19T16:37:00Z">
            <w:rPr>
              <w:rFonts w:ascii="Times New Roman" w:eastAsia="Calibri" w:hAnsi="Times New Roman" w:cs="Times New Roman"/>
              <w:sz w:val="24"/>
              <w:szCs w:val="24"/>
            </w:rPr>
          </w:rPrChange>
        </w:rPr>
        <w:t>ГОСТ</w:t>
      </w:r>
      <w:r w:rsidR="00F95CAA" w:rsidRPr="00523387">
        <w:rPr>
          <w:rFonts w:ascii="Times New Roman" w:eastAsia="Calibri" w:hAnsi="Times New Roman" w:cs="Times New Roman"/>
          <w:sz w:val="24"/>
          <w:szCs w:val="24"/>
          <w:highlight w:val="green"/>
          <w:rPrChange w:id="1861" w:author="Соколов Сергей Вадимович" w:date="2024-01-19T16:37:00Z">
            <w:rPr>
              <w:rFonts w:ascii="Times New Roman" w:eastAsia="Calibri" w:hAnsi="Times New Roman" w:cs="Times New Roman"/>
              <w:sz w:val="24"/>
              <w:szCs w:val="24"/>
            </w:rPr>
          </w:rPrChange>
        </w:rPr>
        <w:t> </w:t>
      </w:r>
      <w:r w:rsidR="00B549DC" w:rsidRPr="00523387">
        <w:rPr>
          <w:rFonts w:ascii="Times New Roman" w:eastAsia="Calibri" w:hAnsi="Times New Roman" w:cs="Times New Roman"/>
          <w:sz w:val="24"/>
          <w:szCs w:val="24"/>
          <w:highlight w:val="green"/>
          <w:rPrChange w:id="1862" w:author="Соколов Сергей Вадимович" w:date="2024-01-19T16:37:00Z">
            <w:rPr>
              <w:rFonts w:ascii="Times New Roman" w:eastAsia="Calibri" w:hAnsi="Times New Roman" w:cs="Times New Roman"/>
              <w:sz w:val="24"/>
              <w:szCs w:val="24"/>
            </w:rPr>
          </w:rPrChange>
        </w:rPr>
        <w:t xml:space="preserve">19912, </w:t>
      </w:r>
      <w:r w:rsidR="00F36948" w:rsidRPr="00523387">
        <w:rPr>
          <w:rFonts w:ascii="Times New Roman" w:eastAsia="Calibri" w:hAnsi="Times New Roman" w:cs="Times New Roman"/>
          <w:sz w:val="24"/>
          <w:szCs w:val="24"/>
          <w:highlight w:val="green"/>
          <w:rPrChange w:id="1863" w:author="Соколов Сергей Вадимович" w:date="2024-01-19T16:37:00Z">
            <w:rPr>
              <w:rFonts w:ascii="Times New Roman" w:eastAsia="Calibri" w:hAnsi="Times New Roman" w:cs="Times New Roman"/>
              <w:sz w:val="24"/>
              <w:szCs w:val="24"/>
            </w:rPr>
          </w:rPrChange>
        </w:rPr>
        <w:t>ГОСТ</w:t>
      </w:r>
      <w:r w:rsidR="00F95CAA" w:rsidRPr="00523387">
        <w:rPr>
          <w:rFonts w:ascii="Times New Roman" w:eastAsia="Calibri" w:hAnsi="Times New Roman" w:cs="Times New Roman"/>
          <w:sz w:val="24"/>
          <w:szCs w:val="24"/>
          <w:highlight w:val="green"/>
          <w:rPrChange w:id="1864" w:author="Соколов Сергей Вадимович" w:date="2024-01-19T16:37:00Z">
            <w:rPr>
              <w:rFonts w:ascii="Times New Roman" w:eastAsia="Calibri" w:hAnsi="Times New Roman" w:cs="Times New Roman"/>
              <w:sz w:val="24"/>
              <w:szCs w:val="24"/>
            </w:rPr>
          </w:rPrChange>
        </w:rPr>
        <w:t> </w:t>
      </w:r>
      <w:r w:rsidR="00F36948" w:rsidRPr="00523387">
        <w:rPr>
          <w:rFonts w:ascii="Times New Roman" w:eastAsia="Calibri" w:hAnsi="Times New Roman" w:cs="Times New Roman"/>
          <w:sz w:val="24"/>
          <w:szCs w:val="24"/>
          <w:highlight w:val="green"/>
          <w:rPrChange w:id="1865" w:author="Соколов Сергей Вадимович" w:date="2024-01-19T16:37:00Z">
            <w:rPr>
              <w:rFonts w:ascii="Times New Roman" w:eastAsia="Calibri" w:hAnsi="Times New Roman" w:cs="Times New Roman"/>
              <w:sz w:val="24"/>
              <w:szCs w:val="24"/>
            </w:rPr>
          </w:rPrChange>
        </w:rPr>
        <w:t>20276</w:t>
      </w:r>
      <w:r w:rsidRPr="00523387">
        <w:rPr>
          <w:rFonts w:ascii="Times New Roman" w:eastAsia="Calibri" w:hAnsi="Times New Roman" w:cs="Times New Roman"/>
          <w:sz w:val="24"/>
          <w:szCs w:val="24"/>
          <w:highlight w:val="green"/>
          <w:rPrChange w:id="1866" w:author="Соколов Сергей Вадимович" w:date="2024-01-19T16:37:00Z">
            <w:rPr>
              <w:rFonts w:ascii="Times New Roman" w:eastAsia="Calibri" w:hAnsi="Times New Roman" w:cs="Times New Roman"/>
              <w:sz w:val="24"/>
              <w:szCs w:val="24"/>
            </w:rPr>
          </w:rPrChange>
        </w:rPr>
        <w:t xml:space="preserve">, </w:t>
      </w:r>
      <w:r w:rsidR="00F36948" w:rsidRPr="00523387">
        <w:rPr>
          <w:rFonts w:ascii="Times New Roman" w:eastAsia="Calibri" w:hAnsi="Times New Roman" w:cs="Times New Roman"/>
          <w:sz w:val="24"/>
          <w:szCs w:val="24"/>
          <w:highlight w:val="green"/>
          <w:rPrChange w:id="1867" w:author="Соколов Сергей Вадимович" w:date="2024-01-19T16:37:00Z">
            <w:rPr>
              <w:rFonts w:ascii="Times New Roman" w:eastAsia="Calibri" w:hAnsi="Times New Roman" w:cs="Times New Roman"/>
              <w:sz w:val="24"/>
              <w:szCs w:val="24"/>
            </w:rPr>
          </w:rPrChange>
        </w:rPr>
        <w:t>ГОСТ</w:t>
      </w:r>
      <w:r w:rsidR="00F95CAA" w:rsidRPr="00523387">
        <w:rPr>
          <w:rFonts w:ascii="Times New Roman" w:eastAsia="Calibri" w:hAnsi="Times New Roman" w:cs="Times New Roman"/>
          <w:sz w:val="24"/>
          <w:szCs w:val="24"/>
          <w:highlight w:val="green"/>
          <w:rPrChange w:id="1868" w:author="Соколов Сергей Вадимович" w:date="2024-01-19T16:37:00Z">
            <w:rPr>
              <w:rFonts w:ascii="Times New Roman" w:eastAsia="Calibri" w:hAnsi="Times New Roman" w:cs="Times New Roman"/>
              <w:sz w:val="24"/>
              <w:szCs w:val="24"/>
            </w:rPr>
          </w:rPrChange>
        </w:rPr>
        <w:t> </w:t>
      </w:r>
      <w:r w:rsidR="00F36948" w:rsidRPr="00523387">
        <w:rPr>
          <w:rFonts w:ascii="Times New Roman" w:eastAsia="Calibri" w:hAnsi="Times New Roman" w:cs="Times New Roman"/>
          <w:sz w:val="24"/>
          <w:szCs w:val="24"/>
          <w:highlight w:val="green"/>
          <w:rPrChange w:id="1869" w:author="Соколов Сергей Вадимович" w:date="2024-01-19T16:37:00Z">
            <w:rPr>
              <w:rFonts w:ascii="Times New Roman" w:eastAsia="Calibri" w:hAnsi="Times New Roman" w:cs="Times New Roman"/>
              <w:sz w:val="24"/>
              <w:szCs w:val="24"/>
            </w:rPr>
          </w:rPrChange>
        </w:rPr>
        <w:t>30672.</w:t>
      </w:r>
      <w:bookmarkStart w:id="1870" w:name="i245098"/>
    </w:p>
    <w:p w14:paraId="52E29EDD" w14:textId="4C625758" w:rsidR="00A045BC" w:rsidRPr="00523387" w:rsidRDefault="00F877B1"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yellow"/>
          <w:rPrChange w:id="1871" w:author="Соколов Сергей Вадимович" w:date="2024-01-19T16:38: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1872" w:author="Соколов Сергей Вадимович" w:date="2024-01-19T16:38:00Z">
            <w:rPr>
              <w:rFonts w:ascii="Times New Roman" w:eastAsia="Calibri" w:hAnsi="Times New Roman" w:cs="Times New Roman"/>
              <w:sz w:val="24"/>
              <w:szCs w:val="24"/>
            </w:rPr>
          </w:rPrChange>
        </w:rPr>
        <w:t>Гидрогеологические исследования</w:t>
      </w:r>
      <w:bookmarkEnd w:id="1870"/>
      <w:r w:rsidR="00B100E8" w:rsidRPr="00523387">
        <w:rPr>
          <w:rFonts w:ascii="Times New Roman" w:eastAsia="Calibri" w:hAnsi="Times New Roman" w:cs="Times New Roman"/>
          <w:b/>
          <w:sz w:val="24"/>
          <w:szCs w:val="24"/>
          <w:highlight w:val="yellow"/>
          <w:rPrChange w:id="1873" w:author="Соколов Сергей Вадимович" w:date="2024-01-19T16:38:00Z">
            <w:rPr>
              <w:rFonts w:ascii="Times New Roman" w:eastAsia="Calibri" w:hAnsi="Times New Roman" w:cs="Times New Roman"/>
              <w:b/>
              <w:sz w:val="24"/>
              <w:szCs w:val="24"/>
            </w:rPr>
          </w:rPrChange>
        </w:rPr>
        <w:t xml:space="preserve"> </w:t>
      </w:r>
      <w:r w:rsidRPr="00523387">
        <w:rPr>
          <w:rFonts w:ascii="Times New Roman" w:eastAsia="Calibri" w:hAnsi="Times New Roman" w:cs="Times New Roman"/>
          <w:sz w:val="24"/>
          <w:szCs w:val="24"/>
          <w:highlight w:val="yellow"/>
          <w:rPrChange w:id="1874" w:author="Соколов Сергей Вадимович" w:date="2024-01-19T16:38:00Z">
            <w:rPr>
              <w:rFonts w:ascii="Times New Roman" w:eastAsia="Calibri" w:hAnsi="Times New Roman" w:cs="Times New Roman"/>
              <w:sz w:val="24"/>
              <w:szCs w:val="24"/>
            </w:rPr>
          </w:rPrChange>
        </w:rPr>
        <w:t xml:space="preserve">в составе инженерно-геологических изысканий выполняются </w:t>
      </w:r>
      <w:r w:rsidR="008D2BB5" w:rsidRPr="00523387">
        <w:rPr>
          <w:rFonts w:ascii="Times New Roman" w:eastAsia="Calibri" w:hAnsi="Times New Roman" w:cs="Times New Roman"/>
          <w:sz w:val="24"/>
          <w:szCs w:val="24"/>
          <w:highlight w:val="yellow"/>
          <w:rPrChange w:id="1875" w:author="Соколов Сергей Вадимович" w:date="2024-01-19T16:38:00Z">
            <w:rPr>
              <w:rFonts w:ascii="Times New Roman" w:eastAsia="Calibri" w:hAnsi="Times New Roman" w:cs="Times New Roman"/>
              <w:sz w:val="24"/>
              <w:szCs w:val="24"/>
            </w:rPr>
          </w:rPrChange>
        </w:rPr>
        <w:t>для</w:t>
      </w:r>
      <w:r w:rsidRPr="00523387">
        <w:rPr>
          <w:rFonts w:ascii="Times New Roman" w:eastAsia="Calibri" w:hAnsi="Times New Roman" w:cs="Times New Roman"/>
          <w:sz w:val="24"/>
          <w:szCs w:val="24"/>
          <w:highlight w:val="yellow"/>
          <w:rPrChange w:id="1876" w:author="Соколов Сергей Вадимович" w:date="2024-01-19T16:38:00Z">
            <w:rPr>
              <w:rFonts w:ascii="Times New Roman" w:eastAsia="Calibri" w:hAnsi="Times New Roman" w:cs="Times New Roman"/>
              <w:sz w:val="24"/>
              <w:szCs w:val="24"/>
            </w:rPr>
          </w:rPrChange>
        </w:rPr>
        <w:t>:</w:t>
      </w:r>
    </w:p>
    <w:p w14:paraId="5AF55668" w14:textId="3146EBCD" w:rsidR="00A045BC" w:rsidRPr="00523387" w:rsidRDefault="008D2BB5" w:rsidP="008D2BB5">
      <w:pPr>
        <w:pStyle w:val="aff1"/>
        <w:tabs>
          <w:tab w:val="left" w:pos="993"/>
        </w:tabs>
        <w:spacing w:line="360" w:lineRule="auto"/>
        <w:ind w:left="0" w:firstLine="709"/>
        <w:jc w:val="both"/>
        <w:rPr>
          <w:rFonts w:ascii="Times New Roman" w:hAnsi="Times New Roman" w:cs="Times New Roman"/>
          <w:sz w:val="24"/>
          <w:szCs w:val="24"/>
          <w:highlight w:val="yellow"/>
          <w:rPrChange w:id="1877"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78" w:author="Соколов Сергей Вадимович" w:date="2024-01-19T16:38:00Z">
            <w:rPr>
              <w:rFonts w:ascii="Times New Roman" w:hAnsi="Times New Roman" w:cs="Times New Roman"/>
              <w:sz w:val="24"/>
              <w:szCs w:val="24"/>
            </w:rPr>
          </w:rPrChange>
        </w:rPr>
        <w:t>-</w:t>
      </w:r>
      <w:r w:rsidR="00E54D9A" w:rsidRPr="00523387">
        <w:rPr>
          <w:rFonts w:ascii="Times New Roman" w:hAnsi="Times New Roman" w:cs="Times New Roman"/>
          <w:sz w:val="24"/>
          <w:szCs w:val="24"/>
          <w:highlight w:val="yellow"/>
          <w:rPrChange w:id="1879" w:author="Соколов Сергей Вадимович" w:date="2024-01-19T16:38:00Z">
            <w:rPr>
              <w:rFonts w:ascii="Times New Roman" w:hAnsi="Times New Roman" w:cs="Times New Roman"/>
              <w:sz w:val="24"/>
              <w:szCs w:val="24"/>
            </w:rPr>
          </w:rPrChange>
        </w:rPr>
        <w:t xml:space="preserve"> </w:t>
      </w:r>
      <w:r w:rsidR="00A045BC" w:rsidRPr="00523387">
        <w:rPr>
          <w:rFonts w:ascii="Times New Roman" w:hAnsi="Times New Roman" w:cs="Times New Roman"/>
          <w:sz w:val="24"/>
          <w:szCs w:val="24"/>
          <w:highlight w:val="yellow"/>
          <w:rPrChange w:id="1880" w:author="Соколов Сергей Вадимович" w:date="2024-01-19T16:38:00Z">
            <w:rPr>
              <w:rFonts w:ascii="Times New Roman" w:hAnsi="Times New Roman" w:cs="Times New Roman"/>
              <w:sz w:val="24"/>
              <w:szCs w:val="24"/>
            </w:rPr>
          </w:rPrChange>
        </w:rPr>
        <w:t xml:space="preserve">оценки </w:t>
      </w:r>
      <w:r w:rsidRPr="00523387">
        <w:rPr>
          <w:rFonts w:ascii="Times New Roman" w:hAnsi="Times New Roman" w:cs="Times New Roman"/>
          <w:sz w:val="24"/>
          <w:szCs w:val="24"/>
          <w:highlight w:val="yellow"/>
          <w:rPrChange w:id="1881" w:author="Соколов Сергей Вадимович" w:date="2024-01-19T16:38:00Z">
            <w:rPr>
              <w:rFonts w:ascii="Times New Roman" w:hAnsi="Times New Roman" w:cs="Times New Roman"/>
              <w:sz w:val="24"/>
              <w:szCs w:val="24"/>
            </w:rPr>
          </w:rPrChange>
        </w:rPr>
        <w:t>значений</w:t>
      </w:r>
      <w:r w:rsidR="00A045BC" w:rsidRPr="00523387">
        <w:rPr>
          <w:rFonts w:ascii="Times New Roman" w:hAnsi="Times New Roman" w:cs="Times New Roman"/>
          <w:sz w:val="24"/>
          <w:szCs w:val="24"/>
          <w:highlight w:val="yellow"/>
          <w:rPrChange w:id="1882" w:author="Соколов Сергей Вадимович" w:date="2024-01-19T16:38:00Z">
            <w:rPr>
              <w:rFonts w:ascii="Times New Roman" w:hAnsi="Times New Roman" w:cs="Times New Roman"/>
              <w:sz w:val="24"/>
              <w:szCs w:val="24"/>
            </w:rPr>
          </w:rPrChange>
        </w:rPr>
        <w:t xml:space="preserve"> сезонных колебаний уровней подземных вод и гидродинамического давления по всем водоносным горизонтам, оказывающим воздействие на устойчивость рассматриваемого склона;</w:t>
      </w:r>
    </w:p>
    <w:p w14:paraId="1100B09F" w14:textId="5389D2F0" w:rsidR="00A045BC" w:rsidRPr="00523387" w:rsidRDefault="008D2BB5" w:rsidP="008D2BB5">
      <w:pPr>
        <w:pStyle w:val="aff1"/>
        <w:tabs>
          <w:tab w:val="left" w:pos="993"/>
        </w:tabs>
        <w:spacing w:line="360" w:lineRule="auto"/>
        <w:ind w:left="0" w:firstLine="709"/>
        <w:jc w:val="both"/>
        <w:rPr>
          <w:rFonts w:ascii="Times New Roman" w:hAnsi="Times New Roman" w:cs="Times New Roman"/>
          <w:sz w:val="24"/>
          <w:szCs w:val="24"/>
          <w:highlight w:val="yellow"/>
          <w:rPrChange w:id="1883"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84" w:author="Соколов Сергей Вадимович" w:date="2024-01-19T16:38:00Z">
            <w:rPr>
              <w:rFonts w:ascii="Times New Roman" w:hAnsi="Times New Roman" w:cs="Times New Roman"/>
              <w:sz w:val="24"/>
              <w:szCs w:val="24"/>
            </w:rPr>
          </w:rPrChange>
        </w:rPr>
        <w:lastRenderedPageBreak/>
        <w:t>-</w:t>
      </w:r>
      <w:r w:rsidR="00E54D9A" w:rsidRPr="00523387">
        <w:rPr>
          <w:rFonts w:ascii="Times New Roman" w:hAnsi="Times New Roman" w:cs="Times New Roman"/>
          <w:sz w:val="24"/>
          <w:szCs w:val="24"/>
          <w:highlight w:val="yellow"/>
          <w:rPrChange w:id="1885" w:author="Соколов Сергей Вадимович" w:date="2024-01-19T16:38:00Z">
            <w:rPr>
              <w:rFonts w:ascii="Times New Roman" w:hAnsi="Times New Roman" w:cs="Times New Roman"/>
              <w:sz w:val="24"/>
              <w:szCs w:val="24"/>
            </w:rPr>
          </w:rPrChange>
        </w:rPr>
        <w:t xml:space="preserve"> </w:t>
      </w:r>
      <w:r w:rsidR="00A045BC" w:rsidRPr="00523387">
        <w:rPr>
          <w:rFonts w:ascii="Times New Roman" w:hAnsi="Times New Roman" w:cs="Times New Roman"/>
          <w:sz w:val="24"/>
          <w:szCs w:val="24"/>
          <w:highlight w:val="yellow"/>
          <w:rPrChange w:id="1886" w:author="Соколов Сергей Вадимович" w:date="2024-01-19T16:38:00Z">
            <w:rPr>
              <w:rFonts w:ascii="Times New Roman" w:hAnsi="Times New Roman" w:cs="Times New Roman"/>
              <w:sz w:val="24"/>
              <w:szCs w:val="24"/>
            </w:rPr>
          </w:rPrChange>
        </w:rPr>
        <w:t>выявления и установления характера взаимосвязей между режимом подземных вод и оползневыми процессами;</w:t>
      </w:r>
    </w:p>
    <w:p w14:paraId="62847942" w14:textId="43FDBFF3" w:rsidR="00A045BC" w:rsidRPr="00523387" w:rsidRDefault="008D2BB5" w:rsidP="008D2BB5">
      <w:pPr>
        <w:pStyle w:val="aff1"/>
        <w:tabs>
          <w:tab w:val="left" w:pos="993"/>
        </w:tabs>
        <w:spacing w:line="360" w:lineRule="auto"/>
        <w:ind w:left="0" w:firstLine="709"/>
        <w:jc w:val="both"/>
        <w:rPr>
          <w:rFonts w:ascii="Times New Roman" w:hAnsi="Times New Roman" w:cs="Times New Roman"/>
          <w:sz w:val="24"/>
          <w:szCs w:val="24"/>
          <w:highlight w:val="yellow"/>
          <w:rPrChange w:id="1887"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88" w:author="Соколов Сергей Вадимович" w:date="2024-01-19T16:38:00Z">
            <w:rPr>
              <w:rFonts w:ascii="Times New Roman" w:hAnsi="Times New Roman" w:cs="Times New Roman"/>
              <w:sz w:val="24"/>
              <w:szCs w:val="24"/>
            </w:rPr>
          </w:rPrChange>
        </w:rPr>
        <w:t>-</w:t>
      </w:r>
      <w:r w:rsidR="00E54D9A" w:rsidRPr="00523387">
        <w:rPr>
          <w:rFonts w:ascii="Times New Roman" w:hAnsi="Times New Roman" w:cs="Times New Roman"/>
          <w:sz w:val="24"/>
          <w:szCs w:val="24"/>
          <w:highlight w:val="yellow"/>
          <w:rPrChange w:id="1889" w:author="Соколов Сергей Вадимович" w:date="2024-01-19T16:38:00Z">
            <w:rPr>
              <w:rFonts w:ascii="Times New Roman" w:hAnsi="Times New Roman" w:cs="Times New Roman"/>
              <w:sz w:val="24"/>
              <w:szCs w:val="24"/>
            </w:rPr>
          </w:rPrChange>
        </w:rPr>
        <w:t xml:space="preserve"> </w:t>
      </w:r>
      <w:r w:rsidR="00A045BC" w:rsidRPr="00523387">
        <w:rPr>
          <w:rFonts w:ascii="Times New Roman" w:hAnsi="Times New Roman" w:cs="Times New Roman"/>
          <w:sz w:val="24"/>
          <w:szCs w:val="24"/>
          <w:highlight w:val="yellow"/>
          <w:rPrChange w:id="1890" w:author="Соколов Сергей Вадимович" w:date="2024-01-19T16:38:00Z">
            <w:rPr>
              <w:rFonts w:ascii="Times New Roman" w:hAnsi="Times New Roman" w:cs="Times New Roman"/>
              <w:sz w:val="24"/>
              <w:szCs w:val="24"/>
            </w:rPr>
          </w:rPrChange>
        </w:rPr>
        <w:t>установления источников питания подземных вод, в том числе техногенного происхождения (утечки производственно-хозяйственных вод, поливы);</w:t>
      </w:r>
    </w:p>
    <w:p w14:paraId="0F2CCD58" w14:textId="77777777" w:rsidR="00A045BC" w:rsidRPr="00523387" w:rsidRDefault="008D2BB5" w:rsidP="008D2BB5">
      <w:pPr>
        <w:pStyle w:val="aff1"/>
        <w:tabs>
          <w:tab w:val="left" w:pos="993"/>
        </w:tabs>
        <w:spacing w:line="360" w:lineRule="auto"/>
        <w:ind w:left="0" w:firstLine="709"/>
        <w:jc w:val="both"/>
        <w:rPr>
          <w:rFonts w:ascii="Times New Roman" w:hAnsi="Times New Roman" w:cs="Times New Roman"/>
          <w:sz w:val="24"/>
          <w:szCs w:val="24"/>
          <w:highlight w:val="yellow"/>
          <w:rPrChange w:id="1891"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92" w:author="Соколов Сергей Вадимович" w:date="2024-01-19T16:38:00Z">
            <w:rPr>
              <w:rFonts w:ascii="Times New Roman" w:hAnsi="Times New Roman" w:cs="Times New Roman"/>
              <w:sz w:val="24"/>
              <w:szCs w:val="24"/>
            </w:rPr>
          </w:rPrChange>
        </w:rPr>
        <w:t xml:space="preserve">- </w:t>
      </w:r>
      <w:r w:rsidR="00A045BC" w:rsidRPr="00523387">
        <w:rPr>
          <w:rFonts w:ascii="Times New Roman" w:hAnsi="Times New Roman" w:cs="Times New Roman"/>
          <w:sz w:val="24"/>
          <w:szCs w:val="24"/>
          <w:highlight w:val="yellow"/>
          <w:rPrChange w:id="1893" w:author="Соколов Сергей Вадимович" w:date="2024-01-19T16:38:00Z">
            <w:rPr>
              <w:rFonts w:ascii="Times New Roman" w:hAnsi="Times New Roman" w:cs="Times New Roman"/>
              <w:sz w:val="24"/>
              <w:szCs w:val="24"/>
            </w:rPr>
          </w:rPrChange>
        </w:rPr>
        <w:t>выявления водоносных горизонтов, играющих роль в оползневом процессе;</w:t>
      </w:r>
    </w:p>
    <w:p w14:paraId="44CE5FD1" w14:textId="078BE1B5" w:rsidR="00A045BC" w:rsidRPr="00523387" w:rsidRDefault="008D2BB5" w:rsidP="008D2BB5">
      <w:pPr>
        <w:pStyle w:val="aff1"/>
        <w:tabs>
          <w:tab w:val="left" w:pos="993"/>
        </w:tabs>
        <w:spacing w:line="360" w:lineRule="auto"/>
        <w:ind w:left="0" w:firstLine="709"/>
        <w:jc w:val="both"/>
        <w:rPr>
          <w:rFonts w:ascii="Times New Roman" w:hAnsi="Times New Roman" w:cs="Times New Roman"/>
          <w:sz w:val="24"/>
          <w:szCs w:val="24"/>
          <w:highlight w:val="yellow"/>
          <w:rPrChange w:id="1894"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95" w:author="Соколов Сергей Вадимович" w:date="2024-01-19T16:38:00Z">
            <w:rPr>
              <w:rFonts w:ascii="Times New Roman" w:hAnsi="Times New Roman" w:cs="Times New Roman"/>
              <w:sz w:val="24"/>
              <w:szCs w:val="24"/>
            </w:rPr>
          </w:rPrChange>
        </w:rPr>
        <w:t>-</w:t>
      </w:r>
      <w:r w:rsidR="00E54D9A" w:rsidRPr="00523387">
        <w:rPr>
          <w:rFonts w:ascii="Times New Roman" w:hAnsi="Times New Roman" w:cs="Times New Roman"/>
          <w:sz w:val="24"/>
          <w:szCs w:val="24"/>
          <w:highlight w:val="yellow"/>
          <w:rPrChange w:id="1896" w:author="Соколов Сергей Вадимович" w:date="2024-01-19T16:38:00Z">
            <w:rPr>
              <w:rFonts w:ascii="Times New Roman" w:hAnsi="Times New Roman" w:cs="Times New Roman"/>
              <w:sz w:val="24"/>
              <w:szCs w:val="24"/>
            </w:rPr>
          </w:rPrChange>
        </w:rPr>
        <w:t xml:space="preserve"> </w:t>
      </w:r>
      <w:r w:rsidR="00A045BC" w:rsidRPr="00523387">
        <w:rPr>
          <w:rFonts w:ascii="Times New Roman" w:hAnsi="Times New Roman" w:cs="Times New Roman"/>
          <w:sz w:val="24"/>
          <w:szCs w:val="24"/>
          <w:highlight w:val="yellow"/>
          <w:rPrChange w:id="1897" w:author="Соколов Сергей Вадимович" w:date="2024-01-19T16:38:00Z">
            <w:rPr>
              <w:rFonts w:ascii="Times New Roman" w:hAnsi="Times New Roman" w:cs="Times New Roman"/>
              <w:sz w:val="24"/>
              <w:szCs w:val="24"/>
            </w:rPr>
          </w:rPrChange>
        </w:rPr>
        <w:t>установления взаимосвязи между водоносными горизонтами и поверхностными водами;</w:t>
      </w:r>
    </w:p>
    <w:p w14:paraId="3C3EAD44" w14:textId="77777777" w:rsidR="00AD2F2C" w:rsidRPr="00523387" w:rsidRDefault="008D2BB5" w:rsidP="008D2BB5">
      <w:pPr>
        <w:pStyle w:val="aff1"/>
        <w:tabs>
          <w:tab w:val="left" w:pos="993"/>
        </w:tabs>
        <w:spacing w:line="360" w:lineRule="auto"/>
        <w:ind w:left="0" w:firstLine="709"/>
        <w:jc w:val="both"/>
        <w:rPr>
          <w:rFonts w:ascii="Times New Roman" w:hAnsi="Times New Roman" w:cs="Times New Roman"/>
          <w:sz w:val="24"/>
          <w:szCs w:val="24"/>
          <w:highlight w:val="yellow"/>
          <w:rPrChange w:id="1898"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899" w:author="Соколов Сергей Вадимович" w:date="2024-01-19T16:38:00Z">
            <w:rPr>
              <w:rFonts w:ascii="Times New Roman" w:hAnsi="Times New Roman" w:cs="Times New Roman"/>
              <w:sz w:val="24"/>
              <w:szCs w:val="24"/>
            </w:rPr>
          </w:rPrChange>
        </w:rPr>
        <w:t xml:space="preserve">- </w:t>
      </w:r>
      <w:r w:rsidR="00A045BC" w:rsidRPr="00523387">
        <w:rPr>
          <w:rFonts w:ascii="Times New Roman" w:hAnsi="Times New Roman" w:cs="Times New Roman"/>
          <w:sz w:val="24"/>
          <w:szCs w:val="24"/>
          <w:highlight w:val="yellow"/>
          <w:rPrChange w:id="1900" w:author="Соколов Сергей Вадимович" w:date="2024-01-19T16:38:00Z">
            <w:rPr>
              <w:rFonts w:ascii="Times New Roman" w:hAnsi="Times New Roman" w:cs="Times New Roman"/>
              <w:sz w:val="24"/>
              <w:szCs w:val="24"/>
            </w:rPr>
          </w:rPrChange>
        </w:rPr>
        <w:t>определения положения уровней подземных вод в различное время года для расчетов гидростатического и гидродинамического давлени</w:t>
      </w:r>
      <w:r w:rsidR="00757EF8" w:rsidRPr="00523387">
        <w:rPr>
          <w:rFonts w:ascii="Times New Roman" w:hAnsi="Times New Roman" w:cs="Times New Roman"/>
          <w:sz w:val="24"/>
          <w:szCs w:val="24"/>
          <w:highlight w:val="yellow"/>
          <w:rPrChange w:id="1901" w:author="Соколов Сергей Вадимович" w:date="2024-01-19T16:38:00Z">
            <w:rPr>
              <w:rFonts w:ascii="Times New Roman" w:hAnsi="Times New Roman" w:cs="Times New Roman"/>
              <w:sz w:val="24"/>
              <w:szCs w:val="24"/>
            </w:rPr>
          </w:rPrChange>
        </w:rPr>
        <w:t>й</w:t>
      </w:r>
      <w:r w:rsidR="00A045BC" w:rsidRPr="00523387">
        <w:rPr>
          <w:rFonts w:ascii="Times New Roman" w:hAnsi="Times New Roman" w:cs="Times New Roman"/>
          <w:sz w:val="24"/>
          <w:szCs w:val="24"/>
          <w:highlight w:val="yellow"/>
          <w:rPrChange w:id="1902" w:author="Соколов Сергей Вадимович" w:date="2024-01-19T16:38:00Z">
            <w:rPr>
              <w:rFonts w:ascii="Times New Roman" w:hAnsi="Times New Roman" w:cs="Times New Roman"/>
              <w:sz w:val="24"/>
              <w:szCs w:val="24"/>
            </w:rPr>
          </w:rPrChange>
        </w:rPr>
        <w:t xml:space="preserve"> воды и их колебаний</w:t>
      </w:r>
      <w:r w:rsidR="007F55B9" w:rsidRPr="00523387">
        <w:rPr>
          <w:rFonts w:ascii="Times New Roman" w:hAnsi="Times New Roman" w:cs="Times New Roman"/>
          <w:sz w:val="24"/>
          <w:szCs w:val="24"/>
          <w:highlight w:val="yellow"/>
          <w:rPrChange w:id="1903" w:author="Соколов Сергей Вадимович" w:date="2024-01-19T16:38:00Z">
            <w:rPr>
              <w:rFonts w:ascii="Times New Roman" w:hAnsi="Times New Roman" w:cs="Times New Roman"/>
              <w:sz w:val="24"/>
              <w:szCs w:val="24"/>
            </w:rPr>
          </w:rPrChange>
        </w:rPr>
        <w:t>;</w:t>
      </w:r>
    </w:p>
    <w:p w14:paraId="4B89E976" w14:textId="77777777" w:rsidR="00A045BC" w:rsidRPr="00523387" w:rsidRDefault="008D2BB5" w:rsidP="008D2BB5">
      <w:pPr>
        <w:pStyle w:val="aff1"/>
        <w:tabs>
          <w:tab w:val="left" w:pos="993"/>
        </w:tabs>
        <w:spacing w:line="360" w:lineRule="auto"/>
        <w:ind w:left="0" w:firstLine="709"/>
        <w:jc w:val="both"/>
        <w:rPr>
          <w:rFonts w:ascii="Times New Roman" w:hAnsi="Times New Roman" w:cs="Times New Roman"/>
          <w:sz w:val="24"/>
          <w:szCs w:val="24"/>
          <w:highlight w:val="yellow"/>
          <w:rPrChange w:id="1904"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905" w:author="Соколов Сергей Вадимович" w:date="2024-01-19T16:38:00Z">
            <w:rPr>
              <w:rFonts w:ascii="Times New Roman" w:hAnsi="Times New Roman" w:cs="Times New Roman"/>
              <w:sz w:val="24"/>
              <w:szCs w:val="24"/>
            </w:rPr>
          </w:rPrChange>
        </w:rPr>
        <w:t>-</w:t>
      </w:r>
      <w:r w:rsidR="00AD2F2C" w:rsidRPr="00523387">
        <w:rPr>
          <w:rFonts w:ascii="Times New Roman" w:hAnsi="Times New Roman" w:cs="Times New Roman"/>
          <w:sz w:val="24"/>
          <w:szCs w:val="24"/>
          <w:highlight w:val="yellow"/>
          <w:rPrChange w:id="1906" w:author="Соколов Сергей Вадимович" w:date="2024-01-19T16:38:00Z">
            <w:rPr>
              <w:rFonts w:ascii="Times New Roman" w:hAnsi="Times New Roman" w:cs="Times New Roman"/>
              <w:sz w:val="24"/>
              <w:szCs w:val="24"/>
            </w:rPr>
          </w:rPrChange>
        </w:rPr>
        <w:t xml:space="preserve"> построения гидрогеологической модели</w:t>
      </w:r>
      <w:r w:rsidR="00035B6F" w:rsidRPr="00523387">
        <w:rPr>
          <w:rFonts w:ascii="Times New Roman" w:hAnsi="Times New Roman" w:cs="Times New Roman"/>
          <w:sz w:val="24"/>
          <w:szCs w:val="24"/>
          <w:highlight w:val="yellow"/>
          <w:rPrChange w:id="1907" w:author="Соколов Сергей Вадимович" w:date="2024-01-19T16:38:00Z">
            <w:rPr>
              <w:rFonts w:ascii="Times New Roman" w:hAnsi="Times New Roman" w:cs="Times New Roman"/>
              <w:sz w:val="24"/>
              <w:szCs w:val="24"/>
            </w:rPr>
          </w:rPrChange>
        </w:rPr>
        <w:t xml:space="preserve"> (</w:t>
      </w:r>
      <w:r w:rsidR="00AD2F2C" w:rsidRPr="00523387">
        <w:rPr>
          <w:rFonts w:ascii="Times New Roman" w:hAnsi="Times New Roman" w:cs="Times New Roman"/>
          <w:sz w:val="24"/>
          <w:szCs w:val="24"/>
          <w:highlight w:val="yellow"/>
          <w:rPrChange w:id="1908" w:author="Соколов Сергей Вадимович" w:date="2024-01-19T16:38:00Z">
            <w:rPr>
              <w:rFonts w:ascii="Times New Roman" w:hAnsi="Times New Roman" w:cs="Times New Roman"/>
              <w:sz w:val="24"/>
              <w:szCs w:val="24"/>
            </w:rPr>
          </w:rPrChange>
        </w:rPr>
        <w:t>по требованию заказчика</w:t>
      </w:r>
      <w:r w:rsidR="00DF7CF8" w:rsidRPr="00523387">
        <w:rPr>
          <w:rFonts w:ascii="Times New Roman" w:hAnsi="Times New Roman" w:cs="Times New Roman"/>
          <w:sz w:val="24"/>
          <w:szCs w:val="24"/>
          <w:highlight w:val="yellow"/>
          <w:rPrChange w:id="1909" w:author="Соколов Сергей Вадимович" w:date="2024-01-19T16:38:00Z">
            <w:rPr>
              <w:rFonts w:ascii="Times New Roman" w:hAnsi="Times New Roman" w:cs="Times New Roman"/>
              <w:sz w:val="24"/>
              <w:szCs w:val="24"/>
            </w:rPr>
          </w:rPrChange>
        </w:rPr>
        <w:t xml:space="preserve"> и </w:t>
      </w:r>
      <w:r w:rsidR="00DF7CF8" w:rsidRPr="00523387">
        <w:rPr>
          <w:rFonts w:ascii="Times New Roman" w:eastAsia="Calibri" w:hAnsi="Times New Roman" w:cs="Times New Roman"/>
          <w:sz w:val="24"/>
          <w:szCs w:val="24"/>
          <w:highlight w:val="yellow"/>
          <w:rPrChange w:id="1910" w:author="Соколов Сергей Вадимович" w:date="2024-01-19T16:38:00Z">
            <w:rPr>
              <w:rFonts w:ascii="Times New Roman" w:eastAsia="Calibri" w:hAnsi="Times New Roman" w:cs="Times New Roman"/>
              <w:sz w:val="24"/>
              <w:szCs w:val="24"/>
            </w:rPr>
          </w:rPrChange>
        </w:rPr>
        <w:t xml:space="preserve">при </w:t>
      </w:r>
      <w:r w:rsidR="00F57F34" w:rsidRPr="00523387">
        <w:rPr>
          <w:rFonts w:ascii="Times New Roman" w:eastAsia="Calibri" w:hAnsi="Times New Roman" w:cs="Times New Roman"/>
          <w:sz w:val="24"/>
          <w:szCs w:val="24"/>
          <w:highlight w:val="yellow"/>
          <w:rPrChange w:id="1911" w:author="Соколов Сергей Вадимович" w:date="2024-01-19T16:38:00Z">
            <w:rPr>
              <w:rFonts w:ascii="Times New Roman" w:eastAsia="Calibri" w:hAnsi="Times New Roman" w:cs="Times New Roman"/>
              <w:sz w:val="24"/>
              <w:szCs w:val="24"/>
            </w:rPr>
          </w:rPrChange>
        </w:rPr>
        <w:t xml:space="preserve">соответствующем </w:t>
      </w:r>
      <w:r w:rsidR="00DF7CF8" w:rsidRPr="00523387">
        <w:rPr>
          <w:rFonts w:ascii="Times New Roman" w:eastAsia="Calibri" w:hAnsi="Times New Roman" w:cs="Times New Roman"/>
          <w:sz w:val="24"/>
          <w:szCs w:val="24"/>
          <w:highlight w:val="yellow"/>
          <w:rPrChange w:id="1912" w:author="Соколов Сергей Вадимович" w:date="2024-01-19T16:38:00Z">
            <w:rPr>
              <w:rFonts w:ascii="Times New Roman" w:eastAsia="Calibri" w:hAnsi="Times New Roman" w:cs="Times New Roman"/>
              <w:sz w:val="24"/>
              <w:szCs w:val="24"/>
            </w:rPr>
          </w:rPrChange>
        </w:rPr>
        <w:t>обосновании в программе</w:t>
      </w:r>
      <w:r w:rsidR="00F57F34" w:rsidRPr="00523387">
        <w:rPr>
          <w:rFonts w:ascii="Times New Roman" w:eastAsia="Calibri" w:hAnsi="Times New Roman" w:cs="Times New Roman"/>
          <w:sz w:val="24"/>
          <w:szCs w:val="24"/>
          <w:highlight w:val="yellow"/>
          <w:rPrChange w:id="1913" w:author="Соколов Сергей Вадимович" w:date="2024-01-19T16:38:00Z">
            <w:rPr>
              <w:rFonts w:ascii="Times New Roman" w:eastAsia="Calibri" w:hAnsi="Times New Roman" w:cs="Times New Roman"/>
              <w:sz w:val="24"/>
              <w:szCs w:val="24"/>
            </w:rPr>
          </w:rPrChange>
        </w:rPr>
        <w:t>)</w:t>
      </w:r>
      <w:r w:rsidR="00AD2F2C" w:rsidRPr="00523387">
        <w:rPr>
          <w:rFonts w:ascii="Times New Roman" w:hAnsi="Times New Roman" w:cs="Times New Roman"/>
          <w:sz w:val="24"/>
          <w:szCs w:val="24"/>
          <w:highlight w:val="yellow"/>
          <w:rPrChange w:id="1914" w:author="Соколов Сергей Вадимович" w:date="2024-01-19T16:38:00Z">
            <w:rPr>
              <w:rFonts w:ascii="Times New Roman" w:hAnsi="Times New Roman" w:cs="Times New Roman"/>
              <w:sz w:val="24"/>
              <w:szCs w:val="24"/>
            </w:rPr>
          </w:rPrChange>
        </w:rPr>
        <w:t>.</w:t>
      </w:r>
    </w:p>
    <w:p w14:paraId="04CE32F5" w14:textId="77777777" w:rsidR="00933D9F" w:rsidRPr="00523387" w:rsidRDefault="00933D9F" w:rsidP="007A3E9E">
      <w:pPr>
        <w:pStyle w:val="aff1"/>
        <w:spacing w:line="360" w:lineRule="auto"/>
        <w:ind w:left="0" w:firstLine="709"/>
        <w:jc w:val="both"/>
        <w:rPr>
          <w:rFonts w:ascii="Times New Roman" w:hAnsi="Times New Roman" w:cs="Times New Roman"/>
          <w:sz w:val="24"/>
          <w:szCs w:val="24"/>
          <w:highlight w:val="yellow"/>
          <w:rPrChange w:id="1915"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916" w:author="Соколов Сергей Вадимович" w:date="2024-01-19T16:38:00Z">
            <w:rPr>
              <w:rFonts w:ascii="Times New Roman" w:hAnsi="Times New Roman" w:cs="Times New Roman"/>
              <w:sz w:val="24"/>
              <w:szCs w:val="24"/>
            </w:rPr>
          </w:rPrChange>
        </w:rPr>
        <w:t>Изыскания на оползневых склонах включают в себя следующие виды гидрогеологических исследований:</w:t>
      </w:r>
    </w:p>
    <w:p w14:paraId="7585815F" w14:textId="77777777" w:rsidR="00933D9F" w:rsidRPr="00523387" w:rsidRDefault="008D2BB5" w:rsidP="008D2BB5">
      <w:pPr>
        <w:pStyle w:val="aff1"/>
        <w:tabs>
          <w:tab w:val="left" w:pos="851"/>
        </w:tabs>
        <w:spacing w:line="360" w:lineRule="auto"/>
        <w:ind w:left="0" w:firstLine="709"/>
        <w:jc w:val="both"/>
        <w:rPr>
          <w:rFonts w:ascii="Times New Roman" w:hAnsi="Times New Roman" w:cs="Times New Roman"/>
          <w:sz w:val="24"/>
          <w:szCs w:val="24"/>
          <w:highlight w:val="yellow"/>
          <w:rPrChange w:id="1917"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918" w:author="Соколов Сергей Вадимович" w:date="2024-01-19T16:38:00Z">
            <w:rPr>
              <w:rFonts w:ascii="Times New Roman" w:hAnsi="Times New Roman" w:cs="Times New Roman"/>
              <w:sz w:val="24"/>
              <w:szCs w:val="24"/>
            </w:rPr>
          </w:rPrChange>
        </w:rPr>
        <w:t xml:space="preserve">- </w:t>
      </w:r>
      <w:r w:rsidR="00933D9F" w:rsidRPr="00523387">
        <w:rPr>
          <w:rFonts w:ascii="Times New Roman" w:hAnsi="Times New Roman" w:cs="Times New Roman"/>
          <w:sz w:val="24"/>
          <w:szCs w:val="24"/>
          <w:highlight w:val="yellow"/>
          <w:rPrChange w:id="1919" w:author="Соколов Сергей Вадимович" w:date="2024-01-19T16:38:00Z">
            <w:rPr>
              <w:rFonts w:ascii="Times New Roman" w:hAnsi="Times New Roman" w:cs="Times New Roman"/>
              <w:sz w:val="24"/>
              <w:szCs w:val="24"/>
            </w:rPr>
          </w:rPrChange>
        </w:rPr>
        <w:t>рекогносцировочные обследования для выявления уровней скрытой и открытой разгрузки подземных вод (растительность, высачивание, заболачивание) и суффозионного выноса песчаного материала в промоинах, основании склона, под урезом реки или водохранилища;</w:t>
      </w:r>
    </w:p>
    <w:p w14:paraId="1DC10556" w14:textId="55D0FEA6" w:rsidR="008C66AB" w:rsidRPr="00523387" w:rsidRDefault="008D2BB5" w:rsidP="008D2BB5">
      <w:pPr>
        <w:pStyle w:val="aff1"/>
        <w:tabs>
          <w:tab w:val="left" w:pos="851"/>
        </w:tabs>
        <w:spacing w:line="360" w:lineRule="auto"/>
        <w:ind w:left="0" w:firstLine="709"/>
        <w:jc w:val="both"/>
        <w:rPr>
          <w:rFonts w:ascii="Times New Roman" w:hAnsi="Times New Roman" w:cs="Times New Roman"/>
          <w:sz w:val="24"/>
          <w:szCs w:val="24"/>
          <w:highlight w:val="yellow"/>
          <w:rPrChange w:id="1920"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921" w:author="Соколов Сергей Вадимович" w:date="2024-01-19T16:38:00Z">
            <w:rPr>
              <w:rFonts w:ascii="Times New Roman" w:hAnsi="Times New Roman" w:cs="Times New Roman"/>
              <w:sz w:val="24"/>
              <w:szCs w:val="24"/>
            </w:rPr>
          </w:rPrChange>
        </w:rPr>
        <w:t xml:space="preserve">- </w:t>
      </w:r>
      <w:del w:id="1922" w:author="Н.И." w:date="2019-02-15T10:17:00Z">
        <w:r w:rsidR="00933D9F" w:rsidRPr="00523387" w:rsidDel="00806777">
          <w:rPr>
            <w:rFonts w:ascii="Times New Roman" w:hAnsi="Times New Roman" w:cs="Times New Roman"/>
            <w:sz w:val="24"/>
            <w:szCs w:val="24"/>
            <w:highlight w:val="yellow"/>
            <w:rPrChange w:id="1923" w:author="Соколов Сергей Вадимович" w:date="2024-01-19T16:38:00Z">
              <w:rPr>
                <w:rFonts w:ascii="Times New Roman" w:hAnsi="Times New Roman" w:cs="Times New Roman"/>
                <w:sz w:val="24"/>
                <w:szCs w:val="24"/>
              </w:rPr>
            </w:rPrChange>
          </w:rPr>
          <w:delText>гидрогеологическое бурение</w:delText>
        </w:r>
      </w:del>
      <w:ins w:id="1924" w:author="Н.И." w:date="2019-02-15T10:17:00Z">
        <w:r w:rsidR="00806777" w:rsidRPr="00523387">
          <w:rPr>
            <w:rFonts w:ascii="Times New Roman" w:hAnsi="Times New Roman" w:cs="Times New Roman"/>
            <w:sz w:val="24"/>
            <w:szCs w:val="24"/>
            <w:highlight w:val="yellow"/>
            <w:rPrChange w:id="1925" w:author="Соколов Сергей Вадимович" w:date="2024-01-19T16:38:00Z">
              <w:rPr>
                <w:rFonts w:ascii="Times New Roman" w:hAnsi="Times New Roman" w:cs="Times New Roman"/>
                <w:sz w:val="24"/>
                <w:szCs w:val="24"/>
              </w:rPr>
            </w:rPrChange>
          </w:rPr>
          <w:t>бурение гидрогеологических скважин</w:t>
        </w:r>
      </w:ins>
      <w:r w:rsidR="00933D9F" w:rsidRPr="00523387">
        <w:rPr>
          <w:rFonts w:ascii="Times New Roman" w:hAnsi="Times New Roman" w:cs="Times New Roman"/>
          <w:sz w:val="24"/>
          <w:szCs w:val="24"/>
          <w:highlight w:val="yellow"/>
          <w:rPrChange w:id="1926" w:author="Соколов Сергей Вадимович" w:date="2024-01-19T16:38:00Z">
            <w:rPr>
              <w:rFonts w:ascii="Times New Roman" w:hAnsi="Times New Roman" w:cs="Times New Roman"/>
              <w:sz w:val="24"/>
              <w:szCs w:val="24"/>
            </w:rPr>
          </w:rPrChange>
        </w:rPr>
        <w:t xml:space="preserve"> на склоне для выявления неравномерных фильтрационных потоков скрытой ярусной разгрузки водоносных горизонтов </w:t>
      </w:r>
      <w:r w:rsidRPr="00523387">
        <w:rPr>
          <w:rFonts w:ascii="Times New Roman" w:hAnsi="Times New Roman" w:cs="Times New Roman"/>
          <w:sz w:val="24"/>
          <w:szCs w:val="24"/>
          <w:highlight w:val="yellow"/>
          <w:rPrChange w:id="1927" w:author="Соколов Сергей Вадимович" w:date="2024-01-19T16:38:00Z">
            <w:rPr>
              <w:rFonts w:ascii="Times New Roman" w:hAnsi="Times New Roman" w:cs="Times New Roman"/>
              <w:sz w:val="24"/>
              <w:szCs w:val="24"/>
            </w:rPr>
          </w:rPrChange>
        </w:rPr>
        <w:t xml:space="preserve">– </w:t>
      </w:r>
      <w:r w:rsidR="00933D9F" w:rsidRPr="00523387">
        <w:rPr>
          <w:rFonts w:ascii="Times New Roman" w:hAnsi="Times New Roman" w:cs="Times New Roman"/>
          <w:sz w:val="24"/>
          <w:szCs w:val="24"/>
          <w:highlight w:val="yellow"/>
          <w:rPrChange w:id="1928" w:author="Соколов Сергей Вадимович" w:date="2024-01-19T16:38:00Z">
            <w:rPr>
              <w:rFonts w:ascii="Times New Roman" w:hAnsi="Times New Roman" w:cs="Times New Roman"/>
              <w:sz w:val="24"/>
              <w:szCs w:val="24"/>
            </w:rPr>
          </w:rPrChange>
        </w:rPr>
        <w:t>главны</w:t>
      </w:r>
      <w:r w:rsidRPr="00523387">
        <w:rPr>
          <w:rFonts w:ascii="Times New Roman" w:hAnsi="Times New Roman" w:cs="Times New Roman"/>
          <w:sz w:val="24"/>
          <w:szCs w:val="24"/>
          <w:highlight w:val="yellow"/>
          <w:rPrChange w:id="1929" w:author="Соколов Сергей Вадимович" w:date="2024-01-19T16:38:00Z">
            <w:rPr>
              <w:rFonts w:ascii="Times New Roman" w:hAnsi="Times New Roman" w:cs="Times New Roman"/>
              <w:sz w:val="24"/>
              <w:szCs w:val="24"/>
            </w:rPr>
          </w:rPrChange>
        </w:rPr>
        <w:t>й</w:t>
      </w:r>
      <w:r w:rsidR="00933D9F" w:rsidRPr="00523387">
        <w:rPr>
          <w:rFonts w:ascii="Times New Roman" w:hAnsi="Times New Roman" w:cs="Times New Roman"/>
          <w:sz w:val="24"/>
          <w:szCs w:val="24"/>
          <w:highlight w:val="yellow"/>
          <w:rPrChange w:id="1930" w:author="Соколов Сергей Вадимович" w:date="2024-01-19T16:38:00Z">
            <w:rPr>
              <w:rFonts w:ascii="Times New Roman" w:hAnsi="Times New Roman" w:cs="Times New Roman"/>
              <w:sz w:val="24"/>
              <w:szCs w:val="24"/>
            </w:rPr>
          </w:rPrChange>
        </w:rPr>
        <w:t xml:space="preserve"> гидродинамически</w:t>
      </w:r>
      <w:r w:rsidRPr="00523387">
        <w:rPr>
          <w:rFonts w:ascii="Times New Roman" w:hAnsi="Times New Roman" w:cs="Times New Roman"/>
          <w:sz w:val="24"/>
          <w:szCs w:val="24"/>
          <w:highlight w:val="yellow"/>
          <w:rPrChange w:id="1931" w:author="Соколов Сергей Вадимович" w:date="2024-01-19T16:38:00Z">
            <w:rPr>
              <w:rFonts w:ascii="Times New Roman" w:hAnsi="Times New Roman" w:cs="Times New Roman"/>
              <w:sz w:val="24"/>
              <w:szCs w:val="24"/>
            </w:rPr>
          </w:rPrChange>
        </w:rPr>
        <w:t>й</w:t>
      </w:r>
      <w:r w:rsidR="00933D9F" w:rsidRPr="00523387">
        <w:rPr>
          <w:rFonts w:ascii="Times New Roman" w:hAnsi="Times New Roman" w:cs="Times New Roman"/>
          <w:sz w:val="24"/>
          <w:szCs w:val="24"/>
          <w:highlight w:val="yellow"/>
          <w:rPrChange w:id="1932" w:author="Соколов Сергей Вадимович" w:date="2024-01-19T16:38:00Z">
            <w:rPr>
              <w:rFonts w:ascii="Times New Roman" w:hAnsi="Times New Roman" w:cs="Times New Roman"/>
              <w:sz w:val="24"/>
              <w:szCs w:val="24"/>
            </w:rPr>
          </w:rPrChange>
        </w:rPr>
        <w:t xml:space="preserve"> фактор нарушения устойчивости (при соответс</w:t>
      </w:r>
      <w:r w:rsidR="00BC589E" w:rsidRPr="00523387">
        <w:rPr>
          <w:rFonts w:ascii="Times New Roman" w:hAnsi="Times New Roman" w:cs="Times New Roman"/>
          <w:sz w:val="24"/>
          <w:szCs w:val="24"/>
          <w:highlight w:val="yellow"/>
          <w:rPrChange w:id="1933" w:author="Соколов Сергей Вадимович" w:date="2024-01-19T16:38:00Z">
            <w:rPr>
              <w:rFonts w:ascii="Times New Roman" w:hAnsi="Times New Roman" w:cs="Times New Roman"/>
              <w:sz w:val="24"/>
              <w:szCs w:val="24"/>
            </w:rPr>
          </w:rPrChange>
        </w:rPr>
        <w:t>твующем обосновании в программе</w:t>
      </w:r>
      <w:r w:rsidR="00933D9F" w:rsidRPr="00523387">
        <w:rPr>
          <w:rFonts w:ascii="Times New Roman" w:hAnsi="Times New Roman" w:cs="Times New Roman"/>
          <w:sz w:val="24"/>
          <w:szCs w:val="24"/>
          <w:highlight w:val="yellow"/>
          <w:rPrChange w:id="1934" w:author="Соколов Сергей Вадимович" w:date="2024-01-19T16:38:00Z">
            <w:rPr>
              <w:rFonts w:ascii="Times New Roman" w:hAnsi="Times New Roman" w:cs="Times New Roman"/>
              <w:sz w:val="24"/>
              <w:szCs w:val="24"/>
            </w:rPr>
          </w:rPrChange>
        </w:rPr>
        <w:t>);</w:t>
      </w:r>
    </w:p>
    <w:p w14:paraId="10F67668" w14:textId="75BB577A" w:rsidR="008C66AB" w:rsidRPr="00523387" w:rsidRDefault="008D2BB5" w:rsidP="008D2BB5">
      <w:pPr>
        <w:pStyle w:val="aff1"/>
        <w:tabs>
          <w:tab w:val="left" w:pos="851"/>
        </w:tabs>
        <w:spacing w:line="360" w:lineRule="auto"/>
        <w:ind w:left="0" w:firstLine="709"/>
        <w:jc w:val="both"/>
        <w:rPr>
          <w:rFonts w:ascii="Times New Roman" w:hAnsi="Times New Roman" w:cs="Times New Roman"/>
          <w:sz w:val="24"/>
          <w:szCs w:val="24"/>
          <w:highlight w:val="yellow"/>
          <w:rPrChange w:id="1935"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936" w:author="Соколов Сергей Вадимович" w:date="2024-01-19T16:38:00Z">
            <w:rPr>
              <w:rFonts w:ascii="Times New Roman" w:hAnsi="Times New Roman" w:cs="Times New Roman"/>
              <w:sz w:val="24"/>
              <w:szCs w:val="24"/>
            </w:rPr>
          </w:rPrChange>
        </w:rPr>
        <w:t>-</w:t>
      </w:r>
      <w:r w:rsidR="00E54D9A" w:rsidRPr="00523387">
        <w:rPr>
          <w:rFonts w:ascii="Times New Roman" w:hAnsi="Times New Roman" w:cs="Times New Roman"/>
          <w:sz w:val="24"/>
          <w:szCs w:val="24"/>
          <w:highlight w:val="yellow"/>
          <w:rPrChange w:id="1937" w:author="Соколов Сергей Вадимович" w:date="2024-01-19T16:38:00Z">
            <w:rPr>
              <w:rFonts w:ascii="Times New Roman" w:hAnsi="Times New Roman" w:cs="Times New Roman"/>
              <w:sz w:val="24"/>
              <w:szCs w:val="24"/>
            </w:rPr>
          </w:rPrChange>
        </w:rPr>
        <w:t xml:space="preserve"> </w:t>
      </w:r>
      <w:r w:rsidR="00933D9F" w:rsidRPr="00523387">
        <w:rPr>
          <w:rFonts w:ascii="Times New Roman" w:hAnsi="Times New Roman" w:cs="Times New Roman"/>
          <w:sz w:val="24"/>
          <w:szCs w:val="24"/>
          <w:highlight w:val="yellow"/>
          <w:rPrChange w:id="1938" w:author="Соколов Сергей Вадимович" w:date="2024-01-19T16:38:00Z">
            <w:rPr>
              <w:rFonts w:ascii="Times New Roman" w:hAnsi="Times New Roman" w:cs="Times New Roman"/>
              <w:sz w:val="24"/>
              <w:szCs w:val="24"/>
            </w:rPr>
          </w:rPrChange>
        </w:rPr>
        <w:t>изучение гидрогеологических условий и гидрогеологическая стратификация массива горных пород в области питания водоносных горизонтов, разгружающихся на склоне;</w:t>
      </w:r>
    </w:p>
    <w:p w14:paraId="5A29362B" w14:textId="77777777" w:rsidR="008C66AB" w:rsidRPr="00523387" w:rsidRDefault="008D2BB5" w:rsidP="008D2BB5">
      <w:pPr>
        <w:pStyle w:val="aff1"/>
        <w:tabs>
          <w:tab w:val="left" w:pos="851"/>
        </w:tabs>
        <w:spacing w:line="360" w:lineRule="auto"/>
        <w:ind w:left="0" w:firstLine="709"/>
        <w:jc w:val="both"/>
        <w:rPr>
          <w:rFonts w:ascii="Times New Roman" w:hAnsi="Times New Roman" w:cs="Times New Roman"/>
          <w:sz w:val="24"/>
          <w:szCs w:val="24"/>
          <w:highlight w:val="yellow"/>
          <w:rPrChange w:id="1939"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940" w:author="Соколов Сергей Вадимович" w:date="2024-01-19T16:38:00Z">
            <w:rPr>
              <w:rFonts w:ascii="Times New Roman" w:hAnsi="Times New Roman" w:cs="Times New Roman"/>
              <w:sz w:val="24"/>
              <w:szCs w:val="24"/>
            </w:rPr>
          </w:rPrChange>
        </w:rPr>
        <w:t xml:space="preserve">- </w:t>
      </w:r>
      <w:r w:rsidR="00933D9F" w:rsidRPr="00523387">
        <w:rPr>
          <w:rFonts w:ascii="Times New Roman" w:hAnsi="Times New Roman" w:cs="Times New Roman"/>
          <w:sz w:val="24"/>
          <w:szCs w:val="24"/>
          <w:highlight w:val="yellow"/>
          <w:rPrChange w:id="1941" w:author="Соколов Сергей Вадимович" w:date="2024-01-19T16:38:00Z">
            <w:rPr>
              <w:rFonts w:ascii="Times New Roman" w:hAnsi="Times New Roman" w:cs="Times New Roman"/>
              <w:sz w:val="24"/>
              <w:szCs w:val="24"/>
            </w:rPr>
          </w:rPrChange>
        </w:rPr>
        <w:t>определение уровней грунтовых и межпластовых вод в предполагаемой области захвата массива горных пород оползневыми деформациями (в интервале разреза от бровки склона до днища долины);</w:t>
      </w:r>
    </w:p>
    <w:p w14:paraId="7A0FE6E9" w14:textId="481FC2E9" w:rsidR="008C66AB" w:rsidRPr="00523387" w:rsidRDefault="008D2BB5" w:rsidP="008D2BB5">
      <w:pPr>
        <w:pStyle w:val="aff1"/>
        <w:tabs>
          <w:tab w:val="left" w:pos="851"/>
        </w:tabs>
        <w:spacing w:line="360" w:lineRule="auto"/>
        <w:ind w:left="0" w:firstLine="709"/>
        <w:jc w:val="both"/>
        <w:rPr>
          <w:rFonts w:ascii="Times New Roman" w:hAnsi="Times New Roman" w:cs="Times New Roman"/>
          <w:sz w:val="24"/>
          <w:szCs w:val="24"/>
          <w:highlight w:val="yellow"/>
          <w:rPrChange w:id="1942"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943" w:author="Соколов Сергей Вадимович" w:date="2024-01-19T16:38:00Z">
            <w:rPr>
              <w:rFonts w:ascii="Times New Roman" w:hAnsi="Times New Roman" w:cs="Times New Roman"/>
              <w:sz w:val="24"/>
              <w:szCs w:val="24"/>
            </w:rPr>
          </w:rPrChange>
        </w:rPr>
        <w:t>-</w:t>
      </w:r>
      <w:r w:rsidR="00E54D9A" w:rsidRPr="00523387">
        <w:rPr>
          <w:rFonts w:ascii="Times New Roman" w:hAnsi="Times New Roman" w:cs="Times New Roman"/>
          <w:sz w:val="24"/>
          <w:szCs w:val="24"/>
          <w:highlight w:val="yellow"/>
          <w:rPrChange w:id="1944" w:author="Соколов Сергей Вадимович" w:date="2024-01-19T16:38:00Z">
            <w:rPr>
              <w:rFonts w:ascii="Times New Roman" w:hAnsi="Times New Roman" w:cs="Times New Roman"/>
              <w:sz w:val="24"/>
              <w:szCs w:val="24"/>
            </w:rPr>
          </w:rPrChange>
        </w:rPr>
        <w:t xml:space="preserve"> </w:t>
      </w:r>
      <w:r w:rsidR="00132597" w:rsidRPr="00523387">
        <w:rPr>
          <w:rFonts w:ascii="Times New Roman" w:hAnsi="Times New Roman" w:cs="Times New Roman"/>
          <w:sz w:val="24"/>
          <w:szCs w:val="24"/>
          <w:highlight w:val="yellow"/>
          <w:rPrChange w:id="1945" w:author="Соколов Сергей Вадимович" w:date="2024-01-19T16:38:00Z">
            <w:rPr>
              <w:rFonts w:ascii="Times New Roman" w:hAnsi="Times New Roman" w:cs="Times New Roman"/>
              <w:sz w:val="24"/>
              <w:szCs w:val="24"/>
            </w:rPr>
          </w:rPrChange>
        </w:rPr>
        <w:t>организация</w:t>
      </w:r>
      <w:r w:rsidR="00933D9F" w:rsidRPr="00523387">
        <w:rPr>
          <w:rFonts w:ascii="Times New Roman" w:hAnsi="Times New Roman" w:cs="Times New Roman"/>
          <w:sz w:val="24"/>
          <w:szCs w:val="24"/>
          <w:highlight w:val="yellow"/>
          <w:rPrChange w:id="1946" w:author="Соколов Сергей Вадимович" w:date="2024-01-19T16:38:00Z">
            <w:rPr>
              <w:rFonts w:ascii="Times New Roman" w:hAnsi="Times New Roman" w:cs="Times New Roman"/>
              <w:sz w:val="24"/>
              <w:szCs w:val="24"/>
            </w:rPr>
          </w:rPrChange>
        </w:rPr>
        <w:t xml:space="preserve"> режимных наблюдений </w:t>
      </w:r>
      <w:ins w:id="1947" w:author="Н.И." w:date="2019-02-15T10:29:00Z">
        <w:r w:rsidR="00087691" w:rsidRPr="00523387">
          <w:rPr>
            <w:rFonts w:ascii="Times New Roman" w:hAnsi="Times New Roman" w:cs="Times New Roman"/>
            <w:sz w:val="24"/>
            <w:szCs w:val="24"/>
            <w:highlight w:val="yellow"/>
            <w:rPrChange w:id="1948" w:author="Соколов Сергей Вадимович" w:date="2024-01-19T16:38:00Z">
              <w:rPr>
                <w:rFonts w:ascii="Times New Roman" w:hAnsi="Times New Roman" w:cs="Times New Roman"/>
                <w:sz w:val="24"/>
                <w:szCs w:val="24"/>
              </w:rPr>
            </w:rPrChange>
          </w:rPr>
          <w:t xml:space="preserve">(при соответствующем обосновании в программе) </w:t>
        </w:r>
      </w:ins>
      <w:r w:rsidR="00933D9F" w:rsidRPr="00523387">
        <w:rPr>
          <w:rFonts w:ascii="Times New Roman" w:hAnsi="Times New Roman" w:cs="Times New Roman"/>
          <w:sz w:val="24"/>
          <w:szCs w:val="24"/>
          <w:highlight w:val="yellow"/>
          <w:rPrChange w:id="1949" w:author="Соколов Сергей Вадимович" w:date="2024-01-19T16:38:00Z">
            <w:rPr>
              <w:rFonts w:ascii="Times New Roman" w:hAnsi="Times New Roman" w:cs="Times New Roman"/>
              <w:sz w:val="24"/>
              <w:szCs w:val="24"/>
            </w:rPr>
          </w:rPrChange>
        </w:rPr>
        <w:t>за уровнями грунтовых вод по скважинам на бровке и нижней части склона и на водо</w:t>
      </w:r>
      <w:r w:rsidR="00DC3277" w:rsidRPr="00523387">
        <w:rPr>
          <w:rFonts w:ascii="Times New Roman" w:hAnsi="Times New Roman" w:cs="Times New Roman"/>
          <w:sz w:val="24"/>
          <w:szCs w:val="24"/>
          <w:highlight w:val="yellow"/>
          <w:rPrChange w:id="1950" w:author="Соколов Сергей Вадимович" w:date="2024-01-19T16:38:00Z">
            <w:rPr>
              <w:rFonts w:ascii="Times New Roman" w:hAnsi="Times New Roman" w:cs="Times New Roman"/>
              <w:sz w:val="24"/>
              <w:szCs w:val="24"/>
            </w:rPr>
          </w:rPrChange>
        </w:rPr>
        <w:t xml:space="preserve">мерном </w:t>
      </w:r>
      <w:r w:rsidR="00933D9F" w:rsidRPr="00523387">
        <w:rPr>
          <w:rFonts w:ascii="Times New Roman" w:hAnsi="Times New Roman" w:cs="Times New Roman"/>
          <w:sz w:val="24"/>
          <w:szCs w:val="24"/>
          <w:highlight w:val="yellow"/>
          <w:rPrChange w:id="1951" w:author="Соколов Сергей Вадимович" w:date="2024-01-19T16:38:00Z">
            <w:rPr>
              <w:rFonts w:ascii="Times New Roman" w:hAnsi="Times New Roman" w:cs="Times New Roman"/>
              <w:sz w:val="24"/>
              <w:szCs w:val="24"/>
            </w:rPr>
          </w:rPrChange>
        </w:rPr>
        <w:t>посту в водоеме, в случае затопленного основания склона (при невозможности – обобщение данных по режимным пунктам-аналогам);</w:t>
      </w:r>
    </w:p>
    <w:p w14:paraId="4F1A69EF" w14:textId="77777777" w:rsidR="008C66AB" w:rsidRPr="00523387" w:rsidRDefault="008D2BB5" w:rsidP="008D2BB5">
      <w:pPr>
        <w:pStyle w:val="aff1"/>
        <w:tabs>
          <w:tab w:val="left" w:pos="851"/>
        </w:tabs>
        <w:spacing w:line="360" w:lineRule="auto"/>
        <w:ind w:left="0" w:firstLine="709"/>
        <w:jc w:val="both"/>
        <w:rPr>
          <w:rFonts w:ascii="Times New Roman" w:hAnsi="Times New Roman" w:cs="Times New Roman"/>
          <w:sz w:val="24"/>
          <w:szCs w:val="24"/>
          <w:highlight w:val="yellow"/>
          <w:rPrChange w:id="1952"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953" w:author="Соколов Сергей Вадимович" w:date="2024-01-19T16:38:00Z">
            <w:rPr>
              <w:rFonts w:ascii="Times New Roman" w:hAnsi="Times New Roman" w:cs="Times New Roman"/>
              <w:sz w:val="24"/>
              <w:szCs w:val="24"/>
            </w:rPr>
          </w:rPrChange>
        </w:rPr>
        <w:t xml:space="preserve">- </w:t>
      </w:r>
      <w:r w:rsidR="00933D9F" w:rsidRPr="00523387">
        <w:rPr>
          <w:rFonts w:ascii="Times New Roman" w:hAnsi="Times New Roman" w:cs="Times New Roman"/>
          <w:sz w:val="24"/>
          <w:szCs w:val="24"/>
          <w:highlight w:val="yellow"/>
          <w:rPrChange w:id="1954" w:author="Соколов Сергей Вадимович" w:date="2024-01-19T16:38:00Z">
            <w:rPr>
              <w:rFonts w:ascii="Times New Roman" w:hAnsi="Times New Roman" w:cs="Times New Roman"/>
              <w:sz w:val="24"/>
              <w:szCs w:val="24"/>
            </w:rPr>
          </w:rPrChange>
        </w:rPr>
        <w:t>выявление техногенных факторов, усиливающих влияние подземных вод на склон, водонесущих коммуникаций, гидротехнических сооружений, дренажей, строительного водопонижения, попусков водохранилищ, водозабор из скважин, неорганизованный сброс воды и поливы на рельеф;</w:t>
      </w:r>
    </w:p>
    <w:p w14:paraId="435EE83D" w14:textId="1751F05D" w:rsidR="008C66AB" w:rsidRPr="00523387" w:rsidRDefault="008D2BB5" w:rsidP="008D2BB5">
      <w:pPr>
        <w:pStyle w:val="aff1"/>
        <w:tabs>
          <w:tab w:val="left" w:pos="851"/>
        </w:tabs>
        <w:spacing w:line="360" w:lineRule="auto"/>
        <w:ind w:left="0" w:firstLine="709"/>
        <w:jc w:val="both"/>
        <w:rPr>
          <w:rFonts w:ascii="Times New Roman" w:hAnsi="Times New Roman" w:cs="Times New Roman"/>
          <w:sz w:val="24"/>
          <w:szCs w:val="24"/>
          <w:highlight w:val="yellow"/>
          <w:rPrChange w:id="1955"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1956" w:author="Соколов Сергей Вадимович" w:date="2024-01-19T16:38:00Z">
            <w:rPr>
              <w:rFonts w:ascii="Times New Roman" w:hAnsi="Times New Roman" w:cs="Times New Roman"/>
              <w:sz w:val="24"/>
              <w:szCs w:val="24"/>
            </w:rPr>
          </w:rPrChange>
        </w:rPr>
        <w:lastRenderedPageBreak/>
        <w:t xml:space="preserve">- </w:t>
      </w:r>
      <w:r w:rsidR="00933D9F" w:rsidRPr="00523387">
        <w:rPr>
          <w:rFonts w:ascii="Times New Roman" w:hAnsi="Times New Roman" w:cs="Times New Roman"/>
          <w:sz w:val="24"/>
          <w:szCs w:val="24"/>
          <w:highlight w:val="yellow"/>
          <w:rPrChange w:id="1957" w:author="Соколов Сергей Вадимович" w:date="2024-01-19T16:38:00Z">
            <w:rPr>
              <w:rFonts w:ascii="Times New Roman" w:hAnsi="Times New Roman" w:cs="Times New Roman"/>
              <w:sz w:val="24"/>
              <w:szCs w:val="24"/>
            </w:rPr>
          </w:rPrChange>
        </w:rPr>
        <w:t>для затопленных склонов – определение режима подъема и спада уровня реки или водохранилища (по данным гидрометеорологических изысканий)</w:t>
      </w:r>
      <w:ins w:id="1958" w:author="Н.И." w:date="2019-02-15T10:19:00Z">
        <w:r w:rsidR="00327443" w:rsidRPr="00523387">
          <w:rPr>
            <w:rFonts w:ascii="Times New Roman" w:hAnsi="Times New Roman" w:cs="Times New Roman"/>
            <w:sz w:val="24"/>
            <w:szCs w:val="24"/>
            <w:highlight w:val="yellow"/>
            <w:rPrChange w:id="1959" w:author="Соколов Сергей Вадимович" w:date="2024-01-19T16:38:00Z">
              <w:rPr>
                <w:rFonts w:ascii="Times New Roman" w:hAnsi="Times New Roman" w:cs="Times New Roman"/>
                <w:sz w:val="24"/>
                <w:szCs w:val="24"/>
              </w:rPr>
            </w:rPrChange>
          </w:rPr>
          <w:t>.</w:t>
        </w:r>
      </w:ins>
      <w:del w:id="1960" w:author="Н.И." w:date="2019-02-15T10:19:00Z">
        <w:r w:rsidR="00933D9F" w:rsidRPr="00523387" w:rsidDel="00327443">
          <w:rPr>
            <w:rFonts w:ascii="Times New Roman" w:hAnsi="Times New Roman" w:cs="Times New Roman"/>
            <w:sz w:val="24"/>
            <w:szCs w:val="24"/>
            <w:highlight w:val="yellow"/>
            <w:rPrChange w:id="1961" w:author="Соколов Сергей Вадимович" w:date="2024-01-19T16:38:00Z">
              <w:rPr>
                <w:rFonts w:ascii="Times New Roman" w:hAnsi="Times New Roman" w:cs="Times New Roman"/>
                <w:sz w:val="24"/>
                <w:szCs w:val="24"/>
              </w:rPr>
            </w:rPrChange>
          </w:rPr>
          <w:delText>;</w:delText>
        </w:r>
      </w:del>
    </w:p>
    <w:p w14:paraId="2B005403" w14:textId="7A8D3C5F" w:rsidR="00933D9F" w:rsidRPr="00523387" w:rsidDel="00327443" w:rsidRDefault="008D2BB5" w:rsidP="008D2BB5">
      <w:pPr>
        <w:pStyle w:val="aff1"/>
        <w:tabs>
          <w:tab w:val="left" w:pos="851"/>
        </w:tabs>
        <w:spacing w:line="360" w:lineRule="auto"/>
        <w:ind w:left="0" w:firstLine="709"/>
        <w:jc w:val="both"/>
        <w:rPr>
          <w:del w:id="1962" w:author="Н.И." w:date="2019-02-15T10:18:00Z"/>
          <w:rFonts w:ascii="Times New Roman" w:hAnsi="Times New Roman" w:cs="Times New Roman"/>
          <w:sz w:val="24"/>
          <w:szCs w:val="24"/>
          <w:highlight w:val="yellow"/>
          <w:rPrChange w:id="1963" w:author="Соколов Сергей Вадимович" w:date="2024-01-19T16:38:00Z">
            <w:rPr>
              <w:del w:id="1964" w:author="Н.И." w:date="2019-02-15T10:18:00Z"/>
              <w:rFonts w:ascii="Times New Roman" w:hAnsi="Times New Roman" w:cs="Times New Roman"/>
              <w:sz w:val="24"/>
              <w:szCs w:val="24"/>
            </w:rPr>
          </w:rPrChange>
        </w:rPr>
      </w:pPr>
      <w:del w:id="1965" w:author="Н.И." w:date="2019-02-15T10:18:00Z">
        <w:r w:rsidRPr="00523387" w:rsidDel="00327443">
          <w:rPr>
            <w:rFonts w:ascii="Times New Roman" w:hAnsi="Times New Roman"/>
            <w:sz w:val="24"/>
            <w:szCs w:val="24"/>
            <w:highlight w:val="yellow"/>
            <w:rPrChange w:id="1966" w:author="Соколов Сергей Вадимович" w:date="2024-01-19T16:38:00Z">
              <w:rPr>
                <w:rFonts w:ascii="Times New Roman" w:hAnsi="Times New Roman"/>
                <w:sz w:val="24"/>
                <w:szCs w:val="24"/>
              </w:rPr>
            </w:rPrChange>
          </w:rPr>
          <w:delText>-</w:delText>
        </w:r>
        <w:r w:rsidR="00E54D9A" w:rsidRPr="00523387" w:rsidDel="00327443">
          <w:rPr>
            <w:rFonts w:ascii="Times New Roman" w:hAnsi="Times New Roman"/>
            <w:sz w:val="24"/>
            <w:szCs w:val="24"/>
            <w:highlight w:val="yellow"/>
            <w:rPrChange w:id="1967" w:author="Соколов Сергей Вадимович" w:date="2024-01-19T16:38:00Z">
              <w:rPr>
                <w:rFonts w:ascii="Times New Roman" w:hAnsi="Times New Roman"/>
                <w:sz w:val="24"/>
                <w:szCs w:val="24"/>
              </w:rPr>
            </w:rPrChange>
          </w:rPr>
          <w:delText xml:space="preserve"> </w:delText>
        </w:r>
        <w:r w:rsidR="00933D9F" w:rsidRPr="00523387" w:rsidDel="00327443">
          <w:rPr>
            <w:rFonts w:ascii="Times New Roman" w:hAnsi="Times New Roman"/>
            <w:sz w:val="24"/>
            <w:szCs w:val="24"/>
            <w:highlight w:val="yellow"/>
            <w:rPrChange w:id="1968" w:author="Соколов Сергей Вадимович" w:date="2024-01-19T16:38:00Z">
              <w:rPr>
                <w:rFonts w:ascii="Times New Roman" w:hAnsi="Times New Roman"/>
                <w:sz w:val="24"/>
                <w:szCs w:val="24"/>
              </w:rPr>
            </w:rPrChange>
          </w:rPr>
          <w:delText xml:space="preserve">обоснование концепции силового воздействия подземных вод </w:delText>
        </w:r>
        <w:r w:rsidR="00D12C23" w:rsidRPr="00523387" w:rsidDel="00327443">
          <w:rPr>
            <w:rFonts w:ascii="Times New Roman" w:hAnsi="Times New Roman"/>
            <w:sz w:val="24"/>
            <w:szCs w:val="24"/>
            <w:highlight w:val="yellow"/>
            <w:rPrChange w:id="1969" w:author="Соколов Сергей Вадимович" w:date="2024-01-19T16:38:00Z">
              <w:rPr>
                <w:rFonts w:ascii="Times New Roman" w:hAnsi="Times New Roman"/>
                <w:sz w:val="24"/>
                <w:szCs w:val="24"/>
              </w:rPr>
            </w:rPrChange>
          </w:rPr>
          <w:delText xml:space="preserve">на </w:delText>
        </w:r>
        <w:r w:rsidR="00933D9F" w:rsidRPr="00523387" w:rsidDel="00327443">
          <w:rPr>
            <w:rFonts w:ascii="Times New Roman" w:hAnsi="Times New Roman"/>
            <w:sz w:val="24"/>
            <w:szCs w:val="24"/>
            <w:highlight w:val="yellow"/>
            <w:rPrChange w:id="1970" w:author="Соколов Сергей Вадимович" w:date="2024-01-19T16:38:00Z">
              <w:rPr>
                <w:rFonts w:ascii="Times New Roman" w:hAnsi="Times New Roman"/>
                <w:sz w:val="24"/>
                <w:szCs w:val="24"/>
              </w:rPr>
            </w:rPrChange>
          </w:rPr>
          <w:delText>устойчивость ополз</w:delText>
        </w:r>
        <w:r w:rsidR="001E34EE" w:rsidRPr="00523387" w:rsidDel="00327443">
          <w:rPr>
            <w:rFonts w:ascii="Times New Roman" w:hAnsi="Times New Roman"/>
            <w:sz w:val="24"/>
            <w:szCs w:val="24"/>
            <w:highlight w:val="yellow"/>
            <w:rPrChange w:id="1971" w:author="Соколов Сергей Вадимович" w:date="2024-01-19T16:38:00Z">
              <w:rPr>
                <w:rFonts w:ascii="Times New Roman" w:hAnsi="Times New Roman"/>
                <w:sz w:val="24"/>
                <w:szCs w:val="24"/>
              </w:rPr>
            </w:rPrChange>
          </w:rPr>
          <w:delText>невого (оползнеопасного) склона.</w:delText>
        </w:r>
      </w:del>
    </w:p>
    <w:p w14:paraId="46A3C77D" w14:textId="77777777" w:rsidR="00A045BC" w:rsidRPr="00523387" w:rsidRDefault="00F877B1"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yellow"/>
          <w:rPrChange w:id="1972" w:author="Соколов Сергей Вадимович" w:date="2024-01-19T16:38: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1973" w:author="Соколов Сергей Вадимович" w:date="2024-01-19T16:38:00Z">
            <w:rPr>
              <w:rFonts w:ascii="Times New Roman" w:eastAsia="Calibri" w:hAnsi="Times New Roman" w:cs="Times New Roman"/>
              <w:sz w:val="24"/>
              <w:szCs w:val="24"/>
            </w:rPr>
          </w:rPrChange>
        </w:rPr>
        <w:t xml:space="preserve">Опытно-фильтрационные работы следует выполнять для определения гидрогеологических параметров и характеристик грунтов при необходимости проектирования дренажных сооружений для осушения </w:t>
      </w:r>
      <w:r w:rsidR="007C4DF2" w:rsidRPr="00523387">
        <w:rPr>
          <w:rFonts w:ascii="Times New Roman" w:eastAsia="Calibri" w:hAnsi="Times New Roman" w:cs="Times New Roman"/>
          <w:sz w:val="24"/>
          <w:szCs w:val="24"/>
          <w:highlight w:val="yellow"/>
          <w:rPrChange w:id="1974" w:author="Соколов Сергей Вадимович" w:date="2024-01-19T16:38:00Z">
            <w:rPr>
              <w:rFonts w:ascii="Times New Roman" w:eastAsia="Calibri" w:hAnsi="Times New Roman" w:cs="Times New Roman"/>
              <w:sz w:val="24"/>
              <w:szCs w:val="24"/>
            </w:rPr>
          </w:rPrChange>
        </w:rPr>
        <w:t>тела оползня или склона в целом.</w:t>
      </w:r>
      <w:r w:rsidR="00241489" w:rsidRPr="00523387">
        <w:rPr>
          <w:rFonts w:ascii="Times New Roman" w:eastAsia="Calibri" w:hAnsi="Times New Roman" w:cs="Times New Roman"/>
          <w:sz w:val="24"/>
          <w:szCs w:val="24"/>
          <w:highlight w:val="yellow"/>
          <w:rPrChange w:id="1975" w:author="Соколов Сергей Вадимович" w:date="2024-01-19T16:38:00Z">
            <w:rPr>
              <w:rFonts w:ascii="Times New Roman" w:eastAsia="Calibri" w:hAnsi="Times New Roman" w:cs="Times New Roman"/>
              <w:sz w:val="24"/>
              <w:szCs w:val="24"/>
            </w:rPr>
          </w:rPrChange>
        </w:rPr>
        <w:t xml:space="preserve"> Постановка опытно-фильтрационных работ должна осуществляться после </w:t>
      </w:r>
      <w:r w:rsidR="00FE397A" w:rsidRPr="00523387">
        <w:rPr>
          <w:rFonts w:ascii="Times New Roman" w:eastAsia="Calibri" w:hAnsi="Times New Roman" w:cs="Times New Roman"/>
          <w:sz w:val="24"/>
          <w:szCs w:val="24"/>
          <w:highlight w:val="yellow"/>
          <w:rPrChange w:id="1976" w:author="Соколов Сергей Вадимович" w:date="2024-01-19T16:38:00Z">
            <w:rPr>
              <w:rFonts w:ascii="Times New Roman" w:eastAsia="Calibri" w:hAnsi="Times New Roman" w:cs="Times New Roman"/>
              <w:sz w:val="24"/>
              <w:szCs w:val="24"/>
            </w:rPr>
          </w:rPrChange>
        </w:rPr>
        <w:t>исследования инженерно-</w:t>
      </w:r>
      <w:r w:rsidR="00241489" w:rsidRPr="00523387">
        <w:rPr>
          <w:rFonts w:ascii="Times New Roman" w:eastAsia="Calibri" w:hAnsi="Times New Roman" w:cs="Times New Roman"/>
          <w:sz w:val="24"/>
          <w:szCs w:val="24"/>
          <w:highlight w:val="yellow"/>
          <w:rPrChange w:id="1977" w:author="Соколов Сергей Вадимович" w:date="2024-01-19T16:38:00Z">
            <w:rPr>
              <w:rFonts w:ascii="Times New Roman" w:eastAsia="Calibri" w:hAnsi="Times New Roman" w:cs="Times New Roman"/>
              <w:sz w:val="24"/>
              <w:szCs w:val="24"/>
            </w:rPr>
          </w:rPrChange>
        </w:rPr>
        <w:t xml:space="preserve">геологического </w:t>
      </w:r>
      <w:r w:rsidR="00FE397A" w:rsidRPr="00523387">
        <w:rPr>
          <w:rFonts w:ascii="Times New Roman" w:eastAsia="Calibri" w:hAnsi="Times New Roman" w:cs="Times New Roman"/>
          <w:sz w:val="24"/>
          <w:szCs w:val="24"/>
          <w:highlight w:val="yellow"/>
          <w:rPrChange w:id="1978" w:author="Соколов Сергей Вадимович" w:date="2024-01-19T16:38:00Z">
            <w:rPr>
              <w:rFonts w:ascii="Times New Roman" w:eastAsia="Calibri" w:hAnsi="Times New Roman" w:cs="Times New Roman"/>
              <w:sz w:val="24"/>
              <w:szCs w:val="24"/>
            </w:rPr>
          </w:rPrChange>
        </w:rPr>
        <w:t xml:space="preserve">строения </w:t>
      </w:r>
      <w:r w:rsidR="00241489" w:rsidRPr="00523387">
        <w:rPr>
          <w:rFonts w:ascii="Times New Roman" w:eastAsia="Calibri" w:hAnsi="Times New Roman" w:cs="Times New Roman"/>
          <w:sz w:val="24"/>
          <w:szCs w:val="24"/>
          <w:highlight w:val="yellow"/>
          <w:rPrChange w:id="1979" w:author="Соколов Сергей Вадимович" w:date="2024-01-19T16:38:00Z">
            <w:rPr>
              <w:rFonts w:ascii="Times New Roman" w:eastAsia="Calibri" w:hAnsi="Times New Roman" w:cs="Times New Roman"/>
              <w:sz w:val="24"/>
              <w:szCs w:val="24"/>
            </w:rPr>
          </w:rPrChange>
        </w:rPr>
        <w:t>оползневого массива и соответствующего обоснования необходимости их</w:t>
      </w:r>
      <w:r w:rsidR="00FE397A" w:rsidRPr="00523387">
        <w:rPr>
          <w:rFonts w:ascii="Times New Roman" w:eastAsia="Calibri" w:hAnsi="Times New Roman" w:cs="Times New Roman"/>
          <w:sz w:val="24"/>
          <w:szCs w:val="24"/>
          <w:highlight w:val="yellow"/>
          <w:rPrChange w:id="1980" w:author="Соколов Сергей Вадимович" w:date="2024-01-19T16:38:00Z">
            <w:rPr>
              <w:rFonts w:ascii="Times New Roman" w:eastAsia="Calibri" w:hAnsi="Times New Roman" w:cs="Times New Roman"/>
              <w:sz w:val="24"/>
              <w:szCs w:val="24"/>
            </w:rPr>
          </w:rPrChange>
        </w:rPr>
        <w:t xml:space="preserve"> выполнения</w:t>
      </w:r>
      <w:r w:rsidR="00241489" w:rsidRPr="00523387">
        <w:rPr>
          <w:rFonts w:ascii="Times New Roman" w:eastAsia="Calibri" w:hAnsi="Times New Roman" w:cs="Times New Roman"/>
          <w:sz w:val="24"/>
          <w:szCs w:val="24"/>
          <w:highlight w:val="yellow"/>
          <w:rPrChange w:id="1981" w:author="Соколов Сергей Вадимович" w:date="2024-01-19T16:38:00Z">
            <w:rPr>
              <w:rFonts w:ascii="Times New Roman" w:eastAsia="Calibri" w:hAnsi="Times New Roman" w:cs="Times New Roman"/>
              <w:sz w:val="24"/>
              <w:szCs w:val="24"/>
            </w:rPr>
          </w:rPrChange>
        </w:rPr>
        <w:t>.</w:t>
      </w:r>
    </w:p>
    <w:p w14:paraId="7172D420" w14:textId="198241EF" w:rsidR="00757CA0" w:rsidRPr="00523387" w:rsidRDefault="00757CA0"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1982" w:author="Соколов Сергей Вадимович" w:date="2024-01-19T16:38:00Z">
            <w:rPr>
              <w:rFonts w:ascii="Times New Roman" w:eastAsia="Calibri" w:hAnsi="Times New Roman" w:cs="Times New Roman"/>
              <w:sz w:val="24"/>
              <w:szCs w:val="24"/>
            </w:rPr>
          </w:rPrChange>
        </w:rPr>
      </w:pPr>
      <w:commentRangeStart w:id="1983"/>
      <w:r w:rsidRPr="00523387">
        <w:rPr>
          <w:rFonts w:ascii="Times New Roman" w:eastAsia="Calibri" w:hAnsi="Times New Roman" w:cs="Times New Roman"/>
          <w:sz w:val="24"/>
          <w:szCs w:val="24"/>
          <w:highlight w:val="green"/>
          <w:rPrChange w:id="1984" w:author="Соколов Сергей Вадимович" w:date="2024-01-19T16:38:00Z">
            <w:rPr>
              <w:rFonts w:ascii="Times New Roman" w:eastAsia="Calibri" w:hAnsi="Times New Roman" w:cs="Times New Roman"/>
              <w:sz w:val="24"/>
              <w:szCs w:val="24"/>
            </w:rPr>
          </w:rPrChange>
        </w:rPr>
        <w:t>При выполнении полевых исследований на оползневых (оползнеопасных) склонах и откосах</w:t>
      </w:r>
      <w:r w:rsidR="00DF66D0" w:rsidRPr="00523387">
        <w:rPr>
          <w:rFonts w:ascii="Times New Roman" w:eastAsia="Calibri" w:hAnsi="Times New Roman" w:cs="Times New Roman"/>
          <w:sz w:val="24"/>
          <w:szCs w:val="24"/>
          <w:highlight w:val="green"/>
          <w:rPrChange w:id="1985" w:author="Соколов Сергей Вадимович" w:date="2024-01-19T16:38:00Z">
            <w:rPr>
              <w:rFonts w:ascii="Times New Roman" w:eastAsia="Calibri" w:hAnsi="Times New Roman" w:cs="Times New Roman"/>
              <w:sz w:val="24"/>
              <w:szCs w:val="24"/>
            </w:rPr>
          </w:rPrChange>
        </w:rPr>
        <w:t xml:space="preserve"> для </w:t>
      </w:r>
      <w:r w:rsidR="003D0066" w:rsidRPr="00523387">
        <w:rPr>
          <w:rFonts w:ascii="Times New Roman" w:eastAsia="Calibri" w:hAnsi="Times New Roman" w:cs="Times New Roman"/>
          <w:sz w:val="24"/>
          <w:szCs w:val="24"/>
          <w:highlight w:val="green"/>
          <w:rPrChange w:id="1986" w:author="Соколов Сергей Вадимович" w:date="2024-01-19T16:38:00Z">
            <w:rPr>
              <w:rFonts w:ascii="Times New Roman" w:eastAsia="Calibri" w:hAnsi="Times New Roman" w:cs="Times New Roman"/>
              <w:sz w:val="24"/>
              <w:szCs w:val="24"/>
            </w:rPr>
          </w:rPrChange>
        </w:rPr>
        <w:t xml:space="preserve">определения </w:t>
      </w:r>
      <w:r w:rsidRPr="00523387">
        <w:rPr>
          <w:rFonts w:ascii="Times New Roman" w:eastAsia="Calibri" w:hAnsi="Times New Roman" w:cs="Times New Roman"/>
          <w:sz w:val="24"/>
          <w:szCs w:val="24"/>
          <w:highlight w:val="green"/>
          <w:rPrChange w:id="1987" w:author="Соколов Сергей Вадимович" w:date="2024-01-19T16:38:00Z">
            <w:rPr>
              <w:rFonts w:ascii="Times New Roman" w:eastAsia="Calibri" w:hAnsi="Times New Roman" w:cs="Times New Roman"/>
              <w:sz w:val="24"/>
              <w:szCs w:val="24"/>
            </w:rPr>
          </w:rPrChange>
        </w:rPr>
        <w:t>гидрогеологически</w:t>
      </w:r>
      <w:r w:rsidR="003D0066" w:rsidRPr="00523387">
        <w:rPr>
          <w:rFonts w:ascii="Times New Roman" w:eastAsia="Calibri" w:hAnsi="Times New Roman" w:cs="Times New Roman"/>
          <w:sz w:val="24"/>
          <w:szCs w:val="24"/>
          <w:highlight w:val="green"/>
          <w:rPrChange w:id="1988" w:author="Соколов Сергей Вадимович" w:date="2024-01-19T16:38:00Z">
            <w:rPr>
              <w:rFonts w:ascii="Times New Roman" w:eastAsia="Calibri" w:hAnsi="Times New Roman" w:cs="Times New Roman"/>
              <w:sz w:val="24"/>
              <w:szCs w:val="24"/>
            </w:rPr>
          </w:rPrChange>
        </w:rPr>
        <w:t>х</w:t>
      </w:r>
      <w:r w:rsidRPr="00523387">
        <w:rPr>
          <w:rFonts w:ascii="Times New Roman" w:eastAsia="Calibri" w:hAnsi="Times New Roman" w:cs="Times New Roman"/>
          <w:sz w:val="24"/>
          <w:szCs w:val="24"/>
          <w:highlight w:val="green"/>
          <w:rPrChange w:id="1989" w:author="Соколов Сергей Вадимович" w:date="2024-01-19T16:38:00Z">
            <w:rPr>
              <w:rFonts w:ascii="Times New Roman" w:eastAsia="Calibri" w:hAnsi="Times New Roman" w:cs="Times New Roman"/>
              <w:sz w:val="24"/>
              <w:szCs w:val="24"/>
            </w:rPr>
          </w:rPrChange>
        </w:rPr>
        <w:t xml:space="preserve"> параметр</w:t>
      </w:r>
      <w:r w:rsidR="003D0066" w:rsidRPr="00523387">
        <w:rPr>
          <w:rFonts w:ascii="Times New Roman" w:eastAsia="Calibri" w:hAnsi="Times New Roman" w:cs="Times New Roman"/>
          <w:sz w:val="24"/>
          <w:szCs w:val="24"/>
          <w:highlight w:val="green"/>
          <w:rPrChange w:id="1990" w:author="Соколов Сергей Вадимович" w:date="2024-01-19T16:38:00Z">
            <w:rPr>
              <w:rFonts w:ascii="Times New Roman" w:eastAsia="Calibri" w:hAnsi="Times New Roman" w:cs="Times New Roman"/>
              <w:sz w:val="24"/>
              <w:szCs w:val="24"/>
            </w:rPr>
          </w:rPrChange>
        </w:rPr>
        <w:t>ов следует руководствоваться</w:t>
      </w:r>
      <w:r w:rsidR="00E54D9A" w:rsidRPr="00523387">
        <w:rPr>
          <w:rFonts w:ascii="Times New Roman" w:eastAsia="Calibri" w:hAnsi="Times New Roman" w:cs="Times New Roman"/>
          <w:sz w:val="24"/>
          <w:szCs w:val="24"/>
          <w:highlight w:val="green"/>
          <w:rPrChange w:id="1991" w:author="Соколов Сергей Вадимович" w:date="2024-01-19T16:38:00Z">
            <w:rPr>
              <w:rFonts w:ascii="Times New Roman" w:eastAsia="Calibri" w:hAnsi="Times New Roman" w:cs="Times New Roman"/>
              <w:sz w:val="24"/>
              <w:szCs w:val="24"/>
            </w:rPr>
          </w:rPrChange>
        </w:rPr>
        <w:t xml:space="preserve"> ГОСТ 23278.</w:t>
      </w:r>
      <w:commentRangeEnd w:id="1983"/>
      <w:r w:rsidR="0045743E" w:rsidRPr="00523387">
        <w:rPr>
          <w:rStyle w:val="aa"/>
          <w:rFonts w:ascii="Times New Roman CYR" w:hAnsi="Times New Roman CYR" w:cs="Times New Roman"/>
          <w:highlight w:val="green"/>
          <w:rPrChange w:id="1992" w:author="Соколов Сергей Вадимович" w:date="2024-01-19T16:38:00Z">
            <w:rPr>
              <w:rStyle w:val="aa"/>
              <w:rFonts w:ascii="Times New Roman CYR" w:hAnsi="Times New Roman CYR" w:cs="Times New Roman"/>
            </w:rPr>
          </w:rPrChange>
        </w:rPr>
        <w:commentReference w:id="1983"/>
      </w:r>
    </w:p>
    <w:p w14:paraId="7E9D2F84" w14:textId="5EEEB6FC" w:rsidR="004B1545" w:rsidRPr="00C57C69" w:rsidRDefault="00C57C69"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bookmarkStart w:id="1993" w:name="i261782"/>
      <w:r w:rsidRPr="00C57C69">
        <w:rPr>
          <w:rFonts w:ascii="Times New Roman" w:eastAsia="Calibri" w:hAnsi="Times New Roman" w:cs="Times New Roman"/>
          <w:sz w:val="24"/>
          <w:szCs w:val="24"/>
        </w:rPr>
        <w:t xml:space="preserve">Лабораторные исследования подземных вод. </w:t>
      </w:r>
      <w:ins w:id="1994" w:author="Н.И." w:date="2019-02-14T12:24:00Z">
        <w:r w:rsidR="00350131" w:rsidRPr="001F2799">
          <w:rPr>
            <w:rFonts w:ascii="Times New Roman" w:eastAsia="Calibri" w:hAnsi="Times New Roman" w:cs="Times New Roman"/>
            <w:sz w:val="24"/>
            <w:szCs w:val="24"/>
          </w:rPr>
          <w:t xml:space="preserve">Физические свойства и химический состав воды определяют стандартным, полным или специальным химическим анализом. </w:t>
        </w:r>
      </w:ins>
      <w:del w:id="1995" w:author="Н.И." w:date="2019-02-14T12:24:00Z">
        <w:r w:rsidRPr="001F2799" w:rsidDel="00350131">
          <w:rPr>
            <w:rFonts w:ascii="Times New Roman" w:eastAsia="Calibri" w:hAnsi="Times New Roman" w:cs="Times New Roman"/>
            <w:sz w:val="24"/>
            <w:szCs w:val="24"/>
          </w:rPr>
          <w:delText xml:space="preserve">Для определения физических свойств и химического состава воды рекомендуется выполнять стандартный анализ. </w:delText>
        </w:r>
      </w:del>
      <w:r w:rsidRPr="001F2799">
        <w:rPr>
          <w:rFonts w:ascii="Times New Roman" w:eastAsia="Calibri" w:hAnsi="Times New Roman" w:cs="Times New Roman"/>
          <w:sz w:val="24"/>
          <w:szCs w:val="24"/>
        </w:rPr>
        <w:t>Полный или специальный химический анализ воды</w:t>
      </w:r>
      <w:r w:rsidRPr="00C57C69">
        <w:rPr>
          <w:rFonts w:ascii="Times New Roman" w:eastAsia="Calibri" w:hAnsi="Times New Roman" w:cs="Times New Roman"/>
          <w:sz w:val="24"/>
          <w:szCs w:val="24"/>
        </w:rPr>
        <w:t xml:space="preserve"> </w:t>
      </w:r>
      <w:ins w:id="1996" w:author="Н.И." w:date="2019-02-14T12:23:00Z">
        <w:r w:rsidR="00350131">
          <w:rPr>
            <w:rFonts w:ascii="Times New Roman" w:eastAsia="Calibri" w:hAnsi="Times New Roman" w:cs="Times New Roman"/>
            <w:sz w:val="24"/>
            <w:szCs w:val="24"/>
          </w:rPr>
          <w:t>вы</w:t>
        </w:r>
      </w:ins>
      <w:ins w:id="1997" w:author="Н.И." w:date="2019-02-14T17:21:00Z">
        <w:r w:rsidR="00CB4744">
          <w:rPr>
            <w:rFonts w:ascii="Times New Roman" w:eastAsia="Calibri" w:hAnsi="Times New Roman" w:cs="Times New Roman"/>
            <w:sz w:val="24"/>
            <w:szCs w:val="24"/>
          </w:rPr>
          <w:t>п</w:t>
        </w:r>
      </w:ins>
      <w:ins w:id="1998" w:author="Н.И." w:date="2019-02-14T12:23:00Z">
        <w:r w:rsidR="00350131">
          <w:rPr>
            <w:rFonts w:ascii="Times New Roman" w:eastAsia="Calibri" w:hAnsi="Times New Roman" w:cs="Times New Roman"/>
            <w:sz w:val="24"/>
            <w:szCs w:val="24"/>
          </w:rPr>
          <w:t>олняют</w:t>
        </w:r>
        <w:r w:rsidR="00350131" w:rsidRPr="00C57C69" w:rsidDel="00350131">
          <w:rPr>
            <w:rFonts w:ascii="Times New Roman" w:eastAsia="Calibri" w:hAnsi="Times New Roman" w:cs="Times New Roman"/>
            <w:sz w:val="24"/>
            <w:szCs w:val="24"/>
          </w:rPr>
          <w:t xml:space="preserve"> </w:t>
        </w:r>
      </w:ins>
      <w:del w:id="1999" w:author="Н.И." w:date="2019-02-14T12:23:00Z">
        <w:r w:rsidRPr="00C57C69" w:rsidDel="00350131">
          <w:rPr>
            <w:rFonts w:ascii="Times New Roman" w:eastAsia="Calibri" w:hAnsi="Times New Roman" w:cs="Times New Roman"/>
            <w:sz w:val="24"/>
            <w:szCs w:val="24"/>
          </w:rPr>
          <w:delText xml:space="preserve">следует предусматривать </w:delText>
        </w:r>
      </w:del>
      <w:r w:rsidRPr="00C57C69">
        <w:rPr>
          <w:rFonts w:ascii="Times New Roman" w:eastAsia="Calibri" w:hAnsi="Times New Roman" w:cs="Times New Roman"/>
          <w:sz w:val="24"/>
          <w:szCs w:val="24"/>
        </w:rPr>
        <w:t>при необходимости получения более детальной гидрохимической характеристики водоносного горизонта. Состав показателей при специальном химическом анализе воды определяется заданием.</w:t>
      </w:r>
    </w:p>
    <w:p w14:paraId="6F34C6B3" w14:textId="42EF3291" w:rsidR="00A045BC" w:rsidRPr="00523387" w:rsidRDefault="00060B7D"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000" w:author="Соколов Сергей Вадимович" w:date="2024-01-19T16:38: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001" w:author="Соколов Сергей Вадимович" w:date="2024-01-19T16:38:00Z">
            <w:rPr>
              <w:rFonts w:ascii="Times New Roman" w:eastAsia="Calibri" w:hAnsi="Times New Roman" w:cs="Times New Roman"/>
              <w:sz w:val="24"/>
              <w:szCs w:val="24"/>
            </w:rPr>
          </w:rPrChange>
        </w:rPr>
        <w:t>Лабораторные исследования грунтов</w:t>
      </w:r>
      <w:bookmarkEnd w:id="1993"/>
      <w:r w:rsidR="00E77E00" w:rsidRPr="00523387">
        <w:rPr>
          <w:rFonts w:ascii="Times New Roman" w:eastAsia="Calibri" w:hAnsi="Times New Roman" w:cs="Times New Roman"/>
          <w:sz w:val="24"/>
          <w:szCs w:val="24"/>
          <w:highlight w:val="green"/>
          <w:rPrChange w:id="2002" w:author="Соколов Сергей Вадимович" w:date="2024-01-19T16:38:00Z">
            <w:rPr>
              <w:rFonts w:ascii="Times New Roman" w:eastAsia="Calibri" w:hAnsi="Times New Roman" w:cs="Times New Roman"/>
              <w:sz w:val="24"/>
              <w:szCs w:val="24"/>
            </w:rPr>
          </w:rPrChange>
        </w:rPr>
        <w:t xml:space="preserve"> при изучении</w:t>
      </w:r>
      <w:r w:rsidRPr="00523387">
        <w:rPr>
          <w:rFonts w:ascii="Times New Roman" w:eastAsia="Calibri" w:hAnsi="Times New Roman" w:cs="Times New Roman"/>
          <w:sz w:val="24"/>
          <w:szCs w:val="24"/>
          <w:highlight w:val="green"/>
          <w:rPrChange w:id="2003" w:author="Соколов Сергей Вадимович" w:date="2024-01-19T16:38:00Z">
            <w:rPr>
              <w:rFonts w:ascii="Times New Roman" w:eastAsia="Calibri" w:hAnsi="Times New Roman" w:cs="Times New Roman"/>
              <w:sz w:val="24"/>
              <w:szCs w:val="24"/>
            </w:rPr>
          </w:rPrChange>
        </w:rPr>
        <w:t xml:space="preserve"> оползнев</w:t>
      </w:r>
      <w:r w:rsidR="00FE4568" w:rsidRPr="00523387">
        <w:rPr>
          <w:rFonts w:ascii="Times New Roman" w:eastAsia="Calibri" w:hAnsi="Times New Roman" w:cs="Times New Roman"/>
          <w:sz w:val="24"/>
          <w:szCs w:val="24"/>
          <w:highlight w:val="green"/>
          <w:rPrChange w:id="2004" w:author="Соколов Сергей Вадимович" w:date="2024-01-19T16:38:00Z">
            <w:rPr>
              <w:rFonts w:ascii="Times New Roman" w:eastAsia="Calibri" w:hAnsi="Times New Roman" w:cs="Times New Roman"/>
              <w:sz w:val="24"/>
              <w:szCs w:val="24"/>
            </w:rPr>
          </w:rPrChange>
        </w:rPr>
        <w:t>ых процессов следует проводить</w:t>
      </w:r>
      <w:r w:rsidRPr="00523387">
        <w:rPr>
          <w:rFonts w:ascii="Times New Roman" w:eastAsia="Calibri" w:hAnsi="Times New Roman" w:cs="Times New Roman"/>
          <w:sz w:val="24"/>
          <w:szCs w:val="24"/>
          <w:highlight w:val="green"/>
          <w:rPrChange w:id="2005" w:author="Соколов Сергей Вадимович" w:date="2024-01-19T16:38:00Z">
            <w:rPr>
              <w:rFonts w:ascii="Times New Roman" w:eastAsia="Calibri" w:hAnsi="Times New Roman" w:cs="Times New Roman"/>
              <w:sz w:val="24"/>
              <w:szCs w:val="24"/>
            </w:rPr>
          </w:rPrChange>
        </w:rPr>
        <w:t xml:space="preserve"> на образцах, отобранных из грунтов осн</w:t>
      </w:r>
      <w:r w:rsidR="00FE4568" w:rsidRPr="00523387">
        <w:rPr>
          <w:rFonts w:ascii="Times New Roman" w:eastAsia="Calibri" w:hAnsi="Times New Roman" w:cs="Times New Roman"/>
          <w:sz w:val="24"/>
          <w:szCs w:val="24"/>
          <w:highlight w:val="green"/>
          <w:rPrChange w:id="2006" w:author="Соколов Сергей Вадимович" w:date="2024-01-19T16:38:00Z">
            <w:rPr>
              <w:rFonts w:ascii="Times New Roman" w:eastAsia="Calibri" w:hAnsi="Times New Roman" w:cs="Times New Roman"/>
              <w:sz w:val="24"/>
              <w:szCs w:val="24"/>
            </w:rPr>
          </w:rPrChange>
        </w:rPr>
        <w:t>овного дефор</w:t>
      </w:r>
      <w:r w:rsidR="00E77E00" w:rsidRPr="00523387">
        <w:rPr>
          <w:rFonts w:ascii="Times New Roman" w:eastAsia="Calibri" w:hAnsi="Times New Roman" w:cs="Times New Roman"/>
          <w:sz w:val="24"/>
          <w:szCs w:val="24"/>
          <w:highlight w:val="green"/>
          <w:rPrChange w:id="2007" w:author="Соколов Сергей Вадимович" w:date="2024-01-19T16:38:00Z">
            <w:rPr>
              <w:rFonts w:ascii="Times New Roman" w:eastAsia="Calibri" w:hAnsi="Times New Roman" w:cs="Times New Roman"/>
              <w:sz w:val="24"/>
              <w:szCs w:val="24"/>
            </w:rPr>
          </w:rPrChange>
        </w:rPr>
        <w:t>мируемого горизонта</w:t>
      </w:r>
      <w:r w:rsidR="003F1608" w:rsidRPr="00523387">
        <w:rPr>
          <w:rFonts w:ascii="Times New Roman" w:eastAsia="Calibri" w:hAnsi="Times New Roman" w:cs="Times New Roman"/>
          <w:sz w:val="24"/>
          <w:szCs w:val="24"/>
          <w:highlight w:val="green"/>
          <w:rPrChange w:id="2008" w:author="Соколов Сергей Вадимович" w:date="2024-01-19T16:38:00Z">
            <w:rPr>
              <w:rFonts w:ascii="Times New Roman" w:eastAsia="Calibri" w:hAnsi="Times New Roman" w:cs="Times New Roman"/>
              <w:sz w:val="24"/>
              <w:szCs w:val="24"/>
            </w:rPr>
          </w:rPrChange>
        </w:rPr>
        <w:t>;</w:t>
      </w:r>
      <w:r w:rsidR="00E77E00" w:rsidRPr="00523387">
        <w:rPr>
          <w:rFonts w:ascii="Times New Roman" w:eastAsia="Calibri" w:hAnsi="Times New Roman" w:cs="Times New Roman"/>
          <w:sz w:val="24"/>
          <w:szCs w:val="24"/>
          <w:highlight w:val="green"/>
          <w:rPrChange w:id="2009" w:author="Соколов Сергей Вадимович" w:date="2024-01-19T16:38:00Z">
            <w:rPr>
              <w:rFonts w:ascii="Times New Roman" w:eastAsia="Calibri" w:hAnsi="Times New Roman" w:cs="Times New Roman"/>
              <w:sz w:val="24"/>
              <w:szCs w:val="24"/>
            </w:rPr>
          </w:rPrChange>
        </w:rPr>
        <w:t xml:space="preserve"> грунтов, слагающих тело оползня и подстилающих грунтов</w:t>
      </w:r>
      <w:r w:rsidR="00FE4568" w:rsidRPr="00523387">
        <w:rPr>
          <w:rFonts w:ascii="Times New Roman" w:eastAsia="Calibri" w:hAnsi="Times New Roman" w:cs="Times New Roman"/>
          <w:sz w:val="24"/>
          <w:szCs w:val="24"/>
          <w:highlight w:val="green"/>
          <w:rPrChange w:id="2010" w:author="Соколов Сергей Вадимович" w:date="2024-01-19T16:38:00Z">
            <w:rPr>
              <w:rFonts w:ascii="Times New Roman" w:eastAsia="Calibri" w:hAnsi="Times New Roman" w:cs="Times New Roman"/>
              <w:sz w:val="24"/>
              <w:szCs w:val="24"/>
            </w:rPr>
          </w:rPrChange>
        </w:rPr>
        <w:t>.</w:t>
      </w:r>
    </w:p>
    <w:p w14:paraId="56B7A2A8" w14:textId="13245F06" w:rsidR="00A045BC" w:rsidRPr="00523387" w:rsidRDefault="00060B7D" w:rsidP="001059F6">
      <w:pPr>
        <w:pStyle w:val="aff1"/>
        <w:tabs>
          <w:tab w:val="left" w:pos="1560"/>
        </w:tabs>
        <w:spacing w:line="360" w:lineRule="auto"/>
        <w:ind w:left="0" w:firstLine="709"/>
        <w:jc w:val="both"/>
        <w:rPr>
          <w:rFonts w:ascii="Times New Roman" w:hAnsi="Times New Roman" w:cs="Times New Roman"/>
          <w:sz w:val="24"/>
          <w:szCs w:val="24"/>
          <w:highlight w:val="green"/>
          <w:rPrChange w:id="2011" w:author="Соколов Сергей Вадимович" w:date="2024-01-19T16:38: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012" w:author="Соколов Сергей Вадимович" w:date="2024-01-19T16:38:00Z">
            <w:rPr>
              <w:rFonts w:ascii="Times New Roman" w:hAnsi="Times New Roman" w:cs="Times New Roman"/>
              <w:sz w:val="24"/>
              <w:szCs w:val="24"/>
            </w:rPr>
          </w:rPrChange>
        </w:rPr>
        <w:t xml:space="preserve">Обязательному опробованию подлежат грунты в зоне </w:t>
      </w:r>
      <w:r w:rsidR="006F1B14" w:rsidRPr="00523387">
        <w:rPr>
          <w:rFonts w:ascii="Times New Roman" w:hAnsi="Times New Roman" w:cs="Times New Roman"/>
          <w:sz w:val="24"/>
          <w:szCs w:val="24"/>
          <w:highlight w:val="green"/>
          <w:rPrChange w:id="2013" w:author="Соколов Сергей Вадимович" w:date="2024-01-19T16:38:00Z">
            <w:rPr>
              <w:rFonts w:ascii="Times New Roman" w:hAnsi="Times New Roman" w:cs="Times New Roman"/>
              <w:sz w:val="24"/>
              <w:szCs w:val="24"/>
            </w:rPr>
          </w:rPrChange>
        </w:rPr>
        <w:t>поверхностей</w:t>
      </w:r>
      <w:r w:rsidRPr="00523387">
        <w:rPr>
          <w:rFonts w:ascii="Times New Roman" w:hAnsi="Times New Roman" w:cs="Times New Roman"/>
          <w:sz w:val="24"/>
          <w:szCs w:val="24"/>
          <w:highlight w:val="green"/>
          <w:rPrChange w:id="2014" w:author="Соколов Сергей Вадимович" w:date="2024-01-19T16:38:00Z">
            <w:rPr>
              <w:rFonts w:ascii="Times New Roman" w:hAnsi="Times New Roman" w:cs="Times New Roman"/>
              <w:sz w:val="24"/>
              <w:szCs w:val="24"/>
            </w:rPr>
          </w:rPrChange>
        </w:rPr>
        <w:t xml:space="preserve"> смещения, </w:t>
      </w:r>
      <w:r w:rsidR="00BF37C2" w:rsidRPr="00523387">
        <w:rPr>
          <w:rFonts w:ascii="Times New Roman" w:hAnsi="Times New Roman" w:cs="Times New Roman"/>
          <w:sz w:val="24"/>
          <w:szCs w:val="24"/>
          <w:highlight w:val="green"/>
          <w:rPrChange w:id="2015" w:author="Соколов Сергей Вадимович" w:date="2024-01-19T16:38:00Z">
            <w:rPr>
              <w:rFonts w:ascii="Times New Roman" w:hAnsi="Times New Roman" w:cs="Times New Roman"/>
              <w:sz w:val="24"/>
              <w:szCs w:val="24"/>
            </w:rPr>
          </w:rPrChange>
        </w:rPr>
        <w:t xml:space="preserve">грунты </w:t>
      </w:r>
      <w:r w:rsidRPr="00523387">
        <w:rPr>
          <w:rFonts w:ascii="Times New Roman" w:hAnsi="Times New Roman" w:cs="Times New Roman"/>
          <w:sz w:val="24"/>
          <w:szCs w:val="24"/>
          <w:highlight w:val="green"/>
          <w:rPrChange w:id="2016" w:author="Соколов Сергей Вадимович" w:date="2024-01-19T16:38:00Z">
            <w:rPr>
              <w:rFonts w:ascii="Times New Roman" w:hAnsi="Times New Roman" w:cs="Times New Roman"/>
              <w:sz w:val="24"/>
              <w:szCs w:val="24"/>
            </w:rPr>
          </w:rPrChange>
        </w:rPr>
        <w:t>ослабленных, п</w:t>
      </w:r>
      <w:r w:rsidR="00FE4568" w:rsidRPr="00523387">
        <w:rPr>
          <w:rFonts w:ascii="Times New Roman" w:hAnsi="Times New Roman" w:cs="Times New Roman"/>
          <w:sz w:val="24"/>
          <w:szCs w:val="24"/>
          <w:highlight w:val="green"/>
          <w:rPrChange w:id="2017" w:author="Соколов Сергей Вадимович" w:date="2024-01-19T16:38:00Z">
            <w:rPr>
              <w:rFonts w:ascii="Times New Roman" w:hAnsi="Times New Roman" w:cs="Times New Roman"/>
              <w:sz w:val="24"/>
              <w:szCs w:val="24"/>
            </w:rPr>
          </w:rPrChange>
        </w:rPr>
        <w:t>еремятых, разуплотненных и водо</w:t>
      </w:r>
      <w:r w:rsidRPr="00523387">
        <w:rPr>
          <w:rFonts w:ascii="Times New Roman" w:hAnsi="Times New Roman" w:cs="Times New Roman"/>
          <w:sz w:val="24"/>
          <w:szCs w:val="24"/>
          <w:highlight w:val="green"/>
          <w:rPrChange w:id="2018" w:author="Соколов Сергей Вадимович" w:date="2024-01-19T16:38:00Z">
            <w:rPr>
              <w:rFonts w:ascii="Times New Roman" w:hAnsi="Times New Roman" w:cs="Times New Roman"/>
              <w:sz w:val="24"/>
              <w:szCs w:val="24"/>
            </w:rPr>
          </w:rPrChange>
        </w:rPr>
        <w:t xml:space="preserve">насыщенных слоев, </w:t>
      </w:r>
      <w:r w:rsidR="00BF37C2" w:rsidRPr="00523387">
        <w:rPr>
          <w:rFonts w:ascii="Times New Roman" w:hAnsi="Times New Roman" w:cs="Times New Roman"/>
          <w:sz w:val="24"/>
          <w:szCs w:val="24"/>
          <w:highlight w:val="green"/>
          <w:rPrChange w:id="2019" w:author="Соколов Сергей Вадимович" w:date="2024-01-19T16:38:00Z">
            <w:rPr>
              <w:rFonts w:ascii="Times New Roman" w:hAnsi="Times New Roman" w:cs="Times New Roman"/>
              <w:sz w:val="24"/>
              <w:szCs w:val="24"/>
            </w:rPr>
          </w:rPrChange>
        </w:rPr>
        <w:t xml:space="preserve">зон </w:t>
      </w:r>
      <w:r w:rsidRPr="00523387">
        <w:rPr>
          <w:rFonts w:ascii="Times New Roman" w:hAnsi="Times New Roman" w:cs="Times New Roman"/>
          <w:sz w:val="24"/>
          <w:szCs w:val="24"/>
          <w:highlight w:val="green"/>
          <w:rPrChange w:id="2020" w:author="Соколов Сергей Вадимович" w:date="2024-01-19T16:38:00Z">
            <w:rPr>
              <w:rFonts w:ascii="Times New Roman" w:hAnsi="Times New Roman" w:cs="Times New Roman"/>
              <w:sz w:val="24"/>
              <w:szCs w:val="24"/>
            </w:rPr>
          </w:rPrChange>
        </w:rPr>
        <w:t>тектонических нарушений</w:t>
      </w:r>
      <w:r w:rsidR="0061091F" w:rsidRPr="00523387">
        <w:rPr>
          <w:rFonts w:ascii="Times New Roman" w:hAnsi="Times New Roman" w:cs="Times New Roman"/>
          <w:sz w:val="24"/>
          <w:szCs w:val="24"/>
          <w:highlight w:val="green"/>
          <w:rPrChange w:id="2021" w:author="Соколов Сергей Вадимович" w:date="2024-01-19T16:38:00Z">
            <w:rPr>
              <w:rFonts w:ascii="Times New Roman" w:hAnsi="Times New Roman" w:cs="Times New Roman"/>
              <w:sz w:val="24"/>
              <w:szCs w:val="24"/>
            </w:rPr>
          </w:rPrChange>
        </w:rPr>
        <w:t>.</w:t>
      </w:r>
    </w:p>
    <w:p w14:paraId="5DE7FAF2" w14:textId="77777777" w:rsidR="00FE0F49" w:rsidRPr="00523387" w:rsidRDefault="007F49ED"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022" w:author="Соколов Сергей Вадимович" w:date="2024-01-19T16:38: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023" w:author="Соколов Сергей Вадимович" w:date="2024-01-19T16:38:00Z">
            <w:rPr>
              <w:rFonts w:ascii="Times New Roman" w:eastAsia="Calibri" w:hAnsi="Times New Roman" w:cs="Times New Roman"/>
              <w:sz w:val="24"/>
              <w:szCs w:val="24"/>
            </w:rPr>
          </w:rPrChange>
        </w:rPr>
        <w:t>Основные параметры,</w:t>
      </w:r>
      <w:r w:rsidR="007C4DF2" w:rsidRPr="00523387">
        <w:rPr>
          <w:rFonts w:ascii="Times New Roman" w:eastAsia="Calibri" w:hAnsi="Times New Roman" w:cs="Times New Roman"/>
          <w:sz w:val="24"/>
          <w:szCs w:val="24"/>
          <w:highlight w:val="green"/>
          <w:rPrChange w:id="2024" w:author="Соколов Сергей Вадимович" w:date="2024-01-19T16:38:00Z">
            <w:rPr>
              <w:rFonts w:ascii="Times New Roman" w:eastAsia="Calibri" w:hAnsi="Times New Roman" w:cs="Times New Roman"/>
              <w:sz w:val="24"/>
              <w:szCs w:val="24"/>
            </w:rPr>
          </w:rPrChange>
        </w:rPr>
        <w:t xml:space="preserve"> которые необходимы для установления степени устойчивости склонов (откосов) определяются испо</w:t>
      </w:r>
      <w:r w:rsidR="00FE0F49" w:rsidRPr="00523387">
        <w:rPr>
          <w:rFonts w:ascii="Times New Roman" w:eastAsia="Calibri" w:hAnsi="Times New Roman" w:cs="Times New Roman"/>
          <w:sz w:val="24"/>
          <w:szCs w:val="24"/>
          <w:highlight w:val="green"/>
          <w:rPrChange w:id="2025" w:author="Соколов Сергей Вадимович" w:date="2024-01-19T16:38:00Z">
            <w:rPr>
              <w:rFonts w:ascii="Times New Roman" w:eastAsia="Calibri" w:hAnsi="Times New Roman" w:cs="Times New Roman"/>
              <w:sz w:val="24"/>
              <w:szCs w:val="24"/>
            </w:rPr>
          </w:rPrChange>
        </w:rPr>
        <w:t>льзуемым критерием прочности.</w:t>
      </w:r>
    </w:p>
    <w:p w14:paraId="2792EFAE" w14:textId="010792D0" w:rsidR="001A17D8" w:rsidRPr="00523387" w:rsidRDefault="00992E72" w:rsidP="001059F6">
      <w:pPr>
        <w:pStyle w:val="aff1"/>
        <w:numPr>
          <w:ilvl w:val="2"/>
          <w:numId w:val="14"/>
        </w:numPr>
        <w:tabs>
          <w:tab w:val="left" w:pos="426"/>
          <w:tab w:val="left" w:pos="1560"/>
        </w:tabs>
        <w:spacing w:line="360" w:lineRule="auto"/>
        <w:ind w:left="0" w:firstLine="709"/>
        <w:jc w:val="both"/>
        <w:rPr>
          <w:rFonts w:ascii="Times New Roman" w:hAnsi="Times New Roman" w:cs="Times New Roman"/>
          <w:sz w:val="24"/>
          <w:szCs w:val="24"/>
          <w:highlight w:val="green"/>
          <w:rPrChange w:id="2026" w:author="Соколов Сергей Вадимович" w:date="2024-01-19T16:38:00Z">
            <w:rPr>
              <w:rFonts w:ascii="Times New Roman" w:hAnsi="Times New Roman" w:cs="Times New Roman"/>
              <w:sz w:val="24"/>
              <w:szCs w:val="24"/>
            </w:rPr>
          </w:rPrChange>
        </w:rPr>
      </w:pPr>
      <w:r w:rsidRPr="00523387">
        <w:rPr>
          <w:rFonts w:ascii="Times New Roman" w:eastAsia="Calibri" w:hAnsi="Times New Roman" w:cs="Times New Roman"/>
          <w:sz w:val="24"/>
          <w:szCs w:val="24"/>
          <w:highlight w:val="green"/>
          <w:rPrChange w:id="2027" w:author="Соколов Сергей Вадимович" w:date="2024-01-19T16:38:00Z">
            <w:rPr>
              <w:rFonts w:ascii="Times New Roman" w:eastAsia="Calibri" w:hAnsi="Times New Roman" w:cs="Times New Roman"/>
              <w:sz w:val="24"/>
              <w:szCs w:val="24"/>
            </w:rPr>
          </w:rPrChange>
        </w:rPr>
        <w:t xml:space="preserve">Методы лабораторных </w:t>
      </w:r>
      <w:r w:rsidR="00DF7F42" w:rsidRPr="00523387">
        <w:rPr>
          <w:rFonts w:ascii="Times New Roman" w:eastAsia="Calibri" w:hAnsi="Times New Roman" w:cs="Times New Roman"/>
          <w:sz w:val="24"/>
          <w:szCs w:val="24"/>
          <w:highlight w:val="green"/>
          <w:rPrChange w:id="2028" w:author="Соколов Сергей Вадимович" w:date="2024-01-19T16:38:00Z">
            <w:rPr>
              <w:rFonts w:ascii="Times New Roman" w:eastAsia="Calibri" w:hAnsi="Times New Roman" w:cs="Times New Roman"/>
              <w:sz w:val="24"/>
              <w:szCs w:val="24"/>
            </w:rPr>
          </w:rPrChange>
        </w:rPr>
        <w:t>исследований</w:t>
      </w:r>
      <w:r w:rsidRPr="00523387">
        <w:rPr>
          <w:rFonts w:ascii="Times New Roman" w:eastAsia="Calibri" w:hAnsi="Times New Roman" w:cs="Times New Roman"/>
          <w:sz w:val="24"/>
          <w:szCs w:val="24"/>
          <w:highlight w:val="green"/>
          <w:rPrChange w:id="2029" w:author="Соколов Сергей Вадимович" w:date="2024-01-19T16:38:00Z">
            <w:rPr>
              <w:rFonts w:ascii="Times New Roman" w:eastAsia="Calibri" w:hAnsi="Times New Roman" w:cs="Times New Roman"/>
              <w:sz w:val="24"/>
              <w:szCs w:val="24"/>
            </w:rPr>
          </w:rPrChange>
        </w:rPr>
        <w:t xml:space="preserve"> определяют в зависимости от грунтовых условий</w:t>
      </w:r>
      <w:r w:rsidR="00BF37C2" w:rsidRPr="00523387">
        <w:rPr>
          <w:rFonts w:ascii="Times New Roman" w:eastAsia="Calibri" w:hAnsi="Times New Roman" w:cs="Times New Roman"/>
          <w:sz w:val="24"/>
          <w:szCs w:val="24"/>
          <w:highlight w:val="green"/>
          <w:rPrChange w:id="2030" w:author="Соколов Сергей Вадимович" w:date="2024-01-19T16:38:00Z">
            <w:rPr>
              <w:rFonts w:ascii="Times New Roman" w:eastAsia="Calibri" w:hAnsi="Times New Roman" w:cs="Times New Roman"/>
              <w:sz w:val="24"/>
              <w:szCs w:val="24"/>
            </w:rPr>
          </w:rPrChange>
        </w:rPr>
        <w:t xml:space="preserve"> согласно </w:t>
      </w:r>
      <w:r w:rsidRPr="00523387">
        <w:rPr>
          <w:rFonts w:ascii="Times New Roman" w:eastAsia="Calibri" w:hAnsi="Times New Roman" w:cs="Times New Roman"/>
          <w:sz w:val="24"/>
          <w:szCs w:val="24"/>
          <w:highlight w:val="green"/>
          <w:rPrChange w:id="2031" w:author="Соколов Сергей Вадимович" w:date="2024-01-19T16:38:00Z">
            <w:rPr>
              <w:rFonts w:ascii="Times New Roman" w:eastAsia="Calibri" w:hAnsi="Times New Roman" w:cs="Times New Roman"/>
              <w:sz w:val="24"/>
              <w:szCs w:val="24"/>
            </w:rPr>
          </w:rPrChange>
        </w:rPr>
        <w:t>ГОСТ</w:t>
      </w:r>
      <w:r w:rsidR="006F19CD" w:rsidRPr="00523387">
        <w:rPr>
          <w:rFonts w:ascii="Times New Roman" w:eastAsia="Calibri" w:hAnsi="Times New Roman" w:cs="Times New Roman"/>
          <w:sz w:val="24"/>
          <w:szCs w:val="24"/>
          <w:highlight w:val="green"/>
          <w:rPrChange w:id="2032" w:author="Соколов Сергей Вадимович" w:date="2024-01-19T16:38:00Z">
            <w:rPr>
              <w:rFonts w:ascii="Times New Roman" w:eastAsia="Calibri" w:hAnsi="Times New Roman" w:cs="Times New Roman"/>
              <w:sz w:val="24"/>
              <w:szCs w:val="24"/>
            </w:rPr>
          </w:rPrChange>
        </w:rPr>
        <w:t> </w:t>
      </w:r>
      <w:r w:rsidRPr="00523387">
        <w:rPr>
          <w:rFonts w:ascii="Times New Roman" w:eastAsia="Calibri" w:hAnsi="Times New Roman" w:cs="Times New Roman"/>
          <w:sz w:val="24"/>
          <w:szCs w:val="24"/>
          <w:highlight w:val="green"/>
          <w:rPrChange w:id="2033" w:author="Соколов Сергей Вадимович" w:date="2024-01-19T16:38:00Z">
            <w:rPr>
              <w:rFonts w:ascii="Times New Roman" w:eastAsia="Calibri" w:hAnsi="Times New Roman" w:cs="Times New Roman"/>
              <w:sz w:val="24"/>
              <w:szCs w:val="24"/>
            </w:rPr>
          </w:rPrChange>
        </w:rPr>
        <w:t>30416</w:t>
      </w:r>
      <w:r w:rsidR="00E54D9A" w:rsidRPr="00523387">
        <w:rPr>
          <w:rFonts w:ascii="Times New Roman" w:eastAsia="Calibri" w:hAnsi="Times New Roman" w:cs="Times New Roman"/>
          <w:sz w:val="24"/>
          <w:szCs w:val="24"/>
          <w:highlight w:val="green"/>
          <w:rPrChange w:id="2034" w:author="Соколов Сергей Вадимович" w:date="2024-01-19T16:38:00Z">
            <w:rPr>
              <w:rFonts w:ascii="Times New Roman" w:eastAsia="Calibri" w:hAnsi="Times New Roman" w:cs="Times New Roman"/>
              <w:sz w:val="24"/>
              <w:szCs w:val="24"/>
            </w:rPr>
          </w:rPrChange>
        </w:rPr>
        <w:t>–</w:t>
      </w:r>
      <w:r w:rsidR="00E611A1" w:rsidRPr="00523387">
        <w:rPr>
          <w:rFonts w:ascii="Times New Roman" w:eastAsia="Calibri" w:hAnsi="Times New Roman" w:cs="Times New Roman"/>
          <w:sz w:val="24"/>
          <w:szCs w:val="24"/>
          <w:highlight w:val="green"/>
          <w:rPrChange w:id="2035" w:author="Соколов Сергей Вадимович" w:date="2024-01-19T16:38:00Z">
            <w:rPr>
              <w:rFonts w:ascii="Times New Roman" w:eastAsia="Calibri" w:hAnsi="Times New Roman" w:cs="Times New Roman"/>
              <w:sz w:val="24"/>
              <w:szCs w:val="24"/>
            </w:rPr>
          </w:rPrChange>
        </w:rPr>
        <w:t>2012</w:t>
      </w:r>
      <w:r w:rsidR="003A5E2B" w:rsidRPr="00523387">
        <w:rPr>
          <w:rFonts w:ascii="Times New Roman" w:eastAsia="Calibri" w:hAnsi="Times New Roman" w:cs="Times New Roman"/>
          <w:sz w:val="24"/>
          <w:szCs w:val="24"/>
          <w:highlight w:val="green"/>
          <w:rPrChange w:id="2036" w:author="Соколов Сергей Вадимович" w:date="2024-01-19T16:38:00Z">
            <w:rPr>
              <w:rFonts w:ascii="Times New Roman" w:eastAsia="Calibri" w:hAnsi="Times New Roman" w:cs="Times New Roman"/>
              <w:sz w:val="24"/>
              <w:szCs w:val="24"/>
            </w:rPr>
          </w:rPrChange>
        </w:rPr>
        <w:t xml:space="preserve"> (приложение А)</w:t>
      </w:r>
      <w:r w:rsidR="00347F22" w:rsidRPr="00523387">
        <w:rPr>
          <w:rFonts w:ascii="Times New Roman" w:eastAsia="Calibri" w:hAnsi="Times New Roman" w:cs="Times New Roman"/>
          <w:sz w:val="24"/>
          <w:szCs w:val="24"/>
          <w:highlight w:val="green"/>
          <w:rPrChange w:id="2037" w:author="Соколов Сергей Вадимович" w:date="2024-01-19T16:38:00Z">
            <w:rPr>
              <w:rFonts w:ascii="Times New Roman" w:eastAsia="Calibri" w:hAnsi="Times New Roman" w:cs="Times New Roman"/>
              <w:sz w:val="24"/>
              <w:szCs w:val="24"/>
            </w:rPr>
          </w:rPrChange>
        </w:rPr>
        <w:t>, ГОСТ</w:t>
      </w:r>
      <w:r w:rsidR="004441C8" w:rsidRPr="00523387">
        <w:rPr>
          <w:rFonts w:ascii="Times New Roman" w:eastAsia="Calibri" w:hAnsi="Times New Roman" w:cs="Times New Roman"/>
          <w:sz w:val="24"/>
          <w:szCs w:val="24"/>
          <w:highlight w:val="green"/>
          <w:rPrChange w:id="2038" w:author="Соколов Сергей Вадимович" w:date="2024-01-19T16:38:00Z">
            <w:rPr>
              <w:rFonts w:ascii="Times New Roman" w:eastAsia="Calibri" w:hAnsi="Times New Roman" w:cs="Times New Roman"/>
              <w:sz w:val="24"/>
              <w:szCs w:val="24"/>
            </w:rPr>
          </w:rPrChange>
        </w:rPr>
        <w:t> </w:t>
      </w:r>
      <w:r w:rsidR="00347F22" w:rsidRPr="00523387">
        <w:rPr>
          <w:rFonts w:ascii="Times New Roman" w:eastAsia="Calibri" w:hAnsi="Times New Roman" w:cs="Times New Roman"/>
          <w:sz w:val="24"/>
          <w:szCs w:val="24"/>
          <w:highlight w:val="green"/>
          <w:rPrChange w:id="2039" w:author="Соколов Сергей Вадимович" w:date="2024-01-19T16:38:00Z">
            <w:rPr>
              <w:rFonts w:ascii="Times New Roman" w:eastAsia="Calibri" w:hAnsi="Times New Roman" w:cs="Times New Roman"/>
              <w:sz w:val="24"/>
              <w:szCs w:val="24"/>
            </w:rPr>
          </w:rPrChange>
        </w:rPr>
        <w:t>122</w:t>
      </w:r>
      <w:r w:rsidR="008A71E6" w:rsidRPr="00523387">
        <w:rPr>
          <w:rFonts w:ascii="Times New Roman" w:eastAsia="Calibri" w:hAnsi="Times New Roman" w:cs="Times New Roman"/>
          <w:sz w:val="24"/>
          <w:szCs w:val="24"/>
          <w:highlight w:val="green"/>
          <w:rPrChange w:id="2040" w:author="Соколов Сергей Вадимович" w:date="2024-01-19T16:38:00Z">
            <w:rPr>
              <w:rFonts w:ascii="Times New Roman" w:eastAsia="Calibri" w:hAnsi="Times New Roman" w:cs="Times New Roman"/>
              <w:sz w:val="24"/>
              <w:szCs w:val="24"/>
            </w:rPr>
          </w:rPrChange>
        </w:rPr>
        <w:t>48</w:t>
      </w:r>
      <w:r w:rsidR="00347F22" w:rsidRPr="00523387">
        <w:rPr>
          <w:rFonts w:ascii="Times New Roman" w:eastAsia="Calibri" w:hAnsi="Times New Roman" w:cs="Times New Roman"/>
          <w:sz w:val="24"/>
          <w:szCs w:val="24"/>
          <w:highlight w:val="green"/>
          <w:rPrChange w:id="2041" w:author="Соколов Сергей Вадимович" w:date="2024-01-19T16:38:00Z">
            <w:rPr>
              <w:rFonts w:ascii="Times New Roman" w:eastAsia="Calibri" w:hAnsi="Times New Roman" w:cs="Times New Roman"/>
              <w:sz w:val="24"/>
              <w:szCs w:val="24"/>
            </w:rPr>
          </w:rPrChange>
        </w:rPr>
        <w:t>.</w:t>
      </w:r>
    </w:p>
    <w:p w14:paraId="4B01B0EA" w14:textId="572D3E4A" w:rsidR="001A17D8" w:rsidRPr="002150CE" w:rsidRDefault="00350131" w:rsidP="001059F6">
      <w:pPr>
        <w:pStyle w:val="aff1"/>
        <w:numPr>
          <w:ilvl w:val="2"/>
          <w:numId w:val="14"/>
        </w:numPr>
        <w:tabs>
          <w:tab w:val="left" w:pos="426"/>
          <w:tab w:val="left" w:pos="1560"/>
        </w:tabs>
        <w:spacing w:line="360" w:lineRule="auto"/>
        <w:ind w:left="0" w:firstLine="709"/>
        <w:jc w:val="both"/>
        <w:rPr>
          <w:rFonts w:ascii="Times New Roman" w:hAnsi="Times New Roman" w:cs="Times New Roman"/>
          <w:sz w:val="24"/>
          <w:szCs w:val="24"/>
        </w:rPr>
      </w:pPr>
      <w:ins w:id="2042" w:author="Н.И." w:date="2019-02-14T12:26:00Z">
        <w:r w:rsidRPr="00523387">
          <w:rPr>
            <w:rFonts w:ascii="Times New Roman" w:hAnsi="Times New Roman" w:cs="Times New Roman"/>
            <w:sz w:val="24"/>
            <w:szCs w:val="24"/>
            <w:highlight w:val="green"/>
            <w:rPrChange w:id="2043" w:author="Соколов Сергей Вадимович" w:date="2024-01-19T16:38:00Z">
              <w:rPr>
                <w:rFonts w:ascii="Times New Roman" w:hAnsi="Times New Roman" w:cs="Times New Roman"/>
                <w:sz w:val="24"/>
                <w:szCs w:val="24"/>
              </w:rPr>
            </w:rPrChange>
          </w:rPr>
          <w:t>Выбор вида и состава лабораторных определений характеристик физических и механических свойств грунтов следует проводить с учетом их разновидности в соответствии с ГОСТ 25100.</w:t>
        </w:r>
      </w:ins>
      <w:del w:id="2044" w:author="Н.И." w:date="2019-02-14T12:26:00Z">
        <w:r w:rsidR="00992E72" w:rsidRPr="002150CE" w:rsidDel="00350131">
          <w:rPr>
            <w:rFonts w:ascii="Times New Roman" w:hAnsi="Times New Roman" w:cs="Times New Roman"/>
            <w:sz w:val="24"/>
            <w:szCs w:val="24"/>
          </w:rPr>
          <w:delText>Выбор</w:delText>
        </w:r>
        <w:r w:rsidR="00BF37C2" w:rsidRPr="002150CE" w:rsidDel="00350131">
          <w:rPr>
            <w:rFonts w:ascii="Times New Roman" w:hAnsi="Times New Roman" w:cs="Times New Roman"/>
            <w:sz w:val="24"/>
            <w:szCs w:val="24"/>
          </w:rPr>
          <w:delText xml:space="preserve"> в</w:delText>
        </w:r>
        <w:r w:rsidR="00992E72" w:rsidRPr="002150CE" w:rsidDel="00350131">
          <w:rPr>
            <w:rFonts w:ascii="Times New Roman" w:hAnsi="Times New Roman" w:cs="Times New Roman"/>
            <w:sz w:val="24"/>
            <w:szCs w:val="24"/>
          </w:rPr>
          <w:delText>ида основных лабораторных определений</w:delText>
        </w:r>
        <w:r w:rsidR="00E611A1" w:rsidRPr="002150CE" w:rsidDel="00350131">
          <w:rPr>
            <w:rFonts w:ascii="Times New Roman" w:hAnsi="Times New Roman" w:cs="Times New Roman"/>
            <w:sz w:val="24"/>
            <w:szCs w:val="24"/>
          </w:rPr>
          <w:delText xml:space="preserve"> значений</w:delText>
        </w:r>
        <w:r w:rsidR="00992E72" w:rsidRPr="002150CE" w:rsidDel="00350131">
          <w:rPr>
            <w:rFonts w:ascii="Times New Roman" w:hAnsi="Times New Roman" w:cs="Times New Roman"/>
            <w:sz w:val="24"/>
            <w:szCs w:val="24"/>
          </w:rPr>
          <w:delText xml:space="preserve"> характеристик грунтов следует </w:delText>
        </w:r>
        <w:r w:rsidR="007A293B" w:rsidRPr="002150CE" w:rsidDel="00350131">
          <w:rPr>
            <w:rFonts w:ascii="Times New Roman" w:hAnsi="Times New Roman" w:cs="Times New Roman"/>
            <w:sz w:val="24"/>
            <w:szCs w:val="24"/>
          </w:rPr>
          <w:delText>осуществлять</w:delText>
        </w:r>
        <w:r w:rsidR="00992E72" w:rsidRPr="002150CE" w:rsidDel="00350131">
          <w:rPr>
            <w:rFonts w:ascii="Times New Roman" w:hAnsi="Times New Roman" w:cs="Times New Roman"/>
            <w:sz w:val="24"/>
            <w:szCs w:val="24"/>
          </w:rPr>
          <w:delText xml:space="preserve"> </w:delText>
        </w:r>
        <w:r w:rsidR="00E54D9A" w:rsidDel="00350131">
          <w:rPr>
            <w:rFonts w:ascii="Times New Roman" w:hAnsi="Times New Roman" w:cs="Times New Roman"/>
            <w:sz w:val="24"/>
            <w:szCs w:val="24"/>
          </w:rPr>
          <w:delText>с учетом</w:delText>
        </w:r>
        <w:r w:rsidR="00992E72" w:rsidRPr="002150CE" w:rsidDel="00350131">
          <w:rPr>
            <w:rFonts w:ascii="Times New Roman" w:hAnsi="Times New Roman" w:cs="Times New Roman"/>
            <w:sz w:val="24"/>
            <w:szCs w:val="24"/>
          </w:rPr>
          <w:delText xml:space="preserve"> ГОСТ</w:delText>
        </w:r>
        <w:r w:rsidR="004441C8" w:rsidRPr="002150CE" w:rsidDel="00350131">
          <w:rPr>
            <w:rFonts w:ascii="Times New Roman" w:hAnsi="Times New Roman" w:cs="Times New Roman"/>
            <w:sz w:val="24"/>
            <w:szCs w:val="24"/>
          </w:rPr>
          <w:delText> </w:delText>
        </w:r>
        <w:r w:rsidR="00992E72" w:rsidRPr="002150CE" w:rsidDel="00350131">
          <w:rPr>
            <w:rFonts w:ascii="Times New Roman" w:hAnsi="Times New Roman" w:cs="Times New Roman"/>
            <w:sz w:val="24"/>
            <w:szCs w:val="24"/>
          </w:rPr>
          <w:delText>25100</w:delText>
        </w:r>
      </w:del>
      <w:del w:id="2045" w:author="Н.И." w:date="2019-02-14T12:30:00Z">
        <w:r w:rsidR="00992E72" w:rsidRPr="002150CE" w:rsidDel="00B32448">
          <w:rPr>
            <w:rFonts w:ascii="Times New Roman" w:hAnsi="Times New Roman" w:cs="Times New Roman"/>
            <w:sz w:val="24"/>
            <w:szCs w:val="24"/>
          </w:rPr>
          <w:delText>.</w:delText>
        </w:r>
      </w:del>
    </w:p>
    <w:p w14:paraId="1AECDE85" w14:textId="77777777" w:rsidR="001A17D8" w:rsidRPr="00523387" w:rsidRDefault="00060B7D"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046" w:author="Соколов Сергей Вадимович" w:date="2024-01-19T16:39: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047" w:author="Соколов Сергей Вадимович" w:date="2024-01-19T16:39:00Z">
            <w:rPr>
              <w:rFonts w:ascii="Times New Roman" w:eastAsia="Calibri" w:hAnsi="Times New Roman" w:cs="Times New Roman"/>
              <w:sz w:val="24"/>
              <w:szCs w:val="24"/>
            </w:rPr>
          </w:rPrChange>
        </w:rPr>
        <w:t xml:space="preserve">При выполнении лабораторных исследований методы подготовки грунтов к </w:t>
      </w:r>
      <w:r w:rsidRPr="00523387">
        <w:rPr>
          <w:rFonts w:ascii="Times New Roman" w:eastAsia="Calibri" w:hAnsi="Times New Roman" w:cs="Times New Roman"/>
          <w:sz w:val="24"/>
          <w:szCs w:val="24"/>
          <w:highlight w:val="green"/>
          <w:rPrChange w:id="2048" w:author="Соколов Сергей Вадимович" w:date="2024-01-19T16:39:00Z">
            <w:rPr>
              <w:rFonts w:ascii="Times New Roman" w:eastAsia="Calibri" w:hAnsi="Times New Roman" w:cs="Times New Roman"/>
              <w:sz w:val="24"/>
              <w:szCs w:val="24"/>
            </w:rPr>
          </w:rPrChange>
        </w:rPr>
        <w:lastRenderedPageBreak/>
        <w:t xml:space="preserve">испытаниям должны учитывать предполагаемые воздействия различных факторов на исследуемый грунт: изменения его напряженного состояния и степени уплотнения при снятии нагрузки, </w:t>
      </w:r>
      <w:r w:rsidR="00E77E00" w:rsidRPr="00523387">
        <w:rPr>
          <w:rFonts w:ascii="Times New Roman" w:eastAsia="Calibri" w:hAnsi="Times New Roman" w:cs="Times New Roman"/>
          <w:sz w:val="24"/>
          <w:szCs w:val="24"/>
          <w:highlight w:val="green"/>
          <w:rPrChange w:id="2049" w:author="Соколов Сергей Вадимович" w:date="2024-01-19T16:39:00Z">
            <w:rPr>
              <w:rFonts w:ascii="Times New Roman" w:eastAsia="Calibri" w:hAnsi="Times New Roman" w:cs="Times New Roman"/>
              <w:sz w:val="24"/>
              <w:szCs w:val="24"/>
            </w:rPr>
          </w:rPrChange>
        </w:rPr>
        <w:t xml:space="preserve">обводнении, </w:t>
      </w:r>
      <w:r w:rsidRPr="00523387">
        <w:rPr>
          <w:rFonts w:ascii="Times New Roman" w:eastAsia="Calibri" w:hAnsi="Times New Roman" w:cs="Times New Roman"/>
          <w:sz w:val="24"/>
          <w:szCs w:val="24"/>
          <w:highlight w:val="green"/>
          <w:rPrChange w:id="2050" w:author="Соколов Сергей Вадимович" w:date="2024-01-19T16:39:00Z">
            <w:rPr>
              <w:rFonts w:ascii="Times New Roman" w:eastAsia="Calibri" w:hAnsi="Times New Roman" w:cs="Times New Roman"/>
              <w:sz w:val="24"/>
              <w:szCs w:val="24"/>
            </w:rPr>
          </w:rPrChange>
        </w:rPr>
        <w:t>оползневых смещениях и других воздействиях.</w:t>
      </w:r>
    </w:p>
    <w:p w14:paraId="0C21622C" w14:textId="163981FE" w:rsidR="00060B7D" w:rsidRPr="00523387" w:rsidRDefault="00E611A1"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051" w:author="Соколов Сергей Вадимович" w:date="2024-01-19T16:39: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052" w:author="Соколов Сергей Вадимович" w:date="2024-01-19T16:39:00Z">
            <w:rPr>
              <w:rFonts w:ascii="Times New Roman" w:eastAsia="Calibri" w:hAnsi="Times New Roman" w:cs="Times New Roman"/>
              <w:sz w:val="24"/>
              <w:szCs w:val="24"/>
            </w:rPr>
          </w:rPrChange>
        </w:rPr>
        <w:t>П</w:t>
      </w:r>
      <w:r w:rsidR="00060B7D" w:rsidRPr="00523387">
        <w:rPr>
          <w:rFonts w:ascii="Times New Roman" w:eastAsia="Calibri" w:hAnsi="Times New Roman" w:cs="Times New Roman"/>
          <w:sz w:val="24"/>
          <w:szCs w:val="24"/>
          <w:highlight w:val="green"/>
          <w:rPrChange w:id="2053" w:author="Соколов Сергей Вадимович" w:date="2024-01-19T16:39:00Z">
            <w:rPr>
              <w:rFonts w:ascii="Times New Roman" w:eastAsia="Calibri" w:hAnsi="Times New Roman" w:cs="Times New Roman"/>
              <w:sz w:val="24"/>
              <w:szCs w:val="24"/>
            </w:rPr>
          </w:rPrChange>
        </w:rPr>
        <w:t>рочностны</w:t>
      </w:r>
      <w:r w:rsidR="00BF0938" w:rsidRPr="00523387">
        <w:rPr>
          <w:rFonts w:ascii="Times New Roman" w:eastAsia="Calibri" w:hAnsi="Times New Roman" w:cs="Times New Roman"/>
          <w:sz w:val="24"/>
          <w:szCs w:val="24"/>
          <w:highlight w:val="green"/>
          <w:rPrChange w:id="2054" w:author="Соколов Сергей Вадимович" w:date="2024-01-19T16:39:00Z">
            <w:rPr>
              <w:rFonts w:ascii="Times New Roman" w:eastAsia="Calibri" w:hAnsi="Times New Roman" w:cs="Times New Roman"/>
              <w:sz w:val="24"/>
              <w:szCs w:val="24"/>
            </w:rPr>
          </w:rPrChange>
        </w:rPr>
        <w:t>е</w:t>
      </w:r>
      <w:r w:rsidR="00060B7D" w:rsidRPr="00523387">
        <w:rPr>
          <w:rFonts w:ascii="Times New Roman" w:eastAsia="Calibri" w:hAnsi="Times New Roman" w:cs="Times New Roman"/>
          <w:sz w:val="24"/>
          <w:szCs w:val="24"/>
          <w:highlight w:val="green"/>
          <w:rPrChange w:id="2055" w:author="Соколов Сергей Вадимович" w:date="2024-01-19T16:39:00Z">
            <w:rPr>
              <w:rFonts w:ascii="Times New Roman" w:eastAsia="Calibri" w:hAnsi="Times New Roman" w:cs="Times New Roman"/>
              <w:sz w:val="24"/>
              <w:szCs w:val="24"/>
            </w:rPr>
          </w:rPrChange>
        </w:rPr>
        <w:t xml:space="preserve"> свойств</w:t>
      </w:r>
      <w:r w:rsidRPr="00523387">
        <w:rPr>
          <w:rFonts w:ascii="Times New Roman" w:eastAsia="Calibri" w:hAnsi="Times New Roman" w:cs="Times New Roman"/>
          <w:sz w:val="24"/>
          <w:szCs w:val="24"/>
          <w:highlight w:val="green"/>
          <w:rPrChange w:id="2056" w:author="Соколов Сергей Вадимович" w:date="2024-01-19T16:39:00Z">
            <w:rPr>
              <w:rFonts w:ascii="Times New Roman" w:eastAsia="Calibri" w:hAnsi="Times New Roman" w:cs="Times New Roman"/>
              <w:sz w:val="24"/>
              <w:szCs w:val="24"/>
            </w:rPr>
          </w:rPrChange>
        </w:rPr>
        <w:t>а</w:t>
      </w:r>
      <w:r w:rsidR="00060B7D" w:rsidRPr="00523387">
        <w:rPr>
          <w:rFonts w:ascii="Times New Roman" w:eastAsia="Calibri" w:hAnsi="Times New Roman" w:cs="Times New Roman"/>
          <w:sz w:val="24"/>
          <w:szCs w:val="24"/>
          <w:highlight w:val="green"/>
          <w:rPrChange w:id="2057" w:author="Соколов Сергей Вадимович" w:date="2024-01-19T16:39:00Z">
            <w:rPr>
              <w:rFonts w:ascii="Times New Roman" w:eastAsia="Calibri" w:hAnsi="Times New Roman" w:cs="Times New Roman"/>
              <w:sz w:val="24"/>
              <w:szCs w:val="24"/>
            </w:rPr>
          </w:rPrChange>
        </w:rPr>
        <w:t xml:space="preserve"> грунтов рекомендуется </w:t>
      </w:r>
      <w:r w:rsidR="009312AB" w:rsidRPr="00523387">
        <w:rPr>
          <w:rFonts w:ascii="Times New Roman" w:eastAsia="Calibri" w:hAnsi="Times New Roman" w:cs="Times New Roman"/>
          <w:sz w:val="24"/>
          <w:szCs w:val="24"/>
          <w:highlight w:val="green"/>
          <w:rPrChange w:id="2058" w:author="Соколов Сергей Вадимович" w:date="2024-01-19T16:39:00Z">
            <w:rPr>
              <w:rFonts w:ascii="Times New Roman" w:eastAsia="Calibri" w:hAnsi="Times New Roman" w:cs="Times New Roman"/>
              <w:sz w:val="24"/>
              <w:szCs w:val="24"/>
            </w:rPr>
          </w:rPrChange>
        </w:rPr>
        <w:t>определять</w:t>
      </w:r>
      <w:r w:rsidR="00060B7D" w:rsidRPr="00523387">
        <w:rPr>
          <w:rFonts w:ascii="Times New Roman" w:eastAsia="Calibri" w:hAnsi="Times New Roman" w:cs="Times New Roman"/>
          <w:sz w:val="24"/>
          <w:szCs w:val="24"/>
          <w:highlight w:val="green"/>
          <w:rPrChange w:id="2059" w:author="Соколов Сергей Вадимович" w:date="2024-01-19T16:39:00Z">
            <w:rPr>
              <w:rFonts w:ascii="Times New Roman" w:eastAsia="Calibri" w:hAnsi="Times New Roman" w:cs="Times New Roman"/>
              <w:sz w:val="24"/>
              <w:szCs w:val="24"/>
            </w:rPr>
          </w:rPrChange>
        </w:rPr>
        <w:t xml:space="preserve"> по следующим основным </w:t>
      </w:r>
      <w:r w:rsidR="009312AB" w:rsidRPr="00523387">
        <w:rPr>
          <w:rFonts w:ascii="Times New Roman" w:eastAsia="Calibri" w:hAnsi="Times New Roman" w:cs="Times New Roman"/>
          <w:sz w:val="24"/>
          <w:szCs w:val="24"/>
          <w:highlight w:val="green"/>
          <w:rPrChange w:id="2060" w:author="Соколов Сергей Вадимович" w:date="2024-01-19T16:39:00Z">
            <w:rPr>
              <w:rFonts w:ascii="Times New Roman" w:eastAsia="Calibri" w:hAnsi="Times New Roman" w:cs="Times New Roman"/>
              <w:sz w:val="24"/>
              <w:szCs w:val="24"/>
            </w:rPr>
          </w:rPrChange>
        </w:rPr>
        <w:t>методам</w:t>
      </w:r>
      <w:r w:rsidR="00DE4FF8" w:rsidRPr="00523387">
        <w:rPr>
          <w:rFonts w:ascii="Times New Roman" w:eastAsia="Calibri" w:hAnsi="Times New Roman" w:cs="Times New Roman"/>
          <w:sz w:val="24"/>
          <w:szCs w:val="24"/>
          <w:highlight w:val="green"/>
          <w:rPrChange w:id="2061" w:author="Соколов Сергей Вадимович" w:date="2024-01-19T16:39:00Z">
            <w:rPr>
              <w:rFonts w:ascii="Times New Roman" w:eastAsia="Calibri" w:hAnsi="Times New Roman" w:cs="Times New Roman"/>
              <w:sz w:val="24"/>
              <w:szCs w:val="24"/>
            </w:rPr>
          </w:rPrChange>
        </w:rPr>
        <w:t xml:space="preserve"> (схемам)</w:t>
      </w:r>
      <w:r w:rsidR="009711DB" w:rsidRPr="00523387">
        <w:rPr>
          <w:rFonts w:ascii="Times New Roman" w:eastAsia="Calibri" w:hAnsi="Times New Roman" w:cs="Times New Roman"/>
          <w:sz w:val="24"/>
          <w:szCs w:val="24"/>
          <w:highlight w:val="green"/>
          <w:rPrChange w:id="2062" w:author="Соколов Сергей Вадимович" w:date="2024-01-19T16:39:00Z">
            <w:rPr>
              <w:rFonts w:ascii="Times New Roman" w:eastAsia="Calibri" w:hAnsi="Times New Roman" w:cs="Times New Roman"/>
              <w:sz w:val="24"/>
              <w:szCs w:val="24"/>
            </w:rPr>
          </w:rPrChange>
        </w:rPr>
        <w:t xml:space="preserve">, в соответствии с </w:t>
      </w:r>
      <w:r w:rsidR="00A962E0" w:rsidRPr="00523387">
        <w:rPr>
          <w:rFonts w:ascii="Times New Roman" w:eastAsia="Calibri" w:hAnsi="Times New Roman" w:cs="Times New Roman"/>
          <w:sz w:val="24"/>
          <w:szCs w:val="24"/>
          <w:highlight w:val="green"/>
          <w:rPrChange w:id="2063" w:author="Соколов Сергей Вадимович" w:date="2024-01-19T16:39:00Z">
            <w:rPr>
              <w:rFonts w:ascii="Times New Roman" w:eastAsia="Calibri" w:hAnsi="Times New Roman" w:cs="Times New Roman"/>
              <w:sz w:val="24"/>
              <w:szCs w:val="24"/>
            </w:rPr>
          </w:rPrChange>
        </w:rPr>
        <w:t>ГОСТ 12248</w:t>
      </w:r>
      <w:r w:rsidR="00060B7D" w:rsidRPr="00523387">
        <w:rPr>
          <w:rFonts w:ascii="Times New Roman" w:eastAsia="Calibri" w:hAnsi="Times New Roman" w:cs="Times New Roman"/>
          <w:sz w:val="24"/>
          <w:szCs w:val="24"/>
          <w:highlight w:val="green"/>
          <w:rPrChange w:id="2064" w:author="Соколов Сергей Вадимович" w:date="2024-01-19T16:39:00Z">
            <w:rPr>
              <w:rFonts w:ascii="Times New Roman" w:eastAsia="Calibri" w:hAnsi="Times New Roman" w:cs="Times New Roman"/>
              <w:sz w:val="24"/>
              <w:szCs w:val="24"/>
            </w:rPr>
          </w:rPrChange>
        </w:rPr>
        <w:t>:</w:t>
      </w:r>
    </w:p>
    <w:p w14:paraId="77BFDAE4" w14:textId="1EB82A80" w:rsidR="00D24751" w:rsidRPr="00523387" w:rsidRDefault="00265929" w:rsidP="00265929">
      <w:pPr>
        <w:pStyle w:val="aff1"/>
        <w:tabs>
          <w:tab w:val="left" w:pos="993"/>
        </w:tabs>
        <w:spacing w:line="360" w:lineRule="auto"/>
        <w:ind w:left="0" w:firstLine="709"/>
        <w:jc w:val="both"/>
        <w:rPr>
          <w:rFonts w:ascii="Times New Roman" w:hAnsi="Times New Roman" w:cs="Times New Roman"/>
          <w:sz w:val="24"/>
          <w:szCs w:val="24"/>
          <w:highlight w:val="green"/>
          <w:rPrChange w:id="2065" w:author="Соколов Сергей Вадимович" w:date="2024-01-19T16:39: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066" w:author="Соколов Сергей Вадимович" w:date="2024-01-19T16:39:00Z">
            <w:rPr>
              <w:rFonts w:ascii="Times New Roman" w:hAnsi="Times New Roman" w:cs="Times New Roman"/>
              <w:sz w:val="24"/>
              <w:szCs w:val="24"/>
            </w:rPr>
          </w:rPrChange>
        </w:rPr>
        <w:t xml:space="preserve">- </w:t>
      </w:r>
      <w:r w:rsidR="001A17D8" w:rsidRPr="00523387">
        <w:rPr>
          <w:rFonts w:ascii="Times New Roman" w:hAnsi="Times New Roman" w:cs="Times New Roman"/>
          <w:sz w:val="24"/>
          <w:szCs w:val="24"/>
          <w:highlight w:val="green"/>
          <w:rPrChange w:id="2067" w:author="Соколов Сергей Вадимович" w:date="2024-01-19T16:39:00Z">
            <w:rPr>
              <w:rFonts w:ascii="Times New Roman" w:hAnsi="Times New Roman" w:cs="Times New Roman"/>
              <w:sz w:val="24"/>
              <w:szCs w:val="24"/>
            </w:rPr>
          </w:rPrChange>
        </w:rPr>
        <w:t>испытание образца грунта п</w:t>
      </w:r>
      <w:r w:rsidR="008B74C1" w:rsidRPr="00523387">
        <w:rPr>
          <w:rFonts w:ascii="Times New Roman" w:hAnsi="Times New Roman" w:cs="Times New Roman"/>
          <w:sz w:val="24"/>
          <w:szCs w:val="24"/>
          <w:highlight w:val="green"/>
          <w:rPrChange w:id="2068" w:author="Соколов Сергей Вадимович" w:date="2024-01-19T16:39:00Z">
            <w:rPr>
              <w:rFonts w:ascii="Times New Roman" w:hAnsi="Times New Roman" w:cs="Times New Roman"/>
              <w:sz w:val="24"/>
              <w:szCs w:val="24"/>
            </w:rPr>
          </w:rPrChange>
        </w:rPr>
        <w:t xml:space="preserve">риродного сложения и влажности </w:t>
      </w:r>
      <w:r w:rsidR="009312AB" w:rsidRPr="00523387">
        <w:rPr>
          <w:rFonts w:ascii="Times New Roman" w:hAnsi="Times New Roman" w:cs="Times New Roman"/>
          <w:sz w:val="24"/>
          <w:szCs w:val="24"/>
          <w:highlight w:val="green"/>
          <w:rPrChange w:id="2069" w:author="Соколов Сергей Вадимович" w:date="2024-01-19T16:39:00Z">
            <w:rPr>
              <w:rFonts w:ascii="Times New Roman" w:hAnsi="Times New Roman" w:cs="Times New Roman"/>
              <w:sz w:val="24"/>
              <w:szCs w:val="24"/>
            </w:rPr>
          </w:rPrChange>
        </w:rPr>
        <w:t xml:space="preserve">– </w:t>
      </w:r>
      <w:r w:rsidR="001A17D8" w:rsidRPr="00523387">
        <w:rPr>
          <w:rFonts w:ascii="Times New Roman" w:hAnsi="Times New Roman" w:cs="Times New Roman"/>
          <w:sz w:val="24"/>
          <w:szCs w:val="24"/>
          <w:highlight w:val="green"/>
          <w:rPrChange w:id="2070" w:author="Соколов Сергей Вадимович" w:date="2024-01-19T16:39:00Z">
            <w:rPr>
              <w:rFonts w:ascii="Times New Roman" w:hAnsi="Times New Roman" w:cs="Times New Roman"/>
              <w:sz w:val="24"/>
              <w:szCs w:val="24"/>
            </w:rPr>
          </w:rPrChange>
        </w:rPr>
        <w:t>метод трехосного сжатия или одноплоскостного среза;</w:t>
      </w:r>
    </w:p>
    <w:p w14:paraId="4C298203" w14:textId="63677951" w:rsidR="00875513" w:rsidRPr="00523387" w:rsidRDefault="00265929" w:rsidP="00265929">
      <w:pPr>
        <w:pStyle w:val="aff1"/>
        <w:tabs>
          <w:tab w:val="left" w:pos="993"/>
        </w:tabs>
        <w:spacing w:line="360" w:lineRule="auto"/>
        <w:ind w:left="0" w:firstLine="709"/>
        <w:jc w:val="both"/>
        <w:rPr>
          <w:rFonts w:ascii="Times New Roman" w:hAnsi="Times New Roman" w:cs="Times New Roman"/>
          <w:sz w:val="24"/>
          <w:szCs w:val="24"/>
          <w:highlight w:val="green"/>
          <w:rPrChange w:id="2071" w:author="Соколов Сергей Вадимович" w:date="2024-01-19T16:39: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072" w:author="Соколов Сергей Вадимович" w:date="2024-01-19T16:39:00Z">
            <w:rPr>
              <w:rFonts w:ascii="Times New Roman" w:hAnsi="Times New Roman" w:cs="Times New Roman"/>
              <w:sz w:val="24"/>
              <w:szCs w:val="24"/>
            </w:rPr>
          </w:rPrChange>
        </w:rPr>
        <w:t>-</w:t>
      </w:r>
      <w:r w:rsidR="00E54D9A" w:rsidRPr="00523387">
        <w:rPr>
          <w:rFonts w:ascii="Times New Roman" w:hAnsi="Times New Roman" w:cs="Times New Roman"/>
          <w:sz w:val="24"/>
          <w:szCs w:val="24"/>
          <w:highlight w:val="green"/>
          <w:rPrChange w:id="2073" w:author="Соколов Сергей Вадимович" w:date="2024-01-19T16:39:00Z">
            <w:rPr>
              <w:rFonts w:ascii="Times New Roman" w:hAnsi="Times New Roman" w:cs="Times New Roman"/>
              <w:sz w:val="24"/>
              <w:szCs w:val="24"/>
            </w:rPr>
          </w:rPrChange>
        </w:rPr>
        <w:t xml:space="preserve"> </w:t>
      </w:r>
      <w:r w:rsidR="001A17D8" w:rsidRPr="00523387">
        <w:rPr>
          <w:rFonts w:ascii="Times New Roman" w:hAnsi="Times New Roman" w:cs="Times New Roman"/>
          <w:sz w:val="24"/>
          <w:szCs w:val="24"/>
          <w:highlight w:val="green"/>
          <w:rPrChange w:id="2074" w:author="Соколов Сергей Вадимович" w:date="2024-01-19T16:39:00Z">
            <w:rPr>
              <w:rFonts w:ascii="Times New Roman" w:hAnsi="Times New Roman" w:cs="Times New Roman"/>
              <w:sz w:val="24"/>
              <w:szCs w:val="24"/>
            </w:rPr>
          </w:rPrChange>
        </w:rPr>
        <w:t xml:space="preserve">сдвиг образца грунта по предварительно подготовленной (или </w:t>
      </w:r>
      <w:r w:rsidR="008B74C1" w:rsidRPr="00523387">
        <w:rPr>
          <w:rFonts w:ascii="Times New Roman" w:hAnsi="Times New Roman" w:cs="Times New Roman"/>
          <w:sz w:val="24"/>
          <w:szCs w:val="24"/>
          <w:highlight w:val="green"/>
          <w:rPrChange w:id="2075" w:author="Соколов Сергей Вадимович" w:date="2024-01-19T16:39:00Z">
            <w:rPr>
              <w:rFonts w:ascii="Times New Roman" w:hAnsi="Times New Roman" w:cs="Times New Roman"/>
              <w:sz w:val="24"/>
              <w:szCs w:val="24"/>
            </w:rPr>
          </w:rPrChange>
        </w:rPr>
        <w:t>существующей</w:t>
      </w:r>
      <w:r w:rsidR="001A17D8" w:rsidRPr="00523387">
        <w:rPr>
          <w:rFonts w:ascii="Times New Roman" w:hAnsi="Times New Roman" w:cs="Times New Roman"/>
          <w:sz w:val="24"/>
          <w:szCs w:val="24"/>
          <w:highlight w:val="green"/>
          <w:rPrChange w:id="2076" w:author="Соколов Сергей Вадимович" w:date="2024-01-19T16:39:00Z">
            <w:rPr>
              <w:rFonts w:ascii="Times New Roman" w:hAnsi="Times New Roman" w:cs="Times New Roman"/>
              <w:sz w:val="24"/>
              <w:szCs w:val="24"/>
            </w:rPr>
          </w:rPrChange>
        </w:rPr>
        <w:t>) поверхности</w:t>
      </w:r>
      <w:r w:rsidR="00774605" w:rsidRPr="00523387">
        <w:rPr>
          <w:rFonts w:ascii="Times New Roman" w:hAnsi="Times New Roman" w:cs="Times New Roman"/>
          <w:sz w:val="24"/>
          <w:szCs w:val="24"/>
          <w:highlight w:val="green"/>
          <w:rPrChange w:id="2077" w:author="Соколов Сергей Вадимович" w:date="2024-01-19T16:39:00Z">
            <w:rPr>
              <w:rFonts w:ascii="Times New Roman" w:hAnsi="Times New Roman" w:cs="Times New Roman"/>
              <w:sz w:val="24"/>
              <w:szCs w:val="24"/>
            </w:rPr>
          </w:rPrChange>
        </w:rPr>
        <w:t xml:space="preserve"> (естественной</w:t>
      </w:r>
      <w:r w:rsidR="008B74C1" w:rsidRPr="00523387">
        <w:rPr>
          <w:rFonts w:ascii="Times New Roman" w:hAnsi="Times New Roman" w:cs="Times New Roman"/>
          <w:sz w:val="24"/>
          <w:szCs w:val="24"/>
          <w:highlight w:val="green"/>
          <w:rPrChange w:id="2078" w:author="Соколов Сергей Вадимович" w:date="2024-01-19T16:39:00Z">
            <w:rPr>
              <w:rFonts w:ascii="Times New Roman" w:hAnsi="Times New Roman" w:cs="Times New Roman"/>
              <w:sz w:val="24"/>
              <w:szCs w:val="24"/>
            </w:rPr>
          </w:rPrChange>
        </w:rPr>
        <w:t xml:space="preserve"> влажности</w:t>
      </w:r>
      <w:r w:rsidR="00774605" w:rsidRPr="00523387">
        <w:rPr>
          <w:rFonts w:ascii="Times New Roman" w:hAnsi="Times New Roman" w:cs="Times New Roman"/>
          <w:sz w:val="24"/>
          <w:szCs w:val="24"/>
          <w:highlight w:val="green"/>
          <w:rPrChange w:id="2079" w:author="Соколов Сергей Вадимович" w:date="2024-01-19T16:39:00Z">
            <w:rPr>
              <w:rFonts w:ascii="Times New Roman" w:hAnsi="Times New Roman" w:cs="Times New Roman"/>
              <w:sz w:val="24"/>
              <w:szCs w:val="24"/>
            </w:rPr>
          </w:rPrChange>
        </w:rPr>
        <w:t xml:space="preserve"> или дополнительно увлажненной)</w:t>
      </w:r>
      <w:r w:rsidR="000E683E" w:rsidRPr="00523387">
        <w:rPr>
          <w:rFonts w:ascii="Times New Roman" w:hAnsi="Times New Roman" w:cs="Times New Roman"/>
          <w:sz w:val="24"/>
          <w:szCs w:val="24"/>
          <w:highlight w:val="green"/>
          <w:rPrChange w:id="2080" w:author="Соколов Сергей Вадимович" w:date="2024-01-19T16:39:00Z">
            <w:rPr>
              <w:rFonts w:ascii="Times New Roman" w:hAnsi="Times New Roman" w:cs="Times New Roman"/>
              <w:sz w:val="24"/>
              <w:szCs w:val="24"/>
            </w:rPr>
          </w:rPrChange>
        </w:rPr>
        <w:t xml:space="preserve"> – </w:t>
      </w:r>
      <w:r w:rsidR="001A17D8" w:rsidRPr="00523387">
        <w:rPr>
          <w:rFonts w:ascii="Times New Roman" w:hAnsi="Times New Roman" w:cs="Times New Roman"/>
          <w:sz w:val="24"/>
          <w:szCs w:val="24"/>
          <w:highlight w:val="green"/>
          <w:rPrChange w:id="2081" w:author="Соколов Сергей Вадимович" w:date="2024-01-19T16:39:00Z">
            <w:rPr>
              <w:rFonts w:ascii="Times New Roman" w:hAnsi="Times New Roman" w:cs="Times New Roman"/>
              <w:sz w:val="24"/>
              <w:szCs w:val="24"/>
            </w:rPr>
          </w:rPrChange>
        </w:rPr>
        <w:t>сдвиг разрезанного образца по поверхности разреза или повторный сдвиг по поверх</w:t>
      </w:r>
      <w:r w:rsidR="008B74C1" w:rsidRPr="00523387">
        <w:rPr>
          <w:rFonts w:ascii="Times New Roman" w:hAnsi="Times New Roman" w:cs="Times New Roman"/>
          <w:sz w:val="24"/>
          <w:szCs w:val="24"/>
          <w:highlight w:val="green"/>
          <w:rPrChange w:id="2082" w:author="Соколов Сергей Вадимович" w:date="2024-01-19T16:39:00Z">
            <w:rPr>
              <w:rFonts w:ascii="Times New Roman" w:hAnsi="Times New Roman" w:cs="Times New Roman"/>
              <w:sz w:val="24"/>
              <w:szCs w:val="24"/>
            </w:rPr>
          </w:rPrChange>
        </w:rPr>
        <w:t>ности ранее выполненного сдвига.</w:t>
      </w:r>
    </w:p>
    <w:p w14:paraId="6F6D9A2F" w14:textId="77777777" w:rsidR="00872259" w:rsidRPr="002150CE" w:rsidRDefault="00875513" w:rsidP="001059F6">
      <w:pPr>
        <w:pStyle w:val="aff1"/>
        <w:tabs>
          <w:tab w:val="left" w:pos="1560"/>
        </w:tabs>
        <w:spacing w:line="360" w:lineRule="auto"/>
        <w:ind w:left="0" w:firstLine="709"/>
        <w:jc w:val="both"/>
        <w:rPr>
          <w:rFonts w:ascii="Times New Roman" w:eastAsia="Calibri" w:hAnsi="Times New Roman" w:cs="Times New Roman"/>
          <w:sz w:val="22"/>
          <w:szCs w:val="22"/>
        </w:rPr>
      </w:pPr>
      <w:bookmarkStart w:id="2083" w:name="_Hlk500515164"/>
      <w:r w:rsidRPr="00523387">
        <w:rPr>
          <w:rFonts w:ascii="Times New Roman" w:hAnsi="Times New Roman" w:cs="Times New Roman"/>
          <w:spacing w:val="40"/>
          <w:sz w:val="22"/>
          <w:szCs w:val="22"/>
          <w:highlight w:val="green"/>
          <w:rPrChange w:id="2084" w:author="Соколов Сергей Вадимович" w:date="2024-01-19T16:39:00Z">
            <w:rPr>
              <w:rFonts w:ascii="Times New Roman" w:hAnsi="Times New Roman" w:cs="Times New Roman"/>
              <w:spacing w:val="40"/>
              <w:sz w:val="22"/>
              <w:szCs w:val="22"/>
            </w:rPr>
          </w:rPrChange>
        </w:rPr>
        <w:t>Примечание</w:t>
      </w:r>
      <w:r w:rsidRPr="00523387">
        <w:rPr>
          <w:rFonts w:ascii="Times New Roman" w:hAnsi="Times New Roman" w:cs="Times New Roman"/>
          <w:sz w:val="22"/>
          <w:szCs w:val="22"/>
          <w:highlight w:val="green"/>
          <w:rPrChange w:id="2085" w:author="Соколов Сергей Вадимович" w:date="2024-01-19T16:39:00Z">
            <w:rPr>
              <w:rFonts w:ascii="Times New Roman" w:hAnsi="Times New Roman" w:cs="Times New Roman"/>
              <w:sz w:val="22"/>
              <w:szCs w:val="22"/>
            </w:rPr>
          </w:rPrChange>
        </w:rPr>
        <w:t xml:space="preserve"> – </w:t>
      </w:r>
      <w:r w:rsidR="00265929" w:rsidRPr="00523387">
        <w:rPr>
          <w:rFonts w:ascii="Times New Roman" w:eastAsia="Calibri" w:hAnsi="Times New Roman" w:cs="Times New Roman"/>
          <w:sz w:val="22"/>
          <w:szCs w:val="22"/>
          <w:highlight w:val="green"/>
          <w:rPrChange w:id="2086" w:author="Соколов Сергей Вадимович" w:date="2024-01-19T16:39:00Z">
            <w:rPr>
              <w:rFonts w:ascii="Times New Roman" w:eastAsia="Calibri" w:hAnsi="Times New Roman" w:cs="Times New Roman"/>
              <w:sz w:val="22"/>
              <w:szCs w:val="22"/>
            </w:rPr>
          </w:rPrChange>
        </w:rPr>
        <w:t>При наличии требований в задании длительная прочность грунтов в зоне развития оползневых деформаций может определяться для прогноза развития оползневых процессов на период эксплуатации зданий и сооружений.</w:t>
      </w:r>
    </w:p>
    <w:bookmarkEnd w:id="2083"/>
    <w:p w14:paraId="5AC0E8E5" w14:textId="77777777" w:rsidR="00F21D11" w:rsidRPr="002150CE" w:rsidRDefault="00060B7D"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523387">
        <w:rPr>
          <w:rFonts w:ascii="Times New Roman" w:eastAsia="Calibri" w:hAnsi="Times New Roman" w:cs="Times New Roman"/>
          <w:sz w:val="24"/>
          <w:szCs w:val="24"/>
          <w:highlight w:val="green"/>
          <w:rPrChange w:id="2087" w:author="Соколов Сергей Вадимович" w:date="2024-01-19T16:39:00Z">
            <w:rPr>
              <w:rFonts w:ascii="Times New Roman" w:eastAsia="Calibri" w:hAnsi="Times New Roman" w:cs="Times New Roman"/>
              <w:sz w:val="24"/>
              <w:szCs w:val="24"/>
            </w:rPr>
          </w:rPrChange>
        </w:rPr>
        <w:t xml:space="preserve">При выборе метода определения </w:t>
      </w:r>
      <w:r w:rsidR="003F7DD0" w:rsidRPr="00523387">
        <w:rPr>
          <w:rFonts w:ascii="Times New Roman" w:eastAsia="Calibri" w:hAnsi="Times New Roman" w:cs="Times New Roman"/>
          <w:sz w:val="24"/>
          <w:szCs w:val="24"/>
          <w:highlight w:val="green"/>
          <w:rPrChange w:id="2088" w:author="Соколов Сергей Вадимович" w:date="2024-01-19T16:39:00Z">
            <w:rPr>
              <w:rFonts w:ascii="Times New Roman" w:eastAsia="Calibri" w:hAnsi="Times New Roman" w:cs="Times New Roman"/>
              <w:sz w:val="24"/>
              <w:szCs w:val="24"/>
            </w:rPr>
          </w:rPrChange>
        </w:rPr>
        <w:t>физико-механических характеристик</w:t>
      </w:r>
      <w:r w:rsidR="00E601D6" w:rsidRPr="00523387">
        <w:rPr>
          <w:rFonts w:ascii="Times New Roman" w:eastAsia="Calibri" w:hAnsi="Times New Roman" w:cs="Times New Roman"/>
          <w:sz w:val="24"/>
          <w:szCs w:val="24"/>
          <w:highlight w:val="green"/>
          <w:rPrChange w:id="2089" w:author="Соколов Сергей Вадимович" w:date="2024-01-19T16:39:00Z">
            <w:rPr>
              <w:rFonts w:ascii="Times New Roman" w:eastAsia="Calibri" w:hAnsi="Times New Roman" w:cs="Times New Roman"/>
              <w:sz w:val="24"/>
              <w:szCs w:val="24"/>
            </w:rPr>
          </w:rPrChange>
        </w:rPr>
        <w:t xml:space="preserve"> грунтов </w:t>
      </w:r>
      <w:r w:rsidRPr="00523387">
        <w:rPr>
          <w:rFonts w:ascii="Times New Roman" w:eastAsia="Calibri" w:hAnsi="Times New Roman" w:cs="Times New Roman"/>
          <w:sz w:val="24"/>
          <w:szCs w:val="24"/>
          <w:highlight w:val="green"/>
          <w:rPrChange w:id="2090" w:author="Соколов Сергей Вадимович" w:date="2024-01-19T16:39:00Z">
            <w:rPr>
              <w:rFonts w:ascii="Times New Roman" w:eastAsia="Calibri" w:hAnsi="Times New Roman" w:cs="Times New Roman"/>
              <w:sz w:val="24"/>
              <w:szCs w:val="24"/>
            </w:rPr>
          </w:rPrChange>
        </w:rPr>
        <w:t>следует учитывать тип существующ</w:t>
      </w:r>
      <w:r w:rsidR="003F7DD0" w:rsidRPr="00523387">
        <w:rPr>
          <w:rFonts w:ascii="Times New Roman" w:eastAsia="Calibri" w:hAnsi="Times New Roman" w:cs="Times New Roman"/>
          <w:sz w:val="24"/>
          <w:szCs w:val="24"/>
          <w:highlight w:val="green"/>
          <w:rPrChange w:id="2091" w:author="Соколов Сергей Вадимович" w:date="2024-01-19T16:39:00Z">
            <w:rPr>
              <w:rFonts w:ascii="Times New Roman" w:eastAsia="Calibri" w:hAnsi="Times New Roman" w:cs="Times New Roman"/>
              <w:sz w:val="24"/>
              <w:szCs w:val="24"/>
            </w:rPr>
          </w:rPrChange>
        </w:rPr>
        <w:t>его или прогнозируемого оползня</w:t>
      </w:r>
      <w:r w:rsidR="003F7DD0" w:rsidRPr="002150CE">
        <w:rPr>
          <w:rFonts w:ascii="Times New Roman" w:eastAsia="Calibri" w:hAnsi="Times New Roman" w:cs="Times New Roman"/>
          <w:sz w:val="24"/>
          <w:szCs w:val="24"/>
        </w:rPr>
        <w:t xml:space="preserve"> (</w:t>
      </w:r>
      <w:r w:rsidR="00D325F1" w:rsidRPr="002150CE">
        <w:rPr>
          <w:rFonts w:ascii="Times New Roman" w:eastAsia="Calibri" w:hAnsi="Times New Roman" w:cs="Times New Roman"/>
          <w:sz w:val="24"/>
          <w:szCs w:val="24"/>
        </w:rPr>
        <w:t>п</w:t>
      </w:r>
      <w:r w:rsidR="003F7DD0" w:rsidRPr="002150CE">
        <w:rPr>
          <w:rFonts w:ascii="Times New Roman" w:eastAsia="Calibri" w:hAnsi="Times New Roman" w:cs="Times New Roman"/>
          <w:sz w:val="24"/>
          <w:szCs w:val="24"/>
        </w:rPr>
        <w:t>риложение Г).</w:t>
      </w:r>
    </w:p>
    <w:p w14:paraId="35B381B8" w14:textId="13A5F185" w:rsidR="00F354F0" w:rsidRPr="00523387" w:rsidRDefault="00FE4568"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092" w:author="Соколов Сергей Вадимович" w:date="2024-01-19T16:39: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093" w:author="Соколов Сергей Вадимович" w:date="2024-01-19T16:39:00Z">
            <w:rPr>
              <w:rFonts w:ascii="Times New Roman" w:eastAsia="Calibri" w:hAnsi="Times New Roman" w:cs="Times New Roman"/>
              <w:sz w:val="24"/>
              <w:szCs w:val="24"/>
            </w:rPr>
          </w:rPrChange>
        </w:rPr>
        <w:t xml:space="preserve">При изучении оползней </w:t>
      </w:r>
      <w:r w:rsidR="00392A1C" w:rsidRPr="00523387">
        <w:rPr>
          <w:rFonts w:ascii="Times New Roman" w:eastAsia="Calibri" w:hAnsi="Times New Roman" w:cs="Times New Roman"/>
          <w:sz w:val="24"/>
          <w:szCs w:val="24"/>
          <w:highlight w:val="green"/>
          <w:rPrChange w:id="2094" w:author="Соколов Сергей Вадимович" w:date="2024-01-19T16:39:00Z">
            <w:rPr>
              <w:rFonts w:ascii="Times New Roman" w:eastAsia="Calibri" w:hAnsi="Times New Roman" w:cs="Times New Roman"/>
              <w:sz w:val="24"/>
              <w:szCs w:val="24"/>
            </w:rPr>
          </w:rPrChange>
        </w:rPr>
        <w:t xml:space="preserve">сдвига </w:t>
      </w:r>
      <w:r w:rsidR="00854266" w:rsidRPr="00523387">
        <w:rPr>
          <w:rFonts w:ascii="Times New Roman" w:eastAsia="Calibri" w:hAnsi="Times New Roman" w:cs="Times New Roman"/>
          <w:sz w:val="24"/>
          <w:szCs w:val="24"/>
          <w:highlight w:val="green"/>
          <w:rPrChange w:id="2095" w:author="Соколов Сергей Вадимович" w:date="2024-01-19T16:39:00Z">
            <w:rPr>
              <w:rFonts w:ascii="Times New Roman" w:eastAsia="Calibri" w:hAnsi="Times New Roman" w:cs="Times New Roman"/>
              <w:sz w:val="24"/>
              <w:szCs w:val="24"/>
            </w:rPr>
          </w:rPrChange>
        </w:rPr>
        <w:t xml:space="preserve">следует устанавливать </w:t>
      </w:r>
      <w:r w:rsidRPr="00523387">
        <w:rPr>
          <w:rFonts w:ascii="Times New Roman" w:eastAsia="Calibri" w:hAnsi="Times New Roman" w:cs="Times New Roman"/>
          <w:sz w:val="24"/>
          <w:szCs w:val="24"/>
          <w:highlight w:val="green"/>
          <w:rPrChange w:id="2096" w:author="Соколов Сергей Вадимович" w:date="2024-01-19T16:39:00Z">
            <w:rPr>
              <w:rFonts w:ascii="Times New Roman" w:eastAsia="Calibri" w:hAnsi="Times New Roman" w:cs="Times New Roman"/>
              <w:sz w:val="24"/>
              <w:szCs w:val="24"/>
            </w:rPr>
          </w:rPrChange>
        </w:rPr>
        <w:t xml:space="preserve">сопротивление срезу </w:t>
      </w:r>
      <w:r w:rsidR="00B00EF0" w:rsidRPr="00523387">
        <w:rPr>
          <w:rFonts w:ascii="Times New Roman" w:eastAsia="Calibri" w:hAnsi="Times New Roman" w:cs="Times New Roman"/>
          <w:sz w:val="24"/>
          <w:szCs w:val="24"/>
          <w:highlight w:val="green"/>
          <w:rPrChange w:id="2097" w:author="Соколов Сергей Вадимович" w:date="2024-01-19T16:39:00Z">
            <w:rPr>
              <w:rFonts w:ascii="Times New Roman" w:eastAsia="Calibri" w:hAnsi="Times New Roman" w:cs="Times New Roman"/>
              <w:sz w:val="24"/>
              <w:szCs w:val="24"/>
            </w:rPr>
          </w:rPrChange>
        </w:rPr>
        <w:t>метод</w:t>
      </w:r>
      <w:r w:rsidR="00DE4FF8" w:rsidRPr="00523387">
        <w:rPr>
          <w:rFonts w:ascii="Times New Roman" w:eastAsia="Calibri" w:hAnsi="Times New Roman" w:cs="Times New Roman"/>
          <w:sz w:val="24"/>
          <w:szCs w:val="24"/>
          <w:highlight w:val="green"/>
          <w:rPrChange w:id="2098" w:author="Соколов Сергей Вадимович" w:date="2024-01-19T16:39:00Z">
            <w:rPr>
              <w:rFonts w:ascii="Times New Roman" w:eastAsia="Calibri" w:hAnsi="Times New Roman" w:cs="Times New Roman"/>
              <w:sz w:val="24"/>
              <w:szCs w:val="24"/>
            </w:rPr>
          </w:rPrChange>
        </w:rPr>
        <w:t>ом</w:t>
      </w:r>
      <w:r w:rsidRPr="00523387">
        <w:rPr>
          <w:rFonts w:ascii="Times New Roman" w:eastAsia="Calibri" w:hAnsi="Times New Roman" w:cs="Times New Roman"/>
          <w:sz w:val="24"/>
          <w:szCs w:val="24"/>
          <w:highlight w:val="green"/>
          <w:rPrChange w:id="2099" w:author="Соколов Сергей Вадимович" w:date="2024-01-19T16:39:00Z">
            <w:rPr>
              <w:rFonts w:ascii="Times New Roman" w:eastAsia="Calibri" w:hAnsi="Times New Roman" w:cs="Times New Roman"/>
              <w:sz w:val="24"/>
              <w:szCs w:val="24"/>
            </w:rPr>
          </w:rPrChange>
        </w:rPr>
        <w:t xml:space="preserve"> </w:t>
      </w:r>
      <w:r w:rsidR="00ED3710" w:rsidRPr="00523387">
        <w:rPr>
          <w:rFonts w:ascii="Times New Roman" w:eastAsia="Calibri" w:hAnsi="Times New Roman" w:cs="Times New Roman"/>
          <w:sz w:val="24"/>
          <w:szCs w:val="24"/>
          <w:highlight w:val="green"/>
          <w:rPrChange w:id="2100" w:author="Соколов Сергей Вадимович" w:date="2024-01-19T16:39:00Z">
            <w:rPr>
              <w:rFonts w:ascii="Times New Roman" w:eastAsia="Calibri" w:hAnsi="Times New Roman" w:cs="Times New Roman"/>
              <w:sz w:val="24"/>
              <w:szCs w:val="24"/>
            </w:rPr>
          </w:rPrChange>
        </w:rPr>
        <w:t xml:space="preserve">одноплоскостного среза </w:t>
      </w:r>
      <w:r w:rsidR="00D425BA" w:rsidRPr="00523387">
        <w:rPr>
          <w:rFonts w:ascii="Times New Roman" w:eastAsia="Calibri" w:hAnsi="Times New Roman" w:cs="Times New Roman"/>
          <w:sz w:val="24"/>
          <w:szCs w:val="24"/>
          <w:highlight w:val="green"/>
          <w:rPrChange w:id="2101" w:author="Соколов Сергей Вадимович" w:date="2024-01-19T16:39:00Z">
            <w:rPr>
              <w:rFonts w:ascii="Times New Roman" w:eastAsia="Calibri" w:hAnsi="Times New Roman" w:cs="Times New Roman"/>
              <w:sz w:val="24"/>
              <w:szCs w:val="24"/>
            </w:rPr>
          </w:rPrChange>
        </w:rPr>
        <w:t>(</w:t>
      </w:r>
      <w:r w:rsidR="00ED3710" w:rsidRPr="00523387">
        <w:rPr>
          <w:rFonts w:ascii="Times New Roman" w:eastAsia="Calibri" w:hAnsi="Times New Roman" w:cs="Times New Roman"/>
          <w:sz w:val="24"/>
          <w:szCs w:val="24"/>
          <w:highlight w:val="green"/>
          <w:rPrChange w:id="2102" w:author="Соколов Сергей Вадимович" w:date="2024-01-19T16:39:00Z">
            <w:rPr>
              <w:rFonts w:ascii="Times New Roman" w:eastAsia="Calibri" w:hAnsi="Times New Roman" w:cs="Times New Roman"/>
              <w:sz w:val="24"/>
              <w:szCs w:val="24"/>
            </w:rPr>
          </w:rPrChange>
        </w:rPr>
        <w:t>4.9.42</w:t>
      </w:r>
      <w:r w:rsidR="00D425BA" w:rsidRPr="00523387">
        <w:rPr>
          <w:rFonts w:ascii="Times New Roman" w:eastAsia="Calibri" w:hAnsi="Times New Roman" w:cs="Times New Roman"/>
          <w:sz w:val="24"/>
          <w:szCs w:val="24"/>
          <w:highlight w:val="green"/>
          <w:rPrChange w:id="2103" w:author="Соколов Сергей Вадимович" w:date="2024-01-19T16:39:00Z">
            <w:rPr>
              <w:rFonts w:ascii="Times New Roman" w:eastAsia="Calibri" w:hAnsi="Times New Roman" w:cs="Times New Roman"/>
              <w:sz w:val="24"/>
              <w:szCs w:val="24"/>
            </w:rPr>
          </w:rPrChange>
        </w:rPr>
        <w:t>)</w:t>
      </w:r>
      <w:r w:rsidR="00ED3710" w:rsidRPr="00523387">
        <w:rPr>
          <w:rFonts w:ascii="Times New Roman" w:eastAsia="Calibri" w:hAnsi="Times New Roman" w:cs="Times New Roman"/>
          <w:sz w:val="24"/>
          <w:szCs w:val="24"/>
          <w:highlight w:val="green"/>
          <w:rPrChange w:id="2104" w:author="Соколов Сергей Вадимович" w:date="2024-01-19T16:39:00Z">
            <w:rPr>
              <w:rFonts w:ascii="Times New Roman" w:eastAsia="Calibri" w:hAnsi="Times New Roman" w:cs="Times New Roman"/>
              <w:sz w:val="24"/>
              <w:szCs w:val="24"/>
            </w:rPr>
          </w:rPrChange>
        </w:rPr>
        <w:t xml:space="preserve"> </w:t>
      </w:r>
      <w:r w:rsidR="00F77109" w:rsidRPr="00523387">
        <w:rPr>
          <w:rFonts w:ascii="Times New Roman" w:eastAsia="Calibri" w:hAnsi="Times New Roman" w:cs="Times New Roman"/>
          <w:sz w:val="24"/>
          <w:szCs w:val="24"/>
          <w:highlight w:val="green"/>
          <w:rPrChange w:id="2105" w:author="Соколов Сергей Вадимович" w:date="2024-01-19T16:39:00Z">
            <w:rPr>
              <w:rFonts w:ascii="Times New Roman" w:eastAsia="Calibri" w:hAnsi="Times New Roman" w:cs="Times New Roman"/>
              <w:sz w:val="24"/>
              <w:szCs w:val="24"/>
            </w:rPr>
          </w:rPrChange>
        </w:rPr>
        <w:t>или</w:t>
      </w:r>
      <w:r w:rsidR="00392A1C" w:rsidRPr="00523387">
        <w:rPr>
          <w:rFonts w:ascii="Times New Roman" w:eastAsia="Calibri" w:hAnsi="Times New Roman" w:cs="Times New Roman"/>
          <w:sz w:val="24"/>
          <w:szCs w:val="24"/>
          <w:highlight w:val="green"/>
          <w:rPrChange w:id="2106" w:author="Соколов Сергей Вадимович" w:date="2024-01-19T16:39:00Z">
            <w:rPr>
              <w:rFonts w:ascii="Times New Roman" w:eastAsia="Calibri" w:hAnsi="Times New Roman" w:cs="Times New Roman"/>
              <w:sz w:val="24"/>
              <w:szCs w:val="24"/>
            </w:rPr>
          </w:rPrChange>
        </w:rPr>
        <w:t xml:space="preserve"> трехосны</w:t>
      </w:r>
      <w:r w:rsidR="00DE4FF8" w:rsidRPr="00523387">
        <w:rPr>
          <w:rFonts w:ascii="Times New Roman" w:eastAsia="Calibri" w:hAnsi="Times New Roman" w:cs="Times New Roman"/>
          <w:sz w:val="24"/>
          <w:szCs w:val="24"/>
          <w:highlight w:val="green"/>
          <w:rPrChange w:id="2107" w:author="Соколов Сергей Вадимович" w:date="2024-01-19T16:39:00Z">
            <w:rPr>
              <w:rFonts w:ascii="Times New Roman" w:eastAsia="Calibri" w:hAnsi="Times New Roman" w:cs="Times New Roman"/>
              <w:sz w:val="24"/>
              <w:szCs w:val="24"/>
            </w:rPr>
          </w:rPrChange>
        </w:rPr>
        <w:t>ми</w:t>
      </w:r>
      <w:r w:rsidR="00392A1C" w:rsidRPr="00523387">
        <w:rPr>
          <w:rFonts w:ascii="Times New Roman" w:eastAsia="Calibri" w:hAnsi="Times New Roman" w:cs="Times New Roman"/>
          <w:sz w:val="24"/>
          <w:szCs w:val="24"/>
          <w:highlight w:val="green"/>
          <w:rPrChange w:id="2108" w:author="Соколов Сергей Вадимович" w:date="2024-01-19T16:39:00Z">
            <w:rPr>
              <w:rFonts w:ascii="Times New Roman" w:eastAsia="Calibri" w:hAnsi="Times New Roman" w:cs="Times New Roman"/>
              <w:sz w:val="24"/>
              <w:szCs w:val="24"/>
            </w:rPr>
          </w:rPrChange>
        </w:rPr>
        <w:t xml:space="preserve"> испытани</w:t>
      </w:r>
      <w:r w:rsidR="00DE4FF8" w:rsidRPr="00523387">
        <w:rPr>
          <w:rFonts w:ascii="Times New Roman" w:eastAsia="Calibri" w:hAnsi="Times New Roman" w:cs="Times New Roman"/>
          <w:sz w:val="24"/>
          <w:szCs w:val="24"/>
          <w:highlight w:val="green"/>
          <w:rPrChange w:id="2109" w:author="Соколов Сергей Вадимович" w:date="2024-01-19T16:39:00Z">
            <w:rPr>
              <w:rFonts w:ascii="Times New Roman" w:eastAsia="Calibri" w:hAnsi="Times New Roman" w:cs="Times New Roman"/>
              <w:sz w:val="24"/>
              <w:szCs w:val="24"/>
            </w:rPr>
          </w:rPrChange>
        </w:rPr>
        <w:t>ями грунтов</w:t>
      </w:r>
      <w:r w:rsidR="00392A1C" w:rsidRPr="00523387">
        <w:rPr>
          <w:rFonts w:ascii="Times New Roman" w:eastAsia="Calibri" w:hAnsi="Times New Roman" w:cs="Times New Roman"/>
          <w:sz w:val="24"/>
          <w:szCs w:val="24"/>
          <w:highlight w:val="green"/>
          <w:rPrChange w:id="2110" w:author="Соколов Сергей Вадимович" w:date="2024-01-19T16:39:00Z">
            <w:rPr>
              <w:rFonts w:ascii="Times New Roman" w:eastAsia="Calibri" w:hAnsi="Times New Roman" w:cs="Times New Roman"/>
              <w:sz w:val="24"/>
              <w:szCs w:val="24"/>
            </w:rPr>
          </w:rPrChange>
        </w:rPr>
        <w:t xml:space="preserve"> с определением пиковой и </w:t>
      </w:r>
      <w:r w:rsidR="000E4ECB" w:rsidRPr="00523387">
        <w:rPr>
          <w:rFonts w:ascii="Times New Roman" w:eastAsia="Calibri" w:hAnsi="Times New Roman" w:cs="Times New Roman"/>
          <w:sz w:val="24"/>
          <w:szCs w:val="24"/>
          <w:highlight w:val="green"/>
          <w:rPrChange w:id="2111" w:author="Соколов Сергей Вадимович" w:date="2024-01-19T16:39:00Z">
            <w:rPr>
              <w:rFonts w:ascii="Times New Roman" w:eastAsia="Calibri" w:hAnsi="Times New Roman" w:cs="Times New Roman"/>
              <w:sz w:val="24"/>
              <w:szCs w:val="24"/>
            </w:rPr>
          </w:rPrChange>
        </w:rPr>
        <w:t>остаточной прочности</w:t>
      </w:r>
      <w:r w:rsidR="00392A1C" w:rsidRPr="00523387">
        <w:rPr>
          <w:rFonts w:ascii="Times New Roman" w:eastAsia="Calibri" w:hAnsi="Times New Roman" w:cs="Times New Roman"/>
          <w:sz w:val="24"/>
          <w:szCs w:val="24"/>
          <w:highlight w:val="green"/>
          <w:rPrChange w:id="2112" w:author="Соколов Сергей Вадимович" w:date="2024-01-19T16:39:00Z">
            <w:rPr>
              <w:rFonts w:ascii="Times New Roman" w:eastAsia="Calibri" w:hAnsi="Times New Roman" w:cs="Times New Roman"/>
              <w:sz w:val="24"/>
              <w:szCs w:val="24"/>
            </w:rPr>
          </w:rPrChange>
        </w:rPr>
        <w:t>.</w:t>
      </w:r>
    </w:p>
    <w:p w14:paraId="4284323B" w14:textId="77777777" w:rsidR="00D34681" w:rsidRPr="00523387" w:rsidRDefault="00D34681"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113"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114" w:author="Соколов Сергей Вадимович" w:date="2024-01-19T16:40:00Z">
            <w:rPr>
              <w:rFonts w:ascii="Times New Roman" w:eastAsia="Calibri" w:hAnsi="Times New Roman" w:cs="Times New Roman"/>
              <w:sz w:val="24"/>
              <w:szCs w:val="24"/>
            </w:rPr>
          </w:rPrChange>
        </w:rPr>
        <w:t>При изучении оползней выдавливания следует определять критические нагрузки, при которых происходит разрушение грунта, а также</w:t>
      </w:r>
      <w:r w:rsidR="00AE4A36" w:rsidRPr="00523387">
        <w:rPr>
          <w:rFonts w:ascii="Times New Roman" w:eastAsia="Calibri" w:hAnsi="Times New Roman" w:cs="Times New Roman"/>
          <w:sz w:val="24"/>
          <w:szCs w:val="24"/>
          <w:highlight w:val="green"/>
          <w:rPrChange w:id="2115" w:author="Соколов Сергей Вадимович" w:date="2024-01-19T16:40:00Z">
            <w:rPr>
              <w:rFonts w:ascii="Times New Roman" w:eastAsia="Calibri" w:hAnsi="Times New Roman" w:cs="Times New Roman"/>
              <w:sz w:val="24"/>
              <w:szCs w:val="24"/>
            </w:rPr>
          </w:rPrChange>
        </w:rPr>
        <w:t>,</w:t>
      </w:r>
      <w:r w:rsidRPr="00523387">
        <w:rPr>
          <w:rFonts w:ascii="Times New Roman" w:eastAsia="Calibri" w:hAnsi="Times New Roman" w:cs="Times New Roman"/>
          <w:sz w:val="24"/>
          <w:szCs w:val="24"/>
          <w:highlight w:val="green"/>
          <w:rPrChange w:id="2116" w:author="Соколов Сергей Вадимович" w:date="2024-01-19T16:40:00Z">
            <w:rPr>
              <w:rFonts w:ascii="Times New Roman" w:eastAsia="Calibri" w:hAnsi="Times New Roman" w:cs="Times New Roman"/>
              <w:sz w:val="24"/>
              <w:szCs w:val="24"/>
            </w:rPr>
          </w:rPrChange>
        </w:rPr>
        <w:t xml:space="preserve"> </w:t>
      </w:r>
      <w:r w:rsidR="00AE4A36" w:rsidRPr="00523387">
        <w:rPr>
          <w:rFonts w:ascii="Times New Roman" w:hAnsi="Times New Roman" w:cs="Times New Roman"/>
          <w:sz w:val="24"/>
          <w:szCs w:val="24"/>
          <w:highlight w:val="green"/>
          <w:rPrChange w:id="2117" w:author="Соколов Сергей Вадимович" w:date="2024-01-19T16:40:00Z">
            <w:rPr>
              <w:rFonts w:ascii="Times New Roman" w:hAnsi="Times New Roman" w:cs="Times New Roman"/>
              <w:sz w:val="24"/>
              <w:szCs w:val="24"/>
            </w:rPr>
          </w:rPrChange>
        </w:rPr>
        <w:t>при наличии требовани</w:t>
      </w:r>
      <w:r w:rsidR="00021CF8" w:rsidRPr="00523387">
        <w:rPr>
          <w:rFonts w:ascii="Times New Roman" w:hAnsi="Times New Roman" w:cs="Times New Roman"/>
          <w:sz w:val="24"/>
          <w:szCs w:val="24"/>
          <w:highlight w:val="green"/>
          <w:rPrChange w:id="2118" w:author="Соколов Сергей Вадимович" w:date="2024-01-19T16:40:00Z">
            <w:rPr>
              <w:rFonts w:ascii="Times New Roman" w:hAnsi="Times New Roman" w:cs="Times New Roman"/>
              <w:sz w:val="24"/>
              <w:szCs w:val="24"/>
            </w:rPr>
          </w:rPrChange>
        </w:rPr>
        <w:t>я</w:t>
      </w:r>
      <w:r w:rsidR="00AE4A36" w:rsidRPr="00523387">
        <w:rPr>
          <w:rFonts w:ascii="Times New Roman" w:hAnsi="Times New Roman" w:cs="Times New Roman"/>
          <w:sz w:val="24"/>
          <w:szCs w:val="24"/>
          <w:highlight w:val="green"/>
          <w:rPrChange w:id="2119" w:author="Соколов Сергей Вадимович" w:date="2024-01-19T16:40:00Z">
            <w:rPr>
              <w:rFonts w:ascii="Times New Roman" w:hAnsi="Times New Roman" w:cs="Times New Roman"/>
              <w:sz w:val="24"/>
              <w:szCs w:val="24"/>
            </w:rPr>
          </w:rPrChange>
        </w:rPr>
        <w:t xml:space="preserve"> в задании</w:t>
      </w:r>
      <w:r w:rsidR="00021CF8" w:rsidRPr="00523387">
        <w:rPr>
          <w:rFonts w:ascii="Times New Roman" w:hAnsi="Times New Roman" w:cs="Times New Roman"/>
          <w:sz w:val="22"/>
          <w:szCs w:val="22"/>
          <w:highlight w:val="green"/>
          <w:rPrChange w:id="2120" w:author="Соколов Сергей Вадимович" w:date="2024-01-19T16:40:00Z">
            <w:rPr>
              <w:rFonts w:ascii="Times New Roman" w:hAnsi="Times New Roman" w:cs="Times New Roman"/>
              <w:sz w:val="22"/>
              <w:szCs w:val="22"/>
            </w:rPr>
          </w:rPrChange>
        </w:rPr>
        <w:t>,</w:t>
      </w:r>
      <w:r w:rsidR="00AE4A36" w:rsidRPr="00523387">
        <w:rPr>
          <w:rFonts w:ascii="Times New Roman" w:eastAsia="Calibri" w:hAnsi="Times New Roman" w:cs="Times New Roman"/>
          <w:sz w:val="24"/>
          <w:szCs w:val="24"/>
          <w:highlight w:val="green"/>
          <w:rPrChange w:id="2121" w:author="Соколов Сергей Вадимович" w:date="2024-01-19T16:40:00Z">
            <w:rPr>
              <w:rFonts w:ascii="Times New Roman" w:eastAsia="Calibri" w:hAnsi="Times New Roman" w:cs="Times New Roman"/>
              <w:sz w:val="24"/>
              <w:szCs w:val="24"/>
            </w:rPr>
          </w:rPrChange>
        </w:rPr>
        <w:t xml:space="preserve"> </w:t>
      </w:r>
      <w:r w:rsidRPr="00523387">
        <w:rPr>
          <w:rFonts w:ascii="Times New Roman" w:eastAsia="Calibri" w:hAnsi="Times New Roman" w:cs="Times New Roman"/>
          <w:sz w:val="24"/>
          <w:szCs w:val="24"/>
          <w:highlight w:val="green"/>
          <w:rPrChange w:id="2122" w:author="Соколов Сергей Вадимович" w:date="2024-01-19T16:40:00Z">
            <w:rPr>
              <w:rFonts w:ascii="Times New Roman" w:eastAsia="Calibri" w:hAnsi="Times New Roman" w:cs="Times New Roman"/>
              <w:sz w:val="24"/>
              <w:szCs w:val="24"/>
            </w:rPr>
          </w:rPrChange>
        </w:rPr>
        <w:t>его реологические свойства (длительную прочность, вязкость). Для определения структурной прочности рекомендуется метод трехосного сжатия.</w:t>
      </w:r>
    </w:p>
    <w:p w14:paraId="6487D8B9" w14:textId="77777777" w:rsidR="00F354F0" w:rsidRPr="00523387" w:rsidRDefault="00060B7D"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123"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124" w:author="Соколов Сергей Вадимович" w:date="2024-01-19T16:40:00Z">
            <w:rPr>
              <w:rFonts w:ascii="Times New Roman" w:eastAsia="Calibri" w:hAnsi="Times New Roman" w:cs="Times New Roman"/>
              <w:sz w:val="24"/>
              <w:szCs w:val="24"/>
            </w:rPr>
          </w:rPrChange>
        </w:rPr>
        <w:t>При изучении вязкопластичных оползней следует устанавливать значения сопротивления грунтов сдвигу и</w:t>
      </w:r>
      <w:r w:rsidR="00021CF8" w:rsidRPr="00523387">
        <w:rPr>
          <w:rFonts w:ascii="Times New Roman" w:eastAsia="Calibri" w:hAnsi="Times New Roman" w:cs="Times New Roman"/>
          <w:sz w:val="24"/>
          <w:szCs w:val="24"/>
          <w:highlight w:val="green"/>
          <w:rPrChange w:id="2125" w:author="Соколов Сергей Вадимович" w:date="2024-01-19T16:40:00Z">
            <w:rPr>
              <w:rFonts w:ascii="Times New Roman" w:eastAsia="Calibri" w:hAnsi="Times New Roman" w:cs="Times New Roman"/>
              <w:sz w:val="24"/>
              <w:szCs w:val="24"/>
            </w:rPr>
          </w:rPrChange>
        </w:rPr>
        <w:t>,</w:t>
      </w:r>
      <w:r w:rsidRPr="00523387">
        <w:rPr>
          <w:rFonts w:ascii="Times New Roman" w:eastAsia="Calibri" w:hAnsi="Times New Roman" w:cs="Times New Roman"/>
          <w:sz w:val="24"/>
          <w:szCs w:val="24"/>
          <w:highlight w:val="green"/>
          <w:rPrChange w:id="2126" w:author="Соколов Сергей Вадимович" w:date="2024-01-19T16:40:00Z">
            <w:rPr>
              <w:rFonts w:ascii="Times New Roman" w:eastAsia="Calibri" w:hAnsi="Times New Roman" w:cs="Times New Roman"/>
              <w:sz w:val="24"/>
              <w:szCs w:val="24"/>
            </w:rPr>
          </w:rPrChange>
        </w:rPr>
        <w:t xml:space="preserve"> </w:t>
      </w:r>
      <w:r w:rsidR="00021CF8" w:rsidRPr="00523387">
        <w:rPr>
          <w:rFonts w:ascii="Times New Roman" w:eastAsia="Calibri" w:hAnsi="Times New Roman" w:cs="Times New Roman"/>
          <w:sz w:val="24"/>
          <w:szCs w:val="24"/>
          <w:highlight w:val="green"/>
          <w:rPrChange w:id="2127" w:author="Соколов Сергей Вадимович" w:date="2024-01-19T16:40:00Z">
            <w:rPr>
              <w:rFonts w:ascii="Times New Roman" w:eastAsia="Calibri" w:hAnsi="Times New Roman" w:cs="Times New Roman"/>
              <w:sz w:val="24"/>
              <w:szCs w:val="24"/>
            </w:rPr>
          </w:rPrChange>
        </w:rPr>
        <w:t xml:space="preserve">при наличии требования в задании, </w:t>
      </w:r>
      <w:r w:rsidRPr="00523387">
        <w:rPr>
          <w:rFonts w:ascii="Times New Roman" w:eastAsia="Calibri" w:hAnsi="Times New Roman" w:cs="Times New Roman"/>
          <w:sz w:val="24"/>
          <w:szCs w:val="24"/>
          <w:highlight w:val="green"/>
          <w:rPrChange w:id="2128" w:author="Соколов Сергей Вадимович" w:date="2024-01-19T16:40:00Z">
            <w:rPr>
              <w:rFonts w:ascii="Times New Roman" w:eastAsia="Calibri" w:hAnsi="Times New Roman" w:cs="Times New Roman"/>
              <w:sz w:val="24"/>
              <w:szCs w:val="24"/>
            </w:rPr>
          </w:rPrChange>
        </w:rPr>
        <w:t>реологических показателей в зависимости от изменения их влажности, что обеспечивается срезом образцов грунтов в сдвиговых приборах после водонасыщения, при природной влажности, при предполагаемых изменениях влажности, при нагрузках, соответствующих давлению грунта в оползневом теле.</w:t>
      </w:r>
    </w:p>
    <w:p w14:paraId="4A922280" w14:textId="50E1E082" w:rsidR="00F354F0" w:rsidRPr="00523387" w:rsidRDefault="00060B7D" w:rsidP="001059F6">
      <w:pPr>
        <w:pStyle w:val="aff1"/>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129"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130" w:author="Соколов Сергей Вадимович" w:date="2024-01-19T16:40:00Z">
            <w:rPr>
              <w:rFonts w:ascii="Times New Roman" w:eastAsia="Calibri" w:hAnsi="Times New Roman" w:cs="Times New Roman"/>
              <w:sz w:val="24"/>
              <w:szCs w:val="24"/>
            </w:rPr>
          </w:rPrChange>
        </w:rPr>
        <w:t xml:space="preserve">Определение </w:t>
      </w:r>
      <w:r w:rsidR="00DE4FF8" w:rsidRPr="00523387">
        <w:rPr>
          <w:rFonts w:ascii="Times New Roman" w:eastAsia="Calibri" w:hAnsi="Times New Roman" w:cs="Times New Roman"/>
          <w:sz w:val="24"/>
          <w:szCs w:val="24"/>
          <w:highlight w:val="green"/>
          <w:rPrChange w:id="2131" w:author="Соколов Сергей Вадимович" w:date="2024-01-19T16:40:00Z">
            <w:rPr>
              <w:rFonts w:ascii="Times New Roman" w:eastAsia="Calibri" w:hAnsi="Times New Roman" w:cs="Times New Roman"/>
              <w:sz w:val="24"/>
              <w:szCs w:val="24"/>
            </w:rPr>
          </w:rPrChange>
        </w:rPr>
        <w:t xml:space="preserve">значений </w:t>
      </w:r>
      <w:r w:rsidRPr="00523387">
        <w:rPr>
          <w:rFonts w:ascii="Times New Roman" w:eastAsia="Calibri" w:hAnsi="Times New Roman" w:cs="Times New Roman"/>
          <w:sz w:val="24"/>
          <w:szCs w:val="24"/>
          <w:highlight w:val="green"/>
          <w:rPrChange w:id="2132" w:author="Соколов Сергей Вадимович" w:date="2024-01-19T16:40:00Z">
            <w:rPr>
              <w:rFonts w:ascii="Times New Roman" w:eastAsia="Calibri" w:hAnsi="Times New Roman" w:cs="Times New Roman"/>
              <w:sz w:val="24"/>
              <w:szCs w:val="24"/>
            </w:rPr>
          </w:rPrChange>
        </w:rPr>
        <w:t xml:space="preserve">реологических характеристик грунтов (порога ползучести, вязкости, длительной прочности) следует проводить методами параллельных испытаний серии образцов-близнецов при различных значениях постоянного сдвигающего напряжения (метод испытания на ползучесть с определением длительной прочности) или при различных скоростях приложения нагрузок (метод испытания на длительную </w:t>
      </w:r>
      <w:r w:rsidRPr="00523387">
        <w:rPr>
          <w:rFonts w:ascii="Times New Roman" w:eastAsia="Calibri" w:hAnsi="Times New Roman" w:cs="Times New Roman"/>
          <w:sz w:val="24"/>
          <w:szCs w:val="24"/>
          <w:highlight w:val="green"/>
          <w:rPrChange w:id="2133" w:author="Соколов Сергей Вадимович" w:date="2024-01-19T16:40:00Z">
            <w:rPr>
              <w:rFonts w:ascii="Times New Roman" w:eastAsia="Calibri" w:hAnsi="Times New Roman" w:cs="Times New Roman"/>
              <w:sz w:val="24"/>
              <w:szCs w:val="24"/>
            </w:rPr>
          </w:rPrChange>
        </w:rPr>
        <w:lastRenderedPageBreak/>
        <w:t>прочность).</w:t>
      </w:r>
    </w:p>
    <w:p w14:paraId="6342548D" w14:textId="77777777" w:rsidR="00994C49" w:rsidRPr="00523387" w:rsidRDefault="00994C49"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134" w:author="Соколов Сергей Вадимович" w:date="2024-01-19T16:40:00Z">
            <w:rPr>
              <w:rFonts w:ascii="Times New Roman" w:eastAsia="Calibri" w:hAnsi="Times New Roman" w:cs="Times New Roman"/>
              <w:sz w:val="24"/>
              <w:szCs w:val="24"/>
            </w:rPr>
          </w:rPrChange>
        </w:rPr>
      </w:pPr>
      <w:bookmarkStart w:id="2135" w:name="i272730"/>
      <w:r w:rsidRPr="00523387">
        <w:rPr>
          <w:rFonts w:ascii="Times New Roman" w:eastAsia="Calibri" w:hAnsi="Times New Roman" w:cs="Times New Roman"/>
          <w:sz w:val="24"/>
          <w:szCs w:val="24"/>
          <w:highlight w:val="green"/>
          <w:rPrChange w:id="2136" w:author="Соколов Сергей Вадимович" w:date="2024-01-19T16:40:00Z">
            <w:rPr>
              <w:rFonts w:ascii="Times New Roman" w:eastAsia="Calibri" w:hAnsi="Times New Roman" w:cs="Times New Roman"/>
              <w:sz w:val="24"/>
              <w:szCs w:val="24"/>
            </w:rPr>
          </w:rPrChange>
        </w:rPr>
        <w:t xml:space="preserve">При изучении оползней </w:t>
      </w:r>
      <w:r w:rsidR="00972FB6" w:rsidRPr="00523387">
        <w:rPr>
          <w:rFonts w:ascii="Times New Roman" w:eastAsia="Calibri" w:hAnsi="Times New Roman" w:cs="Times New Roman"/>
          <w:sz w:val="24"/>
          <w:szCs w:val="24"/>
          <w:highlight w:val="green"/>
          <w:rPrChange w:id="2137" w:author="Соколов Сергей Вадимович" w:date="2024-01-19T16:40:00Z">
            <w:rPr>
              <w:rFonts w:ascii="Times New Roman" w:eastAsia="Calibri" w:hAnsi="Times New Roman" w:cs="Times New Roman"/>
              <w:sz w:val="24"/>
              <w:szCs w:val="24"/>
            </w:rPr>
          </w:rPrChange>
        </w:rPr>
        <w:t>гидродинамического разрушения</w:t>
      </w:r>
      <w:r w:rsidRPr="00523387">
        <w:rPr>
          <w:rFonts w:ascii="Times New Roman" w:eastAsia="Calibri" w:hAnsi="Times New Roman" w:cs="Times New Roman"/>
          <w:sz w:val="24"/>
          <w:szCs w:val="24"/>
          <w:highlight w:val="green"/>
          <w:rPrChange w:id="2138" w:author="Соколов Сергей Вадимович" w:date="2024-01-19T16:40:00Z">
            <w:rPr>
              <w:rFonts w:ascii="Times New Roman" w:eastAsia="Calibri" w:hAnsi="Times New Roman" w:cs="Times New Roman"/>
              <w:sz w:val="24"/>
              <w:szCs w:val="24"/>
            </w:rPr>
          </w:rPrChange>
        </w:rPr>
        <w:t xml:space="preserve"> </w:t>
      </w:r>
      <w:r w:rsidR="00AA1EF0" w:rsidRPr="00523387">
        <w:rPr>
          <w:rFonts w:ascii="Times New Roman" w:eastAsia="Calibri" w:hAnsi="Times New Roman" w:cs="Times New Roman"/>
          <w:sz w:val="24"/>
          <w:szCs w:val="24"/>
          <w:highlight w:val="green"/>
          <w:rPrChange w:id="2139" w:author="Соколов Сергей Вадимович" w:date="2024-01-19T16:40:00Z">
            <w:rPr>
              <w:rFonts w:ascii="Times New Roman" w:eastAsia="Calibri" w:hAnsi="Times New Roman" w:cs="Times New Roman"/>
              <w:sz w:val="24"/>
              <w:szCs w:val="24"/>
            </w:rPr>
          </w:rPrChange>
        </w:rPr>
        <w:t>следует</w:t>
      </w:r>
      <w:r w:rsidRPr="00523387">
        <w:rPr>
          <w:rFonts w:ascii="Times New Roman" w:eastAsia="Calibri" w:hAnsi="Times New Roman" w:cs="Times New Roman"/>
          <w:sz w:val="24"/>
          <w:szCs w:val="24"/>
          <w:highlight w:val="green"/>
          <w:rPrChange w:id="2140" w:author="Соколов Сергей Вадимович" w:date="2024-01-19T16:40:00Z">
            <w:rPr>
              <w:rFonts w:ascii="Times New Roman" w:eastAsia="Calibri" w:hAnsi="Times New Roman" w:cs="Times New Roman"/>
              <w:sz w:val="24"/>
              <w:szCs w:val="24"/>
            </w:rPr>
          </w:rPrChange>
        </w:rPr>
        <w:t xml:space="preserve"> определять </w:t>
      </w:r>
      <w:r w:rsidR="00033558" w:rsidRPr="00523387">
        <w:rPr>
          <w:rFonts w:ascii="Times New Roman" w:eastAsia="Calibri" w:hAnsi="Times New Roman" w:cs="Times New Roman"/>
          <w:sz w:val="24"/>
          <w:szCs w:val="24"/>
          <w:highlight w:val="green"/>
          <w:rPrChange w:id="2141" w:author="Соколов Сергей Вадимович" w:date="2024-01-19T16:40:00Z">
            <w:rPr>
              <w:rFonts w:ascii="Times New Roman" w:eastAsia="Calibri" w:hAnsi="Times New Roman" w:cs="Times New Roman"/>
              <w:sz w:val="24"/>
              <w:szCs w:val="24"/>
            </w:rPr>
          </w:rPrChange>
        </w:rPr>
        <w:t xml:space="preserve">суффозионную устойчивость </w:t>
      </w:r>
      <w:r w:rsidRPr="00523387">
        <w:rPr>
          <w:rFonts w:ascii="Times New Roman" w:eastAsia="Calibri" w:hAnsi="Times New Roman" w:cs="Times New Roman"/>
          <w:sz w:val="24"/>
          <w:szCs w:val="24"/>
          <w:highlight w:val="green"/>
          <w:rPrChange w:id="2142" w:author="Соколов Сергей Вадимович" w:date="2024-01-19T16:40:00Z">
            <w:rPr>
              <w:rFonts w:ascii="Times New Roman" w:eastAsia="Calibri" w:hAnsi="Times New Roman" w:cs="Times New Roman"/>
              <w:sz w:val="24"/>
              <w:szCs w:val="24"/>
            </w:rPr>
          </w:rPrChange>
        </w:rPr>
        <w:t>грунтов.</w:t>
      </w:r>
    </w:p>
    <w:p w14:paraId="02B28D14" w14:textId="602F2DAB" w:rsidR="002A4E1E" w:rsidRPr="00523387" w:rsidRDefault="00994C49"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143"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144" w:author="Соколов Сергей Вадимович" w:date="2024-01-19T16:40:00Z">
            <w:rPr>
              <w:rFonts w:ascii="Times New Roman" w:eastAsia="Calibri" w:hAnsi="Times New Roman" w:cs="Times New Roman"/>
              <w:sz w:val="24"/>
              <w:szCs w:val="24"/>
            </w:rPr>
          </w:rPrChange>
        </w:rPr>
        <w:t>При изучении оползней внезапного</w:t>
      </w:r>
      <w:r w:rsidR="00033558" w:rsidRPr="00523387">
        <w:rPr>
          <w:rFonts w:ascii="Times New Roman" w:eastAsia="Calibri" w:hAnsi="Times New Roman" w:cs="Times New Roman"/>
          <w:sz w:val="24"/>
          <w:szCs w:val="24"/>
          <w:highlight w:val="green"/>
          <w:rPrChange w:id="2145" w:author="Соколов Сергей Вадимович" w:date="2024-01-19T16:40:00Z">
            <w:rPr>
              <w:rFonts w:ascii="Times New Roman" w:eastAsia="Calibri" w:hAnsi="Times New Roman" w:cs="Times New Roman"/>
              <w:sz w:val="24"/>
              <w:szCs w:val="24"/>
            </w:rPr>
          </w:rPrChange>
        </w:rPr>
        <w:t xml:space="preserve"> разжижения</w:t>
      </w:r>
      <w:r w:rsidRPr="00523387">
        <w:rPr>
          <w:rFonts w:ascii="Times New Roman" w:eastAsia="Calibri" w:hAnsi="Times New Roman" w:cs="Times New Roman"/>
          <w:sz w:val="24"/>
          <w:szCs w:val="24"/>
          <w:highlight w:val="green"/>
          <w:rPrChange w:id="2146" w:author="Соколов Сергей Вадимович" w:date="2024-01-19T16:40:00Z">
            <w:rPr>
              <w:rFonts w:ascii="Times New Roman" w:eastAsia="Calibri" w:hAnsi="Times New Roman" w:cs="Times New Roman"/>
              <w:sz w:val="24"/>
              <w:szCs w:val="24"/>
            </w:rPr>
          </w:rPrChange>
        </w:rPr>
        <w:t xml:space="preserve"> </w:t>
      </w:r>
      <w:r w:rsidR="00DE4FF8" w:rsidRPr="00523387">
        <w:rPr>
          <w:rFonts w:ascii="Times New Roman" w:eastAsia="Calibri" w:hAnsi="Times New Roman" w:cs="Times New Roman"/>
          <w:sz w:val="24"/>
          <w:szCs w:val="24"/>
          <w:highlight w:val="green"/>
          <w:rPrChange w:id="2147" w:author="Соколов Сергей Вадимович" w:date="2024-01-19T16:40:00Z">
            <w:rPr>
              <w:rFonts w:ascii="Times New Roman" w:eastAsia="Calibri" w:hAnsi="Times New Roman" w:cs="Times New Roman"/>
              <w:sz w:val="24"/>
              <w:szCs w:val="24"/>
            </w:rPr>
          </w:rPrChange>
        </w:rPr>
        <w:t xml:space="preserve">динамическую устойчивость грунтов рекомендуется определять </w:t>
      </w:r>
      <w:r w:rsidRPr="00523387">
        <w:rPr>
          <w:rFonts w:ascii="Times New Roman" w:eastAsia="Calibri" w:hAnsi="Times New Roman" w:cs="Times New Roman"/>
          <w:sz w:val="24"/>
          <w:szCs w:val="24"/>
          <w:highlight w:val="green"/>
          <w:rPrChange w:id="2148" w:author="Соколов Сергей Вадимович" w:date="2024-01-19T16:40:00Z">
            <w:rPr>
              <w:rFonts w:ascii="Times New Roman" w:eastAsia="Calibri" w:hAnsi="Times New Roman" w:cs="Times New Roman"/>
              <w:sz w:val="24"/>
              <w:szCs w:val="24"/>
            </w:rPr>
          </w:rPrChange>
        </w:rPr>
        <w:t xml:space="preserve">лабораторным путем </w:t>
      </w:r>
      <w:r w:rsidR="00E87FF6" w:rsidRPr="00523387">
        <w:rPr>
          <w:rFonts w:ascii="Times New Roman" w:eastAsia="Calibri" w:hAnsi="Times New Roman" w:cs="Times New Roman"/>
          <w:sz w:val="24"/>
          <w:szCs w:val="24"/>
          <w:highlight w:val="green"/>
          <w:rPrChange w:id="2149" w:author="Соколов Сергей Вадимович" w:date="2024-01-19T16:40:00Z">
            <w:rPr>
              <w:rFonts w:ascii="Times New Roman" w:eastAsia="Calibri" w:hAnsi="Times New Roman" w:cs="Times New Roman"/>
              <w:sz w:val="24"/>
              <w:szCs w:val="24"/>
            </w:rPr>
          </w:rPrChange>
        </w:rPr>
        <w:t xml:space="preserve">согласно </w:t>
      </w:r>
      <w:r w:rsidR="00972FB6" w:rsidRPr="00523387">
        <w:rPr>
          <w:rFonts w:ascii="Times New Roman" w:eastAsia="Calibri" w:hAnsi="Times New Roman" w:cs="Times New Roman"/>
          <w:sz w:val="24"/>
          <w:szCs w:val="24"/>
          <w:highlight w:val="green"/>
          <w:rPrChange w:id="2150" w:author="Соколов Сергей Вадимович" w:date="2024-01-19T16:40:00Z">
            <w:rPr>
              <w:rFonts w:ascii="Times New Roman" w:eastAsia="Calibri" w:hAnsi="Times New Roman" w:cs="Times New Roman"/>
              <w:sz w:val="24"/>
              <w:szCs w:val="24"/>
            </w:rPr>
          </w:rPrChange>
        </w:rPr>
        <w:t>ГОСТ</w:t>
      </w:r>
      <w:r w:rsidR="004E6356" w:rsidRPr="00523387">
        <w:rPr>
          <w:rFonts w:ascii="Times New Roman" w:eastAsia="Calibri" w:hAnsi="Times New Roman" w:cs="Times New Roman"/>
          <w:sz w:val="24"/>
          <w:szCs w:val="24"/>
          <w:highlight w:val="green"/>
          <w:rPrChange w:id="2151" w:author="Соколов Сергей Вадимович" w:date="2024-01-19T16:40:00Z">
            <w:rPr>
              <w:rFonts w:ascii="Times New Roman" w:eastAsia="Calibri" w:hAnsi="Times New Roman" w:cs="Times New Roman"/>
              <w:sz w:val="24"/>
              <w:szCs w:val="24"/>
            </w:rPr>
          </w:rPrChange>
        </w:rPr>
        <w:t> </w:t>
      </w:r>
      <w:r w:rsidR="00972FB6" w:rsidRPr="00523387">
        <w:rPr>
          <w:rFonts w:ascii="Times New Roman" w:eastAsia="Calibri" w:hAnsi="Times New Roman" w:cs="Times New Roman"/>
          <w:sz w:val="24"/>
          <w:szCs w:val="24"/>
          <w:highlight w:val="green"/>
          <w:rPrChange w:id="2152" w:author="Соколов Сергей Вадимович" w:date="2024-01-19T16:40:00Z">
            <w:rPr>
              <w:rFonts w:ascii="Times New Roman" w:eastAsia="Calibri" w:hAnsi="Times New Roman" w:cs="Times New Roman"/>
              <w:sz w:val="24"/>
              <w:szCs w:val="24"/>
            </w:rPr>
          </w:rPrChange>
        </w:rPr>
        <w:t>Р</w:t>
      </w:r>
      <w:r w:rsidR="004E6356" w:rsidRPr="00523387">
        <w:rPr>
          <w:rFonts w:ascii="Times New Roman" w:eastAsia="Calibri" w:hAnsi="Times New Roman" w:cs="Times New Roman"/>
          <w:sz w:val="24"/>
          <w:szCs w:val="24"/>
          <w:highlight w:val="green"/>
          <w:rPrChange w:id="2153" w:author="Соколов Сергей Вадимович" w:date="2024-01-19T16:40:00Z">
            <w:rPr>
              <w:rFonts w:ascii="Times New Roman" w:eastAsia="Calibri" w:hAnsi="Times New Roman" w:cs="Times New Roman"/>
              <w:sz w:val="24"/>
              <w:szCs w:val="24"/>
            </w:rPr>
          </w:rPrChange>
        </w:rPr>
        <w:t> </w:t>
      </w:r>
      <w:r w:rsidR="00972FB6" w:rsidRPr="00523387">
        <w:rPr>
          <w:rFonts w:ascii="Times New Roman" w:eastAsia="Calibri" w:hAnsi="Times New Roman" w:cs="Times New Roman"/>
          <w:sz w:val="24"/>
          <w:szCs w:val="24"/>
          <w:highlight w:val="green"/>
          <w:rPrChange w:id="2154" w:author="Соколов Сергей Вадимович" w:date="2024-01-19T16:40:00Z">
            <w:rPr>
              <w:rFonts w:ascii="Times New Roman" w:eastAsia="Calibri" w:hAnsi="Times New Roman" w:cs="Times New Roman"/>
              <w:sz w:val="24"/>
              <w:szCs w:val="24"/>
            </w:rPr>
          </w:rPrChange>
        </w:rPr>
        <w:t>56353</w:t>
      </w:r>
      <w:r w:rsidRPr="00523387">
        <w:rPr>
          <w:rFonts w:ascii="Times New Roman" w:eastAsia="Calibri" w:hAnsi="Times New Roman" w:cs="Times New Roman"/>
          <w:sz w:val="24"/>
          <w:szCs w:val="24"/>
          <w:highlight w:val="green"/>
          <w:rPrChange w:id="2155" w:author="Соколов Сергей Вадимович" w:date="2024-01-19T16:40:00Z">
            <w:rPr>
              <w:rFonts w:ascii="Times New Roman" w:eastAsia="Calibri" w:hAnsi="Times New Roman" w:cs="Times New Roman"/>
              <w:sz w:val="24"/>
              <w:szCs w:val="24"/>
            </w:rPr>
          </w:rPrChange>
        </w:rPr>
        <w:t>.</w:t>
      </w:r>
    </w:p>
    <w:p w14:paraId="16DAE24E" w14:textId="43B347C1" w:rsidR="00D93595" w:rsidRPr="002150CE" w:rsidRDefault="00B816FB"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E54D9A">
        <w:rPr>
          <w:rFonts w:ascii="Times New Roman" w:eastAsia="Calibri" w:hAnsi="Times New Roman" w:cs="Times New Roman"/>
          <w:sz w:val="24"/>
          <w:szCs w:val="24"/>
        </w:rPr>
        <w:t>Камеральная обработка материалов</w:t>
      </w:r>
      <w:bookmarkEnd w:id="2135"/>
      <w:r w:rsidR="005C0C71" w:rsidRPr="002150CE">
        <w:rPr>
          <w:rFonts w:ascii="Times New Roman" w:eastAsia="Calibri" w:hAnsi="Times New Roman" w:cs="Times New Roman"/>
          <w:b/>
          <w:sz w:val="24"/>
          <w:szCs w:val="24"/>
        </w:rPr>
        <w:t xml:space="preserve"> </w:t>
      </w:r>
      <w:r w:rsidRPr="002150CE">
        <w:rPr>
          <w:rFonts w:ascii="Times New Roman" w:eastAsia="Calibri" w:hAnsi="Times New Roman" w:cs="Times New Roman"/>
          <w:sz w:val="24"/>
          <w:szCs w:val="24"/>
        </w:rPr>
        <w:t>инженерно-геологических изысканий</w:t>
      </w:r>
      <w:r w:rsidR="00E54D9A">
        <w:rPr>
          <w:rFonts w:ascii="Times New Roman" w:eastAsia="Calibri" w:hAnsi="Times New Roman" w:cs="Times New Roman"/>
          <w:sz w:val="24"/>
          <w:szCs w:val="24"/>
        </w:rPr>
        <w:t xml:space="preserve"> и т</w:t>
      </w:r>
      <w:r w:rsidRPr="002150CE">
        <w:rPr>
          <w:rFonts w:ascii="Times New Roman" w:eastAsia="Calibri" w:hAnsi="Times New Roman" w:cs="Times New Roman"/>
          <w:sz w:val="24"/>
          <w:szCs w:val="24"/>
        </w:rPr>
        <w:t>ехническ</w:t>
      </w:r>
      <w:r w:rsidR="00DE4FF8" w:rsidRPr="002150CE">
        <w:rPr>
          <w:rFonts w:ascii="Times New Roman" w:eastAsia="Calibri" w:hAnsi="Times New Roman" w:cs="Times New Roman"/>
          <w:sz w:val="24"/>
          <w:szCs w:val="24"/>
        </w:rPr>
        <w:t>и</w:t>
      </w:r>
      <w:r w:rsidR="00A660F7" w:rsidRPr="002150CE">
        <w:rPr>
          <w:rFonts w:ascii="Times New Roman" w:eastAsia="Calibri" w:hAnsi="Times New Roman" w:cs="Times New Roman"/>
          <w:sz w:val="24"/>
          <w:szCs w:val="24"/>
        </w:rPr>
        <w:t xml:space="preserve">й </w:t>
      </w:r>
      <w:r w:rsidRPr="002150CE">
        <w:rPr>
          <w:rFonts w:ascii="Times New Roman" w:eastAsia="Calibri" w:hAnsi="Times New Roman" w:cs="Times New Roman"/>
          <w:sz w:val="24"/>
          <w:szCs w:val="24"/>
        </w:rPr>
        <w:t xml:space="preserve">отчет о выполненных изысканиях </w:t>
      </w:r>
      <w:r w:rsidR="00B95CAA" w:rsidRPr="002150CE">
        <w:rPr>
          <w:rFonts w:ascii="Times New Roman" w:eastAsia="Calibri" w:hAnsi="Times New Roman" w:cs="Times New Roman"/>
          <w:sz w:val="24"/>
          <w:szCs w:val="24"/>
        </w:rPr>
        <w:t xml:space="preserve">дополнительно </w:t>
      </w:r>
      <w:r w:rsidRPr="002150CE">
        <w:rPr>
          <w:rFonts w:ascii="Times New Roman" w:eastAsia="Calibri" w:hAnsi="Times New Roman" w:cs="Times New Roman"/>
          <w:sz w:val="24"/>
          <w:szCs w:val="24"/>
        </w:rPr>
        <w:t>долж</w:t>
      </w:r>
      <w:r w:rsidR="00E54D9A">
        <w:rPr>
          <w:rFonts w:ascii="Times New Roman" w:eastAsia="Calibri" w:hAnsi="Times New Roman" w:cs="Times New Roman"/>
          <w:sz w:val="24"/>
          <w:szCs w:val="24"/>
        </w:rPr>
        <w:t>ны</w:t>
      </w:r>
      <w:r w:rsidRPr="002150CE">
        <w:rPr>
          <w:rFonts w:ascii="Times New Roman" w:eastAsia="Calibri" w:hAnsi="Times New Roman" w:cs="Times New Roman"/>
          <w:sz w:val="24"/>
          <w:szCs w:val="24"/>
        </w:rPr>
        <w:t xml:space="preserve"> включать оценку устойчивости склонов с учетом возможного развит</w:t>
      </w:r>
      <w:r w:rsidR="00961FB2" w:rsidRPr="002150CE">
        <w:rPr>
          <w:rFonts w:ascii="Times New Roman" w:eastAsia="Calibri" w:hAnsi="Times New Roman" w:cs="Times New Roman"/>
          <w:sz w:val="24"/>
          <w:szCs w:val="24"/>
        </w:rPr>
        <w:t>ия оползневых</w:t>
      </w:r>
      <w:r w:rsidRPr="002150CE">
        <w:rPr>
          <w:rFonts w:ascii="Times New Roman" w:eastAsia="Calibri" w:hAnsi="Times New Roman" w:cs="Times New Roman"/>
          <w:sz w:val="24"/>
          <w:szCs w:val="24"/>
        </w:rPr>
        <w:t xml:space="preserve"> процессов, размеров исследуемой территории, сложности и степени изученности ее инженерно-геологических условий и стадии проектирования</w:t>
      </w:r>
      <w:r w:rsidR="00B95CAA" w:rsidRPr="002150CE">
        <w:rPr>
          <w:rFonts w:ascii="Times New Roman" w:eastAsia="Calibri" w:hAnsi="Times New Roman" w:cs="Times New Roman"/>
          <w:sz w:val="24"/>
          <w:szCs w:val="24"/>
        </w:rPr>
        <w:t>.</w:t>
      </w:r>
    </w:p>
    <w:p w14:paraId="662879FE" w14:textId="77777777" w:rsidR="00961FB2" w:rsidRPr="002150CE" w:rsidRDefault="00B816FB"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При обработке мат</w:t>
      </w:r>
      <w:r w:rsidR="009A4127" w:rsidRPr="002150CE">
        <w:rPr>
          <w:rFonts w:ascii="Times New Roman" w:eastAsia="Calibri" w:hAnsi="Times New Roman" w:cs="Times New Roman"/>
          <w:sz w:val="24"/>
          <w:szCs w:val="24"/>
        </w:rPr>
        <w:t xml:space="preserve">ериалов инженерно-геологических </w:t>
      </w:r>
      <w:r w:rsidRPr="002150CE">
        <w:rPr>
          <w:rFonts w:ascii="Times New Roman" w:eastAsia="Calibri" w:hAnsi="Times New Roman" w:cs="Times New Roman"/>
          <w:sz w:val="24"/>
          <w:szCs w:val="24"/>
        </w:rPr>
        <w:t xml:space="preserve">изысканий, выполненных на значительных по размерам территориях с применением мелко- и среднемасштабного инженерно-геологического картирования, рекомендуется использовать, в основном, региональные геологические (геолого-статистические) методы: </w:t>
      </w:r>
    </w:p>
    <w:p w14:paraId="39DCE3D5" w14:textId="27540320" w:rsidR="00D93595" w:rsidRPr="002150CE" w:rsidRDefault="00CE6111" w:rsidP="00CE6111">
      <w:pPr>
        <w:pStyle w:val="aff1"/>
        <w:tabs>
          <w:tab w:val="left" w:pos="993"/>
        </w:tabs>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w:t>
      </w:r>
      <w:r w:rsidR="00E54D9A">
        <w:rPr>
          <w:rFonts w:ascii="Times New Roman" w:hAnsi="Times New Roman" w:cs="Times New Roman"/>
          <w:sz w:val="24"/>
          <w:szCs w:val="24"/>
        </w:rPr>
        <w:t xml:space="preserve"> </w:t>
      </w:r>
      <w:r w:rsidR="00D93595" w:rsidRPr="002150CE">
        <w:rPr>
          <w:rFonts w:ascii="Times New Roman" w:hAnsi="Times New Roman" w:cs="Times New Roman"/>
          <w:sz w:val="24"/>
          <w:szCs w:val="24"/>
        </w:rPr>
        <w:t>историко-геологический (учет истории формирования склонов под воздействием различных оползнеобразующих и других факторов);</w:t>
      </w:r>
    </w:p>
    <w:p w14:paraId="6A1D450F" w14:textId="32EDF602" w:rsidR="00D93595" w:rsidRPr="002150CE" w:rsidRDefault="00CE6111" w:rsidP="00CE6111">
      <w:pPr>
        <w:pStyle w:val="aff1"/>
        <w:tabs>
          <w:tab w:val="left" w:pos="993"/>
        </w:tabs>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w:t>
      </w:r>
      <w:r w:rsidR="00E54D9A">
        <w:rPr>
          <w:rFonts w:ascii="Times New Roman" w:hAnsi="Times New Roman" w:cs="Times New Roman"/>
          <w:sz w:val="24"/>
          <w:szCs w:val="24"/>
        </w:rPr>
        <w:t xml:space="preserve"> </w:t>
      </w:r>
      <w:r w:rsidR="00D93595" w:rsidRPr="002150CE">
        <w:rPr>
          <w:rFonts w:ascii="Times New Roman" w:hAnsi="Times New Roman" w:cs="Times New Roman"/>
          <w:sz w:val="24"/>
          <w:szCs w:val="24"/>
        </w:rPr>
        <w:t>сравнительно-геологический (использование природных аналогов для оценки возможности развития оползневых процессов на исследуемом склоне);</w:t>
      </w:r>
    </w:p>
    <w:p w14:paraId="7FEF32C0" w14:textId="15835D10" w:rsidR="002B2B15" w:rsidRPr="002150CE" w:rsidRDefault="00CE6111" w:rsidP="00CE6111">
      <w:pPr>
        <w:pStyle w:val="aff1"/>
        <w:tabs>
          <w:tab w:val="left" w:pos="993"/>
        </w:tabs>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w:t>
      </w:r>
      <w:r w:rsidR="00E54D9A">
        <w:rPr>
          <w:rFonts w:ascii="Times New Roman" w:hAnsi="Times New Roman" w:cs="Times New Roman"/>
          <w:sz w:val="24"/>
          <w:szCs w:val="24"/>
        </w:rPr>
        <w:t xml:space="preserve"> </w:t>
      </w:r>
      <w:r w:rsidR="00D93595" w:rsidRPr="002150CE">
        <w:rPr>
          <w:rFonts w:ascii="Times New Roman" w:hAnsi="Times New Roman" w:cs="Times New Roman"/>
          <w:sz w:val="24"/>
          <w:szCs w:val="24"/>
        </w:rPr>
        <w:t xml:space="preserve">метод оползневого потенциала (определение значений вероятности проявления оползней в зависимости от </w:t>
      </w:r>
      <w:r w:rsidRPr="002150CE">
        <w:rPr>
          <w:rFonts w:ascii="Times New Roman" w:hAnsi="Times New Roman" w:cs="Times New Roman"/>
          <w:sz w:val="24"/>
          <w:szCs w:val="24"/>
        </w:rPr>
        <w:t xml:space="preserve">значений </w:t>
      </w:r>
      <w:r w:rsidR="00D93595" w:rsidRPr="002150CE">
        <w:rPr>
          <w:rFonts w:ascii="Times New Roman" w:hAnsi="Times New Roman" w:cs="Times New Roman"/>
          <w:sz w:val="24"/>
          <w:szCs w:val="24"/>
        </w:rPr>
        <w:t>вероятностей воздейств</w:t>
      </w:r>
      <w:r w:rsidR="004A586C" w:rsidRPr="002150CE">
        <w:rPr>
          <w:rFonts w:ascii="Times New Roman" w:hAnsi="Times New Roman" w:cs="Times New Roman"/>
          <w:sz w:val="24"/>
          <w:szCs w:val="24"/>
        </w:rPr>
        <w:t>ия факторов оползнеобразования);</w:t>
      </w:r>
    </w:p>
    <w:p w14:paraId="167AFBF2" w14:textId="77777777" w:rsidR="0029496F" w:rsidRPr="002150CE" w:rsidRDefault="00CE6111" w:rsidP="00CE6111">
      <w:pPr>
        <w:pStyle w:val="aff1"/>
        <w:tabs>
          <w:tab w:val="left" w:pos="993"/>
        </w:tabs>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 xml:space="preserve">- </w:t>
      </w:r>
      <w:r w:rsidR="004A586C" w:rsidRPr="002150CE">
        <w:rPr>
          <w:rFonts w:ascii="Times New Roman" w:hAnsi="Times New Roman" w:cs="Times New Roman"/>
          <w:sz w:val="24"/>
          <w:szCs w:val="24"/>
        </w:rPr>
        <w:t>м</w:t>
      </w:r>
      <w:r w:rsidR="0029496F" w:rsidRPr="002150CE">
        <w:rPr>
          <w:rFonts w:ascii="Times New Roman" w:hAnsi="Times New Roman" w:cs="Times New Roman"/>
          <w:sz w:val="24"/>
          <w:szCs w:val="24"/>
        </w:rPr>
        <w:t>етод экспертных оценок</w:t>
      </w:r>
      <w:r w:rsidR="004A586C" w:rsidRPr="002150CE">
        <w:rPr>
          <w:rFonts w:ascii="Times New Roman" w:hAnsi="Times New Roman" w:cs="Times New Roman"/>
          <w:sz w:val="24"/>
          <w:szCs w:val="24"/>
        </w:rPr>
        <w:t>.</w:t>
      </w:r>
    </w:p>
    <w:p w14:paraId="072020B3" w14:textId="77777777" w:rsidR="00E77E00" w:rsidRPr="002150CE" w:rsidRDefault="00CE6111" w:rsidP="00E77E00">
      <w:pPr>
        <w:pStyle w:val="aff1"/>
        <w:tabs>
          <w:tab w:val="left" w:pos="993"/>
        </w:tabs>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П</w:t>
      </w:r>
      <w:r w:rsidR="00E77E00" w:rsidRPr="002150CE">
        <w:rPr>
          <w:rFonts w:ascii="Times New Roman" w:hAnsi="Times New Roman" w:cs="Times New Roman"/>
          <w:sz w:val="24"/>
          <w:szCs w:val="24"/>
        </w:rPr>
        <w:t xml:space="preserve">ри изучении оползневых процессов на больших территориях </w:t>
      </w:r>
      <w:r w:rsidRPr="002150CE">
        <w:rPr>
          <w:rFonts w:ascii="Times New Roman" w:hAnsi="Times New Roman" w:cs="Times New Roman"/>
          <w:sz w:val="24"/>
          <w:szCs w:val="24"/>
        </w:rPr>
        <w:t xml:space="preserve">эффективно </w:t>
      </w:r>
      <w:r w:rsidR="00E77E00" w:rsidRPr="002150CE">
        <w:rPr>
          <w:rFonts w:ascii="Times New Roman" w:hAnsi="Times New Roman" w:cs="Times New Roman"/>
          <w:sz w:val="24"/>
          <w:szCs w:val="24"/>
        </w:rPr>
        <w:t>применение радарной спутниковой интерферометрии, которая позволяет выявлять участк</w:t>
      </w:r>
      <w:r w:rsidR="00FE0F49" w:rsidRPr="002150CE">
        <w:rPr>
          <w:rFonts w:ascii="Times New Roman" w:hAnsi="Times New Roman" w:cs="Times New Roman"/>
          <w:sz w:val="24"/>
          <w:szCs w:val="24"/>
        </w:rPr>
        <w:t>и развития оползневых процессов</w:t>
      </w:r>
      <w:r w:rsidR="00E77E00" w:rsidRPr="002150CE">
        <w:rPr>
          <w:rFonts w:ascii="Times New Roman" w:hAnsi="Times New Roman" w:cs="Times New Roman"/>
          <w:sz w:val="24"/>
          <w:szCs w:val="24"/>
        </w:rPr>
        <w:t xml:space="preserve"> и оценивать их динамику.</w:t>
      </w:r>
    </w:p>
    <w:p w14:paraId="769325D3" w14:textId="77777777" w:rsidR="00AB73C4" w:rsidRPr="002150CE" w:rsidRDefault="00AB73C4"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При инженерно-геологических изысканиях под конкретные объекты строительства на относительно ограниченных по размерам территориях, на которых выполнено крупномасштабное инженерно-геологическое картирование, наряду с </w:t>
      </w:r>
      <w:r w:rsidR="00E77E00" w:rsidRPr="002150CE">
        <w:rPr>
          <w:rFonts w:ascii="Times New Roman" w:eastAsia="Calibri" w:hAnsi="Times New Roman" w:cs="Times New Roman"/>
          <w:sz w:val="24"/>
          <w:szCs w:val="24"/>
        </w:rPr>
        <w:t xml:space="preserve">приведенными </w:t>
      </w:r>
      <w:r w:rsidRPr="002150CE">
        <w:rPr>
          <w:rFonts w:ascii="Times New Roman" w:eastAsia="Calibri" w:hAnsi="Times New Roman" w:cs="Times New Roman"/>
          <w:sz w:val="24"/>
          <w:szCs w:val="24"/>
        </w:rPr>
        <w:t>выше методами рекомендуется, в зависимости от типа оползневого процесса и решаемых задач</w:t>
      </w:r>
      <w:r w:rsidR="00CE6111"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 xml:space="preserve"> применять методы количественного прогноза оползневой опасности.</w:t>
      </w:r>
    </w:p>
    <w:p w14:paraId="061F15B4" w14:textId="2AA4BF77" w:rsidR="00AB73C4" w:rsidRPr="00523387" w:rsidRDefault="00AB73C4"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156"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157" w:author="Соколов Сергей Вадимович" w:date="2024-01-19T16:40:00Z">
            <w:rPr>
              <w:rFonts w:ascii="Times New Roman" w:eastAsia="Calibri" w:hAnsi="Times New Roman" w:cs="Times New Roman"/>
              <w:sz w:val="24"/>
              <w:szCs w:val="24"/>
            </w:rPr>
          </w:rPrChange>
        </w:rPr>
        <w:t xml:space="preserve">При прогнозе оползневой опасности </w:t>
      </w:r>
      <w:r w:rsidR="00E87FF6" w:rsidRPr="00523387">
        <w:rPr>
          <w:rFonts w:ascii="Times New Roman" w:eastAsia="Calibri" w:hAnsi="Times New Roman" w:cs="Times New Roman"/>
          <w:sz w:val="24"/>
          <w:szCs w:val="24"/>
          <w:highlight w:val="green"/>
          <w:rPrChange w:id="2158" w:author="Соколов Сергей Вадимович" w:date="2024-01-19T16:40:00Z">
            <w:rPr>
              <w:rFonts w:ascii="Times New Roman" w:eastAsia="Calibri" w:hAnsi="Times New Roman" w:cs="Times New Roman"/>
              <w:sz w:val="24"/>
              <w:szCs w:val="24"/>
            </w:rPr>
          </w:rPrChange>
        </w:rPr>
        <w:t>определяют</w:t>
      </w:r>
      <w:r w:rsidRPr="00523387">
        <w:rPr>
          <w:rFonts w:ascii="Times New Roman" w:eastAsia="Calibri" w:hAnsi="Times New Roman" w:cs="Times New Roman"/>
          <w:sz w:val="24"/>
          <w:szCs w:val="24"/>
          <w:highlight w:val="green"/>
          <w:rPrChange w:id="2159" w:author="Соколов Сергей Вадимович" w:date="2024-01-19T16:40:00Z">
            <w:rPr>
              <w:rFonts w:ascii="Times New Roman" w:eastAsia="Calibri" w:hAnsi="Times New Roman" w:cs="Times New Roman"/>
              <w:sz w:val="24"/>
              <w:szCs w:val="24"/>
            </w:rPr>
          </w:rPrChange>
        </w:rPr>
        <w:t xml:space="preserve"> устойчивост</w:t>
      </w:r>
      <w:r w:rsidR="00551614" w:rsidRPr="00523387">
        <w:rPr>
          <w:rFonts w:ascii="Times New Roman" w:eastAsia="Calibri" w:hAnsi="Times New Roman" w:cs="Times New Roman"/>
          <w:sz w:val="24"/>
          <w:szCs w:val="24"/>
          <w:highlight w:val="green"/>
          <w:rPrChange w:id="2160" w:author="Соколов Сергей Вадимович" w:date="2024-01-19T16:40:00Z">
            <w:rPr>
              <w:rFonts w:ascii="Times New Roman" w:eastAsia="Calibri" w:hAnsi="Times New Roman" w:cs="Times New Roman"/>
              <w:sz w:val="24"/>
              <w:szCs w:val="24"/>
            </w:rPr>
          </w:rPrChange>
        </w:rPr>
        <w:t>ь</w:t>
      </w:r>
      <w:r w:rsidRPr="00523387">
        <w:rPr>
          <w:rFonts w:ascii="Times New Roman" w:eastAsia="Calibri" w:hAnsi="Times New Roman" w:cs="Times New Roman"/>
          <w:sz w:val="24"/>
          <w:szCs w:val="24"/>
          <w:highlight w:val="green"/>
          <w:rPrChange w:id="2161" w:author="Соколов Сергей Вадимович" w:date="2024-01-19T16:40:00Z">
            <w:rPr>
              <w:rFonts w:ascii="Times New Roman" w:eastAsia="Calibri" w:hAnsi="Times New Roman" w:cs="Times New Roman"/>
              <w:sz w:val="24"/>
              <w:szCs w:val="24"/>
            </w:rPr>
          </w:rPrChange>
        </w:rPr>
        <w:t xml:space="preserve"> </w:t>
      </w:r>
      <w:r w:rsidR="00E77E00" w:rsidRPr="00523387">
        <w:rPr>
          <w:rFonts w:ascii="Times New Roman" w:eastAsia="Calibri" w:hAnsi="Times New Roman" w:cs="Times New Roman"/>
          <w:sz w:val="24"/>
          <w:szCs w:val="24"/>
          <w:highlight w:val="green"/>
          <w:rPrChange w:id="2162" w:author="Соколов Сергей Вадимович" w:date="2024-01-19T16:40:00Z">
            <w:rPr>
              <w:rFonts w:ascii="Times New Roman" w:eastAsia="Calibri" w:hAnsi="Times New Roman" w:cs="Times New Roman"/>
              <w:sz w:val="24"/>
              <w:szCs w:val="24"/>
            </w:rPr>
          </w:rPrChange>
        </w:rPr>
        <w:t xml:space="preserve">склона, в том числе </w:t>
      </w:r>
      <w:r w:rsidRPr="00523387">
        <w:rPr>
          <w:rFonts w:ascii="Times New Roman" w:eastAsia="Calibri" w:hAnsi="Times New Roman" w:cs="Times New Roman"/>
          <w:sz w:val="24"/>
          <w:szCs w:val="24"/>
          <w:highlight w:val="green"/>
          <w:rPrChange w:id="2163" w:author="Соколов Сергей Вадимович" w:date="2024-01-19T16:40:00Z">
            <w:rPr>
              <w:rFonts w:ascii="Times New Roman" w:eastAsia="Calibri" w:hAnsi="Times New Roman" w:cs="Times New Roman"/>
              <w:sz w:val="24"/>
              <w:szCs w:val="24"/>
            </w:rPr>
          </w:rPrChange>
        </w:rPr>
        <w:t>в зависимости от изменения факторов оползнеобразования</w:t>
      </w:r>
      <w:r w:rsidR="00634242" w:rsidRPr="00523387">
        <w:rPr>
          <w:rFonts w:ascii="Times New Roman" w:eastAsia="Calibri" w:hAnsi="Times New Roman" w:cs="Times New Roman"/>
          <w:sz w:val="24"/>
          <w:szCs w:val="24"/>
          <w:highlight w:val="green"/>
          <w:rPrChange w:id="2164" w:author="Соколов Сергей Вадимович" w:date="2024-01-19T16:40:00Z">
            <w:rPr>
              <w:rFonts w:ascii="Times New Roman" w:eastAsia="Calibri" w:hAnsi="Times New Roman" w:cs="Times New Roman"/>
              <w:sz w:val="24"/>
              <w:szCs w:val="24"/>
            </w:rPr>
          </w:rPrChange>
        </w:rPr>
        <w:t>.</w:t>
      </w:r>
    </w:p>
    <w:p w14:paraId="47C8D22A" w14:textId="2B88F32E" w:rsidR="00AB73C4" w:rsidRPr="002150CE" w:rsidRDefault="00AB73C4" w:rsidP="001059F6">
      <w:pPr>
        <w:pStyle w:val="aff1"/>
        <w:tabs>
          <w:tab w:val="left" w:pos="1560"/>
        </w:tabs>
        <w:spacing w:line="360" w:lineRule="auto"/>
        <w:ind w:left="0" w:firstLine="709"/>
        <w:jc w:val="both"/>
        <w:rPr>
          <w:rFonts w:ascii="Times New Roman" w:hAnsi="Times New Roman" w:cs="Times New Roman"/>
          <w:sz w:val="24"/>
          <w:szCs w:val="24"/>
        </w:rPr>
      </w:pPr>
      <w:r w:rsidRPr="00523387">
        <w:rPr>
          <w:rFonts w:ascii="Times New Roman" w:hAnsi="Times New Roman" w:cs="Times New Roman"/>
          <w:sz w:val="24"/>
          <w:szCs w:val="24"/>
          <w:highlight w:val="green"/>
          <w:rPrChange w:id="2165" w:author="Соколов Сергей Вадимович" w:date="2024-01-19T16:40:00Z">
            <w:rPr>
              <w:rFonts w:ascii="Times New Roman" w:hAnsi="Times New Roman" w:cs="Times New Roman"/>
              <w:sz w:val="24"/>
              <w:szCs w:val="24"/>
            </w:rPr>
          </w:rPrChange>
        </w:rPr>
        <w:t xml:space="preserve">Основная </w:t>
      </w:r>
      <w:r w:rsidR="00506CCD" w:rsidRPr="00523387">
        <w:rPr>
          <w:rFonts w:ascii="Times New Roman" w:hAnsi="Times New Roman" w:cs="Times New Roman"/>
          <w:sz w:val="24"/>
          <w:szCs w:val="24"/>
          <w:highlight w:val="green"/>
          <w:rPrChange w:id="2166" w:author="Соколов Сергей Вадимович" w:date="2024-01-19T16:40:00Z">
            <w:rPr>
              <w:rFonts w:ascii="Times New Roman" w:hAnsi="Times New Roman" w:cs="Times New Roman"/>
              <w:sz w:val="24"/>
              <w:szCs w:val="24"/>
            </w:rPr>
          </w:rPrChange>
        </w:rPr>
        <w:t>цель</w:t>
      </w:r>
      <w:r w:rsidRPr="00523387">
        <w:rPr>
          <w:rFonts w:ascii="Times New Roman" w:hAnsi="Times New Roman" w:cs="Times New Roman"/>
          <w:sz w:val="24"/>
          <w:szCs w:val="24"/>
          <w:highlight w:val="green"/>
          <w:rPrChange w:id="2167" w:author="Соколов Сергей Вадимович" w:date="2024-01-19T16:40:00Z">
            <w:rPr>
              <w:rFonts w:ascii="Times New Roman" w:hAnsi="Times New Roman" w:cs="Times New Roman"/>
              <w:sz w:val="24"/>
              <w:szCs w:val="24"/>
            </w:rPr>
          </w:rPrChange>
        </w:rPr>
        <w:t xml:space="preserve"> количественн</w:t>
      </w:r>
      <w:r w:rsidR="00634242" w:rsidRPr="00523387">
        <w:rPr>
          <w:rFonts w:ascii="Times New Roman" w:hAnsi="Times New Roman" w:cs="Times New Roman"/>
          <w:sz w:val="24"/>
          <w:szCs w:val="24"/>
          <w:highlight w:val="green"/>
          <w:rPrChange w:id="2168" w:author="Соколов Сергей Вадимович" w:date="2024-01-19T16:40:00Z">
            <w:rPr>
              <w:rFonts w:ascii="Times New Roman" w:hAnsi="Times New Roman" w:cs="Times New Roman"/>
              <w:sz w:val="24"/>
              <w:szCs w:val="24"/>
            </w:rPr>
          </w:rPrChange>
        </w:rPr>
        <w:t xml:space="preserve">ой оценки устойчивости склонов </w:t>
      </w:r>
      <w:r w:rsidR="00DC63AC" w:rsidRPr="00523387">
        <w:rPr>
          <w:rFonts w:ascii="Times New Roman" w:hAnsi="Times New Roman" w:cs="Times New Roman"/>
          <w:sz w:val="24"/>
          <w:szCs w:val="24"/>
          <w:highlight w:val="green"/>
          <w:rPrChange w:id="2169" w:author="Соколов Сергей Вадимович" w:date="2024-01-19T16:40:00Z">
            <w:rPr>
              <w:rFonts w:ascii="Times New Roman" w:hAnsi="Times New Roman" w:cs="Times New Roman"/>
              <w:sz w:val="24"/>
              <w:szCs w:val="24"/>
            </w:rPr>
          </w:rPrChange>
        </w:rPr>
        <w:t>состоит</w:t>
      </w:r>
      <w:r w:rsidR="005C0C71" w:rsidRPr="00523387">
        <w:rPr>
          <w:rFonts w:ascii="Times New Roman" w:hAnsi="Times New Roman" w:cs="Times New Roman"/>
          <w:sz w:val="24"/>
          <w:szCs w:val="24"/>
          <w:highlight w:val="green"/>
          <w:rPrChange w:id="2170" w:author="Соколов Сергей Вадимович" w:date="2024-01-19T16:40:00Z">
            <w:rPr>
              <w:rFonts w:ascii="Times New Roman" w:hAnsi="Times New Roman" w:cs="Times New Roman"/>
              <w:sz w:val="24"/>
              <w:szCs w:val="24"/>
            </w:rPr>
          </w:rPrChange>
        </w:rPr>
        <w:t xml:space="preserve"> </w:t>
      </w:r>
      <w:r w:rsidR="00725703" w:rsidRPr="00523387">
        <w:rPr>
          <w:rFonts w:ascii="Times New Roman" w:hAnsi="Times New Roman" w:cs="Times New Roman"/>
          <w:sz w:val="24"/>
          <w:szCs w:val="24"/>
          <w:highlight w:val="green"/>
          <w:rPrChange w:id="2171" w:author="Соколов Сергей Вадимович" w:date="2024-01-19T16:40:00Z">
            <w:rPr>
              <w:rFonts w:ascii="Times New Roman" w:hAnsi="Times New Roman" w:cs="Times New Roman"/>
              <w:sz w:val="24"/>
              <w:szCs w:val="24"/>
            </w:rPr>
          </w:rPrChange>
        </w:rPr>
        <w:t>в определении</w:t>
      </w:r>
      <w:r w:rsidRPr="00523387">
        <w:rPr>
          <w:rFonts w:ascii="Times New Roman" w:hAnsi="Times New Roman" w:cs="Times New Roman"/>
          <w:sz w:val="24"/>
          <w:szCs w:val="24"/>
          <w:highlight w:val="green"/>
          <w:rPrChange w:id="2172" w:author="Соколов Сергей Вадимович" w:date="2024-01-19T16:40:00Z">
            <w:rPr>
              <w:rFonts w:ascii="Times New Roman" w:hAnsi="Times New Roman" w:cs="Times New Roman"/>
              <w:sz w:val="24"/>
              <w:szCs w:val="24"/>
            </w:rPr>
          </w:rPrChange>
        </w:rPr>
        <w:t xml:space="preserve"> </w:t>
      </w:r>
      <w:r w:rsidRPr="00523387">
        <w:rPr>
          <w:rFonts w:ascii="Times New Roman" w:hAnsi="Times New Roman" w:cs="Times New Roman"/>
          <w:sz w:val="24"/>
          <w:szCs w:val="24"/>
          <w:highlight w:val="green"/>
          <w:rPrChange w:id="2173" w:author="Соколов Сергей Вадимович" w:date="2024-01-19T16:40:00Z">
            <w:rPr>
              <w:rFonts w:ascii="Times New Roman" w:hAnsi="Times New Roman" w:cs="Times New Roman"/>
              <w:sz w:val="24"/>
              <w:szCs w:val="24"/>
            </w:rPr>
          </w:rPrChange>
        </w:rPr>
        <w:lastRenderedPageBreak/>
        <w:t xml:space="preserve">положения поверхности скольжения с минимальным </w:t>
      </w:r>
      <w:r w:rsidR="00E54D9A" w:rsidRPr="00523387">
        <w:rPr>
          <w:rFonts w:ascii="Times New Roman" w:hAnsi="Times New Roman" w:cs="Times New Roman"/>
          <w:sz w:val="24"/>
          <w:szCs w:val="24"/>
          <w:highlight w:val="green"/>
          <w:rPrChange w:id="2174" w:author="Соколов Сергей Вадимович" w:date="2024-01-19T16:40:00Z">
            <w:rPr>
              <w:rFonts w:ascii="Times New Roman" w:hAnsi="Times New Roman" w:cs="Times New Roman"/>
              <w:sz w:val="24"/>
              <w:szCs w:val="24"/>
            </w:rPr>
          </w:rPrChange>
        </w:rPr>
        <w:t>коэффициентом устойчивости</w:t>
      </w:r>
      <w:r w:rsidR="00E54D9A" w:rsidRPr="00523387">
        <w:rPr>
          <w:rFonts w:ascii="Times New Roman" w:hAnsi="Times New Roman" w:cs="Times New Roman"/>
          <w:i/>
          <w:sz w:val="24"/>
          <w:szCs w:val="24"/>
          <w:highlight w:val="green"/>
          <w:rPrChange w:id="2175" w:author="Соколов Сергей Вадимович" w:date="2024-01-19T16:40:00Z">
            <w:rPr>
              <w:rFonts w:ascii="Times New Roman" w:hAnsi="Times New Roman" w:cs="Times New Roman"/>
              <w:i/>
              <w:sz w:val="24"/>
              <w:szCs w:val="24"/>
            </w:rPr>
          </w:rPrChange>
        </w:rPr>
        <w:t xml:space="preserve"> </w:t>
      </w:r>
      <w:r w:rsidRPr="00523387">
        <w:rPr>
          <w:rFonts w:ascii="Times New Roman" w:hAnsi="Times New Roman" w:cs="Times New Roman"/>
          <w:i/>
          <w:sz w:val="24"/>
          <w:szCs w:val="24"/>
          <w:highlight w:val="green"/>
          <w:rPrChange w:id="2176" w:author="Соколов Сергей Вадимович" w:date="2024-01-19T16:40:00Z">
            <w:rPr>
              <w:rFonts w:ascii="Times New Roman" w:hAnsi="Times New Roman" w:cs="Times New Roman"/>
              <w:i/>
              <w:sz w:val="24"/>
              <w:szCs w:val="24"/>
            </w:rPr>
          </w:rPrChange>
        </w:rPr>
        <w:t>К</w:t>
      </w:r>
      <w:r w:rsidRPr="00523387">
        <w:rPr>
          <w:rFonts w:ascii="Times New Roman" w:hAnsi="Times New Roman" w:cs="Times New Roman"/>
          <w:sz w:val="24"/>
          <w:szCs w:val="24"/>
          <w:highlight w:val="green"/>
          <w:vertAlign w:val="subscript"/>
          <w:rPrChange w:id="2177" w:author="Соколов Сергей Вадимович" w:date="2024-01-19T16:40:00Z">
            <w:rPr>
              <w:rFonts w:ascii="Times New Roman" w:hAnsi="Times New Roman" w:cs="Times New Roman"/>
              <w:sz w:val="24"/>
              <w:szCs w:val="24"/>
              <w:vertAlign w:val="subscript"/>
            </w:rPr>
          </w:rPrChange>
        </w:rPr>
        <w:t>у</w:t>
      </w:r>
      <w:r w:rsidRPr="00523387">
        <w:rPr>
          <w:rFonts w:ascii="Times New Roman" w:hAnsi="Times New Roman" w:cs="Times New Roman"/>
          <w:sz w:val="24"/>
          <w:szCs w:val="24"/>
          <w:highlight w:val="green"/>
          <w:rPrChange w:id="2178" w:author="Соколов Сергей Вадимович" w:date="2024-01-19T16:40:00Z">
            <w:rPr>
              <w:rFonts w:ascii="Times New Roman" w:hAnsi="Times New Roman" w:cs="Times New Roman"/>
              <w:sz w:val="24"/>
              <w:szCs w:val="24"/>
            </w:rPr>
          </w:rPrChange>
        </w:rPr>
        <w:t>.</w:t>
      </w:r>
    </w:p>
    <w:p w14:paraId="7E337C95" w14:textId="0D51EFC1" w:rsidR="00506CCD" w:rsidRPr="00523387" w:rsidRDefault="00551614" w:rsidP="001059F6">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yellow"/>
          <w:rPrChange w:id="2179"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2180" w:author="Соколов Сергей Вадимович" w:date="2024-01-19T16:40:00Z">
            <w:rPr>
              <w:rFonts w:ascii="Times New Roman" w:eastAsia="Calibri" w:hAnsi="Times New Roman" w:cs="Times New Roman"/>
              <w:sz w:val="24"/>
              <w:szCs w:val="24"/>
            </w:rPr>
          </w:rPrChange>
        </w:rPr>
        <w:t xml:space="preserve">При прогнозе оползневой опасности </w:t>
      </w:r>
      <w:r w:rsidR="00506CCD" w:rsidRPr="00523387">
        <w:rPr>
          <w:rFonts w:ascii="Times New Roman" w:eastAsia="Calibri" w:hAnsi="Times New Roman" w:cs="Times New Roman"/>
          <w:sz w:val="24"/>
          <w:szCs w:val="24"/>
          <w:highlight w:val="yellow"/>
          <w:rPrChange w:id="2181" w:author="Соколов Сергей Вадимович" w:date="2024-01-19T16:40:00Z">
            <w:rPr>
              <w:rFonts w:ascii="Times New Roman" w:eastAsia="Calibri" w:hAnsi="Times New Roman" w:cs="Times New Roman"/>
              <w:sz w:val="24"/>
              <w:szCs w:val="24"/>
            </w:rPr>
          </w:rPrChange>
        </w:rPr>
        <w:t>должны решаться следую</w:t>
      </w:r>
      <w:r w:rsidR="00DF2582" w:rsidRPr="00523387">
        <w:rPr>
          <w:rFonts w:ascii="Times New Roman" w:eastAsia="Calibri" w:hAnsi="Times New Roman" w:cs="Times New Roman"/>
          <w:sz w:val="24"/>
          <w:szCs w:val="24"/>
          <w:highlight w:val="yellow"/>
          <w:rPrChange w:id="2182" w:author="Соколов Сергей Вадимович" w:date="2024-01-19T16:40:00Z">
            <w:rPr>
              <w:rFonts w:ascii="Times New Roman" w:eastAsia="Calibri" w:hAnsi="Times New Roman" w:cs="Times New Roman"/>
              <w:sz w:val="24"/>
              <w:szCs w:val="24"/>
            </w:rPr>
          </w:rPrChange>
        </w:rPr>
        <w:t>щ</w:t>
      </w:r>
      <w:r w:rsidR="00506CCD" w:rsidRPr="00523387">
        <w:rPr>
          <w:rFonts w:ascii="Times New Roman" w:eastAsia="Calibri" w:hAnsi="Times New Roman" w:cs="Times New Roman"/>
          <w:sz w:val="24"/>
          <w:szCs w:val="24"/>
          <w:highlight w:val="yellow"/>
          <w:rPrChange w:id="2183" w:author="Соколов Сергей Вадимович" w:date="2024-01-19T16:40:00Z">
            <w:rPr>
              <w:rFonts w:ascii="Times New Roman" w:eastAsia="Calibri" w:hAnsi="Times New Roman" w:cs="Times New Roman"/>
              <w:sz w:val="24"/>
              <w:szCs w:val="24"/>
            </w:rPr>
          </w:rPrChange>
        </w:rPr>
        <w:t>ие задачи:</w:t>
      </w:r>
    </w:p>
    <w:p w14:paraId="183F4C7A" w14:textId="77777777" w:rsidR="00D24751" w:rsidRPr="00523387" w:rsidRDefault="00CE6111" w:rsidP="00CE6111">
      <w:pPr>
        <w:pStyle w:val="aff1"/>
        <w:tabs>
          <w:tab w:val="left" w:pos="349"/>
          <w:tab w:val="left" w:pos="426"/>
          <w:tab w:val="left" w:pos="993"/>
        </w:tabs>
        <w:spacing w:line="360" w:lineRule="auto"/>
        <w:ind w:left="0" w:firstLine="709"/>
        <w:jc w:val="both"/>
        <w:rPr>
          <w:rFonts w:ascii="Times New Roman" w:eastAsia="Calibri" w:hAnsi="Times New Roman" w:cs="Times New Roman"/>
          <w:sz w:val="24"/>
          <w:szCs w:val="24"/>
          <w:highlight w:val="yellow"/>
          <w:rPrChange w:id="2184"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2185" w:author="Соколов Сергей Вадимович" w:date="2024-01-19T16:40:00Z">
            <w:rPr>
              <w:rFonts w:ascii="Times New Roman" w:eastAsia="Calibri" w:hAnsi="Times New Roman" w:cs="Times New Roman"/>
              <w:sz w:val="24"/>
              <w:szCs w:val="24"/>
            </w:rPr>
          </w:rPrChange>
        </w:rPr>
        <w:t xml:space="preserve">- </w:t>
      </w:r>
      <w:r w:rsidR="00DA180B" w:rsidRPr="00523387">
        <w:rPr>
          <w:rFonts w:ascii="Times New Roman" w:eastAsia="Calibri" w:hAnsi="Times New Roman" w:cs="Times New Roman"/>
          <w:sz w:val="24"/>
          <w:szCs w:val="24"/>
          <w:highlight w:val="yellow"/>
          <w:rPrChange w:id="2186" w:author="Соколов Сергей Вадимович" w:date="2024-01-19T16:40:00Z">
            <w:rPr>
              <w:rFonts w:ascii="Times New Roman" w:eastAsia="Calibri" w:hAnsi="Times New Roman" w:cs="Times New Roman"/>
              <w:sz w:val="24"/>
              <w:szCs w:val="24"/>
            </w:rPr>
          </w:rPrChange>
        </w:rPr>
        <w:t>оценка общей устойчивости склона на момент выполнения инженерных изысканий в естественном состоянии;</w:t>
      </w:r>
    </w:p>
    <w:p w14:paraId="4F65B0F9" w14:textId="77777777" w:rsidR="00D24751" w:rsidRPr="00523387" w:rsidRDefault="00CE6111" w:rsidP="00CE6111">
      <w:pPr>
        <w:pStyle w:val="aff1"/>
        <w:tabs>
          <w:tab w:val="left" w:pos="349"/>
          <w:tab w:val="left" w:pos="426"/>
          <w:tab w:val="left" w:pos="993"/>
        </w:tabs>
        <w:spacing w:line="360" w:lineRule="auto"/>
        <w:ind w:left="0" w:firstLine="709"/>
        <w:jc w:val="both"/>
        <w:rPr>
          <w:rFonts w:ascii="Times New Roman" w:eastAsia="Calibri" w:hAnsi="Times New Roman" w:cs="Times New Roman"/>
          <w:sz w:val="24"/>
          <w:szCs w:val="24"/>
          <w:highlight w:val="yellow"/>
          <w:rPrChange w:id="2187"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2188" w:author="Соколов Сергей Вадимович" w:date="2024-01-19T16:40:00Z">
            <w:rPr>
              <w:rFonts w:ascii="Times New Roman" w:eastAsia="Calibri" w:hAnsi="Times New Roman" w:cs="Times New Roman"/>
              <w:sz w:val="24"/>
              <w:szCs w:val="24"/>
            </w:rPr>
          </w:rPrChange>
        </w:rPr>
        <w:t xml:space="preserve">- </w:t>
      </w:r>
      <w:r w:rsidR="00DA180B" w:rsidRPr="00523387">
        <w:rPr>
          <w:rFonts w:ascii="Times New Roman" w:eastAsia="Calibri" w:hAnsi="Times New Roman" w:cs="Times New Roman"/>
          <w:sz w:val="24"/>
          <w:szCs w:val="24"/>
          <w:highlight w:val="yellow"/>
          <w:rPrChange w:id="2189" w:author="Соколов Сергей Вадимович" w:date="2024-01-19T16:40:00Z">
            <w:rPr>
              <w:rFonts w:ascii="Times New Roman" w:eastAsia="Calibri" w:hAnsi="Times New Roman" w:cs="Times New Roman"/>
              <w:sz w:val="24"/>
              <w:szCs w:val="24"/>
            </w:rPr>
          </w:rPrChange>
        </w:rPr>
        <w:t>оценка общей устойчивости склона с учетом прогнозного изменения природных факторов оползнеобразования</w:t>
      </w:r>
      <w:r w:rsidR="00294B38" w:rsidRPr="00523387">
        <w:rPr>
          <w:rFonts w:ascii="Times New Roman" w:eastAsia="Calibri" w:hAnsi="Times New Roman" w:cs="Times New Roman"/>
          <w:sz w:val="24"/>
          <w:szCs w:val="24"/>
          <w:highlight w:val="yellow"/>
          <w:rPrChange w:id="2190" w:author="Соколов Сергей Вадимович" w:date="2024-01-19T16:40:00Z">
            <w:rPr>
              <w:rFonts w:ascii="Times New Roman" w:eastAsia="Calibri" w:hAnsi="Times New Roman" w:cs="Times New Roman"/>
              <w:sz w:val="24"/>
              <w:szCs w:val="24"/>
            </w:rPr>
          </w:rPrChange>
        </w:rPr>
        <w:t xml:space="preserve"> и,</w:t>
      </w:r>
      <w:r w:rsidR="00AB5F3B" w:rsidRPr="00523387">
        <w:rPr>
          <w:rFonts w:ascii="Times New Roman" w:eastAsia="Calibri" w:hAnsi="Times New Roman" w:cs="Times New Roman"/>
          <w:sz w:val="24"/>
          <w:szCs w:val="24"/>
          <w:highlight w:val="yellow"/>
          <w:rPrChange w:id="2191" w:author="Соколов Сергей Вадимович" w:date="2024-01-19T16:40:00Z">
            <w:rPr>
              <w:rFonts w:ascii="Times New Roman" w:eastAsia="Calibri" w:hAnsi="Times New Roman" w:cs="Times New Roman"/>
              <w:sz w:val="24"/>
              <w:szCs w:val="24"/>
            </w:rPr>
          </w:rPrChange>
        </w:rPr>
        <w:t xml:space="preserve"> </w:t>
      </w:r>
      <w:r w:rsidR="00294B38" w:rsidRPr="00523387">
        <w:rPr>
          <w:rFonts w:ascii="Times New Roman" w:eastAsia="Calibri" w:hAnsi="Times New Roman" w:cs="Times New Roman"/>
          <w:sz w:val="24"/>
          <w:szCs w:val="24"/>
          <w:highlight w:val="yellow"/>
          <w:rPrChange w:id="2192" w:author="Соколов Сергей Вадимович" w:date="2024-01-19T16:40:00Z">
            <w:rPr>
              <w:rFonts w:ascii="Times New Roman" w:eastAsia="Calibri" w:hAnsi="Times New Roman" w:cs="Times New Roman"/>
              <w:sz w:val="24"/>
              <w:szCs w:val="24"/>
            </w:rPr>
          </w:rPrChange>
        </w:rPr>
        <w:t>при наличии</w:t>
      </w:r>
      <w:r w:rsidR="00294B38" w:rsidRPr="00523387">
        <w:rPr>
          <w:rFonts w:ascii="Times New Roman" w:hAnsi="Times New Roman" w:cs="Times New Roman"/>
          <w:sz w:val="24"/>
          <w:szCs w:val="24"/>
          <w:highlight w:val="yellow"/>
          <w:rPrChange w:id="2193" w:author="Соколов Сергей Вадимович" w:date="2024-01-19T16:40:00Z">
            <w:rPr>
              <w:rFonts w:ascii="Times New Roman" w:hAnsi="Times New Roman" w:cs="Times New Roman"/>
              <w:sz w:val="24"/>
              <w:szCs w:val="24"/>
            </w:rPr>
          </w:rPrChange>
        </w:rPr>
        <w:t xml:space="preserve"> требований в задании, </w:t>
      </w:r>
      <w:r w:rsidR="00294B38" w:rsidRPr="00523387">
        <w:rPr>
          <w:rFonts w:ascii="Times New Roman" w:eastAsia="Calibri" w:hAnsi="Times New Roman" w:cs="Times New Roman"/>
          <w:sz w:val="24"/>
          <w:szCs w:val="24"/>
          <w:highlight w:val="yellow"/>
          <w:rPrChange w:id="2194" w:author="Соколов Сергей Вадимович" w:date="2024-01-19T16:40:00Z">
            <w:rPr>
              <w:rFonts w:ascii="Times New Roman" w:eastAsia="Calibri" w:hAnsi="Times New Roman" w:cs="Times New Roman"/>
              <w:sz w:val="24"/>
              <w:szCs w:val="24"/>
            </w:rPr>
          </w:rPrChange>
        </w:rPr>
        <w:t xml:space="preserve">с учетом </w:t>
      </w:r>
      <w:r w:rsidR="00AB5F3B" w:rsidRPr="00523387">
        <w:rPr>
          <w:rFonts w:ascii="Times New Roman" w:eastAsia="Calibri" w:hAnsi="Times New Roman" w:cs="Times New Roman"/>
          <w:sz w:val="24"/>
          <w:szCs w:val="24"/>
          <w:highlight w:val="yellow"/>
          <w:rPrChange w:id="2195" w:author="Соколов Сергей Вадимович" w:date="2024-01-19T16:40:00Z">
            <w:rPr>
              <w:rFonts w:ascii="Times New Roman" w:eastAsia="Calibri" w:hAnsi="Times New Roman" w:cs="Times New Roman"/>
              <w:sz w:val="24"/>
              <w:szCs w:val="24"/>
            </w:rPr>
          </w:rPrChange>
        </w:rPr>
        <w:t>техногенных</w:t>
      </w:r>
      <w:r w:rsidR="00294B38" w:rsidRPr="00523387">
        <w:rPr>
          <w:rFonts w:ascii="Times New Roman" w:eastAsia="Calibri" w:hAnsi="Times New Roman" w:cs="Times New Roman"/>
          <w:sz w:val="24"/>
          <w:szCs w:val="24"/>
          <w:highlight w:val="yellow"/>
          <w:rPrChange w:id="2196" w:author="Соколов Сергей Вадимович" w:date="2024-01-19T16:40:00Z">
            <w:rPr>
              <w:rFonts w:ascii="Times New Roman" w:eastAsia="Calibri" w:hAnsi="Times New Roman" w:cs="Times New Roman"/>
              <w:sz w:val="24"/>
              <w:szCs w:val="24"/>
            </w:rPr>
          </w:rPrChange>
        </w:rPr>
        <w:t xml:space="preserve"> факторов</w:t>
      </w:r>
      <w:r w:rsidR="00DA180B" w:rsidRPr="00523387">
        <w:rPr>
          <w:rFonts w:ascii="Times New Roman" w:eastAsia="Calibri" w:hAnsi="Times New Roman" w:cs="Times New Roman"/>
          <w:sz w:val="24"/>
          <w:szCs w:val="24"/>
          <w:highlight w:val="yellow"/>
          <w:rPrChange w:id="2197" w:author="Соколов Сергей Вадимович" w:date="2024-01-19T16:40:00Z">
            <w:rPr>
              <w:rFonts w:ascii="Times New Roman" w:eastAsia="Calibri" w:hAnsi="Times New Roman" w:cs="Times New Roman"/>
              <w:sz w:val="24"/>
              <w:szCs w:val="24"/>
            </w:rPr>
          </w:rPrChange>
        </w:rPr>
        <w:t>;</w:t>
      </w:r>
    </w:p>
    <w:p w14:paraId="0B431355" w14:textId="77777777" w:rsidR="00DA180B" w:rsidRPr="00523387" w:rsidRDefault="00CE6111" w:rsidP="00CE6111">
      <w:pPr>
        <w:pStyle w:val="aff1"/>
        <w:tabs>
          <w:tab w:val="left" w:pos="349"/>
          <w:tab w:val="left" w:pos="426"/>
          <w:tab w:val="left" w:pos="993"/>
        </w:tabs>
        <w:spacing w:line="360" w:lineRule="auto"/>
        <w:ind w:left="0" w:firstLine="709"/>
        <w:jc w:val="both"/>
        <w:rPr>
          <w:rFonts w:ascii="Times New Roman" w:eastAsia="Calibri" w:hAnsi="Times New Roman" w:cs="Times New Roman"/>
          <w:sz w:val="24"/>
          <w:szCs w:val="24"/>
          <w:highlight w:val="yellow"/>
          <w:rPrChange w:id="2198"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2199" w:author="Соколов Сергей Вадимович" w:date="2024-01-19T16:40:00Z">
            <w:rPr>
              <w:rFonts w:ascii="Times New Roman" w:eastAsia="Calibri" w:hAnsi="Times New Roman" w:cs="Times New Roman"/>
              <w:sz w:val="24"/>
              <w:szCs w:val="24"/>
            </w:rPr>
          </w:rPrChange>
        </w:rPr>
        <w:t xml:space="preserve">- </w:t>
      </w:r>
      <w:r w:rsidR="00DA180B" w:rsidRPr="00523387">
        <w:rPr>
          <w:rFonts w:ascii="Times New Roman" w:eastAsia="Calibri" w:hAnsi="Times New Roman" w:cs="Times New Roman"/>
          <w:sz w:val="24"/>
          <w:szCs w:val="24"/>
          <w:highlight w:val="yellow"/>
          <w:rPrChange w:id="2200" w:author="Соколов Сергей Вадимович" w:date="2024-01-19T16:40:00Z">
            <w:rPr>
              <w:rFonts w:ascii="Times New Roman" w:eastAsia="Calibri" w:hAnsi="Times New Roman" w:cs="Times New Roman"/>
              <w:sz w:val="24"/>
              <w:szCs w:val="24"/>
            </w:rPr>
          </w:rPrChange>
        </w:rPr>
        <w:t>разработка общих рекомендаций для принятия проектных решений по инженерной защите территории.</w:t>
      </w:r>
    </w:p>
    <w:p w14:paraId="2749534F" w14:textId="77777777" w:rsidR="00506CCD" w:rsidRPr="00523387" w:rsidRDefault="00506CCD"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yellow"/>
          <w:rPrChange w:id="2201"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2202" w:author="Соколов Сергей Вадимович" w:date="2024-01-19T16:40:00Z">
            <w:rPr>
              <w:rFonts w:ascii="Times New Roman" w:eastAsia="Calibri" w:hAnsi="Times New Roman" w:cs="Times New Roman"/>
              <w:sz w:val="24"/>
              <w:szCs w:val="24"/>
            </w:rPr>
          </w:rPrChange>
        </w:rPr>
        <w:t>Оценка устойчивости склонов (откосов) включает следующие этапы:</w:t>
      </w:r>
    </w:p>
    <w:p w14:paraId="430DD6B7" w14:textId="77777777" w:rsidR="00506CCD" w:rsidRPr="00523387" w:rsidRDefault="00CE6111" w:rsidP="00CE6111">
      <w:pPr>
        <w:pStyle w:val="aff1"/>
        <w:tabs>
          <w:tab w:val="left" w:pos="993"/>
        </w:tabs>
        <w:spacing w:line="360" w:lineRule="auto"/>
        <w:ind w:left="709"/>
        <w:jc w:val="both"/>
        <w:rPr>
          <w:rFonts w:ascii="Times New Roman" w:hAnsi="Times New Roman" w:cs="Times New Roman"/>
          <w:sz w:val="24"/>
          <w:szCs w:val="24"/>
          <w:highlight w:val="yellow"/>
          <w:rPrChange w:id="2203" w:author="Соколов Сергей Вадимович" w:date="2024-01-19T16:40: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2204" w:author="Соколов Сергей Вадимович" w:date="2024-01-19T16:40:00Z">
            <w:rPr>
              <w:rFonts w:ascii="Times New Roman" w:hAnsi="Times New Roman" w:cs="Times New Roman"/>
              <w:sz w:val="24"/>
              <w:szCs w:val="24"/>
            </w:rPr>
          </w:rPrChange>
        </w:rPr>
        <w:t xml:space="preserve">- </w:t>
      </w:r>
      <w:r w:rsidR="00506CCD" w:rsidRPr="00523387">
        <w:rPr>
          <w:rFonts w:ascii="Times New Roman" w:hAnsi="Times New Roman" w:cs="Times New Roman"/>
          <w:sz w:val="24"/>
          <w:szCs w:val="24"/>
          <w:highlight w:val="yellow"/>
          <w:rPrChange w:id="2205" w:author="Соколов Сергей Вадимович" w:date="2024-01-19T16:40:00Z">
            <w:rPr>
              <w:rFonts w:ascii="Times New Roman" w:hAnsi="Times New Roman" w:cs="Times New Roman"/>
              <w:sz w:val="24"/>
              <w:szCs w:val="24"/>
            </w:rPr>
          </w:rPrChange>
        </w:rPr>
        <w:t>выбор расчетных створов;</w:t>
      </w:r>
    </w:p>
    <w:p w14:paraId="04F2FC3B" w14:textId="77777777" w:rsidR="00506CCD" w:rsidRPr="00523387" w:rsidRDefault="00CE6111" w:rsidP="00CE6111">
      <w:pPr>
        <w:pStyle w:val="aff1"/>
        <w:tabs>
          <w:tab w:val="left" w:pos="993"/>
        </w:tabs>
        <w:spacing w:line="360" w:lineRule="auto"/>
        <w:ind w:left="709"/>
        <w:jc w:val="both"/>
        <w:rPr>
          <w:rFonts w:ascii="Times New Roman" w:hAnsi="Times New Roman" w:cs="Times New Roman"/>
          <w:sz w:val="24"/>
          <w:szCs w:val="24"/>
          <w:highlight w:val="yellow"/>
          <w:rPrChange w:id="2206" w:author="Соколов Сергей Вадимович" w:date="2024-01-19T16:40: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2207" w:author="Соколов Сергей Вадимович" w:date="2024-01-19T16:40:00Z">
            <w:rPr>
              <w:rFonts w:ascii="Times New Roman" w:hAnsi="Times New Roman" w:cs="Times New Roman"/>
              <w:sz w:val="24"/>
              <w:szCs w:val="24"/>
            </w:rPr>
          </w:rPrChange>
        </w:rPr>
        <w:t xml:space="preserve">- </w:t>
      </w:r>
      <w:r w:rsidR="00506CCD" w:rsidRPr="00523387">
        <w:rPr>
          <w:rFonts w:ascii="Times New Roman" w:hAnsi="Times New Roman" w:cs="Times New Roman"/>
          <w:sz w:val="24"/>
          <w:szCs w:val="24"/>
          <w:highlight w:val="yellow"/>
          <w:rPrChange w:id="2208" w:author="Соколов Сергей Вадимович" w:date="2024-01-19T16:40:00Z">
            <w:rPr>
              <w:rFonts w:ascii="Times New Roman" w:hAnsi="Times New Roman" w:cs="Times New Roman"/>
              <w:sz w:val="24"/>
              <w:szCs w:val="24"/>
            </w:rPr>
          </w:rPrChange>
        </w:rPr>
        <w:t>составление расчетной схемы;</w:t>
      </w:r>
    </w:p>
    <w:p w14:paraId="78C31D6D" w14:textId="77777777" w:rsidR="00506CCD" w:rsidRPr="00523387" w:rsidRDefault="00CE6111" w:rsidP="00CE6111">
      <w:pPr>
        <w:pStyle w:val="aff1"/>
        <w:tabs>
          <w:tab w:val="left" w:pos="993"/>
        </w:tabs>
        <w:spacing w:line="360" w:lineRule="auto"/>
        <w:ind w:left="709"/>
        <w:jc w:val="both"/>
        <w:rPr>
          <w:rFonts w:ascii="Times New Roman" w:hAnsi="Times New Roman" w:cs="Times New Roman"/>
          <w:sz w:val="24"/>
          <w:szCs w:val="24"/>
          <w:highlight w:val="yellow"/>
          <w:rPrChange w:id="2209" w:author="Соколов Сергей Вадимович" w:date="2024-01-19T16:40: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2210" w:author="Соколов Сергей Вадимович" w:date="2024-01-19T16:40:00Z">
            <w:rPr>
              <w:rFonts w:ascii="Times New Roman" w:hAnsi="Times New Roman" w:cs="Times New Roman"/>
              <w:sz w:val="24"/>
              <w:szCs w:val="24"/>
            </w:rPr>
          </w:rPrChange>
        </w:rPr>
        <w:t xml:space="preserve">- </w:t>
      </w:r>
      <w:r w:rsidR="00506CCD" w:rsidRPr="00523387">
        <w:rPr>
          <w:rFonts w:ascii="Times New Roman" w:hAnsi="Times New Roman" w:cs="Times New Roman"/>
          <w:sz w:val="24"/>
          <w:szCs w:val="24"/>
          <w:highlight w:val="yellow"/>
          <w:rPrChange w:id="2211" w:author="Соколов Сергей Вадимович" w:date="2024-01-19T16:40:00Z">
            <w:rPr>
              <w:rFonts w:ascii="Times New Roman" w:hAnsi="Times New Roman" w:cs="Times New Roman"/>
              <w:sz w:val="24"/>
              <w:szCs w:val="24"/>
            </w:rPr>
          </w:rPrChange>
        </w:rPr>
        <w:t>выбор методов расчета устойчивости;</w:t>
      </w:r>
    </w:p>
    <w:p w14:paraId="704CCF10" w14:textId="77777777" w:rsidR="00506CCD" w:rsidRPr="00523387" w:rsidRDefault="00CE6111" w:rsidP="00CE6111">
      <w:pPr>
        <w:pStyle w:val="aff1"/>
        <w:tabs>
          <w:tab w:val="left" w:pos="993"/>
        </w:tabs>
        <w:spacing w:line="360" w:lineRule="auto"/>
        <w:ind w:left="709"/>
        <w:jc w:val="both"/>
        <w:rPr>
          <w:rFonts w:ascii="Times New Roman" w:hAnsi="Times New Roman" w:cs="Times New Roman"/>
          <w:sz w:val="24"/>
          <w:szCs w:val="24"/>
          <w:highlight w:val="yellow"/>
          <w:rPrChange w:id="2212" w:author="Соколов Сергей Вадимович" w:date="2024-01-19T16:40: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2213" w:author="Соколов Сергей Вадимович" w:date="2024-01-19T16:40:00Z">
            <w:rPr>
              <w:rFonts w:ascii="Times New Roman" w:hAnsi="Times New Roman" w:cs="Times New Roman"/>
              <w:sz w:val="24"/>
              <w:szCs w:val="24"/>
            </w:rPr>
          </w:rPrChange>
        </w:rPr>
        <w:t xml:space="preserve">- </w:t>
      </w:r>
      <w:r w:rsidR="00506CCD" w:rsidRPr="00523387">
        <w:rPr>
          <w:rFonts w:ascii="Times New Roman" w:hAnsi="Times New Roman" w:cs="Times New Roman"/>
          <w:sz w:val="24"/>
          <w:szCs w:val="24"/>
          <w:highlight w:val="yellow"/>
          <w:rPrChange w:id="2214" w:author="Соколов Сергей Вадимович" w:date="2024-01-19T16:40:00Z">
            <w:rPr>
              <w:rFonts w:ascii="Times New Roman" w:hAnsi="Times New Roman" w:cs="Times New Roman"/>
              <w:sz w:val="24"/>
              <w:szCs w:val="24"/>
            </w:rPr>
          </w:rPrChange>
        </w:rPr>
        <w:t>определение расчетных параметров грунтов;</w:t>
      </w:r>
    </w:p>
    <w:p w14:paraId="4DB08B61" w14:textId="77777777" w:rsidR="00506CCD" w:rsidRPr="00523387" w:rsidRDefault="00CE6111" w:rsidP="00CE6111">
      <w:pPr>
        <w:pStyle w:val="aff1"/>
        <w:tabs>
          <w:tab w:val="left" w:pos="993"/>
        </w:tabs>
        <w:spacing w:line="360" w:lineRule="auto"/>
        <w:ind w:left="709"/>
        <w:jc w:val="both"/>
        <w:rPr>
          <w:rFonts w:ascii="Times New Roman" w:hAnsi="Times New Roman" w:cs="Times New Roman"/>
          <w:sz w:val="24"/>
          <w:szCs w:val="24"/>
          <w:highlight w:val="yellow"/>
          <w:rPrChange w:id="2215" w:author="Соколов Сергей Вадимович" w:date="2024-01-19T16:40: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2216" w:author="Соколов Сергей Вадимович" w:date="2024-01-19T16:40:00Z">
            <w:rPr>
              <w:rFonts w:ascii="Times New Roman" w:hAnsi="Times New Roman" w:cs="Times New Roman"/>
              <w:sz w:val="24"/>
              <w:szCs w:val="24"/>
            </w:rPr>
          </w:rPrChange>
        </w:rPr>
        <w:t xml:space="preserve">- </w:t>
      </w:r>
      <w:r w:rsidR="00506CCD" w:rsidRPr="00523387">
        <w:rPr>
          <w:rFonts w:ascii="Times New Roman" w:hAnsi="Times New Roman" w:cs="Times New Roman"/>
          <w:sz w:val="24"/>
          <w:szCs w:val="24"/>
          <w:highlight w:val="yellow"/>
          <w:rPrChange w:id="2217" w:author="Соколов Сергей Вадимович" w:date="2024-01-19T16:40:00Z">
            <w:rPr>
              <w:rFonts w:ascii="Times New Roman" w:hAnsi="Times New Roman" w:cs="Times New Roman"/>
              <w:sz w:val="24"/>
              <w:szCs w:val="24"/>
            </w:rPr>
          </w:rPrChange>
        </w:rPr>
        <w:t>определение основных факторов оползнеобразования;</w:t>
      </w:r>
    </w:p>
    <w:p w14:paraId="08DFD7BE" w14:textId="77777777" w:rsidR="00506CCD" w:rsidRPr="00523387" w:rsidRDefault="00CE6111" w:rsidP="00CE6111">
      <w:pPr>
        <w:pStyle w:val="aff1"/>
        <w:tabs>
          <w:tab w:val="left" w:pos="993"/>
        </w:tabs>
        <w:spacing w:line="360" w:lineRule="auto"/>
        <w:ind w:left="709"/>
        <w:jc w:val="both"/>
        <w:rPr>
          <w:rFonts w:ascii="Times New Roman" w:hAnsi="Times New Roman" w:cs="Times New Roman"/>
          <w:sz w:val="24"/>
          <w:szCs w:val="24"/>
          <w:highlight w:val="yellow"/>
          <w:rPrChange w:id="2218" w:author="Соколов Сергей Вадимович" w:date="2024-01-19T16:40: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2219" w:author="Соколов Сергей Вадимович" w:date="2024-01-19T16:40:00Z">
            <w:rPr>
              <w:rFonts w:ascii="Times New Roman" w:hAnsi="Times New Roman" w:cs="Times New Roman"/>
              <w:sz w:val="24"/>
              <w:szCs w:val="24"/>
            </w:rPr>
          </w:rPrChange>
        </w:rPr>
        <w:t xml:space="preserve">- </w:t>
      </w:r>
      <w:r w:rsidR="00506CCD" w:rsidRPr="00523387">
        <w:rPr>
          <w:rFonts w:ascii="Times New Roman" w:hAnsi="Times New Roman" w:cs="Times New Roman"/>
          <w:sz w:val="24"/>
          <w:szCs w:val="24"/>
          <w:highlight w:val="yellow"/>
          <w:rPrChange w:id="2220" w:author="Соколов Сергей Вадимович" w:date="2024-01-19T16:40:00Z">
            <w:rPr>
              <w:rFonts w:ascii="Times New Roman" w:hAnsi="Times New Roman" w:cs="Times New Roman"/>
              <w:sz w:val="24"/>
              <w:szCs w:val="24"/>
            </w:rPr>
          </w:rPrChange>
        </w:rPr>
        <w:t>выполнение расчетов устойчивости;</w:t>
      </w:r>
    </w:p>
    <w:p w14:paraId="0E643CCA" w14:textId="77777777" w:rsidR="00506CCD" w:rsidRPr="00523387" w:rsidRDefault="00CE6111" w:rsidP="00CE6111">
      <w:pPr>
        <w:pStyle w:val="aff1"/>
        <w:tabs>
          <w:tab w:val="left" w:pos="993"/>
        </w:tabs>
        <w:spacing w:line="360" w:lineRule="auto"/>
        <w:ind w:left="709"/>
        <w:jc w:val="both"/>
        <w:rPr>
          <w:rFonts w:ascii="Times New Roman" w:hAnsi="Times New Roman" w:cs="Times New Roman"/>
          <w:sz w:val="24"/>
          <w:szCs w:val="24"/>
          <w:highlight w:val="yellow"/>
          <w:rPrChange w:id="2221" w:author="Соколов Сергей Вадимович" w:date="2024-01-19T16:40:00Z">
            <w:rPr>
              <w:rFonts w:ascii="Times New Roman" w:hAnsi="Times New Roman" w:cs="Times New Roman"/>
              <w:sz w:val="24"/>
              <w:szCs w:val="24"/>
            </w:rPr>
          </w:rPrChange>
        </w:rPr>
      </w:pPr>
      <w:r w:rsidRPr="00523387">
        <w:rPr>
          <w:rFonts w:ascii="Times New Roman" w:hAnsi="Times New Roman" w:cs="Times New Roman"/>
          <w:sz w:val="24"/>
          <w:szCs w:val="24"/>
          <w:highlight w:val="yellow"/>
          <w:rPrChange w:id="2222" w:author="Соколов Сергей Вадимович" w:date="2024-01-19T16:40:00Z">
            <w:rPr>
              <w:rFonts w:ascii="Times New Roman" w:hAnsi="Times New Roman" w:cs="Times New Roman"/>
              <w:sz w:val="24"/>
              <w:szCs w:val="24"/>
            </w:rPr>
          </w:rPrChange>
        </w:rPr>
        <w:t xml:space="preserve">- </w:t>
      </w:r>
      <w:r w:rsidR="00506CCD" w:rsidRPr="00523387">
        <w:rPr>
          <w:rFonts w:ascii="Times New Roman" w:hAnsi="Times New Roman" w:cs="Times New Roman"/>
          <w:sz w:val="24"/>
          <w:szCs w:val="24"/>
          <w:highlight w:val="yellow"/>
          <w:rPrChange w:id="2223" w:author="Соколов Сергей Вадимович" w:date="2024-01-19T16:40:00Z">
            <w:rPr>
              <w:rFonts w:ascii="Times New Roman" w:hAnsi="Times New Roman" w:cs="Times New Roman"/>
              <w:sz w:val="24"/>
              <w:szCs w:val="24"/>
            </w:rPr>
          </w:rPrChange>
        </w:rPr>
        <w:t>анализ и интерпретация полученных результатов расчета</w:t>
      </w:r>
      <w:r w:rsidR="00294B38" w:rsidRPr="00523387">
        <w:rPr>
          <w:rFonts w:ascii="Times New Roman" w:hAnsi="Times New Roman" w:cs="Times New Roman"/>
          <w:sz w:val="24"/>
          <w:szCs w:val="24"/>
          <w:highlight w:val="yellow"/>
          <w:rPrChange w:id="2224" w:author="Соколов Сергей Вадимович" w:date="2024-01-19T16:40:00Z">
            <w:rPr>
              <w:rFonts w:ascii="Times New Roman" w:hAnsi="Times New Roman" w:cs="Times New Roman"/>
              <w:sz w:val="24"/>
              <w:szCs w:val="24"/>
            </w:rPr>
          </w:rPrChange>
        </w:rPr>
        <w:t>.</w:t>
      </w:r>
    </w:p>
    <w:p w14:paraId="367CBDAB" w14:textId="77777777" w:rsidR="00F413F7" w:rsidRPr="00523387" w:rsidRDefault="00F413F7" w:rsidP="000F3F91">
      <w:pPr>
        <w:pStyle w:val="aff1"/>
        <w:numPr>
          <w:ilvl w:val="2"/>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yellow"/>
          <w:rPrChange w:id="2225" w:author="Соколов Сергей Вадимович" w:date="2024-01-19T16:40: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yellow"/>
          <w:rPrChange w:id="2226" w:author="Соколов Сергей Вадимович" w:date="2024-01-19T16:40:00Z">
            <w:rPr>
              <w:rFonts w:ascii="Times New Roman" w:eastAsia="Calibri" w:hAnsi="Times New Roman" w:cs="Times New Roman"/>
              <w:sz w:val="24"/>
              <w:szCs w:val="24"/>
            </w:rPr>
          </w:rPrChange>
        </w:rPr>
        <w:t xml:space="preserve">При математическом моделировании устойчивости </w:t>
      </w:r>
      <w:r w:rsidR="005A536E" w:rsidRPr="00523387">
        <w:rPr>
          <w:rFonts w:ascii="Times New Roman" w:eastAsia="Calibri" w:hAnsi="Times New Roman" w:cs="Times New Roman"/>
          <w:sz w:val="24"/>
          <w:szCs w:val="24"/>
          <w:highlight w:val="yellow"/>
          <w:rPrChange w:id="2227" w:author="Соколов Сергей Вадимович" w:date="2024-01-19T16:40:00Z">
            <w:rPr>
              <w:rFonts w:ascii="Times New Roman" w:eastAsia="Calibri" w:hAnsi="Times New Roman" w:cs="Times New Roman"/>
              <w:sz w:val="24"/>
              <w:szCs w:val="24"/>
            </w:rPr>
          </w:rPrChange>
        </w:rPr>
        <w:t xml:space="preserve">склона </w:t>
      </w:r>
      <w:r w:rsidRPr="00523387">
        <w:rPr>
          <w:rFonts w:ascii="Times New Roman" w:eastAsia="Calibri" w:hAnsi="Times New Roman" w:cs="Times New Roman"/>
          <w:sz w:val="24"/>
          <w:szCs w:val="24"/>
          <w:highlight w:val="yellow"/>
          <w:rPrChange w:id="2228" w:author="Соколов Сергей Вадимович" w:date="2024-01-19T16:40:00Z">
            <w:rPr>
              <w:rFonts w:ascii="Times New Roman" w:eastAsia="Calibri" w:hAnsi="Times New Roman" w:cs="Times New Roman"/>
              <w:sz w:val="24"/>
              <w:szCs w:val="24"/>
            </w:rPr>
          </w:rPrChange>
        </w:rPr>
        <w:t>следует различать:</w:t>
      </w:r>
    </w:p>
    <w:p w14:paraId="6A850A02" w14:textId="77777777" w:rsidR="00D24751" w:rsidRPr="00523387" w:rsidRDefault="00CE6111" w:rsidP="00CE6111">
      <w:pPr>
        <w:pStyle w:val="aff1"/>
        <w:tabs>
          <w:tab w:val="left" w:pos="993"/>
        </w:tabs>
        <w:spacing w:line="360" w:lineRule="auto"/>
        <w:ind w:left="709"/>
        <w:jc w:val="both"/>
        <w:rPr>
          <w:rFonts w:ascii="Times New Roman" w:eastAsia="Arial Unicode MS" w:hAnsi="Times New Roman" w:cs="Times New Roman"/>
          <w:sz w:val="24"/>
          <w:szCs w:val="24"/>
          <w:highlight w:val="yellow"/>
          <w:rPrChange w:id="2229" w:author="Соколов Сергей Вадимович" w:date="2024-01-19T16:40:00Z">
            <w:rPr>
              <w:rFonts w:ascii="Times New Roman" w:eastAsia="Arial Unicode MS" w:hAnsi="Times New Roman" w:cs="Times New Roman"/>
              <w:sz w:val="24"/>
              <w:szCs w:val="24"/>
            </w:rPr>
          </w:rPrChange>
        </w:rPr>
      </w:pPr>
      <w:r w:rsidRPr="00523387">
        <w:rPr>
          <w:rFonts w:ascii="Times New Roman" w:eastAsia="Arial Unicode MS" w:hAnsi="Times New Roman" w:cs="Times New Roman"/>
          <w:sz w:val="24"/>
          <w:szCs w:val="24"/>
          <w:highlight w:val="yellow"/>
          <w:rPrChange w:id="2230" w:author="Соколов Сергей Вадимович" w:date="2024-01-19T16:40:00Z">
            <w:rPr>
              <w:rFonts w:ascii="Times New Roman" w:eastAsia="Arial Unicode MS" w:hAnsi="Times New Roman" w:cs="Times New Roman"/>
              <w:sz w:val="24"/>
              <w:szCs w:val="24"/>
            </w:rPr>
          </w:rPrChange>
        </w:rPr>
        <w:t xml:space="preserve">- </w:t>
      </w:r>
      <w:r w:rsidR="00F413F7" w:rsidRPr="00523387">
        <w:rPr>
          <w:rFonts w:ascii="Times New Roman" w:eastAsia="Arial Unicode MS" w:hAnsi="Times New Roman" w:cs="Times New Roman"/>
          <w:sz w:val="24"/>
          <w:szCs w:val="24"/>
          <w:highlight w:val="yellow"/>
          <w:rPrChange w:id="2231" w:author="Соколов Сергей Вадимович" w:date="2024-01-19T16:40:00Z">
            <w:rPr>
              <w:rFonts w:ascii="Times New Roman" w:eastAsia="Arial Unicode MS" w:hAnsi="Times New Roman" w:cs="Times New Roman"/>
              <w:sz w:val="24"/>
              <w:szCs w:val="24"/>
            </w:rPr>
          </w:rPrChange>
        </w:rPr>
        <w:t>расчет устойчивости потенциально</w:t>
      </w:r>
      <w:r w:rsidR="00C872F3" w:rsidRPr="00523387">
        <w:rPr>
          <w:rFonts w:ascii="Times New Roman" w:eastAsia="Arial Unicode MS" w:hAnsi="Times New Roman" w:cs="Times New Roman"/>
          <w:sz w:val="24"/>
          <w:szCs w:val="24"/>
          <w:highlight w:val="yellow"/>
          <w:rPrChange w:id="2232" w:author="Соколов Сергей Вадимович" w:date="2024-01-19T16:40:00Z">
            <w:rPr>
              <w:rFonts w:ascii="Times New Roman" w:eastAsia="Arial Unicode MS" w:hAnsi="Times New Roman" w:cs="Times New Roman"/>
              <w:sz w:val="24"/>
              <w:szCs w:val="24"/>
            </w:rPr>
          </w:rPrChange>
        </w:rPr>
        <w:t xml:space="preserve"> </w:t>
      </w:r>
      <w:r w:rsidR="00F413F7" w:rsidRPr="00523387">
        <w:rPr>
          <w:rFonts w:ascii="Times New Roman" w:eastAsia="Arial Unicode MS" w:hAnsi="Times New Roman" w:cs="Times New Roman"/>
          <w:sz w:val="24"/>
          <w:szCs w:val="24"/>
          <w:highlight w:val="yellow"/>
          <w:rPrChange w:id="2233" w:author="Соколов Сергей Вадимович" w:date="2024-01-19T16:40:00Z">
            <w:rPr>
              <w:rFonts w:ascii="Times New Roman" w:eastAsia="Arial Unicode MS" w:hAnsi="Times New Roman" w:cs="Times New Roman"/>
              <w:sz w:val="24"/>
              <w:szCs w:val="24"/>
            </w:rPr>
          </w:rPrChange>
        </w:rPr>
        <w:t>оползнеопасного склона;</w:t>
      </w:r>
    </w:p>
    <w:p w14:paraId="0CDDD41C" w14:textId="77777777" w:rsidR="00F413F7" w:rsidRPr="002150CE" w:rsidRDefault="00CE6111" w:rsidP="001059F6">
      <w:pPr>
        <w:pStyle w:val="aff1"/>
        <w:tabs>
          <w:tab w:val="left" w:pos="993"/>
          <w:tab w:val="left" w:pos="1560"/>
        </w:tabs>
        <w:spacing w:line="360" w:lineRule="auto"/>
        <w:ind w:left="709"/>
        <w:jc w:val="both"/>
        <w:rPr>
          <w:rFonts w:ascii="Times New Roman" w:eastAsia="Arial Unicode MS" w:hAnsi="Times New Roman" w:cs="Times New Roman"/>
          <w:sz w:val="24"/>
          <w:szCs w:val="24"/>
        </w:rPr>
      </w:pPr>
      <w:r w:rsidRPr="00523387">
        <w:rPr>
          <w:rFonts w:ascii="Times New Roman" w:eastAsia="Arial Unicode MS" w:hAnsi="Times New Roman" w:cs="Times New Roman"/>
          <w:sz w:val="24"/>
          <w:szCs w:val="24"/>
          <w:highlight w:val="yellow"/>
          <w:rPrChange w:id="2234" w:author="Соколов Сергей Вадимович" w:date="2024-01-19T16:40:00Z">
            <w:rPr>
              <w:rFonts w:ascii="Times New Roman" w:eastAsia="Arial Unicode MS" w:hAnsi="Times New Roman" w:cs="Times New Roman"/>
              <w:sz w:val="24"/>
              <w:szCs w:val="24"/>
            </w:rPr>
          </w:rPrChange>
        </w:rPr>
        <w:t xml:space="preserve">- </w:t>
      </w:r>
      <w:r w:rsidR="00F413F7" w:rsidRPr="00523387">
        <w:rPr>
          <w:rFonts w:ascii="Times New Roman" w:eastAsia="Arial Unicode MS" w:hAnsi="Times New Roman" w:cs="Times New Roman"/>
          <w:sz w:val="24"/>
          <w:szCs w:val="24"/>
          <w:highlight w:val="yellow"/>
          <w:rPrChange w:id="2235" w:author="Соколов Сергей Вадимович" w:date="2024-01-19T16:40:00Z">
            <w:rPr>
              <w:rFonts w:ascii="Times New Roman" w:eastAsia="Arial Unicode MS" w:hAnsi="Times New Roman" w:cs="Times New Roman"/>
              <w:sz w:val="24"/>
              <w:szCs w:val="24"/>
            </w:rPr>
          </w:rPrChange>
        </w:rPr>
        <w:t>расчет устойчивости сформировавшегося оползня.</w:t>
      </w:r>
    </w:p>
    <w:p w14:paraId="351EE06F" w14:textId="51D77031" w:rsidR="00395E0C" w:rsidRPr="002150CE" w:rsidRDefault="00F413F7"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При решении задачи </w:t>
      </w:r>
      <w:r w:rsidR="00E43A4B" w:rsidRPr="002150CE">
        <w:rPr>
          <w:rFonts w:ascii="Times New Roman" w:eastAsia="Calibri" w:hAnsi="Times New Roman" w:cs="Times New Roman"/>
          <w:sz w:val="24"/>
          <w:szCs w:val="24"/>
        </w:rPr>
        <w:t>по расчету устойчивости потенциально</w:t>
      </w:r>
      <w:r w:rsidR="00C872F3" w:rsidRPr="002150CE">
        <w:rPr>
          <w:rFonts w:ascii="Times New Roman" w:eastAsia="Calibri" w:hAnsi="Times New Roman" w:cs="Times New Roman"/>
          <w:sz w:val="24"/>
          <w:szCs w:val="24"/>
        </w:rPr>
        <w:t xml:space="preserve"> </w:t>
      </w:r>
      <w:r w:rsidR="00E43A4B" w:rsidRPr="002150CE">
        <w:rPr>
          <w:rFonts w:ascii="Times New Roman" w:eastAsia="Calibri" w:hAnsi="Times New Roman" w:cs="Times New Roman"/>
          <w:sz w:val="24"/>
          <w:szCs w:val="24"/>
        </w:rPr>
        <w:t>оползнеопасного склона,</w:t>
      </w:r>
      <w:r w:rsidRPr="002150CE">
        <w:rPr>
          <w:rFonts w:ascii="Times New Roman" w:eastAsia="Calibri" w:hAnsi="Times New Roman" w:cs="Times New Roman"/>
          <w:sz w:val="24"/>
          <w:szCs w:val="24"/>
        </w:rPr>
        <w:t xml:space="preserve"> необходимо считать, что в пределах склонового массива отсутствуют сформировавшиеся поверхности скольжения и, как следствие, изменение физико-механических свойств грунтов в массиве не произошло. При решении задачи </w:t>
      </w:r>
      <w:r w:rsidR="00E43A4B" w:rsidRPr="002150CE">
        <w:rPr>
          <w:rFonts w:ascii="Times New Roman" w:eastAsia="Calibri" w:hAnsi="Times New Roman" w:cs="Times New Roman"/>
          <w:sz w:val="24"/>
          <w:szCs w:val="24"/>
        </w:rPr>
        <w:t>по расчету устойчивости сформировавшегося оползня</w:t>
      </w:r>
      <w:r w:rsidRPr="002150CE">
        <w:rPr>
          <w:rFonts w:ascii="Times New Roman" w:eastAsia="Calibri" w:hAnsi="Times New Roman" w:cs="Times New Roman"/>
          <w:sz w:val="24"/>
          <w:szCs w:val="24"/>
        </w:rPr>
        <w:t xml:space="preserve"> необходимо рассматривать случай, когда в склоновом массиве уже </w:t>
      </w:r>
      <w:r w:rsidR="0052714D" w:rsidRPr="002150CE">
        <w:rPr>
          <w:rFonts w:ascii="Times New Roman" w:eastAsia="Calibri" w:hAnsi="Times New Roman" w:cs="Times New Roman"/>
          <w:sz w:val="24"/>
          <w:szCs w:val="24"/>
        </w:rPr>
        <w:t>есть</w:t>
      </w:r>
      <w:r w:rsidRPr="002150CE">
        <w:rPr>
          <w:rFonts w:ascii="Times New Roman" w:eastAsia="Calibri" w:hAnsi="Times New Roman" w:cs="Times New Roman"/>
          <w:sz w:val="24"/>
          <w:szCs w:val="24"/>
        </w:rPr>
        <w:t xml:space="preserve"> фактически сформированная поверхность скольжения, в пределах которой произошло изменение физико-механических свойств грунтов.</w:t>
      </w:r>
    </w:p>
    <w:p w14:paraId="7C94C6E1" w14:textId="2A0A953A" w:rsidR="00F413F7" w:rsidRPr="00523387" w:rsidRDefault="00395E0C"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236" w:author="Соколов Сергей Вадимович" w:date="2024-01-19T16:41: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237" w:author="Соколов Сергей Вадимович" w:date="2024-01-19T16:41:00Z">
            <w:rPr>
              <w:rFonts w:ascii="Times New Roman" w:eastAsia="Calibri" w:hAnsi="Times New Roman" w:cs="Times New Roman"/>
              <w:sz w:val="24"/>
              <w:szCs w:val="24"/>
            </w:rPr>
          </w:rPrChange>
        </w:rPr>
        <w:t>В расчетах устойчивости, определяют</w:t>
      </w:r>
      <w:r w:rsidR="00F413F7" w:rsidRPr="00523387">
        <w:rPr>
          <w:rFonts w:ascii="Times New Roman" w:eastAsia="Calibri" w:hAnsi="Times New Roman" w:cs="Times New Roman"/>
          <w:sz w:val="24"/>
          <w:szCs w:val="24"/>
          <w:highlight w:val="green"/>
          <w:rPrChange w:id="2238" w:author="Соколов Сергей Вадимович" w:date="2024-01-19T16:41:00Z">
            <w:rPr>
              <w:rFonts w:ascii="Times New Roman" w:eastAsia="Calibri" w:hAnsi="Times New Roman" w:cs="Times New Roman"/>
              <w:sz w:val="24"/>
              <w:szCs w:val="24"/>
            </w:rPr>
          </w:rPrChange>
        </w:rPr>
        <w:t>:</w:t>
      </w:r>
    </w:p>
    <w:p w14:paraId="729EADA8" w14:textId="77777777" w:rsidR="00F413F7" w:rsidRPr="00523387" w:rsidRDefault="00CE6111" w:rsidP="00CE6111">
      <w:pPr>
        <w:pStyle w:val="aff1"/>
        <w:tabs>
          <w:tab w:val="left" w:pos="993"/>
        </w:tabs>
        <w:spacing w:line="360" w:lineRule="auto"/>
        <w:ind w:left="0" w:firstLine="709"/>
        <w:jc w:val="both"/>
        <w:rPr>
          <w:rFonts w:ascii="Times New Roman" w:hAnsi="Times New Roman" w:cs="Times New Roman"/>
          <w:sz w:val="24"/>
          <w:szCs w:val="24"/>
          <w:highlight w:val="green"/>
          <w:rPrChange w:id="2239"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240" w:author="Соколов Сергей Вадимович" w:date="2024-01-19T16:41:00Z">
            <w:rPr>
              <w:rFonts w:ascii="Times New Roman" w:hAnsi="Times New Roman" w:cs="Times New Roman"/>
              <w:sz w:val="24"/>
              <w:szCs w:val="24"/>
            </w:rPr>
          </w:rPrChange>
        </w:rPr>
        <w:t xml:space="preserve">- </w:t>
      </w:r>
      <w:r w:rsidR="00F413F7" w:rsidRPr="00523387">
        <w:rPr>
          <w:rFonts w:ascii="Times New Roman" w:hAnsi="Times New Roman" w:cs="Times New Roman"/>
          <w:sz w:val="24"/>
          <w:szCs w:val="24"/>
          <w:highlight w:val="green"/>
          <w:rPrChange w:id="2241" w:author="Соколов Сергей Вадимович" w:date="2024-01-19T16:41:00Z">
            <w:rPr>
              <w:rFonts w:ascii="Times New Roman" w:hAnsi="Times New Roman" w:cs="Times New Roman"/>
              <w:sz w:val="24"/>
              <w:szCs w:val="24"/>
            </w:rPr>
          </w:rPrChange>
        </w:rPr>
        <w:t>общ</w:t>
      </w:r>
      <w:r w:rsidR="005A536E" w:rsidRPr="00523387">
        <w:rPr>
          <w:rFonts w:ascii="Times New Roman" w:hAnsi="Times New Roman" w:cs="Times New Roman"/>
          <w:sz w:val="24"/>
          <w:szCs w:val="24"/>
          <w:highlight w:val="green"/>
          <w:rPrChange w:id="2242" w:author="Соколов Сергей Вадимович" w:date="2024-01-19T16:41:00Z">
            <w:rPr>
              <w:rFonts w:ascii="Times New Roman" w:hAnsi="Times New Roman" w:cs="Times New Roman"/>
              <w:sz w:val="24"/>
              <w:szCs w:val="24"/>
            </w:rPr>
          </w:rPrChange>
        </w:rPr>
        <w:t>ую</w:t>
      </w:r>
      <w:r w:rsidR="00F413F7" w:rsidRPr="00523387">
        <w:rPr>
          <w:rFonts w:ascii="Times New Roman" w:hAnsi="Times New Roman" w:cs="Times New Roman"/>
          <w:sz w:val="24"/>
          <w:szCs w:val="24"/>
          <w:highlight w:val="green"/>
          <w:rPrChange w:id="2243" w:author="Соколов Сергей Вадимович" w:date="2024-01-19T16:41:00Z">
            <w:rPr>
              <w:rFonts w:ascii="Times New Roman" w:hAnsi="Times New Roman" w:cs="Times New Roman"/>
              <w:sz w:val="24"/>
              <w:szCs w:val="24"/>
            </w:rPr>
          </w:rPrChange>
        </w:rPr>
        <w:t xml:space="preserve"> устойчивост</w:t>
      </w:r>
      <w:r w:rsidR="005A536E" w:rsidRPr="00523387">
        <w:rPr>
          <w:rFonts w:ascii="Times New Roman" w:hAnsi="Times New Roman" w:cs="Times New Roman"/>
          <w:sz w:val="24"/>
          <w:szCs w:val="24"/>
          <w:highlight w:val="green"/>
          <w:rPrChange w:id="2244" w:author="Соколов Сергей Вадимович" w:date="2024-01-19T16:41:00Z">
            <w:rPr>
              <w:rFonts w:ascii="Times New Roman" w:hAnsi="Times New Roman" w:cs="Times New Roman"/>
              <w:sz w:val="24"/>
              <w:szCs w:val="24"/>
            </w:rPr>
          </w:rPrChange>
        </w:rPr>
        <w:t>ь</w:t>
      </w:r>
      <w:r w:rsidR="00F413F7" w:rsidRPr="00523387">
        <w:rPr>
          <w:rFonts w:ascii="Times New Roman" w:hAnsi="Times New Roman" w:cs="Times New Roman"/>
          <w:sz w:val="24"/>
          <w:szCs w:val="24"/>
          <w:highlight w:val="green"/>
          <w:rPrChange w:id="2245" w:author="Соколов Сергей Вадимович" w:date="2024-01-19T16:41:00Z">
            <w:rPr>
              <w:rFonts w:ascii="Times New Roman" w:hAnsi="Times New Roman" w:cs="Times New Roman"/>
              <w:sz w:val="24"/>
              <w:szCs w:val="24"/>
            </w:rPr>
          </w:rPrChange>
        </w:rPr>
        <w:t xml:space="preserve"> склона (</w:t>
      </w:r>
      <w:r w:rsidR="005A536E" w:rsidRPr="00523387">
        <w:rPr>
          <w:rFonts w:ascii="Times New Roman" w:hAnsi="Times New Roman" w:cs="Times New Roman"/>
          <w:sz w:val="24"/>
          <w:szCs w:val="24"/>
          <w:highlight w:val="green"/>
          <w:rPrChange w:id="2246" w:author="Соколов Сергей Вадимович" w:date="2024-01-19T16:41:00Z">
            <w:rPr>
              <w:rFonts w:ascii="Times New Roman" w:hAnsi="Times New Roman" w:cs="Times New Roman"/>
              <w:sz w:val="24"/>
              <w:szCs w:val="24"/>
            </w:rPr>
          </w:rPrChange>
        </w:rPr>
        <w:t xml:space="preserve">расчет </w:t>
      </w:r>
      <w:r w:rsidR="00F413F7" w:rsidRPr="00523387">
        <w:rPr>
          <w:rFonts w:ascii="Times New Roman" w:hAnsi="Times New Roman" w:cs="Times New Roman"/>
          <w:sz w:val="24"/>
          <w:szCs w:val="24"/>
          <w:highlight w:val="green"/>
          <w:rPrChange w:id="2247" w:author="Соколов Сергей Вадимович" w:date="2024-01-19T16:41:00Z">
            <w:rPr>
              <w:rFonts w:ascii="Times New Roman" w:hAnsi="Times New Roman" w:cs="Times New Roman"/>
              <w:sz w:val="24"/>
              <w:szCs w:val="24"/>
            </w:rPr>
          </w:rPrChange>
        </w:rPr>
        <w:t xml:space="preserve">склонового </w:t>
      </w:r>
      <w:r w:rsidR="00C12E4B" w:rsidRPr="00523387">
        <w:rPr>
          <w:rFonts w:ascii="Times New Roman" w:hAnsi="Times New Roman" w:cs="Times New Roman"/>
          <w:sz w:val="24"/>
          <w:szCs w:val="24"/>
          <w:highlight w:val="green"/>
          <w:rPrChange w:id="2248" w:author="Соколов Сергей Вадимович" w:date="2024-01-19T16:41:00Z">
            <w:rPr>
              <w:rFonts w:ascii="Times New Roman" w:hAnsi="Times New Roman" w:cs="Times New Roman"/>
              <w:sz w:val="24"/>
              <w:szCs w:val="24"/>
            </w:rPr>
          </w:rPrChange>
        </w:rPr>
        <w:t>массива);</w:t>
      </w:r>
    </w:p>
    <w:p w14:paraId="4C78F30D" w14:textId="4075A815" w:rsidR="00D20393" w:rsidRPr="00523387" w:rsidRDefault="00CE6111" w:rsidP="001059F6">
      <w:pPr>
        <w:pStyle w:val="aff1"/>
        <w:tabs>
          <w:tab w:val="left" w:pos="993"/>
          <w:tab w:val="left" w:pos="1560"/>
        </w:tabs>
        <w:spacing w:line="360" w:lineRule="auto"/>
        <w:ind w:left="0" w:firstLine="709"/>
        <w:jc w:val="both"/>
        <w:rPr>
          <w:rFonts w:ascii="Times New Roman" w:hAnsi="Times New Roman" w:cs="Times New Roman"/>
          <w:sz w:val="24"/>
          <w:szCs w:val="24"/>
          <w:highlight w:val="green"/>
          <w:rPrChange w:id="2249"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250" w:author="Соколов Сергей Вадимович" w:date="2024-01-19T16:41:00Z">
            <w:rPr>
              <w:rFonts w:ascii="Times New Roman" w:hAnsi="Times New Roman" w:cs="Times New Roman"/>
              <w:sz w:val="24"/>
              <w:szCs w:val="24"/>
            </w:rPr>
          </w:rPrChange>
        </w:rPr>
        <w:t xml:space="preserve">- </w:t>
      </w:r>
      <w:r w:rsidR="00F413F7" w:rsidRPr="00523387">
        <w:rPr>
          <w:rFonts w:ascii="Times New Roman" w:hAnsi="Times New Roman" w:cs="Times New Roman"/>
          <w:sz w:val="24"/>
          <w:szCs w:val="24"/>
          <w:highlight w:val="green"/>
          <w:rPrChange w:id="2251" w:author="Соколов Сергей Вадимович" w:date="2024-01-19T16:41:00Z">
            <w:rPr>
              <w:rFonts w:ascii="Times New Roman" w:hAnsi="Times New Roman" w:cs="Times New Roman"/>
              <w:sz w:val="24"/>
              <w:szCs w:val="24"/>
            </w:rPr>
          </w:rPrChange>
        </w:rPr>
        <w:t>устойчивост</w:t>
      </w:r>
      <w:r w:rsidR="005A536E" w:rsidRPr="00523387">
        <w:rPr>
          <w:rFonts w:ascii="Times New Roman" w:hAnsi="Times New Roman" w:cs="Times New Roman"/>
          <w:sz w:val="24"/>
          <w:szCs w:val="24"/>
          <w:highlight w:val="green"/>
          <w:rPrChange w:id="2252" w:author="Соколов Сергей Вадимович" w:date="2024-01-19T16:41:00Z">
            <w:rPr>
              <w:rFonts w:ascii="Times New Roman" w:hAnsi="Times New Roman" w:cs="Times New Roman"/>
              <w:sz w:val="24"/>
              <w:szCs w:val="24"/>
            </w:rPr>
          </w:rPrChange>
        </w:rPr>
        <w:t>ь</w:t>
      </w:r>
      <w:r w:rsidR="00F413F7" w:rsidRPr="00523387">
        <w:rPr>
          <w:rFonts w:ascii="Times New Roman" w:hAnsi="Times New Roman" w:cs="Times New Roman"/>
          <w:sz w:val="24"/>
          <w:szCs w:val="24"/>
          <w:highlight w:val="green"/>
          <w:rPrChange w:id="2253" w:author="Соколов Сергей Вадимович" w:date="2024-01-19T16:41:00Z">
            <w:rPr>
              <w:rFonts w:ascii="Times New Roman" w:hAnsi="Times New Roman" w:cs="Times New Roman"/>
              <w:sz w:val="24"/>
              <w:szCs w:val="24"/>
            </w:rPr>
          </w:rPrChange>
        </w:rPr>
        <w:t xml:space="preserve"> части склона (</w:t>
      </w:r>
      <w:r w:rsidR="005A536E" w:rsidRPr="00523387">
        <w:rPr>
          <w:rFonts w:ascii="Times New Roman" w:hAnsi="Times New Roman" w:cs="Times New Roman"/>
          <w:sz w:val="24"/>
          <w:szCs w:val="24"/>
          <w:highlight w:val="green"/>
          <w:rPrChange w:id="2254" w:author="Соколов Сергей Вадимович" w:date="2024-01-19T16:41:00Z">
            <w:rPr>
              <w:rFonts w:ascii="Times New Roman" w:hAnsi="Times New Roman" w:cs="Times New Roman"/>
              <w:sz w:val="24"/>
              <w:szCs w:val="24"/>
            </w:rPr>
          </w:rPrChange>
        </w:rPr>
        <w:t xml:space="preserve">расчет </w:t>
      </w:r>
      <w:r w:rsidR="00F413F7" w:rsidRPr="00523387">
        <w:rPr>
          <w:rFonts w:ascii="Times New Roman" w:hAnsi="Times New Roman" w:cs="Times New Roman"/>
          <w:sz w:val="24"/>
          <w:szCs w:val="24"/>
          <w:highlight w:val="green"/>
          <w:rPrChange w:id="2255" w:author="Соколов Сергей Вадимович" w:date="2024-01-19T16:41:00Z">
            <w:rPr>
              <w:rFonts w:ascii="Times New Roman" w:hAnsi="Times New Roman" w:cs="Times New Roman"/>
              <w:sz w:val="24"/>
              <w:szCs w:val="24"/>
            </w:rPr>
          </w:rPrChange>
        </w:rPr>
        <w:t xml:space="preserve">для оценки локальной устойчивости, в </w:t>
      </w:r>
      <w:r w:rsidR="005A536E" w:rsidRPr="00523387">
        <w:rPr>
          <w:rFonts w:ascii="Times New Roman" w:hAnsi="Times New Roman" w:cs="Times New Roman"/>
          <w:sz w:val="24"/>
          <w:szCs w:val="24"/>
          <w:highlight w:val="green"/>
          <w:rPrChange w:id="2256" w:author="Соколов Сергей Вадимович" w:date="2024-01-19T16:41:00Z">
            <w:rPr>
              <w:rFonts w:ascii="Times New Roman" w:hAnsi="Times New Roman" w:cs="Times New Roman"/>
              <w:sz w:val="24"/>
              <w:szCs w:val="24"/>
            </w:rPr>
          </w:rPrChange>
        </w:rPr>
        <w:t>том числе</w:t>
      </w:r>
      <w:r w:rsidR="00F413F7" w:rsidRPr="00523387">
        <w:rPr>
          <w:rFonts w:ascii="Times New Roman" w:hAnsi="Times New Roman" w:cs="Times New Roman"/>
          <w:sz w:val="24"/>
          <w:szCs w:val="24"/>
          <w:highlight w:val="green"/>
          <w:rPrChange w:id="2257" w:author="Соколов Сергей Вадимович" w:date="2024-01-19T16:41:00Z">
            <w:rPr>
              <w:rFonts w:ascii="Times New Roman" w:hAnsi="Times New Roman" w:cs="Times New Roman"/>
              <w:sz w:val="24"/>
              <w:szCs w:val="24"/>
            </w:rPr>
          </w:rPrChange>
        </w:rPr>
        <w:t xml:space="preserve"> при анализе возможности возникновения на теле оползня </w:t>
      </w:r>
      <w:r w:rsidR="006326C7" w:rsidRPr="00523387">
        <w:rPr>
          <w:rFonts w:ascii="Times New Roman" w:hAnsi="Times New Roman" w:cs="Times New Roman"/>
          <w:sz w:val="24"/>
          <w:szCs w:val="24"/>
          <w:highlight w:val="green"/>
          <w:rPrChange w:id="2258" w:author="Соколов Сергей Вадимович" w:date="2024-01-19T16:41:00Z">
            <w:rPr>
              <w:rFonts w:ascii="Times New Roman" w:hAnsi="Times New Roman" w:cs="Times New Roman"/>
              <w:sz w:val="24"/>
              <w:szCs w:val="24"/>
            </w:rPr>
          </w:rPrChange>
        </w:rPr>
        <w:t>первого</w:t>
      </w:r>
      <w:r w:rsidR="00F413F7" w:rsidRPr="00523387">
        <w:rPr>
          <w:rFonts w:ascii="Times New Roman" w:hAnsi="Times New Roman" w:cs="Times New Roman"/>
          <w:sz w:val="24"/>
          <w:szCs w:val="24"/>
          <w:highlight w:val="green"/>
          <w:rPrChange w:id="2259" w:author="Соколов Сергей Вадимович" w:date="2024-01-19T16:41:00Z">
            <w:rPr>
              <w:rFonts w:ascii="Times New Roman" w:hAnsi="Times New Roman" w:cs="Times New Roman"/>
              <w:sz w:val="24"/>
              <w:szCs w:val="24"/>
            </w:rPr>
          </w:rPrChange>
        </w:rPr>
        <w:t xml:space="preserve"> порядка локальных оползней второго и более высоких порядков, </w:t>
      </w:r>
      <w:r w:rsidR="005A536E" w:rsidRPr="00523387">
        <w:rPr>
          <w:rFonts w:ascii="Times New Roman" w:hAnsi="Times New Roman" w:cs="Times New Roman"/>
          <w:sz w:val="24"/>
          <w:szCs w:val="24"/>
          <w:highlight w:val="green"/>
          <w:rPrChange w:id="2260" w:author="Соколов Сергей Вадимович" w:date="2024-01-19T16:41:00Z">
            <w:rPr>
              <w:rFonts w:ascii="Times New Roman" w:hAnsi="Times New Roman" w:cs="Times New Roman"/>
              <w:sz w:val="24"/>
              <w:szCs w:val="24"/>
            </w:rPr>
          </w:rPrChange>
        </w:rPr>
        <w:t>так как</w:t>
      </w:r>
      <w:r w:rsidR="00F413F7" w:rsidRPr="00523387">
        <w:rPr>
          <w:rFonts w:ascii="Times New Roman" w:hAnsi="Times New Roman" w:cs="Times New Roman"/>
          <w:sz w:val="24"/>
          <w:szCs w:val="24"/>
          <w:highlight w:val="green"/>
          <w:rPrChange w:id="2261" w:author="Соколов Сергей Вадимович" w:date="2024-01-19T16:41:00Z">
            <w:rPr>
              <w:rFonts w:ascii="Times New Roman" w:hAnsi="Times New Roman" w:cs="Times New Roman"/>
              <w:sz w:val="24"/>
              <w:szCs w:val="24"/>
            </w:rPr>
          </w:rPrChange>
        </w:rPr>
        <w:t xml:space="preserve"> в пределах сложных оползневых массивов отдельные их части могут </w:t>
      </w:r>
      <w:r w:rsidR="00D44195" w:rsidRPr="00523387">
        <w:rPr>
          <w:rFonts w:ascii="Times New Roman" w:hAnsi="Times New Roman" w:cs="Times New Roman"/>
          <w:sz w:val="24"/>
          <w:szCs w:val="24"/>
          <w:highlight w:val="green"/>
          <w:rPrChange w:id="2262" w:author="Соколов Сергей Вадимович" w:date="2024-01-19T16:41:00Z">
            <w:rPr>
              <w:rFonts w:ascii="Times New Roman" w:hAnsi="Times New Roman" w:cs="Times New Roman"/>
              <w:sz w:val="24"/>
              <w:szCs w:val="24"/>
            </w:rPr>
          </w:rPrChange>
        </w:rPr>
        <w:t xml:space="preserve">быть </w:t>
      </w:r>
      <w:r w:rsidR="00F413F7" w:rsidRPr="00523387">
        <w:rPr>
          <w:rFonts w:ascii="Times New Roman" w:hAnsi="Times New Roman" w:cs="Times New Roman"/>
          <w:sz w:val="24"/>
          <w:szCs w:val="24"/>
          <w:highlight w:val="green"/>
          <w:rPrChange w:id="2263" w:author="Соколов Сергей Вадимович" w:date="2024-01-19T16:41:00Z">
            <w:rPr>
              <w:rFonts w:ascii="Times New Roman" w:hAnsi="Times New Roman" w:cs="Times New Roman"/>
              <w:sz w:val="24"/>
              <w:szCs w:val="24"/>
            </w:rPr>
          </w:rPrChange>
        </w:rPr>
        <w:t>разн</w:t>
      </w:r>
      <w:r w:rsidR="00D44195" w:rsidRPr="00523387">
        <w:rPr>
          <w:rFonts w:ascii="Times New Roman" w:hAnsi="Times New Roman" w:cs="Times New Roman"/>
          <w:sz w:val="24"/>
          <w:szCs w:val="24"/>
          <w:highlight w:val="green"/>
          <w:rPrChange w:id="2264" w:author="Соколов Сергей Вадимович" w:date="2024-01-19T16:41:00Z">
            <w:rPr>
              <w:rFonts w:ascii="Times New Roman" w:hAnsi="Times New Roman" w:cs="Times New Roman"/>
              <w:sz w:val="24"/>
              <w:szCs w:val="24"/>
            </w:rPr>
          </w:rPrChange>
        </w:rPr>
        <w:t>ой</w:t>
      </w:r>
      <w:r w:rsidR="00F413F7" w:rsidRPr="00523387">
        <w:rPr>
          <w:rFonts w:ascii="Times New Roman" w:hAnsi="Times New Roman" w:cs="Times New Roman"/>
          <w:sz w:val="24"/>
          <w:szCs w:val="24"/>
          <w:highlight w:val="green"/>
          <w:rPrChange w:id="2265" w:author="Соколов Сергей Вадимович" w:date="2024-01-19T16:41:00Z">
            <w:rPr>
              <w:rFonts w:ascii="Times New Roman" w:hAnsi="Times New Roman" w:cs="Times New Roman"/>
              <w:sz w:val="24"/>
              <w:szCs w:val="24"/>
            </w:rPr>
          </w:rPrChange>
        </w:rPr>
        <w:t xml:space="preserve"> сте</w:t>
      </w:r>
      <w:r w:rsidR="00115C5E" w:rsidRPr="00523387">
        <w:rPr>
          <w:rFonts w:ascii="Times New Roman" w:hAnsi="Times New Roman" w:cs="Times New Roman"/>
          <w:sz w:val="24"/>
          <w:szCs w:val="24"/>
          <w:highlight w:val="green"/>
          <w:rPrChange w:id="2266" w:author="Соколов Сергей Вадимович" w:date="2024-01-19T16:41:00Z">
            <w:rPr>
              <w:rFonts w:ascii="Times New Roman" w:hAnsi="Times New Roman" w:cs="Times New Roman"/>
              <w:sz w:val="24"/>
              <w:szCs w:val="24"/>
            </w:rPr>
          </w:rPrChange>
        </w:rPr>
        <w:t>пен</w:t>
      </w:r>
      <w:r w:rsidR="00D44195" w:rsidRPr="00523387">
        <w:rPr>
          <w:rFonts w:ascii="Times New Roman" w:hAnsi="Times New Roman" w:cs="Times New Roman"/>
          <w:sz w:val="24"/>
          <w:szCs w:val="24"/>
          <w:highlight w:val="green"/>
          <w:rPrChange w:id="2267" w:author="Соколов Сергей Вадимович" w:date="2024-01-19T16:41:00Z">
            <w:rPr>
              <w:rFonts w:ascii="Times New Roman" w:hAnsi="Times New Roman" w:cs="Times New Roman"/>
              <w:sz w:val="24"/>
              <w:szCs w:val="24"/>
            </w:rPr>
          </w:rPrChange>
        </w:rPr>
        <w:t>и</w:t>
      </w:r>
      <w:r w:rsidR="00115C5E" w:rsidRPr="00523387">
        <w:rPr>
          <w:rFonts w:ascii="Times New Roman" w:hAnsi="Times New Roman" w:cs="Times New Roman"/>
          <w:sz w:val="24"/>
          <w:szCs w:val="24"/>
          <w:highlight w:val="green"/>
          <w:rPrChange w:id="2268" w:author="Соколов Сергей Вадимович" w:date="2024-01-19T16:41:00Z">
            <w:rPr>
              <w:rFonts w:ascii="Times New Roman" w:hAnsi="Times New Roman" w:cs="Times New Roman"/>
              <w:sz w:val="24"/>
              <w:szCs w:val="24"/>
            </w:rPr>
          </w:rPrChange>
        </w:rPr>
        <w:t xml:space="preserve"> устойчивости)</w:t>
      </w:r>
      <w:r w:rsidR="00D20393" w:rsidRPr="00523387">
        <w:rPr>
          <w:rFonts w:ascii="Times New Roman" w:hAnsi="Times New Roman" w:cs="Times New Roman"/>
          <w:sz w:val="24"/>
          <w:szCs w:val="24"/>
          <w:highlight w:val="green"/>
          <w:rPrChange w:id="2269" w:author="Соколов Сергей Вадимович" w:date="2024-01-19T16:41:00Z">
            <w:rPr>
              <w:rFonts w:ascii="Times New Roman" w:hAnsi="Times New Roman" w:cs="Times New Roman"/>
              <w:sz w:val="24"/>
              <w:szCs w:val="24"/>
            </w:rPr>
          </w:rPrChange>
        </w:rPr>
        <w:t>.</w:t>
      </w:r>
    </w:p>
    <w:p w14:paraId="57111EA6" w14:textId="5828EBB4" w:rsidR="00F413F7" w:rsidRPr="00523387" w:rsidRDefault="00F413F7"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270" w:author="Соколов Сергей Вадимович" w:date="2024-01-19T16:41: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271" w:author="Соколов Сергей Вадимович" w:date="2024-01-19T16:41:00Z">
            <w:rPr>
              <w:rFonts w:ascii="Times New Roman" w:eastAsia="Calibri" w:hAnsi="Times New Roman" w:cs="Times New Roman"/>
              <w:sz w:val="24"/>
              <w:szCs w:val="24"/>
            </w:rPr>
          </w:rPrChange>
        </w:rPr>
        <w:t>Геологическ</w:t>
      </w:r>
      <w:r w:rsidR="00D44195" w:rsidRPr="00523387">
        <w:rPr>
          <w:rFonts w:ascii="Times New Roman" w:eastAsia="Calibri" w:hAnsi="Times New Roman" w:cs="Times New Roman"/>
          <w:sz w:val="24"/>
          <w:szCs w:val="24"/>
          <w:highlight w:val="green"/>
          <w:rPrChange w:id="2272" w:author="Соколов Сергей Вадимович" w:date="2024-01-19T16:41:00Z">
            <w:rPr>
              <w:rFonts w:ascii="Times New Roman" w:eastAsia="Calibri" w:hAnsi="Times New Roman" w:cs="Times New Roman"/>
              <w:sz w:val="24"/>
              <w:szCs w:val="24"/>
            </w:rPr>
          </w:rPrChange>
        </w:rPr>
        <w:t>ая</w:t>
      </w:r>
      <w:r w:rsidRPr="00523387">
        <w:rPr>
          <w:rFonts w:ascii="Times New Roman" w:eastAsia="Calibri" w:hAnsi="Times New Roman" w:cs="Times New Roman"/>
          <w:sz w:val="24"/>
          <w:szCs w:val="24"/>
          <w:highlight w:val="green"/>
          <w:rPrChange w:id="2273" w:author="Соколов Сергей Вадимович" w:date="2024-01-19T16:41:00Z">
            <w:rPr>
              <w:rFonts w:ascii="Times New Roman" w:eastAsia="Calibri" w:hAnsi="Times New Roman" w:cs="Times New Roman"/>
              <w:sz w:val="24"/>
              <w:szCs w:val="24"/>
            </w:rPr>
          </w:rPrChange>
        </w:rPr>
        <w:t xml:space="preserve"> основ</w:t>
      </w:r>
      <w:r w:rsidR="00D44195" w:rsidRPr="00523387">
        <w:rPr>
          <w:rFonts w:ascii="Times New Roman" w:eastAsia="Calibri" w:hAnsi="Times New Roman" w:cs="Times New Roman"/>
          <w:sz w:val="24"/>
          <w:szCs w:val="24"/>
          <w:highlight w:val="green"/>
          <w:rPrChange w:id="2274" w:author="Соколов Сергей Вадимович" w:date="2024-01-19T16:41:00Z">
            <w:rPr>
              <w:rFonts w:ascii="Times New Roman" w:eastAsia="Calibri" w:hAnsi="Times New Roman" w:cs="Times New Roman"/>
              <w:sz w:val="24"/>
              <w:szCs w:val="24"/>
            </w:rPr>
          </w:rPrChange>
        </w:rPr>
        <w:t>а</w:t>
      </w:r>
      <w:r w:rsidRPr="00523387">
        <w:rPr>
          <w:rFonts w:ascii="Times New Roman" w:eastAsia="Calibri" w:hAnsi="Times New Roman" w:cs="Times New Roman"/>
          <w:sz w:val="24"/>
          <w:szCs w:val="24"/>
          <w:highlight w:val="green"/>
          <w:rPrChange w:id="2275" w:author="Соколов Сергей Вадимович" w:date="2024-01-19T16:41:00Z">
            <w:rPr>
              <w:rFonts w:ascii="Times New Roman" w:eastAsia="Calibri" w:hAnsi="Times New Roman" w:cs="Times New Roman"/>
              <w:sz w:val="24"/>
              <w:szCs w:val="24"/>
            </w:rPr>
          </w:rPrChange>
        </w:rPr>
        <w:t xml:space="preserve"> </w:t>
      </w:r>
      <w:r w:rsidR="008E7AE5" w:rsidRPr="00523387">
        <w:rPr>
          <w:rFonts w:ascii="Times New Roman" w:eastAsia="Calibri" w:hAnsi="Times New Roman" w:cs="Times New Roman"/>
          <w:sz w:val="24"/>
          <w:szCs w:val="24"/>
          <w:highlight w:val="green"/>
          <w:rPrChange w:id="2276" w:author="Соколов Сергей Вадимович" w:date="2024-01-19T16:41:00Z">
            <w:rPr>
              <w:rFonts w:ascii="Times New Roman" w:eastAsia="Calibri" w:hAnsi="Times New Roman" w:cs="Times New Roman"/>
              <w:sz w:val="24"/>
              <w:szCs w:val="24"/>
            </w:rPr>
          </w:rPrChange>
        </w:rPr>
        <w:t xml:space="preserve">для </w:t>
      </w:r>
      <w:r w:rsidRPr="00523387">
        <w:rPr>
          <w:rFonts w:ascii="Times New Roman" w:eastAsia="Calibri" w:hAnsi="Times New Roman" w:cs="Times New Roman"/>
          <w:sz w:val="24"/>
          <w:szCs w:val="24"/>
          <w:highlight w:val="green"/>
          <w:rPrChange w:id="2277" w:author="Соколов Сергей Вадимович" w:date="2024-01-19T16:41:00Z">
            <w:rPr>
              <w:rFonts w:ascii="Times New Roman" w:eastAsia="Calibri" w:hAnsi="Times New Roman" w:cs="Times New Roman"/>
              <w:sz w:val="24"/>
              <w:szCs w:val="24"/>
            </w:rPr>
          </w:rPrChange>
        </w:rPr>
        <w:t xml:space="preserve">выполнения количественной оценки устойчивости склонов </w:t>
      </w:r>
      <w:r w:rsidR="006B55F9" w:rsidRPr="00523387">
        <w:rPr>
          <w:rFonts w:ascii="Times New Roman" w:eastAsia="Calibri" w:hAnsi="Times New Roman" w:cs="Times New Roman"/>
          <w:sz w:val="24"/>
          <w:szCs w:val="24"/>
          <w:highlight w:val="green"/>
          <w:rPrChange w:id="2278" w:author="Соколов Сергей Вадимович" w:date="2024-01-19T16:41:00Z">
            <w:rPr>
              <w:rFonts w:ascii="Times New Roman" w:eastAsia="Calibri" w:hAnsi="Times New Roman" w:cs="Times New Roman"/>
              <w:sz w:val="24"/>
              <w:szCs w:val="24"/>
            </w:rPr>
          </w:rPrChange>
        </w:rPr>
        <w:t>–</w:t>
      </w:r>
      <w:r w:rsidRPr="00523387">
        <w:rPr>
          <w:rFonts w:ascii="Times New Roman" w:eastAsia="Calibri" w:hAnsi="Times New Roman" w:cs="Times New Roman"/>
          <w:sz w:val="24"/>
          <w:szCs w:val="24"/>
          <w:highlight w:val="green"/>
          <w:rPrChange w:id="2279" w:author="Соколов Сергей Вадимович" w:date="2024-01-19T16:41:00Z">
            <w:rPr>
              <w:rFonts w:ascii="Times New Roman" w:eastAsia="Calibri" w:hAnsi="Times New Roman" w:cs="Times New Roman"/>
              <w:sz w:val="24"/>
              <w:szCs w:val="24"/>
            </w:rPr>
          </w:rPrChange>
        </w:rPr>
        <w:t xml:space="preserve"> инженерно-геологические разрезы, которые должны содержать </w:t>
      </w:r>
      <w:r w:rsidRPr="00523387">
        <w:rPr>
          <w:rFonts w:ascii="Times New Roman" w:eastAsia="Calibri" w:hAnsi="Times New Roman" w:cs="Times New Roman"/>
          <w:sz w:val="24"/>
          <w:szCs w:val="24"/>
          <w:highlight w:val="green"/>
          <w:rPrChange w:id="2280" w:author="Соколов Сергей Вадимович" w:date="2024-01-19T16:41:00Z">
            <w:rPr>
              <w:rFonts w:ascii="Times New Roman" w:eastAsia="Calibri" w:hAnsi="Times New Roman" w:cs="Times New Roman"/>
              <w:sz w:val="24"/>
              <w:szCs w:val="24"/>
            </w:rPr>
          </w:rPrChange>
        </w:rPr>
        <w:lastRenderedPageBreak/>
        <w:t>следующие данные, необходимые для расчетов:</w:t>
      </w:r>
    </w:p>
    <w:p w14:paraId="46D1B9D8" w14:textId="683BBD6C" w:rsidR="00AF3432" w:rsidRPr="00523387" w:rsidRDefault="00D44195" w:rsidP="001059F6">
      <w:pPr>
        <w:pStyle w:val="aff1"/>
        <w:tabs>
          <w:tab w:val="left" w:pos="993"/>
          <w:tab w:val="left" w:pos="1560"/>
        </w:tabs>
        <w:spacing w:line="360" w:lineRule="auto"/>
        <w:ind w:left="0" w:firstLine="709"/>
        <w:jc w:val="both"/>
        <w:rPr>
          <w:rFonts w:ascii="Times New Roman" w:hAnsi="Times New Roman" w:cs="Times New Roman"/>
          <w:sz w:val="24"/>
          <w:szCs w:val="24"/>
          <w:highlight w:val="green"/>
          <w:rPrChange w:id="2281"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282" w:author="Соколов Сергей Вадимович" w:date="2024-01-19T16:41:00Z">
            <w:rPr>
              <w:rFonts w:ascii="Times New Roman" w:hAnsi="Times New Roman" w:cs="Times New Roman"/>
              <w:sz w:val="24"/>
              <w:szCs w:val="24"/>
            </w:rPr>
          </w:rPrChange>
        </w:rPr>
        <w:t xml:space="preserve">- </w:t>
      </w:r>
      <w:r w:rsidR="00F413F7" w:rsidRPr="00523387">
        <w:rPr>
          <w:rFonts w:ascii="Times New Roman" w:hAnsi="Times New Roman" w:cs="Times New Roman"/>
          <w:sz w:val="24"/>
          <w:szCs w:val="24"/>
          <w:highlight w:val="green"/>
          <w:rPrChange w:id="2283" w:author="Соколов Сергей Вадимович" w:date="2024-01-19T16:41:00Z">
            <w:rPr>
              <w:rFonts w:ascii="Times New Roman" w:hAnsi="Times New Roman" w:cs="Times New Roman"/>
              <w:sz w:val="24"/>
              <w:szCs w:val="24"/>
            </w:rPr>
          </w:rPrChange>
        </w:rPr>
        <w:t xml:space="preserve">границы структурных элементов оползневого склона (кровли коренных пород, оползневых ступеней, отчленившихся блоков, чехла перекрывающих смещенные блоки «рыхлых» накоплений и </w:t>
      </w:r>
      <w:r w:rsidR="00033EE9" w:rsidRPr="00523387">
        <w:rPr>
          <w:rFonts w:ascii="Times New Roman" w:hAnsi="Times New Roman" w:cs="Times New Roman"/>
          <w:sz w:val="24"/>
          <w:szCs w:val="24"/>
          <w:highlight w:val="green"/>
          <w:rPrChange w:id="2284" w:author="Соколов Сергей Вадимович" w:date="2024-01-19T16:41:00Z">
            <w:rPr>
              <w:rFonts w:ascii="Times New Roman" w:hAnsi="Times New Roman" w:cs="Times New Roman"/>
              <w:sz w:val="24"/>
              <w:szCs w:val="24"/>
            </w:rPr>
          </w:rPrChange>
        </w:rPr>
        <w:t>т. д.</w:t>
      </w:r>
      <w:r w:rsidR="00F413F7" w:rsidRPr="00523387">
        <w:rPr>
          <w:rFonts w:ascii="Times New Roman" w:hAnsi="Times New Roman" w:cs="Times New Roman"/>
          <w:sz w:val="24"/>
          <w:szCs w:val="24"/>
          <w:highlight w:val="green"/>
          <w:rPrChange w:id="2285" w:author="Соколов Сергей Вадимович" w:date="2024-01-19T16:41:00Z">
            <w:rPr>
              <w:rFonts w:ascii="Times New Roman" w:hAnsi="Times New Roman" w:cs="Times New Roman"/>
              <w:sz w:val="24"/>
              <w:szCs w:val="24"/>
            </w:rPr>
          </w:rPrChange>
        </w:rPr>
        <w:t>);</w:t>
      </w:r>
    </w:p>
    <w:p w14:paraId="76D370C0" w14:textId="1318FE43" w:rsidR="00F413F7" w:rsidRPr="00523387" w:rsidRDefault="00D44195" w:rsidP="001059F6">
      <w:pPr>
        <w:pStyle w:val="aff1"/>
        <w:tabs>
          <w:tab w:val="left" w:pos="993"/>
          <w:tab w:val="left" w:pos="1560"/>
        </w:tabs>
        <w:spacing w:line="360" w:lineRule="auto"/>
        <w:ind w:left="0" w:firstLine="709"/>
        <w:jc w:val="both"/>
        <w:rPr>
          <w:rFonts w:ascii="Times New Roman" w:hAnsi="Times New Roman" w:cs="Times New Roman"/>
          <w:sz w:val="24"/>
          <w:szCs w:val="24"/>
          <w:highlight w:val="green"/>
          <w:rPrChange w:id="2286"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287" w:author="Соколов Сергей Вадимович" w:date="2024-01-19T16:41:00Z">
            <w:rPr>
              <w:rFonts w:ascii="Times New Roman" w:hAnsi="Times New Roman" w:cs="Times New Roman"/>
              <w:sz w:val="24"/>
              <w:szCs w:val="24"/>
            </w:rPr>
          </w:rPrChange>
        </w:rPr>
        <w:t xml:space="preserve">- </w:t>
      </w:r>
      <w:r w:rsidR="00F413F7" w:rsidRPr="00523387">
        <w:rPr>
          <w:rFonts w:ascii="Times New Roman" w:hAnsi="Times New Roman" w:cs="Times New Roman"/>
          <w:sz w:val="24"/>
          <w:szCs w:val="24"/>
          <w:highlight w:val="green"/>
          <w:rPrChange w:id="2288" w:author="Соколов Сергей Вадимович" w:date="2024-01-19T16:41:00Z">
            <w:rPr>
              <w:rFonts w:ascii="Times New Roman" w:hAnsi="Times New Roman" w:cs="Times New Roman"/>
              <w:sz w:val="24"/>
              <w:szCs w:val="24"/>
            </w:rPr>
          </w:rPrChange>
        </w:rPr>
        <w:t xml:space="preserve">местоположение и характер прослеженных в склоне ослабленных зон </w:t>
      </w:r>
      <w:r w:rsidR="00634242" w:rsidRPr="00523387">
        <w:rPr>
          <w:rFonts w:ascii="Times New Roman" w:hAnsi="Times New Roman" w:cs="Times New Roman"/>
          <w:sz w:val="24"/>
          <w:szCs w:val="24"/>
          <w:highlight w:val="green"/>
          <w:rPrChange w:id="2289" w:author="Соколов Сергей Вадимович" w:date="2024-01-19T16:41:00Z">
            <w:rPr>
              <w:rFonts w:ascii="Times New Roman" w:hAnsi="Times New Roman" w:cs="Times New Roman"/>
              <w:sz w:val="24"/>
              <w:szCs w:val="24"/>
            </w:rPr>
          </w:rPrChange>
        </w:rPr>
        <w:t>–</w:t>
      </w:r>
      <w:r w:rsidR="00F413F7" w:rsidRPr="00523387">
        <w:rPr>
          <w:rFonts w:ascii="Times New Roman" w:hAnsi="Times New Roman" w:cs="Times New Roman"/>
          <w:sz w:val="24"/>
          <w:szCs w:val="24"/>
          <w:highlight w:val="green"/>
          <w:rPrChange w:id="2290" w:author="Соколов Сергей Вадимович" w:date="2024-01-19T16:41:00Z">
            <w:rPr>
              <w:rFonts w:ascii="Times New Roman" w:hAnsi="Times New Roman" w:cs="Times New Roman"/>
              <w:sz w:val="24"/>
              <w:szCs w:val="24"/>
            </w:rPr>
          </w:rPrChange>
        </w:rPr>
        <w:t xml:space="preserve"> фактических и потенциальных зон оползневого смещения: трещин различного происхождения (оползневых, тектонических, бортового отпора), старых поверхностей оползневого скольжения, поверхностей резкой смены физико-механических показателей (контакт коренных пород и склоновых отложений, переходные зоны между глинистыми и песчаными отложениями), пластичных глинистых прослоев на контактах с обводненными зонами, зон тектонических нарушений (выделяя особо плоскости сместителей с </w:t>
      </w:r>
      <w:del w:id="2291" w:author="Н.И." w:date="2019-02-14T12:42:00Z">
        <w:r w:rsidR="00F413F7" w:rsidRPr="00523387" w:rsidDel="008922BE">
          <w:rPr>
            <w:rFonts w:ascii="Times New Roman" w:hAnsi="Times New Roman" w:cs="Times New Roman"/>
            <w:sz w:val="24"/>
            <w:szCs w:val="24"/>
            <w:highlight w:val="green"/>
            <w:rPrChange w:id="2292" w:author="Соколов Сергей Вадимович" w:date="2024-01-19T16:41:00Z">
              <w:rPr>
                <w:rFonts w:ascii="Times New Roman" w:hAnsi="Times New Roman" w:cs="Times New Roman"/>
                <w:sz w:val="24"/>
                <w:szCs w:val="24"/>
              </w:rPr>
            </w:rPrChange>
          </w:rPr>
          <w:delText>«зеркалами»</w:delText>
        </w:r>
      </w:del>
      <w:ins w:id="2293" w:author="Н.И." w:date="2019-02-14T12:42:00Z">
        <w:r w:rsidR="008922BE" w:rsidRPr="00523387">
          <w:rPr>
            <w:rFonts w:ascii="Times New Roman" w:hAnsi="Times New Roman" w:cs="Times New Roman"/>
            <w:sz w:val="24"/>
            <w:szCs w:val="24"/>
            <w:highlight w:val="green"/>
            <w:rPrChange w:id="2294" w:author="Соколов Сергей Вадимович" w:date="2024-01-19T16:41:00Z">
              <w:rPr>
                <w:rFonts w:ascii="Times New Roman" w:hAnsi="Times New Roman" w:cs="Times New Roman"/>
                <w:sz w:val="24"/>
                <w:szCs w:val="24"/>
              </w:rPr>
            </w:rPrChange>
          </w:rPr>
          <w:t>зеркалами</w:t>
        </w:r>
      </w:ins>
      <w:r w:rsidR="00F413F7" w:rsidRPr="00523387">
        <w:rPr>
          <w:rFonts w:ascii="Times New Roman" w:hAnsi="Times New Roman" w:cs="Times New Roman"/>
          <w:sz w:val="24"/>
          <w:szCs w:val="24"/>
          <w:highlight w:val="green"/>
          <w:rPrChange w:id="2295" w:author="Соколов Сергей Вадимович" w:date="2024-01-19T16:41:00Z">
            <w:rPr>
              <w:rFonts w:ascii="Times New Roman" w:hAnsi="Times New Roman" w:cs="Times New Roman"/>
              <w:sz w:val="24"/>
              <w:szCs w:val="24"/>
            </w:rPr>
          </w:rPrChange>
        </w:rPr>
        <w:t xml:space="preserve"> скольжения и зоны интенсивного дробления)</w:t>
      </w:r>
      <w:r w:rsidR="009A57F6" w:rsidRPr="00523387">
        <w:rPr>
          <w:rFonts w:ascii="Times New Roman" w:hAnsi="Times New Roman" w:cs="Times New Roman"/>
          <w:sz w:val="24"/>
          <w:szCs w:val="24"/>
          <w:highlight w:val="green"/>
          <w:rPrChange w:id="2296" w:author="Соколов Сергей Вадимович" w:date="2024-01-19T16:41:00Z">
            <w:rPr>
              <w:rFonts w:ascii="Times New Roman" w:hAnsi="Times New Roman" w:cs="Times New Roman"/>
              <w:sz w:val="24"/>
              <w:szCs w:val="24"/>
            </w:rPr>
          </w:rPrChange>
        </w:rPr>
        <w:t xml:space="preserve">. </w:t>
      </w:r>
      <w:r w:rsidR="00A27538" w:rsidRPr="00523387">
        <w:rPr>
          <w:rFonts w:ascii="Times New Roman" w:hAnsi="Times New Roman" w:cs="Times New Roman"/>
          <w:sz w:val="24"/>
          <w:szCs w:val="24"/>
          <w:highlight w:val="green"/>
          <w:rPrChange w:id="2297" w:author="Соколов Сергей Вадимович" w:date="2024-01-19T16:41:00Z">
            <w:rPr>
              <w:rFonts w:ascii="Times New Roman" w:hAnsi="Times New Roman" w:cs="Times New Roman"/>
              <w:sz w:val="24"/>
              <w:szCs w:val="24"/>
            </w:rPr>
          </w:rPrChange>
        </w:rPr>
        <w:t>З</w:t>
      </w:r>
      <w:r w:rsidR="009A57F6" w:rsidRPr="00523387">
        <w:rPr>
          <w:rFonts w:ascii="Times New Roman" w:hAnsi="Times New Roman" w:cs="Times New Roman"/>
          <w:sz w:val="24"/>
          <w:szCs w:val="24"/>
          <w:highlight w:val="green"/>
          <w:rPrChange w:id="2298" w:author="Соколов Сергей Вадимович" w:date="2024-01-19T16:41:00Z">
            <w:rPr>
              <w:rFonts w:ascii="Times New Roman" w:hAnsi="Times New Roman" w:cs="Times New Roman"/>
              <w:sz w:val="24"/>
              <w:szCs w:val="24"/>
            </w:rPr>
          </w:rPrChange>
        </w:rPr>
        <w:t xml:space="preserve">оны </w:t>
      </w:r>
      <w:r w:rsidR="00A27538" w:rsidRPr="00523387">
        <w:rPr>
          <w:rFonts w:ascii="Times New Roman" w:hAnsi="Times New Roman" w:cs="Times New Roman"/>
          <w:sz w:val="24"/>
          <w:szCs w:val="24"/>
          <w:highlight w:val="green"/>
          <w:rPrChange w:id="2299" w:author="Соколов Сергей Вадимович" w:date="2024-01-19T16:41:00Z">
            <w:rPr>
              <w:rFonts w:ascii="Times New Roman" w:hAnsi="Times New Roman" w:cs="Times New Roman"/>
              <w:sz w:val="24"/>
              <w:szCs w:val="24"/>
            </w:rPr>
          </w:rPrChange>
        </w:rPr>
        <w:t xml:space="preserve">ослабления </w:t>
      </w:r>
      <w:r w:rsidR="009A57F6" w:rsidRPr="00523387">
        <w:rPr>
          <w:rFonts w:ascii="Times New Roman" w:hAnsi="Times New Roman" w:cs="Times New Roman"/>
          <w:sz w:val="24"/>
          <w:szCs w:val="24"/>
          <w:highlight w:val="green"/>
          <w:rPrChange w:id="2300" w:author="Соколов Сергей Вадимович" w:date="2024-01-19T16:41:00Z">
            <w:rPr>
              <w:rFonts w:ascii="Times New Roman" w:hAnsi="Times New Roman" w:cs="Times New Roman"/>
              <w:sz w:val="24"/>
              <w:szCs w:val="24"/>
            </w:rPr>
          </w:rPrChange>
        </w:rPr>
        <w:t>и прослойки наносятся на разрезы вне зависимости от и</w:t>
      </w:r>
      <w:r w:rsidR="00E54D9A" w:rsidRPr="00523387">
        <w:rPr>
          <w:rFonts w:ascii="Times New Roman" w:hAnsi="Times New Roman" w:cs="Times New Roman"/>
          <w:sz w:val="24"/>
          <w:szCs w:val="24"/>
          <w:highlight w:val="green"/>
          <w:rPrChange w:id="2301" w:author="Соколов Сергей Вадимович" w:date="2024-01-19T16:41:00Z">
            <w:rPr>
              <w:rFonts w:ascii="Times New Roman" w:hAnsi="Times New Roman" w:cs="Times New Roman"/>
              <w:sz w:val="24"/>
              <w:szCs w:val="24"/>
            </w:rPr>
          </w:rPrChange>
        </w:rPr>
        <w:t>х размеров в плане и по глубине;</w:t>
      </w:r>
    </w:p>
    <w:p w14:paraId="28997B6C" w14:textId="79AE739C" w:rsidR="00F413F7" w:rsidRPr="00523387" w:rsidRDefault="00D44195" w:rsidP="00D44195">
      <w:pPr>
        <w:pStyle w:val="aff1"/>
        <w:tabs>
          <w:tab w:val="left" w:pos="993"/>
        </w:tabs>
        <w:spacing w:line="360" w:lineRule="auto"/>
        <w:ind w:left="0" w:firstLine="709"/>
        <w:jc w:val="both"/>
        <w:rPr>
          <w:rFonts w:ascii="Times New Roman" w:hAnsi="Times New Roman" w:cs="Times New Roman"/>
          <w:sz w:val="24"/>
          <w:szCs w:val="24"/>
          <w:highlight w:val="green"/>
          <w:rPrChange w:id="2302"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303" w:author="Соколов Сергей Вадимович" w:date="2024-01-19T16:41:00Z">
            <w:rPr>
              <w:rFonts w:ascii="Times New Roman" w:hAnsi="Times New Roman" w:cs="Times New Roman"/>
              <w:sz w:val="24"/>
              <w:szCs w:val="24"/>
            </w:rPr>
          </w:rPrChange>
        </w:rPr>
        <w:t xml:space="preserve">- </w:t>
      </w:r>
      <w:r w:rsidR="00F413F7" w:rsidRPr="00523387">
        <w:rPr>
          <w:rFonts w:ascii="Times New Roman" w:hAnsi="Times New Roman" w:cs="Times New Roman"/>
          <w:sz w:val="24"/>
          <w:szCs w:val="24"/>
          <w:highlight w:val="green"/>
          <w:rPrChange w:id="2304" w:author="Соколов Сергей Вадимович" w:date="2024-01-19T16:41:00Z">
            <w:rPr>
              <w:rFonts w:ascii="Times New Roman" w:hAnsi="Times New Roman" w:cs="Times New Roman"/>
              <w:sz w:val="24"/>
              <w:szCs w:val="24"/>
            </w:rPr>
          </w:rPrChange>
        </w:rPr>
        <w:t>участки различного механизма смещения (скольжение, срезание, течение, выдавливание и т.</w:t>
      </w:r>
      <w:r w:rsidR="00E54D9A" w:rsidRPr="00523387">
        <w:rPr>
          <w:rFonts w:ascii="Times New Roman" w:hAnsi="Times New Roman" w:cs="Times New Roman"/>
          <w:sz w:val="24"/>
          <w:szCs w:val="24"/>
          <w:highlight w:val="green"/>
          <w:rPrChange w:id="2305" w:author="Соколов Сергей Вадимович" w:date="2024-01-19T16:41:00Z">
            <w:rPr>
              <w:rFonts w:ascii="Times New Roman" w:hAnsi="Times New Roman" w:cs="Times New Roman"/>
              <w:sz w:val="24"/>
              <w:szCs w:val="24"/>
            </w:rPr>
          </w:rPrChange>
        </w:rPr>
        <w:t xml:space="preserve"> </w:t>
      </w:r>
      <w:r w:rsidR="00F413F7" w:rsidRPr="00523387">
        <w:rPr>
          <w:rFonts w:ascii="Times New Roman" w:hAnsi="Times New Roman" w:cs="Times New Roman"/>
          <w:sz w:val="24"/>
          <w:szCs w:val="24"/>
          <w:highlight w:val="green"/>
          <w:rPrChange w:id="2306" w:author="Соколов Сергей Вадимович" w:date="2024-01-19T16:41:00Z">
            <w:rPr>
              <w:rFonts w:ascii="Times New Roman" w:hAnsi="Times New Roman" w:cs="Times New Roman"/>
              <w:sz w:val="24"/>
              <w:szCs w:val="24"/>
            </w:rPr>
          </w:rPrChange>
        </w:rPr>
        <w:t>д.);</w:t>
      </w:r>
    </w:p>
    <w:p w14:paraId="2320B9E0" w14:textId="395063E7" w:rsidR="00F413F7" w:rsidRPr="00523387" w:rsidRDefault="00D44195" w:rsidP="00D44195">
      <w:pPr>
        <w:pStyle w:val="aff1"/>
        <w:tabs>
          <w:tab w:val="left" w:pos="993"/>
        </w:tabs>
        <w:spacing w:line="360" w:lineRule="auto"/>
        <w:ind w:left="0" w:firstLine="709"/>
        <w:jc w:val="both"/>
        <w:rPr>
          <w:rFonts w:ascii="Times New Roman" w:hAnsi="Times New Roman" w:cs="Times New Roman"/>
          <w:sz w:val="24"/>
          <w:szCs w:val="24"/>
          <w:highlight w:val="green"/>
          <w:rPrChange w:id="2307"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308" w:author="Соколов Сергей Вадимович" w:date="2024-01-19T16:41:00Z">
            <w:rPr>
              <w:rFonts w:ascii="Times New Roman" w:hAnsi="Times New Roman" w:cs="Times New Roman"/>
              <w:sz w:val="24"/>
              <w:szCs w:val="24"/>
            </w:rPr>
          </w:rPrChange>
        </w:rPr>
        <w:t xml:space="preserve">- </w:t>
      </w:r>
      <w:r w:rsidR="00F413F7" w:rsidRPr="00523387">
        <w:rPr>
          <w:rFonts w:ascii="Times New Roman" w:hAnsi="Times New Roman" w:cs="Times New Roman"/>
          <w:sz w:val="24"/>
          <w:szCs w:val="24"/>
          <w:highlight w:val="green"/>
          <w:rPrChange w:id="2309" w:author="Соколов Сергей Вадимович" w:date="2024-01-19T16:41:00Z">
            <w:rPr>
              <w:rFonts w:ascii="Times New Roman" w:hAnsi="Times New Roman" w:cs="Times New Roman"/>
              <w:sz w:val="24"/>
              <w:szCs w:val="24"/>
            </w:rPr>
          </w:rPrChange>
        </w:rPr>
        <w:t>положение поверхности потока подземных вод (как свободного, так и напорного горизонта), а также наиболее низкое и наиболее высокое прогнозн</w:t>
      </w:r>
      <w:r w:rsidR="006B55F9" w:rsidRPr="00523387">
        <w:rPr>
          <w:rFonts w:ascii="Times New Roman" w:hAnsi="Times New Roman" w:cs="Times New Roman"/>
          <w:sz w:val="24"/>
          <w:szCs w:val="24"/>
          <w:highlight w:val="green"/>
          <w:rPrChange w:id="2310" w:author="Соколов Сергей Вадимович" w:date="2024-01-19T16:41:00Z">
            <w:rPr>
              <w:rFonts w:ascii="Times New Roman" w:hAnsi="Times New Roman" w:cs="Times New Roman"/>
              <w:sz w:val="24"/>
              <w:szCs w:val="24"/>
            </w:rPr>
          </w:rPrChange>
        </w:rPr>
        <w:t>ые</w:t>
      </w:r>
      <w:r w:rsidR="00F413F7" w:rsidRPr="00523387">
        <w:rPr>
          <w:rFonts w:ascii="Times New Roman" w:hAnsi="Times New Roman" w:cs="Times New Roman"/>
          <w:sz w:val="24"/>
          <w:szCs w:val="24"/>
          <w:highlight w:val="green"/>
          <w:rPrChange w:id="2311" w:author="Соколов Сергей Вадимович" w:date="2024-01-19T16:41:00Z">
            <w:rPr>
              <w:rFonts w:ascii="Times New Roman" w:hAnsi="Times New Roman" w:cs="Times New Roman"/>
              <w:sz w:val="24"/>
              <w:szCs w:val="24"/>
            </w:rPr>
          </w:rPrChange>
        </w:rPr>
        <w:t xml:space="preserve"> положени</w:t>
      </w:r>
      <w:r w:rsidR="006B55F9" w:rsidRPr="00523387">
        <w:rPr>
          <w:rFonts w:ascii="Times New Roman" w:hAnsi="Times New Roman" w:cs="Times New Roman"/>
          <w:sz w:val="24"/>
          <w:szCs w:val="24"/>
          <w:highlight w:val="green"/>
          <w:rPrChange w:id="2312" w:author="Соколов Сергей Вадимович" w:date="2024-01-19T16:41:00Z">
            <w:rPr>
              <w:rFonts w:ascii="Times New Roman" w:hAnsi="Times New Roman" w:cs="Times New Roman"/>
              <w:sz w:val="24"/>
              <w:szCs w:val="24"/>
            </w:rPr>
          </w:rPrChange>
        </w:rPr>
        <w:t>я</w:t>
      </w:r>
      <w:r w:rsidR="005A3A39" w:rsidRPr="00523387">
        <w:rPr>
          <w:rFonts w:ascii="Times New Roman" w:hAnsi="Times New Roman" w:cs="Times New Roman"/>
          <w:sz w:val="24"/>
          <w:szCs w:val="24"/>
          <w:highlight w:val="green"/>
          <w:rPrChange w:id="2313" w:author="Соколов Сергей Вадимович" w:date="2024-01-19T16:41:00Z">
            <w:rPr>
              <w:rFonts w:ascii="Times New Roman" w:hAnsi="Times New Roman" w:cs="Times New Roman"/>
              <w:sz w:val="24"/>
              <w:szCs w:val="24"/>
            </w:rPr>
          </w:rPrChange>
        </w:rPr>
        <w:t xml:space="preserve"> их</w:t>
      </w:r>
      <w:r w:rsidR="00F413F7" w:rsidRPr="00523387">
        <w:rPr>
          <w:rFonts w:ascii="Times New Roman" w:hAnsi="Times New Roman" w:cs="Times New Roman"/>
          <w:sz w:val="24"/>
          <w:szCs w:val="24"/>
          <w:highlight w:val="green"/>
          <w:rPrChange w:id="2314" w:author="Соколов Сергей Вадимович" w:date="2024-01-19T16:41:00Z">
            <w:rPr>
              <w:rFonts w:ascii="Times New Roman" w:hAnsi="Times New Roman" w:cs="Times New Roman"/>
              <w:sz w:val="24"/>
              <w:szCs w:val="24"/>
            </w:rPr>
          </w:rPrChange>
        </w:rPr>
        <w:t xml:space="preserve"> уровн</w:t>
      </w:r>
      <w:r w:rsidR="005A3A39" w:rsidRPr="00523387">
        <w:rPr>
          <w:rFonts w:ascii="Times New Roman" w:hAnsi="Times New Roman" w:cs="Times New Roman"/>
          <w:sz w:val="24"/>
          <w:szCs w:val="24"/>
          <w:highlight w:val="green"/>
          <w:rPrChange w:id="2315" w:author="Соколов Сергей Вадимович" w:date="2024-01-19T16:41:00Z">
            <w:rPr>
              <w:rFonts w:ascii="Times New Roman" w:hAnsi="Times New Roman" w:cs="Times New Roman"/>
              <w:sz w:val="24"/>
              <w:szCs w:val="24"/>
            </w:rPr>
          </w:rPrChange>
        </w:rPr>
        <w:t>ей</w:t>
      </w:r>
      <w:r w:rsidR="00F413F7" w:rsidRPr="00523387">
        <w:rPr>
          <w:rFonts w:ascii="Times New Roman" w:hAnsi="Times New Roman" w:cs="Times New Roman"/>
          <w:color w:val="FF0000"/>
          <w:sz w:val="24"/>
          <w:szCs w:val="24"/>
          <w:highlight w:val="green"/>
          <w:rPrChange w:id="2316" w:author="Соколов Сергей Вадимович" w:date="2024-01-19T16:41:00Z">
            <w:rPr>
              <w:rFonts w:ascii="Times New Roman" w:hAnsi="Times New Roman" w:cs="Times New Roman"/>
              <w:color w:val="FF0000"/>
              <w:sz w:val="24"/>
              <w:szCs w:val="24"/>
            </w:rPr>
          </w:rPrChange>
        </w:rPr>
        <w:t xml:space="preserve"> </w:t>
      </w:r>
      <w:r w:rsidR="00F413F7" w:rsidRPr="00523387">
        <w:rPr>
          <w:rFonts w:ascii="Times New Roman" w:hAnsi="Times New Roman" w:cs="Times New Roman"/>
          <w:sz w:val="24"/>
          <w:szCs w:val="24"/>
          <w:highlight w:val="green"/>
          <w:rPrChange w:id="2317" w:author="Соколов Сергей Вадимович" w:date="2024-01-19T16:41:00Z">
            <w:rPr>
              <w:rFonts w:ascii="Times New Roman" w:hAnsi="Times New Roman" w:cs="Times New Roman"/>
              <w:sz w:val="24"/>
              <w:szCs w:val="24"/>
            </w:rPr>
          </w:rPrChange>
        </w:rPr>
        <w:t>(наблюдаемое или прогнозируемое), мощность обводненной зоны;</w:t>
      </w:r>
    </w:p>
    <w:p w14:paraId="39877F79" w14:textId="77777777" w:rsidR="00F413F7" w:rsidRPr="00523387" w:rsidRDefault="00D44195" w:rsidP="00D44195">
      <w:pPr>
        <w:pStyle w:val="aff1"/>
        <w:tabs>
          <w:tab w:val="left" w:pos="993"/>
        </w:tabs>
        <w:spacing w:line="360" w:lineRule="auto"/>
        <w:ind w:left="0" w:firstLine="709"/>
        <w:jc w:val="both"/>
        <w:rPr>
          <w:rFonts w:ascii="Times New Roman" w:hAnsi="Times New Roman" w:cs="Times New Roman"/>
          <w:sz w:val="24"/>
          <w:szCs w:val="24"/>
          <w:highlight w:val="green"/>
          <w:rPrChange w:id="2318"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319" w:author="Соколов Сергей Вадимович" w:date="2024-01-19T16:41:00Z">
            <w:rPr>
              <w:rFonts w:ascii="Times New Roman" w:hAnsi="Times New Roman" w:cs="Times New Roman"/>
              <w:sz w:val="24"/>
              <w:szCs w:val="24"/>
            </w:rPr>
          </w:rPrChange>
        </w:rPr>
        <w:t xml:space="preserve">- </w:t>
      </w:r>
      <w:r w:rsidR="00F413F7" w:rsidRPr="00523387">
        <w:rPr>
          <w:rFonts w:ascii="Times New Roman" w:hAnsi="Times New Roman" w:cs="Times New Roman"/>
          <w:sz w:val="24"/>
          <w:szCs w:val="24"/>
          <w:highlight w:val="green"/>
          <w:rPrChange w:id="2320" w:author="Соколов Сергей Вадимович" w:date="2024-01-19T16:41:00Z">
            <w:rPr>
              <w:rFonts w:ascii="Times New Roman" w:hAnsi="Times New Roman" w:cs="Times New Roman"/>
              <w:sz w:val="24"/>
              <w:szCs w:val="24"/>
            </w:rPr>
          </w:rPrChange>
        </w:rPr>
        <w:t>очертание поверхности склона (до и после оползневого смещения);</w:t>
      </w:r>
    </w:p>
    <w:p w14:paraId="1E32082C" w14:textId="77777777" w:rsidR="00F413F7" w:rsidRPr="00523387" w:rsidRDefault="00D44195" w:rsidP="00D44195">
      <w:pPr>
        <w:pStyle w:val="aff1"/>
        <w:tabs>
          <w:tab w:val="left" w:pos="993"/>
        </w:tabs>
        <w:spacing w:line="360" w:lineRule="auto"/>
        <w:ind w:left="0" w:firstLine="709"/>
        <w:jc w:val="both"/>
        <w:rPr>
          <w:rFonts w:ascii="Times New Roman" w:hAnsi="Times New Roman" w:cs="Times New Roman"/>
          <w:sz w:val="24"/>
          <w:szCs w:val="24"/>
          <w:highlight w:val="green"/>
          <w:rPrChange w:id="2321"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322" w:author="Соколов Сергей Вадимович" w:date="2024-01-19T16:41:00Z">
            <w:rPr>
              <w:rFonts w:ascii="Times New Roman" w:hAnsi="Times New Roman" w:cs="Times New Roman"/>
              <w:sz w:val="24"/>
              <w:szCs w:val="24"/>
            </w:rPr>
          </w:rPrChange>
        </w:rPr>
        <w:t xml:space="preserve">- </w:t>
      </w:r>
      <w:r w:rsidR="00F413F7" w:rsidRPr="00523387">
        <w:rPr>
          <w:rFonts w:ascii="Times New Roman" w:hAnsi="Times New Roman" w:cs="Times New Roman"/>
          <w:sz w:val="24"/>
          <w:szCs w:val="24"/>
          <w:highlight w:val="green"/>
          <w:rPrChange w:id="2323" w:author="Соколов Сергей Вадимович" w:date="2024-01-19T16:41:00Z">
            <w:rPr>
              <w:rFonts w:ascii="Times New Roman" w:hAnsi="Times New Roman" w:cs="Times New Roman"/>
              <w:sz w:val="24"/>
              <w:szCs w:val="24"/>
            </w:rPr>
          </w:rPrChange>
        </w:rPr>
        <w:t>контуры проектируемых или существующих зданий и сооружений (в том числе противооползневых) с указанием нагрузки и глубины заложения подошвы фундамента.</w:t>
      </w:r>
    </w:p>
    <w:p w14:paraId="007030D8" w14:textId="56214728" w:rsidR="0020545E" w:rsidRPr="00523387" w:rsidRDefault="0020545E" w:rsidP="00A10BE1">
      <w:pPr>
        <w:pStyle w:val="aff1"/>
        <w:tabs>
          <w:tab w:val="left" w:pos="993"/>
        </w:tabs>
        <w:spacing w:line="360" w:lineRule="auto"/>
        <w:ind w:left="0" w:firstLine="709"/>
        <w:jc w:val="both"/>
        <w:rPr>
          <w:rFonts w:ascii="Times New Roman" w:hAnsi="Times New Roman" w:cs="Times New Roman"/>
          <w:sz w:val="24"/>
          <w:szCs w:val="24"/>
          <w:highlight w:val="green"/>
          <w:rPrChange w:id="2324"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325" w:author="Соколов Сергей Вадимович" w:date="2024-01-19T16:41:00Z">
            <w:rPr>
              <w:rFonts w:ascii="Times New Roman" w:hAnsi="Times New Roman" w:cs="Times New Roman"/>
              <w:sz w:val="24"/>
              <w:szCs w:val="24"/>
            </w:rPr>
          </w:rPrChange>
        </w:rPr>
        <w:t>Дополнительно, для расчетов устойчивости склонов необходима информация о расчетных значениях показателей физических, деформационных и прочностных свойств пород для каждого выделенного инженерно-геологического элемента</w:t>
      </w:r>
      <w:r w:rsidR="005541FF" w:rsidRPr="00523387">
        <w:rPr>
          <w:rFonts w:ascii="Times New Roman" w:hAnsi="Times New Roman" w:cs="Times New Roman"/>
          <w:sz w:val="24"/>
          <w:szCs w:val="24"/>
          <w:highlight w:val="green"/>
          <w:rPrChange w:id="2326" w:author="Соколов Сергей Вадимович" w:date="2024-01-19T16:41:00Z">
            <w:rPr>
              <w:rFonts w:ascii="Times New Roman" w:hAnsi="Times New Roman" w:cs="Times New Roman"/>
              <w:sz w:val="24"/>
              <w:szCs w:val="24"/>
            </w:rPr>
          </w:rPrChange>
        </w:rPr>
        <w:t>,</w:t>
      </w:r>
      <w:r w:rsidRPr="00523387">
        <w:rPr>
          <w:rFonts w:ascii="Times New Roman" w:hAnsi="Times New Roman" w:cs="Times New Roman"/>
          <w:sz w:val="24"/>
          <w:szCs w:val="24"/>
          <w:highlight w:val="green"/>
          <w:rPrChange w:id="2327" w:author="Соколов Сергей Вадимович" w:date="2024-01-19T16:41:00Z">
            <w:rPr>
              <w:rFonts w:ascii="Times New Roman" w:hAnsi="Times New Roman" w:cs="Times New Roman"/>
              <w:sz w:val="24"/>
              <w:szCs w:val="24"/>
            </w:rPr>
          </w:rPrChange>
        </w:rPr>
        <w:t xml:space="preserve"> данные об интенсивности сопутствующих проц</w:t>
      </w:r>
      <w:r w:rsidR="0075580B" w:rsidRPr="00523387">
        <w:rPr>
          <w:rFonts w:ascii="Times New Roman" w:hAnsi="Times New Roman" w:cs="Times New Roman"/>
          <w:sz w:val="24"/>
          <w:szCs w:val="24"/>
          <w:highlight w:val="green"/>
          <w:rPrChange w:id="2328" w:author="Соколов Сергей Вадимович" w:date="2024-01-19T16:41:00Z">
            <w:rPr>
              <w:rFonts w:ascii="Times New Roman" w:hAnsi="Times New Roman" w:cs="Times New Roman"/>
              <w:sz w:val="24"/>
              <w:szCs w:val="24"/>
            </w:rPr>
          </w:rPrChange>
        </w:rPr>
        <w:t xml:space="preserve">ессов (эрозии, суффозии и </w:t>
      </w:r>
      <w:r w:rsidR="00033EE9" w:rsidRPr="00523387">
        <w:rPr>
          <w:rFonts w:ascii="Times New Roman" w:hAnsi="Times New Roman" w:cs="Times New Roman"/>
          <w:sz w:val="24"/>
          <w:szCs w:val="24"/>
          <w:highlight w:val="green"/>
          <w:rPrChange w:id="2329" w:author="Соколов Сергей Вадимович" w:date="2024-01-19T16:41:00Z">
            <w:rPr>
              <w:rFonts w:ascii="Times New Roman" w:hAnsi="Times New Roman" w:cs="Times New Roman"/>
              <w:sz w:val="24"/>
              <w:szCs w:val="24"/>
            </w:rPr>
          </w:rPrChange>
        </w:rPr>
        <w:t>т. д.</w:t>
      </w:r>
      <w:r w:rsidR="0075580B" w:rsidRPr="00523387">
        <w:rPr>
          <w:rFonts w:ascii="Times New Roman" w:hAnsi="Times New Roman" w:cs="Times New Roman"/>
          <w:sz w:val="24"/>
          <w:szCs w:val="24"/>
          <w:highlight w:val="green"/>
          <w:rPrChange w:id="2330" w:author="Соколов Сергей Вадимович" w:date="2024-01-19T16:41:00Z">
            <w:rPr>
              <w:rFonts w:ascii="Times New Roman" w:hAnsi="Times New Roman" w:cs="Times New Roman"/>
              <w:sz w:val="24"/>
              <w:szCs w:val="24"/>
            </w:rPr>
          </w:rPrChange>
        </w:rPr>
        <w:t xml:space="preserve">), </w:t>
      </w:r>
      <w:r w:rsidRPr="00523387">
        <w:rPr>
          <w:rFonts w:ascii="Times New Roman" w:hAnsi="Times New Roman" w:cs="Times New Roman"/>
          <w:sz w:val="24"/>
          <w:szCs w:val="24"/>
          <w:highlight w:val="green"/>
          <w:rPrChange w:id="2331" w:author="Соколов Сергей Вадимович" w:date="2024-01-19T16:41:00Z">
            <w:rPr>
              <w:rFonts w:ascii="Times New Roman" w:hAnsi="Times New Roman" w:cs="Times New Roman"/>
              <w:sz w:val="24"/>
              <w:szCs w:val="24"/>
            </w:rPr>
          </w:rPrChange>
        </w:rPr>
        <w:t xml:space="preserve">о сейсмичности территории </w:t>
      </w:r>
      <w:r w:rsidR="00D42127" w:rsidRPr="00523387">
        <w:rPr>
          <w:rFonts w:ascii="Times New Roman" w:hAnsi="Times New Roman" w:cs="Times New Roman"/>
          <w:sz w:val="24"/>
          <w:szCs w:val="24"/>
          <w:highlight w:val="green"/>
          <w:rPrChange w:id="2332" w:author="Соколов Сергей Вадимович" w:date="2024-01-19T16:41:00Z">
            <w:rPr>
              <w:rFonts w:ascii="Times New Roman" w:hAnsi="Times New Roman" w:cs="Times New Roman"/>
              <w:sz w:val="24"/>
              <w:szCs w:val="24"/>
            </w:rPr>
          </w:rPrChange>
        </w:rPr>
        <w:t xml:space="preserve">и площадки </w:t>
      </w:r>
      <w:r w:rsidRPr="00523387">
        <w:rPr>
          <w:rFonts w:ascii="Times New Roman" w:hAnsi="Times New Roman" w:cs="Times New Roman"/>
          <w:sz w:val="24"/>
          <w:szCs w:val="24"/>
          <w:highlight w:val="green"/>
          <w:rPrChange w:id="2333" w:author="Соколов Сергей Вадимович" w:date="2024-01-19T16:41:00Z">
            <w:rPr>
              <w:rFonts w:ascii="Times New Roman" w:hAnsi="Times New Roman" w:cs="Times New Roman"/>
              <w:sz w:val="24"/>
              <w:szCs w:val="24"/>
            </w:rPr>
          </w:rPrChange>
        </w:rPr>
        <w:t>в пределах участка</w:t>
      </w:r>
      <w:r w:rsidR="0075580B" w:rsidRPr="00523387">
        <w:rPr>
          <w:rFonts w:ascii="Times New Roman" w:hAnsi="Times New Roman" w:cs="Times New Roman"/>
          <w:sz w:val="24"/>
          <w:szCs w:val="24"/>
          <w:highlight w:val="green"/>
          <w:rPrChange w:id="2334" w:author="Соколов Сергей Вадимович" w:date="2024-01-19T16:41:00Z">
            <w:rPr>
              <w:rFonts w:ascii="Times New Roman" w:hAnsi="Times New Roman" w:cs="Times New Roman"/>
              <w:sz w:val="24"/>
              <w:szCs w:val="24"/>
            </w:rPr>
          </w:rPrChange>
        </w:rPr>
        <w:t>.</w:t>
      </w:r>
    </w:p>
    <w:p w14:paraId="6B0E6C10" w14:textId="77777777" w:rsidR="00490903" w:rsidRPr="00523387" w:rsidRDefault="00E964F1"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335" w:author="Соколов Сергей Вадимович" w:date="2024-01-19T16:41: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336" w:author="Соколов Сергей Вадимович" w:date="2024-01-19T16:41:00Z">
            <w:rPr>
              <w:rFonts w:ascii="Times New Roman" w:eastAsia="Calibri" w:hAnsi="Times New Roman" w:cs="Times New Roman"/>
              <w:sz w:val="24"/>
              <w:szCs w:val="24"/>
            </w:rPr>
          </w:rPrChange>
        </w:rPr>
        <w:t xml:space="preserve">Количественная оценка устойчивости склонов, в обязательном порядке, должна завершаться анализом результатов. </w:t>
      </w:r>
    </w:p>
    <w:p w14:paraId="2354985A" w14:textId="312B71D1" w:rsidR="00306E24" w:rsidRPr="00523387" w:rsidRDefault="00E56124"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337" w:author="Соколов Сергей Вадимович" w:date="2024-01-19T16:41: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338" w:author="Соколов Сергей Вадимович" w:date="2024-01-19T16:41:00Z">
            <w:rPr>
              <w:rFonts w:ascii="Times New Roman" w:eastAsia="Calibri" w:hAnsi="Times New Roman" w:cs="Times New Roman"/>
              <w:sz w:val="24"/>
              <w:szCs w:val="24"/>
            </w:rPr>
          </w:rPrChange>
        </w:rPr>
        <w:t xml:space="preserve">Для каждого оползня необходимо построение минимум одного расчетного створа, приуроченного к его продольной оси. </w:t>
      </w:r>
      <w:r w:rsidR="00D44195" w:rsidRPr="00523387">
        <w:rPr>
          <w:rFonts w:ascii="Times New Roman" w:eastAsia="Calibri" w:hAnsi="Times New Roman" w:cs="Times New Roman"/>
          <w:sz w:val="24"/>
          <w:szCs w:val="24"/>
          <w:highlight w:val="green"/>
          <w:rPrChange w:id="2339" w:author="Соколов Сергей Вадимович" w:date="2024-01-19T16:41:00Z">
            <w:rPr>
              <w:rFonts w:ascii="Times New Roman" w:eastAsia="Calibri" w:hAnsi="Times New Roman" w:cs="Times New Roman"/>
              <w:sz w:val="24"/>
              <w:szCs w:val="24"/>
            </w:rPr>
          </w:rPrChange>
        </w:rPr>
        <w:t>Число</w:t>
      </w:r>
      <w:r w:rsidR="00046B4B" w:rsidRPr="00523387">
        <w:rPr>
          <w:rFonts w:ascii="Times New Roman" w:eastAsia="Calibri" w:hAnsi="Times New Roman" w:cs="Times New Roman"/>
          <w:sz w:val="24"/>
          <w:szCs w:val="24"/>
          <w:highlight w:val="green"/>
          <w:rPrChange w:id="2340" w:author="Соколов Сергей Вадимович" w:date="2024-01-19T16:41:00Z">
            <w:rPr>
              <w:rFonts w:ascii="Times New Roman" w:eastAsia="Calibri" w:hAnsi="Times New Roman" w:cs="Times New Roman"/>
              <w:sz w:val="24"/>
              <w:szCs w:val="24"/>
            </w:rPr>
          </w:rPrChange>
        </w:rPr>
        <w:t xml:space="preserve"> расчетных створов зависит от масштабности проявления оползневых процессов. </w:t>
      </w:r>
      <w:r w:rsidRPr="00523387">
        <w:rPr>
          <w:rFonts w:ascii="Times New Roman" w:eastAsia="Calibri" w:hAnsi="Times New Roman" w:cs="Times New Roman"/>
          <w:sz w:val="24"/>
          <w:szCs w:val="24"/>
          <w:highlight w:val="green"/>
          <w:rPrChange w:id="2341" w:author="Соколов Сергей Вадимович" w:date="2024-01-19T16:41:00Z">
            <w:rPr>
              <w:rFonts w:ascii="Times New Roman" w:eastAsia="Calibri" w:hAnsi="Times New Roman" w:cs="Times New Roman"/>
              <w:sz w:val="24"/>
              <w:szCs w:val="24"/>
            </w:rPr>
          </w:rPrChange>
        </w:rPr>
        <w:t>Направление основного расчетного створа должно совпадать с главным направлением выявленного или прогнозируемого движения оползня.</w:t>
      </w:r>
    </w:p>
    <w:p w14:paraId="7F658158" w14:textId="77777777" w:rsidR="002D0066" w:rsidRPr="00523387" w:rsidRDefault="00E56124"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342" w:author="Соколов Сергей Вадимович" w:date="2024-01-19T16:41:00Z">
            <w:rPr>
              <w:rFonts w:ascii="Times New Roman" w:eastAsia="Calibri" w:hAnsi="Times New Roman" w:cs="Times New Roman"/>
              <w:sz w:val="24"/>
              <w:szCs w:val="24"/>
            </w:rPr>
          </w:rPrChange>
        </w:rPr>
      </w:pPr>
      <w:r w:rsidRPr="00523387">
        <w:rPr>
          <w:rFonts w:ascii="Times New Roman" w:hAnsi="Times New Roman" w:cs="Times New Roman"/>
          <w:sz w:val="24"/>
          <w:szCs w:val="24"/>
          <w:highlight w:val="green"/>
          <w:rPrChange w:id="2343" w:author="Соколов Сергей Вадимович" w:date="2024-01-19T16:41:00Z">
            <w:rPr>
              <w:rFonts w:ascii="Times New Roman" w:hAnsi="Times New Roman" w:cs="Times New Roman"/>
              <w:sz w:val="24"/>
              <w:szCs w:val="24"/>
            </w:rPr>
          </w:rPrChange>
        </w:rPr>
        <w:t xml:space="preserve">Расчеты устойчивости </w:t>
      </w:r>
      <w:r w:rsidR="00861B66" w:rsidRPr="00523387">
        <w:rPr>
          <w:rFonts w:ascii="Times New Roman" w:hAnsi="Times New Roman" w:cs="Times New Roman"/>
          <w:sz w:val="24"/>
          <w:szCs w:val="24"/>
          <w:highlight w:val="green"/>
          <w:rPrChange w:id="2344" w:author="Соколов Сергей Вадимович" w:date="2024-01-19T16:41:00Z">
            <w:rPr>
              <w:rFonts w:ascii="Times New Roman" w:hAnsi="Times New Roman" w:cs="Times New Roman"/>
              <w:sz w:val="24"/>
              <w:szCs w:val="24"/>
            </w:rPr>
          </w:rPrChange>
        </w:rPr>
        <w:t xml:space="preserve">склонов (откосов) </w:t>
      </w:r>
      <w:r w:rsidR="00306E24" w:rsidRPr="00523387">
        <w:rPr>
          <w:rFonts w:ascii="Times New Roman" w:hAnsi="Times New Roman" w:cs="Times New Roman"/>
          <w:sz w:val="24"/>
          <w:szCs w:val="24"/>
          <w:highlight w:val="green"/>
          <w:rPrChange w:id="2345" w:author="Соколов Сергей Вадимович" w:date="2024-01-19T16:41:00Z">
            <w:rPr>
              <w:rFonts w:ascii="Times New Roman" w:hAnsi="Times New Roman" w:cs="Times New Roman"/>
              <w:sz w:val="24"/>
              <w:szCs w:val="24"/>
            </w:rPr>
          </w:rPrChange>
        </w:rPr>
        <w:t xml:space="preserve">допускается </w:t>
      </w:r>
      <w:r w:rsidRPr="00523387">
        <w:rPr>
          <w:rFonts w:ascii="Times New Roman" w:hAnsi="Times New Roman" w:cs="Times New Roman"/>
          <w:sz w:val="24"/>
          <w:szCs w:val="24"/>
          <w:highlight w:val="green"/>
          <w:rPrChange w:id="2346" w:author="Соколов Сергей Вадимович" w:date="2024-01-19T16:41:00Z">
            <w:rPr>
              <w:rFonts w:ascii="Times New Roman" w:hAnsi="Times New Roman" w:cs="Times New Roman"/>
              <w:sz w:val="24"/>
              <w:szCs w:val="24"/>
            </w:rPr>
          </w:rPrChange>
        </w:rPr>
        <w:t>выполня</w:t>
      </w:r>
      <w:r w:rsidR="00306E24" w:rsidRPr="00523387">
        <w:rPr>
          <w:rFonts w:ascii="Times New Roman" w:hAnsi="Times New Roman" w:cs="Times New Roman"/>
          <w:sz w:val="24"/>
          <w:szCs w:val="24"/>
          <w:highlight w:val="green"/>
          <w:rPrChange w:id="2347" w:author="Соколов Сергей Вадимович" w:date="2024-01-19T16:41:00Z">
            <w:rPr>
              <w:rFonts w:ascii="Times New Roman" w:hAnsi="Times New Roman" w:cs="Times New Roman"/>
              <w:sz w:val="24"/>
              <w:szCs w:val="24"/>
            </w:rPr>
          </w:rPrChange>
        </w:rPr>
        <w:t>ть</w:t>
      </w:r>
      <w:r w:rsidR="00E77E00" w:rsidRPr="00523387">
        <w:rPr>
          <w:rFonts w:ascii="Times New Roman" w:hAnsi="Times New Roman" w:cs="Times New Roman"/>
          <w:sz w:val="24"/>
          <w:szCs w:val="24"/>
          <w:highlight w:val="green"/>
          <w:rPrChange w:id="2348" w:author="Соколов Сергей Вадимович" w:date="2024-01-19T16:41:00Z">
            <w:rPr>
              <w:rFonts w:ascii="Times New Roman" w:hAnsi="Times New Roman" w:cs="Times New Roman"/>
              <w:sz w:val="24"/>
              <w:szCs w:val="24"/>
            </w:rPr>
          </w:rPrChange>
        </w:rPr>
        <w:t xml:space="preserve"> </w:t>
      </w:r>
      <w:r w:rsidR="00306E24" w:rsidRPr="00523387">
        <w:rPr>
          <w:rFonts w:ascii="Times New Roman" w:hAnsi="Times New Roman" w:cs="Times New Roman"/>
          <w:sz w:val="24"/>
          <w:szCs w:val="24"/>
          <w:highlight w:val="green"/>
          <w:rPrChange w:id="2349" w:author="Соколов Сергей Вадимович" w:date="2024-01-19T16:41:00Z">
            <w:rPr>
              <w:rFonts w:ascii="Times New Roman" w:hAnsi="Times New Roman" w:cs="Times New Roman"/>
              <w:sz w:val="24"/>
              <w:szCs w:val="24"/>
            </w:rPr>
          </w:rPrChange>
        </w:rPr>
        <w:t xml:space="preserve">одним из </w:t>
      </w:r>
      <w:r w:rsidR="00E77E00" w:rsidRPr="00523387">
        <w:rPr>
          <w:rFonts w:ascii="Times New Roman" w:hAnsi="Times New Roman" w:cs="Times New Roman"/>
          <w:sz w:val="24"/>
          <w:szCs w:val="24"/>
          <w:highlight w:val="green"/>
          <w:rPrChange w:id="2350" w:author="Соколов Сергей Вадимович" w:date="2024-01-19T16:41:00Z">
            <w:rPr>
              <w:rFonts w:ascii="Times New Roman" w:hAnsi="Times New Roman" w:cs="Times New Roman"/>
              <w:sz w:val="24"/>
              <w:szCs w:val="24"/>
            </w:rPr>
          </w:rPrChange>
        </w:rPr>
        <w:t>следующи</w:t>
      </w:r>
      <w:r w:rsidR="00306E24" w:rsidRPr="00523387">
        <w:rPr>
          <w:rFonts w:ascii="Times New Roman" w:hAnsi="Times New Roman" w:cs="Times New Roman"/>
          <w:sz w:val="24"/>
          <w:szCs w:val="24"/>
          <w:highlight w:val="green"/>
          <w:rPrChange w:id="2351" w:author="Соколов Сергей Вадимович" w:date="2024-01-19T16:41:00Z">
            <w:rPr>
              <w:rFonts w:ascii="Times New Roman" w:hAnsi="Times New Roman" w:cs="Times New Roman"/>
              <w:sz w:val="24"/>
              <w:szCs w:val="24"/>
            </w:rPr>
          </w:rPrChange>
        </w:rPr>
        <w:t>х</w:t>
      </w:r>
      <w:r w:rsidR="00E77E00" w:rsidRPr="00523387">
        <w:rPr>
          <w:rFonts w:ascii="Times New Roman" w:hAnsi="Times New Roman" w:cs="Times New Roman"/>
          <w:sz w:val="24"/>
          <w:szCs w:val="24"/>
          <w:highlight w:val="green"/>
          <w:rPrChange w:id="2352" w:author="Соколов Сергей Вадимович" w:date="2024-01-19T16:41:00Z">
            <w:rPr>
              <w:rFonts w:ascii="Times New Roman" w:hAnsi="Times New Roman" w:cs="Times New Roman"/>
              <w:sz w:val="24"/>
              <w:szCs w:val="24"/>
            </w:rPr>
          </w:rPrChange>
        </w:rPr>
        <w:t xml:space="preserve"> метод</w:t>
      </w:r>
      <w:r w:rsidR="00306E24" w:rsidRPr="00523387">
        <w:rPr>
          <w:rFonts w:ascii="Times New Roman" w:hAnsi="Times New Roman" w:cs="Times New Roman"/>
          <w:sz w:val="24"/>
          <w:szCs w:val="24"/>
          <w:highlight w:val="green"/>
          <w:rPrChange w:id="2353" w:author="Соколов Сергей Вадимович" w:date="2024-01-19T16:41:00Z">
            <w:rPr>
              <w:rFonts w:ascii="Times New Roman" w:hAnsi="Times New Roman" w:cs="Times New Roman"/>
              <w:sz w:val="24"/>
              <w:szCs w:val="24"/>
            </w:rPr>
          </w:rPrChange>
        </w:rPr>
        <w:t>ов</w:t>
      </w:r>
      <w:r w:rsidR="00BF1D7A" w:rsidRPr="00523387">
        <w:rPr>
          <w:rFonts w:ascii="Times New Roman" w:hAnsi="Times New Roman" w:cs="Times New Roman"/>
          <w:sz w:val="24"/>
          <w:szCs w:val="24"/>
          <w:highlight w:val="green"/>
          <w:rPrChange w:id="2354" w:author="Соколов Сергей Вадимович" w:date="2024-01-19T16:41:00Z">
            <w:rPr>
              <w:rFonts w:ascii="Times New Roman" w:hAnsi="Times New Roman" w:cs="Times New Roman"/>
              <w:sz w:val="24"/>
              <w:szCs w:val="24"/>
            </w:rPr>
          </w:rPrChange>
        </w:rPr>
        <w:t>:</w:t>
      </w:r>
    </w:p>
    <w:p w14:paraId="74200633" w14:textId="77777777" w:rsidR="002D0066" w:rsidRPr="00523387" w:rsidRDefault="00D44195" w:rsidP="00D44195">
      <w:pPr>
        <w:pStyle w:val="aff1"/>
        <w:tabs>
          <w:tab w:val="left" w:pos="993"/>
        </w:tabs>
        <w:spacing w:line="360" w:lineRule="auto"/>
        <w:ind w:left="0" w:firstLine="709"/>
        <w:jc w:val="both"/>
        <w:rPr>
          <w:rFonts w:ascii="Times New Roman" w:hAnsi="Times New Roman" w:cs="Times New Roman"/>
          <w:sz w:val="24"/>
          <w:szCs w:val="24"/>
          <w:highlight w:val="green"/>
          <w:rPrChange w:id="2355"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356" w:author="Соколов Сергей Вадимович" w:date="2024-01-19T16:41:00Z">
            <w:rPr>
              <w:rFonts w:ascii="Times New Roman" w:hAnsi="Times New Roman" w:cs="Times New Roman"/>
              <w:sz w:val="24"/>
              <w:szCs w:val="24"/>
            </w:rPr>
          </w:rPrChange>
        </w:rPr>
        <w:lastRenderedPageBreak/>
        <w:t xml:space="preserve">- </w:t>
      </w:r>
      <w:r w:rsidR="00306E24" w:rsidRPr="00523387">
        <w:rPr>
          <w:rFonts w:ascii="Times New Roman" w:hAnsi="Times New Roman" w:cs="Times New Roman"/>
          <w:sz w:val="24"/>
          <w:szCs w:val="24"/>
          <w:highlight w:val="green"/>
          <w:rPrChange w:id="2357" w:author="Соколов Сергей Вадимович" w:date="2024-01-19T16:41:00Z">
            <w:rPr>
              <w:rFonts w:ascii="Times New Roman" w:hAnsi="Times New Roman" w:cs="Times New Roman"/>
              <w:sz w:val="24"/>
              <w:szCs w:val="24"/>
            </w:rPr>
          </w:rPrChange>
        </w:rPr>
        <w:t xml:space="preserve">на основе </w:t>
      </w:r>
      <w:r w:rsidR="002D0066" w:rsidRPr="00523387">
        <w:rPr>
          <w:rFonts w:ascii="Times New Roman" w:hAnsi="Times New Roman" w:cs="Times New Roman"/>
          <w:sz w:val="24"/>
          <w:szCs w:val="24"/>
          <w:highlight w:val="green"/>
          <w:rPrChange w:id="2358" w:author="Соколов Сергей Вадимович" w:date="2024-01-19T16:41:00Z">
            <w:rPr>
              <w:rFonts w:ascii="Times New Roman" w:hAnsi="Times New Roman" w:cs="Times New Roman"/>
              <w:sz w:val="24"/>
              <w:szCs w:val="24"/>
            </w:rPr>
          </w:rPrChange>
        </w:rPr>
        <w:t>теории предельного равновесия</w:t>
      </w:r>
      <w:r w:rsidR="00306E24" w:rsidRPr="00523387">
        <w:rPr>
          <w:rFonts w:ascii="Times New Roman" w:hAnsi="Times New Roman" w:cs="Times New Roman"/>
          <w:sz w:val="24"/>
          <w:szCs w:val="24"/>
          <w:highlight w:val="green"/>
          <w:rPrChange w:id="2359" w:author="Соколов Сергей Вадимович" w:date="2024-01-19T16:41:00Z">
            <w:rPr>
              <w:rFonts w:ascii="Times New Roman" w:hAnsi="Times New Roman" w:cs="Times New Roman"/>
              <w:sz w:val="24"/>
              <w:szCs w:val="24"/>
            </w:rPr>
          </w:rPrChange>
        </w:rPr>
        <w:t>;</w:t>
      </w:r>
    </w:p>
    <w:p w14:paraId="0B9ACED6" w14:textId="3B81709F" w:rsidR="006A1110" w:rsidRPr="00523387" w:rsidRDefault="00D44195" w:rsidP="00D44195">
      <w:pPr>
        <w:pStyle w:val="aff1"/>
        <w:tabs>
          <w:tab w:val="left" w:pos="993"/>
        </w:tabs>
        <w:spacing w:line="360" w:lineRule="auto"/>
        <w:ind w:left="0" w:firstLine="709"/>
        <w:jc w:val="both"/>
        <w:rPr>
          <w:rFonts w:ascii="Times New Roman" w:hAnsi="Times New Roman" w:cs="Times New Roman"/>
          <w:sz w:val="24"/>
          <w:szCs w:val="24"/>
          <w:highlight w:val="green"/>
          <w:rPrChange w:id="2360"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361" w:author="Соколов Сергей Вадимович" w:date="2024-01-19T16:41:00Z">
            <w:rPr>
              <w:rFonts w:ascii="Times New Roman" w:hAnsi="Times New Roman" w:cs="Times New Roman"/>
              <w:sz w:val="24"/>
              <w:szCs w:val="24"/>
            </w:rPr>
          </w:rPrChange>
        </w:rPr>
        <w:t xml:space="preserve">- </w:t>
      </w:r>
      <w:r w:rsidR="006A1110" w:rsidRPr="00523387">
        <w:rPr>
          <w:rFonts w:ascii="Times New Roman" w:hAnsi="Times New Roman" w:cs="Times New Roman"/>
          <w:sz w:val="24"/>
          <w:szCs w:val="24"/>
          <w:highlight w:val="green"/>
          <w:rPrChange w:id="2362" w:author="Соколов Сергей Вадимович" w:date="2024-01-19T16:41:00Z">
            <w:rPr>
              <w:rFonts w:ascii="Times New Roman" w:hAnsi="Times New Roman" w:cs="Times New Roman"/>
              <w:sz w:val="24"/>
              <w:szCs w:val="24"/>
            </w:rPr>
          </w:rPrChange>
        </w:rPr>
        <w:t>численными методами (</w:t>
      </w:r>
      <w:r w:rsidR="00473FCE" w:rsidRPr="00523387">
        <w:rPr>
          <w:rFonts w:ascii="Times New Roman" w:hAnsi="Times New Roman" w:cs="Times New Roman"/>
          <w:sz w:val="24"/>
          <w:szCs w:val="24"/>
          <w:highlight w:val="green"/>
          <w:rPrChange w:id="2363" w:author="Соколов Сергей Вадимович" w:date="2024-01-19T16:41:00Z">
            <w:rPr>
              <w:rFonts w:ascii="Times New Roman" w:hAnsi="Times New Roman" w:cs="Times New Roman"/>
              <w:sz w:val="24"/>
              <w:szCs w:val="24"/>
            </w:rPr>
          </w:rPrChange>
        </w:rPr>
        <w:t>конечных элементов</w:t>
      </w:r>
      <w:r w:rsidR="006A1110" w:rsidRPr="00523387">
        <w:rPr>
          <w:rFonts w:ascii="Times New Roman" w:hAnsi="Times New Roman" w:cs="Times New Roman"/>
          <w:sz w:val="24"/>
          <w:szCs w:val="24"/>
          <w:highlight w:val="green"/>
          <w:rPrChange w:id="2364" w:author="Соколов Сергей Вадимович" w:date="2024-01-19T16:41:00Z">
            <w:rPr>
              <w:rFonts w:ascii="Times New Roman" w:hAnsi="Times New Roman" w:cs="Times New Roman"/>
              <w:sz w:val="24"/>
              <w:szCs w:val="24"/>
            </w:rPr>
          </w:rPrChange>
        </w:rPr>
        <w:t>, конечных разностей</w:t>
      </w:r>
      <w:r w:rsidR="005027A9" w:rsidRPr="00523387">
        <w:rPr>
          <w:rFonts w:ascii="Times New Roman" w:hAnsi="Times New Roman" w:cs="Times New Roman"/>
          <w:sz w:val="24"/>
          <w:szCs w:val="24"/>
          <w:highlight w:val="green"/>
          <w:rPrChange w:id="2365" w:author="Соколов Сергей Вадимович" w:date="2024-01-19T16:41:00Z">
            <w:rPr>
              <w:rFonts w:ascii="Times New Roman" w:hAnsi="Times New Roman" w:cs="Times New Roman"/>
              <w:sz w:val="24"/>
              <w:szCs w:val="24"/>
            </w:rPr>
          </w:rPrChange>
        </w:rPr>
        <w:t xml:space="preserve">, </w:t>
      </w:r>
      <w:r w:rsidR="006A1110" w:rsidRPr="00523387">
        <w:rPr>
          <w:rFonts w:ascii="Times New Roman" w:hAnsi="Times New Roman" w:cs="Times New Roman"/>
          <w:sz w:val="24"/>
          <w:szCs w:val="24"/>
          <w:highlight w:val="green"/>
          <w:rPrChange w:id="2366" w:author="Соколов Сергей Вадимович" w:date="2024-01-19T16:41:00Z">
            <w:rPr>
              <w:rFonts w:ascii="Times New Roman" w:hAnsi="Times New Roman" w:cs="Times New Roman"/>
              <w:sz w:val="24"/>
              <w:szCs w:val="24"/>
            </w:rPr>
          </w:rPrChange>
        </w:rPr>
        <w:t xml:space="preserve">и </w:t>
      </w:r>
      <w:r w:rsidR="00033EE9" w:rsidRPr="00523387">
        <w:rPr>
          <w:rFonts w:ascii="Times New Roman" w:hAnsi="Times New Roman" w:cs="Times New Roman"/>
          <w:sz w:val="24"/>
          <w:szCs w:val="24"/>
          <w:highlight w:val="green"/>
          <w:rPrChange w:id="2367" w:author="Соколов Сергей Вадимович" w:date="2024-01-19T16:41:00Z">
            <w:rPr>
              <w:rFonts w:ascii="Times New Roman" w:hAnsi="Times New Roman" w:cs="Times New Roman"/>
              <w:sz w:val="24"/>
              <w:szCs w:val="24"/>
            </w:rPr>
          </w:rPrChange>
        </w:rPr>
        <w:t>т. п.</w:t>
      </w:r>
      <w:r w:rsidR="006A1110" w:rsidRPr="00523387">
        <w:rPr>
          <w:rFonts w:ascii="Times New Roman" w:hAnsi="Times New Roman" w:cs="Times New Roman"/>
          <w:sz w:val="24"/>
          <w:szCs w:val="24"/>
          <w:highlight w:val="green"/>
          <w:rPrChange w:id="2368" w:author="Соколов Сергей Вадимович" w:date="2024-01-19T16:41:00Z">
            <w:rPr>
              <w:rFonts w:ascii="Times New Roman" w:hAnsi="Times New Roman" w:cs="Times New Roman"/>
              <w:sz w:val="24"/>
              <w:szCs w:val="24"/>
            </w:rPr>
          </w:rPrChange>
        </w:rPr>
        <w:t>)</w:t>
      </w:r>
      <w:r w:rsidR="00E43C3E" w:rsidRPr="00523387">
        <w:rPr>
          <w:rFonts w:ascii="Times New Roman" w:hAnsi="Times New Roman" w:cs="Times New Roman"/>
          <w:sz w:val="24"/>
          <w:szCs w:val="24"/>
          <w:highlight w:val="green"/>
          <w:rPrChange w:id="2369" w:author="Соколов Сергей Вадимович" w:date="2024-01-19T16:41:00Z">
            <w:rPr>
              <w:rFonts w:ascii="Times New Roman" w:hAnsi="Times New Roman" w:cs="Times New Roman"/>
              <w:sz w:val="24"/>
              <w:szCs w:val="24"/>
            </w:rPr>
          </w:rPrChange>
        </w:rPr>
        <w:t>;</w:t>
      </w:r>
    </w:p>
    <w:p w14:paraId="4CFDA868" w14:textId="77777777" w:rsidR="006A1110" w:rsidRPr="00523387" w:rsidRDefault="00D44195" w:rsidP="00D44195">
      <w:pPr>
        <w:pStyle w:val="aff1"/>
        <w:tabs>
          <w:tab w:val="left" w:pos="993"/>
        </w:tabs>
        <w:spacing w:line="360" w:lineRule="auto"/>
        <w:ind w:left="0" w:firstLine="709"/>
        <w:jc w:val="both"/>
        <w:rPr>
          <w:rFonts w:ascii="Times New Roman" w:hAnsi="Times New Roman" w:cs="Times New Roman"/>
          <w:sz w:val="24"/>
          <w:szCs w:val="24"/>
          <w:highlight w:val="green"/>
          <w:rPrChange w:id="2370"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371" w:author="Соколов Сергей Вадимович" w:date="2024-01-19T16:41:00Z">
            <w:rPr>
              <w:rFonts w:ascii="Times New Roman" w:hAnsi="Times New Roman" w:cs="Times New Roman"/>
              <w:sz w:val="24"/>
              <w:szCs w:val="24"/>
            </w:rPr>
          </w:rPrChange>
        </w:rPr>
        <w:t xml:space="preserve">- </w:t>
      </w:r>
      <w:r w:rsidR="006A1110" w:rsidRPr="00523387">
        <w:rPr>
          <w:rFonts w:ascii="Times New Roman" w:hAnsi="Times New Roman" w:cs="Times New Roman"/>
          <w:sz w:val="24"/>
          <w:szCs w:val="24"/>
          <w:highlight w:val="green"/>
          <w:rPrChange w:id="2372" w:author="Соколов Сергей Вадимович" w:date="2024-01-19T16:41:00Z">
            <w:rPr>
              <w:rFonts w:ascii="Times New Roman" w:hAnsi="Times New Roman" w:cs="Times New Roman"/>
              <w:sz w:val="24"/>
              <w:szCs w:val="24"/>
            </w:rPr>
          </w:rPrChange>
        </w:rPr>
        <w:t>объемных скальных блоков при расчете оползней в скальных грунтах (когда развитие оползня сдвига происходит по плоскостям, образованными трещинами).</w:t>
      </w:r>
    </w:p>
    <w:p w14:paraId="3A326E41" w14:textId="3C2B7089" w:rsidR="00CB105F" w:rsidRPr="00523387" w:rsidRDefault="00E56124" w:rsidP="00861B66">
      <w:pPr>
        <w:pStyle w:val="aff1"/>
        <w:spacing w:line="360" w:lineRule="auto"/>
        <w:ind w:left="0" w:firstLine="709"/>
        <w:jc w:val="both"/>
        <w:rPr>
          <w:rFonts w:ascii="Times New Roman" w:hAnsi="Times New Roman" w:cs="Times New Roman"/>
          <w:sz w:val="24"/>
          <w:szCs w:val="24"/>
          <w:highlight w:val="green"/>
          <w:rPrChange w:id="2373"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374" w:author="Соколов Сергей Вадимович" w:date="2024-01-19T16:41:00Z">
            <w:rPr>
              <w:rFonts w:ascii="Times New Roman" w:hAnsi="Times New Roman" w:cs="Times New Roman"/>
              <w:sz w:val="24"/>
              <w:szCs w:val="24"/>
            </w:rPr>
          </w:rPrChange>
        </w:rPr>
        <w:t>При использовании других методов в отчете необходимо приводить алгоритм расчетов, а их результаты сопоставлять с</w:t>
      </w:r>
      <w:r w:rsidR="00861379" w:rsidRPr="00523387">
        <w:rPr>
          <w:rFonts w:ascii="Times New Roman" w:hAnsi="Times New Roman" w:cs="Times New Roman"/>
          <w:sz w:val="24"/>
          <w:szCs w:val="24"/>
          <w:highlight w:val="green"/>
          <w:rPrChange w:id="2375" w:author="Соколов Сергей Вадимович" w:date="2024-01-19T16:41:00Z">
            <w:rPr>
              <w:rFonts w:ascii="Times New Roman" w:hAnsi="Times New Roman" w:cs="Times New Roman"/>
              <w:sz w:val="24"/>
              <w:szCs w:val="24"/>
            </w:rPr>
          </w:rPrChange>
        </w:rPr>
        <w:t xml:space="preserve"> результатами</w:t>
      </w:r>
      <w:r w:rsidRPr="00523387">
        <w:rPr>
          <w:rFonts w:ascii="Times New Roman" w:hAnsi="Times New Roman" w:cs="Times New Roman"/>
          <w:sz w:val="24"/>
          <w:szCs w:val="24"/>
          <w:highlight w:val="green"/>
          <w:rPrChange w:id="2376" w:author="Соколов Сергей Вадимович" w:date="2024-01-19T16:41:00Z">
            <w:rPr>
              <w:rFonts w:ascii="Times New Roman" w:hAnsi="Times New Roman" w:cs="Times New Roman"/>
              <w:sz w:val="24"/>
              <w:szCs w:val="24"/>
            </w:rPr>
          </w:rPrChange>
        </w:rPr>
        <w:t xml:space="preserve">, получаемыми </w:t>
      </w:r>
      <w:r w:rsidR="00D44195" w:rsidRPr="00523387">
        <w:rPr>
          <w:rFonts w:ascii="Times New Roman" w:hAnsi="Times New Roman" w:cs="Times New Roman"/>
          <w:sz w:val="24"/>
          <w:szCs w:val="24"/>
          <w:highlight w:val="green"/>
          <w:rPrChange w:id="2377" w:author="Соколов Сергей Вадимович" w:date="2024-01-19T16:41:00Z">
            <w:rPr>
              <w:rFonts w:ascii="Times New Roman" w:hAnsi="Times New Roman" w:cs="Times New Roman"/>
              <w:sz w:val="24"/>
              <w:szCs w:val="24"/>
            </w:rPr>
          </w:rPrChange>
        </w:rPr>
        <w:t>при</w:t>
      </w:r>
      <w:r w:rsidRPr="00523387">
        <w:rPr>
          <w:rFonts w:ascii="Times New Roman" w:hAnsi="Times New Roman" w:cs="Times New Roman"/>
          <w:sz w:val="24"/>
          <w:szCs w:val="24"/>
          <w:highlight w:val="green"/>
          <w:rPrChange w:id="2378" w:author="Соколов Сергей Вадимович" w:date="2024-01-19T16:41:00Z">
            <w:rPr>
              <w:rFonts w:ascii="Times New Roman" w:hAnsi="Times New Roman" w:cs="Times New Roman"/>
              <w:sz w:val="24"/>
              <w:szCs w:val="24"/>
            </w:rPr>
          </w:rPrChange>
        </w:rPr>
        <w:t xml:space="preserve"> применени</w:t>
      </w:r>
      <w:r w:rsidR="00ED608B" w:rsidRPr="00523387">
        <w:rPr>
          <w:rFonts w:ascii="Times New Roman" w:hAnsi="Times New Roman" w:cs="Times New Roman"/>
          <w:sz w:val="24"/>
          <w:szCs w:val="24"/>
          <w:highlight w:val="green"/>
          <w:rPrChange w:id="2379" w:author="Соколов Сергей Вадимович" w:date="2024-01-19T16:41:00Z">
            <w:rPr>
              <w:rFonts w:ascii="Times New Roman" w:hAnsi="Times New Roman" w:cs="Times New Roman"/>
              <w:sz w:val="24"/>
              <w:szCs w:val="24"/>
            </w:rPr>
          </w:rPrChange>
        </w:rPr>
        <w:t>и</w:t>
      </w:r>
      <w:r w:rsidRPr="00523387">
        <w:rPr>
          <w:rFonts w:ascii="Times New Roman" w:hAnsi="Times New Roman" w:cs="Times New Roman"/>
          <w:sz w:val="24"/>
          <w:szCs w:val="24"/>
          <w:highlight w:val="green"/>
          <w:rPrChange w:id="2380" w:author="Соколов Сергей Вадимович" w:date="2024-01-19T16:41:00Z">
            <w:rPr>
              <w:rFonts w:ascii="Times New Roman" w:hAnsi="Times New Roman" w:cs="Times New Roman"/>
              <w:sz w:val="24"/>
              <w:szCs w:val="24"/>
            </w:rPr>
          </w:rPrChange>
        </w:rPr>
        <w:t xml:space="preserve"> </w:t>
      </w:r>
      <w:r w:rsidR="000268DE" w:rsidRPr="00523387">
        <w:rPr>
          <w:rFonts w:ascii="Times New Roman" w:hAnsi="Times New Roman" w:cs="Times New Roman"/>
          <w:sz w:val="24"/>
          <w:szCs w:val="24"/>
          <w:highlight w:val="green"/>
          <w:rPrChange w:id="2381" w:author="Соколов Сергей Вадимович" w:date="2024-01-19T16:41:00Z">
            <w:rPr>
              <w:rFonts w:ascii="Times New Roman" w:hAnsi="Times New Roman" w:cs="Times New Roman"/>
              <w:sz w:val="24"/>
              <w:szCs w:val="24"/>
            </w:rPr>
          </w:rPrChange>
        </w:rPr>
        <w:t>выше</w:t>
      </w:r>
      <w:r w:rsidR="00424471" w:rsidRPr="00523387">
        <w:rPr>
          <w:rFonts w:ascii="Times New Roman" w:hAnsi="Times New Roman" w:cs="Times New Roman"/>
          <w:sz w:val="24"/>
          <w:szCs w:val="24"/>
          <w:highlight w:val="green"/>
          <w:rPrChange w:id="2382" w:author="Соколов Сергей Вадимович" w:date="2024-01-19T16:41:00Z">
            <w:rPr>
              <w:rFonts w:ascii="Times New Roman" w:hAnsi="Times New Roman" w:cs="Times New Roman"/>
              <w:sz w:val="24"/>
              <w:szCs w:val="24"/>
            </w:rPr>
          </w:rPrChange>
        </w:rPr>
        <w:t xml:space="preserve">указанных </w:t>
      </w:r>
      <w:r w:rsidRPr="00523387">
        <w:rPr>
          <w:rFonts w:ascii="Times New Roman" w:hAnsi="Times New Roman" w:cs="Times New Roman"/>
          <w:sz w:val="24"/>
          <w:szCs w:val="24"/>
          <w:highlight w:val="green"/>
          <w:rPrChange w:id="2383" w:author="Соколов Сергей Вадимович" w:date="2024-01-19T16:41:00Z">
            <w:rPr>
              <w:rFonts w:ascii="Times New Roman" w:hAnsi="Times New Roman" w:cs="Times New Roman"/>
              <w:sz w:val="24"/>
              <w:szCs w:val="24"/>
            </w:rPr>
          </w:rPrChange>
        </w:rPr>
        <w:t>расчетных методов.</w:t>
      </w:r>
    </w:p>
    <w:p w14:paraId="3BBC909A" w14:textId="77777777" w:rsidR="006A1110" w:rsidRPr="00523387" w:rsidRDefault="00012CEB"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384" w:author="Соколов Сергей Вадимович" w:date="2024-01-19T16:41: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385" w:author="Соколов Сергей Вадимович" w:date="2024-01-19T16:41:00Z">
            <w:rPr>
              <w:rFonts w:ascii="Times New Roman" w:eastAsia="Calibri" w:hAnsi="Times New Roman" w:cs="Times New Roman"/>
              <w:sz w:val="24"/>
              <w:szCs w:val="24"/>
            </w:rPr>
          </w:rPrChange>
        </w:rPr>
        <w:t>Количественная оценка устойчивости склонов может выполняться в дв</w:t>
      </w:r>
      <w:r w:rsidR="009E606C" w:rsidRPr="00523387">
        <w:rPr>
          <w:rFonts w:ascii="Times New Roman" w:eastAsia="Calibri" w:hAnsi="Times New Roman" w:cs="Times New Roman"/>
          <w:sz w:val="24"/>
          <w:szCs w:val="24"/>
          <w:highlight w:val="green"/>
          <w:rPrChange w:id="2386" w:author="Соколов Сергей Вадимович" w:date="2024-01-19T16:41:00Z">
            <w:rPr>
              <w:rFonts w:ascii="Times New Roman" w:eastAsia="Calibri" w:hAnsi="Times New Roman" w:cs="Times New Roman"/>
              <w:sz w:val="24"/>
              <w:szCs w:val="24"/>
            </w:rPr>
          </w:rPrChange>
        </w:rPr>
        <w:t xml:space="preserve">ух- и/или трехмерной (объемной) постановке с прогнозом </w:t>
      </w:r>
      <w:r w:rsidRPr="00523387">
        <w:rPr>
          <w:rFonts w:ascii="Times New Roman" w:eastAsia="Calibri" w:hAnsi="Times New Roman" w:cs="Times New Roman"/>
          <w:sz w:val="24"/>
          <w:szCs w:val="24"/>
          <w:highlight w:val="green"/>
          <w:rPrChange w:id="2387" w:author="Соколов Сергей Вадимович" w:date="2024-01-19T16:41:00Z">
            <w:rPr>
              <w:rFonts w:ascii="Times New Roman" w:eastAsia="Calibri" w:hAnsi="Times New Roman" w:cs="Times New Roman"/>
              <w:sz w:val="24"/>
              <w:szCs w:val="24"/>
            </w:rPr>
          </w:rPrChange>
        </w:rPr>
        <w:t>развити</w:t>
      </w:r>
      <w:r w:rsidR="009E606C" w:rsidRPr="00523387">
        <w:rPr>
          <w:rFonts w:ascii="Times New Roman" w:eastAsia="Calibri" w:hAnsi="Times New Roman" w:cs="Times New Roman"/>
          <w:sz w:val="24"/>
          <w:szCs w:val="24"/>
          <w:highlight w:val="green"/>
          <w:rPrChange w:id="2388" w:author="Соколов Сергей Вадимович" w:date="2024-01-19T16:41:00Z">
            <w:rPr>
              <w:rFonts w:ascii="Times New Roman" w:eastAsia="Calibri" w:hAnsi="Times New Roman" w:cs="Times New Roman"/>
              <w:sz w:val="24"/>
              <w:szCs w:val="24"/>
            </w:rPr>
          </w:rPrChange>
        </w:rPr>
        <w:t>я</w:t>
      </w:r>
      <w:r w:rsidRPr="00523387">
        <w:rPr>
          <w:rFonts w:ascii="Times New Roman" w:eastAsia="Calibri" w:hAnsi="Times New Roman" w:cs="Times New Roman"/>
          <w:sz w:val="24"/>
          <w:szCs w:val="24"/>
          <w:highlight w:val="green"/>
          <w:rPrChange w:id="2389" w:author="Соколов Сергей Вадимович" w:date="2024-01-19T16:41:00Z">
            <w:rPr>
              <w:rFonts w:ascii="Times New Roman" w:eastAsia="Calibri" w:hAnsi="Times New Roman" w:cs="Times New Roman"/>
              <w:sz w:val="24"/>
              <w:szCs w:val="24"/>
            </w:rPr>
          </w:rPrChange>
        </w:rPr>
        <w:t xml:space="preserve"> оползневого процесса не </w:t>
      </w:r>
      <w:r w:rsidR="009E606C" w:rsidRPr="00523387">
        <w:rPr>
          <w:rFonts w:ascii="Times New Roman" w:eastAsia="Calibri" w:hAnsi="Times New Roman" w:cs="Times New Roman"/>
          <w:sz w:val="24"/>
          <w:szCs w:val="24"/>
          <w:highlight w:val="green"/>
          <w:rPrChange w:id="2390" w:author="Соколов Сергей Вадимович" w:date="2024-01-19T16:41:00Z">
            <w:rPr>
              <w:rFonts w:ascii="Times New Roman" w:eastAsia="Calibri" w:hAnsi="Times New Roman" w:cs="Times New Roman"/>
              <w:sz w:val="24"/>
              <w:szCs w:val="24"/>
            </w:rPr>
          </w:rPrChange>
        </w:rPr>
        <w:t>только по глубине проникновения</w:t>
      </w:r>
      <w:r w:rsidRPr="00523387">
        <w:rPr>
          <w:rFonts w:ascii="Times New Roman" w:eastAsia="Calibri" w:hAnsi="Times New Roman" w:cs="Times New Roman"/>
          <w:sz w:val="24"/>
          <w:szCs w:val="24"/>
          <w:highlight w:val="green"/>
          <w:rPrChange w:id="2391" w:author="Соколов Сергей Вадимович" w:date="2024-01-19T16:41:00Z">
            <w:rPr>
              <w:rFonts w:ascii="Times New Roman" w:eastAsia="Calibri" w:hAnsi="Times New Roman" w:cs="Times New Roman"/>
              <w:sz w:val="24"/>
              <w:szCs w:val="24"/>
            </w:rPr>
          </w:rPrChange>
        </w:rPr>
        <w:t>, но и в плане.</w:t>
      </w:r>
    </w:p>
    <w:p w14:paraId="4C042761" w14:textId="77777777" w:rsidR="00CB105F" w:rsidRPr="00523387" w:rsidRDefault="006A1110"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392" w:author="Соколов Сергей Вадимович" w:date="2024-01-19T16:41: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393" w:author="Соколов Сергей Вадимович" w:date="2024-01-19T16:41:00Z">
            <w:rPr>
              <w:rFonts w:ascii="Times New Roman" w:eastAsia="Calibri" w:hAnsi="Times New Roman" w:cs="Times New Roman"/>
              <w:sz w:val="24"/>
              <w:szCs w:val="24"/>
            </w:rPr>
          </w:rPrChange>
        </w:rPr>
        <w:t xml:space="preserve">При выполнении расчетов устойчивости склона или откоса следует учитывать не только установившийся уровень грунтовых вод по </w:t>
      </w:r>
      <w:r w:rsidR="002C3520" w:rsidRPr="00523387">
        <w:rPr>
          <w:rFonts w:ascii="Times New Roman" w:eastAsia="Calibri" w:hAnsi="Times New Roman" w:cs="Times New Roman"/>
          <w:sz w:val="24"/>
          <w:szCs w:val="24"/>
          <w:highlight w:val="green"/>
          <w:rPrChange w:id="2394" w:author="Соколов Сергей Вадимович" w:date="2024-01-19T16:41:00Z">
            <w:rPr>
              <w:rFonts w:ascii="Times New Roman" w:eastAsia="Calibri" w:hAnsi="Times New Roman" w:cs="Times New Roman"/>
              <w:sz w:val="24"/>
              <w:szCs w:val="24"/>
            </w:rPr>
          </w:rPrChange>
        </w:rPr>
        <w:t>результатам</w:t>
      </w:r>
      <w:r w:rsidRPr="00523387">
        <w:rPr>
          <w:rFonts w:ascii="Times New Roman" w:eastAsia="Calibri" w:hAnsi="Times New Roman" w:cs="Times New Roman"/>
          <w:sz w:val="24"/>
          <w:szCs w:val="24"/>
          <w:highlight w:val="green"/>
          <w:rPrChange w:id="2395" w:author="Соколов Сергей Вадимович" w:date="2024-01-19T16:41:00Z">
            <w:rPr>
              <w:rFonts w:ascii="Times New Roman" w:eastAsia="Calibri" w:hAnsi="Times New Roman" w:cs="Times New Roman"/>
              <w:sz w:val="24"/>
              <w:szCs w:val="24"/>
            </w:rPr>
          </w:rPrChange>
        </w:rPr>
        <w:t xml:space="preserve"> изысканий, но и прогнозный максимальный</w:t>
      </w:r>
      <w:r w:rsidR="001522E7" w:rsidRPr="00523387">
        <w:rPr>
          <w:rFonts w:ascii="Times New Roman" w:eastAsia="Calibri" w:hAnsi="Times New Roman" w:cs="Times New Roman"/>
          <w:sz w:val="24"/>
          <w:szCs w:val="24"/>
          <w:highlight w:val="green"/>
          <w:rPrChange w:id="2396" w:author="Соколов Сергей Вадимович" w:date="2024-01-19T16:41:00Z">
            <w:rPr>
              <w:rFonts w:ascii="Times New Roman" w:eastAsia="Calibri" w:hAnsi="Times New Roman" w:cs="Times New Roman"/>
              <w:sz w:val="24"/>
              <w:szCs w:val="24"/>
            </w:rPr>
          </w:rPrChange>
        </w:rPr>
        <w:t>.</w:t>
      </w:r>
    </w:p>
    <w:p w14:paraId="5667A05C" w14:textId="45365AF9" w:rsidR="004B42FA" w:rsidRPr="00523387" w:rsidRDefault="001522E7"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397" w:author="Соколов Сергей Вадимович" w:date="2024-01-19T16:41: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398" w:author="Соколов Сергей Вадимович" w:date="2024-01-19T16:41:00Z">
            <w:rPr>
              <w:rFonts w:ascii="Times New Roman" w:eastAsia="Calibri" w:hAnsi="Times New Roman" w:cs="Times New Roman"/>
              <w:sz w:val="24"/>
              <w:szCs w:val="24"/>
            </w:rPr>
          </w:rPrChange>
        </w:rPr>
        <w:t>Расчет устойчивости склона</w:t>
      </w:r>
      <w:r w:rsidR="0046417D" w:rsidRPr="00523387">
        <w:rPr>
          <w:rFonts w:ascii="Times New Roman" w:eastAsia="Calibri" w:hAnsi="Times New Roman" w:cs="Times New Roman"/>
          <w:sz w:val="24"/>
          <w:szCs w:val="24"/>
          <w:highlight w:val="green"/>
          <w:rPrChange w:id="2399" w:author="Соколов Сергей Вадимович" w:date="2024-01-19T16:41:00Z">
            <w:rPr>
              <w:rFonts w:ascii="Times New Roman" w:eastAsia="Calibri" w:hAnsi="Times New Roman" w:cs="Times New Roman"/>
              <w:sz w:val="24"/>
              <w:szCs w:val="24"/>
            </w:rPr>
          </w:rPrChange>
        </w:rPr>
        <w:t xml:space="preserve"> в сейсмически активных районах, согласно СП 14.13330 </w:t>
      </w:r>
      <w:r w:rsidRPr="00523387">
        <w:rPr>
          <w:rFonts w:ascii="Times New Roman" w:eastAsia="Calibri" w:hAnsi="Times New Roman" w:cs="Times New Roman"/>
          <w:sz w:val="24"/>
          <w:szCs w:val="24"/>
          <w:highlight w:val="green"/>
          <w:rPrChange w:id="2400" w:author="Соколов Сергей Вадимович" w:date="2024-01-19T16:41:00Z">
            <w:rPr>
              <w:rFonts w:ascii="Times New Roman" w:eastAsia="Calibri" w:hAnsi="Times New Roman" w:cs="Times New Roman"/>
              <w:sz w:val="24"/>
              <w:szCs w:val="24"/>
            </w:rPr>
          </w:rPrChange>
        </w:rPr>
        <w:t>(с землетрясениями 6 баллов и более) методами предельного равновесия</w:t>
      </w:r>
      <w:r w:rsidR="005027A9" w:rsidRPr="00523387">
        <w:rPr>
          <w:rFonts w:ascii="Times New Roman" w:eastAsia="Calibri" w:hAnsi="Times New Roman" w:cs="Times New Roman"/>
          <w:sz w:val="24"/>
          <w:szCs w:val="24"/>
          <w:highlight w:val="green"/>
          <w:rPrChange w:id="2401" w:author="Соколов Сергей Вадимович" w:date="2024-01-19T16:41:00Z">
            <w:rPr>
              <w:rFonts w:ascii="Times New Roman" w:eastAsia="Calibri" w:hAnsi="Times New Roman" w:cs="Times New Roman"/>
              <w:sz w:val="24"/>
              <w:szCs w:val="24"/>
            </w:rPr>
          </w:rPrChange>
        </w:rPr>
        <w:t xml:space="preserve"> и конечных элементов</w:t>
      </w:r>
      <w:r w:rsidRPr="00523387">
        <w:rPr>
          <w:rFonts w:ascii="Times New Roman" w:eastAsia="Calibri" w:hAnsi="Times New Roman" w:cs="Times New Roman"/>
          <w:sz w:val="24"/>
          <w:szCs w:val="24"/>
          <w:highlight w:val="green"/>
          <w:rPrChange w:id="2402" w:author="Соколов Сергей Вадимович" w:date="2024-01-19T16:41:00Z">
            <w:rPr>
              <w:rFonts w:ascii="Times New Roman" w:eastAsia="Calibri" w:hAnsi="Times New Roman" w:cs="Times New Roman"/>
              <w:sz w:val="24"/>
              <w:szCs w:val="24"/>
            </w:rPr>
          </w:rPrChange>
        </w:rPr>
        <w:t xml:space="preserve"> рекомендуется проводить псевдостатическим способом.</w:t>
      </w:r>
      <w:r w:rsidR="000570D5" w:rsidRPr="00523387">
        <w:rPr>
          <w:rFonts w:ascii="Times New Roman" w:eastAsia="Calibri" w:hAnsi="Times New Roman" w:cs="Times New Roman"/>
          <w:sz w:val="24"/>
          <w:szCs w:val="24"/>
          <w:highlight w:val="green"/>
          <w:rPrChange w:id="2403" w:author="Соколов Сергей Вадимович" w:date="2024-01-19T16:41:00Z">
            <w:rPr>
              <w:rFonts w:ascii="Times New Roman" w:eastAsia="Calibri" w:hAnsi="Times New Roman" w:cs="Times New Roman"/>
              <w:sz w:val="24"/>
              <w:szCs w:val="24"/>
            </w:rPr>
          </w:rPrChange>
        </w:rPr>
        <w:t xml:space="preserve"> </w:t>
      </w:r>
      <w:r w:rsidR="004B42FA" w:rsidRPr="00523387">
        <w:rPr>
          <w:rFonts w:ascii="Times New Roman" w:hAnsi="Times New Roman" w:cs="Times New Roman"/>
          <w:sz w:val="24"/>
          <w:szCs w:val="24"/>
          <w:highlight w:val="green"/>
          <w:rPrChange w:id="2404" w:author="Соколов Сергей Вадимович" w:date="2024-01-19T16:41:00Z">
            <w:rPr>
              <w:rFonts w:ascii="Times New Roman" w:hAnsi="Times New Roman" w:cs="Times New Roman"/>
              <w:sz w:val="24"/>
              <w:szCs w:val="24"/>
            </w:rPr>
          </w:rPrChange>
        </w:rPr>
        <w:t>Для сооружений повышенного уровня ответственности следует выполнять динамические расчеты устойчивости склонов с учетом сейсмического воздействия, при наличии требований в задании.</w:t>
      </w:r>
    </w:p>
    <w:p w14:paraId="607FC761" w14:textId="093132D2" w:rsidR="00EB0E5E" w:rsidRPr="00523387" w:rsidRDefault="00EB0E5E" w:rsidP="00EB0E5E">
      <w:pPr>
        <w:pStyle w:val="aff1"/>
        <w:tabs>
          <w:tab w:val="left" w:pos="426"/>
          <w:tab w:val="left" w:pos="993"/>
        </w:tabs>
        <w:spacing w:line="360" w:lineRule="auto"/>
        <w:ind w:left="0" w:firstLine="709"/>
        <w:jc w:val="both"/>
        <w:rPr>
          <w:rFonts w:ascii="Times New Roman" w:eastAsia="Calibri" w:hAnsi="Times New Roman" w:cs="Times New Roman"/>
          <w:sz w:val="24"/>
          <w:szCs w:val="24"/>
          <w:highlight w:val="green"/>
          <w:rPrChange w:id="2405" w:author="Соколов Сергей Вадимович" w:date="2024-01-19T16:41: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406" w:author="Соколов Сергей Вадимович" w:date="2024-01-19T16:41:00Z">
            <w:rPr>
              <w:rFonts w:ascii="Times New Roman" w:eastAsia="Calibri" w:hAnsi="Times New Roman" w:cs="Times New Roman"/>
              <w:sz w:val="24"/>
              <w:szCs w:val="24"/>
            </w:rPr>
          </w:rPrChange>
        </w:rPr>
        <w:t>Решение о выборе карты А, В или С из комплекта карт ОСР</w:t>
      </w:r>
      <w:r w:rsidR="002C3520" w:rsidRPr="00523387">
        <w:rPr>
          <w:rFonts w:ascii="Times New Roman" w:eastAsia="Calibri" w:hAnsi="Times New Roman" w:cs="Times New Roman"/>
          <w:sz w:val="24"/>
          <w:szCs w:val="24"/>
          <w:highlight w:val="green"/>
          <w:rPrChange w:id="2407" w:author="Соколов Сергей Вадимович" w:date="2024-01-19T16:41:00Z">
            <w:rPr>
              <w:rFonts w:ascii="Times New Roman" w:eastAsia="Calibri" w:hAnsi="Times New Roman" w:cs="Times New Roman"/>
              <w:sz w:val="24"/>
              <w:szCs w:val="24"/>
            </w:rPr>
          </w:rPrChange>
        </w:rPr>
        <w:t xml:space="preserve"> </w:t>
      </w:r>
      <w:r w:rsidRPr="00523387">
        <w:rPr>
          <w:rFonts w:ascii="Times New Roman" w:eastAsia="Calibri" w:hAnsi="Times New Roman" w:cs="Times New Roman"/>
          <w:sz w:val="24"/>
          <w:szCs w:val="24"/>
          <w:highlight w:val="green"/>
          <w:rPrChange w:id="2408" w:author="Соколов Сергей Вадимович" w:date="2024-01-19T16:41:00Z">
            <w:rPr>
              <w:rFonts w:ascii="Times New Roman" w:eastAsia="Calibri" w:hAnsi="Times New Roman" w:cs="Times New Roman"/>
              <w:sz w:val="24"/>
              <w:szCs w:val="24"/>
            </w:rPr>
          </w:rPrChange>
        </w:rPr>
        <w:t>при оценке фоновой сейсмичности</w:t>
      </w:r>
      <w:r w:rsidR="006A1110" w:rsidRPr="00523387">
        <w:rPr>
          <w:rFonts w:ascii="Times New Roman" w:eastAsia="Calibri" w:hAnsi="Times New Roman" w:cs="Times New Roman"/>
          <w:sz w:val="24"/>
          <w:szCs w:val="24"/>
          <w:highlight w:val="green"/>
          <w:rPrChange w:id="2409" w:author="Соколов Сергей Вадимович" w:date="2024-01-19T16:41:00Z">
            <w:rPr>
              <w:rFonts w:ascii="Times New Roman" w:eastAsia="Calibri" w:hAnsi="Times New Roman" w:cs="Times New Roman"/>
              <w:sz w:val="24"/>
              <w:szCs w:val="24"/>
            </w:rPr>
          </w:rPrChange>
        </w:rPr>
        <w:t xml:space="preserve"> района</w:t>
      </w:r>
      <w:r w:rsidRPr="00523387">
        <w:rPr>
          <w:rFonts w:ascii="Times New Roman" w:eastAsia="Calibri" w:hAnsi="Times New Roman" w:cs="Times New Roman"/>
          <w:sz w:val="24"/>
          <w:szCs w:val="24"/>
          <w:highlight w:val="green"/>
          <w:rPrChange w:id="2410" w:author="Соколов Сергей Вадимович" w:date="2024-01-19T16:41:00Z">
            <w:rPr>
              <w:rFonts w:ascii="Times New Roman" w:eastAsia="Calibri" w:hAnsi="Times New Roman" w:cs="Times New Roman"/>
              <w:sz w:val="24"/>
              <w:szCs w:val="24"/>
            </w:rPr>
          </w:rPrChange>
        </w:rPr>
        <w:t xml:space="preserve">, принимает заказчик по представлению генерального проектировщика. </w:t>
      </w:r>
      <w:r w:rsidR="001715A4" w:rsidRPr="00523387">
        <w:rPr>
          <w:rFonts w:ascii="Times New Roman" w:eastAsia="Calibri" w:hAnsi="Times New Roman" w:cs="Times New Roman"/>
          <w:sz w:val="24"/>
          <w:szCs w:val="24"/>
          <w:highlight w:val="green"/>
          <w:rPrChange w:id="2411" w:author="Соколов Сергей Вадимович" w:date="2024-01-19T16:41:00Z">
            <w:rPr>
              <w:rFonts w:ascii="Times New Roman" w:eastAsia="Calibri" w:hAnsi="Times New Roman" w:cs="Times New Roman"/>
              <w:sz w:val="24"/>
              <w:szCs w:val="24"/>
            </w:rPr>
          </w:rPrChange>
        </w:rPr>
        <w:t>С</w:t>
      </w:r>
      <w:r w:rsidRPr="00523387">
        <w:rPr>
          <w:rFonts w:ascii="Times New Roman" w:eastAsia="Calibri" w:hAnsi="Times New Roman" w:cs="Times New Roman"/>
          <w:sz w:val="24"/>
          <w:szCs w:val="24"/>
          <w:highlight w:val="green"/>
          <w:rPrChange w:id="2412" w:author="Соколов Сергей Вадимович" w:date="2024-01-19T16:41:00Z">
            <w:rPr>
              <w:rFonts w:ascii="Times New Roman" w:eastAsia="Calibri" w:hAnsi="Times New Roman" w:cs="Times New Roman"/>
              <w:sz w:val="24"/>
              <w:szCs w:val="24"/>
            </w:rPr>
          </w:rPrChange>
        </w:rPr>
        <w:t xml:space="preserve">ейсмичность </w:t>
      </w:r>
      <w:r w:rsidR="006A1110" w:rsidRPr="00523387">
        <w:rPr>
          <w:rFonts w:ascii="Times New Roman" w:eastAsia="Calibri" w:hAnsi="Times New Roman" w:cs="Times New Roman"/>
          <w:sz w:val="24"/>
          <w:szCs w:val="24"/>
          <w:highlight w:val="green"/>
          <w:rPrChange w:id="2413" w:author="Соколов Сергей Вадимович" w:date="2024-01-19T16:41:00Z">
            <w:rPr>
              <w:rFonts w:ascii="Times New Roman" w:eastAsia="Calibri" w:hAnsi="Times New Roman" w:cs="Times New Roman"/>
              <w:sz w:val="24"/>
              <w:szCs w:val="24"/>
            </w:rPr>
          </w:rPrChange>
        </w:rPr>
        <w:t xml:space="preserve">площадки </w:t>
      </w:r>
      <w:r w:rsidRPr="00523387">
        <w:rPr>
          <w:rFonts w:ascii="Times New Roman" w:eastAsia="Calibri" w:hAnsi="Times New Roman" w:cs="Times New Roman"/>
          <w:sz w:val="24"/>
          <w:szCs w:val="24"/>
          <w:highlight w:val="green"/>
          <w:rPrChange w:id="2414" w:author="Соколов Сергей Вадимович" w:date="2024-01-19T16:41:00Z">
            <w:rPr>
              <w:rFonts w:ascii="Times New Roman" w:eastAsia="Calibri" w:hAnsi="Times New Roman" w:cs="Times New Roman"/>
              <w:sz w:val="24"/>
              <w:szCs w:val="24"/>
            </w:rPr>
          </w:rPrChange>
        </w:rPr>
        <w:t>у</w:t>
      </w:r>
      <w:r w:rsidR="001715A4" w:rsidRPr="00523387">
        <w:rPr>
          <w:rFonts w:ascii="Times New Roman" w:eastAsia="Calibri" w:hAnsi="Times New Roman" w:cs="Times New Roman"/>
          <w:sz w:val="24"/>
          <w:szCs w:val="24"/>
          <w:highlight w:val="green"/>
          <w:rPrChange w:id="2415" w:author="Соколов Сергей Вадимович" w:date="2024-01-19T16:41:00Z">
            <w:rPr>
              <w:rFonts w:ascii="Times New Roman" w:eastAsia="Calibri" w:hAnsi="Times New Roman" w:cs="Times New Roman"/>
              <w:sz w:val="24"/>
              <w:szCs w:val="24"/>
            </w:rPr>
          </w:rPrChange>
        </w:rPr>
        <w:t>точняе</w:t>
      </w:r>
      <w:r w:rsidRPr="00523387">
        <w:rPr>
          <w:rFonts w:ascii="Times New Roman" w:eastAsia="Calibri" w:hAnsi="Times New Roman" w:cs="Times New Roman"/>
          <w:sz w:val="24"/>
          <w:szCs w:val="24"/>
          <w:highlight w:val="green"/>
          <w:rPrChange w:id="2416" w:author="Соколов Сергей Вадимович" w:date="2024-01-19T16:41:00Z">
            <w:rPr>
              <w:rFonts w:ascii="Times New Roman" w:eastAsia="Calibri" w:hAnsi="Times New Roman" w:cs="Times New Roman"/>
              <w:sz w:val="24"/>
              <w:szCs w:val="24"/>
            </w:rPr>
          </w:rPrChange>
        </w:rPr>
        <w:t>тся по результатам сейсмического микрорайонирования (СМР).</w:t>
      </w:r>
    </w:p>
    <w:p w14:paraId="2110CBE7" w14:textId="614744AF" w:rsidR="007939FB" w:rsidRPr="00523387" w:rsidRDefault="00ED608B"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417" w:author="Соколов Сергей Вадимович" w:date="2024-01-19T16:41: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418" w:author="Соколов Сергей Вадимович" w:date="2024-01-19T16:41:00Z">
            <w:rPr>
              <w:rFonts w:ascii="Times New Roman" w:eastAsia="Calibri" w:hAnsi="Times New Roman" w:cs="Times New Roman"/>
              <w:sz w:val="24"/>
              <w:szCs w:val="24"/>
            </w:rPr>
          </w:rPrChange>
        </w:rPr>
        <w:t>Для</w:t>
      </w:r>
      <w:r w:rsidR="007939FB" w:rsidRPr="00523387">
        <w:rPr>
          <w:rFonts w:ascii="Times New Roman" w:eastAsia="Calibri" w:hAnsi="Times New Roman" w:cs="Times New Roman"/>
          <w:sz w:val="24"/>
          <w:szCs w:val="24"/>
          <w:highlight w:val="green"/>
          <w:rPrChange w:id="2419" w:author="Соколов Сергей Вадимович" w:date="2024-01-19T16:41:00Z">
            <w:rPr>
              <w:rFonts w:ascii="Times New Roman" w:eastAsia="Calibri" w:hAnsi="Times New Roman" w:cs="Times New Roman"/>
              <w:sz w:val="24"/>
              <w:szCs w:val="24"/>
            </w:rPr>
          </w:rPrChange>
        </w:rPr>
        <w:t xml:space="preserve"> оценки достоверности лабораторных данных о прочностных свойствах грунтов следует выполнять обратные расчеты устойчивости смещенных тел. При обратных расчетах коэффициент устойчивости склона (уступа, откоса) принимается </w:t>
      </w:r>
      <w:r w:rsidRPr="00523387">
        <w:rPr>
          <w:rFonts w:ascii="Times New Roman" w:eastAsia="Calibri" w:hAnsi="Times New Roman" w:cs="Times New Roman"/>
          <w:i/>
          <w:sz w:val="24"/>
          <w:szCs w:val="24"/>
          <w:highlight w:val="green"/>
          <w:rPrChange w:id="2420" w:author="Соколов Сергей Вадимович" w:date="2024-01-19T16:41:00Z">
            <w:rPr>
              <w:rFonts w:ascii="Times New Roman" w:eastAsia="Calibri" w:hAnsi="Times New Roman" w:cs="Times New Roman"/>
              <w:i/>
              <w:sz w:val="24"/>
              <w:szCs w:val="24"/>
            </w:rPr>
          </w:rPrChange>
        </w:rPr>
        <w:t>К</w:t>
      </w:r>
      <w:r w:rsidRPr="00523387">
        <w:rPr>
          <w:rFonts w:ascii="Times New Roman" w:eastAsia="Calibri" w:hAnsi="Times New Roman" w:cs="Times New Roman"/>
          <w:sz w:val="24"/>
          <w:szCs w:val="24"/>
          <w:highlight w:val="green"/>
          <w:vertAlign w:val="subscript"/>
          <w:rPrChange w:id="2421" w:author="Соколов Сергей Вадимович" w:date="2024-01-19T16:41:00Z">
            <w:rPr>
              <w:rFonts w:ascii="Times New Roman" w:eastAsia="Calibri" w:hAnsi="Times New Roman" w:cs="Times New Roman"/>
              <w:sz w:val="24"/>
              <w:szCs w:val="24"/>
              <w:vertAlign w:val="subscript"/>
            </w:rPr>
          </w:rPrChange>
        </w:rPr>
        <w:t>у</w:t>
      </w:r>
      <w:r w:rsidR="00AB591D" w:rsidRPr="00523387">
        <w:rPr>
          <w:rFonts w:ascii="Times New Roman" w:eastAsia="Calibri" w:hAnsi="Times New Roman" w:cs="Times New Roman"/>
          <w:sz w:val="24"/>
          <w:szCs w:val="24"/>
          <w:highlight w:val="green"/>
          <w:rPrChange w:id="2422" w:author="Соколов Сергей Вадимович" w:date="2024-01-19T16:41:00Z">
            <w:rPr>
              <w:rFonts w:ascii="Times New Roman" w:eastAsia="Calibri" w:hAnsi="Times New Roman" w:cs="Times New Roman"/>
              <w:sz w:val="24"/>
              <w:szCs w:val="24"/>
            </w:rPr>
          </w:rPrChange>
        </w:rPr>
        <w:t xml:space="preserve"> </w:t>
      </w:r>
      <w:r w:rsidR="007939FB" w:rsidRPr="00523387">
        <w:rPr>
          <w:rFonts w:ascii="Times New Roman" w:eastAsia="Calibri" w:hAnsi="Times New Roman" w:cs="Times New Roman"/>
          <w:sz w:val="24"/>
          <w:szCs w:val="24"/>
          <w:highlight w:val="green"/>
          <w:rPrChange w:id="2423" w:author="Соколов Сергей Вадимович" w:date="2024-01-19T16:41:00Z">
            <w:rPr>
              <w:rFonts w:ascii="Times New Roman" w:eastAsia="Calibri" w:hAnsi="Times New Roman" w:cs="Times New Roman"/>
              <w:sz w:val="24"/>
              <w:szCs w:val="24"/>
            </w:rPr>
          </w:rPrChange>
        </w:rPr>
        <w:t>=</w:t>
      </w:r>
      <w:r w:rsidR="00AB591D" w:rsidRPr="00523387">
        <w:rPr>
          <w:rFonts w:ascii="Times New Roman" w:eastAsia="Calibri" w:hAnsi="Times New Roman" w:cs="Times New Roman"/>
          <w:sz w:val="24"/>
          <w:szCs w:val="24"/>
          <w:highlight w:val="green"/>
          <w:rPrChange w:id="2424" w:author="Соколов Сергей Вадимович" w:date="2024-01-19T16:41:00Z">
            <w:rPr>
              <w:rFonts w:ascii="Times New Roman" w:eastAsia="Calibri" w:hAnsi="Times New Roman" w:cs="Times New Roman"/>
              <w:sz w:val="24"/>
              <w:szCs w:val="24"/>
            </w:rPr>
          </w:rPrChange>
        </w:rPr>
        <w:t xml:space="preserve"> </w:t>
      </w:r>
      <w:r w:rsidR="007939FB" w:rsidRPr="00523387">
        <w:rPr>
          <w:rFonts w:ascii="Times New Roman" w:eastAsia="Calibri" w:hAnsi="Times New Roman" w:cs="Times New Roman"/>
          <w:sz w:val="24"/>
          <w:szCs w:val="24"/>
          <w:highlight w:val="green"/>
          <w:rPrChange w:id="2425" w:author="Соколов Сергей Вадимович" w:date="2024-01-19T16:41:00Z">
            <w:rPr>
              <w:rFonts w:ascii="Times New Roman" w:eastAsia="Calibri" w:hAnsi="Times New Roman" w:cs="Times New Roman"/>
              <w:sz w:val="24"/>
              <w:szCs w:val="24"/>
            </w:rPr>
          </w:rPrChange>
        </w:rPr>
        <w:t>1,0 (для ситуации на начало основного смещения оползня, а также для момента завершения подвижки оползня), а параметры прочности грунтов удовлетворяют уравнениям предельного равновесия.</w:t>
      </w:r>
    </w:p>
    <w:p w14:paraId="1C6B1378" w14:textId="77777777" w:rsidR="00B816FB" w:rsidRPr="00523387" w:rsidRDefault="00B816FB" w:rsidP="001059F6">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426" w:author="Соколов Сергей Вадимович" w:date="2024-01-19T16:41: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427" w:author="Соколов Сергей Вадимович" w:date="2024-01-19T16:41:00Z">
            <w:rPr>
              <w:rFonts w:ascii="Times New Roman" w:eastAsia="Calibri" w:hAnsi="Times New Roman" w:cs="Times New Roman"/>
              <w:sz w:val="24"/>
              <w:szCs w:val="24"/>
            </w:rPr>
          </w:rPrChange>
        </w:rPr>
        <w:t>Расчеты устойчивости склонов необходимо выполнять с учетом механизма и выявленной (или прогнозируемой)</w:t>
      </w:r>
      <w:r w:rsidR="00B47176" w:rsidRPr="00523387">
        <w:rPr>
          <w:rFonts w:ascii="Times New Roman" w:eastAsia="Calibri" w:hAnsi="Times New Roman" w:cs="Times New Roman"/>
          <w:sz w:val="24"/>
          <w:szCs w:val="24"/>
          <w:highlight w:val="green"/>
          <w:rPrChange w:id="2428" w:author="Соколов Сергей Вадимович" w:date="2024-01-19T16:41:00Z">
            <w:rPr>
              <w:rFonts w:ascii="Times New Roman" w:eastAsia="Calibri" w:hAnsi="Times New Roman" w:cs="Times New Roman"/>
              <w:sz w:val="24"/>
              <w:szCs w:val="24"/>
            </w:rPr>
          </w:rPrChange>
        </w:rPr>
        <w:t xml:space="preserve"> стадии развития оползня:</w:t>
      </w:r>
    </w:p>
    <w:p w14:paraId="52D69F0F" w14:textId="77777777" w:rsidR="003C46C9" w:rsidRPr="00523387" w:rsidRDefault="00ED608B" w:rsidP="001059F6">
      <w:pPr>
        <w:pStyle w:val="aff1"/>
        <w:tabs>
          <w:tab w:val="left" w:pos="993"/>
          <w:tab w:val="left" w:pos="1843"/>
        </w:tabs>
        <w:spacing w:line="360" w:lineRule="auto"/>
        <w:ind w:left="0" w:firstLine="709"/>
        <w:jc w:val="both"/>
        <w:rPr>
          <w:rFonts w:ascii="Times New Roman" w:hAnsi="Times New Roman" w:cs="Times New Roman"/>
          <w:sz w:val="24"/>
          <w:szCs w:val="24"/>
          <w:highlight w:val="green"/>
          <w:rPrChange w:id="2429"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430" w:author="Соколов Сергей Вадимович" w:date="2024-01-19T16:41:00Z">
            <w:rPr>
              <w:rFonts w:ascii="Times New Roman" w:hAnsi="Times New Roman" w:cs="Times New Roman"/>
              <w:sz w:val="24"/>
              <w:szCs w:val="24"/>
            </w:rPr>
          </w:rPrChange>
        </w:rPr>
        <w:t xml:space="preserve">- </w:t>
      </w:r>
      <w:r w:rsidR="003C46C9" w:rsidRPr="00523387">
        <w:rPr>
          <w:rFonts w:ascii="Times New Roman" w:hAnsi="Times New Roman" w:cs="Times New Roman"/>
          <w:sz w:val="24"/>
          <w:szCs w:val="24"/>
          <w:highlight w:val="green"/>
          <w:rPrChange w:id="2431" w:author="Соколов Сергей Вадимович" w:date="2024-01-19T16:41:00Z">
            <w:rPr>
              <w:rFonts w:ascii="Times New Roman" w:hAnsi="Times New Roman" w:cs="Times New Roman"/>
              <w:sz w:val="24"/>
              <w:szCs w:val="24"/>
            </w:rPr>
          </w:rPrChange>
        </w:rPr>
        <w:t>для определения возможности возникновения или развития инсеквентных оползней сдвига серией расчетов следует находить положение наиболее опасной потенциальной поверхности скольжения в грунтовом массиве рассматриваемого склона;</w:t>
      </w:r>
    </w:p>
    <w:p w14:paraId="0EA0F2B2" w14:textId="7F76FD1B" w:rsidR="003C46C9" w:rsidRPr="00523387" w:rsidRDefault="00ED608B" w:rsidP="00ED608B">
      <w:pPr>
        <w:pStyle w:val="aff1"/>
        <w:tabs>
          <w:tab w:val="left" w:pos="993"/>
        </w:tabs>
        <w:spacing w:line="360" w:lineRule="auto"/>
        <w:ind w:left="0" w:firstLine="709"/>
        <w:jc w:val="both"/>
        <w:rPr>
          <w:rFonts w:ascii="Times New Roman" w:hAnsi="Times New Roman" w:cs="Times New Roman"/>
          <w:sz w:val="24"/>
          <w:szCs w:val="24"/>
          <w:highlight w:val="green"/>
          <w:rPrChange w:id="2432"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433" w:author="Соколов Сергей Вадимович" w:date="2024-01-19T16:41:00Z">
            <w:rPr>
              <w:rFonts w:ascii="Times New Roman" w:hAnsi="Times New Roman" w:cs="Times New Roman"/>
              <w:sz w:val="24"/>
              <w:szCs w:val="24"/>
            </w:rPr>
          </w:rPrChange>
        </w:rPr>
        <w:t>-</w:t>
      </w:r>
      <w:r w:rsidR="00AB591D" w:rsidRPr="00523387">
        <w:rPr>
          <w:rFonts w:ascii="Times New Roman" w:hAnsi="Times New Roman" w:cs="Times New Roman"/>
          <w:sz w:val="24"/>
          <w:szCs w:val="24"/>
          <w:highlight w:val="green"/>
          <w:rPrChange w:id="2434" w:author="Соколов Сергей Вадимович" w:date="2024-01-19T16:41:00Z">
            <w:rPr>
              <w:rFonts w:ascii="Times New Roman" w:hAnsi="Times New Roman" w:cs="Times New Roman"/>
              <w:sz w:val="24"/>
              <w:szCs w:val="24"/>
            </w:rPr>
          </w:rPrChange>
        </w:rPr>
        <w:t xml:space="preserve"> </w:t>
      </w:r>
      <w:r w:rsidR="003C46C9" w:rsidRPr="00523387">
        <w:rPr>
          <w:rFonts w:ascii="Times New Roman" w:hAnsi="Times New Roman" w:cs="Times New Roman"/>
          <w:sz w:val="24"/>
          <w:szCs w:val="24"/>
          <w:highlight w:val="green"/>
          <w:rPrChange w:id="2435" w:author="Соколов Сергей Вадимович" w:date="2024-01-19T16:41:00Z">
            <w:rPr>
              <w:rFonts w:ascii="Times New Roman" w:hAnsi="Times New Roman" w:cs="Times New Roman"/>
              <w:sz w:val="24"/>
              <w:szCs w:val="24"/>
            </w:rPr>
          </w:rPrChange>
        </w:rPr>
        <w:t xml:space="preserve">при оценке опасности возникновения консеквентных оползней сдвига следует </w:t>
      </w:r>
      <w:r w:rsidR="003C46C9" w:rsidRPr="00523387">
        <w:rPr>
          <w:rFonts w:ascii="Times New Roman" w:hAnsi="Times New Roman" w:cs="Times New Roman"/>
          <w:sz w:val="24"/>
          <w:szCs w:val="24"/>
          <w:highlight w:val="green"/>
          <w:rPrChange w:id="2436" w:author="Соколов Сергей Вадимович" w:date="2024-01-19T16:41:00Z">
            <w:rPr>
              <w:rFonts w:ascii="Times New Roman" w:hAnsi="Times New Roman" w:cs="Times New Roman"/>
              <w:sz w:val="24"/>
              <w:szCs w:val="24"/>
            </w:rPr>
          </w:rPrChange>
        </w:rPr>
        <w:lastRenderedPageBreak/>
        <w:t xml:space="preserve">учитывать, что наиболее опасные поверхности скольжения, как правило, совпадают с </w:t>
      </w:r>
      <w:r w:rsidR="00241393" w:rsidRPr="00523387">
        <w:rPr>
          <w:rFonts w:ascii="Times New Roman" w:hAnsi="Times New Roman" w:cs="Times New Roman"/>
          <w:sz w:val="24"/>
          <w:szCs w:val="24"/>
          <w:highlight w:val="green"/>
          <w:rPrChange w:id="2437" w:author="Соколов Сергей Вадимович" w:date="2024-01-19T16:41:00Z">
            <w:rPr>
              <w:rFonts w:ascii="Times New Roman" w:hAnsi="Times New Roman" w:cs="Times New Roman"/>
              <w:sz w:val="24"/>
              <w:szCs w:val="24"/>
            </w:rPr>
          </w:rPrChange>
        </w:rPr>
        <w:t>существующими</w:t>
      </w:r>
      <w:r w:rsidR="003C46C9" w:rsidRPr="00523387">
        <w:rPr>
          <w:rFonts w:ascii="Times New Roman" w:hAnsi="Times New Roman" w:cs="Times New Roman"/>
          <w:sz w:val="24"/>
          <w:szCs w:val="24"/>
          <w:highlight w:val="green"/>
          <w:rPrChange w:id="2438" w:author="Соколов Сергей Вадимович" w:date="2024-01-19T16:41:00Z">
            <w:rPr>
              <w:rFonts w:ascii="Times New Roman" w:hAnsi="Times New Roman" w:cs="Times New Roman"/>
              <w:sz w:val="24"/>
              <w:szCs w:val="24"/>
            </w:rPr>
          </w:rPrChange>
        </w:rPr>
        <w:t xml:space="preserve"> в грунтовом массиве поверхностями (зонами) ослабления;</w:t>
      </w:r>
    </w:p>
    <w:p w14:paraId="4F8B4DE3" w14:textId="29C8F3FE" w:rsidR="00C92F03" w:rsidRPr="00523387" w:rsidRDefault="00ED608B" w:rsidP="00ED608B">
      <w:pPr>
        <w:pStyle w:val="aff1"/>
        <w:tabs>
          <w:tab w:val="left" w:pos="993"/>
        </w:tabs>
        <w:spacing w:line="360" w:lineRule="auto"/>
        <w:ind w:left="0" w:firstLine="709"/>
        <w:jc w:val="both"/>
        <w:rPr>
          <w:rFonts w:ascii="Times New Roman" w:hAnsi="Times New Roman" w:cs="Times New Roman"/>
          <w:sz w:val="24"/>
          <w:szCs w:val="24"/>
          <w:highlight w:val="green"/>
          <w:rPrChange w:id="2439"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440" w:author="Соколов Сергей Вадимович" w:date="2024-01-19T16:41:00Z">
            <w:rPr>
              <w:rFonts w:ascii="Times New Roman" w:hAnsi="Times New Roman" w:cs="Times New Roman"/>
              <w:sz w:val="24"/>
              <w:szCs w:val="24"/>
            </w:rPr>
          </w:rPrChange>
        </w:rPr>
        <w:t>-</w:t>
      </w:r>
      <w:r w:rsidR="00AB591D" w:rsidRPr="00523387">
        <w:rPr>
          <w:rFonts w:ascii="Times New Roman" w:hAnsi="Times New Roman" w:cs="Times New Roman"/>
          <w:sz w:val="24"/>
          <w:szCs w:val="24"/>
          <w:highlight w:val="green"/>
          <w:rPrChange w:id="2441" w:author="Соколов Сергей Вадимович" w:date="2024-01-19T16:41:00Z">
            <w:rPr>
              <w:rFonts w:ascii="Times New Roman" w:hAnsi="Times New Roman" w:cs="Times New Roman"/>
              <w:sz w:val="24"/>
              <w:szCs w:val="24"/>
            </w:rPr>
          </w:rPrChange>
        </w:rPr>
        <w:t xml:space="preserve"> </w:t>
      </w:r>
      <w:r w:rsidR="00C92F03" w:rsidRPr="00523387">
        <w:rPr>
          <w:rFonts w:ascii="Times New Roman" w:hAnsi="Times New Roman" w:cs="Times New Roman"/>
          <w:sz w:val="24"/>
          <w:szCs w:val="24"/>
          <w:highlight w:val="green"/>
          <w:rPrChange w:id="2442" w:author="Соколов Сергей Вадимович" w:date="2024-01-19T16:41:00Z">
            <w:rPr>
              <w:rFonts w:ascii="Times New Roman" w:hAnsi="Times New Roman" w:cs="Times New Roman"/>
              <w:sz w:val="24"/>
              <w:szCs w:val="24"/>
            </w:rPr>
          </w:rPrChange>
        </w:rPr>
        <w:t xml:space="preserve">для оползней выдавливания необходимо сопоставлять структурную прочность грунтов основного деформируемого горизонта </w:t>
      </w:r>
      <w:r w:rsidRPr="00523387">
        <w:rPr>
          <w:rFonts w:ascii="Times New Roman" w:hAnsi="Times New Roman" w:cs="Times New Roman"/>
          <w:sz w:val="24"/>
          <w:szCs w:val="24"/>
          <w:highlight w:val="green"/>
          <w:rPrChange w:id="2443" w:author="Соколов Сергей Вадимович" w:date="2024-01-19T16:41:00Z">
            <w:rPr>
              <w:rFonts w:ascii="Times New Roman" w:hAnsi="Times New Roman" w:cs="Times New Roman"/>
              <w:sz w:val="24"/>
              <w:szCs w:val="24"/>
            </w:rPr>
          </w:rPrChange>
        </w:rPr>
        <w:t xml:space="preserve">со значением </w:t>
      </w:r>
      <w:r w:rsidR="00420B2B" w:rsidRPr="00523387">
        <w:rPr>
          <w:rFonts w:ascii="Times New Roman" w:hAnsi="Times New Roman" w:cs="Times New Roman"/>
          <w:sz w:val="24"/>
          <w:szCs w:val="24"/>
          <w:highlight w:val="green"/>
          <w:rPrChange w:id="2444" w:author="Соколов Сергей Вадимович" w:date="2024-01-19T16:41:00Z">
            <w:rPr>
              <w:rFonts w:ascii="Times New Roman" w:hAnsi="Times New Roman" w:cs="Times New Roman"/>
              <w:sz w:val="24"/>
              <w:szCs w:val="24"/>
            </w:rPr>
          </w:rPrChange>
        </w:rPr>
        <w:t>действующего на них бытового давления;</w:t>
      </w:r>
    </w:p>
    <w:p w14:paraId="2E37D249" w14:textId="77777777" w:rsidR="003C46C9" w:rsidRPr="00523387" w:rsidRDefault="00ED608B" w:rsidP="00ED608B">
      <w:pPr>
        <w:pStyle w:val="aff1"/>
        <w:tabs>
          <w:tab w:val="left" w:pos="993"/>
        </w:tabs>
        <w:spacing w:line="360" w:lineRule="auto"/>
        <w:ind w:left="0" w:firstLine="709"/>
        <w:jc w:val="both"/>
        <w:rPr>
          <w:rFonts w:ascii="Times New Roman" w:hAnsi="Times New Roman" w:cs="Times New Roman"/>
          <w:sz w:val="24"/>
          <w:szCs w:val="24"/>
          <w:highlight w:val="green"/>
          <w:rPrChange w:id="2445"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446" w:author="Соколов Сергей Вадимович" w:date="2024-01-19T16:41:00Z">
            <w:rPr>
              <w:rFonts w:ascii="Times New Roman" w:hAnsi="Times New Roman" w:cs="Times New Roman"/>
              <w:sz w:val="24"/>
              <w:szCs w:val="24"/>
            </w:rPr>
          </w:rPrChange>
        </w:rPr>
        <w:t xml:space="preserve">- </w:t>
      </w:r>
      <w:r w:rsidR="003C46C9" w:rsidRPr="00523387">
        <w:rPr>
          <w:rFonts w:ascii="Times New Roman" w:hAnsi="Times New Roman" w:cs="Times New Roman"/>
          <w:sz w:val="24"/>
          <w:szCs w:val="24"/>
          <w:highlight w:val="green"/>
          <w:rPrChange w:id="2447" w:author="Соколов Сергей Вадимович" w:date="2024-01-19T16:41:00Z">
            <w:rPr>
              <w:rFonts w:ascii="Times New Roman" w:hAnsi="Times New Roman" w:cs="Times New Roman"/>
              <w:sz w:val="24"/>
              <w:szCs w:val="24"/>
            </w:rPr>
          </w:rPrChange>
        </w:rPr>
        <w:t>возможность подвижек вязкопластических оползней следует определять расчетами с использованием в качестве исходных расчетных показателей прочностных свойств грунтов значения, полученные при влажности, соответствующей пределу текучести грунтов;</w:t>
      </w:r>
    </w:p>
    <w:p w14:paraId="2E8B05AD" w14:textId="7EB70287" w:rsidR="003C46C9" w:rsidRPr="00523387" w:rsidRDefault="00ED608B" w:rsidP="00ED608B">
      <w:pPr>
        <w:pStyle w:val="aff1"/>
        <w:tabs>
          <w:tab w:val="left" w:pos="993"/>
        </w:tabs>
        <w:spacing w:line="360" w:lineRule="auto"/>
        <w:ind w:left="0" w:firstLine="709"/>
        <w:jc w:val="both"/>
        <w:rPr>
          <w:rFonts w:ascii="Times New Roman" w:hAnsi="Times New Roman" w:cs="Times New Roman"/>
          <w:sz w:val="24"/>
          <w:szCs w:val="24"/>
          <w:highlight w:val="green"/>
          <w:rPrChange w:id="2448"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449" w:author="Соколов Сергей Вадимович" w:date="2024-01-19T16:41:00Z">
            <w:rPr>
              <w:rFonts w:ascii="Times New Roman" w:hAnsi="Times New Roman" w:cs="Times New Roman"/>
              <w:sz w:val="24"/>
              <w:szCs w:val="24"/>
            </w:rPr>
          </w:rPrChange>
        </w:rPr>
        <w:t>-</w:t>
      </w:r>
      <w:r w:rsidR="00AB591D" w:rsidRPr="00523387">
        <w:rPr>
          <w:rFonts w:ascii="Times New Roman" w:hAnsi="Times New Roman" w:cs="Times New Roman"/>
          <w:sz w:val="24"/>
          <w:szCs w:val="24"/>
          <w:highlight w:val="green"/>
          <w:rPrChange w:id="2450" w:author="Соколов Сергей Вадимович" w:date="2024-01-19T16:41:00Z">
            <w:rPr>
              <w:rFonts w:ascii="Times New Roman" w:hAnsi="Times New Roman" w:cs="Times New Roman"/>
              <w:sz w:val="24"/>
              <w:szCs w:val="24"/>
            </w:rPr>
          </w:rPrChange>
        </w:rPr>
        <w:t xml:space="preserve"> </w:t>
      </w:r>
      <w:r w:rsidR="003C46C9" w:rsidRPr="00523387">
        <w:rPr>
          <w:rFonts w:ascii="Times New Roman" w:hAnsi="Times New Roman" w:cs="Times New Roman"/>
          <w:sz w:val="24"/>
          <w:szCs w:val="24"/>
          <w:highlight w:val="green"/>
          <w:rPrChange w:id="2451" w:author="Соколов Сергей Вадимович" w:date="2024-01-19T16:41:00Z">
            <w:rPr>
              <w:rFonts w:ascii="Times New Roman" w:hAnsi="Times New Roman" w:cs="Times New Roman"/>
              <w:sz w:val="24"/>
              <w:szCs w:val="24"/>
            </w:rPr>
          </w:rPrChange>
        </w:rPr>
        <w:t xml:space="preserve">при оценке опасности возникновения оползней гидродинамического разрушения наряду с расчетом соотношения сдвигающих и удерживающих сил в обводненном грунтовом массиве следует определять возможность гидродинамического разжижения грунтов по прогнозируемым </w:t>
      </w:r>
      <w:r w:rsidRPr="00523387">
        <w:rPr>
          <w:rFonts w:ascii="Times New Roman" w:hAnsi="Times New Roman" w:cs="Times New Roman"/>
          <w:sz w:val="24"/>
          <w:szCs w:val="24"/>
          <w:highlight w:val="green"/>
          <w:rPrChange w:id="2452" w:author="Соколов Сергей Вадимович" w:date="2024-01-19T16:41:00Z">
            <w:rPr>
              <w:rFonts w:ascii="Times New Roman" w:hAnsi="Times New Roman" w:cs="Times New Roman"/>
              <w:sz w:val="24"/>
              <w:szCs w:val="24"/>
            </w:rPr>
          </w:rPrChange>
        </w:rPr>
        <w:t xml:space="preserve">значениям </w:t>
      </w:r>
      <w:r w:rsidR="003C46C9" w:rsidRPr="00523387">
        <w:rPr>
          <w:rFonts w:ascii="Times New Roman" w:hAnsi="Times New Roman" w:cs="Times New Roman"/>
          <w:sz w:val="24"/>
          <w:szCs w:val="24"/>
          <w:highlight w:val="green"/>
          <w:rPrChange w:id="2453" w:author="Соколов Сергей Вадимович" w:date="2024-01-19T16:41:00Z">
            <w:rPr>
              <w:rFonts w:ascii="Times New Roman" w:hAnsi="Times New Roman" w:cs="Times New Roman"/>
              <w:sz w:val="24"/>
              <w:szCs w:val="24"/>
            </w:rPr>
          </w:rPrChange>
        </w:rPr>
        <w:t>фильтрационных градиентов в массиве склона и в теле оползня</w:t>
      </w:r>
      <w:r w:rsidR="000557DD" w:rsidRPr="00523387">
        <w:rPr>
          <w:rFonts w:ascii="Times New Roman" w:hAnsi="Times New Roman" w:cs="Times New Roman"/>
          <w:sz w:val="24"/>
          <w:szCs w:val="24"/>
          <w:highlight w:val="green"/>
          <w:rPrChange w:id="2454" w:author="Соколов Сергей Вадимович" w:date="2024-01-19T16:41:00Z">
            <w:rPr>
              <w:rFonts w:ascii="Times New Roman" w:hAnsi="Times New Roman" w:cs="Times New Roman"/>
              <w:sz w:val="24"/>
              <w:szCs w:val="24"/>
            </w:rPr>
          </w:rPrChange>
        </w:rPr>
        <w:t>, а также суффозионную устойчивость грунтов</w:t>
      </w:r>
      <w:r w:rsidR="003C46C9" w:rsidRPr="00523387">
        <w:rPr>
          <w:rFonts w:ascii="Times New Roman" w:hAnsi="Times New Roman" w:cs="Times New Roman"/>
          <w:sz w:val="24"/>
          <w:szCs w:val="24"/>
          <w:highlight w:val="green"/>
          <w:rPrChange w:id="2455" w:author="Соколов Сергей Вадимович" w:date="2024-01-19T16:41:00Z">
            <w:rPr>
              <w:rFonts w:ascii="Times New Roman" w:hAnsi="Times New Roman" w:cs="Times New Roman"/>
              <w:sz w:val="24"/>
              <w:szCs w:val="24"/>
            </w:rPr>
          </w:rPrChange>
        </w:rPr>
        <w:t>;</w:t>
      </w:r>
    </w:p>
    <w:p w14:paraId="26657872" w14:textId="7CEFE563" w:rsidR="003C46C9" w:rsidRPr="00523387" w:rsidRDefault="00ED608B" w:rsidP="00ED608B">
      <w:pPr>
        <w:pStyle w:val="aff1"/>
        <w:tabs>
          <w:tab w:val="left" w:pos="993"/>
        </w:tabs>
        <w:spacing w:line="360" w:lineRule="auto"/>
        <w:ind w:left="0" w:firstLine="709"/>
        <w:jc w:val="both"/>
        <w:rPr>
          <w:rFonts w:ascii="Times New Roman" w:hAnsi="Times New Roman" w:cs="Times New Roman"/>
          <w:sz w:val="24"/>
          <w:szCs w:val="24"/>
          <w:highlight w:val="green"/>
          <w:rPrChange w:id="2456" w:author="Соколов Сергей Вадимович" w:date="2024-01-19T16:41:00Z">
            <w:rPr>
              <w:rFonts w:ascii="Times New Roman" w:hAnsi="Times New Roman" w:cs="Times New Roman"/>
              <w:sz w:val="24"/>
              <w:szCs w:val="24"/>
            </w:rPr>
          </w:rPrChange>
        </w:rPr>
      </w:pPr>
      <w:r w:rsidRPr="00523387">
        <w:rPr>
          <w:rFonts w:ascii="Times New Roman" w:hAnsi="Times New Roman" w:cs="Times New Roman"/>
          <w:sz w:val="24"/>
          <w:szCs w:val="24"/>
          <w:highlight w:val="green"/>
          <w:rPrChange w:id="2457" w:author="Соколов Сергей Вадимович" w:date="2024-01-19T16:41:00Z">
            <w:rPr>
              <w:rFonts w:ascii="Times New Roman" w:hAnsi="Times New Roman" w:cs="Times New Roman"/>
              <w:sz w:val="24"/>
              <w:szCs w:val="24"/>
            </w:rPr>
          </w:rPrChange>
        </w:rPr>
        <w:t>-</w:t>
      </w:r>
      <w:r w:rsidR="00AB591D" w:rsidRPr="00523387">
        <w:rPr>
          <w:rFonts w:ascii="Times New Roman" w:hAnsi="Times New Roman" w:cs="Times New Roman"/>
          <w:sz w:val="24"/>
          <w:szCs w:val="24"/>
          <w:highlight w:val="green"/>
          <w:rPrChange w:id="2458" w:author="Соколов Сергей Вадимович" w:date="2024-01-19T16:41:00Z">
            <w:rPr>
              <w:rFonts w:ascii="Times New Roman" w:hAnsi="Times New Roman" w:cs="Times New Roman"/>
              <w:sz w:val="24"/>
              <w:szCs w:val="24"/>
            </w:rPr>
          </w:rPrChange>
        </w:rPr>
        <w:t xml:space="preserve"> </w:t>
      </w:r>
      <w:r w:rsidR="003C46C9" w:rsidRPr="00523387">
        <w:rPr>
          <w:rFonts w:ascii="Times New Roman" w:hAnsi="Times New Roman" w:cs="Times New Roman"/>
          <w:sz w:val="24"/>
          <w:szCs w:val="24"/>
          <w:highlight w:val="green"/>
          <w:rPrChange w:id="2459" w:author="Соколов Сергей Вадимович" w:date="2024-01-19T16:41:00Z">
            <w:rPr>
              <w:rFonts w:ascii="Times New Roman" w:hAnsi="Times New Roman" w:cs="Times New Roman"/>
              <w:sz w:val="24"/>
              <w:szCs w:val="24"/>
            </w:rPr>
          </w:rPrChange>
        </w:rPr>
        <w:t>для определения возможности внезапного разжижения расчеты устойчивости склонов следует выполнять с учетом снижения прочности грунтов при прогнозируемом воздействии динамических (в том числе сейсмических) нагрузок.</w:t>
      </w:r>
    </w:p>
    <w:p w14:paraId="1DCA628A" w14:textId="77777777" w:rsidR="003C46C9" w:rsidRPr="002150CE" w:rsidRDefault="00365180" w:rsidP="00B3461D">
      <w:pPr>
        <w:pStyle w:val="aff1"/>
        <w:spacing w:line="360" w:lineRule="auto"/>
        <w:ind w:left="0" w:firstLine="709"/>
        <w:jc w:val="both"/>
        <w:rPr>
          <w:rFonts w:ascii="Times New Roman" w:hAnsi="Times New Roman" w:cs="Times New Roman"/>
          <w:sz w:val="24"/>
          <w:szCs w:val="24"/>
        </w:rPr>
      </w:pPr>
      <w:r w:rsidRPr="00523387">
        <w:rPr>
          <w:rFonts w:ascii="Times New Roman" w:hAnsi="Times New Roman" w:cs="Times New Roman"/>
          <w:sz w:val="24"/>
          <w:szCs w:val="24"/>
          <w:highlight w:val="green"/>
          <w:rPrChange w:id="2460" w:author="Соколов Сергей Вадимович" w:date="2024-01-19T16:41:00Z">
            <w:rPr>
              <w:rFonts w:ascii="Times New Roman" w:hAnsi="Times New Roman" w:cs="Times New Roman"/>
              <w:sz w:val="24"/>
              <w:szCs w:val="24"/>
            </w:rPr>
          </w:rPrChange>
        </w:rPr>
        <w:t>В качестве исходных параметров следует использовать расчетные значения характеристик грунтов, получаемые в соответствии с ГОСТ</w:t>
      </w:r>
      <w:r w:rsidR="00043CD7" w:rsidRPr="00523387">
        <w:rPr>
          <w:rFonts w:ascii="Times New Roman" w:hAnsi="Times New Roman" w:cs="Times New Roman"/>
          <w:sz w:val="24"/>
          <w:szCs w:val="24"/>
          <w:highlight w:val="green"/>
          <w:rPrChange w:id="2461" w:author="Соколов Сергей Вадимович" w:date="2024-01-19T16:41:00Z">
            <w:rPr>
              <w:rFonts w:ascii="Times New Roman" w:hAnsi="Times New Roman" w:cs="Times New Roman"/>
              <w:sz w:val="24"/>
              <w:szCs w:val="24"/>
            </w:rPr>
          </w:rPrChange>
        </w:rPr>
        <w:t> </w:t>
      </w:r>
      <w:r w:rsidRPr="00523387">
        <w:rPr>
          <w:rFonts w:ascii="Times New Roman" w:hAnsi="Times New Roman" w:cs="Times New Roman"/>
          <w:sz w:val="24"/>
          <w:szCs w:val="24"/>
          <w:highlight w:val="green"/>
          <w:rPrChange w:id="2462" w:author="Соколов Сергей Вадимович" w:date="2024-01-19T16:41:00Z">
            <w:rPr>
              <w:rFonts w:ascii="Times New Roman" w:hAnsi="Times New Roman" w:cs="Times New Roman"/>
              <w:sz w:val="24"/>
              <w:szCs w:val="24"/>
            </w:rPr>
          </w:rPrChange>
        </w:rPr>
        <w:t>20522.</w:t>
      </w:r>
    </w:p>
    <w:p w14:paraId="783319A7" w14:textId="5357CC00" w:rsidR="00EA7EC4" w:rsidRPr="002150CE" w:rsidRDefault="00BA18AF" w:rsidP="00C1716E">
      <w:pPr>
        <w:pStyle w:val="aff1"/>
        <w:numPr>
          <w:ilvl w:val="2"/>
          <w:numId w:val="14"/>
        </w:numPr>
        <w:tabs>
          <w:tab w:val="left" w:pos="426"/>
          <w:tab w:val="left" w:pos="710"/>
          <w:tab w:val="left" w:pos="1560"/>
        </w:tabs>
        <w:spacing w:line="360" w:lineRule="auto"/>
        <w:ind w:left="0" w:firstLine="709"/>
        <w:jc w:val="both"/>
        <w:rPr>
          <w:rFonts w:ascii="Times New Roman" w:hAnsi="Times New Roman" w:cs="Times New Roman"/>
          <w:sz w:val="24"/>
          <w:szCs w:val="24"/>
        </w:rPr>
      </w:pPr>
      <w:r w:rsidRPr="002150CE">
        <w:rPr>
          <w:rFonts w:ascii="Times New Roman" w:eastAsia="Calibri" w:hAnsi="Times New Roman" w:cs="Times New Roman"/>
          <w:sz w:val="24"/>
          <w:szCs w:val="24"/>
        </w:rPr>
        <w:t xml:space="preserve">При расчете устойчивости склонов путем моделирования напряженно-деформированного состояния грунтов методом конечных элементов рекомендуется </w:t>
      </w:r>
      <w:r w:rsidR="00ED608B" w:rsidRPr="002150CE">
        <w:rPr>
          <w:rFonts w:ascii="Times New Roman" w:eastAsia="Calibri" w:hAnsi="Times New Roman" w:cs="Times New Roman"/>
          <w:sz w:val="24"/>
          <w:szCs w:val="24"/>
        </w:rPr>
        <w:t xml:space="preserve">применять </w:t>
      </w:r>
      <w:r w:rsidRPr="002150CE">
        <w:rPr>
          <w:rFonts w:ascii="Times New Roman" w:eastAsia="Calibri" w:hAnsi="Times New Roman" w:cs="Times New Roman"/>
          <w:sz w:val="24"/>
          <w:szCs w:val="24"/>
        </w:rPr>
        <w:t>лабораторные параметры грунтов для соответствующих моделей</w:t>
      </w:r>
      <w:r w:rsidR="00ED608B" w:rsidRPr="002150CE">
        <w:rPr>
          <w:rFonts w:ascii="Times New Roman" w:eastAsia="Calibri" w:hAnsi="Times New Roman" w:cs="Times New Roman"/>
          <w:sz w:val="24"/>
          <w:szCs w:val="24"/>
        </w:rPr>
        <w:t xml:space="preserve"> их</w:t>
      </w:r>
      <w:r w:rsidR="00660835" w:rsidRPr="002150CE">
        <w:rPr>
          <w:rFonts w:ascii="Times New Roman" w:eastAsia="Calibri" w:hAnsi="Times New Roman" w:cs="Times New Roman"/>
          <w:sz w:val="24"/>
          <w:szCs w:val="24"/>
        </w:rPr>
        <w:t xml:space="preserve"> поведения (</w:t>
      </w:r>
      <w:r w:rsidR="00F16752" w:rsidRPr="002150CE">
        <w:rPr>
          <w:rFonts w:ascii="Times New Roman" w:eastAsia="Calibri" w:hAnsi="Times New Roman" w:cs="Times New Roman"/>
          <w:sz w:val="24"/>
          <w:szCs w:val="24"/>
        </w:rPr>
        <w:t>п</w:t>
      </w:r>
      <w:r w:rsidR="00660835" w:rsidRPr="002150CE">
        <w:rPr>
          <w:rFonts w:ascii="Times New Roman" w:eastAsia="Calibri" w:hAnsi="Times New Roman" w:cs="Times New Roman"/>
          <w:sz w:val="24"/>
          <w:szCs w:val="24"/>
        </w:rPr>
        <w:t xml:space="preserve">риложение </w:t>
      </w:r>
      <w:r w:rsidR="00F95D7C" w:rsidRPr="002150CE">
        <w:rPr>
          <w:rFonts w:ascii="Times New Roman" w:eastAsia="Calibri" w:hAnsi="Times New Roman" w:cs="Times New Roman"/>
          <w:sz w:val="24"/>
          <w:szCs w:val="24"/>
        </w:rPr>
        <w:t>И</w:t>
      </w:r>
      <w:r w:rsidRPr="002150CE">
        <w:rPr>
          <w:rFonts w:ascii="Times New Roman" w:eastAsia="Calibri" w:hAnsi="Times New Roman" w:cs="Times New Roman"/>
          <w:sz w:val="24"/>
          <w:szCs w:val="24"/>
        </w:rPr>
        <w:t>).</w:t>
      </w:r>
      <w:r w:rsidR="00854474" w:rsidRPr="002150CE">
        <w:rPr>
          <w:rFonts w:ascii="Times New Roman" w:eastAsia="Calibri" w:hAnsi="Times New Roman" w:cs="Times New Roman"/>
          <w:sz w:val="24"/>
          <w:szCs w:val="24"/>
        </w:rPr>
        <w:t xml:space="preserve"> Необходимость их получения и соответствующие методики лабораторных испытаний должны быть сформулированы в задании на изыскания и (или) приложениях к нему.</w:t>
      </w:r>
    </w:p>
    <w:p w14:paraId="5B6C0D7C" w14:textId="77777777" w:rsidR="00762150" w:rsidRPr="002150CE" w:rsidRDefault="00EA7EC4" w:rsidP="00B62E9C">
      <w:pPr>
        <w:pStyle w:val="aff1"/>
        <w:tabs>
          <w:tab w:val="left" w:pos="426"/>
        </w:tabs>
        <w:spacing w:line="360" w:lineRule="auto"/>
        <w:ind w:left="0" w:firstLine="709"/>
        <w:jc w:val="both"/>
        <w:rPr>
          <w:rFonts w:ascii="Times New Roman" w:hAnsi="Times New Roman" w:cs="Times New Roman"/>
          <w:sz w:val="24"/>
          <w:szCs w:val="24"/>
        </w:rPr>
      </w:pPr>
      <w:r w:rsidRPr="00523387">
        <w:rPr>
          <w:rFonts w:ascii="Times New Roman" w:hAnsi="Times New Roman" w:cs="Times New Roman"/>
          <w:sz w:val="24"/>
          <w:szCs w:val="24"/>
          <w:highlight w:val="green"/>
          <w:rPrChange w:id="2463" w:author="Соколов Сергей Вадимович" w:date="2024-01-19T16:41:00Z">
            <w:rPr>
              <w:rFonts w:ascii="Times New Roman" w:hAnsi="Times New Roman" w:cs="Times New Roman"/>
              <w:sz w:val="24"/>
              <w:szCs w:val="24"/>
            </w:rPr>
          </w:rPrChange>
        </w:rPr>
        <w:t>При изучении оползней, развивающихся в скальных грунтах, необходимо учитывать трещиноватость массива скальных грунтов, анизотропию прочностных свойств и масштабный эффект.</w:t>
      </w:r>
    </w:p>
    <w:p w14:paraId="5B4E2496" w14:textId="0B76167B" w:rsidR="003C46C9" w:rsidRPr="00523387" w:rsidRDefault="00E77E00" w:rsidP="00C1716E">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464" w:author="Соколов Сергей Вадимович" w:date="2024-01-19T16:42: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465" w:author="Соколов Сергей Вадимович" w:date="2024-01-19T16:42:00Z">
            <w:rPr>
              <w:rFonts w:ascii="Times New Roman" w:eastAsia="Calibri" w:hAnsi="Times New Roman" w:cs="Times New Roman"/>
              <w:sz w:val="24"/>
              <w:szCs w:val="24"/>
            </w:rPr>
          </w:rPrChange>
        </w:rPr>
        <w:t>При выполнении инженерных изысканий должны</w:t>
      </w:r>
      <w:r w:rsidR="00B816FB" w:rsidRPr="00523387">
        <w:rPr>
          <w:rFonts w:ascii="Times New Roman" w:eastAsia="Calibri" w:hAnsi="Times New Roman" w:cs="Times New Roman"/>
          <w:sz w:val="24"/>
          <w:szCs w:val="24"/>
          <w:highlight w:val="green"/>
          <w:rPrChange w:id="2466" w:author="Соколов Сергей Вадимович" w:date="2024-01-19T16:42:00Z">
            <w:rPr>
              <w:rFonts w:ascii="Times New Roman" w:eastAsia="Calibri" w:hAnsi="Times New Roman" w:cs="Times New Roman"/>
              <w:sz w:val="24"/>
              <w:szCs w:val="24"/>
            </w:rPr>
          </w:rPrChange>
        </w:rPr>
        <w:t xml:space="preserve"> производить</w:t>
      </w:r>
      <w:r w:rsidRPr="00523387">
        <w:rPr>
          <w:rFonts w:ascii="Times New Roman" w:eastAsia="Calibri" w:hAnsi="Times New Roman" w:cs="Times New Roman"/>
          <w:sz w:val="24"/>
          <w:szCs w:val="24"/>
          <w:highlight w:val="green"/>
          <w:rPrChange w:id="2467" w:author="Соколов Сергей Вадимович" w:date="2024-01-19T16:42:00Z">
            <w:rPr>
              <w:rFonts w:ascii="Times New Roman" w:eastAsia="Calibri" w:hAnsi="Times New Roman" w:cs="Times New Roman"/>
              <w:sz w:val="24"/>
              <w:szCs w:val="24"/>
            </w:rPr>
          </w:rPrChange>
        </w:rPr>
        <w:t>ся</w:t>
      </w:r>
      <w:r w:rsidR="00B816FB" w:rsidRPr="00523387">
        <w:rPr>
          <w:rFonts w:ascii="Times New Roman" w:eastAsia="Calibri" w:hAnsi="Times New Roman" w:cs="Times New Roman"/>
          <w:sz w:val="24"/>
          <w:szCs w:val="24"/>
          <w:highlight w:val="green"/>
          <w:rPrChange w:id="2468" w:author="Соколов Сергей Вадимович" w:date="2024-01-19T16:42:00Z">
            <w:rPr>
              <w:rFonts w:ascii="Times New Roman" w:eastAsia="Calibri" w:hAnsi="Times New Roman" w:cs="Times New Roman"/>
              <w:sz w:val="24"/>
              <w:szCs w:val="24"/>
            </w:rPr>
          </w:rPrChange>
        </w:rPr>
        <w:t xml:space="preserve"> расчет</w:t>
      </w:r>
      <w:r w:rsidRPr="00523387">
        <w:rPr>
          <w:rFonts w:ascii="Times New Roman" w:eastAsia="Calibri" w:hAnsi="Times New Roman" w:cs="Times New Roman"/>
          <w:sz w:val="24"/>
          <w:szCs w:val="24"/>
          <w:highlight w:val="green"/>
          <w:rPrChange w:id="2469" w:author="Соколов Сергей Вадимович" w:date="2024-01-19T16:42:00Z">
            <w:rPr>
              <w:rFonts w:ascii="Times New Roman" w:eastAsia="Calibri" w:hAnsi="Times New Roman" w:cs="Times New Roman"/>
              <w:sz w:val="24"/>
              <w:szCs w:val="24"/>
            </w:rPr>
          </w:rPrChange>
        </w:rPr>
        <w:t>ы</w:t>
      </w:r>
      <w:r w:rsidR="00B816FB" w:rsidRPr="00523387">
        <w:rPr>
          <w:rFonts w:ascii="Times New Roman" w:eastAsia="Calibri" w:hAnsi="Times New Roman" w:cs="Times New Roman"/>
          <w:sz w:val="24"/>
          <w:szCs w:val="24"/>
          <w:highlight w:val="green"/>
          <w:rPrChange w:id="2470" w:author="Соколов Сергей Вадимович" w:date="2024-01-19T16:42:00Z">
            <w:rPr>
              <w:rFonts w:ascii="Times New Roman" w:eastAsia="Calibri" w:hAnsi="Times New Roman" w:cs="Times New Roman"/>
              <w:sz w:val="24"/>
              <w:szCs w:val="24"/>
            </w:rPr>
          </w:rPrChange>
        </w:rPr>
        <w:t xml:space="preserve"> устойчивости склонов без учета проектируемого строительс</w:t>
      </w:r>
      <w:r w:rsidRPr="00523387">
        <w:rPr>
          <w:rFonts w:ascii="Times New Roman" w:eastAsia="Calibri" w:hAnsi="Times New Roman" w:cs="Times New Roman"/>
          <w:sz w:val="24"/>
          <w:szCs w:val="24"/>
          <w:highlight w:val="green"/>
          <w:rPrChange w:id="2471" w:author="Соколов Сергей Вадимович" w:date="2024-01-19T16:42:00Z">
            <w:rPr>
              <w:rFonts w:ascii="Times New Roman" w:eastAsia="Calibri" w:hAnsi="Times New Roman" w:cs="Times New Roman"/>
              <w:sz w:val="24"/>
              <w:szCs w:val="24"/>
            </w:rPr>
          </w:rPrChange>
        </w:rPr>
        <w:t>тва. Допускается выполнение расчетов</w:t>
      </w:r>
      <w:r w:rsidR="00B816FB" w:rsidRPr="00523387">
        <w:rPr>
          <w:rFonts w:ascii="Times New Roman" w:eastAsia="Calibri" w:hAnsi="Times New Roman" w:cs="Times New Roman"/>
          <w:sz w:val="24"/>
          <w:szCs w:val="24"/>
          <w:highlight w:val="green"/>
          <w:rPrChange w:id="2472" w:author="Соколов Сергей Вадимович" w:date="2024-01-19T16:42:00Z">
            <w:rPr>
              <w:rFonts w:ascii="Times New Roman" w:eastAsia="Calibri" w:hAnsi="Times New Roman" w:cs="Times New Roman"/>
              <w:sz w:val="24"/>
              <w:szCs w:val="24"/>
            </w:rPr>
          </w:rPrChange>
        </w:rPr>
        <w:t xml:space="preserve"> устойчивости склонов с учетом техногенного возде</w:t>
      </w:r>
      <w:r w:rsidR="00EE5172" w:rsidRPr="00523387">
        <w:rPr>
          <w:rFonts w:ascii="Times New Roman" w:eastAsia="Calibri" w:hAnsi="Times New Roman" w:cs="Times New Roman"/>
          <w:sz w:val="24"/>
          <w:szCs w:val="24"/>
          <w:highlight w:val="green"/>
          <w:rPrChange w:id="2473" w:author="Соколов Сергей Вадимович" w:date="2024-01-19T16:42:00Z">
            <w:rPr>
              <w:rFonts w:ascii="Times New Roman" w:eastAsia="Calibri" w:hAnsi="Times New Roman" w:cs="Times New Roman"/>
              <w:sz w:val="24"/>
              <w:szCs w:val="24"/>
            </w:rPr>
          </w:rPrChange>
        </w:rPr>
        <w:t xml:space="preserve">йствия при наличии </w:t>
      </w:r>
      <w:r w:rsidR="00CD11B7" w:rsidRPr="00523387">
        <w:rPr>
          <w:rFonts w:ascii="Times New Roman" w:eastAsia="Calibri" w:hAnsi="Times New Roman" w:cs="Times New Roman"/>
          <w:sz w:val="24"/>
          <w:szCs w:val="24"/>
          <w:highlight w:val="green"/>
          <w:rPrChange w:id="2474" w:author="Соколов Сергей Вадимович" w:date="2024-01-19T16:42:00Z">
            <w:rPr>
              <w:rFonts w:ascii="Times New Roman" w:eastAsia="Calibri" w:hAnsi="Times New Roman" w:cs="Times New Roman"/>
              <w:sz w:val="24"/>
              <w:szCs w:val="24"/>
            </w:rPr>
          </w:rPrChange>
        </w:rPr>
        <w:t xml:space="preserve">требований в </w:t>
      </w:r>
      <w:r w:rsidR="00B816FB" w:rsidRPr="00523387">
        <w:rPr>
          <w:rFonts w:ascii="Times New Roman" w:eastAsia="Calibri" w:hAnsi="Times New Roman" w:cs="Times New Roman"/>
          <w:sz w:val="24"/>
          <w:szCs w:val="24"/>
          <w:highlight w:val="green"/>
          <w:rPrChange w:id="2475" w:author="Соколов Сергей Вадимович" w:date="2024-01-19T16:42:00Z">
            <w:rPr>
              <w:rFonts w:ascii="Times New Roman" w:eastAsia="Calibri" w:hAnsi="Times New Roman" w:cs="Times New Roman"/>
              <w:sz w:val="24"/>
              <w:szCs w:val="24"/>
            </w:rPr>
          </w:rPrChange>
        </w:rPr>
        <w:t>задани</w:t>
      </w:r>
      <w:r w:rsidR="00CD11B7" w:rsidRPr="00523387">
        <w:rPr>
          <w:rFonts w:ascii="Times New Roman" w:eastAsia="Calibri" w:hAnsi="Times New Roman" w:cs="Times New Roman"/>
          <w:sz w:val="24"/>
          <w:szCs w:val="24"/>
          <w:highlight w:val="green"/>
          <w:rPrChange w:id="2476" w:author="Соколов Сергей Вадимович" w:date="2024-01-19T16:42:00Z">
            <w:rPr>
              <w:rFonts w:ascii="Times New Roman" w:eastAsia="Calibri" w:hAnsi="Times New Roman" w:cs="Times New Roman"/>
              <w:sz w:val="24"/>
              <w:szCs w:val="24"/>
            </w:rPr>
          </w:rPrChange>
        </w:rPr>
        <w:t>и</w:t>
      </w:r>
      <w:r w:rsidR="00B816FB" w:rsidRPr="00523387">
        <w:rPr>
          <w:rFonts w:ascii="Times New Roman" w:eastAsia="Calibri" w:hAnsi="Times New Roman" w:cs="Times New Roman"/>
          <w:sz w:val="24"/>
          <w:szCs w:val="24"/>
          <w:highlight w:val="green"/>
          <w:rPrChange w:id="2477" w:author="Соколов Сергей Вадимович" w:date="2024-01-19T16:42:00Z">
            <w:rPr>
              <w:rFonts w:ascii="Times New Roman" w:eastAsia="Calibri" w:hAnsi="Times New Roman" w:cs="Times New Roman"/>
              <w:sz w:val="24"/>
              <w:szCs w:val="24"/>
            </w:rPr>
          </w:rPrChange>
        </w:rPr>
        <w:t xml:space="preserve"> </w:t>
      </w:r>
      <w:r w:rsidR="00CD11B7" w:rsidRPr="00523387">
        <w:rPr>
          <w:rFonts w:ascii="Times New Roman" w:eastAsia="Calibri" w:hAnsi="Times New Roman" w:cs="Times New Roman"/>
          <w:sz w:val="24"/>
          <w:szCs w:val="24"/>
          <w:highlight w:val="green"/>
          <w:rPrChange w:id="2478" w:author="Соколов Сергей Вадимович" w:date="2024-01-19T16:42:00Z">
            <w:rPr>
              <w:rFonts w:ascii="Times New Roman" w:eastAsia="Calibri" w:hAnsi="Times New Roman" w:cs="Times New Roman"/>
              <w:sz w:val="24"/>
              <w:szCs w:val="24"/>
            </w:rPr>
          </w:rPrChange>
        </w:rPr>
        <w:t>и необходимых сведений о</w:t>
      </w:r>
      <w:r w:rsidR="00B816FB" w:rsidRPr="00523387">
        <w:rPr>
          <w:rFonts w:ascii="Times New Roman" w:eastAsia="Calibri" w:hAnsi="Times New Roman" w:cs="Times New Roman"/>
          <w:sz w:val="24"/>
          <w:szCs w:val="24"/>
          <w:highlight w:val="green"/>
          <w:rPrChange w:id="2479" w:author="Соколов Сергей Вадимович" w:date="2024-01-19T16:42:00Z">
            <w:rPr>
              <w:rFonts w:ascii="Times New Roman" w:eastAsia="Calibri" w:hAnsi="Times New Roman" w:cs="Times New Roman"/>
              <w:sz w:val="24"/>
              <w:szCs w:val="24"/>
            </w:rPr>
          </w:rPrChange>
        </w:rPr>
        <w:t xml:space="preserve"> техногенных нагруз</w:t>
      </w:r>
      <w:r w:rsidR="00CD11B7" w:rsidRPr="00523387">
        <w:rPr>
          <w:rFonts w:ascii="Times New Roman" w:eastAsia="Calibri" w:hAnsi="Times New Roman" w:cs="Times New Roman"/>
          <w:sz w:val="24"/>
          <w:szCs w:val="24"/>
          <w:highlight w:val="green"/>
          <w:rPrChange w:id="2480" w:author="Соколов Сергей Вадимович" w:date="2024-01-19T16:42:00Z">
            <w:rPr>
              <w:rFonts w:ascii="Times New Roman" w:eastAsia="Calibri" w:hAnsi="Times New Roman" w:cs="Times New Roman"/>
              <w:sz w:val="24"/>
              <w:szCs w:val="24"/>
            </w:rPr>
          </w:rPrChange>
        </w:rPr>
        <w:t>ках</w:t>
      </w:r>
      <w:r w:rsidR="00B816FB" w:rsidRPr="00523387">
        <w:rPr>
          <w:rFonts w:ascii="Times New Roman" w:eastAsia="Calibri" w:hAnsi="Times New Roman" w:cs="Times New Roman"/>
          <w:sz w:val="24"/>
          <w:szCs w:val="24"/>
          <w:highlight w:val="green"/>
          <w:rPrChange w:id="2481" w:author="Соколов Сергей Вадимович" w:date="2024-01-19T16:42:00Z">
            <w:rPr>
              <w:rFonts w:ascii="Times New Roman" w:eastAsia="Calibri" w:hAnsi="Times New Roman" w:cs="Times New Roman"/>
              <w:sz w:val="24"/>
              <w:szCs w:val="24"/>
            </w:rPr>
          </w:rPrChange>
        </w:rPr>
        <w:t xml:space="preserve"> и воздействи</w:t>
      </w:r>
      <w:r w:rsidR="00CD11B7" w:rsidRPr="00523387">
        <w:rPr>
          <w:rFonts w:ascii="Times New Roman" w:eastAsia="Calibri" w:hAnsi="Times New Roman" w:cs="Times New Roman"/>
          <w:sz w:val="24"/>
          <w:szCs w:val="24"/>
          <w:highlight w:val="green"/>
          <w:rPrChange w:id="2482" w:author="Соколов Сергей Вадимович" w:date="2024-01-19T16:42:00Z">
            <w:rPr>
              <w:rFonts w:ascii="Times New Roman" w:eastAsia="Calibri" w:hAnsi="Times New Roman" w:cs="Times New Roman"/>
              <w:sz w:val="24"/>
              <w:szCs w:val="24"/>
            </w:rPr>
          </w:rPrChange>
        </w:rPr>
        <w:t>ях</w:t>
      </w:r>
      <w:r w:rsidR="00B816FB" w:rsidRPr="00523387">
        <w:rPr>
          <w:rFonts w:ascii="Times New Roman" w:eastAsia="Calibri" w:hAnsi="Times New Roman" w:cs="Times New Roman"/>
          <w:sz w:val="24"/>
          <w:szCs w:val="24"/>
          <w:highlight w:val="green"/>
          <w:rPrChange w:id="2483" w:author="Соколов Сергей Вадимович" w:date="2024-01-19T16:42:00Z">
            <w:rPr>
              <w:rFonts w:ascii="Times New Roman" w:eastAsia="Calibri" w:hAnsi="Times New Roman" w:cs="Times New Roman"/>
              <w:sz w:val="24"/>
              <w:szCs w:val="24"/>
            </w:rPr>
          </w:rPrChange>
        </w:rPr>
        <w:t xml:space="preserve"> от проектируемых объектов.</w:t>
      </w:r>
      <w:bookmarkStart w:id="2484" w:name="i256942"/>
    </w:p>
    <w:p w14:paraId="5FDE86D3" w14:textId="77777777" w:rsidR="00F92E03" w:rsidRPr="00523387" w:rsidRDefault="00F92E03" w:rsidP="00C1716E">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485" w:author="Соколов Сергей Вадимович" w:date="2024-01-19T16:42: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486" w:author="Соколов Сергей Вадимович" w:date="2024-01-19T16:42:00Z">
            <w:rPr>
              <w:rFonts w:ascii="Times New Roman" w:eastAsia="Calibri" w:hAnsi="Times New Roman" w:cs="Times New Roman"/>
              <w:sz w:val="24"/>
              <w:szCs w:val="24"/>
            </w:rPr>
          </w:rPrChange>
        </w:rPr>
        <w:t xml:space="preserve">По результатам инженерно-геологической съемки с учетом результатов расчетов </w:t>
      </w:r>
      <w:r w:rsidR="00345FDB" w:rsidRPr="00523387">
        <w:rPr>
          <w:rFonts w:ascii="Times New Roman" w:eastAsia="Calibri" w:hAnsi="Times New Roman" w:cs="Times New Roman"/>
          <w:sz w:val="24"/>
          <w:szCs w:val="24"/>
          <w:highlight w:val="green"/>
          <w:rPrChange w:id="2487" w:author="Соколов Сергей Вадимович" w:date="2024-01-19T16:42:00Z">
            <w:rPr>
              <w:rFonts w:ascii="Times New Roman" w:eastAsia="Calibri" w:hAnsi="Times New Roman" w:cs="Times New Roman"/>
              <w:sz w:val="24"/>
              <w:szCs w:val="24"/>
            </w:rPr>
          </w:rPrChange>
        </w:rPr>
        <w:t>проводится</w:t>
      </w:r>
      <w:r w:rsidRPr="00523387">
        <w:rPr>
          <w:rFonts w:ascii="Times New Roman" w:eastAsia="Calibri" w:hAnsi="Times New Roman" w:cs="Times New Roman"/>
          <w:sz w:val="24"/>
          <w:szCs w:val="24"/>
          <w:highlight w:val="green"/>
          <w:rPrChange w:id="2488" w:author="Соколов Сергей Вадимович" w:date="2024-01-19T16:42:00Z">
            <w:rPr>
              <w:rFonts w:ascii="Times New Roman" w:eastAsia="Calibri" w:hAnsi="Times New Roman" w:cs="Times New Roman"/>
              <w:sz w:val="24"/>
              <w:szCs w:val="24"/>
            </w:rPr>
          </w:rPrChange>
        </w:rPr>
        <w:t xml:space="preserve"> районировани</w:t>
      </w:r>
      <w:r w:rsidR="00345FDB" w:rsidRPr="00523387">
        <w:rPr>
          <w:rFonts w:ascii="Times New Roman" w:eastAsia="Calibri" w:hAnsi="Times New Roman" w:cs="Times New Roman"/>
          <w:sz w:val="24"/>
          <w:szCs w:val="24"/>
          <w:highlight w:val="green"/>
          <w:rPrChange w:id="2489" w:author="Соколов Сергей Вадимович" w:date="2024-01-19T16:42:00Z">
            <w:rPr>
              <w:rFonts w:ascii="Times New Roman" w:eastAsia="Calibri" w:hAnsi="Times New Roman" w:cs="Times New Roman"/>
              <w:sz w:val="24"/>
              <w:szCs w:val="24"/>
            </w:rPr>
          </w:rPrChange>
        </w:rPr>
        <w:t>е</w:t>
      </w:r>
      <w:r w:rsidRPr="00523387">
        <w:rPr>
          <w:rFonts w:ascii="Times New Roman" w:eastAsia="Calibri" w:hAnsi="Times New Roman" w:cs="Times New Roman"/>
          <w:sz w:val="24"/>
          <w:szCs w:val="24"/>
          <w:highlight w:val="green"/>
          <w:rPrChange w:id="2490" w:author="Соколов Сергей Вадимович" w:date="2024-01-19T16:42:00Z">
            <w:rPr>
              <w:rFonts w:ascii="Times New Roman" w:eastAsia="Calibri" w:hAnsi="Times New Roman" w:cs="Times New Roman"/>
              <w:sz w:val="24"/>
              <w:szCs w:val="24"/>
            </w:rPr>
          </w:rPrChange>
        </w:rPr>
        <w:t xml:space="preserve"> (зонировани</w:t>
      </w:r>
      <w:r w:rsidR="00345FDB" w:rsidRPr="00523387">
        <w:rPr>
          <w:rFonts w:ascii="Times New Roman" w:eastAsia="Calibri" w:hAnsi="Times New Roman" w:cs="Times New Roman"/>
          <w:sz w:val="24"/>
          <w:szCs w:val="24"/>
          <w:highlight w:val="green"/>
          <w:rPrChange w:id="2491" w:author="Соколов Сергей Вадимович" w:date="2024-01-19T16:42:00Z">
            <w:rPr>
              <w:rFonts w:ascii="Times New Roman" w:eastAsia="Calibri" w:hAnsi="Times New Roman" w:cs="Times New Roman"/>
              <w:sz w:val="24"/>
              <w:szCs w:val="24"/>
            </w:rPr>
          </w:rPrChange>
        </w:rPr>
        <w:t>е</w:t>
      </w:r>
      <w:r w:rsidRPr="00523387">
        <w:rPr>
          <w:rFonts w:ascii="Times New Roman" w:eastAsia="Calibri" w:hAnsi="Times New Roman" w:cs="Times New Roman"/>
          <w:sz w:val="24"/>
          <w:szCs w:val="24"/>
          <w:highlight w:val="green"/>
          <w:rPrChange w:id="2492" w:author="Соколов Сергей Вадимович" w:date="2024-01-19T16:42:00Z">
            <w:rPr>
              <w:rFonts w:ascii="Times New Roman" w:eastAsia="Calibri" w:hAnsi="Times New Roman" w:cs="Times New Roman"/>
              <w:sz w:val="24"/>
              <w:szCs w:val="24"/>
            </w:rPr>
          </w:rPrChange>
        </w:rPr>
        <w:t xml:space="preserve">) территории по степени опасности </w:t>
      </w:r>
      <w:r w:rsidRPr="00523387">
        <w:rPr>
          <w:rFonts w:ascii="Times New Roman" w:eastAsia="Calibri" w:hAnsi="Times New Roman" w:cs="Times New Roman"/>
          <w:sz w:val="24"/>
          <w:szCs w:val="24"/>
          <w:highlight w:val="green"/>
          <w:rPrChange w:id="2493" w:author="Соколов Сергей Вадимович" w:date="2024-01-19T16:42:00Z">
            <w:rPr>
              <w:rFonts w:ascii="Times New Roman" w:eastAsia="Calibri" w:hAnsi="Times New Roman" w:cs="Times New Roman"/>
              <w:sz w:val="24"/>
              <w:szCs w:val="24"/>
            </w:rPr>
          </w:rPrChange>
        </w:rPr>
        <w:lastRenderedPageBreak/>
        <w:t>оползневых процессов</w:t>
      </w:r>
      <w:r w:rsidR="00EF12B3" w:rsidRPr="00523387">
        <w:rPr>
          <w:rFonts w:ascii="Times New Roman" w:eastAsia="Calibri" w:hAnsi="Times New Roman" w:cs="Times New Roman"/>
          <w:sz w:val="24"/>
          <w:szCs w:val="24"/>
          <w:highlight w:val="green"/>
          <w:rPrChange w:id="2494" w:author="Соколов Сергей Вадимович" w:date="2024-01-19T16:42:00Z">
            <w:rPr>
              <w:rFonts w:ascii="Times New Roman" w:eastAsia="Calibri" w:hAnsi="Times New Roman" w:cs="Times New Roman"/>
              <w:sz w:val="24"/>
              <w:szCs w:val="24"/>
            </w:rPr>
          </w:rPrChange>
        </w:rPr>
        <w:t xml:space="preserve"> с составление</w:t>
      </w:r>
      <w:r w:rsidR="00E9391D" w:rsidRPr="00523387">
        <w:rPr>
          <w:rFonts w:ascii="Times New Roman" w:eastAsia="Calibri" w:hAnsi="Times New Roman" w:cs="Times New Roman"/>
          <w:sz w:val="24"/>
          <w:szCs w:val="24"/>
          <w:highlight w:val="green"/>
          <w:rPrChange w:id="2495" w:author="Соколов Сергей Вадимович" w:date="2024-01-19T16:42:00Z">
            <w:rPr>
              <w:rFonts w:ascii="Times New Roman" w:eastAsia="Calibri" w:hAnsi="Times New Roman" w:cs="Times New Roman"/>
              <w:sz w:val="24"/>
              <w:szCs w:val="24"/>
            </w:rPr>
          </w:rPrChange>
        </w:rPr>
        <w:t>м карты районирования территории</w:t>
      </w:r>
      <w:r w:rsidR="00EF12B3" w:rsidRPr="00523387">
        <w:rPr>
          <w:rFonts w:ascii="Times New Roman" w:eastAsia="Calibri" w:hAnsi="Times New Roman" w:cs="Times New Roman"/>
          <w:sz w:val="24"/>
          <w:szCs w:val="24"/>
          <w:highlight w:val="green"/>
          <w:rPrChange w:id="2496" w:author="Соколов Сергей Вадимович" w:date="2024-01-19T16:42:00Z">
            <w:rPr>
              <w:rFonts w:ascii="Times New Roman" w:eastAsia="Calibri" w:hAnsi="Times New Roman" w:cs="Times New Roman"/>
              <w:sz w:val="24"/>
              <w:szCs w:val="24"/>
            </w:rPr>
          </w:rPrChange>
        </w:rPr>
        <w:t>.</w:t>
      </w:r>
    </w:p>
    <w:p w14:paraId="76E741E9" w14:textId="77777777" w:rsidR="00F92E03" w:rsidRPr="002150CE" w:rsidRDefault="00F92E03" w:rsidP="00C1716E">
      <w:pPr>
        <w:pStyle w:val="aff1"/>
        <w:numPr>
          <w:ilvl w:val="2"/>
          <w:numId w:val="14"/>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Инженерно-геологическое районирование </w:t>
      </w:r>
      <w:r w:rsidR="00345FDB" w:rsidRPr="002150CE">
        <w:rPr>
          <w:rFonts w:ascii="Times New Roman" w:eastAsia="Calibri" w:hAnsi="Times New Roman" w:cs="Times New Roman"/>
          <w:sz w:val="24"/>
          <w:szCs w:val="24"/>
        </w:rPr>
        <w:t xml:space="preserve">также может </w:t>
      </w:r>
      <w:r w:rsidRPr="002150CE">
        <w:rPr>
          <w:rFonts w:ascii="Times New Roman" w:eastAsia="Calibri" w:hAnsi="Times New Roman" w:cs="Times New Roman"/>
          <w:sz w:val="24"/>
          <w:szCs w:val="24"/>
        </w:rPr>
        <w:t>проводить</w:t>
      </w:r>
      <w:r w:rsidR="00345FDB" w:rsidRPr="002150CE">
        <w:rPr>
          <w:rFonts w:ascii="Times New Roman" w:eastAsia="Calibri" w:hAnsi="Times New Roman" w:cs="Times New Roman"/>
          <w:sz w:val="24"/>
          <w:szCs w:val="24"/>
        </w:rPr>
        <w:t>ся</w:t>
      </w:r>
      <w:r w:rsidRPr="002150CE">
        <w:rPr>
          <w:rFonts w:ascii="Times New Roman" w:eastAsia="Calibri" w:hAnsi="Times New Roman" w:cs="Times New Roman"/>
          <w:sz w:val="24"/>
          <w:szCs w:val="24"/>
        </w:rPr>
        <w:t xml:space="preserve"> по признакам устойчивости склонов на основе историко-геологического и сравнительно-геологического методов. При районировании следует выделять зоны (таксоны), отличающиеся природными условиям</w:t>
      </w:r>
      <w:r w:rsidR="009E7D66" w:rsidRPr="002150CE">
        <w:rPr>
          <w:rFonts w:ascii="Times New Roman" w:eastAsia="Calibri" w:hAnsi="Times New Roman" w:cs="Times New Roman"/>
          <w:sz w:val="24"/>
          <w:szCs w:val="24"/>
        </w:rPr>
        <w:t>и</w:t>
      </w:r>
      <w:r w:rsidRPr="002150CE">
        <w:rPr>
          <w:rFonts w:ascii="Times New Roman" w:eastAsia="Calibri" w:hAnsi="Times New Roman" w:cs="Times New Roman"/>
          <w:sz w:val="24"/>
          <w:szCs w:val="24"/>
        </w:rPr>
        <w:t xml:space="preserve"> формирования оползневых деформаций склона и категориями качественной оценки их устойчивости (устойчивые, условно-устойчивые и неустойчивые), а также различной степенью благоприятности для строительного освоения (благоприятные, ограниченно благоприятные, неблагоприятные). Рекомендуется дополнять карты районирования инженерно-геологической типизацией оползневых склонов.</w:t>
      </w:r>
    </w:p>
    <w:p w14:paraId="20D8921D" w14:textId="77777777" w:rsidR="00F92E03" w:rsidRPr="00523387" w:rsidRDefault="00F92E03" w:rsidP="00AA3FB8">
      <w:pPr>
        <w:pStyle w:val="aff1"/>
        <w:numPr>
          <w:ilvl w:val="2"/>
          <w:numId w:val="14"/>
        </w:numPr>
        <w:tabs>
          <w:tab w:val="left" w:pos="709"/>
          <w:tab w:val="left" w:pos="1560"/>
        </w:tabs>
        <w:spacing w:line="360" w:lineRule="auto"/>
        <w:ind w:left="0" w:firstLine="709"/>
        <w:jc w:val="both"/>
        <w:rPr>
          <w:rFonts w:ascii="Times New Roman" w:eastAsia="Calibri" w:hAnsi="Times New Roman" w:cs="Times New Roman"/>
          <w:sz w:val="24"/>
          <w:szCs w:val="24"/>
          <w:highlight w:val="green"/>
          <w:rPrChange w:id="2497" w:author="Соколов Сергей Вадимович" w:date="2024-01-19T16:42: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498" w:author="Соколов Сергей Вадимович" w:date="2024-01-19T16:42:00Z">
            <w:rPr>
              <w:rFonts w:ascii="Times New Roman" w:eastAsia="Calibri" w:hAnsi="Times New Roman" w:cs="Times New Roman"/>
              <w:sz w:val="24"/>
              <w:szCs w:val="24"/>
            </w:rPr>
          </w:rPrChange>
        </w:rPr>
        <w:t>В процессе камеральной обработки материалов геофизических исследований выполняется увязка между собой результатов отдельных видов геофизических и инженерно-геологических работ с составлением сводных геолого-геофизических разрезов. Осуществляется их инженерно-геологическая интерпретация</w:t>
      </w:r>
      <w:r w:rsidR="00345FDB" w:rsidRPr="00523387">
        <w:rPr>
          <w:rFonts w:ascii="Times New Roman" w:eastAsia="Calibri" w:hAnsi="Times New Roman" w:cs="Times New Roman"/>
          <w:sz w:val="24"/>
          <w:szCs w:val="24"/>
          <w:highlight w:val="green"/>
          <w:rPrChange w:id="2499" w:author="Соколов Сергей Вадимович" w:date="2024-01-19T16:42:00Z">
            <w:rPr>
              <w:rFonts w:ascii="Times New Roman" w:eastAsia="Calibri" w:hAnsi="Times New Roman" w:cs="Times New Roman"/>
              <w:sz w:val="24"/>
              <w:szCs w:val="24"/>
            </w:rPr>
          </w:rPrChange>
        </w:rPr>
        <w:t>.</w:t>
      </w:r>
    </w:p>
    <w:p w14:paraId="17B81647" w14:textId="23ECFF21" w:rsidR="000012E0" w:rsidRPr="00523387" w:rsidRDefault="000012E0" w:rsidP="00AA3FB8">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500" w:author="Соколов Сергей Вадимович" w:date="2024-01-19T16:42: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501" w:author="Соколов Сергей Вадимович" w:date="2024-01-19T16:42:00Z">
            <w:rPr>
              <w:rFonts w:ascii="Times New Roman" w:eastAsia="Calibri" w:hAnsi="Times New Roman" w:cs="Times New Roman"/>
              <w:sz w:val="24"/>
              <w:szCs w:val="24"/>
            </w:rPr>
          </w:rPrChange>
        </w:rPr>
        <w:t>Технический отч</w:t>
      </w:r>
      <w:r w:rsidR="002150CE" w:rsidRPr="00523387">
        <w:rPr>
          <w:rFonts w:ascii="Times New Roman" w:eastAsia="Calibri" w:hAnsi="Times New Roman" w:cs="Times New Roman"/>
          <w:sz w:val="24"/>
          <w:szCs w:val="24"/>
          <w:highlight w:val="green"/>
          <w:rPrChange w:id="2502" w:author="Соколов Сергей Вадимович" w:date="2024-01-19T16:42:00Z">
            <w:rPr>
              <w:rFonts w:ascii="Times New Roman" w:eastAsia="Calibri" w:hAnsi="Times New Roman" w:cs="Times New Roman"/>
              <w:sz w:val="24"/>
              <w:szCs w:val="24"/>
            </w:rPr>
          </w:rPrChange>
        </w:rPr>
        <w:t>е</w:t>
      </w:r>
      <w:r w:rsidRPr="00523387">
        <w:rPr>
          <w:rFonts w:ascii="Times New Roman" w:eastAsia="Calibri" w:hAnsi="Times New Roman" w:cs="Times New Roman"/>
          <w:sz w:val="24"/>
          <w:szCs w:val="24"/>
          <w:highlight w:val="green"/>
          <w:rPrChange w:id="2503" w:author="Соколов Сергей Вадимович" w:date="2024-01-19T16:42:00Z">
            <w:rPr>
              <w:rFonts w:ascii="Times New Roman" w:eastAsia="Calibri" w:hAnsi="Times New Roman" w:cs="Times New Roman"/>
              <w:sz w:val="24"/>
              <w:szCs w:val="24"/>
            </w:rPr>
          </w:rPrChange>
        </w:rPr>
        <w:t xml:space="preserve">т по результатам инженерно-геологических изысканий </w:t>
      </w:r>
      <w:r w:rsidR="0009119C" w:rsidRPr="00523387">
        <w:rPr>
          <w:rFonts w:ascii="Times New Roman" w:eastAsia="Calibri" w:hAnsi="Times New Roman" w:cs="Times New Roman"/>
          <w:sz w:val="24"/>
          <w:szCs w:val="24"/>
          <w:highlight w:val="green"/>
          <w:rPrChange w:id="2504" w:author="Соколов Сергей Вадимович" w:date="2024-01-19T16:42:00Z">
            <w:rPr>
              <w:rFonts w:ascii="Times New Roman" w:eastAsia="Calibri" w:hAnsi="Times New Roman" w:cs="Times New Roman"/>
              <w:sz w:val="24"/>
              <w:szCs w:val="24"/>
            </w:rPr>
          </w:rPrChange>
        </w:rPr>
        <w:t xml:space="preserve">в районах развития оползневых процессов </w:t>
      </w:r>
      <w:r w:rsidRPr="00523387">
        <w:rPr>
          <w:rFonts w:ascii="Times New Roman" w:eastAsia="Calibri" w:hAnsi="Times New Roman" w:cs="Times New Roman"/>
          <w:sz w:val="24"/>
          <w:szCs w:val="24"/>
          <w:highlight w:val="green"/>
          <w:rPrChange w:id="2505" w:author="Соколов Сергей Вадимович" w:date="2024-01-19T16:42:00Z">
            <w:rPr>
              <w:rFonts w:ascii="Times New Roman" w:eastAsia="Calibri" w:hAnsi="Times New Roman" w:cs="Times New Roman"/>
              <w:sz w:val="24"/>
              <w:szCs w:val="24"/>
            </w:rPr>
          </w:rPrChange>
        </w:rPr>
        <w:t>оформляется в соответствии с СП 47.13330.2016 (</w:t>
      </w:r>
      <w:r w:rsidR="00CB7B36" w:rsidRPr="00523387">
        <w:rPr>
          <w:rFonts w:ascii="Times New Roman" w:eastAsia="Calibri" w:hAnsi="Times New Roman" w:cs="Times New Roman"/>
          <w:sz w:val="24"/>
          <w:szCs w:val="24"/>
          <w:highlight w:val="green"/>
          <w:rPrChange w:id="2506" w:author="Соколов Сергей Вадимович" w:date="2024-01-19T16:42:00Z">
            <w:rPr>
              <w:rFonts w:ascii="Times New Roman" w:eastAsia="Calibri" w:hAnsi="Times New Roman" w:cs="Times New Roman"/>
              <w:sz w:val="24"/>
              <w:szCs w:val="24"/>
            </w:rPr>
          </w:rPrChange>
        </w:rPr>
        <w:t xml:space="preserve">подпункт </w:t>
      </w:r>
      <w:r w:rsidRPr="00523387">
        <w:rPr>
          <w:rFonts w:ascii="Times New Roman" w:eastAsia="Calibri" w:hAnsi="Times New Roman" w:cs="Times New Roman"/>
          <w:sz w:val="24"/>
          <w:szCs w:val="24"/>
          <w:highlight w:val="green"/>
          <w:rPrChange w:id="2507" w:author="Соколов Сергей Вадимович" w:date="2024-01-19T16:42:00Z">
            <w:rPr>
              <w:rFonts w:ascii="Times New Roman" w:eastAsia="Calibri" w:hAnsi="Times New Roman" w:cs="Times New Roman"/>
              <w:sz w:val="24"/>
              <w:szCs w:val="24"/>
            </w:rPr>
          </w:rPrChange>
        </w:rPr>
        <w:t>6.3.3</w:t>
      </w:r>
      <w:r w:rsidR="001E2721" w:rsidRPr="00523387">
        <w:rPr>
          <w:rFonts w:ascii="Times New Roman" w:eastAsia="Calibri" w:hAnsi="Times New Roman" w:cs="Times New Roman"/>
          <w:sz w:val="24"/>
          <w:szCs w:val="24"/>
          <w:highlight w:val="green"/>
          <w:rPrChange w:id="2508" w:author="Соколов Сергей Вадимович" w:date="2024-01-19T16:42:00Z">
            <w:rPr>
              <w:rFonts w:ascii="Times New Roman" w:eastAsia="Calibri" w:hAnsi="Times New Roman" w:cs="Times New Roman"/>
              <w:sz w:val="24"/>
              <w:szCs w:val="24"/>
            </w:rPr>
          </w:rPrChange>
        </w:rPr>
        <w:t>.</w:t>
      </w:r>
      <w:r w:rsidRPr="00523387">
        <w:rPr>
          <w:rFonts w:ascii="Times New Roman" w:eastAsia="Calibri" w:hAnsi="Times New Roman" w:cs="Times New Roman"/>
          <w:sz w:val="24"/>
          <w:szCs w:val="24"/>
          <w:highlight w:val="green"/>
          <w:rPrChange w:id="2509" w:author="Соколов Сергей Вадимович" w:date="2024-01-19T16:42:00Z">
            <w:rPr>
              <w:rFonts w:ascii="Times New Roman" w:eastAsia="Calibri" w:hAnsi="Times New Roman" w:cs="Times New Roman"/>
              <w:sz w:val="24"/>
              <w:szCs w:val="24"/>
            </w:rPr>
          </w:rPrChange>
        </w:rPr>
        <w:t>9).</w:t>
      </w:r>
    </w:p>
    <w:bookmarkEnd w:id="2484"/>
    <w:p w14:paraId="0C3B569F" w14:textId="77777777" w:rsidR="003C46C9" w:rsidRPr="002150CE" w:rsidRDefault="00B07397" w:rsidP="00AA3FB8">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r w:rsidRPr="00AB591D">
        <w:rPr>
          <w:rFonts w:ascii="Times New Roman" w:eastAsia="Calibri" w:hAnsi="Times New Roman" w:cs="Times New Roman"/>
          <w:sz w:val="24"/>
          <w:szCs w:val="24"/>
        </w:rPr>
        <w:t>Л</w:t>
      </w:r>
      <w:r w:rsidR="004218A9" w:rsidRPr="00AB591D">
        <w:rPr>
          <w:rFonts w:ascii="Times New Roman" w:eastAsia="Calibri" w:hAnsi="Times New Roman" w:cs="Times New Roman"/>
          <w:sz w:val="24"/>
          <w:szCs w:val="24"/>
        </w:rPr>
        <w:t>окальный мониторинг</w:t>
      </w:r>
      <w:r w:rsidR="004800DD" w:rsidRPr="002150CE">
        <w:rPr>
          <w:rFonts w:ascii="Times New Roman" w:eastAsia="Calibri" w:hAnsi="Times New Roman" w:cs="Times New Roman"/>
          <w:b/>
          <w:sz w:val="24"/>
          <w:szCs w:val="24"/>
        </w:rPr>
        <w:t xml:space="preserve"> </w:t>
      </w:r>
      <w:r w:rsidR="00B816FB" w:rsidRPr="002150CE">
        <w:rPr>
          <w:rFonts w:ascii="Times New Roman" w:eastAsia="Calibri" w:hAnsi="Times New Roman" w:cs="Times New Roman"/>
          <w:sz w:val="24"/>
          <w:szCs w:val="24"/>
        </w:rPr>
        <w:t>за оползневыми процессами (подвижками, напряжениями в массиве грунта) и оползнеобразующими факторами (подземными водами, влажностью грунтов, выветриванием, аб</w:t>
      </w:r>
      <w:r w:rsidR="0061091F" w:rsidRPr="002150CE">
        <w:rPr>
          <w:rFonts w:ascii="Times New Roman" w:eastAsia="Calibri" w:hAnsi="Times New Roman" w:cs="Times New Roman"/>
          <w:sz w:val="24"/>
          <w:szCs w:val="24"/>
        </w:rPr>
        <w:t>разией, эрозией</w:t>
      </w:r>
      <w:r w:rsidR="00B816FB" w:rsidRPr="002150CE">
        <w:rPr>
          <w:rFonts w:ascii="Times New Roman" w:eastAsia="Calibri" w:hAnsi="Times New Roman" w:cs="Times New Roman"/>
          <w:sz w:val="24"/>
          <w:szCs w:val="24"/>
        </w:rPr>
        <w:t>)</w:t>
      </w:r>
      <w:r w:rsidR="0061091F" w:rsidRPr="002150CE">
        <w:rPr>
          <w:rFonts w:ascii="Times New Roman" w:eastAsia="Calibri" w:hAnsi="Times New Roman" w:cs="Times New Roman"/>
          <w:sz w:val="24"/>
          <w:szCs w:val="24"/>
        </w:rPr>
        <w:t xml:space="preserve"> </w:t>
      </w:r>
      <w:r w:rsidR="00B816FB" w:rsidRPr="002150CE">
        <w:rPr>
          <w:rFonts w:ascii="Times New Roman" w:eastAsia="Calibri" w:hAnsi="Times New Roman" w:cs="Times New Roman"/>
          <w:sz w:val="24"/>
          <w:szCs w:val="24"/>
        </w:rPr>
        <w:t xml:space="preserve">рекомендуется выполнять </w:t>
      </w:r>
      <w:r w:rsidR="00F93B9F" w:rsidRPr="002150CE">
        <w:rPr>
          <w:rFonts w:ascii="Times New Roman" w:eastAsia="Calibri" w:hAnsi="Times New Roman" w:cs="Times New Roman"/>
          <w:sz w:val="24"/>
          <w:szCs w:val="24"/>
        </w:rPr>
        <w:t xml:space="preserve">с целью определения наличия (отсутствия) </w:t>
      </w:r>
      <w:r w:rsidR="00E77E00" w:rsidRPr="002150CE">
        <w:rPr>
          <w:rFonts w:ascii="Times New Roman" w:eastAsia="Calibri" w:hAnsi="Times New Roman" w:cs="Times New Roman"/>
          <w:sz w:val="24"/>
          <w:szCs w:val="24"/>
        </w:rPr>
        <w:t xml:space="preserve">динамики </w:t>
      </w:r>
      <w:r w:rsidR="00F93B9F" w:rsidRPr="002150CE">
        <w:rPr>
          <w:rFonts w:ascii="Times New Roman" w:eastAsia="Calibri" w:hAnsi="Times New Roman" w:cs="Times New Roman"/>
          <w:sz w:val="24"/>
          <w:szCs w:val="24"/>
        </w:rPr>
        <w:t xml:space="preserve">оползневого смещения, </w:t>
      </w:r>
      <w:r w:rsidR="00E77E00" w:rsidRPr="002150CE">
        <w:rPr>
          <w:rFonts w:ascii="Times New Roman" w:eastAsia="Calibri" w:hAnsi="Times New Roman" w:cs="Times New Roman"/>
          <w:sz w:val="24"/>
          <w:szCs w:val="24"/>
        </w:rPr>
        <w:t xml:space="preserve">определения количественных характеристик оползневого процесса, </w:t>
      </w:r>
      <w:r w:rsidR="00F93B9F" w:rsidRPr="002150CE">
        <w:rPr>
          <w:rFonts w:ascii="Times New Roman" w:eastAsia="Calibri" w:hAnsi="Times New Roman" w:cs="Times New Roman"/>
          <w:sz w:val="24"/>
          <w:szCs w:val="24"/>
        </w:rPr>
        <w:t>выявления связи оползневых подвижек с различными оползнеобразующими факторами, изучения пространственной изменчивости оползневых смещений на склоне и определения местоположения поверхности (зоны) смещения оползня.</w:t>
      </w:r>
    </w:p>
    <w:p w14:paraId="5B76C769" w14:textId="5604507B" w:rsidR="003C46C9" w:rsidRPr="00523387" w:rsidRDefault="009B5C07" w:rsidP="00AA3FB8">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510" w:author="Соколов Сергей Вадимович" w:date="2024-01-19T16:42: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511" w:author="Соколов Сергей Вадимович" w:date="2024-01-19T16:42:00Z">
            <w:rPr>
              <w:rFonts w:ascii="Times New Roman" w:eastAsia="Calibri" w:hAnsi="Times New Roman" w:cs="Times New Roman"/>
              <w:sz w:val="24"/>
              <w:szCs w:val="24"/>
            </w:rPr>
          </w:rPrChange>
        </w:rPr>
        <w:t>Состав, методы и сроки выполнения локального мониторинга в районах развития оползневых процессов следует обосновывать в программе инженерно-геологических изысканий с учетом класса сооружений, типа, стадии (фазы), масштабности, интенсивности и периодичности проявления оползневых процессов и предусматривать их проведение на наиболее характерных участках склона.</w:t>
      </w:r>
    </w:p>
    <w:p w14:paraId="76CCE314" w14:textId="64FBF52E" w:rsidR="003C46C9" w:rsidRPr="002150CE" w:rsidRDefault="00B816FB" w:rsidP="00AA3FB8">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Продолжительность и </w:t>
      </w:r>
      <w:r w:rsidR="009C1AA3" w:rsidRPr="002150CE">
        <w:rPr>
          <w:rFonts w:ascii="Times New Roman" w:eastAsia="Calibri" w:hAnsi="Times New Roman" w:cs="Times New Roman"/>
          <w:sz w:val="24"/>
          <w:szCs w:val="24"/>
        </w:rPr>
        <w:t>частоту</w:t>
      </w:r>
      <w:r w:rsidRPr="002150CE">
        <w:rPr>
          <w:rFonts w:ascii="Times New Roman" w:eastAsia="Calibri" w:hAnsi="Times New Roman" w:cs="Times New Roman"/>
          <w:sz w:val="24"/>
          <w:szCs w:val="24"/>
        </w:rPr>
        <w:t xml:space="preserve"> повторных (дежурных) наблюдений при </w:t>
      </w:r>
      <w:r w:rsidR="00C25348" w:rsidRPr="002150CE">
        <w:rPr>
          <w:rFonts w:ascii="Times New Roman" w:eastAsia="Calibri" w:hAnsi="Times New Roman" w:cs="Times New Roman"/>
          <w:sz w:val="24"/>
          <w:szCs w:val="24"/>
        </w:rPr>
        <w:t>изучении оползневых процессов</w:t>
      </w:r>
      <w:r w:rsidRPr="002150CE">
        <w:rPr>
          <w:rFonts w:ascii="Times New Roman" w:eastAsia="Calibri" w:hAnsi="Times New Roman" w:cs="Times New Roman"/>
          <w:sz w:val="24"/>
          <w:szCs w:val="24"/>
        </w:rPr>
        <w:t xml:space="preserve"> рекомендуется устанавливать в зависимости от периодичности</w:t>
      </w:r>
      <w:r w:rsidR="00082A4E" w:rsidRPr="002150CE">
        <w:rPr>
          <w:rFonts w:ascii="Times New Roman" w:eastAsia="Calibri" w:hAnsi="Times New Roman" w:cs="Times New Roman"/>
          <w:sz w:val="24"/>
          <w:szCs w:val="24"/>
        </w:rPr>
        <w:t xml:space="preserve"> их</w:t>
      </w:r>
      <w:r w:rsidRPr="002150CE">
        <w:rPr>
          <w:rFonts w:ascii="Times New Roman" w:eastAsia="Calibri" w:hAnsi="Times New Roman" w:cs="Times New Roman"/>
          <w:sz w:val="24"/>
          <w:szCs w:val="24"/>
        </w:rPr>
        <w:t xml:space="preserve"> проявления (сезонн</w:t>
      </w:r>
      <w:r w:rsidR="0065729C" w:rsidRPr="002150CE">
        <w:rPr>
          <w:rFonts w:ascii="Times New Roman" w:eastAsia="Calibri" w:hAnsi="Times New Roman" w:cs="Times New Roman"/>
          <w:sz w:val="24"/>
          <w:szCs w:val="24"/>
        </w:rPr>
        <w:t>ой, многолетней</w:t>
      </w:r>
      <w:r w:rsidR="006B4FAB" w:rsidRPr="002150CE">
        <w:rPr>
          <w:rFonts w:ascii="Times New Roman" w:eastAsia="Calibri" w:hAnsi="Times New Roman" w:cs="Times New Roman"/>
          <w:sz w:val="24"/>
          <w:szCs w:val="24"/>
        </w:rPr>
        <w:t>)</w:t>
      </w:r>
      <w:r w:rsidR="0065729C" w:rsidRPr="002150CE">
        <w:rPr>
          <w:rFonts w:ascii="Times New Roman" w:eastAsia="Calibri" w:hAnsi="Times New Roman" w:cs="Times New Roman"/>
          <w:sz w:val="24"/>
          <w:szCs w:val="24"/>
        </w:rPr>
        <w:t>, типа оползней</w:t>
      </w:r>
      <w:r w:rsidRPr="002150CE">
        <w:rPr>
          <w:rFonts w:ascii="Times New Roman" w:eastAsia="Calibri" w:hAnsi="Times New Roman" w:cs="Times New Roman"/>
          <w:sz w:val="24"/>
          <w:szCs w:val="24"/>
        </w:rPr>
        <w:t xml:space="preserve">, скорости оползания грунтовых масс, состава намечаемых защитных мероприятий. При установлении периодичности наблюдений следует учитывать значительную неравномерность развития </w:t>
      </w:r>
      <w:r w:rsidRPr="002150CE">
        <w:rPr>
          <w:rFonts w:ascii="Times New Roman" w:eastAsia="Calibri" w:hAnsi="Times New Roman" w:cs="Times New Roman"/>
          <w:sz w:val="24"/>
          <w:szCs w:val="24"/>
        </w:rPr>
        <w:lastRenderedPageBreak/>
        <w:t>оползневого процесса во времени и в пространстве и наличие эпизодически возникающих природных явлений (наводнения, ливни, штормы, землетрясения). При необходимости наблюдения следует проводить круглосуточно (с применением автоматизированных средств наблюдений). При медленных оползневых смещениях с периодами временной стабилизации наблюдения следует проводить в характерные сезоны года (2</w:t>
      </w:r>
      <w:r w:rsidR="003467B7"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4 раза в год) или ежегодно.</w:t>
      </w:r>
    </w:p>
    <w:p w14:paraId="2D307199" w14:textId="77777777" w:rsidR="003C46C9" w:rsidRPr="002150CE" w:rsidRDefault="00B851A1" w:rsidP="00AA3FB8">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Л</w:t>
      </w:r>
      <w:r w:rsidR="000308FF" w:rsidRPr="002150CE">
        <w:rPr>
          <w:rFonts w:ascii="Times New Roman" w:eastAsia="Calibri" w:hAnsi="Times New Roman" w:cs="Times New Roman"/>
          <w:sz w:val="24"/>
          <w:szCs w:val="24"/>
        </w:rPr>
        <w:t xml:space="preserve">окальный мониторинг </w:t>
      </w:r>
      <w:r w:rsidR="00B816FB" w:rsidRPr="002150CE">
        <w:rPr>
          <w:rFonts w:ascii="Times New Roman" w:eastAsia="Calibri" w:hAnsi="Times New Roman" w:cs="Times New Roman"/>
          <w:sz w:val="24"/>
          <w:szCs w:val="24"/>
        </w:rPr>
        <w:t xml:space="preserve">на застроенных или частично застроенных оползневых территориях рекомендуется сопровождать ежегодным инженерно-геологическим обследованием изучаемой территории, а также обследованиями после экстремальных </w:t>
      </w:r>
      <w:r w:rsidR="00E77E00" w:rsidRPr="002150CE">
        <w:rPr>
          <w:rFonts w:ascii="Times New Roman" w:eastAsia="Calibri" w:hAnsi="Times New Roman" w:cs="Times New Roman"/>
          <w:sz w:val="24"/>
          <w:szCs w:val="24"/>
        </w:rPr>
        <w:t xml:space="preserve">природных </w:t>
      </w:r>
      <w:r w:rsidR="00B816FB" w:rsidRPr="002150CE">
        <w:rPr>
          <w:rFonts w:ascii="Times New Roman" w:eastAsia="Calibri" w:hAnsi="Times New Roman" w:cs="Times New Roman"/>
          <w:sz w:val="24"/>
          <w:szCs w:val="24"/>
        </w:rPr>
        <w:t>ситуаций (смерч, наводнения, крупные смещения оползней), сочетая их с анализом материалов наблюдений служб экс</w:t>
      </w:r>
      <w:r w:rsidR="00E77E00" w:rsidRPr="002150CE">
        <w:rPr>
          <w:rFonts w:ascii="Times New Roman" w:eastAsia="Calibri" w:hAnsi="Times New Roman" w:cs="Times New Roman"/>
          <w:sz w:val="24"/>
          <w:szCs w:val="24"/>
        </w:rPr>
        <w:t xml:space="preserve">плуатации за состоянием зданий и </w:t>
      </w:r>
      <w:r w:rsidR="00B816FB" w:rsidRPr="002150CE">
        <w:rPr>
          <w:rFonts w:ascii="Times New Roman" w:eastAsia="Calibri" w:hAnsi="Times New Roman" w:cs="Times New Roman"/>
          <w:sz w:val="24"/>
          <w:szCs w:val="24"/>
        </w:rPr>
        <w:t>сооружений.</w:t>
      </w:r>
    </w:p>
    <w:p w14:paraId="3682D3D3" w14:textId="726E5DC9" w:rsidR="003C46C9" w:rsidRPr="00523387" w:rsidRDefault="00B851A1" w:rsidP="00AA3FB8">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512" w:author="Соколов Сергей Вадимович" w:date="2024-01-19T16:42: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513" w:author="Соколов Сергей Вадимович" w:date="2024-01-19T16:42:00Z">
            <w:rPr>
              <w:rFonts w:ascii="Times New Roman" w:eastAsia="Calibri" w:hAnsi="Times New Roman" w:cs="Times New Roman"/>
              <w:sz w:val="24"/>
              <w:szCs w:val="24"/>
            </w:rPr>
          </w:rPrChange>
        </w:rPr>
        <w:t>Л</w:t>
      </w:r>
      <w:r w:rsidR="000308FF" w:rsidRPr="00523387">
        <w:rPr>
          <w:rFonts w:ascii="Times New Roman" w:eastAsia="Calibri" w:hAnsi="Times New Roman" w:cs="Times New Roman"/>
          <w:sz w:val="24"/>
          <w:szCs w:val="24"/>
          <w:highlight w:val="green"/>
          <w:rPrChange w:id="2514" w:author="Соколов Сергей Вадимович" w:date="2024-01-19T16:42:00Z">
            <w:rPr>
              <w:rFonts w:ascii="Times New Roman" w:eastAsia="Calibri" w:hAnsi="Times New Roman" w:cs="Times New Roman"/>
              <w:sz w:val="24"/>
              <w:szCs w:val="24"/>
            </w:rPr>
          </w:rPrChange>
        </w:rPr>
        <w:t xml:space="preserve">окальный мониторинг </w:t>
      </w:r>
      <w:r w:rsidR="00B816FB" w:rsidRPr="00523387">
        <w:rPr>
          <w:rFonts w:ascii="Times New Roman" w:eastAsia="Calibri" w:hAnsi="Times New Roman" w:cs="Times New Roman"/>
          <w:sz w:val="24"/>
          <w:szCs w:val="24"/>
          <w:highlight w:val="green"/>
          <w:rPrChange w:id="2515" w:author="Соколов Сергей Вадимович" w:date="2024-01-19T16:42:00Z">
            <w:rPr>
              <w:rFonts w:ascii="Times New Roman" w:eastAsia="Calibri" w:hAnsi="Times New Roman" w:cs="Times New Roman"/>
              <w:sz w:val="24"/>
              <w:szCs w:val="24"/>
            </w:rPr>
          </w:rPrChange>
        </w:rPr>
        <w:t>следует выполнять также для оценки эффективности существующих защитных сооружений и противооползневых</w:t>
      </w:r>
      <w:r w:rsidR="004800DD" w:rsidRPr="00523387">
        <w:rPr>
          <w:rFonts w:ascii="Times New Roman" w:eastAsia="Calibri" w:hAnsi="Times New Roman" w:cs="Times New Roman"/>
          <w:sz w:val="24"/>
          <w:szCs w:val="24"/>
          <w:highlight w:val="green"/>
          <w:rPrChange w:id="2516" w:author="Соколов Сергей Вадимович" w:date="2024-01-19T16:42:00Z">
            <w:rPr>
              <w:rFonts w:ascii="Times New Roman" w:eastAsia="Calibri" w:hAnsi="Times New Roman" w:cs="Times New Roman"/>
              <w:sz w:val="24"/>
              <w:szCs w:val="24"/>
            </w:rPr>
          </w:rPrChange>
        </w:rPr>
        <w:t xml:space="preserve"> </w:t>
      </w:r>
      <w:r w:rsidR="00B816FB" w:rsidRPr="00523387">
        <w:rPr>
          <w:rFonts w:ascii="Times New Roman" w:eastAsia="Calibri" w:hAnsi="Times New Roman" w:cs="Times New Roman"/>
          <w:sz w:val="24"/>
          <w:szCs w:val="24"/>
          <w:highlight w:val="green"/>
          <w:rPrChange w:id="2517" w:author="Соколов Сергей Вадимович" w:date="2024-01-19T16:42:00Z">
            <w:rPr>
              <w:rFonts w:ascii="Times New Roman" w:eastAsia="Calibri" w:hAnsi="Times New Roman" w:cs="Times New Roman"/>
              <w:sz w:val="24"/>
              <w:szCs w:val="24"/>
            </w:rPr>
          </w:rPrChange>
        </w:rPr>
        <w:t xml:space="preserve">мероприятий (периодические </w:t>
      </w:r>
      <w:r w:rsidR="006D6012" w:rsidRPr="00523387">
        <w:rPr>
          <w:rFonts w:ascii="Times New Roman" w:eastAsia="Calibri" w:hAnsi="Times New Roman" w:cs="Times New Roman"/>
          <w:sz w:val="24"/>
          <w:szCs w:val="24"/>
          <w:highlight w:val="green"/>
          <w:rPrChange w:id="2518" w:author="Соколов Сергей Вадимович" w:date="2024-01-19T16:42:00Z">
            <w:rPr>
              <w:rFonts w:ascii="Times New Roman" w:eastAsia="Calibri" w:hAnsi="Times New Roman" w:cs="Times New Roman"/>
              <w:sz w:val="24"/>
              <w:szCs w:val="24"/>
            </w:rPr>
          </w:rPrChange>
        </w:rPr>
        <w:t xml:space="preserve">измерения </w:t>
      </w:r>
      <w:r w:rsidR="00B816FB" w:rsidRPr="00523387">
        <w:rPr>
          <w:rFonts w:ascii="Times New Roman" w:eastAsia="Calibri" w:hAnsi="Times New Roman" w:cs="Times New Roman"/>
          <w:sz w:val="24"/>
          <w:szCs w:val="24"/>
          <w:highlight w:val="green"/>
          <w:rPrChange w:id="2519" w:author="Соколов Сергей Вадимович" w:date="2024-01-19T16:42:00Z">
            <w:rPr>
              <w:rFonts w:ascii="Times New Roman" w:eastAsia="Calibri" w:hAnsi="Times New Roman" w:cs="Times New Roman"/>
              <w:sz w:val="24"/>
              <w:szCs w:val="24"/>
            </w:rPr>
          </w:rPrChange>
        </w:rPr>
        <w:t>дебита дренажей, повторные обследования состояния защитных сооружений).</w:t>
      </w:r>
    </w:p>
    <w:p w14:paraId="540505F1" w14:textId="49043162" w:rsidR="00B816FB" w:rsidRPr="002150CE" w:rsidRDefault="00B851A1" w:rsidP="00AA3FB8">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Локальный мониторинг </w:t>
      </w:r>
      <w:r w:rsidR="00B816FB" w:rsidRPr="002150CE">
        <w:rPr>
          <w:rFonts w:ascii="Times New Roman" w:eastAsia="Calibri" w:hAnsi="Times New Roman" w:cs="Times New Roman"/>
          <w:sz w:val="24"/>
          <w:szCs w:val="24"/>
        </w:rPr>
        <w:t>за оползневыми подвижками</w:t>
      </w:r>
      <w:r w:rsidR="00FB671A" w:rsidRPr="002150CE">
        <w:rPr>
          <w:rFonts w:ascii="Times New Roman" w:eastAsia="Calibri" w:hAnsi="Times New Roman" w:cs="Times New Roman"/>
          <w:sz w:val="24"/>
          <w:szCs w:val="24"/>
        </w:rPr>
        <w:t xml:space="preserve"> </w:t>
      </w:r>
      <w:r w:rsidR="00B816FB" w:rsidRPr="002150CE">
        <w:rPr>
          <w:rFonts w:ascii="Times New Roman" w:eastAsia="Calibri" w:hAnsi="Times New Roman" w:cs="Times New Roman"/>
          <w:sz w:val="24"/>
          <w:szCs w:val="24"/>
        </w:rPr>
        <w:t xml:space="preserve">(по поверхностным и глубинным реперам, в специальных горных выработках) рекомендуется осуществлять </w:t>
      </w:r>
      <w:r w:rsidR="006D6012" w:rsidRPr="002150CE">
        <w:rPr>
          <w:rFonts w:ascii="Times New Roman" w:eastAsia="Calibri" w:hAnsi="Times New Roman" w:cs="Times New Roman"/>
          <w:sz w:val="24"/>
          <w:szCs w:val="24"/>
        </w:rPr>
        <w:t>для</w:t>
      </w:r>
      <w:r w:rsidR="00B816FB" w:rsidRPr="002150CE">
        <w:rPr>
          <w:rFonts w:ascii="Times New Roman" w:eastAsia="Calibri" w:hAnsi="Times New Roman" w:cs="Times New Roman"/>
          <w:sz w:val="24"/>
          <w:szCs w:val="24"/>
        </w:rPr>
        <w:t>:</w:t>
      </w:r>
    </w:p>
    <w:p w14:paraId="5FC1C28B" w14:textId="77777777" w:rsidR="003C46C9" w:rsidRPr="002150CE" w:rsidRDefault="006D6012" w:rsidP="006D6012">
      <w:pPr>
        <w:pStyle w:val="aff1"/>
        <w:tabs>
          <w:tab w:val="left" w:pos="851"/>
        </w:tabs>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 xml:space="preserve">- </w:t>
      </w:r>
      <w:r w:rsidR="003C46C9" w:rsidRPr="002150CE">
        <w:rPr>
          <w:rFonts w:ascii="Times New Roman" w:hAnsi="Times New Roman" w:cs="Times New Roman"/>
          <w:sz w:val="24"/>
          <w:szCs w:val="24"/>
        </w:rPr>
        <w:t>установления стадии (фазы) развития оползня (определение начала активизации или затухания процесса);</w:t>
      </w:r>
    </w:p>
    <w:p w14:paraId="27514017" w14:textId="0B1DEDC1" w:rsidR="003C46C9" w:rsidRPr="002150CE" w:rsidRDefault="006D6012" w:rsidP="006D6012">
      <w:pPr>
        <w:pStyle w:val="aff1"/>
        <w:tabs>
          <w:tab w:val="left" w:pos="851"/>
        </w:tabs>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 xml:space="preserve">- </w:t>
      </w:r>
      <w:r w:rsidR="003C46C9" w:rsidRPr="002150CE">
        <w:rPr>
          <w:rFonts w:ascii="Times New Roman" w:hAnsi="Times New Roman" w:cs="Times New Roman"/>
          <w:sz w:val="24"/>
          <w:szCs w:val="24"/>
        </w:rPr>
        <w:t xml:space="preserve">определения </w:t>
      </w:r>
      <w:r w:rsidRPr="002150CE">
        <w:rPr>
          <w:rFonts w:ascii="Times New Roman" w:hAnsi="Times New Roman" w:cs="Times New Roman"/>
          <w:sz w:val="24"/>
          <w:szCs w:val="24"/>
        </w:rPr>
        <w:t>значения</w:t>
      </w:r>
      <w:r w:rsidR="003C46C9" w:rsidRPr="002150CE">
        <w:rPr>
          <w:rFonts w:ascii="Times New Roman" w:hAnsi="Times New Roman" w:cs="Times New Roman"/>
          <w:sz w:val="24"/>
          <w:szCs w:val="24"/>
        </w:rPr>
        <w:t>, направления и скорости смещения;</w:t>
      </w:r>
    </w:p>
    <w:p w14:paraId="731473EA" w14:textId="03E88F9D" w:rsidR="003C46C9" w:rsidRPr="002150CE" w:rsidRDefault="006D6012" w:rsidP="006D6012">
      <w:pPr>
        <w:pStyle w:val="aff1"/>
        <w:tabs>
          <w:tab w:val="left" w:pos="851"/>
        </w:tabs>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w:t>
      </w:r>
      <w:r w:rsidR="00AB591D">
        <w:rPr>
          <w:rFonts w:ascii="Times New Roman" w:hAnsi="Times New Roman" w:cs="Times New Roman"/>
          <w:sz w:val="24"/>
          <w:szCs w:val="24"/>
        </w:rPr>
        <w:t xml:space="preserve"> </w:t>
      </w:r>
      <w:r w:rsidR="003C46C9" w:rsidRPr="002150CE">
        <w:rPr>
          <w:rFonts w:ascii="Times New Roman" w:hAnsi="Times New Roman" w:cs="Times New Roman"/>
          <w:sz w:val="24"/>
          <w:szCs w:val="24"/>
        </w:rPr>
        <w:t>выявления закономерностей изменени</w:t>
      </w:r>
      <w:r w:rsidRPr="002150CE">
        <w:rPr>
          <w:rFonts w:ascii="Times New Roman" w:hAnsi="Times New Roman" w:cs="Times New Roman"/>
          <w:sz w:val="24"/>
          <w:szCs w:val="24"/>
        </w:rPr>
        <w:t>й</w:t>
      </w:r>
      <w:r w:rsidR="003C46C9" w:rsidRPr="002150CE">
        <w:rPr>
          <w:rFonts w:ascii="Times New Roman" w:hAnsi="Times New Roman" w:cs="Times New Roman"/>
          <w:sz w:val="24"/>
          <w:szCs w:val="24"/>
        </w:rPr>
        <w:t xml:space="preserve"> подвижек во времени (периодичности, цикличности) и их связи с различными оползнеобразующими факторами;</w:t>
      </w:r>
    </w:p>
    <w:p w14:paraId="72AFD5BC" w14:textId="77777777" w:rsidR="003C46C9" w:rsidRPr="002150CE" w:rsidRDefault="006D6012" w:rsidP="006D6012">
      <w:pPr>
        <w:pStyle w:val="aff1"/>
        <w:tabs>
          <w:tab w:val="left" w:pos="851"/>
        </w:tabs>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 xml:space="preserve">- </w:t>
      </w:r>
      <w:r w:rsidR="003C46C9" w:rsidRPr="002150CE">
        <w:rPr>
          <w:rFonts w:ascii="Times New Roman" w:hAnsi="Times New Roman" w:cs="Times New Roman"/>
          <w:sz w:val="24"/>
          <w:szCs w:val="24"/>
        </w:rPr>
        <w:t>определения положения поверхности (зоны) смещения оползня, изменения скоростей оползневых деформаций по глубине;</w:t>
      </w:r>
    </w:p>
    <w:p w14:paraId="5EA785B5" w14:textId="77777777" w:rsidR="003C46C9" w:rsidRPr="002150CE" w:rsidRDefault="006D6012" w:rsidP="006D6012">
      <w:pPr>
        <w:pStyle w:val="aff1"/>
        <w:tabs>
          <w:tab w:val="left" w:pos="851"/>
        </w:tabs>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 xml:space="preserve">- </w:t>
      </w:r>
      <w:r w:rsidR="003C46C9" w:rsidRPr="002150CE">
        <w:rPr>
          <w:rFonts w:ascii="Times New Roman" w:hAnsi="Times New Roman" w:cs="Times New Roman"/>
          <w:sz w:val="24"/>
          <w:szCs w:val="24"/>
        </w:rPr>
        <w:t>оценки эффективности существующих противооползневых мероприятий.</w:t>
      </w:r>
    </w:p>
    <w:p w14:paraId="5BC146B2" w14:textId="26F365DB" w:rsidR="003C46C9" w:rsidRPr="002150CE" w:rsidRDefault="00B816FB" w:rsidP="00BE3BE9">
      <w:pPr>
        <w:pStyle w:val="aff1"/>
        <w:spacing w:line="360" w:lineRule="auto"/>
        <w:ind w:left="0" w:firstLine="709"/>
        <w:jc w:val="both"/>
        <w:rPr>
          <w:rFonts w:ascii="Times New Roman" w:hAnsi="Times New Roman" w:cs="Times New Roman"/>
          <w:sz w:val="24"/>
          <w:szCs w:val="24"/>
        </w:rPr>
      </w:pPr>
      <w:r w:rsidRPr="00523387">
        <w:rPr>
          <w:rFonts w:ascii="Times New Roman" w:hAnsi="Times New Roman" w:cs="Times New Roman"/>
          <w:sz w:val="24"/>
          <w:szCs w:val="24"/>
          <w:highlight w:val="green"/>
          <w:rPrChange w:id="2520" w:author="Соколов Сергей Вадимович" w:date="2024-01-19T16:42:00Z">
            <w:rPr>
              <w:rFonts w:ascii="Times New Roman" w:hAnsi="Times New Roman" w:cs="Times New Roman"/>
              <w:sz w:val="24"/>
              <w:szCs w:val="24"/>
            </w:rPr>
          </w:rPrChange>
        </w:rPr>
        <w:t xml:space="preserve">Для получения более точных количественных характеристик оползневых смещений необходимо </w:t>
      </w:r>
      <w:r w:rsidR="006D6012" w:rsidRPr="00523387">
        <w:rPr>
          <w:rFonts w:ascii="Times New Roman" w:hAnsi="Times New Roman" w:cs="Times New Roman"/>
          <w:sz w:val="24"/>
          <w:szCs w:val="24"/>
          <w:highlight w:val="green"/>
          <w:rPrChange w:id="2521" w:author="Соколов Сергей Вадимович" w:date="2024-01-19T16:42:00Z">
            <w:rPr>
              <w:rFonts w:ascii="Times New Roman" w:hAnsi="Times New Roman" w:cs="Times New Roman"/>
              <w:sz w:val="24"/>
              <w:szCs w:val="24"/>
            </w:rPr>
          </w:rPrChange>
        </w:rPr>
        <w:t xml:space="preserve">применять </w:t>
      </w:r>
      <w:r w:rsidRPr="00523387">
        <w:rPr>
          <w:rFonts w:ascii="Times New Roman" w:hAnsi="Times New Roman" w:cs="Times New Roman"/>
          <w:sz w:val="24"/>
          <w:szCs w:val="24"/>
          <w:highlight w:val="green"/>
          <w:rPrChange w:id="2522" w:author="Соколов Сергей Вадимович" w:date="2024-01-19T16:42:00Z">
            <w:rPr>
              <w:rFonts w:ascii="Times New Roman" w:hAnsi="Times New Roman" w:cs="Times New Roman"/>
              <w:sz w:val="24"/>
              <w:szCs w:val="24"/>
            </w:rPr>
          </w:rPrChange>
        </w:rPr>
        <w:t>геодезические методы в соответствии с</w:t>
      </w:r>
      <w:r w:rsidR="00FB33D7" w:rsidRPr="00523387">
        <w:rPr>
          <w:rFonts w:ascii="Times New Roman" w:hAnsi="Times New Roman" w:cs="Times New Roman"/>
          <w:sz w:val="24"/>
          <w:szCs w:val="24"/>
          <w:highlight w:val="green"/>
          <w:rPrChange w:id="2523" w:author="Соколов Сергей Вадимович" w:date="2024-01-19T16:42:00Z">
            <w:rPr>
              <w:rFonts w:ascii="Times New Roman" w:hAnsi="Times New Roman" w:cs="Times New Roman"/>
              <w:sz w:val="24"/>
              <w:szCs w:val="24"/>
            </w:rPr>
          </w:rPrChange>
        </w:rPr>
        <w:t xml:space="preserve"> </w:t>
      </w:r>
      <w:r w:rsidR="00351445" w:rsidRPr="00523387">
        <w:rPr>
          <w:rFonts w:ascii="Times New Roman" w:hAnsi="Times New Roman" w:cs="Times New Roman"/>
          <w:sz w:val="24"/>
          <w:szCs w:val="24"/>
          <w:highlight w:val="green"/>
          <w:rPrChange w:id="2524" w:author="Соколов Сергей Вадимович" w:date="2024-01-19T16:42:00Z">
            <w:rPr>
              <w:rFonts w:ascii="Times New Roman" w:hAnsi="Times New Roman" w:cs="Times New Roman"/>
              <w:sz w:val="24"/>
              <w:szCs w:val="24"/>
            </w:rPr>
          </w:rPrChange>
        </w:rPr>
        <w:t>4.</w:t>
      </w:r>
      <w:r w:rsidR="00FB33D7" w:rsidRPr="00523387">
        <w:rPr>
          <w:rFonts w:ascii="Times New Roman" w:hAnsi="Times New Roman" w:cs="Times New Roman"/>
          <w:sz w:val="24"/>
          <w:szCs w:val="24"/>
          <w:highlight w:val="green"/>
          <w:rPrChange w:id="2525" w:author="Соколов Сергей Вадимович" w:date="2024-01-19T16:42:00Z">
            <w:rPr>
              <w:rFonts w:ascii="Times New Roman" w:hAnsi="Times New Roman" w:cs="Times New Roman"/>
              <w:sz w:val="24"/>
              <w:szCs w:val="24"/>
            </w:rPr>
          </w:rPrChange>
        </w:rPr>
        <w:t>8</w:t>
      </w:r>
      <w:r w:rsidR="00351445" w:rsidRPr="00523387">
        <w:rPr>
          <w:rFonts w:ascii="Times New Roman" w:hAnsi="Times New Roman" w:cs="Times New Roman"/>
          <w:sz w:val="24"/>
          <w:szCs w:val="24"/>
          <w:highlight w:val="green"/>
          <w:rPrChange w:id="2526" w:author="Соколов Сергей Вадимович" w:date="2024-01-19T16:42:00Z">
            <w:rPr>
              <w:rFonts w:ascii="Times New Roman" w:hAnsi="Times New Roman" w:cs="Times New Roman"/>
              <w:sz w:val="24"/>
              <w:szCs w:val="24"/>
            </w:rPr>
          </w:rPrChange>
        </w:rPr>
        <w:t>.</w:t>
      </w:r>
    </w:p>
    <w:p w14:paraId="20C2019E" w14:textId="4DE51E29" w:rsidR="003C46C9" w:rsidRPr="00523387" w:rsidRDefault="00B816FB" w:rsidP="00AA3FB8">
      <w:pPr>
        <w:pStyle w:val="aff1"/>
        <w:numPr>
          <w:ilvl w:val="2"/>
          <w:numId w:val="14"/>
        </w:numPr>
        <w:tabs>
          <w:tab w:val="left" w:pos="1560"/>
        </w:tabs>
        <w:spacing w:line="360" w:lineRule="auto"/>
        <w:ind w:left="0" w:firstLine="709"/>
        <w:jc w:val="both"/>
        <w:rPr>
          <w:rFonts w:ascii="Times New Roman" w:eastAsia="Calibri" w:hAnsi="Times New Roman" w:cs="Times New Roman"/>
          <w:sz w:val="24"/>
          <w:szCs w:val="24"/>
          <w:highlight w:val="green"/>
          <w:rPrChange w:id="2527" w:author="Соколов Сергей Вадимович" w:date="2024-01-19T16:42: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528" w:author="Соколов Сергей Вадимович" w:date="2024-01-19T16:42:00Z">
            <w:rPr>
              <w:rFonts w:ascii="Times New Roman" w:eastAsia="Calibri" w:hAnsi="Times New Roman" w:cs="Times New Roman"/>
              <w:sz w:val="24"/>
              <w:szCs w:val="24"/>
            </w:rPr>
          </w:rPrChange>
        </w:rPr>
        <w:t xml:space="preserve">Для определения начала активизации оползневых деформаций помимо геодезических деформационных знаков (наблюдательных реперов) на оползневом участке </w:t>
      </w:r>
      <w:r w:rsidR="00237EA7" w:rsidRPr="00523387">
        <w:rPr>
          <w:rFonts w:ascii="Times New Roman" w:eastAsia="Calibri" w:hAnsi="Times New Roman" w:cs="Times New Roman"/>
          <w:sz w:val="24"/>
          <w:szCs w:val="24"/>
          <w:highlight w:val="green"/>
          <w:rPrChange w:id="2529" w:author="Соколов Сергей Вадимович" w:date="2024-01-19T16:42:00Z">
            <w:rPr>
              <w:rFonts w:ascii="Times New Roman" w:eastAsia="Calibri" w:hAnsi="Times New Roman" w:cs="Times New Roman"/>
              <w:sz w:val="24"/>
              <w:szCs w:val="24"/>
            </w:rPr>
          </w:rPrChange>
        </w:rPr>
        <w:t xml:space="preserve">следует устанавливать </w:t>
      </w:r>
      <w:r w:rsidR="00E77E00" w:rsidRPr="00523387">
        <w:rPr>
          <w:rFonts w:ascii="Times New Roman" w:eastAsia="Calibri" w:hAnsi="Times New Roman" w:cs="Times New Roman"/>
          <w:sz w:val="24"/>
          <w:szCs w:val="24"/>
          <w:highlight w:val="green"/>
          <w:rPrChange w:id="2530" w:author="Соколов Сергей Вадимович" w:date="2024-01-19T16:42:00Z">
            <w:rPr>
              <w:rFonts w:ascii="Times New Roman" w:eastAsia="Calibri" w:hAnsi="Times New Roman" w:cs="Times New Roman"/>
              <w:sz w:val="24"/>
              <w:szCs w:val="24"/>
            </w:rPr>
          </w:rPrChange>
        </w:rPr>
        <w:t>специальные</w:t>
      </w:r>
      <w:r w:rsidRPr="00523387">
        <w:rPr>
          <w:rFonts w:ascii="Times New Roman" w:eastAsia="Calibri" w:hAnsi="Times New Roman" w:cs="Times New Roman"/>
          <w:sz w:val="24"/>
          <w:szCs w:val="24"/>
          <w:highlight w:val="green"/>
          <w:rPrChange w:id="2531" w:author="Соколов Сергей Вадимович" w:date="2024-01-19T16:42:00Z">
            <w:rPr>
              <w:rFonts w:ascii="Times New Roman" w:eastAsia="Calibri" w:hAnsi="Times New Roman" w:cs="Times New Roman"/>
              <w:sz w:val="24"/>
              <w:szCs w:val="24"/>
            </w:rPr>
          </w:rPrChange>
        </w:rPr>
        <w:t xml:space="preserve"> пр</w:t>
      </w:r>
      <w:r w:rsidR="00E77E00" w:rsidRPr="00523387">
        <w:rPr>
          <w:rFonts w:ascii="Times New Roman" w:eastAsia="Calibri" w:hAnsi="Times New Roman" w:cs="Times New Roman"/>
          <w:sz w:val="24"/>
          <w:szCs w:val="24"/>
          <w:highlight w:val="green"/>
          <w:rPrChange w:id="2532" w:author="Соколов Сергей Вадимович" w:date="2024-01-19T16:42:00Z">
            <w:rPr>
              <w:rFonts w:ascii="Times New Roman" w:eastAsia="Calibri" w:hAnsi="Times New Roman" w:cs="Times New Roman"/>
              <w:sz w:val="24"/>
              <w:szCs w:val="24"/>
            </w:rPr>
          </w:rPrChange>
        </w:rPr>
        <w:t>иборы</w:t>
      </w:r>
      <w:r w:rsidR="0065729C" w:rsidRPr="00523387">
        <w:rPr>
          <w:rFonts w:ascii="Times New Roman" w:eastAsia="Calibri" w:hAnsi="Times New Roman" w:cs="Times New Roman"/>
          <w:sz w:val="24"/>
          <w:szCs w:val="24"/>
          <w:highlight w:val="green"/>
          <w:rPrChange w:id="2533" w:author="Соколов Сергей Вадимович" w:date="2024-01-19T16:42:00Z">
            <w:rPr>
              <w:rFonts w:ascii="Times New Roman" w:eastAsia="Calibri" w:hAnsi="Times New Roman" w:cs="Times New Roman"/>
              <w:sz w:val="24"/>
              <w:szCs w:val="24"/>
            </w:rPr>
          </w:rPrChange>
        </w:rPr>
        <w:t xml:space="preserve"> (</w:t>
      </w:r>
      <w:r w:rsidR="00E77E00" w:rsidRPr="00523387">
        <w:rPr>
          <w:rFonts w:ascii="Times New Roman" w:eastAsia="Calibri" w:hAnsi="Times New Roman" w:cs="Times New Roman"/>
          <w:sz w:val="24"/>
          <w:szCs w:val="24"/>
          <w:highlight w:val="green"/>
          <w:rPrChange w:id="2534" w:author="Соколов Сергей Вадимович" w:date="2024-01-19T16:42:00Z">
            <w:rPr>
              <w:rFonts w:ascii="Times New Roman" w:eastAsia="Calibri" w:hAnsi="Times New Roman" w:cs="Times New Roman"/>
              <w:sz w:val="24"/>
              <w:szCs w:val="24"/>
            </w:rPr>
          </w:rPrChange>
        </w:rPr>
        <w:t xml:space="preserve">инклинометры, экстензометры, </w:t>
      </w:r>
      <w:r w:rsidR="0065729C" w:rsidRPr="00523387">
        <w:rPr>
          <w:rFonts w:ascii="Times New Roman" w:eastAsia="Calibri" w:hAnsi="Times New Roman" w:cs="Times New Roman"/>
          <w:sz w:val="24"/>
          <w:szCs w:val="24"/>
          <w:highlight w:val="green"/>
          <w:rPrChange w:id="2535" w:author="Соколов Сергей Вадимович" w:date="2024-01-19T16:42:00Z">
            <w:rPr>
              <w:rFonts w:ascii="Times New Roman" w:eastAsia="Calibri" w:hAnsi="Times New Roman" w:cs="Times New Roman"/>
              <w:sz w:val="24"/>
              <w:szCs w:val="24"/>
            </w:rPr>
          </w:rPrChange>
        </w:rPr>
        <w:t>трещиномер</w:t>
      </w:r>
      <w:r w:rsidR="00E77E00" w:rsidRPr="00523387">
        <w:rPr>
          <w:rFonts w:ascii="Times New Roman" w:eastAsia="Calibri" w:hAnsi="Times New Roman" w:cs="Times New Roman"/>
          <w:sz w:val="24"/>
          <w:szCs w:val="24"/>
          <w:highlight w:val="green"/>
          <w:rPrChange w:id="2536" w:author="Соколов Сергей Вадимович" w:date="2024-01-19T16:42:00Z">
            <w:rPr>
              <w:rFonts w:ascii="Times New Roman" w:eastAsia="Calibri" w:hAnsi="Times New Roman" w:cs="Times New Roman"/>
              <w:sz w:val="24"/>
              <w:szCs w:val="24"/>
            </w:rPr>
          </w:rPrChange>
        </w:rPr>
        <w:t>ы</w:t>
      </w:r>
      <w:r w:rsidR="0065729C" w:rsidRPr="00523387">
        <w:rPr>
          <w:rFonts w:ascii="Times New Roman" w:eastAsia="Calibri" w:hAnsi="Times New Roman" w:cs="Times New Roman"/>
          <w:sz w:val="24"/>
          <w:szCs w:val="24"/>
          <w:highlight w:val="green"/>
          <w:rPrChange w:id="2537" w:author="Соколов Сергей Вадимович" w:date="2024-01-19T16:42:00Z">
            <w:rPr>
              <w:rFonts w:ascii="Times New Roman" w:eastAsia="Calibri" w:hAnsi="Times New Roman" w:cs="Times New Roman"/>
              <w:sz w:val="24"/>
              <w:szCs w:val="24"/>
            </w:rPr>
          </w:rPrChange>
        </w:rPr>
        <w:t xml:space="preserve">, </w:t>
      </w:r>
      <w:r w:rsidR="00E77E00" w:rsidRPr="00523387">
        <w:rPr>
          <w:rFonts w:ascii="Times New Roman" w:eastAsia="Calibri" w:hAnsi="Times New Roman" w:cs="Times New Roman"/>
          <w:sz w:val="24"/>
          <w:szCs w:val="24"/>
          <w:highlight w:val="green"/>
          <w:rPrChange w:id="2538" w:author="Соколов Сергей Вадимович" w:date="2024-01-19T16:42:00Z">
            <w:rPr>
              <w:rFonts w:ascii="Times New Roman" w:eastAsia="Calibri" w:hAnsi="Times New Roman" w:cs="Times New Roman"/>
              <w:sz w:val="24"/>
              <w:szCs w:val="24"/>
            </w:rPr>
          </w:rPrChange>
        </w:rPr>
        <w:t>тилтометры (наклономе</w:t>
      </w:r>
      <w:r w:rsidR="0065729C" w:rsidRPr="00523387">
        <w:rPr>
          <w:rFonts w:ascii="Times New Roman" w:eastAsia="Calibri" w:hAnsi="Times New Roman" w:cs="Times New Roman"/>
          <w:sz w:val="24"/>
          <w:szCs w:val="24"/>
          <w:highlight w:val="green"/>
          <w:rPrChange w:id="2539" w:author="Соколов Сергей Вадимович" w:date="2024-01-19T16:42:00Z">
            <w:rPr>
              <w:rFonts w:ascii="Times New Roman" w:eastAsia="Calibri" w:hAnsi="Times New Roman" w:cs="Times New Roman"/>
              <w:sz w:val="24"/>
              <w:szCs w:val="24"/>
            </w:rPr>
          </w:rPrChange>
        </w:rPr>
        <w:t>р</w:t>
      </w:r>
      <w:r w:rsidR="00E77E00" w:rsidRPr="00523387">
        <w:rPr>
          <w:rFonts w:ascii="Times New Roman" w:eastAsia="Calibri" w:hAnsi="Times New Roman" w:cs="Times New Roman"/>
          <w:sz w:val="24"/>
          <w:szCs w:val="24"/>
          <w:highlight w:val="green"/>
          <w:rPrChange w:id="2540" w:author="Соколов Сергей Вадимович" w:date="2024-01-19T16:42:00Z">
            <w:rPr>
              <w:rFonts w:ascii="Times New Roman" w:eastAsia="Calibri" w:hAnsi="Times New Roman" w:cs="Times New Roman"/>
              <w:sz w:val="24"/>
              <w:szCs w:val="24"/>
            </w:rPr>
          </w:rPrChange>
        </w:rPr>
        <w:t>ы)</w:t>
      </w:r>
      <w:r w:rsidRPr="00523387">
        <w:rPr>
          <w:rFonts w:ascii="Times New Roman" w:eastAsia="Calibri" w:hAnsi="Times New Roman" w:cs="Times New Roman"/>
          <w:sz w:val="24"/>
          <w:szCs w:val="24"/>
          <w:highlight w:val="green"/>
          <w:rPrChange w:id="2541" w:author="Соколов Сергей Вадимович" w:date="2024-01-19T16:42:00Z">
            <w:rPr>
              <w:rFonts w:ascii="Times New Roman" w:eastAsia="Calibri" w:hAnsi="Times New Roman" w:cs="Times New Roman"/>
              <w:sz w:val="24"/>
              <w:szCs w:val="24"/>
            </w:rPr>
          </w:rPrChange>
        </w:rPr>
        <w:t xml:space="preserve">) с автоматической регистрацией </w:t>
      </w:r>
      <w:r w:rsidR="00237EA7" w:rsidRPr="00523387">
        <w:rPr>
          <w:rFonts w:ascii="Times New Roman" w:eastAsia="Calibri" w:hAnsi="Times New Roman" w:cs="Times New Roman"/>
          <w:sz w:val="24"/>
          <w:szCs w:val="24"/>
          <w:highlight w:val="green"/>
          <w:rPrChange w:id="2542" w:author="Соколов Сергей Вадимович" w:date="2024-01-19T16:42:00Z">
            <w:rPr>
              <w:rFonts w:ascii="Times New Roman" w:eastAsia="Calibri" w:hAnsi="Times New Roman" w:cs="Times New Roman"/>
              <w:sz w:val="24"/>
              <w:szCs w:val="24"/>
            </w:rPr>
          </w:rPrChange>
        </w:rPr>
        <w:t>значений</w:t>
      </w:r>
      <w:r w:rsidR="00BA4D60" w:rsidRPr="00523387">
        <w:rPr>
          <w:rFonts w:ascii="Times New Roman" w:eastAsia="Calibri" w:hAnsi="Times New Roman" w:cs="Times New Roman"/>
          <w:color w:val="FF0000"/>
          <w:sz w:val="24"/>
          <w:szCs w:val="24"/>
          <w:highlight w:val="green"/>
          <w:rPrChange w:id="2543" w:author="Соколов Сергей Вадимович" w:date="2024-01-19T16:42:00Z">
            <w:rPr>
              <w:rFonts w:ascii="Times New Roman" w:eastAsia="Calibri" w:hAnsi="Times New Roman" w:cs="Times New Roman"/>
              <w:color w:val="FF0000"/>
              <w:sz w:val="24"/>
              <w:szCs w:val="24"/>
            </w:rPr>
          </w:rPrChange>
        </w:rPr>
        <w:t xml:space="preserve"> </w:t>
      </w:r>
      <w:r w:rsidRPr="00523387">
        <w:rPr>
          <w:rFonts w:ascii="Times New Roman" w:eastAsia="Calibri" w:hAnsi="Times New Roman" w:cs="Times New Roman"/>
          <w:sz w:val="24"/>
          <w:szCs w:val="24"/>
          <w:highlight w:val="green"/>
          <w:rPrChange w:id="2544" w:author="Соколов Сергей Вадимович" w:date="2024-01-19T16:42:00Z">
            <w:rPr>
              <w:rFonts w:ascii="Times New Roman" w:eastAsia="Calibri" w:hAnsi="Times New Roman" w:cs="Times New Roman"/>
              <w:sz w:val="24"/>
              <w:szCs w:val="24"/>
            </w:rPr>
          </w:rPrChange>
        </w:rPr>
        <w:t xml:space="preserve">оползневых деформаций. Для выявления положения </w:t>
      </w:r>
      <w:r w:rsidR="00EF0791" w:rsidRPr="00523387">
        <w:rPr>
          <w:rFonts w:ascii="Times New Roman" w:hAnsi="Times New Roman" w:cs="Times New Roman"/>
          <w:sz w:val="24"/>
          <w:szCs w:val="24"/>
          <w:highlight w:val="green"/>
          <w:rPrChange w:id="2545" w:author="Соколов Сергей Вадимович" w:date="2024-01-19T16:42:00Z">
            <w:rPr>
              <w:rFonts w:ascii="Times New Roman" w:hAnsi="Times New Roman" w:cs="Times New Roman"/>
              <w:sz w:val="24"/>
              <w:szCs w:val="24"/>
            </w:rPr>
          </w:rPrChange>
        </w:rPr>
        <w:t>поверхности</w:t>
      </w:r>
      <w:r w:rsidRPr="00523387">
        <w:rPr>
          <w:rFonts w:ascii="Times New Roman" w:eastAsia="Calibri" w:hAnsi="Times New Roman" w:cs="Times New Roman"/>
          <w:sz w:val="24"/>
          <w:szCs w:val="24"/>
          <w:highlight w:val="green"/>
          <w:rPrChange w:id="2546" w:author="Соколов Сергей Вадимович" w:date="2024-01-19T16:42:00Z">
            <w:rPr>
              <w:rFonts w:ascii="Times New Roman" w:eastAsia="Calibri" w:hAnsi="Times New Roman" w:cs="Times New Roman"/>
              <w:sz w:val="24"/>
              <w:szCs w:val="24"/>
            </w:rPr>
          </w:rPrChange>
        </w:rPr>
        <w:t xml:space="preserve"> смещения оползня, а также оползневых деформаций рекомендуетс</w:t>
      </w:r>
      <w:r w:rsidR="00970BE3" w:rsidRPr="00523387">
        <w:rPr>
          <w:rFonts w:ascii="Times New Roman" w:eastAsia="Calibri" w:hAnsi="Times New Roman" w:cs="Times New Roman"/>
          <w:sz w:val="24"/>
          <w:szCs w:val="24"/>
          <w:highlight w:val="green"/>
          <w:rPrChange w:id="2547" w:author="Соколов Сергей Вадимович" w:date="2024-01-19T16:42:00Z">
            <w:rPr>
              <w:rFonts w:ascii="Times New Roman" w:eastAsia="Calibri" w:hAnsi="Times New Roman" w:cs="Times New Roman"/>
              <w:sz w:val="24"/>
              <w:szCs w:val="24"/>
            </w:rPr>
          </w:rPrChange>
        </w:rPr>
        <w:t xml:space="preserve">я </w:t>
      </w:r>
      <w:r w:rsidR="006D6012" w:rsidRPr="00523387">
        <w:rPr>
          <w:rFonts w:ascii="Times New Roman" w:eastAsia="Calibri" w:hAnsi="Times New Roman" w:cs="Times New Roman"/>
          <w:sz w:val="24"/>
          <w:szCs w:val="24"/>
          <w:highlight w:val="green"/>
          <w:rPrChange w:id="2548" w:author="Соколов Сергей Вадимович" w:date="2024-01-19T16:42:00Z">
            <w:rPr>
              <w:rFonts w:ascii="Times New Roman" w:eastAsia="Calibri" w:hAnsi="Times New Roman" w:cs="Times New Roman"/>
              <w:sz w:val="24"/>
              <w:szCs w:val="24"/>
            </w:rPr>
          </w:rPrChange>
        </w:rPr>
        <w:t xml:space="preserve">применять </w:t>
      </w:r>
      <w:r w:rsidR="00D67EAD" w:rsidRPr="00523387">
        <w:rPr>
          <w:rFonts w:ascii="Times New Roman" w:eastAsia="Calibri" w:hAnsi="Times New Roman" w:cs="Times New Roman"/>
          <w:sz w:val="24"/>
          <w:szCs w:val="24"/>
          <w:highlight w:val="green"/>
          <w:rPrChange w:id="2549" w:author="Соколов Сергей Вадимович" w:date="2024-01-19T16:42:00Z">
            <w:rPr>
              <w:rFonts w:ascii="Times New Roman" w:eastAsia="Calibri" w:hAnsi="Times New Roman" w:cs="Times New Roman"/>
              <w:sz w:val="24"/>
              <w:szCs w:val="24"/>
            </w:rPr>
          </w:rPrChange>
        </w:rPr>
        <w:t>и</w:t>
      </w:r>
      <w:r w:rsidR="0061091F" w:rsidRPr="00523387">
        <w:rPr>
          <w:rFonts w:ascii="Times New Roman" w:eastAsia="Calibri" w:hAnsi="Times New Roman" w:cs="Times New Roman"/>
          <w:sz w:val="24"/>
          <w:szCs w:val="24"/>
          <w:highlight w:val="green"/>
          <w:rPrChange w:id="2550" w:author="Соколов Сергей Вадимович" w:date="2024-01-19T16:42:00Z">
            <w:rPr>
              <w:rFonts w:ascii="Times New Roman" w:eastAsia="Calibri" w:hAnsi="Times New Roman" w:cs="Times New Roman"/>
              <w:sz w:val="24"/>
              <w:szCs w:val="24"/>
            </w:rPr>
          </w:rPrChange>
        </w:rPr>
        <w:t>нклинометры, экстензометры и другие</w:t>
      </w:r>
      <w:r w:rsidR="00D67EAD" w:rsidRPr="00523387">
        <w:rPr>
          <w:rFonts w:ascii="Times New Roman" w:eastAsia="Calibri" w:hAnsi="Times New Roman" w:cs="Times New Roman"/>
          <w:sz w:val="24"/>
          <w:szCs w:val="24"/>
          <w:highlight w:val="green"/>
          <w:rPrChange w:id="2551" w:author="Соколов Сергей Вадимович" w:date="2024-01-19T16:42:00Z">
            <w:rPr>
              <w:rFonts w:ascii="Times New Roman" w:eastAsia="Calibri" w:hAnsi="Times New Roman" w:cs="Times New Roman"/>
              <w:sz w:val="24"/>
              <w:szCs w:val="24"/>
            </w:rPr>
          </w:rPrChange>
        </w:rPr>
        <w:t xml:space="preserve"> устройства для контроля перемещений грунтов.</w:t>
      </w:r>
    </w:p>
    <w:p w14:paraId="4DC4D3E7" w14:textId="77777777" w:rsidR="003C46C9" w:rsidRPr="002150CE" w:rsidRDefault="005A415B" w:rsidP="00AA3FB8">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lastRenderedPageBreak/>
        <w:t>Л</w:t>
      </w:r>
      <w:r w:rsidR="000308FF" w:rsidRPr="002150CE">
        <w:rPr>
          <w:rFonts w:ascii="Times New Roman" w:eastAsia="Calibri" w:hAnsi="Times New Roman" w:cs="Times New Roman"/>
          <w:sz w:val="24"/>
          <w:szCs w:val="24"/>
        </w:rPr>
        <w:t xml:space="preserve">окальный </w:t>
      </w:r>
      <w:r w:rsidRPr="002150CE">
        <w:rPr>
          <w:rFonts w:ascii="Times New Roman" w:eastAsia="Calibri" w:hAnsi="Times New Roman" w:cs="Times New Roman"/>
          <w:sz w:val="24"/>
          <w:szCs w:val="24"/>
        </w:rPr>
        <w:t xml:space="preserve">мониторинг </w:t>
      </w:r>
      <w:r w:rsidR="00B816FB" w:rsidRPr="002150CE">
        <w:rPr>
          <w:rFonts w:ascii="Times New Roman" w:eastAsia="Calibri" w:hAnsi="Times New Roman" w:cs="Times New Roman"/>
          <w:sz w:val="24"/>
          <w:szCs w:val="24"/>
        </w:rPr>
        <w:t>за изменениями напряженного состояния и порового давления в грунтах</w:t>
      </w:r>
      <w:r w:rsidR="00FB671A" w:rsidRPr="002150CE">
        <w:rPr>
          <w:rFonts w:ascii="Times New Roman" w:eastAsia="Calibri" w:hAnsi="Times New Roman" w:cs="Times New Roman"/>
          <w:sz w:val="24"/>
          <w:szCs w:val="24"/>
        </w:rPr>
        <w:t xml:space="preserve"> </w:t>
      </w:r>
      <w:r w:rsidR="00B816FB" w:rsidRPr="002150CE">
        <w:rPr>
          <w:rFonts w:ascii="Times New Roman" w:eastAsia="Calibri" w:hAnsi="Times New Roman" w:cs="Times New Roman"/>
          <w:sz w:val="24"/>
          <w:szCs w:val="24"/>
        </w:rPr>
        <w:t>рекомендуется выполнять с целью выявления предвестников активизации оползневых деформаций, границ</w:t>
      </w:r>
      <w:r w:rsidR="0061091F" w:rsidRPr="002150CE">
        <w:rPr>
          <w:rFonts w:ascii="Times New Roman" w:eastAsia="Calibri" w:hAnsi="Times New Roman" w:cs="Times New Roman"/>
          <w:sz w:val="24"/>
          <w:szCs w:val="24"/>
        </w:rPr>
        <w:t xml:space="preserve"> оползнеопасных участков склона</w:t>
      </w:r>
      <w:r w:rsidR="00B816FB" w:rsidRPr="002150CE">
        <w:rPr>
          <w:rFonts w:ascii="Times New Roman" w:eastAsia="Calibri" w:hAnsi="Times New Roman" w:cs="Times New Roman"/>
          <w:sz w:val="24"/>
          <w:szCs w:val="24"/>
        </w:rPr>
        <w:t>.</w:t>
      </w:r>
    </w:p>
    <w:p w14:paraId="13022607" w14:textId="04E7B803" w:rsidR="003C46C9" w:rsidRPr="002150CE" w:rsidRDefault="00B816FB" w:rsidP="00BE3BE9">
      <w:pPr>
        <w:pStyle w:val="aff1"/>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 xml:space="preserve">Для измерения порового давления в водонасыщенных глинистых грунтах рекомендуется </w:t>
      </w:r>
      <w:r w:rsidR="006D6012" w:rsidRPr="002150CE">
        <w:rPr>
          <w:rFonts w:ascii="Times New Roman" w:hAnsi="Times New Roman" w:cs="Times New Roman"/>
          <w:sz w:val="24"/>
          <w:szCs w:val="24"/>
        </w:rPr>
        <w:t xml:space="preserve">применять </w:t>
      </w:r>
      <w:r w:rsidRPr="002150CE">
        <w:rPr>
          <w:rFonts w:ascii="Times New Roman" w:hAnsi="Times New Roman" w:cs="Times New Roman"/>
          <w:sz w:val="24"/>
          <w:szCs w:val="24"/>
        </w:rPr>
        <w:t xml:space="preserve">пьезометры и датчики с различными </w:t>
      </w:r>
      <w:r w:rsidR="00E77E00" w:rsidRPr="002150CE">
        <w:rPr>
          <w:rFonts w:ascii="Times New Roman" w:hAnsi="Times New Roman" w:cs="Times New Roman"/>
          <w:sz w:val="24"/>
          <w:szCs w:val="24"/>
        </w:rPr>
        <w:t xml:space="preserve">аналого-цифровыми </w:t>
      </w:r>
      <w:r w:rsidRPr="002150CE">
        <w:rPr>
          <w:rFonts w:ascii="Times New Roman" w:hAnsi="Times New Roman" w:cs="Times New Roman"/>
          <w:sz w:val="24"/>
          <w:szCs w:val="24"/>
        </w:rPr>
        <w:t>преобразователями.</w:t>
      </w:r>
    </w:p>
    <w:p w14:paraId="54799D9A" w14:textId="77777777" w:rsidR="001924D6" w:rsidRPr="00523387" w:rsidRDefault="005A415B" w:rsidP="00AA3FB8">
      <w:pPr>
        <w:pStyle w:val="aff1"/>
        <w:numPr>
          <w:ilvl w:val="2"/>
          <w:numId w:val="14"/>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552" w:author="Соколов Сергей Вадимович" w:date="2024-01-19T16:43:00Z">
            <w:rPr>
              <w:rFonts w:ascii="Times New Roman" w:eastAsia="Calibri" w:hAnsi="Times New Roman" w:cs="Times New Roman"/>
              <w:sz w:val="24"/>
              <w:szCs w:val="24"/>
            </w:rPr>
          </w:rPrChange>
        </w:rPr>
      </w:pPr>
      <w:r w:rsidRPr="00523387">
        <w:rPr>
          <w:rFonts w:ascii="Times New Roman" w:eastAsia="Calibri" w:hAnsi="Times New Roman" w:cs="Times New Roman"/>
          <w:sz w:val="24"/>
          <w:szCs w:val="24"/>
          <w:highlight w:val="green"/>
          <w:rPrChange w:id="2553" w:author="Соколов Сергей Вадимович" w:date="2024-01-19T16:43:00Z">
            <w:rPr>
              <w:rFonts w:ascii="Times New Roman" w:eastAsia="Calibri" w:hAnsi="Times New Roman" w:cs="Times New Roman"/>
              <w:sz w:val="24"/>
              <w:szCs w:val="24"/>
            </w:rPr>
          </w:rPrChange>
        </w:rPr>
        <w:t>Л</w:t>
      </w:r>
      <w:r w:rsidR="000308FF" w:rsidRPr="00523387">
        <w:rPr>
          <w:rFonts w:ascii="Times New Roman" w:eastAsia="Calibri" w:hAnsi="Times New Roman" w:cs="Times New Roman"/>
          <w:sz w:val="24"/>
          <w:szCs w:val="24"/>
          <w:highlight w:val="green"/>
          <w:rPrChange w:id="2554" w:author="Соколов Сергей Вадимович" w:date="2024-01-19T16:43:00Z">
            <w:rPr>
              <w:rFonts w:ascii="Times New Roman" w:eastAsia="Calibri" w:hAnsi="Times New Roman" w:cs="Times New Roman"/>
              <w:sz w:val="24"/>
              <w:szCs w:val="24"/>
            </w:rPr>
          </w:rPrChange>
        </w:rPr>
        <w:t xml:space="preserve">окальный мониторинг </w:t>
      </w:r>
      <w:r w:rsidR="00B816FB" w:rsidRPr="00523387">
        <w:rPr>
          <w:rFonts w:ascii="Times New Roman" w:eastAsia="Calibri" w:hAnsi="Times New Roman" w:cs="Times New Roman"/>
          <w:sz w:val="24"/>
          <w:szCs w:val="24"/>
          <w:highlight w:val="green"/>
          <w:rPrChange w:id="2555" w:author="Соколов Сергей Вадимович" w:date="2024-01-19T16:43:00Z">
            <w:rPr>
              <w:rFonts w:ascii="Times New Roman" w:eastAsia="Calibri" w:hAnsi="Times New Roman" w:cs="Times New Roman"/>
              <w:sz w:val="24"/>
              <w:szCs w:val="24"/>
            </w:rPr>
          </w:rPrChange>
        </w:rPr>
        <w:t>за режимом подземных вод</w:t>
      </w:r>
      <w:r w:rsidR="001D5E31" w:rsidRPr="00523387">
        <w:rPr>
          <w:rFonts w:ascii="Times New Roman" w:eastAsia="Calibri" w:hAnsi="Times New Roman" w:cs="Times New Roman"/>
          <w:sz w:val="24"/>
          <w:szCs w:val="24"/>
          <w:highlight w:val="green"/>
          <w:rPrChange w:id="2556" w:author="Соколов Сергей Вадимович" w:date="2024-01-19T16:43:00Z">
            <w:rPr>
              <w:rFonts w:ascii="Times New Roman" w:eastAsia="Calibri" w:hAnsi="Times New Roman" w:cs="Times New Roman"/>
              <w:sz w:val="24"/>
              <w:szCs w:val="24"/>
            </w:rPr>
          </w:rPrChange>
        </w:rPr>
        <w:t xml:space="preserve"> </w:t>
      </w:r>
      <w:r w:rsidR="00B816FB" w:rsidRPr="00523387">
        <w:rPr>
          <w:rFonts w:ascii="Times New Roman" w:eastAsia="Calibri" w:hAnsi="Times New Roman" w:cs="Times New Roman"/>
          <w:sz w:val="24"/>
          <w:szCs w:val="24"/>
          <w:highlight w:val="green"/>
          <w:rPrChange w:id="2557" w:author="Соколов Сергей Вадимович" w:date="2024-01-19T16:43:00Z">
            <w:rPr>
              <w:rFonts w:ascii="Times New Roman" w:eastAsia="Calibri" w:hAnsi="Times New Roman" w:cs="Times New Roman"/>
              <w:sz w:val="24"/>
              <w:szCs w:val="24"/>
            </w:rPr>
          </w:rPrChange>
        </w:rPr>
        <w:t>как фактора оползнеобразования</w:t>
      </w:r>
      <w:r w:rsidR="00E77E00" w:rsidRPr="00523387">
        <w:rPr>
          <w:rFonts w:ascii="Times New Roman" w:eastAsia="Calibri" w:hAnsi="Times New Roman" w:cs="Times New Roman"/>
          <w:sz w:val="24"/>
          <w:szCs w:val="24"/>
          <w:highlight w:val="green"/>
          <w:rPrChange w:id="2558" w:author="Соколов Сергей Вадимович" w:date="2024-01-19T16:43:00Z">
            <w:rPr>
              <w:rFonts w:ascii="Times New Roman" w:eastAsia="Calibri" w:hAnsi="Times New Roman" w:cs="Times New Roman"/>
              <w:sz w:val="24"/>
              <w:szCs w:val="24"/>
            </w:rPr>
          </w:rPrChange>
        </w:rPr>
        <w:t xml:space="preserve"> следует </w:t>
      </w:r>
      <w:r w:rsidR="002B5532" w:rsidRPr="00523387">
        <w:rPr>
          <w:rFonts w:ascii="Times New Roman" w:eastAsia="Calibri" w:hAnsi="Times New Roman" w:cs="Times New Roman"/>
          <w:sz w:val="24"/>
          <w:szCs w:val="24"/>
          <w:highlight w:val="green"/>
          <w:rPrChange w:id="2559" w:author="Соколов Сергей Вадимович" w:date="2024-01-19T16:43:00Z">
            <w:rPr>
              <w:rFonts w:ascii="Times New Roman" w:eastAsia="Calibri" w:hAnsi="Times New Roman" w:cs="Times New Roman"/>
              <w:sz w:val="24"/>
              <w:szCs w:val="24"/>
            </w:rPr>
          </w:rPrChange>
        </w:rPr>
        <w:t>выполнять</w:t>
      </w:r>
      <w:r w:rsidR="001D5E31" w:rsidRPr="00523387">
        <w:rPr>
          <w:rFonts w:ascii="Times New Roman" w:eastAsia="Calibri" w:hAnsi="Times New Roman" w:cs="Times New Roman"/>
          <w:sz w:val="24"/>
          <w:szCs w:val="24"/>
          <w:highlight w:val="green"/>
          <w:rPrChange w:id="2560" w:author="Соколов Сергей Вадимович" w:date="2024-01-19T16:43:00Z">
            <w:rPr>
              <w:rFonts w:ascii="Times New Roman" w:eastAsia="Calibri" w:hAnsi="Times New Roman" w:cs="Times New Roman"/>
              <w:sz w:val="24"/>
              <w:szCs w:val="24"/>
            </w:rPr>
          </w:rPrChange>
        </w:rPr>
        <w:t xml:space="preserve"> </w:t>
      </w:r>
      <w:r w:rsidR="00B816FB" w:rsidRPr="00523387">
        <w:rPr>
          <w:rFonts w:ascii="Times New Roman" w:eastAsia="Calibri" w:hAnsi="Times New Roman" w:cs="Times New Roman"/>
          <w:sz w:val="24"/>
          <w:szCs w:val="24"/>
          <w:highlight w:val="green"/>
          <w:rPrChange w:id="2561" w:author="Соколов Сергей Вадимович" w:date="2024-01-19T16:43:00Z">
            <w:rPr>
              <w:rFonts w:ascii="Times New Roman" w:eastAsia="Calibri" w:hAnsi="Times New Roman" w:cs="Times New Roman"/>
              <w:sz w:val="24"/>
              <w:szCs w:val="24"/>
            </w:rPr>
          </w:rPrChange>
        </w:rPr>
        <w:t>как в самом теле оползня, так и в прилегающей части склона.</w:t>
      </w:r>
    </w:p>
    <w:p w14:paraId="58A00C96" w14:textId="0BDA23A0" w:rsidR="001924D6" w:rsidRPr="002150CE" w:rsidRDefault="006D6F4B" w:rsidP="00B72607">
      <w:pPr>
        <w:pStyle w:val="aff1"/>
        <w:spacing w:line="360" w:lineRule="auto"/>
        <w:ind w:left="0" w:firstLine="709"/>
        <w:jc w:val="both"/>
        <w:rPr>
          <w:rFonts w:ascii="Times New Roman" w:hAnsi="Times New Roman" w:cs="Times New Roman"/>
          <w:sz w:val="24"/>
          <w:szCs w:val="24"/>
        </w:rPr>
      </w:pPr>
      <w:r w:rsidRPr="00523387">
        <w:rPr>
          <w:rFonts w:ascii="Times New Roman" w:hAnsi="Times New Roman" w:cs="Times New Roman"/>
          <w:sz w:val="24"/>
          <w:szCs w:val="24"/>
          <w:highlight w:val="green"/>
          <w:rPrChange w:id="2562" w:author="Соколов Сергей Вадимович" w:date="2024-01-19T16:43:00Z">
            <w:rPr>
              <w:rFonts w:ascii="Times New Roman" w:hAnsi="Times New Roman" w:cs="Times New Roman"/>
              <w:sz w:val="24"/>
              <w:szCs w:val="24"/>
            </w:rPr>
          </w:rPrChange>
        </w:rPr>
        <w:t xml:space="preserve">В ходе </w:t>
      </w:r>
      <w:r w:rsidRPr="00523387">
        <w:rPr>
          <w:rFonts w:ascii="Times New Roman" w:eastAsia="Calibri" w:hAnsi="Times New Roman" w:cs="Times New Roman"/>
          <w:sz w:val="24"/>
          <w:szCs w:val="24"/>
          <w:highlight w:val="green"/>
          <w:rPrChange w:id="2563" w:author="Соколов Сергей Вадимович" w:date="2024-01-19T16:43:00Z">
            <w:rPr>
              <w:rFonts w:ascii="Times New Roman" w:eastAsia="Calibri" w:hAnsi="Times New Roman" w:cs="Times New Roman"/>
              <w:sz w:val="24"/>
              <w:szCs w:val="24"/>
            </w:rPr>
          </w:rPrChange>
        </w:rPr>
        <w:t>локального</w:t>
      </w:r>
      <w:r w:rsidR="000308FF" w:rsidRPr="00523387">
        <w:rPr>
          <w:rFonts w:ascii="Times New Roman" w:eastAsia="Calibri" w:hAnsi="Times New Roman" w:cs="Times New Roman"/>
          <w:sz w:val="24"/>
          <w:szCs w:val="24"/>
          <w:highlight w:val="green"/>
          <w:rPrChange w:id="2564" w:author="Соколов Сергей Вадимович" w:date="2024-01-19T16:43:00Z">
            <w:rPr>
              <w:rFonts w:ascii="Times New Roman" w:eastAsia="Calibri" w:hAnsi="Times New Roman" w:cs="Times New Roman"/>
              <w:sz w:val="24"/>
              <w:szCs w:val="24"/>
            </w:rPr>
          </w:rPrChange>
        </w:rPr>
        <w:t xml:space="preserve"> мониторинг</w:t>
      </w:r>
      <w:r w:rsidRPr="00523387">
        <w:rPr>
          <w:rFonts w:ascii="Times New Roman" w:eastAsia="Calibri" w:hAnsi="Times New Roman" w:cs="Times New Roman"/>
          <w:sz w:val="24"/>
          <w:szCs w:val="24"/>
          <w:highlight w:val="green"/>
          <w:rPrChange w:id="2565" w:author="Соколов Сергей Вадимович" w:date="2024-01-19T16:43:00Z">
            <w:rPr>
              <w:rFonts w:ascii="Times New Roman" w:eastAsia="Calibri" w:hAnsi="Times New Roman" w:cs="Times New Roman"/>
              <w:sz w:val="24"/>
              <w:szCs w:val="24"/>
            </w:rPr>
          </w:rPrChange>
        </w:rPr>
        <w:t>а</w:t>
      </w:r>
      <w:r w:rsidR="001D5E31" w:rsidRPr="00523387">
        <w:rPr>
          <w:rFonts w:ascii="Times New Roman" w:eastAsia="Calibri" w:hAnsi="Times New Roman" w:cs="Times New Roman"/>
          <w:sz w:val="24"/>
          <w:szCs w:val="24"/>
          <w:highlight w:val="green"/>
          <w:rPrChange w:id="2566" w:author="Соколов Сергей Вадимович" w:date="2024-01-19T16:43:00Z">
            <w:rPr>
              <w:rFonts w:ascii="Times New Roman" w:eastAsia="Calibri" w:hAnsi="Times New Roman" w:cs="Times New Roman"/>
              <w:sz w:val="24"/>
              <w:szCs w:val="24"/>
            </w:rPr>
          </w:rPrChange>
        </w:rPr>
        <w:t xml:space="preserve"> </w:t>
      </w:r>
      <w:r w:rsidR="00B816FB" w:rsidRPr="00523387">
        <w:rPr>
          <w:rFonts w:ascii="Times New Roman" w:hAnsi="Times New Roman" w:cs="Times New Roman"/>
          <w:sz w:val="24"/>
          <w:szCs w:val="24"/>
          <w:highlight w:val="green"/>
          <w:rPrChange w:id="2567" w:author="Соколов Сергей Вадимович" w:date="2024-01-19T16:43:00Z">
            <w:rPr>
              <w:rFonts w:ascii="Times New Roman" w:hAnsi="Times New Roman" w:cs="Times New Roman"/>
              <w:sz w:val="24"/>
              <w:szCs w:val="24"/>
            </w:rPr>
          </w:rPrChange>
        </w:rPr>
        <w:t>за подземными водами</w:t>
      </w:r>
      <w:r w:rsidR="006D6012" w:rsidRPr="00523387">
        <w:rPr>
          <w:rFonts w:ascii="Times New Roman" w:hAnsi="Times New Roman" w:cs="Times New Roman"/>
          <w:sz w:val="24"/>
          <w:szCs w:val="24"/>
          <w:highlight w:val="green"/>
          <w:rPrChange w:id="2568" w:author="Соколов Сергей Вадимович" w:date="2024-01-19T16:43:00Z">
            <w:rPr>
              <w:rFonts w:ascii="Times New Roman" w:hAnsi="Times New Roman" w:cs="Times New Roman"/>
              <w:sz w:val="24"/>
              <w:szCs w:val="24"/>
            </w:rPr>
          </w:rPrChange>
        </w:rPr>
        <w:t xml:space="preserve"> число</w:t>
      </w:r>
      <w:r w:rsidR="00B816FB" w:rsidRPr="00523387">
        <w:rPr>
          <w:rFonts w:ascii="Times New Roman" w:hAnsi="Times New Roman" w:cs="Times New Roman"/>
          <w:sz w:val="24"/>
          <w:szCs w:val="24"/>
          <w:highlight w:val="green"/>
          <w:rPrChange w:id="2569" w:author="Соколов Сергей Вадимович" w:date="2024-01-19T16:43:00Z">
            <w:rPr>
              <w:rFonts w:ascii="Times New Roman" w:hAnsi="Times New Roman" w:cs="Times New Roman"/>
              <w:sz w:val="24"/>
              <w:szCs w:val="24"/>
            </w:rPr>
          </w:rPrChange>
        </w:rPr>
        <w:t xml:space="preserve"> участков режимных наблюдений следует устанавливать, исходя из размеров исследуемой территории, типа оползней, числа подлежащих наблюдению водоносных горизонтов.</w:t>
      </w:r>
      <w:r w:rsidR="00B816FB" w:rsidRPr="002150CE">
        <w:rPr>
          <w:rFonts w:ascii="Times New Roman" w:hAnsi="Times New Roman" w:cs="Times New Roman"/>
          <w:sz w:val="24"/>
          <w:szCs w:val="24"/>
        </w:rPr>
        <w:t xml:space="preserve"> На каждом участке рекомендуется оборудовать </w:t>
      </w:r>
      <w:r w:rsidR="009E2D7B" w:rsidRPr="002150CE">
        <w:rPr>
          <w:rFonts w:ascii="Times New Roman" w:hAnsi="Times New Roman" w:cs="Times New Roman"/>
          <w:sz w:val="24"/>
          <w:szCs w:val="24"/>
        </w:rPr>
        <w:t>от одного</w:t>
      </w:r>
      <w:r w:rsidR="00BE6A3F" w:rsidRPr="002150CE">
        <w:rPr>
          <w:rFonts w:ascii="Times New Roman" w:hAnsi="Times New Roman" w:cs="Times New Roman"/>
          <w:sz w:val="24"/>
          <w:szCs w:val="24"/>
        </w:rPr>
        <w:t xml:space="preserve"> </w:t>
      </w:r>
      <w:r w:rsidR="009E2D7B" w:rsidRPr="002150CE">
        <w:rPr>
          <w:rFonts w:ascii="Times New Roman" w:hAnsi="Times New Roman" w:cs="Times New Roman"/>
          <w:sz w:val="24"/>
          <w:szCs w:val="24"/>
        </w:rPr>
        <w:t>до трех створов</w:t>
      </w:r>
      <w:r w:rsidR="00B816FB" w:rsidRPr="002150CE">
        <w:rPr>
          <w:rFonts w:ascii="Times New Roman" w:hAnsi="Times New Roman" w:cs="Times New Roman"/>
          <w:sz w:val="24"/>
          <w:szCs w:val="24"/>
        </w:rPr>
        <w:t xml:space="preserve"> из трех-четырех скважин.</w:t>
      </w:r>
    </w:p>
    <w:p w14:paraId="0F0FC910" w14:textId="4C086807" w:rsidR="001924D6" w:rsidRPr="002150CE" w:rsidRDefault="00B816FB" w:rsidP="00AA3FB8">
      <w:pPr>
        <w:pStyle w:val="aff1"/>
        <w:numPr>
          <w:ilvl w:val="2"/>
          <w:numId w:val="14"/>
        </w:numPr>
        <w:tabs>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При необходимости составления водного баланса склона рекомендуется на одном-двух типичных оползневых участках дополнительно предусматривать три створа, расположенных параллельно бровке срыва: на коренном склоне, на теле оползня и ниже оползня (для определения притока подземных вод к оползневому склону и оттока их за счет подземного стока). Для изучения баланса подземных вод рекомендуется </w:t>
      </w:r>
      <w:r w:rsidR="00784DE2" w:rsidRPr="002150CE">
        <w:rPr>
          <w:rFonts w:ascii="Times New Roman" w:eastAsia="Calibri" w:hAnsi="Times New Roman" w:cs="Times New Roman"/>
          <w:sz w:val="24"/>
          <w:szCs w:val="24"/>
        </w:rPr>
        <w:t>применять</w:t>
      </w:r>
      <w:r w:rsidRPr="002150CE">
        <w:rPr>
          <w:rFonts w:ascii="Times New Roman" w:eastAsia="Calibri" w:hAnsi="Times New Roman" w:cs="Times New Roman"/>
          <w:sz w:val="24"/>
          <w:szCs w:val="24"/>
        </w:rPr>
        <w:t xml:space="preserve"> расчетные методы </w:t>
      </w:r>
      <w:r w:rsidR="00345FDB" w:rsidRPr="002150CE">
        <w:rPr>
          <w:rFonts w:ascii="Times New Roman" w:eastAsia="Calibri" w:hAnsi="Times New Roman" w:cs="Times New Roman"/>
          <w:sz w:val="24"/>
          <w:szCs w:val="24"/>
        </w:rPr>
        <w:t>с использованием результатов режимных наблюдений в скважинах</w:t>
      </w:r>
      <w:r w:rsidR="00FF262D" w:rsidRPr="002150CE">
        <w:rPr>
          <w:rFonts w:ascii="Times New Roman" w:eastAsia="Calibri" w:hAnsi="Times New Roman" w:cs="Times New Roman"/>
          <w:sz w:val="24"/>
          <w:szCs w:val="24"/>
        </w:rPr>
        <w:t>.</w:t>
      </w:r>
    </w:p>
    <w:p w14:paraId="6BA113DF" w14:textId="77777777" w:rsidR="00345FDB" w:rsidRPr="002150CE" w:rsidRDefault="00345FDB" w:rsidP="00B72607">
      <w:pPr>
        <w:pStyle w:val="aff1"/>
        <w:spacing w:line="360" w:lineRule="auto"/>
        <w:ind w:left="0" w:firstLine="709"/>
        <w:jc w:val="both"/>
        <w:rPr>
          <w:rFonts w:ascii="Times New Roman" w:hAnsi="Times New Roman" w:cs="Times New Roman"/>
          <w:sz w:val="24"/>
          <w:szCs w:val="24"/>
        </w:rPr>
      </w:pPr>
      <w:r w:rsidRPr="002150CE">
        <w:rPr>
          <w:rFonts w:ascii="Times New Roman" w:hAnsi="Times New Roman" w:cs="Times New Roman"/>
          <w:sz w:val="24"/>
          <w:szCs w:val="24"/>
        </w:rPr>
        <w:t>Продолжительность режимных наблюдений за подземными водами</w:t>
      </w:r>
      <w:r w:rsidR="004F67CA" w:rsidRPr="002150CE">
        <w:rPr>
          <w:rFonts w:ascii="Times New Roman" w:hAnsi="Times New Roman" w:cs="Times New Roman"/>
          <w:sz w:val="24"/>
          <w:szCs w:val="24"/>
        </w:rPr>
        <w:t>,</w:t>
      </w:r>
      <w:r w:rsidRPr="002150CE">
        <w:rPr>
          <w:rFonts w:ascii="Times New Roman" w:hAnsi="Times New Roman" w:cs="Times New Roman"/>
          <w:sz w:val="24"/>
          <w:szCs w:val="24"/>
        </w:rPr>
        <w:t xml:space="preserve"> как правило</w:t>
      </w:r>
      <w:r w:rsidR="004F67CA" w:rsidRPr="002150CE">
        <w:rPr>
          <w:rFonts w:ascii="Times New Roman" w:hAnsi="Times New Roman" w:cs="Times New Roman"/>
          <w:sz w:val="24"/>
          <w:szCs w:val="24"/>
        </w:rPr>
        <w:t>,</w:t>
      </w:r>
      <w:r w:rsidRPr="002150CE">
        <w:rPr>
          <w:rFonts w:ascii="Times New Roman" w:hAnsi="Times New Roman" w:cs="Times New Roman"/>
          <w:sz w:val="24"/>
          <w:szCs w:val="24"/>
        </w:rPr>
        <w:t xml:space="preserve"> должна составлять не менее одного гидрологического года</w:t>
      </w:r>
      <w:r w:rsidR="006A5853" w:rsidRPr="002150CE">
        <w:rPr>
          <w:rFonts w:ascii="Times New Roman" w:hAnsi="Times New Roman" w:cs="Times New Roman"/>
          <w:sz w:val="24"/>
          <w:szCs w:val="24"/>
        </w:rPr>
        <w:t>,</w:t>
      </w:r>
      <w:r w:rsidR="004F67CA" w:rsidRPr="002150CE">
        <w:rPr>
          <w:rFonts w:ascii="Times New Roman" w:hAnsi="Times New Roman" w:cs="Times New Roman"/>
          <w:sz w:val="24"/>
          <w:szCs w:val="24"/>
        </w:rPr>
        <w:t xml:space="preserve"> при определяющем влиянии оползневого процесса на строительство и эксплуатацию объекта капитального строительства рекомендуется осуществлять наблюдения также в период строительства и эксплуатации. Периодичность наблюдений необходимо обосновывать в программе.</w:t>
      </w:r>
    </w:p>
    <w:p w14:paraId="1D844089" w14:textId="77777777" w:rsidR="001924D6" w:rsidRPr="002150CE" w:rsidRDefault="00345FDB" w:rsidP="00B72607">
      <w:pPr>
        <w:pStyle w:val="aff1"/>
        <w:spacing w:line="360" w:lineRule="auto"/>
        <w:ind w:left="0" w:firstLine="709"/>
        <w:jc w:val="both"/>
        <w:rPr>
          <w:rFonts w:ascii="Times New Roman" w:hAnsi="Times New Roman" w:cs="Times New Roman"/>
          <w:sz w:val="24"/>
          <w:szCs w:val="24"/>
        </w:rPr>
      </w:pPr>
      <w:r w:rsidRPr="00FC6B00">
        <w:rPr>
          <w:rFonts w:ascii="Times New Roman" w:hAnsi="Times New Roman" w:cs="Times New Roman"/>
          <w:sz w:val="24"/>
          <w:szCs w:val="24"/>
          <w:highlight w:val="green"/>
          <w:rPrChange w:id="2570" w:author="Соколов Сергей Вадимович" w:date="2024-01-22T08:56:00Z">
            <w:rPr>
              <w:rFonts w:ascii="Times New Roman" w:hAnsi="Times New Roman" w:cs="Times New Roman"/>
              <w:sz w:val="24"/>
              <w:szCs w:val="24"/>
            </w:rPr>
          </w:rPrChange>
        </w:rPr>
        <w:t>При отсутствии режимных наблюдений могут быть использованы фондовые материалы.</w:t>
      </w:r>
    </w:p>
    <w:p w14:paraId="75AC783F" w14:textId="1B9E7E72" w:rsidR="00F72123" w:rsidRPr="00FC6B00" w:rsidRDefault="008B5BBF" w:rsidP="000F3F91">
      <w:pPr>
        <w:pStyle w:val="aff1"/>
        <w:numPr>
          <w:ilvl w:val="1"/>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2571" w:author="Соколов Сергей Вадимович" w:date="2024-01-22T08:56: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572" w:author="Соколов Сергей Вадимович" w:date="2024-01-22T08:56:00Z">
            <w:rPr>
              <w:rFonts w:ascii="Times New Roman" w:eastAsia="Calibri" w:hAnsi="Times New Roman" w:cs="Times New Roman"/>
              <w:sz w:val="24"/>
              <w:szCs w:val="24"/>
            </w:rPr>
          </w:rPrChange>
        </w:rPr>
        <w:t>Инженерно-гидрометеорологические</w:t>
      </w:r>
      <w:r w:rsidR="001D5E31" w:rsidRPr="00FC6B00">
        <w:rPr>
          <w:rFonts w:ascii="Times New Roman" w:eastAsia="Calibri" w:hAnsi="Times New Roman" w:cs="Times New Roman"/>
          <w:sz w:val="24"/>
          <w:szCs w:val="24"/>
          <w:highlight w:val="green"/>
          <w:rPrChange w:id="2573" w:author="Соколов Сергей Вадимович" w:date="2024-01-22T08:56:00Z">
            <w:rPr>
              <w:rFonts w:ascii="Times New Roman" w:eastAsia="Calibri" w:hAnsi="Times New Roman" w:cs="Times New Roman"/>
              <w:sz w:val="24"/>
              <w:szCs w:val="24"/>
            </w:rPr>
          </w:rPrChange>
        </w:rPr>
        <w:t xml:space="preserve"> </w:t>
      </w:r>
      <w:r w:rsidR="0009119C" w:rsidRPr="00FC6B00">
        <w:rPr>
          <w:rFonts w:ascii="Times New Roman" w:eastAsia="Calibri" w:hAnsi="Times New Roman" w:cs="Times New Roman"/>
          <w:sz w:val="24"/>
          <w:szCs w:val="24"/>
          <w:highlight w:val="green"/>
          <w:rPrChange w:id="2574" w:author="Соколов Сергей Вадимович" w:date="2024-01-22T08:56:00Z">
            <w:rPr>
              <w:rFonts w:ascii="Times New Roman" w:eastAsia="Calibri" w:hAnsi="Times New Roman" w:cs="Times New Roman"/>
              <w:sz w:val="24"/>
              <w:szCs w:val="24"/>
            </w:rPr>
          </w:rPrChange>
        </w:rPr>
        <w:t xml:space="preserve">изыскания в районах развития оползневых процессов </w:t>
      </w:r>
      <w:r w:rsidR="00335BCF" w:rsidRPr="00FC6B00">
        <w:rPr>
          <w:rFonts w:ascii="Times New Roman" w:eastAsia="Calibri" w:hAnsi="Times New Roman" w:cs="Times New Roman"/>
          <w:sz w:val="24"/>
          <w:szCs w:val="24"/>
          <w:highlight w:val="green"/>
          <w:rPrChange w:id="2575" w:author="Соколов Сергей Вадимович" w:date="2024-01-22T08:56:00Z">
            <w:rPr>
              <w:rFonts w:ascii="Times New Roman" w:eastAsia="Calibri" w:hAnsi="Times New Roman" w:cs="Times New Roman"/>
              <w:sz w:val="24"/>
              <w:szCs w:val="24"/>
            </w:rPr>
          </w:rPrChange>
        </w:rPr>
        <w:t xml:space="preserve">выполняются в соответствии </w:t>
      </w:r>
      <w:r w:rsidR="005D603E" w:rsidRPr="00FC6B00">
        <w:rPr>
          <w:rFonts w:ascii="Times New Roman" w:eastAsia="Calibri" w:hAnsi="Times New Roman" w:cs="Times New Roman"/>
          <w:sz w:val="24"/>
          <w:szCs w:val="24"/>
          <w:highlight w:val="green"/>
          <w:rPrChange w:id="2576" w:author="Соколов Сергей Вадимович" w:date="2024-01-22T08:56:00Z">
            <w:rPr>
              <w:rFonts w:ascii="Times New Roman" w:eastAsia="Calibri" w:hAnsi="Times New Roman" w:cs="Times New Roman"/>
              <w:sz w:val="24"/>
              <w:szCs w:val="24"/>
            </w:rPr>
          </w:rPrChange>
        </w:rPr>
        <w:t xml:space="preserve">с </w:t>
      </w:r>
      <w:r w:rsidR="00AE02B6" w:rsidRPr="00FC6B00">
        <w:rPr>
          <w:rFonts w:ascii="Times New Roman" w:eastAsia="Calibri" w:hAnsi="Times New Roman" w:cs="Times New Roman"/>
          <w:sz w:val="24"/>
          <w:szCs w:val="24"/>
          <w:highlight w:val="green"/>
          <w:rPrChange w:id="2577" w:author="Соколов Сергей Вадимович" w:date="2024-01-22T08:56:00Z">
            <w:rPr>
              <w:rFonts w:ascii="Times New Roman" w:eastAsia="Calibri" w:hAnsi="Times New Roman" w:cs="Times New Roman"/>
              <w:sz w:val="24"/>
              <w:szCs w:val="24"/>
            </w:rPr>
          </w:rPrChange>
        </w:rPr>
        <w:t xml:space="preserve">СП 47.13330.2016 </w:t>
      </w:r>
      <w:r w:rsidR="00823762" w:rsidRPr="00FC6B00">
        <w:rPr>
          <w:rFonts w:ascii="Times New Roman" w:eastAsia="Calibri" w:hAnsi="Times New Roman" w:cs="Times New Roman"/>
          <w:sz w:val="24"/>
          <w:szCs w:val="24"/>
          <w:highlight w:val="green"/>
          <w:rPrChange w:id="2578" w:author="Соколов Сергей Вадимович" w:date="2024-01-22T08:56:00Z">
            <w:rPr>
              <w:rFonts w:ascii="Times New Roman" w:eastAsia="Calibri" w:hAnsi="Times New Roman" w:cs="Times New Roman"/>
              <w:sz w:val="24"/>
              <w:szCs w:val="24"/>
            </w:rPr>
          </w:rPrChange>
        </w:rPr>
        <w:t xml:space="preserve">(раздел 7) </w:t>
      </w:r>
      <w:r w:rsidR="00AE02B6" w:rsidRPr="00FC6B00">
        <w:rPr>
          <w:rFonts w:ascii="Times New Roman" w:eastAsia="Calibri" w:hAnsi="Times New Roman" w:cs="Times New Roman"/>
          <w:sz w:val="24"/>
          <w:szCs w:val="24"/>
          <w:highlight w:val="green"/>
          <w:rPrChange w:id="2579" w:author="Соколов Сергей Вадимович" w:date="2024-01-22T08:56:00Z">
            <w:rPr>
              <w:rFonts w:ascii="Times New Roman" w:eastAsia="Calibri" w:hAnsi="Times New Roman" w:cs="Times New Roman"/>
              <w:sz w:val="24"/>
              <w:szCs w:val="24"/>
            </w:rPr>
          </w:rPrChange>
        </w:rPr>
        <w:t xml:space="preserve">и </w:t>
      </w:r>
      <w:r w:rsidR="00CB7B36" w:rsidRPr="00FC6B00">
        <w:rPr>
          <w:rFonts w:ascii="Times New Roman" w:hAnsi="Times New Roman" w:cs="Times New Roman"/>
          <w:iCs/>
          <w:sz w:val="24"/>
          <w:szCs w:val="24"/>
          <w:highlight w:val="green"/>
          <w:rPrChange w:id="2580" w:author="Соколов Сергей Вадимович" w:date="2024-01-22T08:56:00Z">
            <w:rPr>
              <w:rFonts w:ascii="Times New Roman" w:hAnsi="Times New Roman" w:cs="Times New Roman"/>
              <w:iCs/>
              <w:sz w:val="24"/>
              <w:szCs w:val="24"/>
            </w:rPr>
          </w:rPrChange>
        </w:rPr>
        <w:t>други</w:t>
      </w:r>
      <w:r w:rsidR="00AB591D" w:rsidRPr="00FC6B00">
        <w:rPr>
          <w:rFonts w:ascii="Times New Roman" w:hAnsi="Times New Roman" w:cs="Times New Roman"/>
          <w:iCs/>
          <w:sz w:val="24"/>
          <w:szCs w:val="24"/>
          <w:highlight w:val="green"/>
          <w:rPrChange w:id="2581" w:author="Соколов Сергей Вадимович" w:date="2024-01-22T08:56:00Z">
            <w:rPr>
              <w:rFonts w:ascii="Times New Roman" w:hAnsi="Times New Roman" w:cs="Times New Roman"/>
              <w:iCs/>
              <w:sz w:val="24"/>
              <w:szCs w:val="24"/>
            </w:rPr>
          </w:rPrChange>
        </w:rPr>
        <w:t>ми</w:t>
      </w:r>
      <w:r w:rsidR="00CB7B36" w:rsidRPr="00FC6B00">
        <w:rPr>
          <w:rFonts w:ascii="Times New Roman" w:hAnsi="Times New Roman" w:cs="Times New Roman"/>
          <w:iCs/>
          <w:sz w:val="24"/>
          <w:szCs w:val="24"/>
          <w:highlight w:val="green"/>
          <w:rPrChange w:id="2582" w:author="Соколов Сергей Вадимович" w:date="2024-01-22T08:56:00Z">
            <w:rPr>
              <w:rFonts w:ascii="Times New Roman" w:hAnsi="Times New Roman" w:cs="Times New Roman"/>
              <w:iCs/>
              <w:sz w:val="24"/>
              <w:szCs w:val="24"/>
            </w:rPr>
          </w:rPrChange>
        </w:rPr>
        <w:t xml:space="preserve"> нормативны</w:t>
      </w:r>
      <w:r w:rsidR="00AB591D" w:rsidRPr="00FC6B00">
        <w:rPr>
          <w:rFonts w:ascii="Times New Roman" w:hAnsi="Times New Roman" w:cs="Times New Roman"/>
          <w:iCs/>
          <w:sz w:val="24"/>
          <w:szCs w:val="24"/>
          <w:highlight w:val="green"/>
          <w:rPrChange w:id="2583" w:author="Соколов Сергей Вадимович" w:date="2024-01-22T08:56:00Z">
            <w:rPr>
              <w:rFonts w:ascii="Times New Roman" w:hAnsi="Times New Roman" w:cs="Times New Roman"/>
              <w:iCs/>
              <w:sz w:val="24"/>
              <w:szCs w:val="24"/>
            </w:rPr>
          </w:rPrChange>
        </w:rPr>
        <w:t>ми</w:t>
      </w:r>
      <w:r w:rsidR="00CB7B36" w:rsidRPr="00FC6B00">
        <w:rPr>
          <w:rFonts w:ascii="Times New Roman" w:hAnsi="Times New Roman" w:cs="Times New Roman"/>
          <w:iCs/>
          <w:sz w:val="24"/>
          <w:szCs w:val="24"/>
          <w:highlight w:val="green"/>
          <w:rPrChange w:id="2584" w:author="Соколов Сергей Вадимович" w:date="2024-01-22T08:56:00Z">
            <w:rPr>
              <w:rFonts w:ascii="Times New Roman" w:hAnsi="Times New Roman" w:cs="Times New Roman"/>
              <w:iCs/>
              <w:sz w:val="24"/>
              <w:szCs w:val="24"/>
            </w:rPr>
          </w:rPrChange>
        </w:rPr>
        <w:t xml:space="preserve"> документ</w:t>
      </w:r>
      <w:r w:rsidR="00AB591D" w:rsidRPr="00FC6B00">
        <w:rPr>
          <w:rFonts w:ascii="Times New Roman" w:hAnsi="Times New Roman" w:cs="Times New Roman"/>
          <w:iCs/>
          <w:sz w:val="24"/>
          <w:szCs w:val="24"/>
          <w:highlight w:val="green"/>
          <w:rPrChange w:id="2585" w:author="Соколов Сергей Вадимович" w:date="2024-01-22T08:56:00Z">
            <w:rPr>
              <w:rFonts w:ascii="Times New Roman" w:hAnsi="Times New Roman" w:cs="Times New Roman"/>
              <w:iCs/>
              <w:sz w:val="24"/>
              <w:szCs w:val="24"/>
            </w:rPr>
          </w:rPrChange>
        </w:rPr>
        <w:t>ами</w:t>
      </w:r>
      <w:r w:rsidR="00CB7B36" w:rsidRPr="00FC6B00">
        <w:rPr>
          <w:rFonts w:ascii="Times New Roman" w:hAnsi="Times New Roman" w:cs="Times New Roman"/>
          <w:iCs/>
          <w:sz w:val="24"/>
          <w:szCs w:val="24"/>
          <w:highlight w:val="green"/>
          <w:rPrChange w:id="2586" w:author="Соколов Сергей Вадимович" w:date="2024-01-22T08:56:00Z">
            <w:rPr>
              <w:rFonts w:ascii="Times New Roman" w:hAnsi="Times New Roman" w:cs="Times New Roman"/>
              <w:iCs/>
              <w:sz w:val="24"/>
              <w:szCs w:val="24"/>
            </w:rPr>
          </w:rPrChange>
        </w:rPr>
        <w:t>, регламентирующи</w:t>
      </w:r>
      <w:r w:rsidR="00AB591D" w:rsidRPr="00FC6B00">
        <w:rPr>
          <w:rFonts w:ascii="Times New Roman" w:hAnsi="Times New Roman" w:cs="Times New Roman"/>
          <w:iCs/>
          <w:sz w:val="24"/>
          <w:szCs w:val="24"/>
          <w:highlight w:val="green"/>
          <w:rPrChange w:id="2587" w:author="Соколов Сергей Вадимович" w:date="2024-01-22T08:56:00Z">
            <w:rPr>
              <w:rFonts w:ascii="Times New Roman" w:hAnsi="Times New Roman" w:cs="Times New Roman"/>
              <w:iCs/>
              <w:sz w:val="24"/>
              <w:szCs w:val="24"/>
            </w:rPr>
          </w:rPrChange>
        </w:rPr>
        <w:t>ми</w:t>
      </w:r>
      <w:r w:rsidR="00CB7B36" w:rsidRPr="00FC6B00">
        <w:rPr>
          <w:rFonts w:ascii="Times New Roman" w:hAnsi="Times New Roman" w:cs="Times New Roman"/>
          <w:iCs/>
          <w:sz w:val="24"/>
          <w:szCs w:val="24"/>
          <w:highlight w:val="green"/>
          <w:rPrChange w:id="2588" w:author="Соколов Сергей Вадимович" w:date="2024-01-22T08:56:00Z">
            <w:rPr>
              <w:rFonts w:ascii="Times New Roman" w:hAnsi="Times New Roman" w:cs="Times New Roman"/>
              <w:iCs/>
              <w:sz w:val="24"/>
              <w:szCs w:val="24"/>
            </w:rPr>
          </w:rPrChange>
        </w:rPr>
        <w:t xml:space="preserve"> общие правила производства работ</w:t>
      </w:r>
      <w:r w:rsidR="001D5E31" w:rsidRPr="00FC6B00">
        <w:rPr>
          <w:rFonts w:ascii="Times New Roman" w:eastAsia="Calibri" w:hAnsi="Times New Roman" w:cs="Times New Roman"/>
          <w:sz w:val="24"/>
          <w:szCs w:val="24"/>
          <w:highlight w:val="green"/>
          <w:rPrChange w:id="2589" w:author="Соколов Сергей Вадимович" w:date="2024-01-22T08:56:00Z">
            <w:rPr>
              <w:rFonts w:ascii="Times New Roman" w:eastAsia="Calibri" w:hAnsi="Times New Roman" w:cs="Times New Roman"/>
              <w:sz w:val="24"/>
              <w:szCs w:val="24"/>
            </w:rPr>
          </w:rPrChange>
        </w:rPr>
        <w:t>.</w:t>
      </w:r>
    </w:p>
    <w:p w14:paraId="748DF6BB" w14:textId="59500B9B" w:rsidR="00B73437" w:rsidRPr="00FC6B00" w:rsidRDefault="00B73437" w:rsidP="000F3F91">
      <w:pPr>
        <w:pStyle w:val="aff1"/>
        <w:numPr>
          <w:ilvl w:val="1"/>
          <w:numId w:val="14"/>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2590" w:author="Соколов Сергей Вадимович" w:date="2024-01-22T08:56: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591" w:author="Соколов Сергей Вадимович" w:date="2024-01-22T08:56:00Z">
            <w:rPr>
              <w:rFonts w:ascii="Times New Roman" w:eastAsia="Calibri" w:hAnsi="Times New Roman" w:cs="Times New Roman"/>
              <w:sz w:val="24"/>
              <w:szCs w:val="24"/>
            </w:rPr>
          </w:rPrChange>
        </w:rPr>
        <w:t>Инженерно-экологические изыскания в</w:t>
      </w:r>
      <w:r w:rsidR="00E4721E" w:rsidRPr="00FC6B00">
        <w:rPr>
          <w:rFonts w:ascii="Times New Roman" w:eastAsia="Calibri" w:hAnsi="Times New Roman" w:cs="Times New Roman"/>
          <w:sz w:val="24"/>
          <w:szCs w:val="24"/>
          <w:highlight w:val="green"/>
          <w:rPrChange w:id="2592" w:author="Соколов Сергей Вадимович" w:date="2024-01-22T08:56:00Z">
            <w:rPr>
              <w:rFonts w:ascii="Times New Roman" w:eastAsia="Calibri" w:hAnsi="Times New Roman" w:cs="Times New Roman"/>
              <w:sz w:val="24"/>
              <w:szCs w:val="24"/>
            </w:rPr>
          </w:rPrChange>
        </w:rPr>
        <w:t xml:space="preserve"> </w:t>
      </w:r>
      <w:r w:rsidR="0009119C" w:rsidRPr="00FC6B00">
        <w:rPr>
          <w:rFonts w:ascii="Times New Roman" w:eastAsia="Calibri" w:hAnsi="Times New Roman" w:cs="Times New Roman"/>
          <w:sz w:val="24"/>
          <w:szCs w:val="24"/>
          <w:highlight w:val="green"/>
          <w:rPrChange w:id="2593" w:author="Соколов Сергей Вадимович" w:date="2024-01-22T08:56:00Z">
            <w:rPr>
              <w:rFonts w:ascii="Times New Roman" w:eastAsia="Calibri" w:hAnsi="Times New Roman" w:cs="Times New Roman"/>
              <w:sz w:val="24"/>
              <w:szCs w:val="24"/>
            </w:rPr>
          </w:rPrChange>
        </w:rPr>
        <w:t>районах развития оползневых процессов</w:t>
      </w:r>
      <w:r w:rsidRPr="00FC6B00">
        <w:rPr>
          <w:rFonts w:ascii="Times New Roman" w:eastAsia="Calibri" w:hAnsi="Times New Roman" w:cs="Times New Roman"/>
          <w:sz w:val="24"/>
          <w:szCs w:val="24"/>
          <w:highlight w:val="green"/>
          <w:rPrChange w:id="2594" w:author="Соколов Сергей Вадимович" w:date="2024-01-22T08:56:00Z">
            <w:rPr>
              <w:rFonts w:ascii="Times New Roman" w:eastAsia="Calibri" w:hAnsi="Times New Roman" w:cs="Times New Roman"/>
              <w:sz w:val="24"/>
              <w:szCs w:val="24"/>
            </w:rPr>
          </w:rPrChange>
        </w:rPr>
        <w:t xml:space="preserve"> выполняются в соответствии </w:t>
      </w:r>
      <w:r w:rsidR="005D603E" w:rsidRPr="00FC6B00">
        <w:rPr>
          <w:rFonts w:ascii="Times New Roman" w:eastAsia="Calibri" w:hAnsi="Times New Roman" w:cs="Times New Roman"/>
          <w:sz w:val="24"/>
          <w:szCs w:val="24"/>
          <w:highlight w:val="green"/>
          <w:rPrChange w:id="2595" w:author="Соколов Сергей Вадимович" w:date="2024-01-22T08:56:00Z">
            <w:rPr>
              <w:rFonts w:ascii="Times New Roman" w:eastAsia="Calibri" w:hAnsi="Times New Roman" w:cs="Times New Roman"/>
              <w:sz w:val="24"/>
              <w:szCs w:val="24"/>
            </w:rPr>
          </w:rPrChange>
        </w:rPr>
        <w:t xml:space="preserve">с СП 47.13330.2016 </w:t>
      </w:r>
      <w:r w:rsidR="00823762" w:rsidRPr="00FC6B00">
        <w:rPr>
          <w:rFonts w:ascii="Times New Roman" w:eastAsia="Calibri" w:hAnsi="Times New Roman" w:cs="Times New Roman"/>
          <w:sz w:val="24"/>
          <w:szCs w:val="24"/>
          <w:highlight w:val="green"/>
          <w:rPrChange w:id="2596" w:author="Соколов Сергей Вадимович" w:date="2024-01-22T08:56:00Z">
            <w:rPr>
              <w:rFonts w:ascii="Times New Roman" w:eastAsia="Calibri" w:hAnsi="Times New Roman" w:cs="Times New Roman"/>
              <w:sz w:val="24"/>
              <w:szCs w:val="24"/>
            </w:rPr>
          </w:rPrChange>
        </w:rPr>
        <w:t xml:space="preserve">(раздел 8) </w:t>
      </w:r>
      <w:r w:rsidR="00CB7B36" w:rsidRPr="00FC6B00">
        <w:rPr>
          <w:rFonts w:ascii="Times New Roman" w:eastAsia="Calibri" w:hAnsi="Times New Roman" w:cs="Times New Roman"/>
          <w:sz w:val="24"/>
          <w:szCs w:val="24"/>
          <w:highlight w:val="green"/>
          <w:rPrChange w:id="2597" w:author="Соколов Сергей Вадимович" w:date="2024-01-22T08:56:00Z">
            <w:rPr>
              <w:rFonts w:ascii="Times New Roman" w:eastAsia="Calibri" w:hAnsi="Times New Roman" w:cs="Times New Roman"/>
              <w:sz w:val="24"/>
              <w:szCs w:val="24"/>
            </w:rPr>
          </w:rPrChange>
        </w:rPr>
        <w:t xml:space="preserve">и </w:t>
      </w:r>
      <w:r w:rsidR="00CB7B36" w:rsidRPr="00FC6B00">
        <w:rPr>
          <w:rFonts w:ascii="Times New Roman" w:hAnsi="Times New Roman" w:cs="Times New Roman"/>
          <w:iCs/>
          <w:sz w:val="24"/>
          <w:szCs w:val="24"/>
          <w:highlight w:val="green"/>
          <w:rPrChange w:id="2598" w:author="Соколов Сергей Вадимович" w:date="2024-01-22T08:56:00Z">
            <w:rPr>
              <w:rFonts w:ascii="Times New Roman" w:hAnsi="Times New Roman" w:cs="Times New Roman"/>
              <w:iCs/>
              <w:sz w:val="24"/>
              <w:szCs w:val="24"/>
            </w:rPr>
          </w:rPrChange>
        </w:rPr>
        <w:t>други</w:t>
      </w:r>
      <w:r w:rsidR="002C0B83" w:rsidRPr="00FC6B00">
        <w:rPr>
          <w:rFonts w:ascii="Times New Roman" w:hAnsi="Times New Roman" w:cs="Times New Roman"/>
          <w:iCs/>
          <w:sz w:val="24"/>
          <w:szCs w:val="24"/>
          <w:highlight w:val="green"/>
          <w:rPrChange w:id="2599" w:author="Соколов Сергей Вадимович" w:date="2024-01-22T08:56:00Z">
            <w:rPr>
              <w:rFonts w:ascii="Times New Roman" w:hAnsi="Times New Roman" w:cs="Times New Roman"/>
              <w:iCs/>
              <w:sz w:val="24"/>
              <w:szCs w:val="24"/>
            </w:rPr>
          </w:rPrChange>
        </w:rPr>
        <w:t>ми</w:t>
      </w:r>
      <w:r w:rsidR="00CB7B36" w:rsidRPr="00FC6B00">
        <w:rPr>
          <w:rFonts w:ascii="Times New Roman" w:hAnsi="Times New Roman" w:cs="Times New Roman"/>
          <w:iCs/>
          <w:sz w:val="24"/>
          <w:szCs w:val="24"/>
          <w:highlight w:val="green"/>
          <w:rPrChange w:id="2600" w:author="Соколов Сергей Вадимович" w:date="2024-01-22T08:56:00Z">
            <w:rPr>
              <w:rFonts w:ascii="Times New Roman" w:hAnsi="Times New Roman" w:cs="Times New Roman"/>
              <w:iCs/>
              <w:sz w:val="24"/>
              <w:szCs w:val="24"/>
            </w:rPr>
          </w:rPrChange>
        </w:rPr>
        <w:t xml:space="preserve"> нормативны</w:t>
      </w:r>
      <w:r w:rsidR="002C0B83" w:rsidRPr="00FC6B00">
        <w:rPr>
          <w:rFonts w:ascii="Times New Roman" w:hAnsi="Times New Roman" w:cs="Times New Roman"/>
          <w:iCs/>
          <w:sz w:val="24"/>
          <w:szCs w:val="24"/>
          <w:highlight w:val="green"/>
          <w:rPrChange w:id="2601" w:author="Соколов Сергей Вадимович" w:date="2024-01-22T08:56:00Z">
            <w:rPr>
              <w:rFonts w:ascii="Times New Roman" w:hAnsi="Times New Roman" w:cs="Times New Roman"/>
              <w:iCs/>
              <w:sz w:val="24"/>
              <w:szCs w:val="24"/>
            </w:rPr>
          </w:rPrChange>
        </w:rPr>
        <w:t>ми</w:t>
      </w:r>
      <w:r w:rsidR="00CB7B36" w:rsidRPr="00FC6B00">
        <w:rPr>
          <w:rFonts w:ascii="Times New Roman" w:hAnsi="Times New Roman" w:cs="Times New Roman"/>
          <w:iCs/>
          <w:sz w:val="24"/>
          <w:szCs w:val="24"/>
          <w:highlight w:val="green"/>
          <w:rPrChange w:id="2602" w:author="Соколов Сергей Вадимович" w:date="2024-01-22T08:56:00Z">
            <w:rPr>
              <w:rFonts w:ascii="Times New Roman" w:hAnsi="Times New Roman" w:cs="Times New Roman"/>
              <w:iCs/>
              <w:sz w:val="24"/>
              <w:szCs w:val="24"/>
            </w:rPr>
          </w:rPrChange>
        </w:rPr>
        <w:t xml:space="preserve"> документ</w:t>
      </w:r>
      <w:r w:rsidR="002C0B83" w:rsidRPr="00FC6B00">
        <w:rPr>
          <w:rFonts w:ascii="Times New Roman" w:hAnsi="Times New Roman" w:cs="Times New Roman"/>
          <w:iCs/>
          <w:sz w:val="24"/>
          <w:szCs w:val="24"/>
          <w:highlight w:val="green"/>
          <w:rPrChange w:id="2603" w:author="Соколов Сергей Вадимович" w:date="2024-01-22T08:56:00Z">
            <w:rPr>
              <w:rFonts w:ascii="Times New Roman" w:hAnsi="Times New Roman" w:cs="Times New Roman"/>
              <w:iCs/>
              <w:sz w:val="24"/>
              <w:szCs w:val="24"/>
            </w:rPr>
          </w:rPrChange>
        </w:rPr>
        <w:t>ами</w:t>
      </w:r>
      <w:r w:rsidR="00CB7B36" w:rsidRPr="00FC6B00">
        <w:rPr>
          <w:rFonts w:ascii="Times New Roman" w:hAnsi="Times New Roman" w:cs="Times New Roman"/>
          <w:iCs/>
          <w:sz w:val="24"/>
          <w:szCs w:val="24"/>
          <w:highlight w:val="green"/>
          <w:rPrChange w:id="2604" w:author="Соколов Сергей Вадимович" w:date="2024-01-22T08:56:00Z">
            <w:rPr>
              <w:rFonts w:ascii="Times New Roman" w:hAnsi="Times New Roman" w:cs="Times New Roman"/>
              <w:iCs/>
              <w:sz w:val="24"/>
              <w:szCs w:val="24"/>
            </w:rPr>
          </w:rPrChange>
        </w:rPr>
        <w:t>, регламентирующи</w:t>
      </w:r>
      <w:r w:rsidR="002C0B83" w:rsidRPr="00FC6B00">
        <w:rPr>
          <w:rFonts w:ascii="Times New Roman" w:hAnsi="Times New Roman" w:cs="Times New Roman"/>
          <w:iCs/>
          <w:sz w:val="24"/>
          <w:szCs w:val="24"/>
          <w:highlight w:val="green"/>
          <w:rPrChange w:id="2605" w:author="Соколов Сергей Вадимович" w:date="2024-01-22T08:56:00Z">
            <w:rPr>
              <w:rFonts w:ascii="Times New Roman" w:hAnsi="Times New Roman" w:cs="Times New Roman"/>
              <w:iCs/>
              <w:sz w:val="24"/>
              <w:szCs w:val="24"/>
            </w:rPr>
          </w:rPrChange>
        </w:rPr>
        <w:t>ми</w:t>
      </w:r>
      <w:r w:rsidR="00CB7B36" w:rsidRPr="00FC6B00">
        <w:rPr>
          <w:rFonts w:ascii="Times New Roman" w:hAnsi="Times New Roman" w:cs="Times New Roman"/>
          <w:iCs/>
          <w:sz w:val="24"/>
          <w:szCs w:val="24"/>
          <w:highlight w:val="green"/>
          <w:rPrChange w:id="2606" w:author="Соколов Сергей Вадимович" w:date="2024-01-22T08:56:00Z">
            <w:rPr>
              <w:rFonts w:ascii="Times New Roman" w:hAnsi="Times New Roman" w:cs="Times New Roman"/>
              <w:iCs/>
              <w:sz w:val="24"/>
              <w:szCs w:val="24"/>
            </w:rPr>
          </w:rPrChange>
        </w:rPr>
        <w:t xml:space="preserve"> общие правила производства работ.</w:t>
      </w:r>
    </w:p>
    <w:p w14:paraId="053F48DE" w14:textId="0B29C966" w:rsidR="0032390D" w:rsidRPr="002150CE" w:rsidRDefault="0032390D">
      <w:pPr>
        <w:rPr>
          <w:rFonts w:ascii="Times New Roman" w:eastAsia="Calibri" w:hAnsi="Times New Roman"/>
          <w:sz w:val="24"/>
          <w:szCs w:val="24"/>
        </w:rPr>
      </w:pPr>
    </w:p>
    <w:p w14:paraId="67DB1389" w14:textId="357C31DC" w:rsidR="005173F2" w:rsidRPr="002150CE" w:rsidRDefault="00963ABF" w:rsidP="002C0B83">
      <w:pPr>
        <w:pStyle w:val="2"/>
        <w:numPr>
          <w:ilvl w:val="0"/>
          <w:numId w:val="15"/>
        </w:numPr>
        <w:tabs>
          <w:tab w:val="left" w:pos="1134"/>
        </w:tabs>
        <w:ind w:left="709" w:firstLine="0"/>
        <w:rPr>
          <w:rFonts w:ascii="Times New Roman" w:eastAsia="Calibri" w:hAnsi="Times New Roman"/>
          <w:sz w:val="24"/>
          <w:lang w:eastAsia="en-US"/>
        </w:rPr>
      </w:pPr>
      <w:bookmarkStart w:id="2607" w:name="_Toc479782409"/>
      <w:bookmarkStart w:id="2608" w:name="_Toc528240063"/>
      <w:bookmarkStart w:id="2609" w:name="sub_49"/>
      <w:r w:rsidRPr="002150CE">
        <w:rPr>
          <w:rFonts w:ascii="Times New Roman" w:eastAsia="Calibri" w:hAnsi="Times New Roman"/>
          <w:sz w:val="24"/>
          <w:lang w:eastAsia="en-US"/>
        </w:rPr>
        <w:lastRenderedPageBreak/>
        <w:t xml:space="preserve">Инженерные изыскания </w:t>
      </w:r>
      <w:r w:rsidR="00633318" w:rsidRPr="002150CE">
        <w:rPr>
          <w:rFonts w:ascii="Times New Roman" w:eastAsia="Calibri" w:hAnsi="Times New Roman"/>
          <w:sz w:val="24"/>
          <w:lang w:eastAsia="en-US"/>
        </w:rPr>
        <w:t xml:space="preserve">в районах развития оползневых процессов </w:t>
      </w:r>
      <w:r w:rsidRPr="002150CE">
        <w:rPr>
          <w:rFonts w:ascii="Times New Roman" w:eastAsia="Calibri" w:hAnsi="Times New Roman"/>
          <w:sz w:val="24"/>
          <w:lang w:eastAsia="en-US"/>
        </w:rPr>
        <w:t>для подготовки документов территориального планирования и документации по планировке территории</w:t>
      </w:r>
      <w:r w:rsidR="005173F2" w:rsidRPr="002150CE">
        <w:rPr>
          <w:rFonts w:ascii="Times New Roman" w:eastAsia="Calibri" w:hAnsi="Times New Roman"/>
          <w:sz w:val="24"/>
          <w:lang w:eastAsia="en-US"/>
        </w:rPr>
        <w:t xml:space="preserve"> и выбор</w:t>
      </w:r>
      <w:r w:rsidR="00E92D9F" w:rsidRPr="002150CE">
        <w:rPr>
          <w:rFonts w:ascii="Times New Roman" w:eastAsia="Calibri" w:hAnsi="Times New Roman"/>
          <w:sz w:val="24"/>
          <w:lang w:eastAsia="en-US"/>
        </w:rPr>
        <w:t>а</w:t>
      </w:r>
      <w:r w:rsidR="005173F2" w:rsidRPr="002150CE">
        <w:rPr>
          <w:rFonts w:ascii="Times New Roman" w:eastAsia="Calibri" w:hAnsi="Times New Roman"/>
          <w:sz w:val="24"/>
          <w:lang w:eastAsia="en-US"/>
        </w:rPr>
        <w:t xml:space="preserve"> площадок (трасс) строительства</w:t>
      </w:r>
      <w:bookmarkEnd w:id="2607"/>
      <w:bookmarkEnd w:id="2608"/>
    </w:p>
    <w:p w14:paraId="5A895306" w14:textId="1EC90BCA" w:rsidR="0009119C" w:rsidRPr="002150CE" w:rsidRDefault="0009119C" w:rsidP="00AA3FB8">
      <w:pPr>
        <w:pStyle w:val="aff1"/>
        <w:numPr>
          <w:ilvl w:val="1"/>
          <w:numId w:val="15"/>
        </w:numPr>
        <w:tabs>
          <w:tab w:val="left" w:pos="1560"/>
        </w:tabs>
        <w:spacing w:line="360" w:lineRule="auto"/>
        <w:ind w:left="0" w:firstLine="709"/>
        <w:jc w:val="both"/>
        <w:rPr>
          <w:rFonts w:ascii="Times New Roman" w:hAnsi="Times New Roman" w:cs="Times New Roman"/>
          <w:sz w:val="24"/>
          <w:szCs w:val="24"/>
        </w:rPr>
      </w:pPr>
      <w:bookmarkStart w:id="2610" w:name="_Toc485726977"/>
      <w:bookmarkStart w:id="2611" w:name="_Hlk481075471"/>
      <w:r w:rsidRPr="002150CE">
        <w:rPr>
          <w:rFonts w:ascii="Times New Roman" w:hAnsi="Times New Roman" w:cs="Times New Roman"/>
          <w:sz w:val="24"/>
          <w:szCs w:val="24"/>
        </w:rPr>
        <w:t>Инженерные изыскания для подготовки документов территориального планирования, документации по планировке территории и выбора площадок (трасс) строительства должны обеспечивать получение сведений о природных и техногенных условиях территории, необходимых и достаточных для принятия решений о функциональном назначении территорий, в целях обеспечения их устойчивого развития, сохранения окружающей среды, создания условий для привлечения инвестиций, выделения элементов планировочной структуры, установления границ земельных участков и зон планируемого размещения объектов федерального, регионального, муниципального значения, защиты территорий от чрезвычайных ситуаций природного и техногенного характера.</w:t>
      </w:r>
    </w:p>
    <w:p w14:paraId="6142E85E" w14:textId="221F1DDA" w:rsidR="00430CB2" w:rsidRPr="002150CE" w:rsidRDefault="00430CB2" w:rsidP="00AA3FB8">
      <w:pPr>
        <w:pStyle w:val="aff1"/>
        <w:numPr>
          <w:ilvl w:val="1"/>
          <w:numId w:val="15"/>
        </w:numPr>
        <w:tabs>
          <w:tab w:val="left" w:pos="1560"/>
        </w:tabs>
        <w:spacing w:line="360" w:lineRule="auto"/>
        <w:ind w:left="0" w:firstLine="709"/>
        <w:jc w:val="both"/>
        <w:rPr>
          <w:rFonts w:ascii="Times New Roman" w:hAnsi="Times New Roman" w:cs="Times New Roman"/>
          <w:sz w:val="24"/>
          <w:szCs w:val="24"/>
        </w:rPr>
      </w:pPr>
      <w:bookmarkStart w:id="2612" w:name="_Hlk481075518"/>
      <w:bookmarkEnd w:id="2610"/>
      <w:r w:rsidRPr="002150CE">
        <w:rPr>
          <w:rFonts w:ascii="Times New Roman" w:hAnsi="Times New Roman" w:cs="Times New Roman"/>
          <w:sz w:val="24"/>
          <w:szCs w:val="24"/>
        </w:rPr>
        <w:t xml:space="preserve">При планировании хозяйственного освоения территории для </w:t>
      </w:r>
      <w:r w:rsidR="0078303B" w:rsidRPr="002150CE">
        <w:rPr>
          <w:rFonts w:ascii="Times New Roman" w:hAnsi="Times New Roman" w:cs="Times New Roman"/>
          <w:sz w:val="24"/>
          <w:szCs w:val="24"/>
        </w:rPr>
        <w:t xml:space="preserve">предварительной </w:t>
      </w:r>
      <w:r w:rsidRPr="002150CE">
        <w:rPr>
          <w:rFonts w:ascii="Times New Roman" w:hAnsi="Times New Roman" w:cs="Times New Roman"/>
          <w:sz w:val="24"/>
          <w:szCs w:val="24"/>
        </w:rPr>
        <w:t>оценки возможности развития оползневых процессов ре</w:t>
      </w:r>
      <w:r w:rsidR="0078303B" w:rsidRPr="002150CE">
        <w:rPr>
          <w:rFonts w:ascii="Times New Roman" w:hAnsi="Times New Roman" w:cs="Times New Roman"/>
          <w:sz w:val="24"/>
          <w:szCs w:val="24"/>
        </w:rPr>
        <w:t>комендуется использовать карту распространения оползней на территории Российской Федерации</w:t>
      </w:r>
      <w:r w:rsidR="002A081F" w:rsidRPr="002150CE">
        <w:rPr>
          <w:rFonts w:ascii="Times New Roman" w:hAnsi="Times New Roman" w:cs="Times New Roman"/>
          <w:sz w:val="24"/>
          <w:szCs w:val="24"/>
        </w:rPr>
        <w:t>, приведенную в СП 115.13330.2016</w:t>
      </w:r>
      <w:r w:rsidR="003A21AF" w:rsidRPr="002150CE">
        <w:rPr>
          <w:rFonts w:ascii="Times New Roman" w:hAnsi="Times New Roman" w:cs="Times New Roman"/>
          <w:sz w:val="24"/>
          <w:szCs w:val="24"/>
        </w:rPr>
        <w:t xml:space="preserve"> (</w:t>
      </w:r>
      <w:r w:rsidR="00CB7B36" w:rsidRPr="002150CE">
        <w:rPr>
          <w:rFonts w:ascii="Times New Roman" w:hAnsi="Times New Roman" w:cs="Times New Roman"/>
          <w:sz w:val="24"/>
          <w:szCs w:val="24"/>
        </w:rPr>
        <w:t>р</w:t>
      </w:r>
      <w:r w:rsidR="002B2198" w:rsidRPr="002150CE">
        <w:rPr>
          <w:rFonts w:ascii="Times New Roman" w:hAnsi="Times New Roman" w:cs="Times New Roman"/>
          <w:sz w:val="24"/>
          <w:szCs w:val="24"/>
        </w:rPr>
        <w:t xml:space="preserve">исунок </w:t>
      </w:r>
      <w:r w:rsidR="003A21AF" w:rsidRPr="002150CE">
        <w:rPr>
          <w:rFonts w:ascii="Times New Roman" w:hAnsi="Times New Roman" w:cs="Times New Roman"/>
          <w:sz w:val="24"/>
          <w:szCs w:val="24"/>
        </w:rPr>
        <w:t>Б.3)</w:t>
      </w:r>
      <w:r w:rsidR="00E36555" w:rsidRPr="002150CE">
        <w:rPr>
          <w:rFonts w:ascii="Times New Roman" w:hAnsi="Times New Roman" w:cs="Times New Roman"/>
          <w:sz w:val="24"/>
          <w:szCs w:val="24"/>
        </w:rPr>
        <w:t>.</w:t>
      </w:r>
    </w:p>
    <w:p w14:paraId="5ED93A29" w14:textId="77777777" w:rsidR="0091086B" w:rsidRPr="00FC6B00" w:rsidRDefault="0091086B" w:rsidP="00AA3FB8">
      <w:pPr>
        <w:pStyle w:val="aff1"/>
        <w:numPr>
          <w:ilvl w:val="1"/>
          <w:numId w:val="15"/>
        </w:numPr>
        <w:tabs>
          <w:tab w:val="left" w:pos="1560"/>
        </w:tabs>
        <w:spacing w:line="360" w:lineRule="auto"/>
        <w:ind w:left="0" w:firstLine="709"/>
        <w:jc w:val="both"/>
        <w:rPr>
          <w:rFonts w:ascii="Times New Roman" w:eastAsia="Calibri" w:hAnsi="Times New Roman" w:cs="Times New Roman"/>
          <w:sz w:val="24"/>
          <w:szCs w:val="24"/>
          <w:highlight w:val="green"/>
          <w:rPrChange w:id="2613" w:author="Соколов Сергей Вадимович" w:date="2024-01-22T08:58:00Z">
            <w:rPr>
              <w:rFonts w:ascii="Times New Roman" w:eastAsia="Calibri" w:hAnsi="Times New Roman" w:cs="Times New Roman"/>
              <w:sz w:val="24"/>
              <w:szCs w:val="24"/>
            </w:rPr>
          </w:rPrChange>
        </w:rPr>
      </w:pPr>
      <w:r w:rsidRPr="00FC6B00">
        <w:rPr>
          <w:rFonts w:ascii="Times New Roman" w:hAnsi="Times New Roman" w:cs="Times New Roman"/>
          <w:sz w:val="24"/>
          <w:szCs w:val="24"/>
          <w:highlight w:val="green"/>
          <w:rPrChange w:id="2614" w:author="Соколов Сергей Вадимович" w:date="2024-01-22T08:58:00Z">
            <w:rPr>
              <w:rFonts w:ascii="Times New Roman" w:hAnsi="Times New Roman" w:cs="Times New Roman"/>
              <w:sz w:val="24"/>
              <w:szCs w:val="24"/>
            </w:rPr>
          </w:rPrChange>
        </w:rPr>
        <w:t xml:space="preserve">Для решения </w:t>
      </w:r>
      <w:r w:rsidR="00E36555" w:rsidRPr="00FC6B00">
        <w:rPr>
          <w:rFonts w:ascii="Times New Roman" w:hAnsi="Times New Roman" w:cs="Times New Roman"/>
          <w:sz w:val="24"/>
          <w:szCs w:val="24"/>
          <w:highlight w:val="green"/>
          <w:rPrChange w:id="2615" w:author="Соколов Сергей Вадимович" w:date="2024-01-22T08:58:00Z">
            <w:rPr>
              <w:rFonts w:ascii="Times New Roman" w:hAnsi="Times New Roman" w:cs="Times New Roman"/>
              <w:sz w:val="24"/>
              <w:szCs w:val="24"/>
            </w:rPr>
          </w:rPrChange>
        </w:rPr>
        <w:t xml:space="preserve">задач, </w:t>
      </w:r>
      <w:r w:rsidRPr="00FC6B00">
        <w:rPr>
          <w:rFonts w:ascii="Times New Roman" w:hAnsi="Times New Roman" w:cs="Times New Roman"/>
          <w:sz w:val="24"/>
          <w:szCs w:val="24"/>
          <w:highlight w:val="green"/>
          <w:rPrChange w:id="2616" w:author="Соколов Сергей Вадимович" w:date="2024-01-22T08:58:00Z">
            <w:rPr>
              <w:rFonts w:ascii="Times New Roman" w:hAnsi="Times New Roman" w:cs="Times New Roman"/>
              <w:sz w:val="24"/>
              <w:szCs w:val="24"/>
            </w:rPr>
          </w:rPrChange>
        </w:rPr>
        <w:t>указанных</w:t>
      </w:r>
      <w:r w:rsidR="00E36555" w:rsidRPr="00FC6B00">
        <w:rPr>
          <w:rFonts w:ascii="Times New Roman" w:hAnsi="Times New Roman" w:cs="Times New Roman"/>
          <w:sz w:val="24"/>
          <w:szCs w:val="24"/>
          <w:highlight w:val="green"/>
          <w:rPrChange w:id="2617" w:author="Соколов Сергей Вадимович" w:date="2024-01-22T08:58:00Z">
            <w:rPr>
              <w:rFonts w:ascii="Times New Roman" w:hAnsi="Times New Roman" w:cs="Times New Roman"/>
              <w:sz w:val="24"/>
              <w:szCs w:val="24"/>
            </w:rPr>
          </w:rPrChange>
        </w:rPr>
        <w:t xml:space="preserve"> в 5.1,</w:t>
      </w:r>
      <w:r w:rsidRPr="00FC6B00">
        <w:rPr>
          <w:rFonts w:ascii="Times New Roman" w:hAnsi="Times New Roman" w:cs="Times New Roman"/>
          <w:sz w:val="24"/>
          <w:szCs w:val="24"/>
          <w:highlight w:val="green"/>
          <w:rPrChange w:id="2618" w:author="Соколов Сергей Вадимович" w:date="2024-01-22T08:58:00Z">
            <w:rPr>
              <w:rFonts w:ascii="Times New Roman" w:hAnsi="Times New Roman" w:cs="Times New Roman"/>
              <w:sz w:val="24"/>
              <w:szCs w:val="24"/>
            </w:rPr>
          </w:rPrChange>
        </w:rPr>
        <w:t xml:space="preserve"> выполняются следующие виды инженерных </w:t>
      </w:r>
      <w:r w:rsidRPr="00FC6B00">
        <w:rPr>
          <w:rFonts w:ascii="Times New Roman" w:eastAsia="Calibri" w:hAnsi="Times New Roman" w:cs="Times New Roman"/>
          <w:sz w:val="24"/>
          <w:szCs w:val="24"/>
          <w:highlight w:val="green"/>
          <w:rPrChange w:id="2619" w:author="Соколов Сергей Вадимович" w:date="2024-01-22T08:58:00Z">
            <w:rPr>
              <w:rFonts w:ascii="Times New Roman" w:eastAsia="Calibri" w:hAnsi="Times New Roman" w:cs="Times New Roman"/>
              <w:sz w:val="24"/>
              <w:szCs w:val="24"/>
            </w:rPr>
          </w:rPrChange>
        </w:rPr>
        <w:t>изысканий:</w:t>
      </w:r>
      <w:r w:rsidR="00B63121" w:rsidRPr="00FC6B00">
        <w:rPr>
          <w:rFonts w:ascii="Times New Roman" w:eastAsia="Calibri" w:hAnsi="Times New Roman" w:cs="Times New Roman"/>
          <w:sz w:val="24"/>
          <w:szCs w:val="24"/>
          <w:highlight w:val="green"/>
          <w:rPrChange w:id="2620" w:author="Соколов Сергей Вадимович" w:date="2024-01-22T08:58:00Z">
            <w:rPr>
              <w:rFonts w:ascii="Times New Roman" w:eastAsia="Calibri" w:hAnsi="Times New Roman" w:cs="Times New Roman"/>
              <w:sz w:val="24"/>
              <w:szCs w:val="24"/>
            </w:rPr>
          </w:rPrChange>
        </w:rPr>
        <w:t xml:space="preserve"> инженерно-геодезические, инженерно-геологические, инженерно-гидрометеорологические и инженерно-экологические.</w:t>
      </w:r>
    </w:p>
    <w:p w14:paraId="61744A59" w14:textId="4B9D1CC6" w:rsidR="006F5035" w:rsidRPr="00FC6B00" w:rsidRDefault="0009119C" w:rsidP="00AA3FB8">
      <w:pPr>
        <w:pStyle w:val="aff1"/>
        <w:numPr>
          <w:ilvl w:val="1"/>
          <w:numId w:val="15"/>
        </w:numPr>
        <w:tabs>
          <w:tab w:val="left" w:pos="1560"/>
        </w:tabs>
        <w:spacing w:line="360" w:lineRule="auto"/>
        <w:ind w:left="0" w:firstLine="709"/>
        <w:jc w:val="both"/>
        <w:rPr>
          <w:rFonts w:ascii="Times New Roman" w:eastAsia="Calibri" w:hAnsi="Times New Roman" w:cs="Times New Roman"/>
          <w:sz w:val="24"/>
          <w:szCs w:val="24"/>
          <w:highlight w:val="green"/>
          <w:rPrChange w:id="2621" w:author="Соколов Сергей Вадимович" w:date="2024-01-22T08:58: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622" w:author="Соколов Сергей Вадимович" w:date="2024-01-22T08:58:00Z">
            <w:rPr>
              <w:rFonts w:ascii="Times New Roman" w:eastAsia="Calibri" w:hAnsi="Times New Roman" w:cs="Times New Roman"/>
              <w:sz w:val="24"/>
              <w:szCs w:val="24"/>
            </w:rPr>
          </w:rPrChange>
        </w:rPr>
        <w:t>Инженерно-геодезические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в районах развития оползневых процессов выполняются с целью получения актуальных топографических карт и инженерно-топографических планов, материалов дистанционного зондирования земли и других топографо-геодезических материалов и данных, обеспечивающих потребности планирования развития территорий</w:t>
      </w:r>
      <w:bookmarkEnd w:id="2612"/>
      <w:r w:rsidR="00E06834" w:rsidRPr="00FC6B00">
        <w:rPr>
          <w:rFonts w:ascii="Times New Roman" w:eastAsia="Calibri" w:hAnsi="Times New Roman" w:cs="Times New Roman"/>
          <w:sz w:val="24"/>
          <w:szCs w:val="24"/>
          <w:highlight w:val="green"/>
          <w:rPrChange w:id="2623" w:author="Соколов Сергей Вадимович" w:date="2024-01-22T08:58:00Z">
            <w:rPr>
              <w:rFonts w:ascii="Times New Roman" w:eastAsia="Calibri" w:hAnsi="Times New Roman" w:cs="Times New Roman"/>
              <w:sz w:val="24"/>
              <w:szCs w:val="24"/>
            </w:rPr>
          </w:rPrChange>
        </w:rPr>
        <w:t>, в соответствии с СП 47.13330.2016 (</w:t>
      </w:r>
      <w:r w:rsidR="002B3D05" w:rsidRPr="00FC6B00">
        <w:rPr>
          <w:rFonts w:ascii="Times New Roman" w:eastAsia="Calibri" w:hAnsi="Times New Roman" w:cs="Times New Roman"/>
          <w:sz w:val="24"/>
          <w:szCs w:val="24"/>
          <w:highlight w:val="green"/>
          <w:rPrChange w:id="2624" w:author="Соколов Сергей Вадимович" w:date="2024-01-22T08:58:00Z">
            <w:rPr>
              <w:rFonts w:ascii="Times New Roman" w:eastAsia="Calibri" w:hAnsi="Times New Roman" w:cs="Times New Roman"/>
              <w:sz w:val="24"/>
              <w:szCs w:val="24"/>
            </w:rPr>
          </w:rPrChange>
        </w:rPr>
        <w:t xml:space="preserve">подраздел </w:t>
      </w:r>
      <w:r w:rsidR="00E06834" w:rsidRPr="00FC6B00">
        <w:rPr>
          <w:rFonts w:ascii="Times New Roman" w:eastAsia="Calibri" w:hAnsi="Times New Roman" w:cs="Times New Roman"/>
          <w:sz w:val="24"/>
          <w:szCs w:val="24"/>
          <w:highlight w:val="green"/>
          <w:rPrChange w:id="2625" w:author="Соколов Сергей Вадимович" w:date="2024-01-22T08:58:00Z">
            <w:rPr>
              <w:rFonts w:ascii="Times New Roman" w:eastAsia="Calibri" w:hAnsi="Times New Roman" w:cs="Times New Roman"/>
              <w:sz w:val="24"/>
              <w:szCs w:val="24"/>
            </w:rPr>
          </w:rPrChange>
        </w:rPr>
        <w:t>5.2), СП 317.1325800.2017 (раздел 6) и настоящим сводом правил.</w:t>
      </w:r>
    </w:p>
    <w:bookmarkEnd w:id="2611"/>
    <w:p w14:paraId="4555116C" w14:textId="77777777" w:rsidR="006F5035" w:rsidRPr="00FC6B00" w:rsidRDefault="00DA5412" w:rsidP="00AA3FB8">
      <w:pPr>
        <w:pStyle w:val="aff1"/>
        <w:numPr>
          <w:ilvl w:val="2"/>
          <w:numId w:val="15"/>
        </w:numPr>
        <w:tabs>
          <w:tab w:val="left" w:pos="426"/>
          <w:tab w:val="left" w:pos="710"/>
          <w:tab w:val="left" w:pos="1134"/>
          <w:tab w:val="left" w:pos="1560"/>
        </w:tabs>
        <w:spacing w:line="360" w:lineRule="auto"/>
        <w:ind w:left="0" w:firstLine="709"/>
        <w:jc w:val="both"/>
        <w:rPr>
          <w:rFonts w:ascii="Times New Roman" w:eastAsia="Calibri" w:hAnsi="Times New Roman" w:cs="Times New Roman"/>
          <w:sz w:val="24"/>
          <w:szCs w:val="24"/>
          <w:highlight w:val="green"/>
          <w:rPrChange w:id="2626" w:author="Соколов Сергей Вадимович" w:date="2024-01-22T08:59: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627" w:author="Соколов Сергей Вадимович" w:date="2024-01-22T08:59:00Z">
            <w:rPr>
              <w:rFonts w:ascii="Times New Roman" w:eastAsia="Calibri" w:hAnsi="Times New Roman" w:cs="Times New Roman"/>
              <w:sz w:val="24"/>
              <w:szCs w:val="24"/>
            </w:rPr>
          </w:rPrChange>
        </w:rPr>
        <w:t>И</w:t>
      </w:r>
      <w:r w:rsidR="006F5035" w:rsidRPr="00FC6B00">
        <w:rPr>
          <w:rFonts w:ascii="Times New Roman" w:eastAsia="Calibri" w:hAnsi="Times New Roman" w:cs="Times New Roman"/>
          <w:sz w:val="24"/>
          <w:szCs w:val="24"/>
          <w:highlight w:val="green"/>
          <w:rPrChange w:id="2628" w:author="Соколов Сергей Вадимович" w:date="2024-01-22T08:59:00Z">
            <w:rPr>
              <w:rFonts w:ascii="Times New Roman" w:eastAsia="Calibri" w:hAnsi="Times New Roman" w:cs="Times New Roman"/>
              <w:sz w:val="24"/>
              <w:szCs w:val="24"/>
            </w:rPr>
          </w:rPrChange>
        </w:rPr>
        <w:t>нженерно-геодезические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включают следующие виды работ:</w:t>
      </w:r>
    </w:p>
    <w:p w14:paraId="6B8A34F2" w14:textId="0DCEC920" w:rsidR="002B55FA" w:rsidRPr="00FC6B00" w:rsidRDefault="002B3D05" w:rsidP="00A4767A">
      <w:pPr>
        <w:pStyle w:val="aff1"/>
        <w:tabs>
          <w:tab w:val="left" w:pos="991"/>
        </w:tabs>
        <w:spacing w:line="360" w:lineRule="auto"/>
        <w:ind w:left="0" w:firstLine="709"/>
        <w:jc w:val="both"/>
        <w:rPr>
          <w:rFonts w:ascii="Times New Roman" w:hAnsi="Times New Roman" w:cs="Times New Roman"/>
          <w:sz w:val="24"/>
          <w:szCs w:val="24"/>
          <w:highlight w:val="green"/>
          <w:rPrChange w:id="2629"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630" w:author="Соколов Сергей Вадимович" w:date="2024-01-22T08:59:00Z">
            <w:rPr>
              <w:rFonts w:ascii="Times New Roman" w:hAnsi="Times New Roman" w:cs="Times New Roman"/>
              <w:sz w:val="24"/>
              <w:szCs w:val="24"/>
            </w:rPr>
          </w:rPrChange>
        </w:rPr>
        <w:t>-</w:t>
      </w:r>
      <w:r w:rsidR="00050BCB" w:rsidRPr="00FC6B00">
        <w:rPr>
          <w:rFonts w:ascii="Times New Roman" w:hAnsi="Times New Roman" w:cs="Times New Roman"/>
          <w:sz w:val="24"/>
          <w:szCs w:val="24"/>
          <w:highlight w:val="green"/>
          <w:rPrChange w:id="2631" w:author="Соколов Сергей Вадимович" w:date="2024-01-22T08:59:00Z">
            <w:rPr>
              <w:rFonts w:ascii="Times New Roman" w:hAnsi="Times New Roman" w:cs="Times New Roman"/>
              <w:sz w:val="24"/>
              <w:szCs w:val="24"/>
            </w:rPr>
          </w:rPrChange>
        </w:rPr>
        <w:t xml:space="preserve"> </w:t>
      </w:r>
      <w:r w:rsidR="002B55FA" w:rsidRPr="00FC6B00">
        <w:rPr>
          <w:rFonts w:ascii="Times New Roman" w:hAnsi="Times New Roman" w:cs="Times New Roman"/>
          <w:sz w:val="24"/>
          <w:szCs w:val="24"/>
          <w:highlight w:val="green"/>
          <w:rPrChange w:id="2632" w:author="Соколов Сергей Вадимович" w:date="2024-01-22T08:59:00Z">
            <w:rPr>
              <w:rFonts w:ascii="Times New Roman" w:hAnsi="Times New Roman" w:cs="Times New Roman"/>
              <w:sz w:val="24"/>
              <w:szCs w:val="24"/>
            </w:rPr>
          </w:rPrChange>
        </w:rPr>
        <w:t xml:space="preserve">сбор имеющихся на район изысканий топографических карт, планов, материалов дистанционного зондирования </w:t>
      </w:r>
      <w:r w:rsidR="00E36555" w:rsidRPr="00FC6B00">
        <w:rPr>
          <w:rFonts w:ascii="Times New Roman" w:hAnsi="Times New Roman" w:cs="Times New Roman"/>
          <w:sz w:val="24"/>
          <w:szCs w:val="24"/>
          <w:highlight w:val="green"/>
          <w:rPrChange w:id="2633" w:author="Соколов Сергей Вадимович" w:date="2024-01-22T08:59:00Z">
            <w:rPr>
              <w:rFonts w:ascii="Times New Roman" w:hAnsi="Times New Roman" w:cs="Times New Roman"/>
              <w:sz w:val="24"/>
              <w:szCs w:val="24"/>
            </w:rPr>
          </w:rPrChange>
        </w:rPr>
        <w:t>З</w:t>
      </w:r>
      <w:r w:rsidR="002B55FA" w:rsidRPr="00FC6B00">
        <w:rPr>
          <w:rFonts w:ascii="Times New Roman" w:hAnsi="Times New Roman" w:cs="Times New Roman"/>
          <w:sz w:val="24"/>
          <w:szCs w:val="24"/>
          <w:highlight w:val="green"/>
          <w:rPrChange w:id="2634" w:author="Соколов Сергей Вадимович" w:date="2024-01-22T08:59:00Z">
            <w:rPr>
              <w:rFonts w:ascii="Times New Roman" w:hAnsi="Times New Roman" w:cs="Times New Roman"/>
              <w:sz w:val="24"/>
              <w:szCs w:val="24"/>
            </w:rPr>
          </w:rPrChange>
        </w:rPr>
        <w:t>емли в государственных фондах пространственных данных;</w:t>
      </w:r>
    </w:p>
    <w:p w14:paraId="301E2A84" w14:textId="0328FE0F" w:rsidR="002B55FA" w:rsidRPr="00FC6B00" w:rsidRDefault="002B3D05" w:rsidP="00A4767A">
      <w:pPr>
        <w:pStyle w:val="aff1"/>
        <w:tabs>
          <w:tab w:val="left" w:pos="991"/>
        </w:tabs>
        <w:spacing w:line="360" w:lineRule="auto"/>
        <w:ind w:left="0" w:firstLine="709"/>
        <w:jc w:val="both"/>
        <w:rPr>
          <w:rFonts w:ascii="Times New Roman" w:hAnsi="Times New Roman" w:cs="Times New Roman"/>
          <w:sz w:val="24"/>
          <w:szCs w:val="24"/>
          <w:highlight w:val="green"/>
          <w:rPrChange w:id="2635"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636" w:author="Соколов Сергей Вадимович" w:date="2024-01-22T08:59:00Z">
            <w:rPr>
              <w:rFonts w:ascii="Times New Roman" w:hAnsi="Times New Roman" w:cs="Times New Roman"/>
              <w:sz w:val="24"/>
              <w:szCs w:val="24"/>
            </w:rPr>
          </w:rPrChange>
        </w:rPr>
        <w:lastRenderedPageBreak/>
        <w:t>-</w:t>
      </w:r>
      <w:r w:rsidR="00050BCB" w:rsidRPr="00FC6B00">
        <w:rPr>
          <w:rFonts w:ascii="Times New Roman" w:hAnsi="Times New Roman" w:cs="Times New Roman"/>
          <w:sz w:val="24"/>
          <w:szCs w:val="24"/>
          <w:highlight w:val="green"/>
          <w:rPrChange w:id="2637" w:author="Соколов Сергей Вадимович" w:date="2024-01-22T08:59:00Z">
            <w:rPr>
              <w:rFonts w:ascii="Times New Roman" w:hAnsi="Times New Roman" w:cs="Times New Roman"/>
              <w:sz w:val="24"/>
              <w:szCs w:val="24"/>
            </w:rPr>
          </w:rPrChange>
        </w:rPr>
        <w:t xml:space="preserve"> </w:t>
      </w:r>
      <w:r w:rsidR="002B55FA" w:rsidRPr="00FC6B00">
        <w:rPr>
          <w:rFonts w:ascii="Times New Roman" w:hAnsi="Times New Roman" w:cs="Times New Roman"/>
          <w:sz w:val="24"/>
          <w:szCs w:val="24"/>
          <w:highlight w:val="green"/>
          <w:rPrChange w:id="2638" w:author="Соколов Сергей Вадимович" w:date="2024-01-22T08:59:00Z">
            <w:rPr>
              <w:rFonts w:ascii="Times New Roman" w:hAnsi="Times New Roman" w:cs="Times New Roman"/>
              <w:sz w:val="24"/>
              <w:szCs w:val="24"/>
            </w:rPr>
          </w:rPrChange>
        </w:rPr>
        <w:t>сбор, изучение и систематизацию материалов ранее выполненных инженерных изысканий, имеющихся данных наблюдений за деформациями зданий, сооружений и земной поверхности, за опасными природными процессами;</w:t>
      </w:r>
    </w:p>
    <w:p w14:paraId="1051D483" w14:textId="381D1ABA" w:rsidR="002B55FA" w:rsidRPr="00FC6B00" w:rsidRDefault="002B3D05" w:rsidP="00A4767A">
      <w:pPr>
        <w:pStyle w:val="aff1"/>
        <w:tabs>
          <w:tab w:val="left" w:pos="991"/>
        </w:tabs>
        <w:spacing w:line="360" w:lineRule="auto"/>
        <w:ind w:left="0" w:firstLine="709"/>
        <w:jc w:val="both"/>
        <w:rPr>
          <w:rFonts w:ascii="Times New Roman" w:hAnsi="Times New Roman" w:cs="Times New Roman"/>
          <w:sz w:val="24"/>
          <w:szCs w:val="24"/>
          <w:highlight w:val="green"/>
          <w:rPrChange w:id="2639"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640" w:author="Соколов Сергей Вадимович" w:date="2024-01-22T08:59:00Z">
            <w:rPr>
              <w:rFonts w:ascii="Times New Roman" w:hAnsi="Times New Roman" w:cs="Times New Roman"/>
              <w:sz w:val="24"/>
              <w:szCs w:val="24"/>
            </w:rPr>
          </w:rPrChange>
        </w:rPr>
        <w:t>-</w:t>
      </w:r>
      <w:r w:rsidR="00050BCB" w:rsidRPr="00FC6B00">
        <w:rPr>
          <w:rFonts w:ascii="Times New Roman" w:hAnsi="Times New Roman" w:cs="Times New Roman"/>
          <w:sz w:val="24"/>
          <w:szCs w:val="24"/>
          <w:highlight w:val="green"/>
          <w:rPrChange w:id="2641" w:author="Соколов Сергей Вадимович" w:date="2024-01-22T08:59:00Z">
            <w:rPr>
              <w:rFonts w:ascii="Times New Roman" w:hAnsi="Times New Roman" w:cs="Times New Roman"/>
              <w:sz w:val="24"/>
              <w:szCs w:val="24"/>
            </w:rPr>
          </w:rPrChange>
        </w:rPr>
        <w:t xml:space="preserve"> </w:t>
      </w:r>
      <w:r w:rsidR="002B55FA" w:rsidRPr="00FC6B00">
        <w:rPr>
          <w:rFonts w:ascii="Times New Roman" w:hAnsi="Times New Roman" w:cs="Times New Roman"/>
          <w:sz w:val="24"/>
          <w:szCs w:val="24"/>
          <w:highlight w:val="green"/>
          <w:rPrChange w:id="2642" w:author="Соколов Сергей Вадимович" w:date="2024-01-22T08:59:00Z">
            <w:rPr>
              <w:rFonts w:ascii="Times New Roman" w:hAnsi="Times New Roman" w:cs="Times New Roman"/>
              <w:sz w:val="24"/>
              <w:szCs w:val="24"/>
            </w:rPr>
          </w:rPrChange>
        </w:rPr>
        <w:t>сбор и изучение исполнительных съ</w:t>
      </w:r>
      <w:r w:rsidR="002150CE" w:rsidRPr="00FC6B00">
        <w:rPr>
          <w:rFonts w:ascii="Times New Roman" w:hAnsi="Times New Roman" w:cs="Times New Roman"/>
          <w:sz w:val="24"/>
          <w:szCs w:val="24"/>
          <w:highlight w:val="green"/>
          <w:rPrChange w:id="2643" w:author="Соколов Сергей Вадимович" w:date="2024-01-22T08:59:00Z">
            <w:rPr>
              <w:rFonts w:ascii="Times New Roman" w:hAnsi="Times New Roman" w:cs="Times New Roman"/>
              <w:sz w:val="24"/>
              <w:szCs w:val="24"/>
            </w:rPr>
          </w:rPrChange>
        </w:rPr>
        <w:t>е</w:t>
      </w:r>
      <w:r w:rsidR="002B55FA" w:rsidRPr="00FC6B00">
        <w:rPr>
          <w:rFonts w:ascii="Times New Roman" w:hAnsi="Times New Roman" w:cs="Times New Roman"/>
          <w:sz w:val="24"/>
          <w:szCs w:val="24"/>
          <w:highlight w:val="green"/>
          <w:rPrChange w:id="2644" w:author="Соколов Сергей Вадимович" w:date="2024-01-22T08:59:00Z">
            <w:rPr>
              <w:rFonts w:ascii="Times New Roman" w:hAnsi="Times New Roman" w:cs="Times New Roman"/>
              <w:sz w:val="24"/>
              <w:szCs w:val="24"/>
            </w:rPr>
          </w:rPrChange>
        </w:rPr>
        <w:t>мок (</w:t>
      </w:r>
      <w:r w:rsidRPr="00FC6B00">
        <w:rPr>
          <w:rFonts w:ascii="Times New Roman" w:hAnsi="Times New Roman" w:cs="Times New Roman"/>
          <w:sz w:val="24"/>
          <w:szCs w:val="24"/>
          <w:highlight w:val="green"/>
          <w:rPrChange w:id="2645" w:author="Соколов Сергей Вадимович" w:date="2024-01-22T08:59:00Z">
            <w:rPr>
              <w:rFonts w:ascii="Times New Roman" w:hAnsi="Times New Roman" w:cs="Times New Roman"/>
              <w:sz w:val="24"/>
              <w:szCs w:val="24"/>
            </w:rPr>
          </w:rPrChange>
        </w:rPr>
        <w:t>исполнительных генеральных планов</w:t>
      </w:r>
      <w:r w:rsidR="002B55FA" w:rsidRPr="00FC6B00">
        <w:rPr>
          <w:rFonts w:ascii="Times New Roman" w:hAnsi="Times New Roman" w:cs="Times New Roman"/>
          <w:sz w:val="24"/>
          <w:szCs w:val="24"/>
          <w:highlight w:val="green"/>
          <w:rPrChange w:id="2646" w:author="Соколов Сергей Вадимович" w:date="2024-01-22T08:59:00Z">
            <w:rPr>
              <w:rFonts w:ascii="Times New Roman" w:hAnsi="Times New Roman" w:cs="Times New Roman"/>
              <w:sz w:val="24"/>
              <w:szCs w:val="24"/>
            </w:rPr>
          </w:rPrChange>
        </w:rPr>
        <w:t>) зданий и сооружений, размещ</w:t>
      </w:r>
      <w:r w:rsidR="002150CE" w:rsidRPr="00FC6B00">
        <w:rPr>
          <w:rFonts w:ascii="Times New Roman" w:hAnsi="Times New Roman" w:cs="Times New Roman"/>
          <w:sz w:val="24"/>
          <w:szCs w:val="24"/>
          <w:highlight w:val="green"/>
          <w:rPrChange w:id="2647" w:author="Соколов Сергей Вадимович" w:date="2024-01-22T08:59:00Z">
            <w:rPr>
              <w:rFonts w:ascii="Times New Roman" w:hAnsi="Times New Roman" w:cs="Times New Roman"/>
              <w:sz w:val="24"/>
              <w:szCs w:val="24"/>
            </w:rPr>
          </w:rPrChange>
        </w:rPr>
        <w:t>е</w:t>
      </w:r>
      <w:r w:rsidR="002B55FA" w:rsidRPr="00FC6B00">
        <w:rPr>
          <w:rFonts w:ascii="Times New Roman" w:hAnsi="Times New Roman" w:cs="Times New Roman"/>
          <w:sz w:val="24"/>
          <w:szCs w:val="24"/>
          <w:highlight w:val="green"/>
          <w:rPrChange w:id="2648" w:author="Соколов Сергей Вадимович" w:date="2024-01-22T08:59:00Z">
            <w:rPr>
              <w:rFonts w:ascii="Times New Roman" w:hAnsi="Times New Roman" w:cs="Times New Roman"/>
              <w:sz w:val="24"/>
              <w:szCs w:val="24"/>
            </w:rPr>
          </w:rPrChange>
        </w:rPr>
        <w:t>нных на исследуемых территориях;</w:t>
      </w:r>
    </w:p>
    <w:p w14:paraId="2E524ECD" w14:textId="20DE36ED" w:rsidR="002B55FA" w:rsidRPr="00FC6B00" w:rsidRDefault="002B3D05" w:rsidP="00A4767A">
      <w:pPr>
        <w:pStyle w:val="aff1"/>
        <w:tabs>
          <w:tab w:val="left" w:pos="991"/>
        </w:tabs>
        <w:spacing w:line="360" w:lineRule="auto"/>
        <w:ind w:left="0" w:firstLine="709"/>
        <w:jc w:val="both"/>
        <w:rPr>
          <w:rFonts w:ascii="Times New Roman" w:hAnsi="Times New Roman" w:cs="Times New Roman"/>
          <w:sz w:val="24"/>
          <w:szCs w:val="24"/>
          <w:highlight w:val="green"/>
          <w:rPrChange w:id="2649"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650" w:author="Соколов Сергей Вадимович" w:date="2024-01-22T08:59:00Z">
            <w:rPr>
              <w:rFonts w:ascii="Times New Roman" w:hAnsi="Times New Roman" w:cs="Times New Roman"/>
              <w:sz w:val="24"/>
              <w:szCs w:val="24"/>
            </w:rPr>
          </w:rPrChange>
        </w:rPr>
        <w:t>-</w:t>
      </w:r>
      <w:r w:rsidR="00050BCB" w:rsidRPr="00FC6B00">
        <w:rPr>
          <w:rFonts w:ascii="Times New Roman" w:hAnsi="Times New Roman" w:cs="Times New Roman"/>
          <w:sz w:val="24"/>
          <w:szCs w:val="24"/>
          <w:highlight w:val="green"/>
          <w:rPrChange w:id="2651" w:author="Соколов Сергей Вадимович" w:date="2024-01-22T08:59:00Z">
            <w:rPr>
              <w:rFonts w:ascii="Times New Roman" w:hAnsi="Times New Roman" w:cs="Times New Roman"/>
              <w:sz w:val="24"/>
              <w:szCs w:val="24"/>
            </w:rPr>
          </w:rPrChange>
        </w:rPr>
        <w:t xml:space="preserve"> </w:t>
      </w:r>
      <w:r w:rsidR="002B55FA" w:rsidRPr="00FC6B00">
        <w:rPr>
          <w:rFonts w:ascii="Times New Roman" w:hAnsi="Times New Roman" w:cs="Times New Roman"/>
          <w:sz w:val="24"/>
          <w:szCs w:val="24"/>
          <w:highlight w:val="green"/>
          <w:rPrChange w:id="2652" w:author="Соколов Сергей Вадимович" w:date="2024-01-22T08:59:00Z">
            <w:rPr>
              <w:rFonts w:ascii="Times New Roman" w:hAnsi="Times New Roman" w:cs="Times New Roman"/>
              <w:sz w:val="24"/>
              <w:szCs w:val="24"/>
            </w:rPr>
          </w:rPrChange>
        </w:rPr>
        <w:t xml:space="preserve">обновление (при необходимости) имеющихся или создание новых инженерно-топографических планов согласно </w:t>
      </w:r>
      <w:r w:rsidR="0088584E" w:rsidRPr="00FC6B00">
        <w:rPr>
          <w:rFonts w:ascii="Times New Roman" w:eastAsia="Calibri" w:hAnsi="Times New Roman" w:cs="Times New Roman"/>
          <w:sz w:val="24"/>
          <w:szCs w:val="24"/>
          <w:highlight w:val="green"/>
          <w:rPrChange w:id="2653" w:author="Соколов Сергей Вадимович" w:date="2024-01-22T08:59:00Z">
            <w:rPr>
              <w:rFonts w:ascii="Times New Roman" w:eastAsia="Calibri" w:hAnsi="Times New Roman" w:cs="Times New Roman"/>
              <w:sz w:val="24"/>
              <w:szCs w:val="24"/>
            </w:rPr>
          </w:rPrChange>
        </w:rPr>
        <w:t xml:space="preserve">СП 317.1325800.2017 </w:t>
      </w:r>
      <w:r w:rsidR="00F95723" w:rsidRPr="00FC6B00">
        <w:rPr>
          <w:rFonts w:ascii="Times New Roman" w:hAnsi="Times New Roman" w:cs="Times New Roman"/>
          <w:sz w:val="24"/>
          <w:szCs w:val="24"/>
          <w:highlight w:val="green"/>
          <w:rPrChange w:id="2654" w:author="Соколов Сергей Вадимович" w:date="2024-01-22T08:59:00Z">
            <w:rPr>
              <w:rFonts w:ascii="Times New Roman" w:hAnsi="Times New Roman" w:cs="Times New Roman"/>
              <w:sz w:val="24"/>
              <w:szCs w:val="24"/>
            </w:rPr>
          </w:rPrChange>
        </w:rPr>
        <w:t>(раздел 5)</w:t>
      </w:r>
      <w:r w:rsidR="002B55FA" w:rsidRPr="00FC6B00">
        <w:rPr>
          <w:rFonts w:ascii="Times New Roman" w:hAnsi="Times New Roman" w:cs="Times New Roman"/>
          <w:sz w:val="24"/>
          <w:szCs w:val="24"/>
          <w:highlight w:val="green"/>
          <w:rPrChange w:id="2655" w:author="Соколов Сергей Вадимович" w:date="2024-01-22T08:59:00Z">
            <w:rPr>
              <w:rFonts w:ascii="Times New Roman" w:hAnsi="Times New Roman" w:cs="Times New Roman"/>
              <w:sz w:val="24"/>
              <w:szCs w:val="24"/>
            </w:rPr>
          </w:rPrChange>
        </w:rPr>
        <w:t>;</w:t>
      </w:r>
    </w:p>
    <w:p w14:paraId="26A5E491" w14:textId="4AF07105" w:rsidR="002B55FA" w:rsidRPr="00FC6B00" w:rsidRDefault="002B3D05" w:rsidP="00A4767A">
      <w:pPr>
        <w:pStyle w:val="aff1"/>
        <w:tabs>
          <w:tab w:val="left" w:pos="142"/>
          <w:tab w:val="left" w:pos="567"/>
          <w:tab w:val="left" w:pos="993"/>
        </w:tabs>
        <w:spacing w:line="360" w:lineRule="auto"/>
        <w:ind w:left="0" w:firstLine="709"/>
        <w:jc w:val="both"/>
        <w:rPr>
          <w:rFonts w:ascii="Times New Roman" w:eastAsia="Calibri" w:hAnsi="Times New Roman" w:cs="Times New Roman"/>
          <w:sz w:val="24"/>
          <w:szCs w:val="24"/>
          <w:highlight w:val="green"/>
          <w:lang w:eastAsia="en-US"/>
          <w:rPrChange w:id="2656" w:author="Соколов Сергей Вадимович" w:date="2024-01-22T08:59:00Z">
            <w:rPr>
              <w:rFonts w:ascii="Times New Roman" w:eastAsia="Calibri" w:hAnsi="Times New Roman" w:cs="Times New Roman"/>
              <w:sz w:val="24"/>
              <w:szCs w:val="24"/>
              <w:lang w:eastAsia="en-US"/>
            </w:rPr>
          </w:rPrChange>
        </w:rPr>
      </w:pPr>
      <w:r w:rsidRPr="00FC6B00">
        <w:rPr>
          <w:rFonts w:ascii="Times New Roman" w:hAnsi="Times New Roman" w:cs="Times New Roman"/>
          <w:sz w:val="24"/>
          <w:szCs w:val="24"/>
          <w:highlight w:val="green"/>
          <w:rPrChange w:id="2657" w:author="Соколов Сергей Вадимович" w:date="2024-01-22T08:59:00Z">
            <w:rPr>
              <w:rFonts w:ascii="Times New Roman" w:hAnsi="Times New Roman" w:cs="Times New Roman"/>
              <w:sz w:val="24"/>
              <w:szCs w:val="24"/>
            </w:rPr>
          </w:rPrChange>
        </w:rPr>
        <w:t>-</w:t>
      </w:r>
      <w:r w:rsidR="00050BCB" w:rsidRPr="00FC6B00">
        <w:rPr>
          <w:rFonts w:ascii="Times New Roman" w:hAnsi="Times New Roman" w:cs="Times New Roman"/>
          <w:sz w:val="24"/>
          <w:szCs w:val="24"/>
          <w:highlight w:val="green"/>
          <w:rPrChange w:id="2658" w:author="Соколов Сергей Вадимович" w:date="2024-01-22T08:59:00Z">
            <w:rPr>
              <w:rFonts w:ascii="Times New Roman" w:hAnsi="Times New Roman" w:cs="Times New Roman"/>
              <w:sz w:val="24"/>
              <w:szCs w:val="24"/>
            </w:rPr>
          </w:rPrChange>
        </w:rPr>
        <w:t xml:space="preserve"> </w:t>
      </w:r>
      <w:r w:rsidR="002B55FA" w:rsidRPr="00FC6B00">
        <w:rPr>
          <w:rFonts w:ascii="Times New Roman" w:hAnsi="Times New Roman" w:cs="Times New Roman"/>
          <w:sz w:val="24"/>
          <w:szCs w:val="24"/>
          <w:highlight w:val="green"/>
          <w:rPrChange w:id="2659" w:author="Соколов Сергей Вадимович" w:date="2024-01-22T08:59:00Z">
            <w:rPr>
              <w:rFonts w:ascii="Times New Roman" w:hAnsi="Times New Roman" w:cs="Times New Roman"/>
              <w:sz w:val="24"/>
              <w:szCs w:val="24"/>
            </w:rPr>
          </w:rPrChange>
        </w:rPr>
        <w:t>создание геодезических сетей специального назначения для наблюдений за развитием оползневых процессов</w:t>
      </w:r>
      <w:r w:rsidR="0040088B" w:rsidRPr="00FC6B00">
        <w:rPr>
          <w:rFonts w:ascii="Times New Roman" w:hAnsi="Times New Roman" w:cs="Times New Roman"/>
          <w:sz w:val="24"/>
          <w:szCs w:val="24"/>
          <w:highlight w:val="green"/>
          <w:rPrChange w:id="2660" w:author="Соколов Сергей Вадимович" w:date="2024-01-22T08:59:00Z">
            <w:rPr>
              <w:rFonts w:ascii="Times New Roman" w:hAnsi="Times New Roman" w:cs="Times New Roman"/>
              <w:sz w:val="24"/>
              <w:szCs w:val="24"/>
            </w:rPr>
          </w:rPrChange>
        </w:rPr>
        <w:t>.</w:t>
      </w:r>
    </w:p>
    <w:p w14:paraId="453E5D33" w14:textId="5DE1D7EA" w:rsidR="006F5035" w:rsidRPr="00FC6B00" w:rsidRDefault="006F5035" w:rsidP="00AA3FB8">
      <w:pPr>
        <w:pStyle w:val="aff1"/>
        <w:numPr>
          <w:ilvl w:val="2"/>
          <w:numId w:val="15"/>
        </w:numPr>
        <w:tabs>
          <w:tab w:val="left" w:pos="710"/>
          <w:tab w:val="left" w:pos="1560"/>
        </w:tabs>
        <w:spacing w:line="360" w:lineRule="auto"/>
        <w:ind w:left="0" w:firstLine="709"/>
        <w:jc w:val="both"/>
        <w:rPr>
          <w:rFonts w:ascii="Times New Roman" w:eastAsia="Calibri" w:hAnsi="Times New Roman" w:cs="Times New Roman"/>
          <w:sz w:val="24"/>
          <w:szCs w:val="24"/>
          <w:highlight w:val="green"/>
          <w:rPrChange w:id="2661" w:author="Соколов Сергей Вадимович" w:date="2024-01-22T08:59: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662" w:author="Соколов Сергей Вадимович" w:date="2024-01-22T08:59:00Z">
            <w:rPr>
              <w:rFonts w:ascii="Times New Roman" w:eastAsia="Calibri" w:hAnsi="Times New Roman" w:cs="Times New Roman"/>
              <w:sz w:val="24"/>
              <w:szCs w:val="24"/>
            </w:rPr>
          </w:rPrChange>
        </w:rPr>
        <w:t>Технический отч</w:t>
      </w:r>
      <w:r w:rsidR="002150CE" w:rsidRPr="00FC6B00">
        <w:rPr>
          <w:rFonts w:ascii="Times New Roman" w:eastAsia="Calibri" w:hAnsi="Times New Roman" w:cs="Times New Roman"/>
          <w:sz w:val="24"/>
          <w:szCs w:val="24"/>
          <w:highlight w:val="green"/>
          <w:rPrChange w:id="2663" w:author="Соколов Сергей Вадимович" w:date="2024-01-22T08:59:00Z">
            <w:rPr>
              <w:rFonts w:ascii="Times New Roman" w:eastAsia="Calibri" w:hAnsi="Times New Roman" w:cs="Times New Roman"/>
              <w:sz w:val="24"/>
              <w:szCs w:val="24"/>
            </w:rPr>
          </w:rPrChange>
        </w:rPr>
        <w:t>е</w:t>
      </w:r>
      <w:r w:rsidRPr="00FC6B00">
        <w:rPr>
          <w:rFonts w:ascii="Times New Roman" w:eastAsia="Calibri" w:hAnsi="Times New Roman" w:cs="Times New Roman"/>
          <w:sz w:val="24"/>
          <w:szCs w:val="24"/>
          <w:highlight w:val="green"/>
          <w:rPrChange w:id="2664" w:author="Соколов Сергей Вадимович" w:date="2024-01-22T08:59:00Z">
            <w:rPr>
              <w:rFonts w:ascii="Times New Roman" w:eastAsia="Calibri" w:hAnsi="Times New Roman" w:cs="Times New Roman"/>
              <w:sz w:val="24"/>
              <w:szCs w:val="24"/>
            </w:rPr>
          </w:rPrChange>
        </w:rPr>
        <w:t>т по результатам инженерно-геодезических изысканий, выполненных для подготовки документов территориального планирования, документации по планировке территории и выбора площадок (трасс) строительства в районах развития оползневых процессов, составляется с учетом видов</w:t>
      </w:r>
      <w:r w:rsidR="007F5D2D" w:rsidRPr="00FC6B00">
        <w:rPr>
          <w:rFonts w:ascii="Times New Roman" w:eastAsia="Calibri" w:hAnsi="Times New Roman" w:cs="Times New Roman"/>
          <w:sz w:val="24"/>
          <w:szCs w:val="24"/>
          <w:highlight w:val="green"/>
          <w:rPrChange w:id="2665" w:author="Соколов Сергей Вадимович" w:date="2024-01-22T08:59:00Z">
            <w:rPr>
              <w:rFonts w:ascii="Times New Roman" w:eastAsia="Calibri" w:hAnsi="Times New Roman" w:cs="Times New Roman"/>
              <w:sz w:val="24"/>
              <w:szCs w:val="24"/>
            </w:rPr>
          </w:rPrChange>
        </w:rPr>
        <w:t xml:space="preserve"> и объ</w:t>
      </w:r>
      <w:r w:rsidR="002150CE" w:rsidRPr="00FC6B00">
        <w:rPr>
          <w:rFonts w:ascii="Times New Roman" w:eastAsia="Calibri" w:hAnsi="Times New Roman" w:cs="Times New Roman"/>
          <w:sz w:val="24"/>
          <w:szCs w:val="24"/>
          <w:highlight w:val="green"/>
          <w:rPrChange w:id="2666" w:author="Соколов Сергей Вадимович" w:date="2024-01-22T08:59:00Z">
            <w:rPr>
              <w:rFonts w:ascii="Times New Roman" w:eastAsia="Calibri" w:hAnsi="Times New Roman" w:cs="Times New Roman"/>
              <w:sz w:val="24"/>
              <w:szCs w:val="24"/>
            </w:rPr>
          </w:rPrChange>
        </w:rPr>
        <w:t>е</w:t>
      </w:r>
      <w:r w:rsidR="00E36555" w:rsidRPr="00FC6B00">
        <w:rPr>
          <w:rFonts w:ascii="Times New Roman" w:eastAsia="Calibri" w:hAnsi="Times New Roman" w:cs="Times New Roman"/>
          <w:sz w:val="24"/>
          <w:szCs w:val="24"/>
          <w:highlight w:val="green"/>
          <w:rPrChange w:id="2667" w:author="Соколов Сергей Вадимович" w:date="2024-01-22T08:59:00Z">
            <w:rPr>
              <w:rFonts w:ascii="Times New Roman" w:eastAsia="Calibri" w:hAnsi="Times New Roman" w:cs="Times New Roman"/>
              <w:sz w:val="24"/>
              <w:szCs w:val="24"/>
            </w:rPr>
          </w:rPrChange>
        </w:rPr>
        <w:t xml:space="preserve">мов </w:t>
      </w:r>
      <w:r w:rsidRPr="00FC6B00">
        <w:rPr>
          <w:rFonts w:ascii="Times New Roman" w:eastAsia="Calibri" w:hAnsi="Times New Roman" w:cs="Times New Roman"/>
          <w:sz w:val="24"/>
          <w:szCs w:val="24"/>
          <w:highlight w:val="green"/>
          <w:rPrChange w:id="2668" w:author="Соколов Сергей Вадимович" w:date="2024-01-22T08:59:00Z">
            <w:rPr>
              <w:rFonts w:ascii="Times New Roman" w:eastAsia="Calibri" w:hAnsi="Times New Roman" w:cs="Times New Roman"/>
              <w:sz w:val="24"/>
              <w:szCs w:val="24"/>
            </w:rPr>
          </w:rPrChange>
        </w:rPr>
        <w:t>фактически выполненных работ в соответствии с СП</w:t>
      </w:r>
      <w:r w:rsidR="00145E99" w:rsidRPr="00FC6B00">
        <w:rPr>
          <w:rFonts w:ascii="Times New Roman" w:eastAsia="Calibri" w:hAnsi="Times New Roman" w:cs="Times New Roman"/>
          <w:sz w:val="24"/>
          <w:szCs w:val="24"/>
          <w:highlight w:val="green"/>
          <w:rPrChange w:id="2669" w:author="Соколов Сергей Вадимович" w:date="2024-01-22T08:59:00Z">
            <w:rPr>
              <w:rFonts w:ascii="Times New Roman" w:eastAsia="Calibri" w:hAnsi="Times New Roman" w:cs="Times New Roman"/>
              <w:sz w:val="24"/>
              <w:szCs w:val="24"/>
            </w:rPr>
          </w:rPrChange>
        </w:rPr>
        <w:t xml:space="preserve"> 317</w:t>
      </w:r>
      <w:r w:rsidR="000224CA" w:rsidRPr="00FC6B00">
        <w:rPr>
          <w:rFonts w:ascii="Times New Roman" w:eastAsia="Calibri" w:hAnsi="Times New Roman" w:cs="Times New Roman"/>
          <w:sz w:val="24"/>
          <w:szCs w:val="24"/>
          <w:highlight w:val="green"/>
          <w:rPrChange w:id="2670" w:author="Соколов Сергей Вадимович" w:date="2024-01-22T08:59:00Z">
            <w:rPr>
              <w:rFonts w:ascii="Times New Roman" w:eastAsia="Calibri" w:hAnsi="Times New Roman" w:cs="Times New Roman"/>
              <w:sz w:val="24"/>
              <w:szCs w:val="24"/>
            </w:rPr>
          </w:rPrChange>
        </w:rPr>
        <w:t>.</w:t>
      </w:r>
      <w:r w:rsidR="00145E99" w:rsidRPr="00FC6B00">
        <w:rPr>
          <w:rFonts w:ascii="Times New Roman" w:eastAsia="Calibri" w:hAnsi="Times New Roman" w:cs="Times New Roman"/>
          <w:sz w:val="24"/>
          <w:szCs w:val="24"/>
          <w:highlight w:val="green"/>
          <w:rPrChange w:id="2671" w:author="Соколов Сергей Вадимович" w:date="2024-01-22T08:59:00Z">
            <w:rPr>
              <w:rFonts w:ascii="Times New Roman" w:eastAsia="Calibri" w:hAnsi="Times New Roman" w:cs="Times New Roman"/>
              <w:sz w:val="24"/>
              <w:szCs w:val="24"/>
            </w:rPr>
          </w:rPrChange>
        </w:rPr>
        <w:t>1</w:t>
      </w:r>
      <w:r w:rsidR="0088584E" w:rsidRPr="00FC6B00">
        <w:rPr>
          <w:rFonts w:ascii="Times New Roman" w:eastAsia="Calibri" w:hAnsi="Times New Roman" w:cs="Times New Roman"/>
          <w:sz w:val="24"/>
          <w:szCs w:val="24"/>
          <w:highlight w:val="green"/>
          <w:rPrChange w:id="2672" w:author="Соколов Сергей Вадимович" w:date="2024-01-22T08:59:00Z">
            <w:rPr>
              <w:rFonts w:ascii="Times New Roman" w:eastAsia="Calibri" w:hAnsi="Times New Roman" w:cs="Times New Roman"/>
              <w:sz w:val="24"/>
              <w:szCs w:val="24"/>
            </w:rPr>
          </w:rPrChange>
        </w:rPr>
        <w:t>3</w:t>
      </w:r>
      <w:r w:rsidR="00145E99" w:rsidRPr="00FC6B00">
        <w:rPr>
          <w:rFonts w:ascii="Times New Roman" w:eastAsia="Calibri" w:hAnsi="Times New Roman" w:cs="Times New Roman"/>
          <w:sz w:val="24"/>
          <w:szCs w:val="24"/>
          <w:highlight w:val="green"/>
          <w:rPrChange w:id="2673" w:author="Соколов Сергей Вадимович" w:date="2024-01-22T08:59:00Z">
            <w:rPr>
              <w:rFonts w:ascii="Times New Roman" w:eastAsia="Calibri" w:hAnsi="Times New Roman" w:cs="Times New Roman"/>
              <w:sz w:val="24"/>
              <w:szCs w:val="24"/>
            </w:rPr>
          </w:rPrChange>
        </w:rPr>
        <w:t>2580</w:t>
      </w:r>
      <w:r w:rsidR="0088584E" w:rsidRPr="00FC6B00">
        <w:rPr>
          <w:rFonts w:ascii="Times New Roman" w:eastAsia="Calibri" w:hAnsi="Times New Roman" w:cs="Times New Roman"/>
          <w:sz w:val="24"/>
          <w:szCs w:val="24"/>
          <w:highlight w:val="green"/>
          <w:rPrChange w:id="2674" w:author="Соколов Сергей Вадимович" w:date="2024-01-22T08:59:00Z">
            <w:rPr>
              <w:rFonts w:ascii="Times New Roman" w:eastAsia="Calibri" w:hAnsi="Times New Roman" w:cs="Times New Roman"/>
              <w:sz w:val="24"/>
              <w:szCs w:val="24"/>
            </w:rPr>
          </w:rPrChange>
        </w:rPr>
        <w:t>0</w:t>
      </w:r>
      <w:r w:rsidR="000224CA" w:rsidRPr="00FC6B00">
        <w:rPr>
          <w:rFonts w:ascii="Times New Roman" w:eastAsia="Calibri" w:hAnsi="Times New Roman" w:cs="Times New Roman"/>
          <w:sz w:val="24"/>
          <w:szCs w:val="24"/>
          <w:highlight w:val="green"/>
          <w:rPrChange w:id="2675" w:author="Соколов Сергей Вадимович" w:date="2024-01-22T08:59:00Z">
            <w:rPr>
              <w:rFonts w:ascii="Times New Roman" w:eastAsia="Calibri" w:hAnsi="Times New Roman" w:cs="Times New Roman"/>
              <w:sz w:val="24"/>
              <w:szCs w:val="24"/>
            </w:rPr>
          </w:rPrChange>
        </w:rPr>
        <w:t>.20</w:t>
      </w:r>
      <w:r w:rsidR="0088584E" w:rsidRPr="00FC6B00">
        <w:rPr>
          <w:rFonts w:ascii="Times New Roman" w:eastAsia="Calibri" w:hAnsi="Times New Roman" w:cs="Times New Roman"/>
          <w:sz w:val="24"/>
          <w:szCs w:val="24"/>
          <w:highlight w:val="green"/>
          <w:rPrChange w:id="2676" w:author="Соколов Сергей Вадимович" w:date="2024-01-22T08:59:00Z">
            <w:rPr>
              <w:rFonts w:ascii="Times New Roman" w:eastAsia="Calibri" w:hAnsi="Times New Roman" w:cs="Times New Roman"/>
              <w:sz w:val="24"/>
              <w:szCs w:val="24"/>
            </w:rPr>
          </w:rPrChange>
        </w:rPr>
        <w:t xml:space="preserve">17 </w:t>
      </w:r>
      <w:r w:rsidR="00F95723" w:rsidRPr="00FC6B00">
        <w:rPr>
          <w:rFonts w:ascii="Times New Roman" w:eastAsia="Calibri" w:hAnsi="Times New Roman" w:cs="Times New Roman"/>
          <w:sz w:val="24"/>
          <w:szCs w:val="24"/>
          <w:highlight w:val="green"/>
          <w:rPrChange w:id="2677" w:author="Соколов Сергей Вадимович" w:date="2024-01-22T08:59:00Z">
            <w:rPr>
              <w:rFonts w:ascii="Times New Roman" w:eastAsia="Calibri" w:hAnsi="Times New Roman" w:cs="Times New Roman"/>
              <w:sz w:val="24"/>
              <w:szCs w:val="24"/>
            </w:rPr>
          </w:rPrChange>
        </w:rPr>
        <w:t>(</w:t>
      </w:r>
      <w:r w:rsidR="00B35045" w:rsidRPr="00FC6B00">
        <w:rPr>
          <w:rFonts w:ascii="Times New Roman" w:hAnsi="Times New Roman" w:cs="Times New Roman"/>
          <w:sz w:val="24"/>
          <w:szCs w:val="24"/>
          <w:highlight w:val="green"/>
          <w:rPrChange w:id="2678" w:author="Соколов Сергей Вадимович" w:date="2024-01-22T08:59:00Z">
            <w:rPr>
              <w:rFonts w:ascii="Times New Roman" w:hAnsi="Times New Roman" w:cs="Times New Roman"/>
              <w:sz w:val="24"/>
              <w:szCs w:val="24"/>
            </w:rPr>
          </w:rPrChange>
        </w:rPr>
        <w:t>пункт</w:t>
      </w:r>
      <w:r w:rsidR="002B3D05" w:rsidRPr="00FC6B00">
        <w:rPr>
          <w:rFonts w:ascii="Times New Roman" w:eastAsia="Calibri" w:hAnsi="Times New Roman" w:cs="Times New Roman"/>
          <w:sz w:val="24"/>
          <w:szCs w:val="24"/>
          <w:highlight w:val="green"/>
          <w:rPrChange w:id="2679" w:author="Соколов Сергей Вадимович" w:date="2024-01-22T08:59:00Z">
            <w:rPr>
              <w:rFonts w:ascii="Times New Roman" w:eastAsia="Calibri" w:hAnsi="Times New Roman" w:cs="Times New Roman"/>
              <w:sz w:val="24"/>
              <w:szCs w:val="24"/>
            </w:rPr>
          </w:rPrChange>
        </w:rPr>
        <w:t xml:space="preserve"> </w:t>
      </w:r>
      <w:r w:rsidR="00B35045" w:rsidRPr="00FC6B00">
        <w:rPr>
          <w:rFonts w:ascii="Times New Roman" w:eastAsia="Calibri" w:hAnsi="Times New Roman" w:cs="Times New Roman"/>
          <w:sz w:val="24"/>
          <w:szCs w:val="24"/>
          <w:highlight w:val="green"/>
          <w:rPrChange w:id="2680" w:author="Соколов Сергей Вадимович" w:date="2024-01-22T08:59:00Z">
            <w:rPr>
              <w:rFonts w:ascii="Times New Roman" w:eastAsia="Calibri" w:hAnsi="Times New Roman" w:cs="Times New Roman"/>
              <w:sz w:val="24"/>
              <w:szCs w:val="24"/>
            </w:rPr>
          </w:rPrChange>
        </w:rPr>
        <w:t>6.7</w:t>
      </w:r>
      <w:r w:rsidR="00F95723" w:rsidRPr="00FC6B00">
        <w:rPr>
          <w:rFonts w:ascii="Times New Roman" w:eastAsia="Calibri" w:hAnsi="Times New Roman" w:cs="Times New Roman"/>
          <w:sz w:val="24"/>
          <w:szCs w:val="24"/>
          <w:highlight w:val="green"/>
          <w:rPrChange w:id="2681" w:author="Соколов Сергей Вадимович" w:date="2024-01-22T08:59:00Z">
            <w:rPr>
              <w:rFonts w:ascii="Times New Roman" w:eastAsia="Calibri" w:hAnsi="Times New Roman" w:cs="Times New Roman"/>
              <w:sz w:val="24"/>
              <w:szCs w:val="24"/>
            </w:rPr>
          </w:rPrChange>
        </w:rPr>
        <w:t>)</w:t>
      </w:r>
      <w:r w:rsidRPr="00FC6B00">
        <w:rPr>
          <w:rFonts w:ascii="Times New Roman" w:eastAsia="Calibri" w:hAnsi="Times New Roman" w:cs="Times New Roman"/>
          <w:sz w:val="24"/>
          <w:szCs w:val="24"/>
          <w:highlight w:val="green"/>
          <w:rPrChange w:id="2682" w:author="Соколов Сергей Вадимович" w:date="2024-01-22T08:59:00Z">
            <w:rPr>
              <w:rFonts w:ascii="Times New Roman" w:eastAsia="Calibri" w:hAnsi="Times New Roman" w:cs="Times New Roman"/>
              <w:sz w:val="24"/>
              <w:szCs w:val="24"/>
            </w:rPr>
          </w:rPrChange>
        </w:rPr>
        <w:t>.</w:t>
      </w:r>
    </w:p>
    <w:p w14:paraId="048A5528" w14:textId="7DF9AC50" w:rsidR="006026A6" w:rsidRPr="00FC6B00" w:rsidRDefault="00854432" w:rsidP="00AA3FB8">
      <w:pPr>
        <w:pStyle w:val="aff1"/>
        <w:numPr>
          <w:ilvl w:val="1"/>
          <w:numId w:val="15"/>
        </w:numPr>
        <w:tabs>
          <w:tab w:val="left" w:pos="1560"/>
        </w:tabs>
        <w:spacing w:line="360" w:lineRule="auto"/>
        <w:ind w:left="0" w:firstLine="709"/>
        <w:jc w:val="both"/>
        <w:rPr>
          <w:rFonts w:ascii="Times New Roman" w:hAnsi="Times New Roman" w:cs="Times New Roman"/>
          <w:sz w:val="24"/>
          <w:szCs w:val="24"/>
          <w:highlight w:val="green"/>
          <w:rPrChange w:id="2683"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684" w:author="Соколов Сергей Вадимович" w:date="2024-01-22T08:59:00Z">
            <w:rPr>
              <w:rFonts w:ascii="Times New Roman" w:hAnsi="Times New Roman" w:cs="Times New Roman"/>
              <w:sz w:val="24"/>
              <w:szCs w:val="24"/>
            </w:rPr>
          </w:rPrChange>
        </w:rPr>
        <w:t>Инженерно-геологические изыскания</w:t>
      </w:r>
      <w:bookmarkStart w:id="2685" w:name="_Hlk481512864"/>
      <w:r w:rsidR="00E4721E" w:rsidRPr="00FC6B00">
        <w:rPr>
          <w:rFonts w:ascii="Times New Roman" w:hAnsi="Times New Roman" w:cs="Times New Roman"/>
          <w:b/>
          <w:sz w:val="24"/>
          <w:szCs w:val="24"/>
          <w:highlight w:val="green"/>
          <w:rPrChange w:id="2686" w:author="Соколов Сергей Вадимович" w:date="2024-01-22T08:59:00Z">
            <w:rPr>
              <w:rFonts w:ascii="Times New Roman" w:hAnsi="Times New Roman" w:cs="Times New Roman"/>
              <w:b/>
              <w:sz w:val="24"/>
              <w:szCs w:val="24"/>
            </w:rPr>
          </w:rPrChange>
        </w:rPr>
        <w:t xml:space="preserve"> </w:t>
      </w:r>
      <w:r w:rsidRPr="00FC6B00">
        <w:rPr>
          <w:rFonts w:ascii="Times New Roman" w:hAnsi="Times New Roman" w:cs="Times New Roman"/>
          <w:sz w:val="24"/>
          <w:szCs w:val="24"/>
          <w:highlight w:val="green"/>
          <w:rPrChange w:id="2687" w:author="Соколов Сергей Вадимович" w:date="2024-01-22T08:59:00Z">
            <w:rPr>
              <w:rFonts w:ascii="Times New Roman" w:hAnsi="Times New Roman" w:cs="Times New Roman"/>
              <w:sz w:val="24"/>
              <w:szCs w:val="24"/>
            </w:rPr>
          </w:rPrChange>
        </w:rPr>
        <w:t>для подготовки документов территориального планирования, документации по планировке территории и выбора площадок (трасс) строительства в районах развития оползневых процессов</w:t>
      </w:r>
      <w:bookmarkEnd w:id="2685"/>
      <w:r w:rsidRPr="00FC6B00">
        <w:rPr>
          <w:rFonts w:ascii="Times New Roman" w:hAnsi="Times New Roman" w:cs="Times New Roman"/>
          <w:sz w:val="24"/>
          <w:szCs w:val="24"/>
          <w:highlight w:val="green"/>
          <w:rPrChange w:id="2688" w:author="Соколов Сергей Вадимович" w:date="2024-01-22T08:59:00Z">
            <w:rPr>
              <w:rFonts w:ascii="Times New Roman" w:hAnsi="Times New Roman" w:cs="Times New Roman"/>
              <w:sz w:val="24"/>
              <w:szCs w:val="24"/>
            </w:rPr>
          </w:rPrChange>
        </w:rPr>
        <w:t xml:space="preserve"> выполняются </w:t>
      </w:r>
      <w:r w:rsidR="00617FF0" w:rsidRPr="00FC6B00">
        <w:rPr>
          <w:rFonts w:ascii="Times New Roman" w:hAnsi="Times New Roman" w:cs="Times New Roman"/>
          <w:sz w:val="24"/>
          <w:szCs w:val="24"/>
          <w:highlight w:val="green"/>
          <w:rPrChange w:id="2689" w:author="Соколов Сергей Вадимович" w:date="2024-01-22T08:59:00Z">
            <w:rPr>
              <w:rFonts w:ascii="Times New Roman" w:hAnsi="Times New Roman" w:cs="Times New Roman"/>
              <w:sz w:val="24"/>
              <w:szCs w:val="24"/>
            </w:rPr>
          </w:rPrChange>
        </w:rPr>
        <w:t xml:space="preserve">с учетом </w:t>
      </w:r>
      <w:r w:rsidR="008678AF" w:rsidRPr="00FC6B00">
        <w:rPr>
          <w:rFonts w:ascii="Times New Roman" w:hAnsi="Times New Roman" w:cs="Times New Roman"/>
          <w:sz w:val="24"/>
          <w:szCs w:val="24"/>
          <w:highlight w:val="green"/>
          <w:rPrChange w:id="2690" w:author="Соколов Сергей Вадимович" w:date="2024-01-22T08:59:00Z">
            <w:rPr>
              <w:rFonts w:ascii="Times New Roman" w:hAnsi="Times New Roman" w:cs="Times New Roman"/>
              <w:sz w:val="24"/>
              <w:szCs w:val="24"/>
            </w:rPr>
          </w:rPrChange>
        </w:rPr>
        <w:t>СП 47.13330.2016 (</w:t>
      </w:r>
      <w:r w:rsidR="002B3D05" w:rsidRPr="00FC6B00">
        <w:rPr>
          <w:rFonts w:ascii="Times New Roman" w:hAnsi="Times New Roman" w:cs="Times New Roman"/>
          <w:sz w:val="24"/>
          <w:szCs w:val="24"/>
          <w:highlight w:val="green"/>
          <w:rPrChange w:id="2691" w:author="Соколов Сергей Вадимович" w:date="2024-01-22T08:59:00Z">
            <w:rPr>
              <w:rFonts w:ascii="Times New Roman" w:hAnsi="Times New Roman" w:cs="Times New Roman"/>
              <w:sz w:val="24"/>
              <w:szCs w:val="24"/>
            </w:rPr>
          </w:rPrChange>
        </w:rPr>
        <w:t xml:space="preserve">подраздел </w:t>
      </w:r>
      <w:r w:rsidR="008678AF" w:rsidRPr="00FC6B00">
        <w:rPr>
          <w:rFonts w:ascii="Times New Roman" w:hAnsi="Times New Roman" w:cs="Times New Roman"/>
          <w:sz w:val="24"/>
          <w:szCs w:val="24"/>
          <w:highlight w:val="green"/>
          <w:rPrChange w:id="2692" w:author="Соколов Сергей Вадимович" w:date="2024-01-22T08:59:00Z">
            <w:rPr>
              <w:rFonts w:ascii="Times New Roman" w:hAnsi="Times New Roman" w:cs="Times New Roman"/>
              <w:sz w:val="24"/>
              <w:szCs w:val="24"/>
            </w:rPr>
          </w:rPrChange>
        </w:rPr>
        <w:t xml:space="preserve">6.2) </w:t>
      </w:r>
      <w:r w:rsidR="004876F8" w:rsidRPr="00FC6B00">
        <w:rPr>
          <w:rFonts w:ascii="Times New Roman" w:hAnsi="Times New Roman" w:cs="Times New Roman"/>
          <w:sz w:val="24"/>
          <w:szCs w:val="24"/>
          <w:highlight w:val="green"/>
          <w:rPrChange w:id="2693" w:author="Соколов Сергей Вадимович" w:date="2024-01-22T08:59:00Z">
            <w:rPr>
              <w:rFonts w:ascii="Times New Roman" w:hAnsi="Times New Roman" w:cs="Times New Roman"/>
              <w:sz w:val="24"/>
              <w:szCs w:val="24"/>
            </w:rPr>
          </w:rPrChange>
        </w:rPr>
        <w:t>и настоящего свода правил</w:t>
      </w:r>
      <w:r w:rsidR="00B21950" w:rsidRPr="00FC6B00">
        <w:rPr>
          <w:rFonts w:ascii="Times New Roman" w:hAnsi="Times New Roman" w:cs="Times New Roman"/>
          <w:sz w:val="24"/>
          <w:szCs w:val="24"/>
          <w:highlight w:val="green"/>
          <w:rPrChange w:id="2694" w:author="Соколов Сергей Вадимович" w:date="2024-01-22T08:59:00Z">
            <w:rPr>
              <w:rFonts w:ascii="Times New Roman" w:hAnsi="Times New Roman" w:cs="Times New Roman"/>
              <w:sz w:val="24"/>
              <w:szCs w:val="24"/>
            </w:rPr>
          </w:rPrChange>
        </w:rPr>
        <w:t xml:space="preserve"> </w:t>
      </w:r>
      <w:r w:rsidRPr="00FC6B00">
        <w:rPr>
          <w:rFonts w:ascii="Times New Roman" w:hAnsi="Times New Roman" w:cs="Times New Roman"/>
          <w:sz w:val="24"/>
          <w:szCs w:val="24"/>
          <w:highlight w:val="green"/>
          <w:rPrChange w:id="2695" w:author="Соколов Сергей Вадимович" w:date="2024-01-22T08:59:00Z">
            <w:rPr>
              <w:rFonts w:ascii="Times New Roman" w:hAnsi="Times New Roman" w:cs="Times New Roman"/>
              <w:sz w:val="24"/>
              <w:szCs w:val="24"/>
            </w:rPr>
          </w:rPrChange>
        </w:rPr>
        <w:t>с целью получения материалов и данных об инженерно-геологических условиях территории, необходимых для установления функциональных зон, определения планируемого размещения объектов капитального строительства, разработки предварительных схем инженерной защиты от оползневых процессов.</w:t>
      </w:r>
    </w:p>
    <w:p w14:paraId="49F19B06" w14:textId="77777777" w:rsidR="00617FF0" w:rsidRPr="00FC6B00" w:rsidRDefault="00617FF0"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696" w:author="Соколов Сергей Вадимович" w:date="2024-01-22T08:59:00Z">
            <w:rPr>
              <w:rFonts w:ascii="Times New Roman" w:eastAsia="Calibri" w:hAnsi="Times New Roman" w:cs="Times New Roman"/>
              <w:sz w:val="24"/>
              <w:szCs w:val="24"/>
            </w:rPr>
          </w:rPrChange>
        </w:rPr>
      </w:pPr>
      <w:bookmarkStart w:id="2697" w:name="_Hlk495667758"/>
      <w:r w:rsidRPr="00FC6B00">
        <w:rPr>
          <w:rFonts w:ascii="Times New Roman" w:eastAsia="Calibri" w:hAnsi="Times New Roman" w:cs="Times New Roman"/>
          <w:sz w:val="24"/>
          <w:szCs w:val="24"/>
          <w:highlight w:val="green"/>
          <w:rPrChange w:id="2698" w:author="Соколов Сергей Вадимович" w:date="2024-01-22T08:59:00Z">
            <w:rPr>
              <w:rFonts w:ascii="Times New Roman" w:eastAsia="Calibri" w:hAnsi="Times New Roman" w:cs="Times New Roman"/>
              <w:sz w:val="24"/>
              <w:szCs w:val="24"/>
            </w:rPr>
          </w:rPrChange>
        </w:rPr>
        <w:t xml:space="preserve">При </w:t>
      </w:r>
      <w:r w:rsidR="00732986" w:rsidRPr="00FC6B00">
        <w:rPr>
          <w:rFonts w:ascii="Times New Roman" w:eastAsia="Calibri" w:hAnsi="Times New Roman" w:cs="Times New Roman"/>
          <w:sz w:val="24"/>
          <w:szCs w:val="24"/>
          <w:highlight w:val="green"/>
          <w:rPrChange w:id="2699" w:author="Соколов Сергей Вадимович" w:date="2024-01-22T08:59:00Z">
            <w:rPr>
              <w:rFonts w:ascii="Times New Roman" w:eastAsia="Calibri" w:hAnsi="Times New Roman" w:cs="Times New Roman"/>
              <w:sz w:val="24"/>
              <w:szCs w:val="24"/>
            </w:rPr>
          </w:rPrChange>
        </w:rPr>
        <w:t xml:space="preserve">выполнении </w:t>
      </w:r>
      <w:r w:rsidRPr="00FC6B00">
        <w:rPr>
          <w:rFonts w:ascii="Times New Roman" w:eastAsia="Calibri" w:hAnsi="Times New Roman" w:cs="Times New Roman"/>
          <w:sz w:val="24"/>
          <w:szCs w:val="24"/>
          <w:highlight w:val="green"/>
          <w:rPrChange w:id="2700" w:author="Соколов Сергей Вадимович" w:date="2024-01-22T08:59:00Z">
            <w:rPr>
              <w:rFonts w:ascii="Times New Roman" w:eastAsia="Calibri" w:hAnsi="Times New Roman" w:cs="Times New Roman"/>
              <w:sz w:val="24"/>
              <w:szCs w:val="24"/>
            </w:rPr>
          </w:rPrChange>
        </w:rPr>
        <w:t>инженерно-геологических изыскани</w:t>
      </w:r>
      <w:r w:rsidR="00732986" w:rsidRPr="00FC6B00">
        <w:rPr>
          <w:rFonts w:ascii="Times New Roman" w:eastAsia="Calibri" w:hAnsi="Times New Roman" w:cs="Times New Roman"/>
          <w:sz w:val="24"/>
          <w:szCs w:val="24"/>
          <w:highlight w:val="green"/>
          <w:rPrChange w:id="2701" w:author="Соколов Сергей Вадимович" w:date="2024-01-22T08:59:00Z">
            <w:rPr>
              <w:rFonts w:ascii="Times New Roman" w:eastAsia="Calibri" w:hAnsi="Times New Roman" w:cs="Times New Roman"/>
              <w:sz w:val="24"/>
              <w:szCs w:val="24"/>
            </w:rPr>
          </w:rPrChange>
        </w:rPr>
        <w:t>й</w:t>
      </w:r>
      <w:r w:rsidRPr="00FC6B00">
        <w:rPr>
          <w:rFonts w:ascii="Times New Roman" w:eastAsia="Calibri" w:hAnsi="Times New Roman" w:cs="Times New Roman"/>
          <w:sz w:val="24"/>
          <w:szCs w:val="24"/>
          <w:highlight w:val="green"/>
          <w:rPrChange w:id="2702" w:author="Соколов Сергей Вадимович" w:date="2024-01-22T08:59:00Z">
            <w:rPr>
              <w:rFonts w:ascii="Times New Roman" w:eastAsia="Calibri" w:hAnsi="Times New Roman" w:cs="Times New Roman"/>
              <w:sz w:val="24"/>
              <w:szCs w:val="24"/>
            </w:rPr>
          </w:rPrChange>
        </w:rPr>
        <w:t xml:space="preserve"> необходимо устанавливать:</w:t>
      </w:r>
    </w:p>
    <w:p w14:paraId="54D5178F" w14:textId="77777777" w:rsidR="00C849F0" w:rsidRPr="00FC6B00" w:rsidRDefault="00A4767A" w:rsidP="00A4767A">
      <w:pPr>
        <w:pStyle w:val="aff1"/>
        <w:tabs>
          <w:tab w:val="left" w:pos="993"/>
        </w:tabs>
        <w:spacing w:line="360" w:lineRule="auto"/>
        <w:ind w:left="0" w:firstLine="709"/>
        <w:jc w:val="both"/>
        <w:rPr>
          <w:rFonts w:ascii="Times New Roman" w:hAnsi="Times New Roman" w:cs="Times New Roman"/>
          <w:sz w:val="24"/>
          <w:szCs w:val="24"/>
          <w:highlight w:val="green"/>
          <w:rPrChange w:id="2703"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04" w:author="Соколов Сергей Вадимович" w:date="2024-01-22T08:59:00Z">
            <w:rPr>
              <w:rFonts w:ascii="Times New Roman" w:hAnsi="Times New Roman" w:cs="Times New Roman"/>
              <w:sz w:val="24"/>
              <w:szCs w:val="24"/>
            </w:rPr>
          </w:rPrChange>
        </w:rPr>
        <w:t xml:space="preserve">- </w:t>
      </w:r>
      <w:r w:rsidR="006026A6" w:rsidRPr="00FC6B00">
        <w:rPr>
          <w:rFonts w:ascii="Times New Roman" w:hAnsi="Times New Roman" w:cs="Times New Roman"/>
          <w:sz w:val="24"/>
          <w:szCs w:val="24"/>
          <w:highlight w:val="green"/>
          <w:rPrChange w:id="2705" w:author="Соколов Сергей Вадимович" w:date="2024-01-22T08:59:00Z">
            <w:rPr>
              <w:rFonts w:ascii="Times New Roman" w:hAnsi="Times New Roman" w:cs="Times New Roman"/>
              <w:sz w:val="24"/>
              <w:szCs w:val="24"/>
            </w:rPr>
          </w:rPrChange>
        </w:rPr>
        <w:t>наличие, распространение и предварительные границы зон (площадей)</w:t>
      </w:r>
      <w:r w:rsidR="00C849F0" w:rsidRPr="00FC6B00">
        <w:rPr>
          <w:rFonts w:ascii="Times New Roman" w:hAnsi="Times New Roman" w:cs="Times New Roman"/>
          <w:sz w:val="24"/>
          <w:szCs w:val="24"/>
          <w:highlight w:val="green"/>
          <w:rPrChange w:id="2706" w:author="Соколов Сергей Вадимович" w:date="2024-01-22T08:59:00Z">
            <w:rPr>
              <w:rFonts w:ascii="Times New Roman" w:hAnsi="Times New Roman" w:cs="Times New Roman"/>
              <w:sz w:val="24"/>
              <w:szCs w:val="24"/>
            </w:rPr>
          </w:rPrChange>
        </w:rPr>
        <w:t xml:space="preserve"> развития оползневых процессов;</w:t>
      </w:r>
    </w:p>
    <w:p w14:paraId="0DF5B5C0" w14:textId="77777777" w:rsidR="00035C83" w:rsidRPr="00FC6B00" w:rsidRDefault="00A4767A" w:rsidP="00A4767A">
      <w:pPr>
        <w:pStyle w:val="aff1"/>
        <w:tabs>
          <w:tab w:val="left" w:pos="993"/>
        </w:tabs>
        <w:spacing w:line="360" w:lineRule="auto"/>
        <w:ind w:left="0" w:firstLine="709"/>
        <w:jc w:val="both"/>
        <w:rPr>
          <w:rFonts w:ascii="Times New Roman" w:hAnsi="Times New Roman" w:cs="Times New Roman"/>
          <w:sz w:val="24"/>
          <w:szCs w:val="24"/>
          <w:highlight w:val="green"/>
          <w:rPrChange w:id="2707"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08" w:author="Соколов Сергей Вадимович" w:date="2024-01-22T08:59:00Z">
            <w:rPr>
              <w:rFonts w:ascii="Times New Roman" w:hAnsi="Times New Roman" w:cs="Times New Roman"/>
              <w:sz w:val="24"/>
              <w:szCs w:val="24"/>
            </w:rPr>
          </w:rPrChange>
        </w:rPr>
        <w:t xml:space="preserve">- </w:t>
      </w:r>
      <w:r w:rsidR="00C849F0" w:rsidRPr="00FC6B00">
        <w:rPr>
          <w:rFonts w:ascii="Times New Roman" w:hAnsi="Times New Roman" w:cs="Times New Roman"/>
          <w:sz w:val="24"/>
          <w:szCs w:val="24"/>
          <w:highlight w:val="green"/>
          <w:rPrChange w:id="2709" w:author="Соколов Сергей Вадимович" w:date="2024-01-22T08:59:00Z">
            <w:rPr>
              <w:rFonts w:ascii="Times New Roman" w:hAnsi="Times New Roman" w:cs="Times New Roman"/>
              <w:sz w:val="24"/>
              <w:szCs w:val="24"/>
            </w:rPr>
          </w:rPrChange>
        </w:rPr>
        <w:t xml:space="preserve">характеристику оползней </w:t>
      </w:r>
      <w:r w:rsidR="00E36555" w:rsidRPr="00FC6B00">
        <w:rPr>
          <w:rFonts w:ascii="Times New Roman" w:hAnsi="Times New Roman" w:cs="Times New Roman"/>
          <w:sz w:val="24"/>
          <w:szCs w:val="24"/>
          <w:highlight w:val="green"/>
          <w:rPrChange w:id="2710" w:author="Соколов Сергей Вадимович" w:date="2024-01-22T08:59:00Z">
            <w:rPr>
              <w:rFonts w:ascii="Times New Roman" w:hAnsi="Times New Roman" w:cs="Times New Roman"/>
              <w:sz w:val="24"/>
              <w:szCs w:val="24"/>
            </w:rPr>
          </w:rPrChange>
        </w:rPr>
        <w:t>по глубине захвата пород оползневыми деформациями</w:t>
      </w:r>
      <w:r w:rsidR="00486D79" w:rsidRPr="00FC6B00">
        <w:rPr>
          <w:rFonts w:ascii="Times New Roman" w:hAnsi="Times New Roman" w:cs="Times New Roman"/>
          <w:sz w:val="24"/>
          <w:szCs w:val="24"/>
          <w:highlight w:val="green"/>
          <w:rPrChange w:id="2711" w:author="Соколов Сергей Вадимович" w:date="2024-01-22T08:59:00Z">
            <w:rPr>
              <w:rFonts w:ascii="Times New Roman" w:hAnsi="Times New Roman" w:cs="Times New Roman"/>
              <w:sz w:val="24"/>
              <w:szCs w:val="24"/>
            </w:rPr>
          </w:rPrChange>
        </w:rPr>
        <w:t>,</w:t>
      </w:r>
      <w:r w:rsidR="00E36555" w:rsidRPr="00FC6B00">
        <w:rPr>
          <w:rFonts w:ascii="Times New Roman" w:hAnsi="Times New Roman" w:cs="Times New Roman"/>
          <w:sz w:val="24"/>
          <w:szCs w:val="24"/>
          <w:highlight w:val="green"/>
          <w:rPrChange w:id="2712" w:author="Соколов Сергей Вадимович" w:date="2024-01-22T08:59:00Z">
            <w:rPr>
              <w:rFonts w:ascii="Times New Roman" w:hAnsi="Times New Roman" w:cs="Times New Roman"/>
              <w:sz w:val="24"/>
              <w:szCs w:val="24"/>
            </w:rPr>
          </w:rPrChange>
        </w:rPr>
        <w:t xml:space="preserve"> объемам</w:t>
      </w:r>
      <w:r w:rsidR="00486D79" w:rsidRPr="00FC6B00">
        <w:rPr>
          <w:rFonts w:ascii="Times New Roman" w:hAnsi="Times New Roman" w:cs="Times New Roman"/>
          <w:sz w:val="24"/>
          <w:szCs w:val="24"/>
          <w:highlight w:val="green"/>
          <w:rPrChange w:id="2713" w:author="Соколов Сергей Вадимович" w:date="2024-01-22T08:59:00Z">
            <w:rPr>
              <w:rFonts w:ascii="Times New Roman" w:hAnsi="Times New Roman" w:cs="Times New Roman"/>
              <w:sz w:val="24"/>
              <w:szCs w:val="24"/>
            </w:rPr>
          </w:rPrChange>
        </w:rPr>
        <w:t xml:space="preserve"> и</w:t>
      </w:r>
      <w:r w:rsidR="00C53DF3" w:rsidRPr="00FC6B00">
        <w:rPr>
          <w:rFonts w:ascii="Times New Roman" w:hAnsi="Times New Roman" w:cs="Times New Roman"/>
          <w:sz w:val="24"/>
          <w:szCs w:val="24"/>
          <w:highlight w:val="green"/>
          <w:rPrChange w:id="2714" w:author="Соколов Сергей Вадимович" w:date="2024-01-22T08:59:00Z">
            <w:rPr>
              <w:rFonts w:ascii="Times New Roman" w:hAnsi="Times New Roman" w:cs="Times New Roman"/>
              <w:sz w:val="24"/>
              <w:szCs w:val="24"/>
            </w:rPr>
          </w:rPrChange>
        </w:rPr>
        <w:t xml:space="preserve"> скорости смещения</w:t>
      </w:r>
      <w:r w:rsidR="00141480" w:rsidRPr="00FC6B00">
        <w:rPr>
          <w:rFonts w:ascii="Times New Roman" w:hAnsi="Times New Roman" w:cs="Times New Roman"/>
          <w:sz w:val="24"/>
          <w:szCs w:val="24"/>
          <w:highlight w:val="green"/>
          <w:rPrChange w:id="2715" w:author="Соколов Сергей Вадимович" w:date="2024-01-22T08:59:00Z">
            <w:rPr>
              <w:rFonts w:ascii="Times New Roman" w:hAnsi="Times New Roman" w:cs="Times New Roman"/>
              <w:sz w:val="24"/>
              <w:szCs w:val="24"/>
            </w:rPr>
          </w:rPrChange>
        </w:rPr>
        <w:t xml:space="preserve"> </w:t>
      </w:r>
      <w:r w:rsidR="007C390E" w:rsidRPr="00FC6B00">
        <w:rPr>
          <w:rFonts w:ascii="Times New Roman" w:hAnsi="Times New Roman" w:cs="Times New Roman"/>
          <w:sz w:val="24"/>
          <w:szCs w:val="24"/>
          <w:highlight w:val="green"/>
          <w:rPrChange w:id="2716" w:author="Соколов Сергей Вадимович" w:date="2024-01-22T08:59:00Z">
            <w:rPr>
              <w:rFonts w:ascii="Times New Roman" w:hAnsi="Times New Roman" w:cs="Times New Roman"/>
              <w:sz w:val="24"/>
              <w:szCs w:val="24"/>
            </w:rPr>
          </w:rPrChange>
        </w:rPr>
        <w:t>(</w:t>
      </w:r>
      <w:r w:rsidR="000224CA" w:rsidRPr="00FC6B00">
        <w:rPr>
          <w:rFonts w:ascii="Times New Roman" w:hAnsi="Times New Roman" w:cs="Times New Roman"/>
          <w:sz w:val="24"/>
          <w:szCs w:val="24"/>
          <w:highlight w:val="green"/>
          <w:rPrChange w:id="2717" w:author="Соколов Сергей Вадимович" w:date="2024-01-22T08:59:00Z">
            <w:rPr>
              <w:rFonts w:ascii="Times New Roman" w:hAnsi="Times New Roman" w:cs="Times New Roman"/>
              <w:sz w:val="24"/>
              <w:szCs w:val="24"/>
            </w:rPr>
          </w:rPrChange>
        </w:rPr>
        <w:t>таблиц</w:t>
      </w:r>
      <w:r w:rsidR="00C53DF3" w:rsidRPr="00FC6B00">
        <w:rPr>
          <w:rFonts w:ascii="Times New Roman" w:hAnsi="Times New Roman" w:cs="Times New Roman"/>
          <w:sz w:val="24"/>
          <w:szCs w:val="24"/>
          <w:highlight w:val="green"/>
          <w:rPrChange w:id="2718" w:author="Соколов Сергей Вадимович" w:date="2024-01-22T08:59:00Z">
            <w:rPr>
              <w:rFonts w:ascii="Times New Roman" w:hAnsi="Times New Roman" w:cs="Times New Roman"/>
              <w:sz w:val="24"/>
              <w:szCs w:val="24"/>
            </w:rPr>
          </w:rPrChange>
        </w:rPr>
        <w:t>ы</w:t>
      </w:r>
      <w:r w:rsidR="000224CA" w:rsidRPr="00FC6B00">
        <w:rPr>
          <w:rFonts w:ascii="Times New Roman" w:hAnsi="Times New Roman" w:cs="Times New Roman"/>
          <w:sz w:val="24"/>
          <w:szCs w:val="24"/>
          <w:highlight w:val="green"/>
          <w:rPrChange w:id="2719" w:author="Соколов Сергей Вадимович" w:date="2024-01-22T08:59:00Z">
            <w:rPr>
              <w:rFonts w:ascii="Times New Roman" w:hAnsi="Times New Roman" w:cs="Times New Roman"/>
              <w:sz w:val="24"/>
              <w:szCs w:val="24"/>
            </w:rPr>
          </w:rPrChange>
        </w:rPr>
        <w:t xml:space="preserve"> 1</w:t>
      </w:r>
      <w:r w:rsidR="003467B7" w:rsidRPr="00FC6B00">
        <w:rPr>
          <w:rFonts w:ascii="Times New Roman" w:hAnsi="Times New Roman" w:cs="Times New Roman"/>
          <w:sz w:val="24"/>
          <w:szCs w:val="24"/>
          <w:highlight w:val="green"/>
          <w:rPrChange w:id="2720" w:author="Соколов Сергей Вадимович" w:date="2024-01-22T08:59:00Z">
            <w:rPr>
              <w:rFonts w:ascii="Times New Roman" w:hAnsi="Times New Roman" w:cs="Times New Roman"/>
              <w:sz w:val="24"/>
              <w:szCs w:val="24"/>
            </w:rPr>
          </w:rPrChange>
        </w:rPr>
        <w:t>–</w:t>
      </w:r>
      <w:r w:rsidR="00C53DF3" w:rsidRPr="00FC6B00">
        <w:rPr>
          <w:rFonts w:ascii="Times New Roman" w:hAnsi="Times New Roman" w:cs="Times New Roman"/>
          <w:sz w:val="24"/>
          <w:szCs w:val="24"/>
          <w:highlight w:val="green"/>
          <w:rPrChange w:id="2721" w:author="Соколов Сергей Вадимович" w:date="2024-01-22T08:59:00Z">
            <w:rPr>
              <w:rFonts w:ascii="Times New Roman" w:hAnsi="Times New Roman" w:cs="Times New Roman"/>
              <w:sz w:val="24"/>
              <w:szCs w:val="24"/>
            </w:rPr>
          </w:rPrChange>
        </w:rPr>
        <w:t>3</w:t>
      </w:r>
      <w:r w:rsidR="007C390E" w:rsidRPr="00FC6B00">
        <w:rPr>
          <w:rFonts w:ascii="Times New Roman" w:hAnsi="Times New Roman" w:cs="Times New Roman"/>
          <w:sz w:val="24"/>
          <w:szCs w:val="24"/>
          <w:highlight w:val="green"/>
          <w:rPrChange w:id="2722" w:author="Соколов Сергей Вадимович" w:date="2024-01-22T08:59:00Z">
            <w:rPr>
              <w:rFonts w:ascii="Times New Roman" w:hAnsi="Times New Roman" w:cs="Times New Roman"/>
              <w:sz w:val="24"/>
              <w:szCs w:val="24"/>
            </w:rPr>
          </w:rPrChange>
        </w:rPr>
        <w:t>)</w:t>
      </w:r>
      <w:r w:rsidR="0040088B" w:rsidRPr="00FC6B00">
        <w:rPr>
          <w:rFonts w:ascii="Times New Roman" w:hAnsi="Times New Roman" w:cs="Times New Roman"/>
          <w:sz w:val="24"/>
          <w:szCs w:val="24"/>
          <w:highlight w:val="green"/>
          <w:rPrChange w:id="2723" w:author="Соколов Сергей Вадимович" w:date="2024-01-22T08:59:00Z">
            <w:rPr>
              <w:rFonts w:ascii="Times New Roman" w:hAnsi="Times New Roman" w:cs="Times New Roman"/>
              <w:sz w:val="24"/>
              <w:szCs w:val="24"/>
            </w:rPr>
          </w:rPrChange>
        </w:rPr>
        <w:t>;</w:t>
      </w:r>
    </w:p>
    <w:p w14:paraId="264A3056" w14:textId="77777777" w:rsidR="00035C83" w:rsidRPr="00FC6B00" w:rsidRDefault="00A4767A" w:rsidP="00A4767A">
      <w:pPr>
        <w:pStyle w:val="aff1"/>
        <w:tabs>
          <w:tab w:val="left" w:pos="993"/>
        </w:tabs>
        <w:spacing w:line="360" w:lineRule="auto"/>
        <w:ind w:left="0" w:firstLine="709"/>
        <w:jc w:val="both"/>
        <w:rPr>
          <w:rFonts w:ascii="Times New Roman" w:hAnsi="Times New Roman" w:cs="Times New Roman"/>
          <w:sz w:val="24"/>
          <w:szCs w:val="24"/>
          <w:highlight w:val="green"/>
          <w:rPrChange w:id="2724"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25" w:author="Соколов Сергей Вадимович" w:date="2024-01-22T08:59:00Z">
            <w:rPr>
              <w:rFonts w:ascii="Times New Roman" w:hAnsi="Times New Roman" w:cs="Times New Roman"/>
              <w:sz w:val="24"/>
              <w:szCs w:val="24"/>
            </w:rPr>
          </w:rPrChange>
        </w:rPr>
        <w:t xml:space="preserve">- </w:t>
      </w:r>
      <w:r w:rsidR="00035C83" w:rsidRPr="00FC6B00">
        <w:rPr>
          <w:rFonts w:ascii="Times New Roman" w:hAnsi="Times New Roman" w:cs="Times New Roman"/>
          <w:sz w:val="24"/>
          <w:szCs w:val="24"/>
          <w:highlight w:val="green"/>
          <w:rPrChange w:id="2726" w:author="Соколов Сергей Вадимович" w:date="2024-01-22T08:59:00Z">
            <w:rPr>
              <w:rFonts w:ascii="Times New Roman" w:hAnsi="Times New Roman" w:cs="Times New Roman"/>
              <w:sz w:val="24"/>
              <w:szCs w:val="24"/>
            </w:rPr>
          </w:rPrChange>
        </w:rPr>
        <w:t>размеры угрожаемой территории у подножия склона</w:t>
      </w:r>
      <w:r w:rsidR="00F64EB0" w:rsidRPr="00FC6B00">
        <w:rPr>
          <w:rFonts w:ascii="Times New Roman" w:hAnsi="Times New Roman" w:cs="Times New Roman"/>
          <w:sz w:val="24"/>
          <w:szCs w:val="24"/>
          <w:highlight w:val="green"/>
          <w:rPrChange w:id="2727" w:author="Соколов Сергей Вадимович" w:date="2024-01-22T08:59:00Z">
            <w:rPr>
              <w:rFonts w:ascii="Times New Roman" w:hAnsi="Times New Roman" w:cs="Times New Roman"/>
              <w:sz w:val="24"/>
              <w:szCs w:val="24"/>
            </w:rPr>
          </w:rPrChange>
        </w:rPr>
        <w:t xml:space="preserve"> (если предусмотрено заданием);</w:t>
      </w:r>
    </w:p>
    <w:p w14:paraId="072D25D1" w14:textId="77777777" w:rsidR="006026A6" w:rsidRPr="00FC6B00" w:rsidRDefault="00A4767A" w:rsidP="00A4767A">
      <w:pPr>
        <w:pStyle w:val="aff1"/>
        <w:tabs>
          <w:tab w:val="left" w:pos="993"/>
        </w:tabs>
        <w:spacing w:line="360" w:lineRule="auto"/>
        <w:ind w:left="0" w:firstLine="709"/>
        <w:jc w:val="both"/>
        <w:rPr>
          <w:rFonts w:ascii="Times New Roman" w:hAnsi="Times New Roman" w:cs="Times New Roman"/>
          <w:sz w:val="24"/>
          <w:szCs w:val="24"/>
          <w:highlight w:val="green"/>
          <w:rPrChange w:id="2728"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29" w:author="Соколов Сергей Вадимович" w:date="2024-01-22T08:59:00Z">
            <w:rPr>
              <w:rFonts w:ascii="Times New Roman" w:hAnsi="Times New Roman" w:cs="Times New Roman"/>
              <w:sz w:val="24"/>
              <w:szCs w:val="24"/>
            </w:rPr>
          </w:rPrChange>
        </w:rPr>
        <w:t xml:space="preserve">- </w:t>
      </w:r>
      <w:r w:rsidR="006026A6" w:rsidRPr="00FC6B00">
        <w:rPr>
          <w:rFonts w:ascii="Times New Roman" w:hAnsi="Times New Roman" w:cs="Times New Roman"/>
          <w:sz w:val="24"/>
          <w:szCs w:val="24"/>
          <w:highlight w:val="green"/>
          <w:rPrChange w:id="2730" w:author="Соколов Сергей Вадимович" w:date="2024-01-22T08:59:00Z">
            <w:rPr>
              <w:rFonts w:ascii="Times New Roman" w:hAnsi="Times New Roman" w:cs="Times New Roman"/>
              <w:sz w:val="24"/>
              <w:szCs w:val="24"/>
            </w:rPr>
          </w:rPrChange>
        </w:rPr>
        <w:t>факторы и условия возникновения или активизации оползневых процессов;</w:t>
      </w:r>
    </w:p>
    <w:p w14:paraId="6A107CD8" w14:textId="77777777" w:rsidR="006026A6" w:rsidRPr="00FC6B00" w:rsidRDefault="00A4767A" w:rsidP="00A4767A">
      <w:pPr>
        <w:pStyle w:val="aff1"/>
        <w:tabs>
          <w:tab w:val="left" w:pos="993"/>
        </w:tabs>
        <w:spacing w:line="360" w:lineRule="auto"/>
        <w:ind w:left="0" w:firstLine="709"/>
        <w:jc w:val="both"/>
        <w:rPr>
          <w:rFonts w:ascii="Times New Roman" w:hAnsi="Times New Roman" w:cs="Times New Roman"/>
          <w:sz w:val="24"/>
          <w:szCs w:val="24"/>
          <w:highlight w:val="green"/>
          <w:rPrChange w:id="2731"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32" w:author="Соколов Сергей Вадимович" w:date="2024-01-22T08:59:00Z">
            <w:rPr>
              <w:rFonts w:ascii="Times New Roman" w:hAnsi="Times New Roman" w:cs="Times New Roman"/>
              <w:sz w:val="24"/>
              <w:szCs w:val="24"/>
            </w:rPr>
          </w:rPrChange>
        </w:rPr>
        <w:t xml:space="preserve">- </w:t>
      </w:r>
      <w:r w:rsidR="006026A6" w:rsidRPr="00FC6B00">
        <w:rPr>
          <w:rFonts w:ascii="Times New Roman" w:hAnsi="Times New Roman" w:cs="Times New Roman"/>
          <w:sz w:val="24"/>
          <w:szCs w:val="24"/>
          <w:highlight w:val="green"/>
          <w:rPrChange w:id="2733" w:author="Соколов Сергей Вадимович" w:date="2024-01-22T08:59:00Z">
            <w:rPr>
              <w:rFonts w:ascii="Times New Roman" w:hAnsi="Times New Roman" w:cs="Times New Roman"/>
              <w:sz w:val="24"/>
              <w:szCs w:val="24"/>
            </w:rPr>
          </w:rPrChange>
        </w:rPr>
        <w:t xml:space="preserve">приуроченность </w:t>
      </w:r>
      <w:r w:rsidR="0035232F" w:rsidRPr="00FC6B00">
        <w:rPr>
          <w:rFonts w:ascii="Times New Roman" w:hAnsi="Times New Roman" w:cs="Times New Roman"/>
          <w:sz w:val="24"/>
          <w:szCs w:val="24"/>
          <w:highlight w:val="green"/>
          <w:rPrChange w:id="2734" w:author="Соколов Сергей Вадимович" w:date="2024-01-22T08:59:00Z">
            <w:rPr>
              <w:rFonts w:ascii="Times New Roman" w:hAnsi="Times New Roman" w:cs="Times New Roman"/>
              <w:sz w:val="24"/>
              <w:szCs w:val="24"/>
            </w:rPr>
          </w:rPrChange>
        </w:rPr>
        <w:t xml:space="preserve">оползневых </w:t>
      </w:r>
      <w:r w:rsidR="006026A6" w:rsidRPr="00FC6B00">
        <w:rPr>
          <w:rFonts w:ascii="Times New Roman" w:hAnsi="Times New Roman" w:cs="Times New Roman"/>
          <w:sz w:val="24"/>
          <w:szCs w:val="24"/>
          <w:highlight w:val="green"/>
          <w:rPrChange w:id="2735" w:author="Соколов Сергей Вадимович" w:date="2024-01-22T08:59:00Z">
            <w:rPr>
              <w:rFonts w:ascii="Times New Roman" w:hAnsi="Times New Roman" w:cs="Times New Roman"/>
              <w:sz w:val="24"/>
              <w:szCs w:val="24"/>
            </w:rPr>
          </w:rPrChange>
        </w:rPr>
        <w:t>процессов к определенным формам рельефа, геоморфологическим элементам, гидрогеологическим условиям, типам грунтов, видам и зонам техногенного воздействия;</w:t>
      </w:r>
    </w:p>
    <w:p w14:paraId="159253F8" w14:textId="77777777" w:rsidR="006026A6" w:rsidRPr="00FC6B00" w:rsidRDefault="00A4767A" w:rsidP="00A4767A">
      <w:pPr>
        <w:pStyle w:val="aff1"/>
        <w:tabs>
          <w:tab w:val="left" w:pos="993"/>
        </w:tabs>
        <w:spacing w:line="360" w:lineRule="auto"/>
        <w:ind w:left="0" w:firstLine="709"/>
        <w:jc w:val="both"/>
        <w:rPr>
          <w:rFonts w:ascii="Times New Roman" w:hAnsi="Times New Roman" w:cs="Times New Roman"/>
          <w:sz w:val="24"/>
          <w:szCs w:val="24"/>
          <w:highlight w:val="green"/>
          <w:rPrChange w:id="2736"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37" w:author="Соколов Сергей Вадимович" w:date="2024-01-22T08:59:00Z">
            <w:rPr>
              <w:rFonts w:ascii="Times New Roman" w:hAnsi="Times New Roman" w:cs="Times New Roman"/>
              <w:sz w:val="24"/>
              <w:szCs w:val="24"/>
            </w:rPr>
          </w:rPrChange>
        </w:rPr>
        <w:t xml:space="preserve">- </w:t>
      </w:r>
      <w:r w:rsidR="006026A6" w:rsidRPr="00FC6B00">
        <w:rPr>
          <w:rFonts w:ascii="Times New Roman" w:hAnsi="Times New Roman" w:cs="Times New Roman"/>
          <w:sz w:val="24"/>
          <w:szCs w:val="24"/>
          <w:highlight w:val="green"/>
          <w:rPrChange w:id="2738" w:author="Соколов Сергей Вадимович" w:date="2024-01-22T08:59:00Z">
            <w:rPr>
              <w:rFonts w:ascii="Times New Roman" w:hAnsi="Times New Roman" w:cs="Times New Roman"/>
              <w:sz w:val="24"/>
              <w:szCs w:val="24"/>
            </w:rPr>
          </w:rPrChange>
        </w:rPr>
        <w:t>типы и подтипы оползневых смещений (</w:t>
      </w:r>
      <w:r w:rsidR="00BB469A" w:rsidRPr="00FC6B00">
        <w:rPr>
          <w:rFonts w:ascii="Times New Roman" w:hAnsi="Times New Roman" w:cs="Times New Roman"/>
          <w:sz w:val="24"/>
          <w:szCs w:val="24"/>
          <w:highlight w:val="green"/>
          <w:rPrChange w:id="2739" w:author="Соколов Сергей Вадимович" w:date="2024-01-22T08:59:00Z">
            <w:rPr>
              <w:rFonts w:ascii="Times New Roman" w:hAnsi="Times New Roman" w:cs="Times New Roman"/>
              <w:sz w:val="24"/>
              <w:szCs w:val="24"/>
            </w:rPr>
          </w:rPrChange>
        </w:rPr>
        <w:t>п</w:t>
      </w:r>
      <w:r w:rsidR="006026A6" w:rsidRPr="00FC6B00">
        <w:rPr>
          <w:rFonts w:ascii="Times New Roman" w:hAnsi="Times New Roman" w:cs="Times New Roman"/>
          <w:sz w:val="24"/>
          <w:szCs w:val="24"/>
          <w:highlight w:val="green"/>
          <w:rPrChange w:id="2740" w:author="Соколов Сергей Вадимович" w:date="2024-01-22T08:59:00Z">
            <w:rPr>
              <w:rFonts w:ascii="Times New Roman" w:hAnsi="Times New Roman" w:cs="Times New Roman"/>
              <w:sz w:val="24"/>
              <w:szCs w:val="24"/>
            </w:rPr>
          </w:rPrChange>
        </w:rPr>
        <w:t>риложение Г)</w:t>
      </w:r>
      <w:r w:rsidR="0040088B" w:rsidRPr="00FC6B00">
        <w:rPr>
          <w:rFonts w:ascii="Times New Roman" w:hAnsi="Times New Roman" w:cs="Times New Roman"/>
          <w:sz w:val="24"/>
          <w:szCs w:val="24"/>
          <w:highlight w:val="green"/>
          <w:rPrChange w:id="2741" w:author="Соколов Сергей Вадимович" w:date="2024-01-22T08:59:00Z">
            <w:rPr>
              <w:rFonts w:ascii="Times New Roman" w:hAnsi="Times New Roman" w:cs="Times New Roman"/>
              <w:sz w:val="24"/>
              <w:szCs w:val="24"/>
            </w:rPr>
          </w:rPrChange>
        </w:rPr>
        <w:t>;</w:t>
      </w:r>
    </w:p>
    <w:p w14:paraId="29AC2158" w14:textId="77777777" w:rsidR="006026A6" w:rsidRPr="00FC6B00" w:rsidRDefault="00A4767A" w:rsidP="00A4767A">
      <w:pPr>
        <w:pStyle w:val="aff1"/>
        <w:tabs>
          <w:tab w:val="left" w:pos="993"/>
        </w:tabs>
        <w:spacing w:line="360" w:lineRule="auto"/>
        <w:ind w:left="0" w:firstLine="709"/>
        <w:jc w:val="both"/>
        <w:rPr>
          <w:rFonts w:ascii="Times New Roman" w:hAnsi="Times New Roman" w:cs="Times New Roman"/>
          <w:sz w:val="24"/>
          <w:szCs w:val="24"/>
          <w:highlight w:val="green"/>
          <w:rPrChange w:id="2742"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43" w:author="Соколов Сергей Вадимович" w:date="2024-01-22T08:59:00Z">
            <w:rPr>
              <w:rFonts w:ascii="Times New Roman" w:hAnsi="Times New Roman" w:cs="Times New Roman"/>
              <w:sz w:val="24"/>
              <w:szCs w:val="24"/>
            </w:rPr>
          </w:rPrChange>
        </w:rPr>
        <w:lastRenderedPageBreak/>
        <w:t xml:space="preserve">- </w:t>
      </w:r>
      <w:r w:rsidR="006026A6" w:rsidRPr="00FC6B00">
        <w:rPr>
          <w:rFonts w:ascii="Times New Roman" w:hAnsi="Times New Roman" w:cs="Times New Roman"/>
          <w:sz w:val="24"/>
          <w:szCs w:val="24"/>
          <w:highlight w:val="green"/>
          <w:rPrChange w:id="2744" w:author="Соколов Сергей Вадимович" w:date="2024-01-22T08:59:00Z">
            <w:rPr>
              <w:rFonts w:ascii="Times New Roman" w:hAnsi="Times New Roman" w:cs="Times New Roman"/>
              <w:sz w:val="24"/>
              <w:szCs w:val="24"/>
            </w:rPr>
          </w:rPrChange>
        </w:rPr>
        <w:t xml:space="preserve">стадии развития оползневого процесса </w:t>
      </w:r>
      <w:r w:rsidR="00F51565" w:rsidRPr="00FC6B00">
        <w:rPr>
          <w:rFonts w:ascii="Times New Roman" w:hAnsi="Times New Roman" w:cs="Times New Roman"/>
          <w:sz w:val="24"/>
          <w:szCs w:val="24"/>
          <w:highlight w:val="green"/>
          <w:rPrChange w:id="2745" w:author="Соколов Сергей Вадимович" w:date="2024-01-22T08:59:00Z">
            <w:rPr>
              <w:rFonts w:ascii="Times New Roman" w:hAnsi="Times New Roman" w:cs="Times New Roman"/>
              <w:sz w:val="24"/>
              <w:szCs w:val="24"/>
            </w:rPr>
          </w:rPrChange>
        </w:rPr>
        <w:t>(</w:t>
      </w:r>
      <w:r w:rsidR="006402F5" w:rsidRPr="00FC6B00">
        <w:rPr>
          <w:rFonts w:ascii="Times New Roman" w:hAnsi="Times New Roman" w:cs="Times New Roman"/>
          <w:sz w:val="24"/>
          <w:szCs w:val="24"/>
          <w:highlight w:val="green"/>
          <w:rPrChange w:id="2746" w:author="Соколов Сергей Вадимович" w:date="2024-01-22T08:59:00Z">
            <w:rPr>
              <w:rFonts w:ascii="Times New Roman" w:hAnsi="Times New Roman" w:cs="Times New Roman"/>
              <w:sz w:val="24"/>
              <w:szCs w:val="24"/>
            </w:rPr>
          </w:rPrChange>
        </w:rPr>
        <w:t>п</w:t>
      </w:r>
      <w:r w:rsidR="006026A6" w:rsidRPr="00FC6B00">
        <w:rPr>
          <w:rFonts w:ascii="Times New Roman" w:hAnsi="Times New Roman" w:cs="Times New Roman"/>
          <w:sz w:val="24"/>
          <w:szCs w:val="24"/>
          <w:highlight w:val="green"/>
          <w:rPrChange w:id="2747" w:author="Соколов Сергей Вадимович" w:date="2024-01-22T08:59:00Z">
            <w:rPr>
              <w:rFonts w:ascii="Times New Roman" w:hAnsi="Times New Roman" w:cs="Times New Roman"/>
              <w:sz w:val="24"/>
              <w:szCs w:val="24"/>
            </w:rPr>
          </w:rPrChange>
        </w:rPr>
        <w:t xml:space="preserve">риложение </w:t>
      </w:r>
      <w:r w:rsidR="005C2100" w:rsidRPr="00FC6B00">
        <w:rPr>
          <w:rFonts w:ascii="Times New Roman" w:hAnsi="Times New Roman" w:cs="Times New Roman"/>
          <w:sz w:val="24"/>
          <w:szCs w:val="24"/>
          <w:highlight w:val="green"/>
          <w:rPrChange w:id="2748" w:author="Соколов Сергей Вадимович" w:date="2024-01-22T08:59:00Z">
            <w:rPr>
              <w:rFonts w:ascii="Times New Roman" w:hAnsi="Times New Roman" w:cs="Times New Roman"/>
              <w:sz w:val="24"/>
              <w:szCs w:val="24"/>
            </w:rPr>
          </w:rPrChange>
        </w:rPr>
        <w:t>Д</w:t>
      </w:r>
      <w:r w:rsidR="00F51565" w:rsidRPr="00FC6B00">
        <w:rPr>
          <w:rFonts w:ascii="Times New Roman" w:hAnsi="Times New Roman" w:cs="Times New Roman"/>
          <w:sz w:val="24"/>
          <w:szCs w:val="24"/>
          <w:highlight w:val="green"/>
          <w:rPrChange w:id="2749" w:author="Соколов Сергей Вадимович" w:date="2024-01-22T08:59:00Z">
            <w:rPr>
              <w:rFonts w:ascii="Times New Roman" w:hAnsi="Times New Roman" w:cs="Times New Roman"/>
              <w:sz w:val="24"/>
              <w:szCs w:val="24"/>
            </w:rPr>
          </w:rPrChange>
        </w:rPr>
        <w:t>)</w:t>
      </w:r>
      <w:r w:rsidR="006026A6" w:rsidRPr="00FC6B00">
        <w:rPr>
          <w:rFonts w:ascii="Times New Roman" w:hAnsi="Times New Roman" w:cs="Times New Roman"/>
          <w:sz w:val="24"/>
          <w:szCs w:val="24"/>
          <w:highlight w:val="green"/>
          <w:rPrChange w:id="2750" w:author="Соколов Сергей Вадимович" w:date="2024-01-22T08:59:00Z">
            <w:rPr>
              <w:rFonts w:ascii="Times New Roman" w:hAnsi="Times New Roman" w:cs="Times New Roman"/>
              <w:sz w:val="24"/>
              <w:szCs w:val="24"/>
            </w:rPr>
          </w:rPrChange>
        </w:rPr>
        <w:t>;</w:t>
      </w:r>
    </w:p>
    <w:p w14:paraId="4B87F50D" w14:textId="43D28243" w:rsidR="006026A6" w:rsidRPr="00FC6B00" w:rsidRDefault="00A4767A" w:rsidP="00A4767A">
      <w:pPr>
        <w:pStyle w:val="aff1"/>
        <w:tabs>
          <w:tab w:val="left" w:pos="993"/>
        </w:tabs>
        <w:spacing w:line="360" w:lineRule="auto"/>
        <w:ind w:left="0" w:firstLine="709"/>
        <w:jc w:val="both"/>
        <w:rPr>
          <w:rFonts w:ascii="Times New Roman" w:hAnsi="Times New Roman" w:cs="Times New Roman"/>
          <w:sz w:val="24"/>
          <w:szCs w:val="24"/>
          <w:highlight w:val="green"/>
          <w:rPrChange w:id="2751"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52" w:author="Соколов Сергей Вадимович" w:date="2024-01-22T08:59:00Z">
            <w:rPr>
              <w:rFonts w:ascii="Times New Roman" w:hAnsi="Times New Roman" w:cs="Times New Roman"/>
              <w:sz w:val="24"/>
              <w:szCs w:val="24"/>
            </w:rPr>
          </w:rPrChange>
        </w:rPr>
        <w:t>-</w:t>
      </w:r>
      <w:r w:rsidR="002C0B83" w:rsidRPr="00FC6B00">
        <w:rPr>
          <w:rFonts w:ascii="Times New Roman" w:hAnsi="Times New Roman" w:cs="Times New Roman"/>
          <w:sz w:val="24"/>
          <w:szCs w:val="24"/>
          <w:highlight w:val="green"/>
          <w:rPrChange w:id="2753" w:author="Соколов Сергей Вадимович" w:date="2024-01-22T08:59:00Z">
            <w:rPr>
              <w:rFonts w:ascii="Times New Roman" w:hAnsi="Times New Roman" w:cs="Times New Roman"/>
              <w:sz w:val="24"/>
              <w:szCs w:val="24"/>
            </w:rPr>
          </w:rPrChange>
        </w:rPr>
        <w:t xml:space="preserve"> </w:t>
      </w:r>
      <w:r w:rsidR="006026A6" w:rsidRPr="00FC6B00">
        <w:rPr>
          <w:rFonts w:ascii="Times New Roman" w:hAnsi="Times New Roman" w:cs="Times New Roman"/>
          <w:sz w:val="24"/>
          <w:szCs w:val="24"/>
          <w:highlight w:val="green"/>
          <w:rPrChange w:id="2754" w:author="Соколов Сергей Вадимович" w:date="2024-01-22T08:59:00Z">
            <w:rPr>
              <w:rFonts w:ascii="Times New Roman" w:hAnsi="Times New Roman" w:cs="Times New Roman"/>
              <w:sz w:val="24"/>
              <w:szCs w:val="24"/>
            </w:rPr>
          </w:rPrChange>
        </w:rPr>
        <w:t xml:space="preserve">предварительную оценку возможности возникновения оползневых процессов под </w:t>
      </w:r>
      <w:del w:id="2755" w:author="Н.И." w:date="2019-02-15T10:11:00Z">
        <w:r w:rsidR="006026A6" w:rsidRPr="00FC6B00" w:rsidDel="00943B82">
          <w:rPr>
            <w:rFonts w:ascii="Times New Roman" w:hAnsi="Times New Roman" w:cs="Times New Roman"/>
            <w:sz w:val="24"/>
            <w:szCs w:val="24"/>
            <w:highlight w:val="green"/>
            <w:rPrChange w:id="2756" w:author="Соколов Сергей Вадимович" w:date="2024-01-22T08:59:00Z">
              <w:rPr>
                <w:rFonts w:ascii="Times New Roman" w:hAnsi="Times New Roman" w:cs="Times New Roman"/>
                <w:sz w:val="24"/>
                <w:szCs w:val="24"/>
              </w:rPr>
            </w:rPrChange>
          </w:rPr>
          <w:delText xml:space="preserve">воздействием </w:delText>
        </w:r>
      </w:del>
      <w:ins w:id="2757" w:author="Н.И." w:date="2019-02-15T10:11:00Z">
        <w:r w:rsidR="00943B82" w:rsidRPr="00FC6B00">
          <w:rPr>
            <w:rFonts w:ascii="Times New Roman" w:hAnsi="Times New Roman" w:cs="Times New Roman"/>
            <w:sz w:val="24"/>
            <w:szCs w:val="24"/>
            <w:highlight w:val="green"/>
            <w:rPrChange w:id="2758" w:author="Соколов Сергей Вадимович" w:date="2024-01-22T08:59:00Z">
              <w:rPr>
                <w:rFonts w:ascii="Times New Roman" w:hAnsi="Times New Roman" w:cs="Times New Roman"/>
                <w:sz w:val="24"/>
                <w:szCs w:val="24"/>
              </w:rPr>
            </w:rPrChange>
          </w:rPr>
          <w:t xml:space="preserve">воздействием </w:t>
        </w:r>
      </w:ins>
      <w:r w:rsidR="006026A6" w:rsidRPr="00FC6B00">
        <w:rPr>
          <w:rFonts w:ascii="Times New Roman" w:hAnsi="Times New Roman" w:cs="Times New Roman"/>
          <w:sz w:val="24"/>
          <w:szCs w:val="24"/>
          <w:highlight w:val="green"/>
          <w:rPrChange w:id="2759" w:author="Соколов Сергей Вадимович" w:date="2024-01-22T08:59:00Z">
            <w:rPr>
              <w:rFonts w:ascii="Times New Roman" w:hAnsi="Times New Roman" w:cs="Times New Roman"/>
              <w:sz w:val="24"/>
              <w:szCs w:val="24"/>
            </w:rPr>
          </w:rPrChange>
        </w:rPr>
        <w:t xml:space="preserve">природных </w:t>
      </w:r>
      <w:del w:id="2760" w:author="Н.И." w:date="2019-02-15T10:12:00Z">
        <w:r w:rsidR="006026A6" w:rsidRPr="00FC6B00" w:rsidDel="005B4647">
          <w:rPr>
            <w:rFonts w:ascii="Times New Roman" w:hAnsi="Times New Roman" w:cs="Times New Roman"/>
            <w:sz w:val="24"/>
            <w:szCs w:val="24"/>
            <w:highlight w:val="green"/>
            <w:rPrChange w:id="2761" w:author="Соколов Сергей Вадимович" w:date="2024-01-22T08:59:00Z">
              <w:rPr>
                <w:rFonts w:ascii="Times New Roman" w:hAnsi="Times New Roman" w:cs="Times New Roman"/>
                <w:sz w:val="24"/>
                <w:szCs w:val="24"/>
              </w:rPr>
            </w:rPrChange>
          </w:rPr>
          <w:delText xml:space="preserve">факторов </w:delText>
        </w:r>
      </w:del>
      <w:r w:rsidR="006026A6" w:rsidRPr="00FC6B00">
        <w:rPr>
          <w:rFonts w:ascii="Times New Roman" w:hAnsi="Times New Roman" w:cs="Times New Roman"/>
          <w:sz w:val="24"/>
          <w:szCs w:val="24"/>
          <w:highlight w:val="green"/>
          <w:rPrChange w:id="2762" w:author="Соколов Сергей Вадимович" w:date="2024-01-22T08:59:00Z">
            <w:rPr>
              <w:rFonts w:ascii="Times New Roman" w:hAnsi="Times New Roman" w:cs="Times New Roman"/>
              <w:sz w:val="24"/>
              <w:szCs w:val="24"/>
            </w:rPr>
          </w:rPrChange>
        </w:rPr>
        <w:t xml:space="preserve">и </w:t>
      </w:r>
      <w:r w:rsidR="00732986" w:rsidRPr="00FC6B00">
        <w:rPr>
          <w:rFonts w:ascii="Times New Roman" w:hAnsi="Times New Roman" w:cs="Times New Roman"/>
          <w:sz w:val="24"/>
          <w:szCs w:val="24"/>
          <w:highlight w:val="green"/>
          <w:rPrChange w:id="2763" w:author="Соколов Сергей Вадимович" w:date="2024-01-22T08:59:00Z">
            <w:rPr>
              <w:rFonts w:ascii="Times New Roman" w:hAnsi="Times New Roman" w:cs="Times New Roman"/>
              <w:sz w:val="24"/>
              <w:szCs w:val="24"/>
            </w:rPr>
          </w:rPrChange>
        </w:rPr>
        <w:t xml:space="preserve">техногенных </w:t>
      </w:r>
      <w:del w:id="2764" w:author="Н.И." w:date="2019-02-15T10:11:00Z">
        <w:r w:rsidR="00732986" w:rsidRPr="00FC6B00" w:rsidDel="00943B82">
          <w:rPr>
            <w:rFonts w:ascii="Times New Roman" w:hAnsi="Times New Roman" w:cs="Times New Roman"/>
            <w:sz w:val="24"/>
            <w:szCs w:val="24"/>
            <w:highlight w:val="green"/>
            <w:rPrChange w:id="2765" w:author="Соколов Сергей Вадимович" w:date="2024-01-22T08:59:00Z">
              <w:rPr>
                <w:rFonts w:ascii="Times New Roman" w:hAnsi="Times New Roman" w:cs="Times New Roman"/>
                <w:sz w:val="24"/>
                <w:szCs w:val="24"/>
              </w:rPr>
            </w:rPrChange>
          </w:rPr>
          <w:delText>воздействиях</w:delText>
        </w:r>
      </w:del>
      <w:ins w:id="2766" w:author="Н.И." w:date="2019-02-15T10:11:00Z">
        <w:r w:rsidR="00943B82" w:rsidRPr="00FC6B00">
          <w:rPr>
            <w:rFonts w:ascii="Times New Roman" w:hAnsi="Times New Roman" w:cs="Times New Roman"/>
            <w:sz w:val="24"/>
            <w:szCs w:val="24"/>
            <w:highlight w:val="green"/>
            <w:rPrChange w:id="2767" w:author="Соколов Сергей Вадимович" w:date="2024-01-22T08:59:00Z">
              <w:rPr>
                <w:rFonts w:ascii="Times New Roman" w:hAnsi="Times New Roman" w:cs="Times New Roman"/>
                <w:sz w:val="24"/>
                <w:szCs w:val="24"/>
              </w:rPr>
            </w:rPrChange>
          </w:rPr>
          <w:t>факторов</w:t>
        </w:r>
      </w:ins>
      <w:r w:rsidR="006026A6" w:rsidRPr="00FC6B00">
        <w:rPr>
          <w:rFonts w:ascii="Times New Roman" w:hAnsi="Times New Roman" w:cs="Times New Roman"/>
          <w:sz w:val="24"/>
          <w:szCs w:val="24"/>
          <w:highlight w:val="green"/>
          <w:rPrChange w:id="2768" w:author="Соколов Сергей Вадимович" w:date="2024-01-22T08:59:00Z">
            <w:rPr>
              <w:rFonts w:ascii="Times New Roman" w:hAnsi="Times New Roman" w:cs="Times New Roman"/>
              <w:sz w:val="24"/>
              <w:szCs w:val="24"/>
            </w:rPr>
          </w:rPrChange>
        </w:rPr>
        <w:t>;</w:t>
      </w:r>
    </w:p>
    <w:p w14:paraId="39D0C386" w14:textId="1B427D2B" w:rsidR="00D01058" w:rsidRPr="00FC6B00" w:rsidRDefault="00A4767A" w:rsidP="00A4767A">
      <w:pPr>
        <w:pStyle w:val="aff1"/>
        <w:tabs>
          <w:tab w:val="left" w:pos="993"/>
        </w:tabs>
        <w:spacing w:line="360" w:lineRule="auto"/>
        <w:ind w:left="0" w:right="140" w:firstLine="709"/>
        <w:jc w:val="both"/>
        <w:rPr>
          <w:rFonts w:ascii="Times New Roman" w:hAnsi="Times New Roman" w:cs="Times New Roman"/>
          <w:sz w:val="24"/>
          <w:szCs w:val="24"/>
          <w:highlight w:val="green"/>
          <w:rPrChange w:id="2769"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70" w:author="Соколов Сергей Вадимович" w:date="2024-01-22T08:59:00Z">
            <w:rPr>
              <w:rFonts w:ascii="Times New Roman" w:hAnsi="Times New Roman" w:cs="Times New Roman"/>
              <w:sz w:val="24"/>
              <w:szCs w:val="24"/>
            </w:rPr>
          </w:rPrChange>
        </w:rPr>
        <w:t>-</w:t>
      </w:r>
      <w:r w:rsidR="002C0B83" w:rsidRPr="00FC6B00">
        <w:rPr>
          <w:rFonts w:ascii="Times New Roman" w:hAnsi="Times New Roman" w:cs="Times New Roman"/>
          <w:sz w:val="24"/>
          <w:szCs w:val="24"/>
          <w:highlight w:val="green"/>
          <w:rPrChange w:id="2771" w:author="Соколов Сергей Вадимович" w:date="2024-01-22T08:59:00Z">
            <w:rPr>
              <w:rFonts w:ascii="Times New Roman" w:hAnsi="Times New Roman" w:cs="Times New Roman"/>
              <w:sz w:val="24"/>
              <w:szCs w:val="24"/>
            </w:rPr>
          </w:rPrChange>
        </w:rPr>
        <w:t xml:space="preserve"> </w:t>
      </w:r>
      <w:r w:rsidR="00C849F0" w:rsidRPr="00FC6B00">
        <w:rPr>
          <w:rFonts w:ascii="Times New Roman" w:hAnsi="Times New Roman" w:cs="Times New Roman"/>
          <w:sz w:val="24"/>
          <w:szCs w:val="24"/>
          <w:highlight w:val="green"/>
          <w:rPrChange w:id="2772" w:author="Соколов Сергей Вадимович" w:date="2024-01-22T08:59:00Z">
            <w:rPr>
              <w:rFonts w:ascii="Times New Roman" w:hAnsi="Times New Roman" w:cs="Times New Roman"/>
              <w:sz w:val="24"/>
              <w:szCs w:val="24"/>
            </w:rPr>
          </w:rPrChange>
        </w:rPr>
        <w:t>необходимост</w:t>
      </w:r>
      <w:r w:rsidR="007C390E" w:rsidRPr="00FC6B00">
        <w:rPr>
          <w:rFonts w:ascii="Times New Roman" w:hAnsi="Times New Roman" w:cs="Times New Roman"/>
          <w:sz w:val="24"/>
          <w:szCs w:val="24"/>
          <w:highlight w:val="green"/>
          <w:rPrChange w:id="2773" w:author="Соколов Сергей Вадимович" w:date="2024-01-22T08:59:00Z">
            <w:rPr>
              <w:rFonts w:ascii="Times New Roman" w:hAnsi="Times New Roman" w:cs="Times New Roman"/>
              <w:sz w:val="24"/>
              <w:szCs w:val="24"/>
            </w:rPr>
          </w:rPrChange>
        </w:rPr>
        <w:t>ь</w:t>
      </w:r>
      <w:r w:rsidR="00141480" w:rsidRPr="00FC6B00">
        <w:rPr>
          <w:rFonts w:ascii="Times New Roman" w:hAnsi="Times New Roman" w:cs="Times New Roman"/>
          <w:sz w:val="24"/>
          <w:szCs w:val="24"/>
          <w:highlight w:val="green"/>
          <w:rPrChange w:id="2774" w:author="Соколов Сергей Вадимович" w:date="2024-01-22T08:59:00Z">
            <w:rPr>
              <w:rFonts w:ascii="Times New Roman" w:hAnsi="Times New Roman" w:cs="Times New Roman"/>
              <w:sz w:val="24"/>
              <w:szCs w:val="24"/>
            </w:rPr>
          </w:rPrChange>
        </w:rPr>
        <w:t xml:space="preserve"> </w:t>
      </w:r>
      <w:r w:rsidR="007C390E" w:rsidRPr="00FC6B00">
        <w:rPr>
          <w:rFonts w:ascii="Times New Roman" w:hAnsi="Times New Roman" w:cs="Times New Roman"/>
          <w:sz w:val="24"/>
          <w:szCs w:val="24"/>
          <w:highlight w:val="green"/>
          <w:rPrChange w:id="2775" w:author="Соколов Сергей Вадимович" w:date="2024-01-22T08:59:00Z">
            <w:rPr>
              <w:rFonts w:ascii="Times New Roman" w:hAnsi="Times New Roman" w:cs="Times New Roman"/>
              <w:sz w:val="24"/>
              <w:szCs w:val="24"/>
            </w:rPr>
          </w:rPrChange>
        </w:rPr>
        <w:t xml:space="preserve">строительства сооружений </w:t>
      </w:r>
      <w:r w:rsidR="006026A6" w:rsidRPr="00FC6B00">
        <w:rPr>
          <w:rFonts w:ascii="Times New Roman" w:hAnsi="Times New Roman" w:cs="Times New Roman"/>
          <w:sz w:val="24"/>
          <w:szCs w:val="24"/>
          <w:highlight w:val="green"/>
          <w:rPrChange w:id="2776" w:author="Соколов Сергей Вадимович" w:date="2024-01-22T08:59:00Z">
            <w:rPr>
              <w:rFonts w:ascii="Times New Roman" w:hAnsi="Times New Roman" w:cs="Times New Roman"/>
              <w:sz w:val="24"/>
              <w:szCs w:val="24"/>
            </w:rPr>
          </w:rPrChange>
        </w:rPr>
        <w:t>инженерной защиты от оползневых процессов.</w:t>
      </w:r>
    </w:p>
    <w:bookmarkEnd w:id="2697"/>
    <w:p w14:paraId="18E9B051" w14:textId="77777777" w:rsidR="00C576AF" w:rsidRPr="00FC6B00" w:rsidRDefault="00C576AF" w:rsidP="00AA3FB8">
      <w:pPr>
        <w:pStyle w:val="aff1"/>
        <w:numPr>
          <w:ilvl w:val="2"/>
          <w:numId w:val="15"/>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777" w:author="Соколов Сергей Вадимович" w:date="2024-01-22T08:59: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778" w:author="Соколов Сергей Вадимович" w:date="2024-01-22T08:59:00Z">
            <w:rPr>
              <w:rFonts w:ascii="Times New Roman" w:eastAsia="Calibri" w:hAnsi="Times New Roman" w:cs="Times New Roman"/>
              <w:sz w:val="24"/>
              <w:szCs w:val="24"/>
            </w:rPr>
          </w:rPrChange>
        </w:rPr>
        <w:t>В составе инженерно-геологических изысканий для подготовки документо</w:t>
      </w:r>
      <w:r w:rsidR="006020F4" w:rsidRPr="00FC6B00">
        <w:rPr>
          <w:rFonts w:ascii="Times New Roman" w:eastAsia="Calibri" w:hAnsi="Times New Roman" w:cs="Times New Roman"/>
          <w:sz w:val="24"/>
          <w:szCs w:val="24"/>
          <w:highlight w:val="green"/>
          <w:rPrChange w:id="2779" w:author="Соколов Сергей Вадимович" w:date="2024-01-22T08:59:00Z">
            <w:rPr>
              <w:rFonts w:ascii="Times New Roman" w:eastAsia="Calibri" w:hAnsi="Times New Roman" w:cs="Times New Roman"/>
              <w:sz w:val="24"/>
              <w:szCs w:val="24"/>
            </w:rPr>
          </w:rPrChange>
        </w:rPr>
        <w:t xml:space="preserve">в территориального планирования </w:t>
      </w:r>
      <w:r w:rsidRPr="00FC6B00">
        <w:rPr>
          <w:rFonts w:ascii="Times New Roman" w:eastAsia="Calibri" w:hAnsi="Times New Roman" w:cs="Times New Roman"/>
          <w:sz w:val="24"/>
          <w:szCs w:val="24"/>
          <w:highlight w:val="green"/>
          <w:rPrChange w:id="2780" w:author="Соколов Сергей Вадимович" w:date="2024-01-22T08:59:00Z">
            <w:rPr>
              <w:rFonts w:ascii="Times New Roman" w:eastAsia="Calibri" w:hAnsi="Times New Roman" w:cs="Times New Roman"/>
              <w:sz w:val="24"/>
              <w:szCs w:val="24"/>
            </w:rPr>
          </w:rPrChange>
        </w:rPr>
        <w:t>выполняются:</w:t>
      </w:r>
    </w:p>
    <w:p w14:paraId="581DD596" w14:textId="77777777" w:rsidR="005E5946" w:rsidRPr="00FC6B00" w:rsidRDefault="00CE5264" w:rsidP="00CE5264">
      <w:pPr>
        <w:pStyle w:val="aff1"/>
        <w:tabs>
          <w:tab w:val="left" w:pos="993"/>
        </w:tabs>
        <w:spacing w:line="360" w:lineRule="auto"/>
        <w:ind w:left="0" w:firstLine="709"/>
        <w:jc w:val="both"/>
        <w:rPr>
          <w:rFonts w:ascii="Times New Roman" w:hAnsi="Times New Roman" w:cs="Times New Roman"/>
          <w:sz w:val="24"/>
          <w:szCs w:val="24"/>
          <w:highlight w:val="green"/>
          <w:rPrChange w:id="2781"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82" w:author="Соколов Сергей Вадимович" w:date="2024-01-22T08:59:00Z">
            <w:rPr>
              <w:rFonts w:ascii="Times New Roman" w:hAnsi="Times New Roman" w:cs="Times New Roman"/>
              <w:sz w:val="24"/>
              <w:szCs w:val="24"/>
            </w:rPr>
          </w:rPrChange>
        </w:rPr>
        <w:t xml:space="preserve">- </w:t>
      </w:r>
      <w:r w:rsidR="00A93DA3" w:rsidRPr="00FC6B00">
        <w:rPr>
          <w:rFonts w:ascii="Times New Roman" w:hAnsi="Times New Roman" w:cs="Times New Roman"/>
          <w:sz w:val="24"/>
          <w:szCs w:val="24"/>
          <w:highlight w:val="green"/>
          <w:rPrChange w:id="2783" w:author="Соколов Сергей Вадимович" w:date="2024-01-22T08:59:00Z">
            <w:rPr>
              <w:rFonts w:ascii="Times New Roman" w:hAnsi="Times New Roman" w:cs="Times New Roman"/>
              <w:sz w:val="24"/>
              <w:szCs w:val="24"/>
            </w:rPr>
          </w:rPrChange>
        </w:rPr>
        <w:t>сбор и обработка материалов и данных прошлых лет (в том числе анализ имеющихся геологических, гидрогеологических и других карт соответствующего масштаба, архивных и фондовых материалов);</w:t>
      </w:r>
    </w:p>
    <w:p w14:paraId="0B97C43F" w14:textId="77777777" w:rsidR="00CA4BE0" w:rsidRPr="00FC6B00" w:rsidRDefault="00CE5264" w:rsidP="00CE5264">
      <w:pPr>
        <w:pStyle w:val="aff1"/>
        <w:tabs>
          <w:tab w:val="left" w:pos="993"/>
        </w:tabs>
        <w:spacing w:line="360" w:lineRule="auto"/>
        <w:ind w:left="0" w:firstLine="709"/>
        <w:jc w:val="both"/>
        <w:rPr>
          <w:rFonts w:ascii="Times New Roman" w:hAnsi="Times New Roman" w:cs="Times New Roman"/>
          <w:sz w:val="24"/>
          <w:szCs w:val="24"/>
          <w:highlight w:val="green"/>
          <w:rPrChange w:id="2784"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85" w:author="Соколов Сергей Вадимович" w:date="2024-01-22T08:59:00Z">
            <w:rPr>
              <w:rFonts w:ascii="Times New Roman" w:hAnsi="Times New Roman" w:cs="Times New Roman"/>
              <w:sz w:val="24"/>
              <w:szCs w:val="24"/>
            </w:rPr>
          </w:rPrChange>
        </w:rPr>
        <w:t xml:space="preserve">- </w:t>
      </w:r>
      <w:r w:rsidR="00CA4BE0" w:rsidRPr="00FC6B00">
        <w:rPr>
          <w:rFonts w:ascii="Times New Roman" w:hAnsi="Times New Roman" w:cs="Times New Roman"/>
          <w:sz w:val="24"/>
          <w:szCs w:val="24"/>
          <w:highlight w:val="green"/>
          <w:rPrChange w:id="2786" w:author="Соколов Сергей Вадимович" w:date="2024-01-22T08:59:00Z">
            <w:rPr>
              <w:rFonts w:ascii="Times New Roman" w:hAnsi="Times New Roman" w:cs="Times New Roman"/>
              <w:sz w:val="24"/>
              <w:szCs w:val="24"/>
            </w:rPr>
          </w:rPrChange>
        </w:rPr>
        <w:t>анализ сейсмичности и сейсмотектонических условий;</w:t>
      </w:r>
    </w:p>
    <w:p w14:paraId="585055D0" w14:textId="08DDA84F" w:rsidR="00A93DA3" w:rsidRPr="00FC6B00" w:rsidRDefault="00CE5264" w:rsidP="00CE5264">
      <w:pPr>
        <w:pStyle w:val="aff1"/>
        <w:tabs>
          <w:tab w:val="left" w:pos="993"/>
        </w:tabs>
        <w:spacing w:line="360" w:lineRule="auto"/>
        <w:ind w:left="0" w:firstLine="709"/>
        <w:jc w:val="both"/>
        <w:rPr>
          <w:rFonts w:ascii="Times New Roman" w:hAnsi="Times New Roman" w:cs="Times New Roman"/>
          <w:sz w:val="24"/>
          <w:szCs w:val="24"/>
          <w:highlight w:val="green"/>
          <w:rPrChange w:id="2787"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88" w:author="Соколов Сергей Вадимович" w:date="2024-01-22T08:59:00Z">
            <w:rPr>
              <w:rFonts w:ascii="Times New Roman" w:hAnsi="Times New Roman" w:cs="Times New Roman"/>
              <w:sz w:val="24"/>
              <w:szCs w:val="24"/>
            </w:rPr>
          </w:rPrChange>
        </w:rPr>
        <w:t>-</w:t>
      </w:r>
      <w:r w:rsidR="002C0B83" w:rsidRPr="00FC6B00">
        <w:rPr>
          <w:rFonts w:ascii="Times New Roman" w:hAnsi="Times New Roman" w:cs="Times New Roman"/>
          <w:sz w:val="24"/>
          <w:szCs w:val="24"/>
          <w:highlight w:val="green"/>
          <w:rPrChange w:id="2789" w:author="Соколов Сергей Вадимович" w:date="2024-01-22T08:59:00Z">
            <w:rPr>
              <w:rFonts w:ascii="Times New Roman" w:hAnsi="Times New Roman" w:cs="Times New Roman"/>
              <w:sz w:val="24"/>
              <w:szCs w:val="24"/>
            </w:rPr>
          </w:rPrChange>
        </w:rPr>
        <w:t xml:space="preserve"> </w:t>
      </w:r>
      <w:r w:rsidR="00A93DA3" w:rsidRPr="00FC6B00">
        <w:rPr>
          <w:rFonts w:ascii="Times New Roman" w:hAnsi="Times New Roman" w:cs="Times New Roman"/>
          <w:sz w:val="24"/>
          <w:szCs w:val="24"/>
          <w:highlight w:val="green"/>
          <w:rPrChange w:id="2790" w:author="Соколов Сергей Вадимович" w:date="2024-01-22T08:59:00Z">
            <w:rPr>
              <w:rFonts w:ascii="Times New Roman" w:hAnsi="Times New Roman" w:cs="Times New Roman"/>
              <w:sz w:val="24"/>
              <w:szCs w:val="24"/>
            </w:rPr>
          </w:rPrChange>
        </w:rPr>
        <w:t xml:space="preserve">дешифрирование </w:t>
      </w:r>
      <w:r w:rsidR="00B40743" w:rsidRPr="00FC6B00">
        <w:rPr>
          <w:rFonts w:ascii="Times New Roman" w:hAnsi="Times New Roman" w:cs="Times New Roman"/>
          <w:sz w:val="24"/>
          <w:szCs w:val="24"/>
          <w:highlight w:val="green"/>
          <w:rPrChange w:id="2791" w:author="Соколов Сергей Вадимович" w:date="2024-01-22T08:59:00Z">
            <w:rPr>
              <w:rFonts w:ascii="Times New Roman" w:hAnsi="Times New Roman" w:cs="Times New Roman"/>
              <w:sz w:val="24"/>
              <w:szCs w:val="24"/>
            </w:rPr>
          </w:rPrChange>
        </w:rPr>
        <w:t>аэро- и космических материалов</w:t>
      </w:r>
      <w:r w:rsidR="00B40743" w:rsidRPr="00FC6B00">
        <w:rPr>
          <w:rFonts w:ascii="Times New Roman" w:hAnsi="Times New Roman" w:cs="Times New Roman"/>
          <w:highlight w:val="green"/>
          <w:rPrChange w:id="2792" w:author="Соколов Сергей Вадимович" w:date="2024-01-22T08:59:00Z">
            <w:rPr>
              <w:rFonts w:ascii="Times New Roman" w:hAnsi="Times New Roman" w:cs="Times New Roman"/>
            </w:rPr>
          </w:rPrChange>
        </w:rPr>
        <w:t xml:space="preserve"> </w:t>
      </w:r>
      <w:r w:rsidR="00670247" w:rsidRPr="00FC6B00">
        <w:rPr>
          <w:rFonts w:ascii="Times New Roman" w:hAnsi="Times New Roman" w:cs="Times New Roman"/>
          <w:highlight w:val="green"/>
          <w:rPrChange w:id="2793" w:author="Соколов Сергей Вадимович" w:date="2024-01-22T08:59:00Z">
            <w:rPr>
              <w:rFonts w:ascii="Times New Roman" w:hAnsi="Times New Roman" w:cs="Times New Roman"/>
            </w:rPr>
          </w:rPrChange>
        </w:rPr>
        <w:t>(</w:t>
      </w:r>
      <w:r w:rsidR="00670247" w:rsidRPr="00FC6B00">
        <w:rPr>
          <w:rFonts w:ascii="Times New Roman" w:hAnsi="Times New Roman" w:cs="Times New Roman"/>
          <w:sz w:val="24"/>
          <w:szCs w:val="24"/>
          <w:highlight w:val="green"/>
          <w:rPrChange w:id="2794" w:author="Соколов Сергей Вадимович" w:date="2024-01-22T08:59:00Z">
            <w:rPr>
              <w:rFonts w:ascii="Times New Roman" w:hAnsi="Times New Roman" w:cs="Times New Roman"/>
              <w:sz w:val="24"/>
              <w:szCs w:val="24"/>
            </w:rPr>
          </w:rPrChange>
        </w:rPr>
        <w:t>в том числе спутниковой радиоинтерферометрии) с ретроспективным</w:t>
      </w:r>
      <w:r w:rsidR="00A93DA3" w:rsidRPr="00FC6B00">
        <w:rPr>
          <w:rFonts w:ascii="Times New Roman" w:hAnsi="Times New Roman" w:cs="Times New Roman"/>
          <w:sz w:val="24"/>
          <w:szCs w:val="24"/>
          <w:highlight w:val="green"/>
          <w:rPrChange w:id="2795" w:author="Соколов Сергей Вадимович" w:date="2024-01-22T08:59:00Z">
            <w:rPr>
              <w:rFonts w:ascii="Times New Roman" w:hAnsi="Times New Roman" w:cs="Times New Roman"/>
              <w:sz w:val="24"/>
              <w:szCs w:val="24"/>
            </w:rPr>
          </w:rPrChange>
        </w:rPr>
        <w:t xml:space="preserve"> их анализ</w:t>
      </w:r>
      <w:r w:rsidR="00670247" w:rsidRPr="00FC6B00">
        <w:rPr>
          <w:rFonts w:ascii="Times New Roman" w:hAnsi="Times New Roman" w:cs="Times New Roman"/>
          <w:sz w:val="24"/>
          <w:szCs w:val="24"/>
          <w:highlight w:val="green"/>
          <w:rPrChange w:id="2796" w:author="Соколов Сергей Вадимович" w:date="2024-01-22T08:59:00Z">
            <w:rPr>
              <w:rFonts w:ascii="Times New Roman" w:hAnsi="Times New Roman" w:cs="Times New Roman"/>
              <w:sz w:val="24"/>
              <w:szCs w:val="24"/>
            </w:rPr>
          </w:rPrChange>
        </w:rPr>
        <w:t>ом</w:t>
      </w:r>
      <w:r w:rsidR="00A93DA3" w:rsidRPr="00FC6B00">
        <w:rPr>
          <w:rFonts w:ascii="Times New Roman" w:hAnsi="Times New Roman" w:cs="Times New Roman"/>
          <w:sz w:val="24"/>
          <w:szCs w:val="24"/>
          <w:highlight w:val="green"/>
          <w:rPrChange w:id="2797" w:author="Соколов Сергей Вадимович" w:date="2024-01-22T08:59:00Z">
            <w:rPr>
              <w:rFonts w:ascii="Times New Roman" w:hAnsi="Times New Roman" w:cs="Times New Roman"/>
              <w:sz w:val="24"/>
              <w:szCs w:val="24"/>
            </w:rPr>
          </w:rPrChange>
        </w:rPr>
        <w:t xml:space="preserve"> для оценки интенсивности развития оползневых процессов;</w:t>
      </w:r>
    </w:p>
    <w:p w14:paraId="1CF8FDDB" w14:textId="0C22C7A9" w:rsidR="00A93DA3" w:rsidRPr="00FC6B00" w:rsidRDefault="00CE5264" w:rsidP="00CE5264">
      <w:pPr>
        <w:pStyle w:val="aff1"/>
        <w:tabs>
          <w:tab w:val="left" w:pos="993"/>
        </w:tabs>
        <w:spacing w:line="360" w:lineRule="auto"/>
        <w:ind w:left="0" w:firstLine="709"/>
        <w:jc w:val="both"/>
        <w:rPr>
          <w:rFonts w:ascii="Times New Roman" w:hAnsi="Times New Roman" w:cs="Times New Roman"/>
          <w:sz w:val="24"/>
          <w:szCs w:val="24"/>
          <w:highlight w:val="green"/>
          <w:rPrChange w:id="2798"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799" w:author="Соколов Сергей Вадимович" w:date="2024-01-22T08:59:00Z">
            <w:rPr>
              <w:rFonts w:ascii="Times New Roman" w:hAnsi="Times New Roman" w:cs="Times New Roman"/>
              <w:sz w:val="24"/>
              <w:szCs w:val="24"/>
            </w:rPr>
          </w:rPrChange>
        </w:rPr>
        <w:t>-</w:t>
      </w:r>
      <w:r w:rsidR="002C0B83" w:rsidRPr="00FC6B00">
        <w:rPr>
          <w:rFonts w:ascii="Times New Roman" w:hAnsi="Times New Roman" w:cs="Times New Roman"/>
          <w:sz w:val="24"/>
          <w:szCs w:val="24"/>
          <w:highlight w:val="green"/>
          <w:rPrChange w:id="2800" w:author="Соколов Сергей Вадимович" w:date="2024-01-22T08:59:00Z">
            <w:rPr>
              <w:rFonts w:ascii="Times New Roman" w:hAnsi="Times New Roman" w:cs="Times New Roman"/>
              <w:sz w:val="24"/>
              <w:szCs w:val="24"/>
            </w:rPr>
          </w:rPrChange>
        </w:rPr>
        <w:t xml:space="preserve"> </w:t>
      </w:r>
      <w:r w:rsidR="00A93DA3" w:rsidRPr="00FC6B00">
        <w:rPr>
          <w:rFonts w:ascii="Times New Roman" w:hAnsi="Times New Roman" w:cs="Times New Roman"/>
          <w:sz w:val="24"/>
          <w:szCs w:val="24"/>
          <w:highlight w:val="green"/>
          <w:rPrChange w:id="2801" w:author="Соколов Сергей Вадимович" w:date="2024-01-22T08:59:00Z">
            <w:rPr>
              <w:rFonts w:ascii="Times New Roman" w:hAnsi="Times New Roman" w:cs="Times New Roman"/>
              <w:sz w:val="24"/>
              <w:szCs w:val="24"/>
            </w:rPr>
          </w:rPrChange>
        </w:rPr>
        <w:t>рекогносцировочное обследование</w:t>
      </w:r>
      <w:r w:rsidR="00B46CB9" w:rsidRPr="00FC6B00">
        <w:rPr>
          <w:rFonts w:ascii="Times New Roman" w:hAnsi="Times New Roman" w:cs="Times New Roman"/>
          <w:sz w:val="24"/>
          <w:szCs w:val="24"/>
          <w:highlight w:val="green"/>
          <w:rPrChange w:id="2802" w:author="Соколов Сергей Вадимович" w:date="2024-01-22T08:59:00Z">
            <w:rPr>
              <w:rFonts w:ascii="Times New Roman" w:hAnsi="Times New Roman" w:cs="Times New Roman"/>
              <w:sz w:val="24"/>
              <w:szCs w:val="24"/>
            </w:rPr>
          </w:rPrChange>
        </w:rPr>
        <w:t xml:space="preserve"> </w:t>
      </w:r>
      <w:r w:rsidR="00430CB2" w:rsidRPr="00FC6B00">
        <w:rPr>
          <w:rFonts w:ascii="Times New Roman" w:hAnsi="Times New Roman" w:cs="Times New Roman"/>
          <w:sz w:val="24"/>
          <w:szCs w:val="24"/>
          <w:highlight w:val="green"/>
          <w:rPrChange w:id="2803" w:author="Соколов Сергей Вадимович" w:date="2024-01-22T08:59:00Z">
            <w:rPr>
              <w:rFonts w:ascii="Times New Roman" w:hAnsi="Times New Roman" w:cs="Times New Roman"/>
              <w:sz w:val="24"/>
              <w:szCs w:val="24"/>
            </w:rPr>
          </w:rPrChange>
        </w:rPr>
        <w:t>(</w:t>
      </w:r>
      <w:r w:rsidR="00A93DA3" w:rsidRPr="00FC6B00">
        <w:rPr>
          <w:rFonts w:ascii="Times New Roman" w:hAnsi="Times New Roman" w:cs="Times New Roman"/>
          <w:sz w:val="24"/>
          <w:szCs w:val="24"/>
          <w:highlight w:val="green"/>
          <w:rPrChange w:id="2804" w:author="Соколов Сергей Вадимович" w:date="2024-01-22T08:59:00Z">
            <w:rPr>
              <w:rFonts w:ascii="Times New Roman" w:hAnsi="Times New Roman" w:cs="Times New Roman"/>
              <w:sz w:val="24"/>
              <w:szCs w:val="24"/>
            </w:rPr>
          </w:rPrChange>
        </w:rPr>
        <w:t xml:space="preserve">при недостаточности собранных материалов изысканий прошлых лет, </w:t>
      </w:r>
      <w:r w:rsidR="00B40743" w:rsidRPr="00FC6B00">
        <w:rPr>
          <w:rFonts w:ascii="Times New Roman" w:hAnsi="Times New Roman" w:cs="Times New Roman"/>
          <w:sz w:val="24"/>
          <w:szCs w:val="24"/>
          <w:highlight w:val="green"/>
          <w:rPrChange w:id="2805" w:author="Соколов Сергей Вадимович" w:date="2024-01-22T08:59:00Z">
            <w:rPr>
              <w:rFonts w:ascii="Times New Roman" w:hAnsi="Times New Roman" w:cs="Times New Roman"/>
              <w:sz w:val="24"/>
              <w:szCs w:val="24"/>
            </w:rPr>
          </w:rPrChange>
        </w:rPr>
        <w:t xml:space="preserve">аэро- и космических материалов </w:t>
      </w:r>
      <w:r w:rsidR="00A93DA3" w:rsidRPr="00FC6B00">
        <w:rPr>
          <w:rFonts w:ascii="Times New Roman" w:hAnsi="Times New Roman" w:cs="Times New Roman"/>
          <w:sz w:val="24"/>
          <w:szCs w:val="24"/>
          <w:highlight w:val="green"/>
          <w:rPrChange w:id="2806" w:author="Соколов Сергей Вадимович" w:date="2024-01-22T08:59:00Z">
            <w:rPr>
              <w:rFonts w:ascii="Times New Roman" w:hAnsi="Times New Roman" w:cs="Times New Roman"/>
              <w:sz w:val="24"/>
              <w:szCs w:val="24"/>
            </w:rPr>
          </w:rPrChange>
        </w:rPr>
        <w:t>и других данных</w:t>
      </w:r>
      <w:r w:rsidR="00430CB2" w:rsidRPr="00FC6B00">
        <w:rPr>
          <w:rFonts w:ascii="Times New Roman" w:hAnsi="Times New Roman" w:cs="Times New Roman"/>
          <w:sz w:val="24"/>
          <w:szCs w:val="24"/>
          <w:highlight w:val="green"/>
          <w:rPrChange w:id="2807" w:author="Соколов Сергей Вадимович" w:date="2024-01-22T08:59:00Z">
            <w:rPr>
              <w:rFonts w:ascii="Times New Roman" w:hAnsi="Times New Roman" w:cs="Times New Roman"/>
              <w:sz w:val="24"/>
              <w:szCs w:val="24"/>
            </w:rPr>
          </w:rPrChange>
        </w:rPr>
        <w:t>)</w:t>
      </w:r>
      <w:r w:rsidR="00A93DA3" w:rsidRPr="00FC6B00">
        <w:rPr>
          <w:rFonts w:ascii="Times New Roman" w:hAnsi="Times New Roman" w:cs="Times New Roman"/>
          <w:sz w:val="24"/>
          <w:szCs w:val="24"/>
          <w:highlight w:val="green"/>
          <w:rPrChange w:id="2808" w:author="Соколов Сергей Вадимович" w:date="2024-01-22T08:59:00Z">
            <w:rPr>
              <w:rFonts w:ascii="Times New Roman" w:hAnsi="Times New Roman" w:cs="Times New Roman"/>
              <w:sz w:val="24"/>
              <w:szCs w:val="24"/>
            </w:rPr>
          </w:rPrChange>
        </w:rPr>
        <w:t>.</w:t>
      </w:r>
    </w:p>
    <w:p w14:paraId="172F869D" w14:textId="77777777" w:rsidR="002562AE" w:rsidRPr="00FC6B00" w:rsidRDefault="006020F4" w:rsidP="00AA3FB8">
      <w:pPr>
        <w:pStyle w:val="aff1"/>
        <w:numPr>
          <w:ilvl w:val="2"/>
          <w:numId w:val="15"/>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2809" w:author="Соколов Сергей Вадимович" w:date="2024-01-22T08:59: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810" w:author="Соколов Сергей Вадимович" w:date="2024-01-22T08:59:00Z">
            <w:rPr>
              <w:rFonts w:ascii="Times New Roman" w:eastAsia="Calibri" w:hAnsi="Times New Roman" w:cs="Times New Roman"/>
              <w:sz w:val="24"/>
              <w:szCs w:val="24"/>
            </w:rPr>
          </w:rPrChange>
        </w:rPr>
        <w:t>В составе инженерно-геологических изысканий для подготовки документации по планировке территории и выбора площадок (трасс) строительства выполняются:</w:t>
      </w:r>
    </w:p>
    <w:p w14:paraId="154BF687" w14:textId="77777777" w:rsidR="006020F4" w:rsidRPr="00FC6B00" w:rsidRDefault="003B574F" w:rsidP="003B574F">
      <w:pPr>
        <w:pStyle w:val="aff1"/>
        <w:tabs>
          <w:tab w:val="left" w:pos="990"/>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2811"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812" w:author="Соколов Сергей Вадимович" w:date="2024-01-22T08:59:00Z">
            <w:rPr>
              <w:rFonts w:ascii="Times New Roman" w:hAnsi="Times New Roman" w:cs="Times New Roman"/>
              <w:sz w:val="24"/>
              <w:szCs w:val="24"/>
            </w:rPr>
          </w:rPrChange>
        </w:rPr>
        <w:t xml:space="preserve">- </w:t>
      </w:r>
      <w:r w:rsidR="006020F4" w:rsidRPr="00FC6B00">
        <w:rPr>
          <w:rFonts w:ascii="Times New Roman" w:hAnsi="Times New Roman" w:cs="Times New Roman"/>
          <w:sz w:val="24"/>
          <w:szCs w:val="24"/>
          <w:highlight w:val="green"/>
          <w:rPrChange w:id="2813" w:author="Соколов Сергей Вадимович" w:date="2024-01-22T08:59:00Z">
            <w:rPr>
              <w:rFonts w:ascii="Times New Roman" w:hAnsi="Times New Roman" w:cs="Times New Roman"/>
              <w:sz w:val="24"/>
              <w:szCs w:val="24"/>
            </w:rPr>
          </w:rPrChange>
        </w:rPr>
        <w:t>сбор и обработка материалов и данных прошлых лет;</w:t>
      </w:r>
    </w:p>
    <w:p w14:paraId="1E3D4315" w14:textId="4894BB46" w:rsidR="006020F4" w:rsidRPr="00FC6B00" w:rsidRDefault="003B574F" w:rsidP="003B574F">
      <w:pPr>
        <w:pStyle w:val="aff1"/>
        <w:tabs>
          <w:tab w:val="left" w:pos="990"/>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2814"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815" w:author="Соколов Сергей Вадимович" w:date="2024-01-22T08:59:00Z">
            <w:rPr>
              <w:rFonts w:ascii="Times New Roman" w:hAnsi="Times New Roman" w:cs="Times New Roman"/>
              <w:sz w:val="24"/>
              <w:szCs w:val="24"/>
            </w:rPr>
          </w:rPrChange>
        </w:rPr>
        <w:t>-</w:t>
      </w:r>
      <w:r w:rsidR="002C0B83" w:rsidRPr="00FC6B00">
        <w:rPr>
          <w:rFonts w:ascii="Times New Roman" w:hAnsi="Times New Roman" w:cs="Times New Roman"/>
          <w:sz w:val="24"/>
          <w:szCs w:val="24"/>
          <w:highlight w:val="green"/>
          <w:rPrChange w:id="2816" w:author="Соколов Сергей Вадимович" w:date="2024-01-22T08:59:00Z">
            <w:rPr>
              <w:rFonts w:ascii="Times New Roman" w:hAnsi="Times New Roman" w:cs="Times New Roman"/>
              <w:sz w:val="24"/>
              <w:szCs w:val="24"/>
            </w:rPr>
          </w:rPrChange>
        </w:rPr>
        <w:t xml:space="preserve"> </w:t>
      </w:r>
      <w:r w:rsidR="006020F4" w:rsidRPr="00FC6B00">
        <w:rPr>
          <w:rFonts w:ascii="Times New Roman" w:hAnsi="Times New Roman" w:cs="Times New Roman"/>
          <w:sz w:val="24"/>
          <w:szCs w:val="24"/>
          <w:highlight w:val="green"/>
          <w:rPrChange w:id="2817" w:author="Соколов Сергей Вадимович" w:date="2024-01-22T08:59:00Z">
            <w:rPr>
              <w:rFonts w:ascii="Times New Roman" w:hAnsi="Times New Roman" w:cs="Times New Roman"/>
              <w:sz w:val="24"/>
              <w:szCs w:val="24"/>
            </w:rPr>
          </w:rPrChange>
        </w:rPr>
        <w:t xml:space="preserve">дешифрирование </w:t>
      </w:r>
      <w:r w:rsidR="00B40743" w:rsidRPr="00FC6B00">
        <w:rPr>
          <w:rFonts w:ascii="Times New Roman" w:hAnsi="Times New Roman" w:cs="Times New Roman"/>
          <w:sz w:val="24"/>
          <w:szCs w:val="24"/>
          <w:highlight w:val="green"/>
          <w:rPrChange w:id="2818" w:author="Соколов Сергей Вадимович" w:date="2024-01-22T08:59:00Z">
            <w:rPr>
              <w:rFonts w:ascii="Times New Roman" w:hAnsi="Times New Roman" w:cs="Times New Roman"/>
              <w:sz w:val="24"/>
              <w:szCs w:val="24"/>
            </w:rPr>
          </w:rPrChange>
        </w:rPr>
        <w:t>аэро- и космических материалов</w:t>
      </w:r>
      <w:r w:rsidR="00B40743" w:rsidRPr="00FC6B00">
        <w:rPr>
          <w:rFonts w:ascii="Times New Roman" w:hAnsi="Times New Roman" w:cs="Times New Roman"/>
          <w:highlight w:val="green"/>
          <w:rPrChange w:id="2819" w:author="Соколов Сергей Вадимович" w:date="2024-01-22T08:59:00Z">
            <w:rPr>
              <w:rFonts w:ascii="Times New Roman" w:hAnsi="Times New Roman" w:cs="Times New Roman"/>
            </w:rPr>
          </w:rPrChange>
        </w:rPr>
        <w:t xml:space="preserve"> </w:t>
      </w:r>
      <w:r w:rsidR="00E56DE9" w:rsidRPr="00FC6B00">
        <w:rPr>
          <w:rFonts w:ascii="Times New Roman" w:hAnsi="Times New Roman" w:cs="Times New Roman"/>
          <w:highlight w:val="green"/>
          <w:rPrChange w:id="2820" w:author="Соколов Сергей Вадимович" w:date="2024-01-22T08:59:00Z">
            <w:rPr>
              <w:rFonts w:ascii="Times New Roman" w:hAnsi="Times New Roman" w:cs="Times New Roman"/>
            </w:rPr>
          </w:rPrChange>
        </w:rPr>
        <w:t>(</w:t>
      </w:r>
      <w:r w:rsidR="00E56DE9" w:rsidRPr="00FC6B00">
        <w:rPr>
          <w:rFonts w:ascii="Times New Roman" w:hAnsi="Times New Roman" w:cs="Times New Roman"/>
          <w:sz w:val="24"/>
          <w:szCs w:val="24"/>
          <w:highlight w:val="green"/>
          <w:rPrChange w:id="2821" w:author="Соколов Сергей Вадимович" w:date="2024-01-22T08:59:00Z">
            <w:rPr>
              <w:rFonts w:ascii="Times New Roman" w:hAnsi="Times New Roman" w:cs="Times New Roman"/>
              <w:sz w:val="24"/>
              <w:szCs w:val="24"/>
            </w:rPr>
          </w:rPrChange>
        </w:rPr>
        <w:t>в том числе спутниковой радиоинтерферометрии) с ретроспективным их анализом для оценки интенсивности развития оползневых процессов</w:t>
      </w:r>
      <w:r w:rsidR="006020F4" w:rsidRPr="00FC6B00">
        <w:rPr>
          <w:rFonts w:ascii="Times New Roman" w:hAnsi="Times New Roman" w:cs="Times New Roman"/>
          <w:sz w:val="24"/>
          <w:szCs w:val="24"/>
          <w:highlight w:val="green"/>
          <w:rPrChange w:id="2822" w:author="Соколов Сергей Вадимович" w:date="2024-01-22T08:59:00Z">
            <w:rPr>
              <w:rFonts w:ascii="Times New Roman" w:hAnsi="Times New Roman" w:cs="Times New Roman"/>
              <w:sz w:val="24"/>
              <w:szCs w:val="24"/>
            </w:rPr>
          </w:rPrChange>
        </w:rPr>
        <w:t>;</w:t>
      </w:r>
    </w:p>
    <w:p w14:paraId="2F432C49" w14:textId="77777777" w:rsidR="006020F4" w:rsidRPr="00FC6B00" w:rsidRDefault="003B574F" w:rsidP="003B574F">
      <w:pPr>
        <w:pStyle w:val="aff1"/>
        <w:tabs>
          <w:tab w:val="left" w:pos="990"/>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2823"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824" w:author="Соколов Сергей Вадимович" w:date="2024-01-22T08:59:00Z">
            <w:rPr>
              <w:rFonts w:ascii="Times New Roman" w:hAnsi="Times New Roman" w:cs="Times New Roman"/>
              <w:sz w:val="24"/>
              <w:szCs w:val="24"/>
            </w:rPr>
          </w:rPrChange>
        </w:rPr>
        <w:t xml:space="preserve">- </w:t>
      </w:r>
      <w:r w:rsidR="006020F4" w:rsidRPr="00FC6B00">
        <w:rPr>
          <w:rFonts w:ascii="Times New Roman" w:hAnsi="Times New Roman" w:cs="Times New Roman"/>
          <w:sz w:val="24"/>
          <w:szCs w:val="24"/>
          <w:highlight w:val="green"/>
          <w:rPrChange w:id="2825" w:author="Соколов Сергей Вадимович" w:date="2024-01-22T08:59:00Z">
            <w:rPr>
              <w:rFonts w:ascii="Times New Roman" w:hAnsi="Times New Roman" w:cs="Times New Roman"/>
              <w:sz w:val="24"/>
              <w:szCs w:val="24"/>
            </w:rPr>
          </w:rPrChange>
        </w:rPr>
        <w:t>рекогносцировочное обследование;</w:t>
      </w:r>
    </w:p>
    <w:p w14:paraId="3F06B414" w14:textId="77777777" w:rsidR="006020F4" w:rsidRPr="00FC6B00" w:rsidRDefault="003B574F" w:rsidP="003B574F">
      <w:pPr>
        <w:pStyle w:val="aff1"/>
        <w:tabs>
          <w:tab w:val="left" w:pos="990"/>
        </w:tabs>
        <w:autoSpaceDE/>
        <w:autoSpaceDN/>
        <w:adjustRightInd/>
        <w:spacing w:line="360" w:lineRule="auto"/>
        <w:ind w:left="0" w:firstLine="709"/>
        <w:contextualSpacing w:val="0"/>
        <w:jc w:val="both"/>
        <w:rPr>
          <w:rFonts w:ascii="Times New Roman" w:hAnsi="Times New Roman" w:cs="Times New Roman"/>
          <w:sz w:val="24"/>
          <w:szCs w:val="24"/>
          <w:highlight w:val="green"/>
          <w:rPrChange w:id="2826" w:author="Соколов Сергей Вадимович" w:date="2024-01-22T08:59: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827" w:author="Соколов Сергей Вадимович" w:date="2024-01-22T08:59:00Z">
            <w:rPr>
              <w:rFonts w:ascii="Times New Roman" w:hAnsi="Times New Roman" w:cs="Times New Roman"/>
              <w:sz w:val="24"/>
              <w:szCs w:val="24"/>
            </w:rPr>
          </w:rPrChange>
        </w:rPr>
        <w:t xml:space="preserve">- </w:t>
      </w:r>
      <w:r w:rsidR="006020F4" w:rsidRPr="00FC6B00">
        <w:rPr>
          <w:rFonts w:ascii="Times New Roman" w:hAnsi="Times New Roman" w:cs="Times New Roman"/>
          <w:sz w:val="24"/>
          <w:szCs w:val="24"/>
          <w:highlight w:val="green"/>
          <w:rPrChange w:id="2828" w:author="Соколов Сергей Вадимович" w:date="2024-01-22T08:59:00Z">
            <w:rPr>
              <w:rFonts w:ascii="Times New Roman" w:hAnsi="Times New Roman" w:cs="Times New Roman"/>
              <w:sz w:val="24"/>
              <w:szCs w:val="24"/>
            </w:rPr>
          </w:rPrChange>
        </w:rPr>
        <w:t>инженерно-геологическая съемка.</w:t>
      </w:r>
    </w:p>
    <w:p w14:paraId="7F3728A5" w14:textId="4CE1968A" w:rsidR="0051011A" w:rsidRPr="00FC6B00" w:rsidRDefault="00F51565"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829" w:author="Соколов Сергей Вадимович" w:date="2024-01-22T08:59: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830" w:author="Соколов Сергей Вадимович" w:date="2024-01-22T08:59:00Z">
            <w:rPr>
              <w:rFonts w:ascii="Times New Roman" w:eastAsia="Calibri" w:hAnsi="Times New Roman" w:cs="Times New Roman"/>
              <w:sz w:val="24"/>
              <w:szCs w:val="24"/>
            </w:rPr>
          </w:rPrChange>
        </w:rPr>
        <w:t>Р</w:t>
      </w:r>
      <w:r w:rsidR="007C390E" w:rsidRPr="00FC6B00">
        <w:rPr>
          <w:rFonts w:ascii="Times New Roman" w:eastAsia="Calibri" w:hAnsi="Times New Roman" w:cs="Times New Roman"/>
          <w:sz w:val="24"/>
          <w:szCs w:val="24"/>
          <w:highlight w:val="green"/>
          <w:rPrChange w:id="2831" w:author="Соколов Сергей Вадимович" w:date="2024-01-22T08:59:00Z">
            <w:rPr>
              <w:rFonts w:ascii="Times New Roman" w:eastAsia="Calibri" w:hAnsi="Times New Roman" w:cs="Times New Roman"/>
              <w:sz w:val="24"/>
              <w:szCs w:val="24"/>
            </w:rPr>
          </w:rPrChange>
        </w:rPr>
        <w:t>езультаты д</w:t>
      </w:r>
      <w:r w:rsidR="0091086B" w:rsidRPr="00FC6B00">
        <w:rPr>
          <w:rFonts w:ascii="Times New Roman" w:eastAsia="Calibri" w:hAnsi="Times New Roman" w:cs="Times New Roman"/>
          <w:sz w:val="24"/>
          <w:szCs w:val="24"/>
          <w:highlight w:val="green"/>
          <w:rPrChange w:id="2832" w:author="Соколов Сергей Вадимович" w:date="2024-01-22T08:59:00Z">
            <w:rPr>
              <w:rFonts w:ascii="Times New Roman" w:eastAsia="Calibri" w:hAnsi="Times New Roman" w:cs="Times New Roman"/>
              <w:sz w:val="24"/>
              <w:szCs w:val="24"/>
            </w:rPr>
          </w:rPrChange>
        </w:rPr>
        <w:t>ешифрировани</w:t>
      </w:r>
      <w:r w:rsidR="007C390E" w:rsidRPr="00FC6B00">
        <w:rPr>
          <w:rFonts w:ascii="Times New Roman" w:eastAsia="Calibri" w:hAnsi="Times New Roman" w:cs="Times New Roman"/>
          <w:sz w:val="24"/>
          <w:szCs w:val="24"/>
          <w:highlight w:val="green"/>
          <w:rPrChange w:id="2833" w:author="Соколов Сергей Вадимович" w:date="2024-01-22T08:59:00Z">
            <w:rPr>
              <w:rFonts w:ascii="Times New Roman" w:eastAsia="Calibri" w:hAnsi="Times New Roman" w:cs="Times New Roman"/>
              <w:sz w:val="24"/>
              <w:szCs w:val="24"/>
            </w:rPr>
          </w:rPrChange>
        </w:rPr>
        <w:t>я</w:t>
      </w:r>
      <w:r w:rsidR="0091086B" w:rsidRPr="00FC6B00">
        <w:rPr>
          <w:rFonts w:ascii="Times New Roman" w:eastAsia="Calibri" w:hAnsi="Times New Roman" w:cs="Times New Roman"/>
          <w:sz w:val="24"/>
          <w:szCs w:val="24"/>
          <w:highlight w:val="green"/>
          <w:rPrChange w:id="2834" w:author="Соколов Сергей Вадимович" w:date="2024-01-22T08:59:00Z">
            <w:rPr>
              <w:rFonts w:ascii="Times New Roman" w:eastAsia="Calibri" w:hAnsi="Times New Roman" w:cs="Times New Roman"/>
              <w:sz w:val="24"/>
              <w:szCs w:val="24"/>
            </w:rPr>
          </w:rPrChange>
        </w:rPr>
        <w:t xml:space="preserve"> </w:t>
      </w:r>
      <w:r w:rsidR="00B40743" w:rsidRPr="00FC6B00">
        <w:rPr>
          <w:rFonts w:ascii="Times New Roman" w:hAnsi="Times New Roman" w:cs="Times New Roman"/>
          <w:sz w:val="24"/>
          <w:szCs w:val="24"/>
          <w:highlight w:val="green"/>
          <w:rPrChange w:id="2835" w:author="Соколов Сергей Вадимович" w:date="2024-01-22T08:59:00Z">
            <w:rPr>
              <w:rFonts w:ascii="Times New Roman" w:hAnsi="Times New Roman" w:cs="Times New Roman"/>
              <w:sz w:val="24"/>
              <w:szCs w:val="24"/>
            </w:rPr>
          </w:rPrChange>
        </w:rPr>
        <w:t>аэро- и космических материалов</w:t>
      </w:r>
      <w:r w:rsidR="007C390E" w:rsidRPr="00FC6B00">
        <w:rPr>
          <w:rFonts w:ascii="Times New Roman" w:eastAsia="Calibri" w:hAnsi="Times New Roman" w:cs="Times New Roman"/>
          <w:sz w:val="24"/>
          <w:szCs w:val="24"/>
          <w:highlight w:val="green"/>
          <w:rPrChange w:id="2836" w:author="Соколов Сергей Вадимович" w:date="2024-01-22T08:59:00Z">
            <w:rPr>
              <w:rFonts w:ascii="Times New Roman" w:eastAsia="Calibri" w:hAnsi="Times New Roman" w:cs="Times New Roman"/>
              <w:sz w:val="24"/>
              <w:szCs w:val="24"/>
            </w:rPr>
          </w:rPrChange>
        </w:rPr>
        <w:t>,</w:t>
      </w:r>
      <w:r w:rsidR="0091086B" w:rsidRPr="00FC6B00">
        <w:rPr>
          <w:rFonts w:ascii="Times New Roman" w:eastAsia="Calibri" w:hAnsi="Times New Roman" w:cs="Times New Roman"/>
          <w:sz w:val="24"/>
          <w:szCs w:val="24"/>
          <w:highlight w:val="green"/>
          <w:rPrChange w:id="2837" w:author="Соколов Сергей Вадимович" w:date="2024-01-22T08:59:00Z">
            <w:rPr>
              <w:rFonts w:ascii="Times New Roman" w:eastAsia="Calibri" w:hAnsi="Times New Roman" w:cs="Times New Roman"/>
              <w:sz w:val="24"/>
              <w:szCs w:val="24"/>
            </w:rPr>
          </w:rPrChange>
        </w:rPr>
        <w:t xml:space="preserve"> выполненно</w:t>
      </w:r>
      <w:r w:rsidR="007C390E" w:rsidRPr="00FC6B00">
        <w:rPr>
          <w:rFonts w:ascii="Times New Roman" w:eastAsia="Calibri" w:hAnsi="Times New Roman" w:cs="Times New Roman"/>
          <w:sz w:val="24"/>
          <w:szCs w:val="24"/>
          <w:highlight w:val="green"/>
          <w:rPrChange w:id="2838" w:author="Соколов Сергей Вадимович" w:date="2024-01-22T08:59:00Z">
            <w:rPr>
              <w:rFonts w:ascii="Times New Roman" w:eastAsia="Calibri" w:hAnsi="Times New Roman" w:cs="Times New Roman"/>
              <w:sz w:val="24"/>
              <w:szCs w:val="24"/>
            </w:rPr>
          </w:rPrChange>
        </w:rPr>
        <w:t xml:space="preserve">го </w:t>
      </w:r>
      <w:r w:rsidR="0091086B" w:rsidRPr="00FC6B00">
        <w:rPr>
          <w:rFonts w:ascii="Times New Roman" w:eastAsia="Calibri" w:hAnsi="Times New Roman" w:cs="Times New Roman"/>
          <w:sz w:val="24"/>
          <w:szCs w:val="24"/>
          <w:highlight w:val="green"/>
          <w:rPrChange w:id="2839" w:author="Соколов Сергей Вадимович" w:date="2024-01-22T08:59:00Z">
            <w:rPr>
              <w:rFonts w:ascii="Times New Roman" w:eastAsia="Calibri" w:hAnsi="Times New Roman" w:cs="Times New Roman"/>
              <w:sz w:val="24"/>
              <w:szCs w:val="24"/>
            </w:rPr>
          </w:rPrChange>
        </w:rPr>
        <w:t>в предполевой период</w:t>
      </w:r>
      <w:r w:rsidRPr="00FC6B00">
        <w:rPr>
          <w:rFonts w:ascii="Times New Roman" w:eastAsia="Calibri" w:hAnsi="Times New Roman" w:cs="Times New Roman"/>
          <w:sz w:val="24"/>
          <w:szCs w:val="24"/>
          <w:highlight w:val="green"/>
          <w:rPrChange w:id="2840" w:author="Соколов Сергей Вадимович" w:date="2024-01-22T08:59:00Z">
            <w:rPr>
              <w:rFonts w:ascii="Times New Roman" w:eastAsia="Calibri" w:hAnsi="Times New Roman" w:cs="Times New Roman"/>
              <w:sz w:val="24"/>
              <w:szCs w:val="24"/>
            </w:rPr>
          </w:rPrChange>
        </w:rPr>
        <w:t>,</w:t>
      </w:r>
      <w:r w:rsidR="0091086B" w:rsidRPr="00FC6B00">
        <w:rPr>
          <w:rFonts w:ascii="Times New Roman" w:eastAsia="Calibri" w:hAnsi="Times New Roman" w:cs="Times New Roman"/>
          <w:sz w:val="24"/>
          <w:szCs w:val="24"/>
          <w:highlight w:val="green"/>
          <w:rPrChange w:id="2841" w:author="Соколов Сергей Вадимович" w:date="2024-01-22T08:59:00Z">
            <w:rPr>
              <w:rFonts w:ascii="Times New Roman" w:eastAsia="Calibri" w:hAnsi="Times New Roman" w:cs="Times New Roman"/>
              <w:sz w:val="24"/>
              <w:szCs w:val="24"/>
            </w:rPr>
          </w:rPrChange>
        </w:rPr>
        <w:t xml:space="preserve"> уточня</w:t>
      </w:r>
      <w:r w:rsidR="007C390E" w:rsidRPr="00FC6B00">
        <w:rPr>
          <w:rFonts w:ascii="Times New Roman" w:eastAsia="Calibri" w:hAnsi="Times New Roman" w:cs="Times New Roman"/>
          <w:sz w:val="24"/>
          <w:szCs w:val="24"/>
          <w:highlight w:val="green"/>
          <w:rPrChange w:id="2842" w:author="Соколов Сергей Вадимович" w:date="2024-01-22T08:59:00Z">
            <w:rPr>
              <w:rFonts w:ascii="Times New Roman" w:eastAsia="Calibri" w:hAnsi="Times New Roman" w:cs="Times New Roman"/>
              <w:sz w:val="24"/>
              <w:szCs w:val="24"/>
            </w:rPr>
          </w:rPrChange>
        </w:rPr>
        <w:t>ю</w:t>
      </w:r>
      <w:r w:rsidR="0091086B" w:rsidRPr="00FC6B00">
        <w:rPr>
          <w:rFonts w:ascii="Times New Roman" w:eastAsia="Calibri" w:hAnsi="Times New Roman" w:cs="Times New Roman"/>
          <w:sz w:val="24"/>
          <w:szCs w:val="24"/>
          <w:highlight w:val="green"/>
          <w:rPrChange w:id="2843" w:author="Соколов Сергей Вадимович" w:date="2024-01-22T08:59:00Z">
            <w:rPr>
              <w:rFonts w:ascii="Times New Roman" w:eastAsia="Calibri" w:hAnsi="Times New Roman" w:cs="Times New Roman"/>
              <w:sz w:val="24"/>
              <w:szCs w:val="24"/>
            </w:rPr>
          </w:rPrChange>
        </w:rPr>
        <w:t xml:space="preserve">т </w:t>
      </w:r>
      <w:r w:rsidR="007C390E" w:rsidRPr="00FC6B00">
        <w:rPr>
          <w:rFonts w:ascii="Times New Roman" w:eastAsia="Calibri" w:hAnsi="Times New Roman" w:cs="Times New Roman"/>
          <w:sz w:val="24"/>
          <w:szCs w:val="24"/>
          <w:highlight w:val="green"/>
          <w:rPrChange w:id="2844" w:author="Соколов Сергей Вадимович" w:date="2024-01-22T08:59:00Z">
            <w:rPr>
              <w:rFonts w:ascii="Times New Roman" w:eastAsia="Calibri" w:hAnsi="Times New Roman" w:cs="Times New Roman"/>
              <w:sz w:val="24"/>
              <w:szCs w:val="24"/>
            </w:rPr>
          </w:rPrChange>
        </w:rPr>
        <w:t>по результатам рекогносцировочного обследования</w:t>
      </w:r>
      <w:r w:rsidR="009F5BE6" w:rsidRPr="00FC6B00">
        <w:rPr>
          <w:rFonts w:ascii="Times New Roman" w:eastAsia="Calibri" w:hAnsi="Times New Roman" w:cs="Times New Roman"/>
          <w:sz w:val="24"/>
          <w:szCs w:val="24"/>
          <w:highlight w:val="green"/>
          <w:rPrChange w:id="2845" w:author="Соколов Сергей Вадимович" w:date="2024-01-22T08:59:00Z">
            <w:rPr>
              <w:rFonts w:ascii="Times New Roman" w:eastAsia="Calibri" w:hAnsi="Times New Roman" w:cs="Times New Roman"/>
              <w:sz w:val="24"/>
              <w:szCs w:val="24"/>
            </w:rPr>
          </w:rPrChange>
        </w:rPr>
        <w:t>.</w:t>
      </w:r>
    </w:p>
    <w:p w14:paraId="021F49CA" w14:textId="1460DC5D" w:rsidR="00E80E64" w:rsidRPr="00FC6B00" w:rsidRDefault="007C390E"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846" w:author="Соколов Сергей Вадимович" w:date="2024-01-22T08:59: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847" w:author="Соколов Сергей Вадимович" w:date="2024-01-22T08:59:00Z">
            <w:rPr>
              <w:rFonts w:ascii="Times New Roman" w:eastAsia="Calibri" w:hAnsi="Times New Roman" w:cs="Times New Roman"/>
              <w:sz w:val="24"/>
              <w:szCs w:val="24"/>
            </w:rPr>
          </w:rPrChange>
        </w:rPr>
        <w:t>И</w:t>
      </w:r>
      <w:r w:rsidR="001E29AB" w:rsidRPr="00FC6B00">
        <w:rPr>
          <w:rFonts w:ascii="Times New Roman" w:eastAsia="Calibri" w:hAnsi="Times New Roman" w:cs="Times New Roman"/>
          <w:sz w:val="24"/>
          <w:szCs w:val="24"/>
          <w:highlight w:val="green"/>
          <w:rPrChange w:id="2848" w:author="Соколов Сергей Вадимович" w:date="2024-01-22T08:59:00Z">
            <w:rPr>
              <w:rFonts w:ascii="Times New Roman" w:eastAsia="Calibri" w:hAnsi="Times New Roman" w:cs="Times New Roman"/>
              <w:sz w:val="24"/>
              <w:szCs w:val="24"/>
            </w:rPr>
          </w:rPrChange>
        </w:rPr>
        <w:t xml:space="preserve">нженерно-геологическую съемку следует выполнять при недостаточности </w:t>
      </w:r>
      <w:r w:rsidR="00E80E64" w:rsidRPr="00FC6B00">
        <w:rPr>
          <w:rFonts w:ascii="Times New Roman" w:eastAsia="Calibri" w:hAnsi="Times New Roman" w:cs="Times New Roman"/>
          <w:sz w:val="24"/>
          <w:szCs w:val="24"/>
          <w:highlight w:val="green"/>
          <w:rPrChange w:id="2849" w:author="Соколов Сергей Вадимович" w:date="2024-01-22T08:59:00Z">
            <w:rPr>
              <w:rFonts w:ascii="Times New Roman" w:eastAsia="Calibri" w:hAnsi="Times New Roman" w:cs="Times New Roman"/>
              <w:sz w:val="24"/>
              <w:szCs w:val="24"/>
            </w:rPr>
          </w:rPrChange>
        </w:rPr>
        <w:t>результатов сбора и анализа мате</w:t>
      </w:r>
      <w:r w:rsidR="001E29AB" w:rsidRPr="00FC6B00">
        <w:rPr>
          <w:rFonts w:ascii="Times New Roman" w:eastAsia="Calibri" w:hAnsi="Times New Roman" w:cs="Times New Roman"/>
          <w:sz w:val="24"/>
          <w:szCs w:val="24"/>
          <w:highlight w:val="green"/>
          <w:rPrChange w:id="2850" w:author="Соколов Сергей Вадимович" w:date="2024-01-22T08:59:00Z">
            <w:rPr>
              <w:rFonts w:ascii="Times New Roman" w:eastAsia="Calibri" w:hAnsi="Times New Roman" w:cs="Times New Roman"/>
              <w:sz w:val="24"/>
              <w:szCs w:val="24"/>
            </w:rPr>
          </w:rPrChange>
        </w:rPr>
        <w:t>риалов изысканий прошлых лет</w:t>
      </w:r>
      <w:r w:rsidR="00F51565" w:rsidRPr="00FC6B00">
        <w:rPr>
          <w:rFonts w:ascii="Times New Roman" w:eastAsia="Calibri" w:hAnsi="Times New Roman" w:cs="Times New Roman"/>
          <w:sz w:val="24"/>
          <w:szCs w:val="24"/>
          <w:highlight w:val="green"/>
          <w:rPrChange w:id="2851" w:author="Соколов Сергей Вадимович" w:date="2024-01-22T08:59:00Z">
            <w:rPr>
              <w:rFonts w:ascii="Times New Roman" w:eastAsia="Calibri" w:hAnsi="Times New Roman" w:cs="Times New Roman"/>
              <w:sz w:val="24"/>
              <w:szCs w:val="24"/>
            </w:rPr>
          </w:rPrChange>
        </w:rPr>
        <w:t>,</w:t>
      </w:r>
      <w:r w:rsidR="007A0EC6" w:rsidRPr="00FC6B00">
        <w:rPr>
          <w:rFonts w:ascii="Times New Roman" w:eastAsia="Calibri" w:hAnsi="Times New Roman" w:cs="Times New Roman"/>
          <w:sz w:val="24"/>
          <w:szCs w:val="24"/>
          <w:highlight w:val="green"/>
          <w:rPrChange w:id="2852" w:author="Соколов Сергей Вадимович" w:date="2024-01-22T08:59:00Z">
            <w:rPr>
              <w:rFonts w:ascii="Times New Roman" w:eastAsia="Calibri" w:hAnsi="Times New Roman" w:cs="Times New Roman"/>
              <w:sz w:val="24"/>
              <w:szCs w:val="24"/>
            </w:rPr>
          </w:rPrChange>
        </w:rPr>
        <w:t xml:space="preserve"> </w:t>
      </w:r>
      <w:r w:rsidR="00E80E64" w:rsidRPr="00FC6B00">
        <w:rPr>
          <w:rFonts w:ascii="Times New Roman" w:eastAsia="Calibri" w:hAnsi="Times New Roman" w:cs="Times New Roman"/>
          <w:sz w:val="24"/>
          <w:szCs w:val="24"/>
          <w:highlight w:val="green"/>
          <w:rPrChange w:id="2853" w:author="Соколов Сергей Вадимович" w:date="2024-01-22T08:59:00Z">
            <w:rPr>
              <w:rFonts w:ascii="Times New Roman" w:eastAsia="Calibri" w:hAnsi="Times New Roman" w:cs="Times New Roman"/>
              <w:sz w:val="24"/>
              <w:szCs w:val="24"/>
            </w:rPr>
          </w:rPrChange>
        </w:rPr>
        <w:t xml:space="preserve">результатов дешифрирования </w:t>
      </w:r>
      <w:r w:rsidR="00B40743" w:rsidRPr="00FC6B00">
        <w:rPr>
          <w:rFonts w:ascii="Times New Roman" w:hAnsi="Times New Roman" w:cs="Times New Roman"/>
          <w:sz w:val="24"/>
          <w:szCs w:val="24"/>
          <w:highlight w:val="green"/>
          <w:rPrChange w:id="2854" w:author="Соколов Сергей Вадимович" w:date="2024-01-22T08:59:00Z">
            <w:rPr>
              <w:rFonts w:ascii="Times New Roman" w:hAnsi="Times New Roman" w:cs="Times New Roman"/>
              <w:sz w:val="24"/>
              <w:szCs w:val="24"/>
            </w:rPr>
          </w:rPrChange>
        </w:rPr>
        <w:t>аэро- и космических материалов</w:t>
      </w:r>
      <w:r w:rsidR="00B40743" w:rsidRPr="00FC6B00">
        <w:rPr>
          <w:rFonts w:ascii="Times New Roman" w:eastAsia="Calibri" w:hAnsi="Times New Roman" w:cs="Times New Roman"/>
          <w:sz w:val="24"/>
          <w:szCs w:val="24"/>
          <w:highlight w:val="green"/>
          <w:rPrChange w:id="2855" w:author="Соколов Сергей Вадимович" w:date="2024-01-22T08:59:00Z">
            <w:rPr>
              <w:rFonts w:ascii="Times New Roman" w:eastAsia="Calibri" w:hAnsi="Times New Roman" w:cs="Times New Roman"/>
              <w:sz w:val="24"/>
              <w:szCs w:val="24"/>
            </w:rPr>
          </w:rPrChange>
        </w:rPr>
        <w:t xml:space="preserve"> </w:t>
      </w:r>
      <w:r w:rsidRPr="00FC6B00">
        <w:rPr>
          <w:rFonts w:ascii="Times New Roman" w:eastAsia="Calibri" w:hAnsi="Times New Roman" w:cs="Times New Roman"/>
          <w:sz w:val="24"/>
          <w:szCs w:val="24"/>
          <w:highlight w:val="green"/>
          <w:rPrChange w:id="2856" w:author="Соколов Сергей Вадимович" w:date="2024-01-22T08:59:00Z">
            <w:rPr>
              <w:rFonts w:ascii="Times New Roman" w:eastAsia="Calibri" w:hAnsi="Times New Roman" w:cs="Times New Roman"/>
              <w:sz w:val="24"/>
              <w:szCs w:val="24"/>
            </w:rPr>
          </w:rPrChange>
        </w:rPr>
        <w:t>и рекогносцировочного обследования</w:t>
      </w:r>
      <w:r w:rsidR="0035232F" w:rsidRPr="00FC6B00">
        <w:rPr>
          <w:rFonts w:ascii="Times New Roman" w:eastAsia="Calibri" w:hAnsi="Times New Roman" w:cs="Times New Roman"/>
          <w:sz w:val="24"/>
          <w:szCs w:val="24"/>
          <w:highlight w:val="green"/>
          <w:rPrChange w:id="2857" w:author="Соколов Сергей Вадимович" w:date="2024-01-22T08:59:00Z">
            <w:rPr>
              <w:rFonts w:ascii="Times New Roman" w:eastAsia="Calibri" w:hAnsi="Times New Roman" w:cs="Times New Roman"/>
              <w:sz w:val="24"/>
              <w:szCs w:val="24"/>
            </w:rPr>
          </w:rPrChange>
        </w:rPr>
        <w:t>.</w:t>
      </w:r>
    </w:p>
    <w:p w14:paraId="16E0DDA6" w14:textId="501E8679" w:rsidR="00A10186" w:rsidRPr="00FC6B00" w:rsidRDefault="004B6787" w:rsidP="002006F1">
      <w:pPr>
        <w:pStyle w:val="aff1"/>
        <w:numPr>
          <w:ilvl w:val="2"/>
          <w:numId w:val="15"/>
        </w:numPr>
        <w:tabs>
          <w:tab w:val="left" w:pos="426"/>
          <w:tab w:val="left" w:pos="710"/>
          <w:tab w:val="left" w:pos="1560"/>
        </w:tabs>
        <w:spacing w:line="360" w:lineRule="auto"/>
        <w:ind w:left="0" w:firstLine="709"/>
        <w:jc w:val="both"/>
        <w:rPr>
          <w:rFonts w:ascii="Times New Roman" w:hAnsi="Times New Roman" w:cs="Times New Roman"/>
          <w:sz w:val="24"/>
          <w:szCs w:val="24"/>
          <w:highlight w:val="green"/>
          <w:rPrChange w:id="2858" w:author="Соколов Сергей Вадимович" w:date="2024-01-22T08:59:00Z">
            <w:rPr>
              <w:rFonts w:ascii="Times New Roman" w:hAnsi="Times New Roman" w:cs="Times New Roman"/>
              <w:sz w:val="24"/>
              <w:szCs w:val="24"/>
            </w:rPr>
          </w:rPrChange>
        </w:rPr>
      </w:pPr>
      <w:r w:rsidRPr="00FC6B00">
        <w:rPr>
          <w:rFonts w:ascii="Times New Roman" w:eastAsia="Calibri" w:hAnsi="Times New Roman" w:cs="Times New Roman"/>
          <w:sz w:val="24"/>
          <w:szCs w:val="24"/>
          <w:highlight w:val="green"/>
          <w:rPrChange w:id="2859" w:author="Соколов Сергей Вадимович" w:date="2024-01-22T08:59:00Z">
            <w:rPr>
              <w:rFonts w:ascii="Times New Roman" w:eastAsia="Calibri" w:hAnsi="Times New Roman" w:cs="Times New Roman"/>
              <w:sz w:val="24"/>
              <w:szCs w:val="24"/>
            </w:rPr>
          </w:rPrChange>
        </w:rPr>
        <w:t>Инженерно-геологич</w:t>
      </w:r>
      <w:r w:rsidR="009F5BE6" w:rsidRPr="00FC6B00">
        <w:rPr>
          <w:rFonts w:ascii="Times New Roman" w:eastAsia="Calibri" w:hAnsi="Times New Roman" w:cs="Times New Roman"/>
          <w:sz w:val="24"/>
          <w:szCs w:val="24"/>
          <w:highlight w:val="green"/>
          <w:rPrChange w:id="2860" w:author="Соколов Сергей Вадимович" w:date="2024-01-22T08:59:00Z">
            <w:rPr>
              <w:rFonts w:ascii="Times New Roman" w:eastAsia="Calibri" w:hAnsi="Times New Roman" w:cs="Times New Roman"/>
              <w:sz w:val="24"/>
              <w:szCs w:val="24"/>
            </w:rPr>
          </w:rPrChange>
        </w:rPr>
        <w:t>еская</w:t>
      </w:r>
      <w:r w:rsidRPr="00FC6B00">
        <w:rPr>
          <w:rFonts w:ascii="Times New Roman" w:eastAsia="Calibri" w:hAnsi="Times New Roman" w:cs="Times New Roman"/>
          <w:sz w:val="24"/>
          <w:szCs w:val="24"/>
          <w:highlight w:val="green"/>
          <w:rPrChange w:id="2861" w:author="Соколов Сергей Вадимович" w:date="2024-01-22T08:59:00Z">
            <w:rPr>
              <w:rFonts w:ascii="Times New Roman" w:eastAsia="Calibri" w:hAnsi="Times New Roman" w:cs="Times New Roman"/>
              <w:sz w:val="24"/>
              <w:szCs w:val="24"/>
            </w:rPr>
          </w:rPrChange>
        </w:rPr>
        <w:t xml:space="preserve"> съемк</w:t>
      </w:r>
      <w:r w:rsidR="009F5BE6" w:rsidRPr="00FC6B00">
        <w:rPr>
          <w:rFonts w:ascii="Times New Roman" w:eastAsia="Calibri" w:hAnsi="Times New Roman" w:cs="Times New Roman"/>
          <w:sz w:val="24"/>
          <w:szCs w:val="24"/>
          <w:highlight w:val="green"/>
          <w:rPrChange w:id="2862" w:author="Соколов Сергей Вадимович" w:date="2024-01-22T08:59:00Z">
            <w:rPr>
              <w:rFonts w:ascii="Times New Roman" w:eastAsia="Calibri" w:hAnsi="Times New Roman" w:cs="Times New Roman"/>
              <w:sz w:val="24"/>
              <w:szCs w:val="24"/>
            </w:rPr>
          </w:rPrChange>
        </w:rPr>
        <w:t>а</w:t>
      </w:r>
      <w:r w:rsidR="00141480" w:rsidRPr="00FC6B00">
        <w:rPr>
          <w:rFonts w:ascii="Times New Roman" w:eastAsia="Calibri" w:hAnsi="Times New Roman" w:cs="Times New Roman"/>
          <w:sz w:val="24"/>
          <w:szCs w:val="24"/>
          <w:highlight w:val="green"/>
          <w:rPrChange w:id="2863" w:author="Соколов Сергей Вадимович" w:date="2024-01-22T08:59:00Z">
            <w:rPr>
              <w:rFonts w:ascii="Times New Roman" w:eastAsia="Calibri" w:hAnsi="Times New Roman" w:cs="Times New Roman"/>
              <w:sz w:val="24"/>
              <w:szCs w:val="24"/>
            </w:rPr>
          </w:rPrChange>
        </w:rPr>
        <w:t xml:space="preserve"> </w:t>
      </w:r>
      <w:r w:rsidR="009F5BE6" w:rsidRPr="00FC6B00">
        <w:rPr>
          <w:rFonts w:ascii="Times New Roman" w:eastAsia="Calibri" w:hAnsi="Times New Roman" w:cs="Times New Roman"/>
          <w:sz w:val="24"/>
          <w:szCs w:val="24"/>
          <w:highlight w:val="green"/>
          <w:rPrChange w:id="2864" w:author="Соколов Сергей Вадимович" w:date="2024-01-22T08:59:00Z">
            <w:rPr>
              <w:rFonts w:ascii="Times New Roman" w:eastAsia="Calibri" w:hAnsi="Times New Roman" w:cs="Times New Roman"/>
              <w:sz w:val="24"/>
              <w:szCs w:val="24"/>
            </w:rPr>
          </w:rPrChange>
        </w:rPr>
        <w:t xml:space="preserve">выполняется </w:t>
      </w:r>
      <w:r w:rsidR="00076931" w:rsidRPr="00FC6B00">
        <w:rPr>
          <w:rFonts w:ascii="Times New Roman" w:eastAsia="Calibri" w:hAnsi="Times New Roman" w:cs="Times New Roman"/>
          <w:sz w:val="24"/>
          <w:szCs w:val="24"/>
          <w:highlight w:val="green"/>
          <w:rPrChange w:id="2865" w:author="Соколов Сергей Вадимович" w:date="2024-01-22T08:59:00Z">
            <w:rPr>
              <w:rFonts w:ascii="Times New Roman" w:eastAsia="Calibri" w:hAnsi="Times New Roman" w:cs="Times New Roman"/>
              <w:sz w:val="24"/>
              <w:szCs w:val="24"/>
            </w:rPr>
          </w:rPrChange>
        </w:rPr>
        <w:t xml:space="preserve">в </w:t>
      </w:r>
      <w:r w:rsidR="00F91F25" w:rsidRPr="00FC6B00">
        <w:rPr>
          <w:rFonts w:ascii="Times New Roman" w:eastAsia="Calibri" w:hAnsi="Times New Roman" w:cs="Times New Roman"/>
          <w:sz w:val="24"/>
          <w:szCs w:val="24"/>
          <w:highlight w:val="green"/>
          <w:rPrChange w:id="2866" w:author="Соколов Сергей Вадимович" w:date="2024-01-22T08:59:00Z">
            <w:rPr>
              <w:rFonts w:ascii="Times New Roman" w:eastAsia="Calibri" w:hAnsi="Times New Roman" w:cs="Times New Roman"/>
              <w:sz w:val="24"/>
              <w:szCs w:val="24"/>
            </w:rPr>
          </w:rPrChange>
        </w:rPr>
        <w:t>масштабах</w:t>
      </w:r>
      <w:r w:rsidR="002E201D" w:rsidRPr="00FC6B00">
        <w:rPr>
          <w:rFonts w:ascii="Times New Roman" w:eastAsia="Calibri" w:hAnsi="Times New Roman" w:cs="Times New Roman"/>
          <w:sz w:val="24"/>
          <w:szCs w:val="24"/>
          <w:highlight w:val="green"/>
          <w:rPrChange w:id="2867" w:author="Соколов Сергей Вадимович" w:date="2024-01-22T08:59:00Z">
            <w:rPr>
              <w:rFonts w:ascii="Times New Roman" w:eastAsia="Calibri" w:hAnsi="Times New Roman" w:cs="Times New Roman"/>
              <w:sz w:val="24"/>
              <w:szCs w:val="24"/>
            </w:rPr>
          </w:rPrChange>
        </w:rPr>
        <w:t xml:space="preserve"> 1:25 000</w:t>
      </w:r>
      <w:r w:rsidR="00F95D61" w:rsidRPr="00FC6B00">
        <w:rPr>
          <w:rFonts w:ascii="Times New Roman" w:hAnsi="Times New Roman" w:cs="Times New Roman"/>
          <w:sz w:val="24"/>
          <w:szCs w:val="24"/>
          <w:highlight w:val="green"/>
          <w:rPrChange w:id="2868" w:author="Соколов Сергей Вадимович" w:date="2024-01-22T08:59:00Z">
            <w:rPr>
              <w:rFonts w:ascii="Times New Roman" w:hAnsi="Times New Roman" w:cs="Times New Roman"/>
              <w:sz w:val="24"/>
              <w:szCs w:val="24"/>
            </w:rPr>
          </w:rPrChange>
        </w:rPr>
        <w:t>–</w:t>
      </w:r>
      <w:r w:rsidR="002E201D" w:rsidRPr="00FC6B00">
        <w:rPr>
          <w:rFonts w:ascii="Times New Roman" w:eastAsia="Calibri" w:hAnsi="Times New Roman" w:cs="Times New Roman"/>
          <w:sz w:val="24"/>
          <w:szCs w:val="24"/>
          <w:highlight w:val="green"/>
          <w:rPrChange w:id="2869" w:author="Соколов Сергей Вадимович" w:date="2024-01-22T08:59:00Z">
            <w:rPr>
              <w:rFonts w:ascii="Times New Roman" w:eastAsia="Calibri" w:hAnsi="Times New Roman" w:cs="Times New Roman"/>
              <w:sz w:val="24"/>
              <w:szCs w:val="24"/>
            </w:rPr>
          </w:rPrChange>
        </w:rPr>
        <w:t>1:2</w:t>
      </w:r>
      <w:r w:rsidR="002314BB" w:rsidRPr="00FC6B00">
        <w:rPr>
          <w:rFonts w:ascii="Times New Roman" w:eastAsia="Calibri" w:hAnsi="Times New Roman" w:cs="Times New Roman"/>
          <w:sz w:val="24"/>
          <w:szCs w:val="24"/>
          <w:highlight w:val="green"/>
          <w:rPrChange w:id="2870" w:author="Соколов Сергей Вадимович" w:date="2024-01-22T08:59:00Z">
            <w:rPr>
              <w:rFonts w:ascii="Times New Roman" w:eastAsia="Calibri" w:hAnsi="Times New Roman" w:cs="Times New Roman"/>
              <w:sz w:val="24"/>
              <w:szCs w:val="24"/>
            </w:rPr>
          </w:rPrChange>
        </w:rPr>
        <w:t> 000</w:t>
      </w:r>
      <w:r w:rsidR="00A10186" w:rsidRPr="00FC6B00">
        <w:rPr>
          <w:rFonts w:ascii="Times New Roman" w:eastAsia="Calibri" w:hAnsi="Times New Roman" w:cs="Times New Roman"/>
          <w:sz w:val="24"/>
          <w:szCs w:val="24"/>
          <w:highlight w:val="green"/>
          <w:rPrChange w:id="2871" w:author="Соколов Сергей Вадимович" w:date="2024-01-22T08:59:00Z">
            <w:rPr>
              <w:rFonts w:ascii="Times New Roman" w:eastAsia="Calibri" w:hAnsi="Times New Roman" w:cs="Times New Roman"/>
              <w:sz w:val="24"/>
              <w:szCs w:val="24"/>
            </w:rPr>
          </w:rPrChange>
        </w:rPr>
        <w:t>.</w:t>
      </w:r>
      <w:r w:rsidR="006A7F25" w:rsidRPr="00FC6B00">
        <w:rPr>
          <w:rFonts w:ascii="Times New Roman" w:eastAsia="Calibri" w:hAnsi="Times New Roman" w:cs="Times New Roman"/>
          <w:sz w:val="24"/>
          <w:szCs w:val="24"/>
          <w:highlight w:val="green"/>
          <w:rPrChange w:id="2872" w:author="Соколов Сергей Вадимович" w:date="2024-01-22T08:59:00Z">
            <w:rPr>
              <w:rFonts w:ascii="Times New Roman" w:eastAsia="Calibri" w:hAnsi="Times New Roman" w:cs="Times New Roman"/>
              <w:sz w:val="24"/>
              <w:szCs w:val="24"/>
            </w:rPr>
          </w:rPrChange>
        </w:rPr>
        <w:t xml:space="preserve"> </w:t>
      </w:r>
      <w:r w:rsidR="00541446" w:rsidRPr="00FC6B00">
        <w:rPr>
          <w:rFonts w:ascii="Times New Roman" w:hAnsi="Times New Roman" w:cs="Times New Roman"/>
          <w:sz w:val="24"/>
          <w:szCs w:val="24"/>
          <w:highlight w:val="green"/>
          <w:rPrChange w:id="2873" w:author="Соколов Сергей Вадимович" w:date="2024-01-22T08:59:00Z">
            <w:rPr>
              <w:rFonts w:ascii="Times New Roman" w:hAnsi="Times New Roman" w:cs="Times New Roman"/>
              <w:sz w:val="24"/>
              <w:szCs w:val="24"/>
            </w:rPr>
          </w:rPrChange>
        </w:rPr>
        <w:t>Число</w:t>
      </w:r>
      <w:r w:rsidR="00F67389" w:rsidRPr="00FC6B00">
        <w:rPr>
          <w:rFonts w:ascii="Times New Roman" w:hAnsi="Times New Roman" w:cs="Times New Roman"/>
          <w:sz w:val="24"/>
          <w:szCs w:val="24"/>
          <w:highlight w:val="green"/>
          <w:rPrChange w:id="2874" w:author="Соколов Сергей Вадимович" w:date="2024-01-22T08:59:00Z">
            <w:rPr>
              <w:rFonts w:ascii="Times New Roman" w:hAnsi="Times New Roman" w:cs="Times New Roman"/>
              <w:sz w:val="24"/>
              <w:szCs w:val="24"/>
            </w:rPr>
          </w:rPrChange>
        </w:rPr>
        <w:t xml:space="preserve"> </w:t>
      </w:r>
      <w:r w:rsidR="007F3EB6" w:rsidRPr="00FC6B00">
        <w:rPr>
          <w:rFonts w:ascii="Times New Roman" w:hAnsi="Times New Roman" w:cs="Times New Roman"/>
          <w:sz w:val="24"/>
          <w:szCs w:val="24"/>
          <w:highlight w:val="green"/>
          <w:rPrChange w:id="2875" w:author="Соколов Сергей Вадимович" w:date="2024-01-22T08:59:00Z">
            <w:rPr>
              <w:rFonts w:ascii="Times New Roman" w:hAnsi="Times New Roman" w:cs="Times New Roman"/>
              <w:sz w:val="24"/>
              <w:szCs w:val="24"/>
            </w:rPr>
          </w:rPrChange>
        </w:rPr>
        <w:t>инженерно-геологических</w:t>
      </w:r>
      <w:r w:rsidR="00F67389" w:rsidRPr="00FC6B00">
        <w:rPr>
          <w:rFonts w:ascii="Times New Roman" w:hAnsi="Times New Roman" w:cs="Times New Roman"/>
          <w:sz w:val="24"/>
          <w:szCs w:val="24"/>
          <w:highlight w:val="green"/>
          <w:rPrChange w:id="2876" w:author="Соколов Сергей Вадимович" w:date="2024-01-22T08:59:00Z">
            <w:rPr>
              <w:rFonts w:ascii="Times New Roman" w:hAnsi="Times New Roman" w:cs="Times New Roman"/>
              <w:sz w:val="24"/>
              <w:szCs w:val="24"/>
            </w:rPr>
          </w:rPrChange>
        </w:rPr>
        <w:t xml:space="preserve"> выработок на оползневых участках необходимо устанавливать с учетом сложности инженерно-геологических условий, типа и масштаба развития оползневых процессов</w:t>
      </w:r>
      <w:r w:rsidR="00084E1B" w:rsidRPr="00FC6B00">
        <w:rPr>
          <w:rFonts w:ascii="Times New Roman" w:hAnsi="Times New Roman" w:cs="Times New Roman"/>
          <w:sz w:val="24"/>
          <w:szCs w:val="24"/>
          <w:highlight w:val="green"/>
          <w:rPrChange w:id="2877" w:author="Соколов Сергей Вадимович" w:date="2024-01-22T08:59:00Z">
            <w:rPr>
              <w:rFonts w:ascii="Times New Roman" w:hAnsi="Times New Roman" w:cs="Times New Roman"/>
              <w:sz w:val="24"/>
              <w:szCs w:val="24"/>
            </w:rPr>
          </w:rPrChange>
        </w:rPr>
        <w:t xml:space="preserve">. Выработки следует размещать как по продольным (по </w:t>
      </w:r>
      <w:r w:rsidR="00084E1B" w:rsidRPr="00FC6B00">
        <w:rPr>
          <w:rFonts w:ascii="Times New Roman" w:hAnsi="Times New Roman" w:cs="Times New Roman"/>
          <w:sz w:val="24"/>
          <w:szCs w:val="24"/>
          <w:highlight w:val="green"/>
          <w:rPrChange w:id="2878" w:author="Соколов Сергей Вадимович" w:date="2024-01-22T08:59:00Z">
            <w:rPr>
              <w:rFonts w:ascii="Times New Roman" w:hAnsi="Times New Roman" w:cs="Times New Roman"/>
              <w:sz w:val="24"/>
              <w:szCs w:val="24"/>
            </w:rPr>
          </w:rPrChange>
        </w:rPr>
        <w:lastRenderedPageBreak/>
        <w:t>направлению движения оползня)</w:t>
      </w:r>
      <w:r w:rsidR="00484F2A" w:rsidRPr="00FC6B00">
        <w:rPr>
          <w:rFonts w:ascii="Times New Roman" w:hAnsi="Times New Roman" w:cs="Times New Roman"/>
          <w:sz w:val="24"/>
          <w:szCs w:val="24"/>
          <w:highlight w:val="green"/>
          <w:rPrChange w:id="2879" w:author="Соколов Сергей Вадимович" w:date="2024-01-22T08:59:00Z">
            <w:rPr>
              <w:rFonts w:ascii="Times New Roman" w:hAnsi="Times New Roman" w:cs="Times New Roman"/>
              <w:sz w:val="24"/>
              <w:szCs w:val="24"/>
            </w:rPr>
          </w:rPrChange>
        </w:rPr>
        <w:t>,</w:t>
      </w:r>
      <w:r w:rsidR="006F6E54" w:rsidRPr="00FC6B00">
        <w:rPr>
          <w:rFonts w:ascii="Times New Roman" w:hAnsi="Times New Roman" w:cs="Times New Roman"/>
          <w:sz w:val="24"/>
          <w:szCs w:val="24"/>
          <w:highlight w:val="green"/>
          <w:rPrChange w:id="2880" w:author="Соколов Сергей Вадимович" w:date="2024-01-22T08:59:00Z">
            <w:rPr>
              <w:rFonts w:ascii="Times New Roman" w:hAnsi="Times New Roman" w:cs="Times New Roman"/>
              <w:sz w:val="24"/>
              <w:szCs w:val="24"/>
            </w:rPr>
          </w:rPrChange>
        </w:rPr>
        <w:t xml:space="preserve"> так и по поперечным профилям</w:t>
      </w:r>
      <w:r w:rsidR="00084E1B" w:rsidRPr="00FC6B00">
        <w:rPr>
          <w:rFonts w:ascii="Times New Roman" w:hAnsi="Times New Roman" w:cs="Times New Roman"/>
          <w:sz w:val="24"/>
          <w:szCs w:val="24"/>
          <w:highlight w:val="green"/>
          <w:rPrChange w:id="2881" w:author="Соколов Сергей Вадимович" w:date="2024-01-22T08:59:00Z">
            <w:rPr>
              <w:rFonts w:ascii="Times New Roman" w:hAnsi="Times New Roman" w:cs="Times New Roman"/>
              <w:sz w:val="24"/>
              <w:szCs w:val="24"/>
            </w:rPr>
          </w:rPrChange>
        </w:rPr>
        <w:t>.</w:t>
      </w:r>
    </w:p>
    <w:p w14:paraId="4BA3E3E4" w14:textId="3EF4BB1D" w:rsidR="00D1606B" w:rsidRPr="00FC6B00" w:rsidRDefault="00F95615" w:rsidP="00B7584A">
      <w:pPr>
        <w:pStyle w:val="aff1"/>
        <w:tabs>
          <w:tab w:val="left" w:pos="993"/>
          <w:tab w:val="left" w:pos="1134"/>
          <w:tab w:val="left" w:pos="1276"/>
          <w:tab w:val="left" w:pos="1560"/>
        </w:tabs>
        <w:spacing w:line="360" w:lineRule="auto"/>
        <w:ind w:left="0" w:firstLine="709"/>
        <w:jc w:val="both"/>
        <w:rPr>
          <w:rFonts w:ascii="Times New Roman" w:hAnsi="Times New Roman" w:cs="Times New Roman"/>
          <w:sz w:val="24"/>
          <w:szCs w:val="24"/>
          <w:highlight w:val="green"/>
          <w:rPrChange w:id="2882" w:author="Соколов Сергей Вадимович" w:date="2024-01-22T09:01:00Z">
            <w:rPr>
              <w:rFonts w:ascii="Times New Roman" w:hAnsi="Times New Roman" w:cs="Times New Roman"/>
              <w:sz w:val="24"/>
              <w:szCs w:val="24"/>
            </w:rPr>
          </w:rPrChange>
        </w:rPr>
      </w:pPr>
      <w:r w:rsidRPr="002150CE">
        <w:rPr>
          <w:rFonts w:ascii="Times New Roman" w:hAnsi="Times New Roman" w:cs="Times New Roman"/>
          <w:sz w:val="24"/>
          <w:szCs w:val="24"/>
        </w:rPr>
        <w:t>И</w:t>
      </w:r>
      <w:r w:rsidR="007F3EB6" w:rsidRPr="002150CE">
        <w:rPr>
          <w:rFonts w:ascii="Times New Roman" w:hAnsi="Times New Roman" w:cs="Times New Roman"/>
          <w:sz w:val="24"/>
          <w:szCs w:val="24"/>
        </w:rPr>
        <w:t>нженерно-геологические</w:t>
      </w:r>
      <w:r w:rsidR="00D1606B" w:rsidRPr="002150CE">
        <w:rPr>
          <w:rFonts w:ascii="Times New Roman" w:hAnsi="Times New Roman" w:cs="Times New Roman"/>
          <w:sz w:val="24"/>
          <w:szCs w:val="24"/>
        </w:rPr>
        <w:t xml:space="preserve"> выработки рекомендуется размещать по </w:t>
      </w:r>
      <w:r w:rsidR="00CF4B3B" w:rsidRPr="002150CE">
        <w:rPr>
          <w:rFonts w:ascii="Times New Roman" w:hAnsi="Times New Roman" w:cs="Times New Roman"/>
          <w:sz w:val="24"/>
          <w:szCs w:val="24"/>
        </w:rPr>
        <w:t>профилям</w:t>
      </w:r>
      <w:r w:rsidR="00D1606B" w:rsidRPr="002150CE">
        <w:rPr>
          <w:rFonts w:ascii="Times New Roman" w:hAnsi="Times New Roman" w:cs="Times New Roman"/>
          <w:sz w:val="24"/>
          <w:szCs w:val="24"/>
        </w:rPr>
        <w:t xml:space="preserve">, пересекающим исследуемую территорию в наиболее характерных местах (оползневые депрессии, межоползневые гребни, наиболее крупные и типичные для района другие формы рельефа). </w:t>
      </w:r>
      <w:r w:rsidR="00541446" w:rsidRPr="00FC6B00">
        <w:rPr>
          <w:rFonts w:ascii="Times New Roman" w:hAnsi="Times New Roman" w:cs="Times New Roman"/>
          <w:sz w:val="24"/>
          <w:szCs w:val="24"/>
          <w:highlight w:val="green"/>
          <w:rPrChange w:id="2883" w:author="Соколов Сергей Вадимович" w:date="2024-01-22T09:01:00Z">
            <w:rPr>
              <w:rFonts w:ascii="Times New Roman" w:hAnsi="Times New Roman" w:cs="Times New Roman"/>
              <w:sz w:val="24"/>
              <w:szCs w:val="24"/>
            </w:rPr>
          </w:rPrChange>
        </w:rPr>
        <w:t>Число</w:t>
      </w:r>
      <w:r w:rsidR="0093044A" w:rsidRPr="00FC6B00">
        <w:rPr>
          <w:rFonts w:ascii="Times New Roman" w:hAnsi="Times New Roman" w:cs="Times New Roman"/>
          <w:sz w:val="24"/>
          <w:szCs w:val="24"/>
          <w:highlight w:val="green"/>
          <w:rPrChange w:id="2884" w:author="Соколов Сергей Вадимович" w:date="2024-01-22T09:01:00Z">
            <w:rPr>
              <w:rFonts w:ascii="Times New Roman" w:hAnsi="Times New Roman" w:cs="Times New Roman"/>
              <w:sz w:val="24"/>
              <w:szCs w:val="24"/>
            </w:rPr>
          </w:rPrChange>
        </w:rPr>
        <w:t xml:space="preserve"> выработок </w:t>
      </w:r>
      <w:r w:rsidR="00CF4B3B" w:rsidRPr="00FC6B00">
        <w:rPr>
          <w:rFonts w:ascii="Times New Roman" w:hAnsi="Times New Roman" w:cs="Times New Roman"/>
          <w:sz w:val="24"/>
          <w:szCs w:val="24"/>
          <w:highlight w:val="green"/>
          <w:rPrChange w:id="2885" w:author="Соколов Сергей Вадимович" w:date="2024-01-22T09:01:00Z">
            <w:rPr>
              <w:rFonts w:ascii="Times New Roman" w:hAnsi="Times New Roman" w:cs="Times New Roman"/>
              <w:sz w:val="24"/>
              <w:szCs w:val="24"/>
            </w:rPr>
          </w:rPrChange>
        </w:rPr>
        <w:t>на</w:t>
      </w:r>
      <w:r w:rsidR="00141480" w:rsidRPr="00FC6B00">
        <w:rPr>
          <w:rFonts w:ascii="Times New Roman" w:hAnsi="Times New Roman" w:cs="Times New Roman"/>
          <w:sz w:val="24"/>
          <w:szCs w:val="24"/>
          <w:highlight w:val="green"/>
          <w:rPrChange w:id="2886" w:author="Соколов Сергей Вадимович" w:date="2024-01-22T09:01:00Z">
            <w:rPr>
              <w:rFonts w:ascii="Times New Roman" w:hAnsi="Times New Roman" w:cs="Times New Roman"/>
              <w:sz w:val="24"/>
              <w:szCs w:val="24"/>
            </w:rPr>
          </w:rPrChange>
        </w:rPr>
        <w:t xml:space="preserve"> </w:t>
      </w:r>
      <w:r w:rsidR="00484F2A" w:rsidRPr="00FC6B00">
        <w:rPr>
          <w:rFonts w:ascii="Times New Roman" w:hAnsi="Times New Roman" w:cs="Times New Roman"/>
          <w:sz w:val="24"/>
          <w:szCs w:val="24"/>
          <w:highlight w:val="green"/>
          <w:rPrChange w:id="2887" w:author="Соколов Сергей Вадимович" w:date="2024-01-22T09:01:00Z">
            <w:rPr>
              <w:rFonts w:ascii="Times New Roman" w:hAnsi="Times New Roman" w:cs="Times New Roman"/>
              <w:sz w:val="24"/>
              <w:szCs w:val="24"/>
            </w:rPr>
          </w:rPrChange>
        </w:rPr>
        <w:t xml:space="preserve">продольном </w:t>
      </w:r>
      <w:r w:rsidR="00CF4B3B" w:rsidRPr="00FC6B00">
        <w:rPr>
          <w:rFonts w:ascii="Times New Roman" w:hAnsi="Times New Roman" w:cs="Times New Roman"/>
          <w:sz w:val="24"/>
          <w:szCs w:val="24"/>
          <w:highlight w:val="green"/>
          <w:rPrChange w:id="2888" w:author="Соколов Сергей Вадимович" w:date="2024-01-22T09:01:00Z">
            <w:rPr>
              <w:rFonts w:ascii="Times New Roman" w:hAnsi="Times New Roman" w:cs="Times New Roman"/>
              <w:sz w:val="24"/>
              <w:szCs w:val="24"/>
            </w:rPr>
          </w:rPrChange>
        </w:rPr>
        <w:t>профиле</w:t>
      </w:r>
      <w:r w:rsidR="0093044A" w:rsidRPr="00FC6B00">
        <w:rPr>
          <w:rFonts w:ascii="Times New Roman" w:hAnsi="Times New Roman" w:cs="Times New Roman"/>
          <w:sz w:val="24"/>
          <w:szCs w:val="24"/>
          <w:highlight w:val="green"/>
          <w:rPrChange w:id="2889" w:author="Соколов Сергей Вадимович" w:date="2024-01-22T09:01:00Z">
            <w:rPr>
              <w:rFonts w:ascii="Times New Roman" w:hAnsi="Times New Roman" w:cs="Times New Roman"/>
              <w:sz w:val="24"/>
              <w:szCs w:val="24"/>
            </w:rPr>
          </w:rPrChange>
        </w:rPr>
        <w:t xml:space="preserve"> (по направлению смещения оползня) должно быть не менее трех (выше </w:t>
      </w:r>
      <w:r w:rsidR="00036393" w:rsidRPr="00FC6B00">
        <w:rPr>
          <w:rFonts w:ascii="Times New Roman" w:hAnsi="Times New Roman" w:cs="Times New Roman"/>
          <w:sz w:val="24"/>
          <w:szCs w:val="24"/>
          <w:highlight w:val="green"/>
          <w:rPrChange w:id="2890" w:author="Соколов Сергей Вадимович" w:date="2024-01-22T09:01:00Z">
            <w:rPr>
              <w:rFonts w:ascii="Times New Roman" w:hAnsi="Times New Roman" w:cs="Times New Roman"/>
              <w:sz w:val="24"/>
              <w:szCs w:val="24"/>
            </w:rPr>
          </w:rPrChange>
        </w:rPr>
        <w:t xml:space="preserve">бровки срыва </w:t>
      </w:r>
      <w:r w:rsidR="0093044A" w:rsidRPr="00FC6B00">
        <w:rPr>
          <w:rFonts w:ascii="Times New Roman" w:hAnsi="Times New Roman" w:cs="Times New Roman"/>
          <w:sz w:val="24"/>
          <w:szCs w:val="24"/>
          <w:highlight w:val="green"/>
          <w:rPrChange w:id="2891" w:author="Соколов Сергей Вадимович" w:date="2024-01-22T09:01:00Z">
            <w:rPr>
              <w:rFonts w:ascii="Times New Roman" w:hAnsi="Times New Roman" w:cs="Times New Roman"/>
              <w:sz w:val="24"/>
              <w:szCs w:val="24"/>
            </w:rPr>
          </w:rPrChange>
        </w:rPr>
        <w:t xml:space="preserve">оползня, в пределах границ оползня, ниже </w:t>
      </w:r>
      <w:r w:rsidR="00361395" w:rsidRPr="00FC6B00">
        <w:rPr>
          <w:rFonts w:ascii="Times New Roman" w:hAnsi="Times New Roman" w:cs="Times New Roman"/>
          <w:sz w:val="24"/>
          <w:szCs w:val="24"/>
          <w:highlight w:val="green"/>
          <w:rPrChange w:id="2892" w:author="Соколов Сергей Вадимович" w:date="2024-01-22T09:01:00Z">
            <w:rPr>
              <w:rFonts w:ascii="Times New Roman" w:hAnsi="Times New Roman" w:cs="Times New Roman"/>
              <w:sz w:val="24"/>
              <w:szCs w:val="24"/>
            </w:rPr>
          </w:rPrChange>
        </w:rPr>
        <w:t>языковой части</w:t>
      </w:r>
      <w:r w:rsidR="0093044A" w:rsidRPr="00FC6B00">
        <w:rPr>
          <w:rFonts w:ascii="Times New Roman" w:hAnsi="Times New Roman" w:cs="Times New Roman"/>
          <w:sz w:val="24"/>
          <w:szCs w:val="24"/>
          <w:highlight w:val="green"/>
          <w:rPrChange w:id="2893" w:author="Соколов Сергей Вадимович" w:date="2024-01-22T09:01:00Z">
            <w:rPr>
              <w:rFonts w:ascii="Times New Roman" w:hAnsi="Times New Roman" w:cs="Times New Roman"/>
              <w:sz w:val="24"/>
              <w:szCs w:val="24"/>
            </w:rPr>
          </w:rPrChange>
        </w:rPr>
        <w:t xml:space="preserve"> оползня).</w:t>
      </w:r>
    </w:p>
    <w:p w14:paraId="696A6E11" w14:textId="4B952942" w:rsidR="00D1606B" w:rsidRPr="00FC6B00" w:rsidRDefault="00D1606B" w:rsidP="00A10186">
      <w:pPr>
        <w:spacing w:line="360" w:lineRule="auto"/>
        <w:ind w:firstLine="709"/>
        <w:jc w:val="both"/>
        <w:rPr>
          <w:rFonts w:ascii="Times New Roman" w:hAnsi="Times New Roman"/>
          <w:sz w:val="24"/>
          <w:szCs w:val="24"/>
          <w:highlight w:val="green"/>
          <w:rPrChange w:id="2894" w:author="Соколов Сергей Вадимович" w:date="2024-01-22T09:01:00Z">
            <w:rPr>
              <w:rFonts w:ascii="Times New Roman" w:hAnsi="Times New Roman"/>
              <w:sz w:val="24"/>
              <w:szCs w:val="24"/>
            </w:rPr>
          </w:rPrChange>
        </w:rPr>
      </w:pPr>
      <w:r w:rsidRPr="00FC6B00">
        <w:rPr>
          <w:rFonts w:ascii="Times New Roman" w:hAnsi="Times New Roman"/>
          <w:sz w:val="24"/>
          <w:szCs w:val="24"/>
          <w:highlight w:val="green"/>
          <w:rPrChange w:id="2895" w:author="Соколов Сергей Вадимович" w:date="2024-01-22T09:01:00Z">
            <w:rPr>
              <w:rFonts w:ascii="Times New Roman" w:hAnsi="Times New Roman"/>
              <w:sz w:val="24"/>
              <w:szCs w:val="24"/>
            </w:rPr>
          </w:rPrChange>
        </w:rPr>
        <w:t xml:space="preserve">Глубина </w:t>
      </w:r>
      <w:r w:rsidR="007F3EB6" w:rsidRPr="00FC6B00">
        <w:rPr>
          <w:rFonts w:ascii="Times New Roman" w:hAnsi="Times New Roman"/>
          <w:sz w:val="24"/>
          <w:szCs w:val="24"/>
          <w:highlight w:val="green"/>
          <w:rPrChange w:id="2896" w:author="Соколов Сергей Вадимович" w:date="2024-01-22T09:01:00Z">
            <w:rPr>
              <w:rFonts w:ascii="Times New Roman" w:hAnsi="Times New Roman"/>
              <w:sz w:val="24"/>
              <w:szCs w:val="24"/>
            </w:rPr>
          </w:rPrChange>
        </w:rPr>
        <w:t xml:space="preserve">инженерно-геологических </w:t>
      </w:r>
      <w:r w:rsidRPr="00FC6B00">
        <w:rPr>
          <w:rFonts w:ascii="Times New Roman" w:hAnsi="Times New Roman"/>
          <w:sz w:val="24"/>
          <w:szCs w:val="24"/>
          <w:highlight w:val="green"/>
          <w:rPrChange w:id="2897" w:author="Соколов Сергей Вадимович" w:date="2024-01-22T09:01:00Z">
            <w:rPr>
              <w:rFonts w:ascii="Times New Roman" w:hAnsi="Times New Roman"/>
              <w:sz w:val="24"/>
              <w:szCs w:val="24"/>
            </w:rPr>
          </w:rPrChange>
        </w:rPr>
        <w:t xml:space="preserve">выработок на продольном </w:t>
      </w:r>
      <w:r w:rsidR="00CF4B3B" w:rsidRPr="00FC6B00">
        <w:rPr>
          <w:rFonts w:ascii="Times New Roman" w:hAnsi="Times New Roman"/>
          <w:sz w:val="24"/>
          <w:szCs w:val="24"/>
          <w:highlight w:val="green"/>
          <w:rPrChange w:id="2898" w:author="Соколов Сергей Вадимович" w:date="2024-01-22T09:01:00Z">
            <w:rPr>
              <w:rFonts w:ascii="Times New Roman" w:hAnsi="Times New Roman"/>
              <w:sz w:val="24"/>
              <w:szCs w:val="24"/>
            </w:rPr>
          </w:rPrChange>
        </w:rPr>
        <w:t>профиле</w:t>
      </w:r>
      <w:r w:rsidR="00771880" w:rsidRPr="00FC6B00">
        <w:rPr>
          <w:rFonts w:ascii="Times New Roman" w:hAnsi="Times New Roman"/>
          <w:sz w:val="24"/>
          <w:szCs w:val="24"/>
          <w:highlight w:val="green"/>
          <w:rPrChange w:id="2899" w:author="Соколов Сергей Вадимович" w:date="2024-01-22T09:01:00Z">
            <w:rPr>
              <w:rFonts w:ascii="Times New Roman" w:hAnsi="Times New Roman"/>
              <w:sz w:val="24"/>
              <w:szCs w:val="24"/>
            </w:rPr>
          </w:rPrChange>
        </w:rPr>
        <w:t xml:space="preserve"> должна быть </w:t>
      </w:r>
      <w:r w:rsidR="00D51E0A" w:rsidRPr="00FC6B00">
        <w:rPr>
          <w:rFonts w:ascii="Times New Roman" w:hAnsi="Times New Roman"/>
          <w:sz w:val="24"/>
          <w:szCs w:val="24"/>
          <w:highlight w:val="green"/>
          <w:rPrChange w:id="2900" w:author="Соколов Сергей Вадимович" w:date="2024-01-22T09:01:00Z">
            <w:rPr>
              <w:rFonts w:ascii="Times New Roman" w:hAnsi="Times New Roman"/>
              <w:sz w:val="24"/>
              <w:szCs w:val="24"/>
            </w:rPr>
          </w:rPrChange>
        </w:rPr>
        <w:t>больше</w:t>
      </w:r>
      <w:r w:rsidR="00771880" w:rsidRPr="00FC6B00">
        <w:rPr>
          <w:rFonts w:ascii="Times New Roman" w:hAnsi="Times New Roman"/>
          <w:sz w:val="24"/>
          <w:szCs w:val="24"/>
          <w:highlight w:val="green"/>
          <w:rPrChange w:id="2901" w:author="Соколов Сергей Вадимович" w:date="2024-01-22T09:01:00Z">
            <w:rPr>
              <w:rFonts w:ascii="Times New Roman" w:hAnsi="Times New Roman"/>
              <w:sz w:val="24"/>
              <w:szCs w:val="24"/>
            </w:rPr>
          </w:rPrChange>
        </w:rPr>
        <w:t xml:space="preserve"> мощности оползневых накоплений или основного деформир</w:t>
      </w:r>
      <w:r w:rsidR="007F3EB6" w:rsidRPr="00FC6B00">
        <w:rPr>
          <w:rFonts w:ascii="Times New Roman" w:hAnsi="Times New Roman"/>
          <w:sz w:val="24"/>
          <w:szCs w:val="24"/>
          <w:highlight w:val="green"/>
          <w:rPrChange w:id="2902" w:author="Соколов Сергей Вадимович" w:date="2024-01-22T09:01:00Z">
            <w:rPr>
              <w:rFonts w:ascii="Times New Roman" w:hAnsi="Times New Roman"/>
              <w:sz w:val="24"/>
              <w:szCs w:val="24"/>
            </w:rPr>
          </w:rPrChange>
        </w:rPr>
        <w:t>уемого</w:t>
      </w:r>
      <w:r w:rsidR="00771880" w:rsidRPr="00FC6B00">
        <w:rPr>
          <w:rFonts w:ascii="Times New Roman" w:hAnsi="Times New Roman"/>
          <w:sz w:val="24"/>
          <w:szCs w:val="24"/>
          <w:highlight w:val="green"/>
          <w:rPrChange w:id="2903" w:author="Соколов Сергей Вадимович" w:date="2024-01-22T09:01:00Z">
            <w:rPr>
              <w:rFonts w:ascii="Times New Roman" w:hAnsi="Times New Roman"/>
              <w:sz w:val="24"/>
              <w:szCs w:val="24"/>
            </w:rPr>
          </w:rPrChange>
        </w:rPr>
        <w:t xml:space="preserve"> горизонта не менее чем на 5 м</w:t>
      </w:r>
      <w:r w:rsidRPr="00FC6B00">
        <w:rPr>
          <w:rFonts w:ascii="Times New Roman" w:hAnsi="Times New Roman"/>
          <w:sz w:val="24"/>
          <w:szCs w:val="24"/>
          <w:highlight w:val="green"/>
          <w:rPrChange w:id="2904" w:author="Соколов Сергей Вадимович" w:date="2024-01-22T09:01:00Z">
            <w:rPr>
              <w:rFonts w:ascii="Times New Roman" w:hAnsi="Times New Roman"/>
              <w:sz w:val="24"/>
              <w:szCs w:val="24"/>
            </w:rPr>
          </w:rPrChange>
        </w:rPr>
        <w:t>.</w:t>
      </w:r>
    </w:p>
    <w:p w14:paraId="330D683B" w14:textId="77777777" w:rsidR="00D1606B" w:rsidRPr="002150CE" w:rsidRDefault="00D1606B" w:rsidP="00B7584A">
      <w:pPr>
        <w:tabs>
          <w:tab w:val="left" w:pos="1560"/>
        </w:tabs>
        <w:spacing w:line="360" w:lineRule="auto"/>
        <w:ind w:firstLine="709"/>
        <w:jc w:val="both"/>
        <w:rPr>
          <w:rFonts w:ascii="Times New Roman" w:hAnsi="Times New Roman"/>
          <w:sz w:val="24"/>
          <w:szCs w:val="24"/>
        </w:rPr>
      </w:pPr>
      <w:r w:rsidRPr="00FC6B00">
        <w:rPr>
          <w:rFonts w:ascii="Times New Roman" w:hAnsi="Times New Roman"/>
          <w:sz w:val="24"/>
          <w:szCs w:val="24"/>
          <w:highlight w:val="green"/>
          <w:rPrChange w:id="2905" w:author="Соколов Сергей Вадимович" w:date="2024-01-22T09:01:00Z">
            <w:rPr>
              <w:rFonts w:ascii="Times New Roman" w:hAnsi="Times New Roman"/>
              <w:sz w:val="24"/>
              <w:szCs w:val="24"/>
            </w:rPr>
          </w:rPrChange>
        </w:rPr>
        <w:t>Выработки располагаются с частотой, обеспечивающей построение инженерно-геологических разрезов с детальностью, соответствующей масштабу инженерно-геологической съемки (карты).</w:t>
      </w:r>
    </w:p>
    <w:p w14:paraId="2464620C" w14:textId="61B60418" w:rsidR="00B7584A" w:rsidRPr="00FC6B00" w:rsidRDefault="00430CB2" w:rsidP="000F3F91">
      <w:pPr>
        <w:pStyle w:val="aff1"/>
        <w:numPr>
          <w:ilvl w:val="2"/>
          <w:numId w:val="15"/>
        </w:numPr>
        <w:tabs>
          <w:tab w:val="left" w:pos="426"/>
          <w:tab w:val="left" w:pos="710"/>
        </w:tabs>
        <w:spacing w:line="360" w:lineRule="auto"/>
        <w:ind w:left="0" w:firstLine="709"/>
        <w:jc w:val="both"/>
        <w:rPr>
          <w:rFonts w:ascii="Times New Roman" w:eastAsia="Calibri" w:hAnsi="Times New Roman" w:cs="Times New Roman"/>
          <w:sz w:val="24"/>
          <w:szCs w:val="24"/>
          <w:highlight w:val="green"/>
          <w:rPrChange w:id="2906" w:author="Соколов Сергей Вадимович" w:date="2024-01-22T09:01: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907" w:author="Соколов Сергей Вадимович" w:date="2024-01-22T09:01:00Z">
            <w:rPr>
              <w:rFonts w:ascii="Times New Roman" w:eastAsia="Calibri" w:hAnsi="Times New Roman" w:cs="Times New Roman"/>
              <w:sz w:val="24"/>
              <w:szCs w:val="24"/>
            </w:rPr>
          </w:rPrChange>
        </w:rPr>
        <w:t>При наличии</w:t>
      </w:r>
      <w:r w:rsidR="00856453" w:rsidRPr="00FC6B00">
        <w:rPr>
          <w:rFonts w:ascii="Times New Roman" w:eastAsia="Calibri" w:hAnsi="Times New Roman" w:cs="Times New Roman"/>
          <w:sz w:val="24"/>
          <w:szCs w:val="24"/>
          <w:highlight w:val="green"/>
          <w:rPrChange w:id="2908" w:author="Соколов Сергей Вадимович" w:date="2024-01-22T09:01:00Z">
            <w:rPr>
              <w:rFonts w:ascii="Times New Roman" w:eastAsia="Calibri" w:hAnsi="Times New Roman" w:cs="Times New Roman"/>
              <w:sz w:val="24"/>
              <w:szCs w:val="24"/>
            </w:rPr>
          </w:rPrChange>
        </w:rPr>
        <w:t xml:space="preserve"> на исследуемой территории оползн</w:t>
      </w:r>
      <w:r w:rsidRPr="00FC6B00">
        <w:rPr>
          <w:rFonts w:ascii="Times New Roman" w:eastAsia="Calibri" w:hAnsi="Times New Roman" w:cs="Times New Roman"/>
          <w:sz w:val="24"/>
          <w:szCs w:val="24"/>
          <w:highlight w:val="green"/>
          <w:rPrChange w:id="2909" w:author="Соколов Сергей Вадимович" w:date="2024-01-22T09:01:00Z">
            <w:rPr>
              <w:rFonts w:ascii="Times New Roman" w:eastAsia="Calibri" w:hAnsi="Times New Roman" w:cs="Times New Roman"/>
              <w:sz w:val="24"/>
              <w:szCs w:val="24"/>
            </w:rPr>
          </w:rPrChange>
        </w:rPr>
        <w:t>ей</w:t>
      </w:r>
      <w:r w:rsidR="00856453" w:rsidRPr="00FC6B00">
        <w:rPr>
          <w:rFonts w:ascii="Times New Roman" w:eastAsia="Calibri" w:hAnsi="Times New Roman" w:cs="Times New Roman"/>
          <w:sz w:val="24"/>
          <w:szCs w:val="24"/>
          <w:highlight w:val="green"/>
          <w:rPrChange w:id="2910" w:author="Соколов Сергей Вадимович" w:date="2024-01-22T09:01:00Z">
            <w:rPr>
              <w:rFonts w:ascii="Times New Roman" w:eastAsia="Calibri" w:hAnsi="Times New Roman" w:cs="Times New Roman"/>
              <w:sz w:val="24"/>
              <w:szCs w:val="24"/>
            </w:rPr>
          </w:rPrChange>
        </w:rPr>
        <w:t xml:space="preserve"> нескольких типов </w:t>
      </w:r>
      <w:r w:rsidR="00CF4B3B" w:rsidRPr="00FC6B00">
        <w:rPr>
          <w:rFonts w:ascii="Times New Roman" w:eastAsia="Calibri" w:hAnsi="Times New Roman" w:cs="Times New Roman"/>
          <w:strike/>
          <w:sz w:val="24"/>
          <w:szCs w:val="24"/>
          <w:highlight w:val="green"/>
          <w:rPrChange w:id="2911" w:author="Соколов Сергей Вадимович" w:date="2024-01-22T09:01:00Z">
            <w:rPr>
              <w:rFonts w:ascii="Times New Roman" w:eastAsia="Calibri" w:hAnsi="Times New Roman" w:cs="Times New Roman"/>
              <w:sz w:val="24"/>
              <w:szCs w:val="24"/>
            </w:rPr>
          </w:rPrChange>
        </w:rPr>
        <w:t>необходимо</w:t>
      </w:r>
      <w:r w:rsidR="00CF4B3B" w:rsidRPr="00FC6B00">
        <w:rPr>
          <w:rFonts w:ascii="Times New Roman" w:eastAsia="Calibri" w:hAnsi="Times New Roman" w:cs="Times New Roman"/>
          <w:sz w:val="24"/>
          <w:szCs w:val="24"/>
          <w:highlight w:val="green"/>
          <w:rPrChange w:id="2912" w:author="Соколов Сергей Вадимович" w:date="2024-01-22T09:01:00Z">
            <w:rPr>
              <w:rFonts w:ascii="Times New Roman" w:eastAsia="Calibri" w:hAnsi="Times New Roman" w:cs="Times New Roman"/>
              <w:sz w:val="24"/>
              <w:szCs w:val="24"/>
            </w:rPr>
          </w:rPrChange>
        </w:rPr>
        <w:t xml:space="preserve"> </w:t>
      </w:r>
      <w:ins w:id="2913" w:author="Елена" w:date="2019-02-14T20:03:00Z">
        <w:r w:rsidR="006C2C8D" w:rsidRPr="00FC6B00">
          <w:rPr>
            <w:rFonts w:ascii="Times New Roman" w:eastAsia="Calibri" w:hAnsi="Times New Roman" w:cs="Times New Roman"/>
            <w:sz w:val="24"/>
            <w:szCs w:val="24"/>
            <w:highlight w:val="green"/>
            <w:rPrChange w:id="2914" w:author="Соколов Сергей Вадимович" w:date="2024-01-22T09:01:00Z">
              <w:rPr>
                <w:rFonts w:ascii="Times New Roman" w:eastAsia="Calibri" w:hAnsi="Times New Roman" w:cs="Times New Roman"/>
                <w:sz w:val="24"/>
                <w:szCs w:val="24"/>
              </w:rPr>
            </w:rPrChange>
          </w:rPr>
          <w:t xml:space="preserve">следует </w:t>
        </w:r>
      </w:ins>
      <w:r w:rsidR="00856453" w:rsidRPr="00FC6B00">
        <w:rPr>
          <w:rFonts w:ascii="Times New Roman" w:eastAsia="Calibri" w:hAnsi="Times New Roman" w:cs="Times New Roman"/>
          <w:sz w:val="24"/>
          <w:szCs w:val="24"/>
          <w:highlight w:val="green"/>
          <w:rPrChange w:id="2915" w:author="Соколов Сергей Вадимович" w:date="2024-01-22T09:01:00Z">
            <w:rPr>
              <w:rFonts w:ascii="Times New Roman" w:eastAsia="Calibri" w:hAnsi="Times New Roman" w:cs="Times New Roman"/>
              <w:sz w:val="24"/>
              <w:szCs w:val="24"/>
            </w:rPr>
          </w:rPrChange>
        </w:rPr>
        <w:t xml:space="preserve">на наиболее характерных </w:t>
      </w:r>
      <w:r w:rsidR="00F51565" w:rsidRPr="00FC6B00">
        <w:rPr>
          <w:rFonts w:ascii="Times New Roman" w:eastAsia="Calibri" w:hAnsi="Times New Roman" w:cs="Times New Roman"/>
          <w:sz w:val="24"/>
          <w:szCs w:val="24"/>
          <w:highlight w:val="green"/>
          <w:rPrChange w:id="2916" w:author="Соколов Сергей Вадимович" w:date="2024-01-22T09:01:00Z">
            <w:rPr>
              <w:rFonts w:ascii="Times New Roman" w:eastAsia="Calibri" w:hAnsi="Times New Roman" w:cs="Times New Roman"/>
              <w:sz w:val="24"/>
              <w:szCs w:val="24"/>
            </w:rPr>
          </w:rPrChange>
        </w:rPr>
        <w:t xml:space="preserve">типах </w:t>
      </w:r>
      <w:r w:rsidR="00856453" w:rsidRPr="00FC6B00">
        <w:rPr>
          <w:rFonts w:ascii="Times New Roman" w:eastAsia="Calibri" w:hAnsi="Times New Roman" w:cs="Times New Roman"/>
          <w:sz w:val="24"/>
          <w:szCs w:val="24"/>
          <w:highlight w:val="green"/>
          <w:rPrChange w:id="2917" w:author="Соколов Сергей Вадимович" w:date="2024-01-22T09:01:00Z">
            <w:rPr>
              <w:rFonts w:ascii="Times New Roman" w:eastAsia="Calibri" w:hAnsi="Times New Roman" w:cs="Times New Roman"/>
              <w:sz w:val="24"/>
              <w:szCs w:val="24"/>
            </w:rPr>
          </w:rPrChange>
        </w:rPr>
        <w:t>оползн</w:t>
      </w:r>
      <w:r w:rsidR="00F51565" w:rsidRPr="00FC6B00">
        <w:rPr>
          <w:rFonts w:ascii="Times New Roman" w:eastAsia="Calibri" w:hAnsi="Times New Roman" w:cs="Times New Roman"/>
          <w:sz w:val="24"/>
          <w:szCs w:val="24"/>
          <w:highlight w:val="green"/>
          <w:rPrChange w:id="2918" w:author="Соколов Сергей Вадимович" w:date="2024-01-22T09:01:00Z">
            <w:rPr>
              <w:rFonts w:ascii="Times New Roman" w:eastAsia="Calibri" w:hAnsi="Times New Roman" w:cs="Times New Roman"/>
              <w:sz w:val="24"/>
              <w:szCs w:val="24"/>
            </w:rPr>
          </w:rPrChange>
        </w:rPr>
        <w:t>ей</w:t>
      </w:r>
      <w:r w:rsidR="00856453" w:rsidRPr="00FC6B00">
        <w:rPr>
          <w:rFonts w:ascii="Times New Roman" w:eastAsia="Calibri" w:hAnsi="Times New Roman" w:cs="Times New Roman"/>
          <w:sz w:val="24"/>
          <w:szCs w:val="24"/>
          <w:highlight w:val="green"/>
          <w:rPrChange w:id="2919" w:author="Соколов Сергей Вадимович" w:date="2024-01-22T09:01:00Z">
            <w:rPr>
              <w:rFonts w:ascii="Times New Roman" w:eastAsia="Calibri" w:hAnsi="Times New Roman" w:cs="Times New Roman"/>
              <w:sz w:val="24"/>
              <w:szCs w:val="24"/>
            </w:rPr>
          </w:rPrChange>
        </w:rPr>
        <w:t xml:space="preserve"> </w:t>
      </w:r>
      <w:r w:rsidR="00CF4B3B" w:rsidRPr="00FC6B00">
        <w:rPr>
          <w:rFonts w:ascii="Times New Roman" w:eastAsia="Calibri" w:hAnsi="Times New Roman" w:cs="Times New Roman"/>
          <w:sz w:val="24"/>
          <w:szCs w:val="24"/>
          <w:highlight w:val="green"/>
          <w:rPrChange w:id="2920" w:author="Соколов Сергей Вадимович" w:date="2024-01-22T09:01:00Z">
            <w:rPr>
              <w:rFonts w:ascii="Times New Roman" w:eastAsia="Calibri" w:hAnsi="Times New Roman" w:cs="Times New Roman"/>
              <w:sz w:val="24"/>
              <w:szCs w:val="24"/>
            </w:rPr>
          </w:rPrChange>
        </w:rPr>
        <w:t>предусматривать</w:t>
      </w:r>
      <w:r w:rsidR="00141480" w:rsidRPr="00FC6B00">
        <w:rPr>
          <w:rFonts w:ascii="Times New Roman" w:eastAsia="Calibri" w:hAnsi="Times New Roman" w:cs="Times New Roman"/>
          <w:sz w:val="24"/>
          <w:szCs w:val="24"/>
          <w:highlight w:val="green"/>
          <w:rPrChange w:id="2921" w:author="Соколов Сергей Вадимович" w:date="2024-01-22T09:01:00Z">
            <w:rPr>
              <w:rFonts w:ascii="Times New Roman" w:eastAsia="Calibri" w:hAnsi="Times New Roman" w:cs="Times New Roman"/>
              <w:sz w:val="24"/>
              <w:szCs w:val="24"/>
            </w:rPr>
          </w:rPrChange>
        </w:rPr>
        <w:t xml:space="preserve"> </w:t>
      </w:r>
      <w:r w:rsidRPr="00FC6B00">
        <w:rPr>
          <w:rFonts w:ascii="Times New Roman" w:eastAsia="Calibri" w:hAnsi="Times New Roman" w:cs="Times New Roman"/>
          <w:sz w:val="24"/>
          <w:szCs w:val="24"/>
          <w:highlight w:val="green"/>
          <w:rPrChange w:id="2922" w:author="Соколов Сергей Вадимович" w:date="2024-01-22T09:01:00Z">
            <w:rPr>
              <w:rFonts w:ascii="Times New Roman" w:eastAsia="Calibri" w:hAnsi="Times New Roman" w:cs="Times New Roman"/>
              <w:sz w:val="24"/>
              <w:szCs w:val="24"/>
            </w:rPr>
          </w:rPrChange>
        </w:rPr>
        <w:t>необходимое</w:t>
      </w:r>
      <w:r w:rsidR="00856453" w:rsidRPr="00FC6B00">
        <w:rPr>
          <w:rFonts w:ascii="Times New Roman" w:eastAsia="Calibri" w:hAnsi="Times New Roman" w:cs="Times New Roman"/>
          <w:sz w:val="24"/>
          <w:szCs w:val="24"/>
          <w:highlight w:val="green"/>
          <w:rPrChange w:id="2923" w:author="Соколов Сергей Вадимович" w:date="2024-01-22T09:01:00Z">
            <w:rPr>
              <w:rFonts w:ascii="Times New Roman" w:eastAsia="Calibri" w:hAnsi="Times New Roman" w:cs="Times New Roman"/>
              <w:sz w:val="24"/>
              <w:szCs w:val="24"/>
            </w:rPr>
          </w:rPrChange>
        </w:rPr>
        <w:t xml:space="preserve"> </w:t>
      </w:r>
      <w:r w:rsidR="009B46A3" w:rsidRPr="00FC6B00">
        <w:rPr>
          <w:rFonts w:ascii="Times New Roman" w:eastAsia="Calibri" w:hAnsi="Times New Roman" w:cs="Times New Roman"/>
          <w:sz w:val="24"/>
          <w:szCs w:val="24"/>
          <w:highlight w:val="green"/>
          <w:rPrChange w:id="2924" w:author="Соколов Сергей Вадимович" w:date="2024-01-22T09:01:00Z">
            <w:rPr>
              <w:rFonts w:ascii="Times New Roman" w:eastAsia="Calibri" w:hAnsi="Times New Roman" w:cs="Times New Roman"/>
              <w:sz w:val="24"/>
              <w:szCs w:val="24"/>
            </w:rPr>
          </w:rPrChange>
        </w:rPr>
        <w:t>число</w:t>
      </w:r>
      <w:r w:rsidR="00856453" w:rsidRPr="00FC6B00">
        <w:rPr>
          <w:rFonts w:ascii="Times New Roman" w:eastAsia="Calibri" w:hAnsi="Times New Roman" w:cs="Times New Roman"/>
          <w:sz w:val="24"/>
          <w:szCs w:val="24"/>
          <w:highlight w:val="green"/>
          <w:rPrChange w:id="2925" w:author="Соколов Сергей Вадимович" w:date="2024-01-22T09:01:00Z">
            <w:rPr>
              <w:rFonts w:ascii="Times New Roman" w:eastAsia="Calibri" w:hAnsi="Times New Roman" w:cs="Times New Roman"/>
              <w:sz w:val="24"/>
              <w:szCs w:val="24"/>
            </w:rPr>
          </w:rPrChange>
        </w:rPr>
        <w:t xml:space="preserve"> выработок, </w:t>
      </w:r>
      <w:r w:rsidRPr="00FC6B00">
        <w:rPr>
          <w:rFonts w:ascii="Times New Roman" w:eastAsia="Calibri" w:hAnsi="Times New Roman" w:cs="Times New Roman"/>
          <w:sz w:val="24"/>
          <w:szCs w:val="24"/>
          <w:highlight w:val="green"/>
          <w:rPrChange w:id="2926" w:author="Соколов Сергей Вадимович" w:date="2024-01-22T09:01:00Z">
            <w:rPr>
              <w:rFonts w:ascii="Times New Roman" w:eastAsia="Calibri" w:hAnsi="Times New Roman" w:cs="Times New Roman"/>
              <w:sz w:val="24"/>
              <w:szCs w:val="24"/>
            </w:rPr>
          </w:rPrChange>
        </w:rPr>
        <w:t>позволяющее</w:t>
      </w:r>
      <w:r w:rsidR="00856453" w:rsidRPr="00FC6B00">
        <w:rPr>
          <w:rFonts w:ascii="Times New Roman" w:eastAsia="Calibri" w:hAnsi="Times New Roman" w:cs="Times New Roman"/>
          <w:sz w:val="24"/>
          <w:szCs w:val="24"/>
          <w:highlight w:val="green"/>
          <w:rPrChange w:id="2927" w:author="Соколов Сергей Вадимович" w:date="2024-01-22T09:01:00Z">
            <w:rPr>
              <w:rFonts w:ascii="Times New Roman" w:eastAsia="Calibri" w:hAnsi="Times New Roman" w:cs="Times New Roman"/>
              <w:sz w:val="24"/>
              <w:szCs w:val="24"/>
            </w:rPr>
          </w:rPrChange>
        </w:rPr>
        <w:t xml:space="preserve"> определить механизм смещения, глубину захвата </w:t>
      </w:r>
      <w:bookmarkStart w:id="2928" w:name="NORMACS_PAGE_16"/>
      <w:bookmarkEnd w:id="2928"/>
      <w:r w:rsidR="00856453" w:rsidRPr="00FC6B00">
        <w:rPr>
          <w:rFonts w:ascii="Times New Roman" w:eastAsia="Calibri" w:hAnsi="Times New Roman" w:cs="Times New Roman"/>
          <w:sz w:val="24"/>
          <w:szCs w:val="24"/>
          <w:highlight w:val="green"/>
          <w:rPrChange w:id="2929" w:author="Соколов Сергей Вадимович" w:date="2024-01-22T09:01:00Z">
            <w:rPr>
              <w:rFonts w:ascii="Times New Roman" w:eastAsia="Calibri" w:hAnsi="Times New Roman" w:cs="Times New Roman"/>
              <w:sz w:val="24"/>
              <w:szCs w:val="24"/>
            </w:rPr>
          </w:rPrChange>
        </w:rPr>
        <w:t xml:space="preserve">оползневым процессом пород склона и физическое состояние смещающегося грунта </w:t>
      </w:r>
      <w:r w:rsidR="0068193A" w:rsidRPr="00FC6B00">
        <w:rPr>
          <w:rFonts w:ascii="Times New Roman" w:eastAsia="Calibri" w:hAnsi="Times New Roman" w:cs="Times New Roman"/>
          <w:sz w:val="24"/>
          <w:szCs w:val="24"/>
          <w:highlight w:val="green"/>
          <w:rPrChange w:id="2930" w:author="Соколов Сергей Вадимович" w:date="2024-01-22T09:01:00Z">
            <w:rPr>
              <w:rFonts w:ascii="Times New Roman" w:eastAsia="Calibri" w:hAnsi="Times New Roman" w:cs="Times New Roman"/>
              <w:sz w:val="24"/>
              <w:szCs w:val="24"/>
            </w:rPr>
          </w:rPrChange>
        </w:rPr>
        <w:t>в</w:t>
      </w:r>
      <w:r w:rsidR="00856453" w:rsidRPr="00FC6B00">
        <w:rPr>
          <w:rFonts w:ascii="Times New Roman" w:eastAsia="Calibri" w:hAnsi="Times New Roman" w:cs="Times New Roman"/>
          <w:sz w:val="24"/>
          <w:szCs w:val="24"/>
          <w:highlight w:val="green"/>
          <w:rPrChange w:id="2931" w:author="Соколов Сергей Вадимович" w:date="2024-01-22T09:01:00Z">
            <w:rPr>
              <w:rFonts w:ascii="Times New Roman" w:eastAsia="Calibri" w:hAnsi="Times New Roman" w:cs="Times New Roman"/>
              <w:sz w:val="24"/>
              <w:szCs w:val="24"/>
            </w:rPr>
          </w:rPrChange>
        </w:rPr>
        <w:t xml:space="preserve"> различных частях оползня, а также роль подземных вод в его возникновении.</w:t>
      </w:r>
    </w:p>
    <w:p w14:paraId="3A122C31" w14:textId="77777777" w:rsidR="00677F01" w:rsidRPr="00FC6B00" w:rsidRDefault="00823D17"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932" w:author="Соколов Сергей Вадимович" w:date="2024-01-22T09:01: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933" w:author="Соколов Сергей Вадимович" w:date="2024-01-22T09:01:00Z">
            <w:rPr>
              <w:rFonts w:ascii="Times New Roman" w:eastAsia="Calibri" w:hAnsi="Times New Roman" w:cs="Times New Roman"/>
              <w:sz w:val="24"/>
              <w:szCs w:val="24"/>
            </w:rPr>
          </w:rPrChange>
        </w:rPr>
        <w:t xml:space="preserve">Для подготовки документов территориального планирования, документации по планировке территории и выбора площадок (трасс) строительства выполняется </w:t>
      </w:r>
      <w:r w:rsidR="006C0A21" w:rsidRPr="00FC6B00">
        <w:rPr>
          <w:rFonts w:ascii="Times New Roman" w:eastAsia="Calibri" w:hAnsi="Times New Roman" w:cs="Times New Roman"/>
          <w:sz w:val="24"/>
          <w:szCs w:val="24"/>
          <w:highlight w:val="green"/>
          <w:rPrChange w:id="2934" w:author="Соколов Сергей Вадимович" w:date="2024-01-22T09:01:00Z">
            <w:rPr>
              <w:rFonts w:ascii="Times New Roman" w:eastAsia="Calibri" w:hAnsi="Times New Roman" w:cs="Times New Roman"/>
              <w:sz w:val="24"/>
              <w:szCs w:val="24"/>
            </w:rPr>
          </w:rPrChange>
        </w:rPr>
        <w:t>качественный прогноз оценки</w:t>
      </w:r>
      <w:r w:rsidR="00141480" w:rsidRPr="00FC6B00">
        <w:rPr>
          <w:rFonts w:ascii="Times New Roman" w:eastAsia="Calibri" w:hAnsi="Times New Roman" w:cs="Times New Roman"/>
          <w:sz w:val="24"/>
          <w:szCs w:val="24"/>
          <w:highlight w:val="green"/>
          <w:rPrChange w:id="2935" w:author="Соколов Сергей Вадимович" w:date="2024-01-22T09:01:00Z">
            <w:rPr>
              <w:rFonts w:ascii="Times New Roman" w:eastAsia="Calibri" w:hAnsi="Times New Roman" w:cs="Times New Roman"/>
              <w:sz w:val="24"/>
              <w:szCs w:val="24"/>
            </w:rPr>
          </w:rPrChange>
        </w:rPr>
        <w:t xml:space="preserve"> </w:t>
      </w:r>
      <w:r w:rsidR="006E3DCC" w:rsidRPr="00FC6B00">
        <w:rPr>
          <w:rFonts w:ascii="Times New Roman" w:eastAsia="Calibri" w:hAnsi="Times New Roman" w:cs="Times New Roman"/>
          <w:sz w:val="24"/>
          <w:szCs w:val="24"/>
          <w:highlight w:val="green"/>
          <w:rPrChange w:id="2936" w:author="Соколов Сергей Вадимович" w:date="2024-01-22T09:01:00Z">
            <w:rPr>
              <w:rFonts w:ascii="Times New Roman" w:eastAsia="Calibri" w:hAnsi="Times New Roman" w:cs="Times New Roman"/>
              <w:sz w:val="24"/>
              <w:szCs w:val="24"/>
            </w:rPr>
          </w:rPrChange>
        </w:rPr>
        <w:t>устойчивости оползнеопасных</w:t>
      </w:r>
      <w:r w:rsidR="00DD3A8A" w:rsidRPr="00FC6B00">
        <w:rPr>
          <w:rFonts w:ascii="Times New Roman" w:eastAsia="Calibri" w:hAnsi="Times New Roman" w:cs="Times New Roman"/>
          <w:sz w:val="24"/>
          <w:szCs w:val="24"/>
          <w:highlight w:val="green"/>
          <w:rPrChange w:id="2937" w:author="Соколов Сергей Вадимович" w:date="2024-01-22T09:01:00Z">
            <w:rPr>
              <w:rFonts w:ascii="Times New Roman" w:eastAsia="Calibri" w:hAnsi="Times New Roman" w:cs="Times New Roman"/>
              <w:sz w:val="24"/>
              <w:szCs w:val="24"/>
            </w:rPr>
          </w:rPrChange>
        </w:rPr>
        <w:t xml:space="preserve"> склонов.</w:t>
      </w:r>
    </w:p>
    <w:p w14:paraId="663638BA" w14:textId="77777777" w:rsidR="00823D17" w:rsidRPr="00FC6B00" w:rsidRDefault="00823D17" w:rsidP="00823D17">
      <w:pPr>
        <w:pStyle w:val="aff1"/>
        <w:spacing w:line="360" w:lineRule="auto"/>
        <w:ind w:left="0" w:firstLine="709"/>
        <w:jc w:val="both"/>
        <w:rPr>
          <w:rFonts w:ascii="Times New Roman" w:hAnsi="Times New Roman" w:cs="Times New Roman"/>
          <w:sz w:val="24"/>
          <w:szCs w:val="24"/>
          <w:highlight w:val="green"/>
          <w:rPrChange w:id="2938" w:author="Соколов Сергей Вадимович" w:date="2024-01-22T09:01: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2939" w:author="Соколов Сергей Вадимович" w:date="2024-01-22T09:01:00Z">
            <w:rPr>
              <w:rFonts w:ascii="Times New Roman" w:hAnsi="Times New Roman" w:cs="Times New Roman"/>
              <w:sz w:val="24"/>
              <w:szCs w:val="24"/>
            </w:rPr>
          </w:rPrChange>
        </w:rPr>
        <w:t>Для определения частоты и вероятности оползневого события с учетом прогнозируемых изменений инженерно-геологических услови</w:t>
      </w:r>
      <w:r w:rsidR="0032588E" w:rsidRPr="00FC6B00">
        <w:rPr>
          <w:rFonts w:ascii="Times New Roman" w:hAnsi="Times New Roman" w:cs="Times New Roman"/>
          <w:sz w:val="24"/>
          <w:szCs w:val="24"/>
          <w:highlight w:val="green"/>
          <w:rPrChange w:id="2940" w:author="Соколов Сергей Вадимович" w:date="2024-01-22T09:01:00Z">
            <w:rPr>
              <w:rFonts w:ascii="Times New Roman" w:hAnsi="Times New Roman" w:cs="Times New Roman"/>
              <w:sz w:val="24"/>
              <w:szCs w:val="24"/>
            </w:rPr>
          </w:rPrChange>
        </w:rPr>
        <w:t>й применяются следующие методы:</w:t>
      </w:r>
    </w:p>
    <w:p w14:paraId="492B2B1C" w14:textId="1404D04C" w:rsidR="00823D17" w:rsidRPr="00FC6B00" w:rsidRDefault="002C0B83" w:rsidP="002C0B83">
      <w:pPr>
        <w:pStyle w:val="aff3"/>
        <w:spacing w:line="360" w:lineRule="auto"/>
        <w:ind w:firstLine="709"/>
        <w:jc w:val="both"/>
        <w:rPr>
          <w:rFonts w:ascii="Times New Roman" w:hAnsi="Times New Roman"/>
          <w:sz w:val="24"/>
          <w:szCs w:val="24"/>
          <w:highlight w:val="green"/>
          <w:rPrChange w:id="2941" w:author="Соколов Сергей Вадимович" w:date="2024-01-22T09:01:00Z">
            <w:rPr>
              <w:rFonts w:ascii="Times New Roman" w:hAnsi="Times New Roman"/>
              <w:sz w:val="24"/>
              <w:szCs w:val="24"/>
            </w:rPr>
          </w:rPrChange>
        </w:rPr>
      </w:pPr>
      <w:r w:rsidRPr="00FC6B00">
        <w:rPr>
          <w:rFonts w:ascii="Times New Roman" w:hAnsi="Times New Roman"/>
          <w:sz w:val="24"/>
          <w:szCs w:val="24"/>
          <w:highlight w:val="green"/>
          <w:rPrChange w:id="2942" w:author="Соколов Сергей Вадимович" w:date="2024-01-22T09:01:00Z">
            <w:rPr>
              <w:rFonts w:ascii="Times New Roman" w:hAnsi="Times New Roman"/>
              <w:sz w:val="24"/>
              <w:szCs w:val="24"/>
            </w:rPr>
          </w:rPrChange>
        </w:rPr>
        <w:t xml:space="preserve">- </w:t>
      </w:r>
      <w:r w:rsidR="00823D17" w:rsidRPr="00FC6B00">
        <w:rPr>
          <w:rFonts w:ascii="Times New Roman" w:hAnsi="Times New Roman"/>
          <w:sz w:val="24"/>
          <w:szCs w:val="24"/>
          <w:highlight w:val="green"/>
          <w:rPrChange w:id="2943" w:author="Соколов Сергей Вадимович" w:date="2024-01-22T09:01:00Z">
            <w:rPr>
              <w:rFonts w:ascii="Times New Roman" w:hAnsi="Times New Roman"/>
              <w:sz w:val="24"/>
              <w:szCs w:val="24"/>
            </w:rPr>
          </w:rPrChange>
        </w:rPr>
        <w:t>экспертной оценки;</w:t>
      </w:r>
    </w:p>
    <w:p w14:paraId="1821AE76" w14:textId="17B7A4EA" w:rsidR="00823D17" w:rsidRPr="00FC6B00" w:rsidRDefault="002C0B83" w:rsidP="002C0B83">
      <w:pPr>
        <w:pStyle w:val="aff3"/>
        <w:spacing w:line="360" w:lineRule="auto"/>
        <w:ind w:firstLine="709"/>
        <w:jc w:val="both"/>
        <w:rPr>
          <w:rFonts w:ascii="Times New Roman" w:hAnsi="Times New Roman"/>
          <w:sz w:val="24"/>
          <w:szCs w:val="24"/>
          <w:highlight w:val="green"/>
          <w:rPrChange w:id="2944" w:author="Соколов Сергей Вадимович" w:date="2024-01-22T09:01:00Z">
            <w:rPr>
              <w:rFonts w:ascii="Times New Roman" w:hAnsi="Times New Roman"/>
              <w:sz w:val="24"/>
              <w:szCs w:val="24"/>
            </w:rPr>
          </w:rPrChange>
        </w:rPr>
      </w:pPr>
      <w:r w:rsidRPr="00FC6B00">
        <w:rPr>
          <w:rFonts w:ascii="Times New Roman" w:hAnsi="Times New Roman"/>
          <w:sz w:val="24"/>
          <w:szCs w:val="24"/>
          <w:highlight w:val="green"/>
          <w:rPrChange w:id="2945" w:author="Соколов Сергей Вадимович" w:date="2024-01-22T09:01:00Z">
            <w:rPr>
              <w:rFonts w:ascii="Times New Roman" w:hAnsi="Times New Roman"/>
              <w:sz w:val="24"/>
              <w:szCs w:val="24"/>
            </w:rPr>
          </w:rPrChange>
        </w:rPr>
        <w:t xml:space="preserve">- </w:t>
      </w:r>
      <w:r w:rsidR="00823D17" w:rsidRPr="00FC6B00">
        <w:rPr>
          <w:rFonts w:ascii="Times New Roman" w:hAnsi="Times New Roman"/>
          <w:sz w:val="24"/>
          <w:szCs w:val="24"/>
          <w:highlight w:val="green"/>
          <w:rPrChange w:id="2946" w:author="Соколов Сергей Вадимович" w:date="2024-01-22T09:01:00Z">
            <w:rPr>
              <w:rFonts w:ascii="Times New Roman" w:hAnsi="Times New Roman"/>
              <w:sz w:val="24"/>
              <w:szCs w:val="24"/>
            </w:rPr>
          </w:rPrChange>
        </w:rPr>
        <w:t>статистической обработки архивных данных, в том числе оценка частоты явлений, приводящих к активизации оползневых подвижек;</w:t>
      </w:r>
    </w:p>
    <w:p w14:paraId="5F2E9DD0" w14:textId="7B3E6C69" w:rsidR="00823D17" w:rsidRPr="002C0B83" w:rsidRDefault="002C0B83" w:rsidP="002C0B83">
      <w:pPr>
        <w:pStyle w:val="aff3"/>
        <w:spacing w:line="360" w:lineRule="auto"/>
        <w:ind w:firstLine="709"/>
        <w:jc w:val="both"/>
        <w:rPr>
          <w:rFonts w:ascii="Times New Roman" w:hAnsi="Times New Roman"/>
          <w:sz w:val="24"/>
          <w:szCs w:val="24"/>
        </w:rPr>
      </w:pPr>
      <w:r w:rsidRPr="00FC6B00">
        <w:rPr>
          <w:rFonts w:ascii="Times New Roman" w:hAnsi="Times New Roman"/>
          <w:sz w:val="24"/>
          <w:szCs w:val="24"/>
          <w:highlight w:val="green"/>
          <w:rPrChange w:id="2947" w:author="Соколов Сергей Вадимович" w:date="2024-01-22T09:01:00Z">
            <w:rPr>
              <w:rFonts w:ascii="Times New Roman" w:hAnsi="Times New Roman"/>
              <w:sz w:val="24"/>
              <w:szCs w:val="24"/>
            </w:rPr>
          </w:rPrChange>
        </w:rPr>
        <w:t xml:space="preserve">- </w:t>
      </w:r>
      <w:r w:rsidR="00823D17" w:rsidRPr="00FC6B00">
        <w:rPr>
          <w:rFonts w:ascii="Times New Roman" w:hAnsi="Times New Roman"/>
          <w:sz w:val="24"/>
          <w:szCs w:val="24"/>
          <w:highlight w:val="green"/>
          <w:rPrChange w:id="2948" w:author="Соколов Сергей Вадимович" w:date="2024-01-22T09:01:00Z">
            <w:rPr>
              <w:rFonts w:ascii="Times New Roman" w:hAnsi="Times New Roman"/>
              <w:sz w:val="24"/>
              <w:szCs w:val="24"/>
            </w:rPr>
          </w:rPrChange>
        </w:rPr>
        <w:t>аналогий.</w:t>
      </w:r>
    </w:p>
    <w:p w14:paraId="1A691034" w14:textId="75F63517" w:rsidR="00F95615" w:rsidRPr="00FC6B00" w:rsidRDefault="00F95615"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2949" w:author="Соколов Сергей Вадимович" w:date="2024-01-22T09:02:00Z">
            <w:rPr>
              <w:rFonts w:ascii="Times New Roman" w:eastAsia="Calibri" w:hAnsi="Times New Roman" w:cs="Times New Roman"/>
              <w:sz w:val="24"/>
              <w:szCs w:val="24"/>
            </w:rPr>
          </w:rPrChange>
        </w:rPr>
      </w:pPr>
      <w:r w:rsidRPr="00FC6B00">
        <w:rPr>
          <w:rFonts w:ascii="Times New Roman" w:eastAsia="Calibri" w:hAnsi="Times New Roman" w:cs="Times New Roman"/>
          <w:sz w:val="24"/>
          <w:szCs w:val="24"/>
          <w:highlight w:val="green"/>
          <w:rPrChange w:id="2950" w:author="Соколов Сергей Вадимович" w:date="2024-01-22T09:02:00Z">
            <w:rPr>
              <w:rFonts w:ascii="Times New Roman" w:eastAsia="Calibri" w:hAnsi="Times New Roman" w:cs="Times New Roman"/>
              <w:sz w:val="24"/>
              <w:szCs w:val="24"/>
            </w:rPr>
          </w:rPrChange>
        </w:rPr>
        <w:t>Т</w:t>
      </w:r>
      <w:r w:rsidR="006B155E" w:rsidRPr="00FC6B00">
        <w:rPr>
          <w:rFonts w:ascii="Times New Roman" w:eastAsia="Calibri" w:hAnsi="Times New Roman" w:cs="Times New Roman"/>
          <w:sz w:val="24"/>
          <w:szCs w:val="24"/>
          <w:highlight w:val="green"/>
          <w:rPrChange w:id="2951" w:author="Соколов Сергей Вадимович" w:date="2024-01-22T09:02:00Z">
            <w:rPr>
              <w:rFonts w:ascii="Times New Roman" w:eastAsia="Calibri" w:hAnsi="Times New Roman" w:cs="Times New Roman"/>
              <w:sz w:val="24"/>
              <w:szCs w:val="24"/>
            </w:rPr>
          </w:rPrChange>
        </w:rPr>
        <w:t>ехнический отч</w:t>
      </w:r>
      <w:r w:rsidR="002150CE" w:rsidRPr="00FC6B00">
        <w:rPr>
          <w:rFonts w:ascii="Times New Roman" w:eastAsia="Calibri" w:hAnsi="Times New Roman" w:cs="Times New Roman"/>
          <w:sz w:val="24"/>
          <w:szCs w:val="24"/>
          <w:highlight w:val="green"/>
          <w:rPrChange w:id="2952" w:author="Соколов Сергей Вадимович" w:date="2024-01-22T09:02:00Z">
            <w:rPr>
              <w:rFonts w:ascii="Times New Roman" w:eastAsia="Calibri" w:hAnsi="Times New Roman" w:cs="Times New Roman"/>
              <w:sz w:val="24"/>
              <w:szCs w:val="24"/>
            </w:rPr>
          </w:rPrChange>
        </w:rPr>
        <w:t>е</w:t>
      </w:r>
      <w:r w:rsidR="006B155E" w:rsidRPr="00FC6B00">
        <w:rPr>
          <w:rFonts w:ascii="Times New Roman" w:eastAsia="Calibri" w:hAnsi="Times New Roman" w:cs="Times New Roman"/>
          <w:sz w:val="24"/>
          <w:szCs w:val="24"/>
          <w:highlight w:val="green"/>
          <w:rPrChange w:id="2953" w:author="Соколов Сергей Вадимович" w:date="2024-01-22T09:02:00Z">
            <w:rPr>
              <w:rFonts w:ascii="Times New Roman" w:eastAsia="Calibri" w:hAnsi="Times New Roman" w:cs="Times New Roman"/>
              <w:sz w:val="24"/>
              <w:szCs w:val="24"/>
            </w:rPr>
          </w:rPrChange>
        </w:rPr>
        <w:t xml:space="preserve">т по результатам инженерно-геологических изысканий, выполненных </w:t>
      </w:r>
      <w:r w:rsidR="00823D17" w:rsidRPr="00FC6B00">
        <w:rPr>
          <w:rFonts w:ascii="Times New Roman" w:eastAsia="Calibri" w:hAnsi="Times New Roman" w:cs="Times New Roman"/>
          <w:sz w:val="24"/>
          <w:szCs w:val="24"/>
          <w:highlight w:val="green"/>
          <w:rPrChange w:id="2954" w:author="Соколов Сергей Вадимович" w:date="2024-01-22T09:02:00Z">
            <w:rPr>
              <w:rFonts w:ascii="Times New Roman" w:eastAsia="Calibri" w:hAnsi="Times New Roman" w:cs="Times New Roman"/>
              <w:sz w:val="24"/>
              <w:szCs w:val="24"/>
            </w:rPr>
          </w:rPrChange>
        </w:rPr>
        <w:t xml:space="preserve">для подготовки документов территориального планирования, </w:t>
      </w:r>
      <w:r w:rsidR="006B155E" w:rsidRPr="00FC6B00">
        <w:rPr>
          <w:rFonts w:ascii="Times New Roman" w:eastAsia="Calibri" w:hAnsi="Times New Roman" w:cs="Times New Roman"/>
          <w:sz w:val="24"/>
          <w:szCs w:val="24"/>
          <w:highlight w:val="green"/>
          <w:rPrChange w:id="2955" w:author="Соколов Сергей Вадимович" w:date="2024-01-22T09:02:00Z">
            <w:rPr>
              <w:rFonts w:ascii="Times New Roman" w:eastAsia="Calibri" w:hAnsi="Times New Roman" w:cs="Times New Roman"/>
              <w:sz w:val="24"/>
              <w:szCs w:val="24"/>
            </w:rPr>
          </w:rPrChange>
        </w:rPr>
        <w:t xml:space="preserve">документации по планировке территории и выбора площадок (трасс) строительства </w:t>
      </w:r>
      <w:r w:rsidRPr="00FC6B00">
        <w:rPr>
          <w:rFonts w:ascii="Times New Roman" w:eastAsia="Calibri" w:hAnsi="Times New Roman" w:cs="Times New Roman"/>
          <w:sz w:val="24"/>
          <w:szCs w:val="24"/>
          <w:highlight w:val="green"/>
          <w:rPrChange w:id="2956" w:author="Соколов Сергей Вадимович" w:date="2024-01-22T09:02:00Z">
            <w:rPr>
              <w:rFonts w:ascii="Times New Roman" w:eastAsia="Calibri" w:hAnsi="Times New Roman" w:cs="Times New Roman"/>
              <w:sz w:val="24"/>
              <w:szCs w:val="24"/>
            </w:rPr>
          </w:rPrChange>
        </w:rPr>
        <w:t>должен соответствовать СП 47.13330.2016 (</w:t>
      </w:r>
      <w:r w:rsidR="009B46A3" w:rsidRPr="00FC6B00">
        <w:rPr>
          <w:rFonts w:ascii="Times New Roman" w:eastAsia="Calibri" w:hAnsi="Times New Roman" w:cs="Times New Roman"/>
          <w:sz w:val="24"/>
          <w:szCs w:val="24"/>
          <w:highlight w:val="green"/>
          <w:rPrChange w:id="2957" w:author="Соколов Сергей Вадимович" w:date="2024-01-22T09:02:00Z">
            <w:rPr>
              <w:rFonts w:ascii="Times New Roman" w:eastAsia="Calibri" w:hAnsi="Times New Roman" w:cs="Times New Roman"/>
              <w:sz w:val="24"/>
              <w:szCs w:val="24"/>
            </w:rPr>
          </w:rPrChange>
        </w:rPr>
        <w:t xml:space="preserve">подпункты </w:t>
      </w:r>
      <w:r w:rsidRPr="00FC6B00">
        <w:rPr>
          <w:rFonts w:ascii="Times New Roman" w:eastAsia="Calibri" w:hAnsi="Times New Roman" w:cs="Times New Roman"/>
          <w:sz w:val="24"/>
          <w:szCs w:val="24"/>
          <w:highlight w:val="green"/>
          <w:rPrChange w:id="2958" w:author="Соколов Сергей Вадимович" w:date="2024-01-22T09:02:00Z">
            <w:rPr>
              <w:rFonts w:ascii="Times New Roman" w:eastAsia="Calibri" w:hAnsi="Times New Roman" w:cs="Times New Roman"/>
              <w:sz w:val="24"/>
              <w:szCs w:val="24"/>
            </w:rPr>
          </w:rPrChange>
        </w:rPr>
        <w:t>6.2.1.2, 6.2.2.3 и 6.2.3) и дополнительно содержать:</w:t>
      </w:r>
    </w:p>
    <w:p w14:paraId="4B9F53FC" w14:textId="48E7695C" w:rsidR="00677F01" w:rsidRPr="00FC6B00" w:rsidRDefault="002C0B83" w:rsidP="002C0B83">
      <w:pPr>
        <w:pStyle w:val="aff3"/>
        <w:spacing w:line="360" w:lineRule="auto"/>
        <w:ind w:firstLine="709"/>
        <w:jc w:val="both"/>
        <w:rPr>
          <w:rFonts w:ascii="Times New Roman" w:hAnsi="Times New Roman"/>
          <w:sz w:val="24"/>
          <w:szCs w:val="24"/>
          <w:highlight w:val="green"/>
          <w:rPrChange w:id="2959" w:author="Соколов Сергей Вадимович" w:date="2024-01-22T09:02:00Z">
            <w:rPr>
              <w:rFonts w:ascii="Times New Roman" w:hAnsi="Times New Roman"/>
              <w:sz w:val="24"/>
              <w:szCs w:val="24"/>
            </w:rPr>
          </w:rPrChange>
        </w:rPr>
      </w:pPr>
      <w:bookmarkStart w:id="2960" w:name="_Hlk481574670"/>
      <w:r w:rsidRPr="00FC6B00">
        <w:rPr>
          <w:rFonts w:ascii="Times New Roman" w:hAnsi="Times New Roman"/>
          <w:sz w:val="24"/>
          <w:szCs w:val="24"/>
          <w:highlight w:val="green"/>
          <w:rPrChange w:id="2961" w:author="Соколов Сергей Вадимович" w:date="2024-01-22T09:02:00Z">
            <w:rPr>
              <w:rFonts w:ascii="Times New Roman" w:hAnsi="Times New Roman"/>
              <w:sz w:val="24"/>
              <w:szCs w:val="24"/>
            </w:rPr>
          </w:rPrChange>
        </w:rPr>
        <w:t xml:space="preserve">- </w:t>
      </w:r>
      <w:r w:rsidR="00010BF5" w:rsidRPr="00FC6B00">
        <w:rPr>
          <w:rFonts w:ascii="Times New Roman" w:hAnsi="Times New Roman"/>
          <w:sz w:val="24"/>
          <w:szCs w:val="24"/>
          <w:highlight w:val="green"/>
          <w:rPrChange w:id="2962" w:author="Соколов Сергей Вадимович" w:date="2024-01-22T09:02:00Z">
            <w:rPr>
              <w:rFonts w:ascii="Times New Roman" w:hAnsi="Times New Roman"/>
              <w:sz w:val="24"/>
              <w:szCs w:val="24"/>
            </w:rPr>
          </w:rPrChange>
        </w:rPr>
        <w:t xml:space="preserve">результаты </w:t>
      </w:r>
      <w:r w:rsidR="00677F01" w:rsidRPr="00FC6B00">
        <w:rPr>
          <w:rFonts w:ascii="Times New Roman" w:hAnsi="Times New Roman"/>
          <w:sz w:val="24"/>
          <w:szCs w:val="24"/>
          <w:highlight w:val="green"/>
          <w:rPrChange w:id="2963" w:author="Соколов Сергей Вадимович" w:date="2024-01-22T09:02:00Z">
            <w:rPr>
              <w:rFonts w:ascii="Times New Roman" w:hAnsi="Times New Roman"/>
              <w:sz w:val="24"/>
              <w:szCs w:val="24"/>
            </w:rPr>
          </w:rPrChange>
        </w:rPr>
        <w:t>анализ</w:t>
      </w:r>
      <w:r w:rsidR="00010BF5" w:rsidRPr="00FC6B00">
        <w:rPr>
          <w:rFonts w:ascii="Times New Roman" w:hAnsi="Times New Roman"/>
          <w:sz w:val="24"/>
          <w:szCs w:val="24"/>
          <w:highlight w:val="green"/>
          <w:rPrChange w:id="2964" w:author="Соколов Сергей Вадимович" w:date="2024-01-22T09:02:00Z">
            <w:rPr>
              <w:rFonts w:ascii="Times New Roman" w:hAnsi="Times New Roman"/>
              <w:sz w:val="24"/>
              <w:szCs w:val="24"/>
            </w:rPr>
          </w:rPrChange>
        </w:rPr>
        <w:t>а</w:t>
      </w:r>
      <w:r w:rsidR="00677F01" w:rsidRPr="00FC6B00">
        <w:rPr>
          <w:rFonts w:ascii="Times New Roman" w:hAnsi="Times New Roman"/>
          <w:sz w:val="24"/>
          <w:szCs w:val="24"/>
          <w:highlight w:val="green"/>
          <w:rPrChange w:id="2965" w:author="Соколов Сергей Вадимович" w:date="2024-01-22T09:02:00Z">
            <w:rPr>
              <w:rFonts w:ascii="Times New Roman" w:hAnsi="Times New Roman"/>
              <w:sz w:val="24"/>
              <w:szCs w:val="24"/>
            </w:rPr>
          </w:rPrChange>
        </w:rPr>
        <w:t xml:space="preserve"> материалов изысканий и исследований прошлых лет о наличии, распространении и </w:t>
      </w:r>
      <w:r w:rsidR="00015595" w:rsidRPr="00FC6B00">
        <w:rPr>
          <w:rFonts w:ascii="Times New Roman" w:hAnsi="Times New Roman"/>
          <w:sz w:val="24"/>
          <w:szCs w:val="24"/>
          <w:highlight w:val="green"/>
          <w:rPrChange w:id="2966" w:author="Соколов Сергей Вадимович" w:date="2024-01-22T09:02:00Z">
            <w:rPr>
              <w:rFonts w:ascii="Times New Roman" w:hAnsi="Times New Roman"/>
              <w:sz w:val="24"/>
              <w:szCs w:val="24"/>
            </w:rPr>
          </w:rPrChange>
        </w:rPr>
        <w:t xml:space="preserve">региональных </w:t>
      </w:r>
      <w:r w:rsidR="00677F01" w:rsidRPr="00FC6B00">
        <w:rPr>
          <w:rFonts w:ascii="Times New Roman" w:hAnsi="Times New Roman"/>
          <w:sz w:val="24"/>
          <w:szCs w:val="24"/>
          <w:highlight w:val="green"/>
          <w:rPrChange w:id="2967" w:author="Соколов Сергей Вадимович" w:date="2024-01-22T09:02:00Z">
            <w:rPr>
              <w:rFonts w:ascii="Times New Roman" w:hAnsi="Times New Roman"/>
              <w:sz w:val="24"/>
              <w:szCs w:val="24"/>
            </w:rPr>
          </w:rPrChange>
        </w:rPr>
        <w:t>закономерностях проявления оползневых процессов;</w:t>
      </w:r>
    </w:p>
    <w:p w14:paraId="3A65D41F" w14:textId="70C1DA8A" w:rsidR="00015595" w:rsidRPr="00FC6B00" w:rsidRDefault="002C0B83" w:rsidP="002C0B83">
      <w:pPr>
        <w:pStyle w:val="aff3"/>
        <w:spacing w:line="360" w:lineRule="auto"/>
        <w:ind w:firstLine="709"/>
        <w:jc w:val="both"/>
        <w:rPr>
          <w:rFonts w:ascii="Times New Roman" w:hAnsi="Times New Roman"/>
          <w:sz w:val="24"/>
          <w:szCs w:val="24"/>
          <w:highlight w:val="green"/>
          <w:rPrChange w:id="2968" w:author="Соколов Сергей Вадимович" w:date="2024-01-22T09:02:00Z">
            <w:rPr>
              <w:rFonts w:ascii="Times New Roman" w:hAnsi="Times New Roman"/>
              <w:sz w:val="24"/>
              <w:szCs w:val="24"/>
            </w:rPr>
          </w:rPrChange>
        </w:rPr>
      </w:pPr>
      <w:r w:rsidRPr="00FC6B00">
        <w:rPr>
          <w:rFonts w:ascii="Times New Roman" w:hAnsi="Times New Roman"/>
          <w:sz w:val="24"/>
          <w:szCs w:val="24"/>
          <w:highlight w:val="green"/>
          <w:rPrChange w:id="2969" w:author="Соколов Сергей Вадимович" w:date="2024-01-22T09:02:00Z">
            <w:rPr>
              <w:rFonts w:ascii="Times New Roman" w:hAnsi="Times New Roman"/>
              <w:sz w:val="24"/>
              <w:szCs w:val="24"/>
            </w:rPr>
          </w:rPrChange>
        </w:rPr>
        <w:lastRenderedPageBreak/>
        <w:t xml:space="preserve">- </w:t>
      </w:r>
      <w:r w:rsidR="00010BF5" w:rsidRPr="00FC6B00">
        <w:rPr>
          <w:rFonts w:ascii="Times New Roman" w:hAnsi="Times New Roman"/>
          <w:sz w:val="24"/>
          <w:szCs w:val="24"/>
          <w:highlight w:val="green"/>
          <w:rPrChange w:id="2970" w:author="Соколов Сергей Вадимович" w:date="2024-01-22T09:02:00Z">
            <w:rPr>
              <w:rFonts w:ascii="Times New Roman" w:hAnsi="Times New Roman"/>
              <w:sz w:val="24"/>
              <w:szCs w:val="24"/>
            </w:rPr>
          </w:rPrChange>
        </w:rPr>
        <w:t>характеристик</w:t>
      </w:r>
      <w:r w:rsidR="00430CB2" w:rsidRPr="00FC6B00">
        <w:rPr>
          <w:rFonts w:ascii="Times New Roman" w:hAnsi="Times New Roman"/>
          <w:sz w:val="24"/>
          <w:szCs w:val="24"/>
          <w:highlight w:val="green"/>
          <w:rPrChange w:id="2971" w:author="Соколов Сергей Вадимович" w:date="2024-01-22T09:02:00Z">
            <w:rPr>
              <w:rFonts w:ascii="Times New Roman" w:hAnsi="Times New Roman"/>
              <w:sz w:val="24"/>
              <w:szCs w:val="24"/>
            </w:rPr>
          </w:rPrChange>
        </w:rPr>
        <w:t>у</w:t>
      </w:r>
      <w:r w:rsidR="00141480" w:rsidRPr="00FC6B00">
        <w:rPr>
          <w:rFonts w:ascii="Times New Roman" w:hAnsi="Times New Roman"/>
          <w:sz w:val="24"/>
          <w:szCs w:val="24"/>
          <w:highlight w:val="green"/>
          <w:rPrChange w:id="2972" w:author="Соколов Сергей Вадимович" w:date="2024-01-22T09:02:00Z">
            <w:rPr>
              <w:rFonts w:ascii="Times New Roman" w:hAnsi="Times New Roman"/>
              <w:sz w:val="24"/>
              <w:szCs w:val="24"/>
            </w:rPr>
          </w:rPrChange>
        </w:rPr>
        <w:t xml:space="preserve"> </w:t>
      </w:r>
      <w:r w:rsidR="00B00456" w:rsidRPr="00FC6B00">
        <w:rPr>
          <w:rFonts w:ascii="Times New Roman" w:hAnsi="Times New Roman"/>
          <w:sz w:val="24"/>
          <w:szCs w:val="24"/>
          <w:highlight w:val="green"/>
          <w:rPrChange w:id="2973" w:author="Соколов Сергей Вадимович" w:date="2024-01-22T09:02:00Z">
            <w:rPr>
              <w:rFonts w:ascii="Times New Roman" w:hAnsi="Times New Roman"/>
              <w:sz w:val="24"/>
              <w:szCs w:val="24"/>
            </w:rPr>
          </w:rPrChange>
        </w:rPr>
        <w:t>инженерно-геологических</w:t>
      </w:r>
      <w:r w:rsidR="00677F01" w:rsidRPr="00FC6B00">
        <w:rPr>
          <w:rFonts w:ascii="Times New Roman" w:hAnsi="Times New Roman"/>
          <w:sz w:val="24"/>
          <w:szCs w:val="24"/>
          <w:highlight w:val="green"/>
          <w:rPrChange w:id="2974" w:author="Соколов Сергей Вадимович" w:date="2024-01-22T09:02:00Z">
            <w:rPr>
              <w:rFonts w:ascii="Times New Roman" w:hAnsi="Times New Roman"/>
              <w:sz w:val="24"/>
              <w:szCs w:val="24"/>
            </w:rPr>
          </w:rPrChange>
        </w:rPr>
        <w:t xml:space="preserve"> условий</w:t>
      </w:r>
      <w:r w:rsidR="00AE113A" w:rsidRPr="00FC6B00">
        <w:rPr>
          <w:rFonts w:ascii="Times New Roman" w:hAnsi="Times New Roman"/>
          <w:sz w:val="24"/>
          <w:szCs w:val="24"/>
          <w:highlight w:val="green"/>
          <w:rPrChange w:id="2975" w:author="Соколов Сергей Вадимович" w:date="2024-01-22T09:02:00Z">
            <w:rPr>
              <w:rFonts w:ascii="Times New Roman" w:hAnsi="Times New Roman"/>
              <w:sz w:val="24"/>
              <w:szCs w:val="24"/>
            </w:rPr>
          </w:rPrChange>
        </w:rPr>
        <w:t xml:space="preserve">, обусловливающих </w:t>
      </w:r>
      <w:r w:rsidR="00015595" w:rsidRPr="00FC6B00">
        <w:rPr>
          <w:rFonts w:ascii="Times New Roman" w:hAnsi="Times New Roman"/>
          <w:sz w:val="24"/>
          <w:szCs w:val="24"/>
          <w:highlight w:val="green"/>
          <w:rPrChange w:id="2976" w:author="Соколов Сергей Вадимович" w:date="2024-01-22T09:02:00Z">
            <w:rPr>
              <w:rFonts w:ascii="Times New Roman" w:hAnsi="Times New Roman"/>
              <w:sz w:val="24"/>
              <w:szCs w:val="24"/>
            </w:rPr>
          </w:rPrChange>
        </w:rPr>
        <w:t>оползневые процессы;</w:t>
      </w:r>
    </w:p>
    <w:p w14:paraId="6F87807A" w14:textId="57E9E474" w:rsidR="00677F01" w:rsidRPr="00FC6B00" w:rsidRDefault="002C0B83" w:rsidP="002C0B83">
      <w:pPr>
        <w:pStyle w:val="aff3"/>
        <w:spacing w:line="360" w:lineRule="auto"/>
        <w:ind w:firstLine="709"/>
        <w:jc w:val="both"/>
        <w:rPr>
          <w:rFonts w:ascii="Times New Roman" w:hAnsi="Times New Roman"/>
          <w:sz w:val="24"/>
          <w:szCs w:val="24"/>
          <w:highlight w:val="green"/>
          <w:rPrChange w:id="2977" w:author="Соколов Сергей Вадимович" w:date="2024-01-22T09:02:00Z">
            <w:rPr>
              <w:rFonts w:ascii="Times New Roman" w:hAnsi="Times New Roman"/>
              <w:sz w:val="24"/>
              <w:szCs w:val="24"/>
            </w:rPr>
          </w:rPrChange>
        </w:rPr>
      </w:pPr>
      <w:r w:rsidRPr="00FC6B00">
        <w:rPr>
          <w:rFonts w:ascii="Times New Roman" w:hAnsi="Times New Roman"/>
          <w:sz w:val="24"/>
          <w:szCs w:val="24"/>
          <w:highlight w:val="green"/>
          <w:rPrChange w:id="2978" w:author="Соколов Сергей Вадимович" w:date="2024-01-22T09:02:00Z">
            <w:rPr>
              <w:rFonts w:ascii="Times New Roman" w:hAnsi="Times New Roman"/>
              <w:sz w:val="24"/>
              <w:szCs w:val="24"/>
            </w:rPr>
          </w:rPrChange>
        </w:rPr>
        <w:t xml:space="preserve">- </w:t>
      </w:r>
      <w:r w:rsidR="00430CB2" w:rsidRPr="00FC6B00">
        <w:rPr>
          <w:rFonts w:ascii="Times New Roman" w:hAnsi="Times New Roman"/>
          <w:sz w:val="24"/>
          <w:szCs w:val="24"/>
          <w:highlight w:val="green"/>
          <w:rPrChange w:id="2979" w:author="Соколов Сергей Вадимович" w:date="2024-01-22T09:02:00Z">
            <w:rPr>
              <w:rFonts w:ascii="Times New Roman" w:hAnsi="Times New Roman"/>
              <w:sz w:val="24"/>
              <w:szCs w:val="24"/>
            </w:rPr>
          </w:rPrChange>
        </w:rPr>
        <w:t xml:space="preserve">характеристику </w:t>
      </w:r>
      <w:r w:rsidR="00677F01" w:rsidRPr="00FC6B00">
        <w:rPr>
          <w:rFonts w:ascii="Times New Roman" w:hAnsi="Times New Roman"/>
          <w:sz w:val="24"/>
          <w:szCs w:val="24"/>
          <w:highlight w:val="green"/>
          <w:rPrChange w:id="2980" w:author="Соколов Сергей Вадимович" w:date="2024-01-22T09:02:00Z">
            <w:rPr>
              <w:rFonts w:ascii="Times New Roman" w:hAnsi="Times New Roman"/>
              <w:sz w:val="24"/>
              <w:szCs w:val="24"/>
            </w:rPr>
          </w:rPrChange>
        </w:rPr>
        <w:t>степен</w:t>
      </w:r>
      <w:r w:rsidR="00430CB2" w:rsidRPr="00FC6B00">
        <w:rPr>
          <w:rFonts w:ascii="Times New Roman" w:hAnsi="Times New Roman"/>
          <w:sz w:val="24"/>
          <w:szCs w:val="24"/>
          <w:highlight w:val="green"/>
          <w:rPrChange w:id="2981" w:author="Соколов Сергей Вадимович" w:date="2024-01-22T09:02:00Z">
            <w:rPr>
              <w:rFonts w:ascii="Times New Roman" w:hAnsi="Times New Roman"/>
              <w:sz w:val="24"/>
              <w:szCs w:val="24"/>
            </w:rPr>
          </w:rPrChange>
        </w:rPr>
        <w:t>и</w:t>
      </w:r>
      <w:r w:rsidR="00677F01" w:rsidRPr="00FC6B00">
        <w:rPr>
          <w:rFonts w:ascii="Times New Roman" w:hAnsi="Times New Roman"/>
          <w:sz w:val="24"/>
          <w:szCs w:val="24"/>
          <w:highlight w:val="green"/>
          <w:rPrChange w:id="2982" w:author="Соколов Сергей Вадимович" w:date="2024-01-22T09:02:00Z">
            <w:rPr>
              <w:rFonts w:ascii="Times New Roman" w:hAnsi="Times New Roman"/>
              <w:sz w:val="24"/>
              <w:szCs w:val="24"/>
            </w:rPr>
          </w:rPrChange>
        </w:rPr>
        <w:t xml:space="preserve"> активности оползневого процесса;</w:t>
      </w:r>
    </w:p>
    <w:p w14:paraId="3C58B2A5" w14:textId="42EE2DF3" w:rsidR="00677F01" w:rsidRPr="00FC6B00" w:rsidRDefault="002C0B83" w:rsidP="002C0B83">
      <w:pPr>
        <w:pStyle w:val="aff3"/>
        <w:spacing w:line="360" w:lineRule="auto"/>
        <w:ind w:firstLine="709"/>
        <w:jc w:val="both"/>
        <w:rPr>
          <w:rFonts w:ascii="Times New Roman" w:hAnsi="Times New Roman"/>
          <w:sz w:val="24"/>
          <w:szCs w:val="24"/>
          <w:highlight w:val="green"/>
          <w:rPrChange w:id="2983" w:author="Соколов Сергей Вадимович" w:date="2024-01-22T09:02:00Z">
            <w:rPr>
              <w:rFonts w:ascii="Times New Roman" w:hAnsi="Times New Roman"/>
              <w:sz w:val="24"/>
              <w:szCs w:val="24"/>
            </w:rPr>
          </w:rPrChange>
        </w:rPr>
      </w:pPr>
      <w:r w:rsidRPr="00FC6B00">
        <w:rPr>
          <w:rFonts w:ascii="Times New Roman" w:hAnsi="Times New Roman"/>
          <w:sz w:val="24"/>
          <w:szCs w:val="24"/>
          <w:highlight w:val="green"/>
          <w:rPrChange w:id="2984" w:author="Соколов Сергей Вадимович" w:date="2024-01-22T09:02:00Z">
            <w:rPr>
              <w:rFonts w:ascii="Times New Roman" w:hAnsi="Times New Roman"/>
              <w:sz w:val="24"/>
              <w:szCs w:val="24"/>
            </w:rPr>
          </w:rPrChange>
        </w:rPr>
        <w:t xml:space="preserve">- </w:t>
      </w:r>
      <w:r w:rsidR="00430CB2" w:rsidRPr="00FC6B00">
        <w:rPr>
          <w:rFonts w:ascii="Times New Roman" w:hAnsi="Times New Roman"/>
          <w:sz w:val="24"/>
          <w:szCs w:val="24"/>
          <w:highlight w:val="green"/>
          <w:rPrChange w:id="2985" w:author="Соколов Сергей Вадимович" w:date="2024-01-22T09:02:00Z">
            <w:rPr>
              <w:rFonts w:ascii="Times New Roman" w:hAnsi="Times New Roman"/>
              <w:sz w:val="24"/>
              <w:szCs w:val="24"/>
            </w:rPr>
          </w:rPrChange>
        </w:rPr>
        <w:t xml:space="preserve">качественный </w:t>
      </w:r>
      <w:r w:rsidR="00677F01" w:rsidRPr="00FC6B00">
        <w:rPr>
          <w:rFonts w:ascii="Times New Roman" w:hAnsi="Times New Roman"/>
          <w:sz w:val="24"/>
          <w:szCs w:val="24"/>
          <w:highlight w:val="green"/>
          <w:rPrChange w:id="2986" w:author="Соколов Сергей Вадимович" w:date="2024-01-22T09:02:00Z">
            <w:rPr>
              <w:rFonts w:ascii="Times New Roman" w:hAnsi="Times New Roman"/>
              <w:sz w:val="24"/>
              <w:szCs w:val="24"/>
            </w:rPr>
          </w:rPrChange>
        </w:rPr>
        <w:t>прогноз развития оползневого процесса;</w:t>
      </w:r>
    </w:p>
    <w:p w14:paraId="31CA3431" w14:textId="4665AE20" w:rsidR="00677F01" w:rsidRPr="00FC6B00" w:rsidRDefault="002C0B83" w:rsidP="002C0B83">
      <w:pPr>
        <w:pStyle w:val="aff3"/>
        <w:spacing w:line="360" w:lineRule="auto"/>
        <w:ind w:firstLine="709"/>
        <w:jc w:val="both"/>
        <w:rPr>
          <w:rFonts w:ascii="Times New Roman" w:hAnsi="Times New Roman"/>
          <w:sz w:val="24"/>
          <w:szCs w:val="24"/>
          <w:highlight w:val="green"/>
          <w:rPrChange w:id="2987" w:author="Соколов Сергей Вадимович" w:date="2024-01-22T09:02:00Z">
            <w:rPr>
              <w:rFonts w:ascii="Times New Roman" w:hAnsi="Times New Roman"/>
              <w:sz w:val="24"/>
              <w:szCs w:val="24"/>
            </w:rPr>
          </w:rPrChange>
        </w:rPr>
      </w:pPr>
      <w:r w:rsidRPr="00FC6B00">
        <w:rPr>
          <w:rFonts w:ascii="Times New Roman" w:hAnsi="Times New Roman"/>
          <w:sz w:val="24"/>
          <w:szCs w:val="24"/>
          <w:highlight w:val="green"/>
          <w:rPrChange w:id="2988" w:author="Соколов Сергей Вадимович" w:date="2024-01-22T09:02:00Z">
            <w:rPr>
              <w:rFonts w:ascii="Times New Roman" w:hAnsi="Times New Roman"/>
              <w:sz w:val="24"/>
              <w:szCs w:val="24"/>
            </w:rPr>
          </w:rPrChange>
        </w:rPr>
        <w:t xml:space="preserve">- </w:t>
      </w:r>
      <w:r w:rsidR="00010BF5" w:rsidRPr="00FC6B00">
        <w:rPr>
          <w:rFonts w:ascii="Times New Roman" w:hAnsi="Times New Roman"/>
          <w:sz w:val="24"/>
          <w:szCs w:val="24"/>
          <w:highlight w:val="green"/>
          <w:rPrChange w:id="2989" w:author="Соколов Сергей Вадимович" w:date="2024-01-22T09:02:00Z">
            <w:rPr>
              <w:rFonts w:ascii="Times New Roman" w:hAnsi="Times New Roman"/>
              <w:sz w:val="24"/>
              <w:szCs w:val="24"/>
            </w:rPr>
          </w:rPrChange>
        </w:rPr>
        <w:t>характеристик</w:t>
      </w:r>
      <w:r w:rsidR="00430CB2" w:rsidRPr="00FC6B00">
        <w:rPr>
          <w:rFonts w:ascii="Times New Roman" w:hAnsi="Times New Roman"/>
          <w:sz w:val="24"/>
          <w:szCs w:val="24"/>
          <w:highlight w:val="green"/>
          <w:rPrChange w:id="2990" w:author="Соколов Сергей Вадимович" w:date="2024-01-22T09:02:00Z">
            <w:rPr>
              <w:rFonts w:ascii="Times New Roman" w:hAnsi="Times New Roman"/>
              <w:sz w:val="24"/>
              <w:szCs w:val="24"/>
            </w:rPr>
          </w:rPrChange>
        </w:rPr>
        <w:t>у</w:t>
      </w:r>
      <w:r w:rsidR="00141480" w:rsidRPr="00FC6B00">
        <w:rPr>
          <w:rFonts w:ascii="Times New Roman" w:hAnsi="Times New Roman"/>
          <w:sz w:val="24"/>
          <w:szCs w:val="24"/>
          <w:highlight w:val="green"/>
          <w:rPrChange w:id="2991" w:author="Соколов Сергей Вадимович" w:date="2024-01-22T09:02:00Z">
            <w:rPr>
              <w:rFonts w:ascii="Times New Roman" w:hAnsi="Times New Roman"/>
              <w:sz w:val="24"/>
              <w:szCs w:val="24"/>
            </w:rPr>
          </w:rPrChange>
        </w:rPr>
        <w:t xml:space="preserve"> </w:t>
      </w:r>
      <w:r w:rsidR="00677F01" w:rsidRPr="00FC6B00">
        <w:rPr>
          <w:rFonts w:ascii="Times New Roman" w:hAnsi="Times New Roman"/>
          <w:sz w:val="24"/>
          <w:szCs w:val="24"/>
          <w:highlight w:val="green"/>
          <w:rPrChange w:id="2992" w:author="Соколов Сергей Вадимович" w:date="2024-01-22T09:02:00Z">
            <w:rPr>
              <w:rFonts w:ascii="Times New Roman" w:hAnsi="Times New Roman"/>
              <w:sz w:val="24"/>
              <w:szCs w:val="24"/>
            </w:rPr>
          </w:rPrChange>
        </w:rPr>
        <w:t>состояния существующих</w:t>
      </w:r>
      <w:r w:rsidR="00B00456" w:rsidRPr="00FC6B00">
        <w:rPr>
          <w:rFonts w:ascii="Times New Roman" w:hAnsi="Times New Roman"/>
          <w:sz w:val="24"/>
          <w:szCs w:val="24"/>
          <w:highlight w:val="green"/>
          <w:rPrChange w:id="2993" w:author="Соколов Сергей Вадимович" w:date="2024-01-22T09:02:00Z">
            <w:rPr>
              <w:rFonts w:ascii="Times New Roman" w:hAnsi="Times New Roman"/>
              <w:sz w:val="24"/>
              <w:szCs w:val="24"/>
            </w:rPr>
          </w:rPrChange>
        </w:rPr>
        <w:t xml:space="preserve"> зданий и </w:t>
      </w:r>
      <w:r w:rsidR="00677F01" w:rsidRPr="00FC6B00">
        <w:rPr>
          <w:rFonts w:ascii="Times New Roman" w:hAnsi="Times New Roman"/>
          <w:sz w:val="24"/>
          <w:szCs w:val="24"/>
          <w:highlight w:val="green"/>
          <w:rPrChange w:id="2994" w:author="Соколов Сергей Вадимович" w:date="2024-01-22T09:02:00Z">
            <w:rPr>
              <w:rFonts w:ascii="Times New Roman" w:hAnsi="Times New Roman"/>
              <w:sz w:val="24"/>
              <w:szCs w:val="24"/>
            </w:rPr>
          </w:rPrChange>
        </w:rPr>
        <w:t>сооружений</w:t>
      </w:r>
      <w:r w:rsidR="00B00456" w:rsidRPr="00FC6B00">
        <w:rPr>
          <w:rFonts w:ascii="Times New Roman" w:hAnsi="Times New Roman"/>
          <w:sz w:val="24"/>
          <w:szCs w:val="24"/>
          <w:highlight w:val="green"/>
          <w:rPrChange w:id="2995" w:author="Соколов Сергей Вадимович" w:date="2024-01-22T09:02:00Z">
            <w:rPr>
              <w:rFonts w:ascii="Times New Roman" w:hAnsi="Times New Roman"/>
              <w:sz w:val="24"/>
              <w:szCs w:val="24"/>
            </w:rPr>
          </w:rPrChange>
        </w:rPr>
        <w:t>, в том числе</w:t>
      </w:r>
      <w:r w:rsidR="00010BF5" w:rsidRPr="00FC6B00">
        <w:rPr>
          <w:rFonts w:ascii="Times New Roman" w:hAnsi="Times New Roman"/>
          <w:sz w:val="24"/>
          <w:szCs w:val="24"/>
          <w:highlight w:val="green"/>
          <w:rPrChange w:id="2996" w:author="Соколов Сергей Вадимович" w:date="2024-01-22T09:02:00Z">
            <w:rPr>
              <w:rFonts w:ascii="Times New Roman" w:hAnsi="Times New Roman"/>
              <w:sz w:val="24"/>
              <w:szCs w:val="24"/>
            </w:rPr>
          </w:rPrChange>
        </w:rPr>
        <w:t xml:space="preserve"> соору</w:t>
      </w:r>
      <w:r w:rsidR="00430CB2" w:rsidRPr="00FC6B00">
        <w:rPr>
          <w:rFonts w:ascii="Times New Roman" w:hAnsi="Times New Roman"/>
          <w:sz w:val="24"/>
          <w:szCs w:val="24"/>
          <w:highlight w:val="green"/>
          <w:rPrChange w:id="2997" w:author="Соколов Сергей Вадимович" w:date="2024-01-22T09:02:00Z">
            <w:rPr>
              <w:rFonts w:ascii="Times New Roman" w:hAnsi="Times New Roman"/>
              <w:sz w:val="24"/>
              <w:szCs w:val="24"/>
            </w:rPr>
          </w:rPrChange>
        </w:rPr>
        <w:t>жений</w:t>
      </w:r>
      <w:r w:rsidR="00B00456" w:rsidRPr="00FC6B00">
        <w:rPr>
          <w:rFonts w:ascii="Times New Roman" w:hAnsi="Times New Roman"/>
          <w:sz w:val="24"/>
          <w:szCs w:val="24"/>
          <w:highlight w:val="green"/>
          <w:rPrChange w:id="2998" w:author="Соколов Сергей Вадимович" w:date="2024-01-22T09:02:00Z">
            <w:rPr>
              <w:rFonts w:ascii="Times New Roman" w:hAnsi="Times New Roman"/>
              <w:sz w:val="24"/>
              <w:szCs w:val="24"/>
            </w:rPr>
          </w:rPrChange>
        </w:rPr>
        <w:t xml:space="preserve"> инженерной защиты </w:t>
      </w:r>
      <w:r w:rsidR="00430CB2" w:rsidRPr="00FC6B00">
        <w:rPr>
          <w:rFonts w:ascii="Times New Roman" w:hAnsi="Times New Roman"/>
          <w:sz w:val="24"/>
          <w:szCs w:val="24"/>
          <w:highlight w:val="green"/>
          <w:rPrChange w:id="2999" w:author="Соколов Сергей Вадимович" w:date="2024-01-22T09:02:00Z">
            <w:rPr>
              <w:rFonts w:ascii="Times New Roman" w:hAnsi="Times New Roman"/>
              <w:sz w:val="24"/>
              <w:szCs w:val="24"/>
            </w:rPr>
          </w:rPrChange>
        </w:rPr>
        <w:t>(</w:t>
      </w:r>
      <w:r w:rsidR="00B00456" w:rsidRPr="00FC6B00">
        <w:rPr>
          <w:rFonts w:ascii="Times New Roman" w:hAnsi="Times New Roman"/>
          <w:sz w:val="24"/>
          <w:szCs w:val="24"/>
          <w:highlight w:val="green"/>
          <w:rPrChange w:id="3000" w:author="Соколов Сергей Вадимович" w:date="2024-01-22T09:02:00Z">
            <w:rPr>
              <w:rFonts w:ascii="Times New Roman" w:hAnsi="Times New Roman"/>
              <w:sz w:val="24"/>
              <w:szCs w:val="24"/>
            </w:rPr>
          </w:rPrChange>
        </w:rPr>
        <w:t>по результатам рекогносцировочного</w:t>
      </w:r>
      <w:r w:rsidR="00677F01" w:rsidRPr="00FC6B00">
        <w:rPr>
          <w:rFonts w:ascii="Times New Roman" w:hAnsi="Times New Roman"/>
          <w:sz w:val="24"/>
          <w:szCs w:val="24"/>
          <w:highlight w:val="green"/>
          <w:rPrChange w:id="3001" w:author="Соколов Сергей Вадимович" w:date="2024-01-22T09:02:00Z">
            <w:rPr>
              <w:rFonts w:ascii="Times New Roman" w:hAnsi="Times New Roman"/>
              <w:sz w:val="24"/>
              <w:szCs w:val="24"/>
            </w:rPr>
          </w:rPrChange>
        </w:rPr>
        <w:t xml:space="preserve"> обследования</w:t>
      </w:r>
      <w:r w:rsidR="00430CB2" w:rsidRPr="00FC6B00">
        <w:rPr>
          <w:rFonts w:ascii="Times New Roman" w:hAnsi="Times New Roman"/>
          <w:sz w:val="24"/>
          <w:szCs w:val="24"/>
          <w:highlight w:val="green"/>
          <w:rPrChange w:id="3002" w:author="Соколов Сергей Вадимович" w:date="2024-01-22T09:02:00Z">
            <w:rPr>
              <w:rFonts w:ascii="Times New Roman" w:hAnsi="Times New Roman"/>
              <w:sz w:val="24"/>
              <w:szCs w:val="24"/>
            </w:rPr>
          </w:rPrChange>
        </w:rPr>
        <w:t>)</w:t>
      </w:r>
      <w:r w:rsidR="00677F01" w:rsidRPr="00FC6B00">
        <w:rPr>
          <w:rFonts w:ascii="Times New Roman" w:hAnsi="Times New Roman"/>
          <w:sz w:val="24"/>
          <w:szCs w:val="24"/>
          <w:highlight w:val="green"/>
          <w:rPrChange w:id="3003" w:author="Соколов Сергей Вадимович" w:date="2024-01-22T09:02:00Z">
            <w:rPr>
              <w:rFonts w:ascii="Times New Roman" w:hAnsi="Times New Roman"/>
              <w:sz w:val="24"/>
              <w:szCs w:val="24"/>
            </w:rPr>
          </w:rPrChange>
        </w:rPr>
        <w:t>;</w:t>
      </w:r>
    </w:p>
    <w:p w14:paraId="354103E2" w14:textId="45D5DC37" w:rsidR="00677F01" w:rsidRPr="00FC6B00" w:rsidRDefault="002C0B83" w:rsidP="002C0B83">
      <w:pPr>
        <w:pStyle w:val="aff3"/>
        <w:spacing w:line="360" w:lineRule="auto"/>
        <w:ind w:firstLine="709"/>
        <w:jc w:val="both"/>
        <w:rPr>
          <w:rFonts w:ascii="Times New Roman" w:hAnsi="Times New Roman"/>
          <w:sz w:val="24"/>
          <w:szCs w:val="24"/>
          <w:highlight w:val="green"/>
          <w:rPrChange w:id="3004" w:author="Соколов Сергей Вадимович" w:date="2024-01-22T09:02:00Z">
            <w:rPr>
              <w:rFonts w:ascii="Times New Roman" w:hAnsi="Times New Roman"/>
              <w:sz w:val="24"/>
              <w:szCs w:val="24"/>
            </w:rPr>
          </w:rPrChange>
        </w:rPr>
      </w:pPr>
      <w:r w:rsidRPr="00FC6B00">
        <w:rPr>
          <w:rFonts w:ascii="Times New Roman" w:hAnsi="Times New Roman"/>
          <w:sz w:val="24"/>
          <w:szCs w:val="24"/>
          <w:highlight w:val="green"/>
          <w:rPrChange w:id="3005" w:author="Соколов Сергей Вадимович" w:date="2024-01-22T09:02:00Z">
            <w:rPr>
              <w:rFonts w:ascii="Times New Roman" w:hAnsi="Times New Roman"/>
              <w:sz w:val="24"/>
              <w:szCs w:val="24"/>
            </w:rPr>
          </w:rPrChange>
        </w:rPr>
        <w:t xml:space="preserve">- </w:t>
      </w:r>
      <w:r w:rsidR="00430CB2" w:rsidRPr="00FC6B00">
        <w:rPr>
          <w:rFonts w:ascii="Times New Roman" w:hAnsi="Times New Roman"/>
          <w:sz w:val="24"/>
          <w:szCs w:val="24"/>
          <w:highlight w:val="green"/>
          <w:rPrChange w:id="3006" w:author="Соколов Сергей Вадимович" w:date="2024-01-22T09:02:00Z">
            <w:rPr>
              <w:rFonts w:ascii="Times New Roman" w:hAnsi="Times New Roman"/>
              <w:sz w:val="24"/>
              <w:szCs w:val="24"/>
            </w:rPr>
          </w:rPrChange>
        </w:rPr>
        <w:t xml:space="preserve">характеристику </w:t>
      </w:r>
      <w:r w:rsidR="00306595" w:rsidRPr="00FC6B00">
        <w:rPr>
          <w:rFonts w:ascii="Times New Roman" w:hAnsi="Times New Roman"/>
          <w:sz w:val="24"/>
          <w:szCs w:val="24"/>
          <w:highlight w:val="green"/>
          <w:rPrChange w:id="3007" w:author="Соколов Сергей Вадимович" w:date="2024-01-22T09:02:00Z">
            <w:rPr>
              <w:rFonts w:ascii="Times New Roman" w:hAnsi="Times New Roman"/>
              <w:sz w:val="24"/>
              <w:szCs w:val="24"/>
            </w:rPr>
          </w:rPrChange>
        </w:rPr>
        <w:t>сейсмичности</w:t>
      </w:r>
      <w:r w:rsidR="00677F01" w:rsidRPr="00FC6B00">
        <w:rPr>
          <w:rFonts w:ascii="Times New Roman" w:hAnsi="Times New Roman"/>
          <w:sz w:val="24"/>
          <w:szCs w:val="24"/>
          <w:highlight w:val="green"/>
          <w:rPrChange w:id="3008" w:author="Соколов Сергей Вадимович" w:date="2024-01-22T09:02:00Z">
            <w:rPr>
              <w:rFonts w:ascii="Times New Roman" w:hAnsi="Times New Roman"/>
              <w:sz w:val="24"/>
              <w:szCs w:val="24"/>
            </w:rPr>
          </w:rPrChange>
        </w:rPr>
        <w:t xml:space="preserve"> района;</w:t>
      </w:r>
    </w:p>
    <w:p w14:paraId="1A3EC4E7" w14:textId="3B377B1B" w:rsidR="00677F01" w:rsidRPr="002C0B83" w:rsidRDefault="002C0B83" w:rsidP="002C0B83">
      <w:pPr>
        <w:pStyle w:val="aff3"/>
        <w:spacing w:line="360" w:lineRule="auto"/>
        <w:ind w:firstLine="709"/>
        <w:jc w:val="both"/>
        <w:rPr>
          <w:rFonts w:ascii="Times New Roman" w:hAnsi="Times New Roman"/>
          <w:sz w:val="24"/>
          <w:szCs w:val="24"/>
        </w:rPr>
      </w:pPr>
      <w:del w:id="3009" w:author="Н.И." w:date="2019-02-14T17:22:00Z">
        <w:r w:rsidRPr="00FC6B00" w:rsidDel="00CB4744">
          <w:rPr>
            <w:rFonts w:ascii="Times New Roman" w:hAnsi="Times New Roman"/>
            <w:sz w:val="24"/>
            <w:szCs w:val="24"/>
            <w:highlight w:val="green"/>
            <w:rPrChange w:id="3010" w:author="Соколов Сергей Вадимович" w:date="2024-01-22T09:02:00Z">
              <w:rPr>
                <w:rFonts w:ascii="Times New Roman" w:hAnsi="Times New Roman"/>
                <w:sz w:val="24"/>
                <w:szCs w:val="24"/>
              </w:rPr>
            </w:rPrChange>
          </w:rPr>
          <w:delText xml:space="preserve">- </w:delText>
        </w:r>
      </w:del>
      <w:ins w:id="3011" w:author="Н.И." w:date="2019-02-14T17:22:00Z">
        <w:r w:rsidR="00CB4744" w:rsidRPr="00FC6B00">
          <w:rPr>
            <w:rFonts w:ascii="Times New Roman" w:hAnsi="Times New Roman"/>
            <w:sz w:val="24"/>
            <w:szCs w:val="24"/>
            <w:highlight w:val="green"/>
            <w:rPrChange w:id="3012" w:author="Соколов Сергей Вадимович" w:date="2024-01-22T09:02:00Z">
              <w:rPr>
                <w:rFonts w:ascii="Times New Roman" w:hAnsi="Times New Roman"/>
                <w:sz w:val="24"/>
                <w:szCs w:val="24"/>
              </w:rPr>
            </w:rPrChange>
          </w:rPr>
          <w:t>- </w:t>
        </w:r>
      </w:ins>
      <w:r w:rsidR="00B00456" w:rsidRPr="00FC6B00">
        <w:rPr>
          <w:rFonts w:ascii="Times New Roman" w:hAnsi="Times New Roman"/>
          <w:sz w:val="24"/>
          <w:szCs w:val="24"/>
          <w:highlight w:val="green"/>
          <w:rPrChange w:id="3013" w:author="Соколов Сергей Вадимович" w:date="2024-01-22T09:02:00Z">
            <w:rPr>
              <w:rFonts w:ascii="Times New Roman" w:hAnsi="Times New Roman"/>
              <w:sz w:val="24"/>
              <w:szCs w:val="24"/>
            </w:rPr>
          </w:rPrChange>
        </w:rPr>
        <w:t>п</w:t>
      </w:r>
      <w:commentRangeStart w:id="3014"/>
      <w:r w:rsidR="00B00456" w:rsidRPr="00FC6B00">
        <w:rPr>
          <w:rFonts w:ascii="Times New Roman" w:hAnsi="Times New Roman"/>
          <w:sz w:val="24"/>
          <w:szCs w:val="24"/>
          <w:highlight w:val="green"/>
          <w:rPrChange w:id="3015" w:author="Соколов Сергей Вадимович" w:date="2024-01-22T09:02:00Z">
            <w:rPr>
              <w:rFonts w:ascii="Times New Roman" w:hAnsi="Times New Roman"/>
              <w:sz w:val="24"/>
              <w:szCs w:val="24"/>
            </w:rPr>
          </w:rPrChange>
        </w:rPr>
        <w:t>редложения</w:t>
      </w:r>
      <w:commentRangeEnd w:id="3014"/>
      <w:r w:rsidR="00CB4744" w:rsidRPr="00FC6B00">
        <w:rPr>
          <w:rStyle w:val="aa"/>
          <w:rFonts w:ascii="Times New Roman CYR" w:hAnsi="Times New Roman CYR"/>
          <w:szCs w:val="20"/>
          <w:highlight w:val="green"/>
          <w:lang w:eastAsia="ru-RU"/>
          <w:rPrChange w:id="3016" w:author="Соколов Сергей Вадимович" w:date="2024-01-22T09:02:00Z">
            <w:rPr>
              <w:rStyle w:val="aa"/>
              <w:rFonts w:ascii="Times New Roman CYR" w:hAnsi="Times New Roman CYR"/>
              <w:szCs w:val="20"/>
              <w:lang w:eastAsia="ru-RU"/>
            </w:rPr>
          </w:rPrChange>
        </w:rPr>
        <w:commentReference w:id="3014"/>
      </w:r>
      <w:r w:rsidR="00677F01" w:rsidRPr="00FC6B00">
        <w:rPr>
          <w:rFonts w:ascii="Times New Roman" w:hAnsi="Times New Roman"/>
          <w:sz w:val="24"/>
          <w:szCs w:val="24"/>
          <w:highlight w:val="green"/>
          <w:rPrChange w:id="3017" w:author="Соколов Сергей Вадимович" w:date="2024-01-22T09:02:00Z">
            <w:rPr>
              <w:rFonts w:ascii="Times New Roman" w:hAnsi="Times New Roman"/>
              <w:sz w:val="24"/>
              <w:szCs w:val="24"/>
            </w:rPr>
          </w:rPrChange>
        </w:rPr>
        <w:t xml:space="preserve"> по выбору оптимального размещения площадки (трассы) строительства</w:t>
      </w:r>
      <w:r w:rsidR="00B63121" w:rsidRPr="00FC6B00">
        <w:rPr>
          <w:rFonts w:ascii="Times New Roman" w:hAnsi="Times New Roman"/>
          <w:sz w:val="24"/>
          <w:szCs w:val="24"/>
          <w:highlight w:val="green"/>
          <w:rPrChange w:id="3018" w:author="Соколов Сергей Вадимович" w:date="2024-01-22T09:02:00Z">
            <w:rPr>
              <w:rFonts w:ascii="Times New Roman" w:hAnsi="Times New Roman"/>
              <w:sz w:val="24"/>
              <w:szCs w:val="24"/>
            </w:rPr>
          </w:rPrChange>
        </w:rPr>
        <w:t>,</w:t>
      </w:r>
      <w:r w:rsidR="00677F01" w:rsidRPr="00FC6B00">
        <w:rPr>
          <w:rFonts w:ascii="Times New Roman" w:hAnsi="Times New Roman"/>
          <w:sz w:val="24"/>
          <w:szCs w:val="24"/>
          <w:highlight w:val="green"/>
          <w:rPrChange w:id="3019" w:author="Соколов Сергей Вадимович" w:date="2024-01-22T09:02:00Z">
            <w:rPr>
              <w:rFonts w:ascii="Times New Roman" w:hAnsi="Times New Roman"/>
              <w:sz w:val="24"/>
              <w:szCs w:val="24"/>
            </w:rPr>
          </w:rPrChange>
        </w:rPr>
        <w:t xml:space="preserve"> исходя из оценки оползневой опасности территории</w:t>
      </w:r>
      <w:r w:rsidR="00B63121" w:rsidRPr="00FC6B00">
        <w:rPr>
          <w:rFonts w:ascii="Times New Roman" w:hAnsi="Times New Roman"/>
          <w:sz w:val="24"/>
          <w:szCs w:val="24"/>
          <w:highlight w:val="green"/>
          <w:rPrChange w:id="3020" w:author="Соколов Сергей Вадимович" w:date="2024-01-22T09:02:00Z">
            <w:rPr>
              <w:rFonts w:ascii="Times New Roman" w:hAnsi="Times New Roman"/>
              <w:sz w:val="24"/>
              <w:szCs w:val="24"/>
            </w:rPr>
          </w:rPrChange>
        </w:rPr>
        <w:t>,</w:t>
      </w:r>
      <w:r w:rsidR="00677F01" w:rsidRPr="00FC6B00">
        <w:rPr>
          <w:rFonts w:ascii="Times New Roman" w:hAnsi="Times New Roman"/>
          <w:sz w:val="24"/>
          <w:szCs w:val="24"/>
          <w:highlight w:val="green"/>
          <w:rPrChange w:id="3021" w:author="Соколов Сергей Вадимович" w:date="2024-01-22T09:02:00Z">
            <w:rPr>
              <w:rFonts w:ascii="Times New Roman" w:hAnsi="Times New Roman"/>
              <w:sz w:val="24"/>
              <w:szCs w:val="24"/>
            </w:rPr>
          </w:rPrChange>
        </w:rPr>
        <w:t xml:space="preserve"> и рекомендаци</w:t>
      </w:r>
      <w:r w:rsidR="00B63121" w:rsidRPr="00FC6B00">
        <w:rPr>
          <w:rFonts w:ascii="Times New Roman" w:hAnsi="Times New Roman"/>
          <w:sz w:val="24"/>
          <w:szCs w:val="24"/>
          <w:highlight w:val="green"/>
          <w:rPrChange w:id="3022" w:author="Соколов Сергей Вадимович" w:date="2024-01-22T09:02:00Z">
            <w:rPr>
              <w:rFonts w:ascii="Times New Roman" w:hAnsi="Times New Roman"/>
              <w:sz w:val="24"/>
              <w:szCs w:val="24"/>
            </w:rPr>
          </w:rPrChange>
        </w:rPr>
        <w:t>и</w:t>
      </w:r>
      <w:r w:rsidR="00677F01" w:rsidRPr="00FC6B00">
        <w:rPr>
          <w:rFonts w:ascii="Times New Roman" w:hAnsi="Times New Roman"/>
          <w:sz w:val="24"/>
          <w:szCs w:val="24"/>
          <w:highlight w:val="green"/>
          <w:rPrChange w:id="3023" w:author="Соколов Сергей Вадимович" w:date="2024-01-22T09:02:00Z">
            <w:rPr>
              <w:rFonts w:ascii="Times New Roman" w:hAnsi="Times New Roman"/>
              <w:sz w:val="24"/>
              <w:szCs w:val="24"/>
            </w:rPr>
          </w:rPrChange>
        </w:rPr>
        <w:t xml:space="preserve"> для принятия </w:t>
      </w:r>
      <w:r w:rsidR="00B63121" w:rsidRPr="00FC6B00">
        <w:rPr>
          <w:rFonts w:ascii="Times New Roman" w:hAnsi="Times New Roman"/>
          <w:sz w:val="24"/>
          <w:szCs w:val="24"/>
          <w:highlight w:val="green"/>
          <w:rPrChange w:id="3024" w:author="Соколов Сергей Вадимович" w:date="2024-01-22T09:02:00Z">
            <w:rPr>
              <w:rFonts w:ascii="Times New Roman" w:hAnsi="Times New Roman"/>
              <w:sz w:val="24"/>
              <w:szCs w:val="24"/>
            </w:rPr>
          </w:rPrChange>
        </w:rPr>
        <w:t xml:space="preserve">проектных </w:t>
      </w:r>
      <w:r w:rsidR="00677F01" w:rsidRPr="00FC6B00">
        <w:rPr>
          <w:rFonts w:ascii="Times New Roman" w:hAnsi="Times New Roman"/>
          <w:sz w:val="24"/>
          <w:szCs w:val="24"/>
          <w:highlight w:val="green"/>
          <w:rPrChange w:id="3025" w:author="Соколов Сергей Вадимович" w:date="2024-01-22T09:02:00Z">
            <w:rPr>
              <w:rFonts w:ascii="Times New Roman" w:hAnsi="Times New Roman"/>
              <w:sz w:val="24"/>
              <w:szCs w:val="24"/>
            </w:rPr>
          </w:rPrChange>
        </w:rPr>
        <w:t>решений по инженерной защите зданий и сооружений.</w:t>
      </w:r>
    </w:p>
    <w:p w14:paraId="7514968D" w14:textId="5FC26AED" w:rsidR="00677F01" w:rsidRPr="002150CE" w:rsidRDefault="00C12FA4" w:rsidP="00677F01">
      <w:pPr>
        <w:spacing w:line="360" w:lineRule="auto"/>
        <w:ind w:firstLine="709"/>
        <w:jc w:val="both"/>
        <w:rPr>
          <w:rFonts w:ascii="Times New Roman" w:hAnsi="Times New Roman"/>
          <w:sz w:val="24"/>
          <w:szCs w:val="24"/>
        </w:rPr>
      </w:pPr>
      <w:r w:rsidRPr="002150CE">
        <w:rPr>
          <w:rFonts w:ascii="Times New Roman" w:hAnsi="Times New Roman"/>
          <w:sz w:val="24"/>
          <w:szCs w:val="24"/>
        </w:rPr>
        <w:t>В г</w:t>
      </w:r>
      <w:r w:rsidR="00677F01" w:rsidRPr="002150CE">
        <w:rPr>
          <w:rFonts w:ascii="Times New Roman" w:hAnsi="Times New Roman"/>
          <w:sz w:val="24"/>
          <w:szCs w:val="24"/>
        </w:rPr>
        <w:t>рафическ</w:t>
      </w:r>
      <w:r w:rsidRPr="002150CE">
        <w:rPr>
          <w:rFonts w:ascii="Times New Roman" w:hAnsi="Times New Roman"/>
          <w:sz w:val="24"/>
          <w:szCs w:val="24"/>
        </w:rPr>
        <w:t>ую</w:t>
      </w:r>
      <w:r w:rsidR="00015595" w:rsidRPr="002150CE">
        <w:rPr>
          <w:rFonts w:ascii="Times New Roman" w:hAnsi="Times New Roman"/>
          <w:sz w:val="24"/>
          <w:szCs w:val="24"/>
        </w:rPr>
        <w:t xml:space="preserve"> часть</w:t>
      </w:r>
      <w:r w:rsidR="00677F01" w:rsidRPr="002150CE">
        <w:rPr>
          <w:rFonts w:ascii="Times New Roman" w:hAnsi="Times New Roman"/>
          <w:sz w:val="24"/>
          <w:szCs w:val="24"/>
        </w:rPr>
        <w:t xml:space="preserve"> отчета</w:t>
      </w:r>
      <w:r w:rsidR="009B46A3" w:rsidRPr="002150CE">
        <w:rPr>
          <w:rFonts w:ascii="Times New Roman" w:hAnsi="Times New Roman"/>
          <w:sz w:val="24"/>
          <w:szCs w:val="24"/>
        </w:rPr>
        <w:t>,</w:t>
      </w:r>
      <w:r w:rsidR="00677F01" w:rsidRPr="002150CE">
        <w:rPr>
          <w:rFonts w:ascii="Times New Roman" w:hAnsi="Times New Roman"/>
          <w:sz w:val="24"/>
          <w:szCs w:val="24"/>
        </w:rPr>
        <w:t xml:space="preserve"> в зависимости от решаемых задач</w:t>
      </w:r>
      <w:r w:rsidR="009B46A3" w:rsidRPr="002150CE">
        <w:rPr>
          <w:rFonts w:ascii="Times New Roman" w:hAnsi="Times New Roman"/>
          <w:sz w:val="24"/>
          <w:szCs w:val="24"/>
        </w:rPr>
        <w:t>,</w:t>
      </w:r>
      <w:r w:rsidR="00677F01" w:rsidRPr="002150CE">
        <w:rPr>
          <w:rFonts w:ascii="Times New Roman" w:hAnsi="Times New Roman"/>
          <w:sz w:val="24"/>
          <w:szCs w:val="24"/>
        </w:rPr>
        <w:t xml:space="preserve"> </w:t>
      </w:r>
      <w:r w:rsidRPr="002150CE">
        <w:rPr>
          <w:rFonts w:ascii="Times New Roman" w:hAnsi="Times New Roman"/>
          <w:sz w:val="24"/>
          <w:szCs w:val="24"/>
        </w:rPr>
        <w:t>следует включать</w:t>
      </w:r>
      <w:r w:rsidR="00677F01" w:rsidRPr="002150CE">
        <w:rPr>
          <w:rFonts w:ascii="Times New Roman" w:hAnsi="Times New Roman"/>
          <w:sz w:val="24"/>
          <w:szCs w:val="24"/>
        </w:rPr>
        <w:t>:</w:t>
      </w:r>
    </w:p>
    <w:p w14:paraId="31E087C0" w14:textId="0624C9CD" w:rsidR="00677F01" w:rsidRPr="002C0B83" w:rsidRDefault="002C0B83" w:rsidP="002C0B83">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015595" w:rsidRPr="002C0B83">
        <w:rPr>
          <w:rFonts w:ascii="Times New Roman" w:hAnsi="Times New Roman"/>
          <w:sz w:val="24"/>
          <w:szCs w:val="24"/>
        </w:rPr>
        <w:t>карту</w:t>
      </w:r>
      <w:r w:rsidR="00677F01" w:rsidRPr="002C0B83">
        <w:rPr>
          <w:rFonts w:ascii="Times New Roman" w:hAnsi="Times New Roman"/>
          <w:sz w:val="24"/>
          <w:szCs w:val="24"/>
        </w:rPr>
        <w:t xml:space="preserve"> фактического материала района изысканий;</w:t>
      </w:r>
    </w:p>
    <w:p w14:paraId="0DC49337" w14:textId="4C5E74D8" w:rsidR="00677F01" w:rsidRPr="002C0B83" w:rsidRDefault="002C0B83" w:rsidP="002C0B83">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677F01" w:rsidRPr="002C0B83">
        <w:rPr>
          <w:rFonts w:ascii="Times New Roman" w:hAnsi="Times New Roman"/>
          <w:sz w:val="24"/>
          <w:szCs w:val="24"/>
        </w:rPr>
        <w:t>карт</w:t>
      </w:r>
      <w:r w:rsidR="00015595" w:rsidRPr="002C0B83">
        <w:rPr>
          <w:rFonts w:ascii="Times New Roman" w:hAnsi="Times New Roman"/>
          <w:sz w:val="24"/>
          <w:szCs w:val="24"/>
        </w:rPr>
        <w:t>у</w:t>
      </w:r>
      <w:r w:rsidR="00677F01" w:rsidRPr="002C0B83">
        <w:rPr>
          <w:rFonts w:ascii="Times New Roman" w:hAnsi="Times New Roman"/>
          <w:sz w:val="24"/>
          <w:szCs w:val="24"/>
        </w:rPr>
        <w:t xml:space="preserve"> распространения оползней с указанием их местоположения, типов, возраста и степени активности;</w:t>
      </w:r>
    </w:p>
    <w:p w14:paraId="49505CE0" w14:textId="5EB56539" w:rsidR="00677F01" w:rsidRPr="002C0B83" w:rsidRDefault="002C0B83" w:rsidP="002C0B83">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677F01" w:rsidRPr="002C0B83">
        <w:rPr>
          <w:rFonts w:ascii="Times New Roman" w:hAnsi="Times New Roman"/>
          <w:sz w:val="24"/>
          <w:szCs w:val="24"/>
        </w:rPr>
        <w:t>карт</w:t>
      </w:r>
      <w:r w:rsidR="00015595" w:rsidRPr="002C0B83">
        <w:rPr>
          <w:rFonts w:ascii="Times New Roman" w:hAnsi="Times New Roman"/>
          <w:sz w:val="24"/>
          <w:szCs w:val="24"/>
        </w:rPr>
        <w:t>у</w:t>
      </w:r>
      <w:r w:rsidR="00677F01" w:rsidRPr="002C0B83">
        <w:rPr>
          <w:rFonts w:ascii="Times New Roman" w:hAnsi="Times New Roman"/>
          <w:sz w:val="24"/>
          <w:szCs w:val="24"/>
        </w:rPr>
        <w:t xml:space="preserve"> инженерно-геологического районирования территории и характеристик</w:t>
      </w:r>
      <w:r w:rsidR="00015595" w:rsidRPr="002C0B83">
        <w:rPr>
          <w:rFonts w:ascii="Times New Roman" w:hAnsi="Times New Roman"/>
          <w:sz w:val="24"/>
          <w:szCs w:val="24"/>
        </w:rPr>
        <w:t>у</w:t>
      </w:r>
      <w:r w:rsidR="00677F01" w:rsidRPr="002C0B83">
        <w:rPr>
          <w:rFonts w:ascii="Times New Roman" w:hAnsi="Times New Roman"/>
          <w:sz w:val="24"/>
          <w:szCs w:val="24"/>
        </w:rPr>
        <w:t xml:space="preserve"> таксономических единиц районирования, с выделением категорий </w:t>
      </w:r>
      <w:r w:rsidR="002F7C12" w:rsidRPr="002C0B83">
        <w:rPr>
          <w:rFonts w:ascii="Times New Roman" w:hAnsi="Times New Roman"/>
          <w:sz w:val="24"/>
          <w:szCs w:val="24"/>
        </w:rPr>
        <w:t xml:space="preserve">оползневой </w:t>
      </w:r>
      <w:r w:rsidR="00677F01" w:rsidRPr="002C0B83">
        <w:rPr>
          <w:rFonts w:ascii="Times New Roman" w:hAnsi="Times New Roman"/>
          <w:sz w:val="24"/>
          <w:szCs w:val="24"/>
        </w:rPr>
        <w:t>опасности, в соответствии с</w:t>
      </w:r>
      <w:r w:rsidR="00A80733" w:rsidRPr="002C0B83">
        <w:rPr>
          <w:rFonts w:ascii="Times New Roman" w:hAnsi="Times New Roman"/>
          <w:sz w:val="24"/>
          <w:szCs w:val="24"/>
        </w:rPr>
        <w:t xml:space="preserve"> </w:t>
      </w:r>
      <w:r w:rsidR="005702AF" w:rsidRPr="002C0B83">
        <w:rPr>
          <w:rFonts w:ascii="Times New Roman" w:hAnsi="Times New Roman"/>
          <w:sz w:val="24"/>
          <w:szCs w:val="24"/>
        </w:rPr>
        <w:t>СП 115.13330.2016</w:t>
      </w:r>
      <w:r w:rsidR="00294A6B" w:rsidRPr="002C0B83">
        <w:rPr>
          <w:rFonts w:ascii="Times New Roman" w:hAnsi="Times New Roman"/>
          <w:sz w:val="24"/>
          <w:szCs w:val="24"/>
        </w:rPr>
        <w:t xml:space="preserve"> (</w:t>
      </w:r>
      <w:r w:rsidR="00A80733" w:rsidRPr="002C0B83">
        <w:rPr>
          <w:rFonts w:ascii="Times New Roman" w:hAnsi="Times New Roman"/>
          <w:sz w:val="24"/>
          <w:szCs w:val="24"/>
        </w:rPr>
        <w:t>таблиц</w:t>
      </w:r>
      <w:r w:rsidR="00294A6B" w:rsidRPr="002C0B83">
        <w:rPr>
          <w:rFonts w:ascii="Times New Roman" w:hAnsi="Times New Roman"/>
          <w:sz w:val="24"/>
          <w:szCs w:val="24"/>
        </w:rPr>
        <w:t>а 5.1)</w:t>
      </w:r>
      <w:r w:rsidR="00677F01" w:rsidRPr="002C0B83">
        <w:rPr>
          <w:rFonts w:ascii="Times New Roman" w:hAnsi="Times New Roman"/>
          <w:sz w:val="24"/>
          <w:szCs w:val="24"/>
        </w:rPr>
        <w:t>;</w:t>
      </w:r>
    </w:p>
    <w:p w14:paraId="2B07EA8C" w14:textId="6FF924FB" w:rsidR="00677F01" w:rsidRPr="002C0B83" w:rsidRDefault="002C0B83" w:rsidP="002C0B83">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677F01" w:rsidRPr="002C0B83">
        <w:rPr>
          <w:rFonts w:ascii="Times New Roman" w:hAnsi="Times New Roman"/>
          <w:sz w:val="24"/>
          <w:szCs w:val="24"/>
        </w:rPr>
        <w:t>карт</w:t>
      </w:r>
      <w:r w:rsidR="00015595" w:rsidRPr="002C0B83">
        <w:rPr>
          <w:rFonts w:ascii="Times New Roman" w:hAnsi="Times New Roman"/>
          <w:sz w:val="24"/>
          <w:szCs w:val="24"/>
        </w:rPr>
        <w:t>у</w:t>
      </w:r>
      <w:r w:rsidR="00677F01" w:rsidRPr="002C0B83">
        <w:rPr>
          <w:rFonts w:ascii="Times New Roman" w:hAnsi="Times New Roman"/>
          <w:sz w:val="24"/>
          <w:szCs w:val="24"/>
        </w:rPr>
        <w:t xml:space="preserve"> территорий, подверженных риску возникновения </w:t>
      </w:r>
      <w:r w:rsidR="00015595" w:rsidRPr="002C0B83">
        <w:rPr>
          <w:rFonts w:ascii="Times New Roman" w:hAnsi="Times New Roman"/>
          <w:sz w:val="24"/>
          <w:szCs w:val="24"/>
        </w:rPr>
        <w:t>оползневых процессов</w:t>
      </w:r>
      <w:r w:rsidR="00677F01" w:rsidRPr="002C0B83">
        <w:rPr>
          <w:rFonts w:ascii="Times New Roman" w:hAnsi="Times New Roman"/>
          <w:sz w:val="24"/>
          <w:szCs w:val="24"/>
        </w:rPr>
        <w:t>;</w:t>
      </w:r>
    </w:p>
    <w:p w14:paraId="69BDC949" w14:textId="440C92E4" w:rsidR="00677F01" w:rsidRPr="002C0B83" w:rsidRDefault="002C0B83" w:rsidP="002C0B83">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677F01" w:rsidRPr="002C0B83">
        <w:rPr>
          <w:rFonts w:ascii="Times New Roman" w:hAnsi="Times New Roman"/>
          <w:sz w:val="24"/>
          <w:szCs w:val="24"/>
        </w:rPr>
        <w:t>инженерно-геологические разрезы с указанием размещени</w:t>
      </w:r>
      <w:r w:rsidR="00C5473F" w:rsidRPr="002C0B83">
        <w:rPr>
          <w:rFonts w:ascii="Times New Roman" w:hAnsi="Times New Roman"/>
          <w:sz w:val="24"/>
          <w:szCs w:val="24"/>
        </w:rPr>
        <w:t>я</w:t>
      </w:r>
      <w:r w:rsidR="00677F01" w:rsidRPr="002C0B83">
        <w:rPr>
          <w:rFonts w:ascii="Times New Roman" w:hAnsi="Times New Roman"/>
          <w:sz w:val="24"/>
          <w:szCs w:val="24"/>
        </w:rPr>
        <w:t xml:space="preserve"> скважин (шурфов), выявленного положения уровня грунтовых вод, выявленных и прогно</w:t>
      </w:r>
      <w:r w:rsidR="007A0EC6" w:rsidRPr="002C0B83">
        <w:rPr>
          <w:rFonts w:ascii="Times New Roman" w:hAnsi="Times New Roman"/>
          <w:sz w:val="24"/>
          <w:szCs w:val="24"/>
        </w:rPr>
        <w:t>зируемых поверхностей смещения</w:t>
      </w:r>
      <w:r w:rsidR="00677F01" w:rsidRPr="002C0B83">
        <w:rPr>
          <w:rFonts w:ascii="Times New Roman" w:hAnsi="Times New Roman"/>
          <w:sz w:val="24"/>
          <w:szCs w:val="24"/>
        </w:rPr>
        <w:t xml:space="preserve"> оползня – </w:t>
      </w:r>
      <w:r w:rsidR="00C5473F" w:rsidRPr="002C0B83">
        <w:rPr>
          <w:rFonts w:ascii="Times New Roman" w:hAnsi="Times New Roman"/>
          <w:sz w:val="24"/>
          <w:szCs w:val="24"/>
        </w:rPr>
        <w:t>по результатам</w:t>
      </w:r>
      <w:r w:rsidR="00677F01" w:rsidRPr="002C0B83">
        <w:rPr>
          <w:rFonts w:ascii="Times New Roman" w:hAnsi="Times New Roman"/>
          <w:sz w:val="24"/>
          <w:szCs w:val="24"/>
        </w:rPr>
        <w:t xml:space="preserve"> выполнения полевых работ (проходка выработок);</w:t>
      </w:r>
    </w:p>
    <w:p w14:paraId="30DFD9DA" w14:textId="316C0946" w:rsidR="00677F01" w:rsidRPr="002C0B83" w:rsidRDefault="002C0B83" w:rsidP="002C0B83">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677F01" w:rsidRPr="002C0B83">
        <w:rPr>
          <w:rFonts w:ascii="Times New Roman" w:hAnsi="Times New Roman"/>
          <w:sz w:val="24"/>
          <w:szCs w:val="24"/>
        </w:rPr>
        <w:t>колонки инженерно-геологических выработок по ключевым участкам/</w:t>
      </w:r>
      <w:r w:rsidR="00CF4B3B" w:rsidRPr="002C0B83">
        <w:rPr>
          <w:rFonts w:ascii="Times New Roman" w:hAnsi="Times New Roman"/>
          <w:sz w:val="24"/>
          <w:szCs w:val="24"/>
        </w:rPr>
        <w:t>профилям</w:t>
      </w:r>
      <w:r w:rsidR="00677F01" w:rsidRPr="002C0B83">
        <w:rPr>
          <w:rFonts w:ascii="Times New Roman" w:hAnsi="Times New Roman"/>
          <w:sz w:val="24"/>
          <w:szCs w:val="24"/>
        </w:rPr>
        <w:t xml:space="preserve"> (при выполнении полевых работ).</w:t>
      </w:r>
    </w:p>
    <w:p w14:paraId="16B53BFE" w14:textId="77777777" w:rsidR="00823D17" w:rsidRPr="00FC6B00" w:rsidRDefault="00C5473F" w:rsidP="00C5473F">
      <w:pPr>
        <w:pStyle w:val="aff1"/>
        <w:tabs>
          <w:tab w:val="left" w:pos="993"/>
        </w:tabs>
        <w:spacing w:line="360" w:lineRule="auto"/>
        <w:ind w:left="0" w:firstLine="709"/>
        <w:jc w:val="both"/>
        <w:rPr>
          <w:rFonts w:ascii="Times New Roman" w:hAnsi="Times New Roman" w:cs="Times New Roman"/>
          <w:sz w:val="24"/>
          <w:szCs w:val="24"/>
          <w:highlight w:val="green"/>
          <w:rPrChange w:id="3026" w:author="Соколов Сергей Вадимович" w:date="2024-01-22T09:02: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3027" w:author="Соколов Сергей Вадимович" w:date="2024-01-22T09:02:00Z">
            <w:rPr>
              <w:rFonts w:ascii="Times New Roman" w:hAnsi="Times New Roman" w:cs="Times New Roman"/>
              <w:sz w:val="24"/>
              <w:szCs w:val="24"/>
            </w:rPr>
          </w:rPrChange>
        </w:rPr>
        <w:t>Масштабы карт устанавливаются заданием или в соответствии с СП 47.13330.2016 (приложение Б).</w:t>
      </w:r>
    </w:p>
    <w:p w14:paraId="41CB30CD" w14:textId="77777777" w:rsidR="00C12FA4" w:rsidRPr="002150CE" w:rsidRDefault="00C12FA4" w:rsidP="00C5473F">
      <w:pPr>
        <w:pStyle w:val="aff1"/>
        <w:tabs>
          <w:tab w:val="left" w:pos="993"/>
        </w:tabs>
        <w:spacing w:line="360" w:lineRule="auto"/>
        <w:ind w:left="0" w:firstLine="709"/>
        <w:jc w:val="both"/>
        <w:rPr>
          <w:rFonts w:ascii="Times New Roman" w:hAnsi="Times New Roman" w:cs="Times New Roman"/>
          <w:sz w:val="24"/>
          <w:szCs w:val="24"/>
        </w:rPr>
      </w:pPr>
      <w:r w:rsidRPr="00FC6B00">
        <w:rPr>
          <w:rFonts w:ascii="Times New Roman" w:eastAsia="Calibri" w:hAnsi="Times New Roman" w:cs="Times New Roman"/>
          <w:spacing w:val="40"/>
          <w:sz w:val="22"/>
          <w:szCs w:val="22"/>
          <w:highlight w:val="green"/>
          <w:rPrChange w:id="3028" w:author="Соколов Сергей Вадимович" w:date="2024-01-22T09:02:00Z">
            <w:rPr>
              <w:rFonts w:ascii="Times New Roman" w:eastAsia="Calibri" w:hAnsi="Times New Roman" w:cs="Times New Roman"/>
              <w:spacing w:val="40"/>
              <w:sz w:val="22"/>
              <w:szCs w:val="22"/>
            </w:rPr>
          </w:rPrChange>
        </w:rPr>
        <w:t>Примечание</w:t>
      </w:r>
      <w:r w:rsidRPr="00FC6B00">
        <w:rPr>
          <w:rFonts w:ascii="Times New Roman" w:eastAsia="Calibri" w:hAnsi="Times New Roman" w:cs="Times New Roman"/>
          <w:sz w:val="24"/>
          <w:szCs w:val="24"/>
          <w:highlight w:val="green"/>
          <w:rPrChange w:id="3029" w:author="Соколов Сергей Вадимович" w:date="2024-01-22T09:02:00Z">
            <w:rPr>
              <w:rFonts w:ascii="Times New Roman" w:eastAsia="Calibri" w:hAnsi="Times New Roman" w:cs="Times New Roman"/>
              <w:sz w:val="24"/>
              <w:szCs w:val="24"/>
            </w:rPr>
          </w:rPrChange>
        </w:rPr>
        <w:t xml:space="preserve"> – </w:t>
      </w:r>
      <w:r w:rsidRPr="00FC6B00">
        <w:rPr>
          <w:rFonts w:ascii="Times New Roman" w:eastAsia="Calibri" w:hAnsi="Times New Roman" w:cs="Times New Roman"/>
          <w:sz w:val="22"/>
          <w:szCs w:val="22"/>
          <w:highlight w:val="green"/>
          <w:rPrChange w:id="3030" w:author="Соколов Сергей Вадимович" w:date="2024-01-22T09:02:00Z">
            <w:rPr>
              <w:rFonts w:ascii="Times New Roman" w:eastAsia="Calibri" w:hAnsi="Times New Roman" w:cs="Times New Roman"/>
              <w:sz w:val="22"/>
              <w:szCs w:val="22"/>
            </w:rPr>
          </w:rPrChange>
        </w:rPr>
        <w:t>Допускается совмещать отдельные карты</w:t>
      </w:r>
      <w:r w:rsidRPr="00FC6B00">
        <w:rPr>
          <w:rFonts w:ascii="Times New Roman" w:eastAsia="Calibri" w:hAnsi="Times New Roman" w:cs="Times New Roman"/>
          <w:sz w:val="24"/>
          <w:szCs w:val="24"/>
          <w:highlight w:val="green"/>
          <w:rPrChange w:id="3031" w:author="Соколов Сергей Вадимович" w:date="2024-01-22T09:02:00Z">
            <w:rPr>
              <w:rFonts w:ascii="Times New Roman" w:eastAsia="Calibri" w:hAnsi="Times New Roman" w:cs="Times New Roman"/>
              <w:sz w:val="24"/>
              <w:szCs w:val="24"/>
            </w:rPr>
          </w:rPrChange>
        </w:rPr>
        <w:t>.</w:t>
      </w:r>
    </w:p>
    <w:p w14:paraId="2B1C04C9" w14:textId="23B58465" w:rsidR="00381A5A" w:rsidRPr="00FC6B00" w:rsidRDefault="00381A5A" w:rsidP="004C746A">
      <w:pPr>
        <w:pStyle w:val="aff1"/>
        <w:numPr>
          <w:ilvl w:val="1"/>
          <w:numId w:val="15"/>
        </w:numPr>
        <w:tabs>
          <w:tab w:val="left" w:pos="1276"/>
        </w:tabs>
        <w:spacing w:line="360" w:lineRule="auto"/>
        <w:ind w:left="0" w:firstLine="709"/>
        <w:jc w:val="both"/>
        <w:rPr>
          <w:rFonts w:ascii="Times New Roman" w:hAnsi="Times New Roman" w:cs="Times New Roman"/>
          <w:sz w:val="24"/>
          <w:szCs w:val="24"/>
          <w:highlight w:val="green"/>
          <w:rPrChange w:id="3032" w:author="Соколов Сергей Вадимович" w:date="2024-01-22T09:02:00Z">
            <w:rPr>
              <w:rFonts w:ascii="Times New Roman" w:hAnsi="Times New Roman" w:cs="Times New Roman"/>
              <w:sz w:val="24"/>
              <w:szCs w:val="24"/>
            </w:rPr>
          </w:rPrChange>
        </w:rPr>
      </w:pPr>
      <w:bookmarkStart w:id="3033" w:name="_Hlk528231046"/>
      <w:bookmarkEnd w:id="2960"/>
      <w:r w:rsidRPr="00FC6B00">
        <w:rPr>
          <w:rFonts w:ascii="Times New Roman" w:hAnsi="Times New Roman" w:cs="Times New Roman"/>
          <w:sz w:val="24"/>
          <w:szCs w:val="24"/>
          <w:highlight w:val="green"/>
          <w:rPrChange w:id="3034" w:author="Соколов Сергей Вадимович" w:date="2024-01-22T09:02:00Z">
            <w:rPr>
              <w:rFonts w:ascii="Times New Roman" w:hAnsi="Times New Roman" w:cs="Times New Roman"/>
              <w:sz w:val="24"/>
              <w:szCs w:val="24"/>
            </w:rPr>
          </w:rPrChange>
        </w:rPr>
        <w:t>Инженерно-гидрометеорологические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в районах развития оползневых процессов выполняются в соответствии с</w:t>
      </w:r>
      <w:r w:rsidR="005D603E" w:rsidRPr="00FC6B00">
        <w:rPr>
          <w:rFonts w:ascii="Times New Roman" w:hAnsi="Times New Roman" w:cs="Times New Roman"/>
          <w:sz w:val="24"/>
          <w:szCs w:val="24"/>
          <w:highlight w:val="green"/>
          <w:rPrChange w:id="3035" w:author="Соколов Сергей Вадимович" w:date="2024-01-22T09:02:00Z">
            <w:rPr>
              <w:rFonts w:ascii="Times New Roman" w:hAnsi="Times New Roman" w:cs="Times New Roman"/>
              <w:sz w:val="24"/>
              <w:szCs w:val="24"/>
            </w:rPr>
          </w:rPrChange>
        </w:rPr>
        <w:t xml:space="preserve"> СП 47.13330.2016 </w:t>
      </w:r>
      <w:r w:rsidR="00B63121" w:rsidRPr="00FC6B00">
        <w:rPr>
          <w:rFonts w:ascii="Times New Roman" w:hAnsi="Times New Roman" w:cs="Times New Roman"/>
          <w:sz w:val="24"/>
          <w:szCs w:val="24"/>
          <w:highlight w:val="green"/>
          <w:rPrChange w:id="3036" w:author="Соколов Сергей Вадимович" w:date="2024-01-22T09:02:00Z">
            <w:rPr>
              <w:rFonts w:ascii="Times New Roman" w:hAnsi="Times New Roman" w:cs="Times New Roman"/>
              <w:sz w:val="24"/>
              <w:szCs w:val="24"/>
            </w:rPr>
          </w:rPrChange>
        </w:rPr>
        <w:t>(</w:t>
      </w:r>
      <w:r w:rsidR="0035099F" w:rsidRPr="00FC6B00">
        <w:rPr>
          <w:rFonts w:ascii="Times New Roman" w:hAnsi="Times New Roman" w:cs="Times New Roman"/>
          <w:sz w:val="24"/>
          <w:szCs w:val="24"/>
          <w:highlight w:val="green"/>
          <w:rPrChange w:id="3037" w:author="Соколов Сергей Вадимович" w:date="2024-01-22T09:02:00Z">
            <w:rPr>
              <w:rFonts w:ascii="Times New Roman" w:hAnsi="Times New Roman" w:cs="Times New Roman"/>
              <w:sz w:val="24"/>
              <w:szCs w:val="24"/>
            </w:rPr>
          </w:rPrChange>
        </w:rPr>
        <w:t xml:space="preserve">подраздел </w:t>
      </w:r>
      <w:r w:rsidR="00B63121" w:rsidRPr="00FC6B00">
        <w:rPr>
          <w:rFonts w:ascii="Times New Roman" w:hAnsi="Times New Roman" w:cs="Times New Roman"/>
          <w:sz w:val="24"/>
          <w:szCs w:val="24"/>
          <w:highlight w:val="green"/>
          <w:rPrChange w:id="3038" w:author="Соколов Сергей Вадимович" w:date="2024-01-22T09:02:00Z">
            <w:rPr>
              <w:rFonts w:ascii="Times New Roman" w:hAnsi="Times New Roman" w:cs="Times New Roman"/>
              <w:sz w:val="24"/>
              <w:szCs w:val="24"/>
            </w:rPr>
          </w:rPrChange>
        </w:rPr>
        <w:t xml:space="preserve">7.2) </w:t>
      </w:r>
      <w:r w:rsidR="0035099F" w:rsidRPr="00FC6B00">
        <w:rPr>
          <w:rFonts w:ascii="Times New Roman" w:hAnsi="Times New Roman" w:cs="Times New Roman"/>
          <w:iCs/>
          <w:sz w:val="24"/>
          <w:szCs w:val="24"/>
          <w:highlight w:val="green"/>
          <w:rPrChange w:id="3039" w:author="Соколов Сергей Вадимович" w:date="2024-01-22T09:02:00Z">
            <w:rPr>
              <w:rFonts w:ascii="Times New Roman" w:hAnsi="Times New Roman" w:cs="Times New Roman"/>
              <w:iCs/>
              <w:sz w:val="24"/>
              <w:szCs w:val="24"/>
            </w:rPr>
          </w:rPrChange>
        </w:rPr>
        <w:t>и други</w:t>
      </w:r>
      <w:r w:rsidR="002C0B83" w:rsidRPr="00FC6B00">
        <w:rPr>
          <w:rFonts w:ascii="Times New Roman" w:hAnsi="Times New Roman" w:cs="Times New Roman"/>
          <w:iCs/>
          <w:sz w:val="24"/>
          <w:szCs w:val="24"/>
          <w:highlight w:val="green"/>
          <w:rPrChange w:id="3040" w:author="Соколов Сергей Вадимович" w:date="2024-01-22T09:02:00Z">
            <w:rPr>
              <w:rFonts w:ascii="Times New Roman" w:hAnsi="Times New Roman" w:cs="Times New Roman"/>
              <w:iCs/>
              <w:sz w:val="24"/>
              <w:szCs w:val="24"/>
            </w:rPr>
          </w:rPrChange>
        </w:rPr>
        <w:t>ми</w:t>
      </w:r>
      <w:r w:rsidR="0035099F" w:rsidRPr="00FC6B00">
        <w:rPr>
          <w:rFonts w:ascii="Times New Roman" w:hAnsi="Times New Roman" w:cs="Times New Roman"/>
          <w:iCs/>
          <w:sz w:val="24"/>
          <w:szCs w:val="24"/>
          <w:highlight w:val="green"/>
          <w:rPrChange w:id="3041" w:author="Соколов Сергей Вадимович" w:date="2024-01-22T09:02:00Z">
            <w:rPr>
              <w:rFonts w:ascii="Times New Roman" w:hAnsi="Times New Roman" w:cs="Times New Roman"/>
              <w:iCs/>
              <w:sz w:val="24"/>
              <w:szCs w:val="24"/>
            </w:rPr>
          </w:rPrChange>
        </w:rPr>
        <w:t xml:space="preserve"> нормативны</w:t>
      </w:r>
      <w:r w:rsidR="002C0B83" w:rsidRPr="00FC6B00">
        <w:rPr>
          <w:rFonts w:ascii="Times New Roman" w:hAnsi="Times New Roman" w:cs="Times New Roman"/>
          <w:iCs/>
          <w:sz w:val="24"/>
          <w:szCs w:val="24"/>
          <w:highlight w:val="green"/>
          <w:rPrChange w:id="3042" w:author="Соколов Сергей Вадимович" w:date="2024-01-22T09:02:00Z">
            <w:rPr>
              <w:rFonts w:ascii="Times New Roman" w:hAnsi="Times New Roman" w:cs="Times New Roman"/>
              <w:iCs/>
              <w:sz w:val="24"/>
              <w:szCs w:val="24"/>
            </w:rPr>
          </w:rPrChange>
        </w:rPr>
        <w:t>ми</w:t>
      </w:r>
      <w:r w:rsidR="0035099F" w:rsidRPr="00FC6B00">
        <w:rPr>
          <w:rFonts w:ascii="Times New Roman" w:hAnsi="Times New Roman" w:cs="Times New Roman"/>
          <w:iCs/>
          <w:sz w:val="24"/>
          <w:szCs w:val="24"/>
          <w:highlight w:val="green"/>
          <w:rPrChange w:id="3043" w:author="Соколов Сергей Вадимович" w:date="2024-01-22T09:02:00Z">
            <w:rPr>
              <w:rFonts w:ascii="Times New Roman" w:hAnsi="Times New Roman" w:cs="Times New Roman"/>
              <w:iCs/>
              <w:sz w:val="24"/>
              <w:szCs w:val="24"/>
            </w:rPr>
          </w:rPrChange>
        </w:rPr>
        <w:t xml:space="preserve"> документ</w:t>
      </w:r>
      <w:r w:rsidR="002C0B83" w:rsidRPr="00FC6B00">
        <w:rPr>
          <w:rFonts w:ascii="Times New Roman" w:hAnsi="Times New Roman" w:cs="Times New Roman"/>
          <w:iCs/>
          <w:sz w:val="24"/>
          <w:szCs w:val="24"/>
          <w:highlight w:val="green"/>
          <w:rPrChange w:id="3044" w:author="Соколов Сергей Вадимович" w:date="2024-01-22T09:02:00Z">
            <w:rPr>
              <w:rFonts w:ascii="Times New Roman" w:hAnsi="Times New Roman" w:cs="Times New Roman"/>
              <w:iCs/>
              <w:sz w:val="24"/>
              <w:szCs w:val="24"/>
            </w:rPr>
          </w:rPrChange>
        </w:rPr>
        <w:t>ами</w:t>
      </w:r>
      <w:r w:rsidR="0035099F" w:rsidRPr="00FC6B00">
        <w:rPr>
          <w:rFonts w:ascii="Times New Roman" w:hAnsi="Times New Roman" w:cs="Times New Roman"/>
          <w:iCs/>
          <w:sz w:val="24"/>
          <w:szCs w:val="24"/>
          <w:highlight w:val="green"/>
          <w:rPrChange w:id="3045" w:author="Соколов Сергей Вадимович" w:date="2024-01-22T09:02:00Z">
            <w:rPr>
              <w:rFonts w:ascii="Times New Roman" w:hAnsi="Times New Roman" w:cs="Times New Roman"/>
              <w:iCs/>
              <w:sz w:val="24"/>
              <w:szCs w:val="24"/>
            </w:rPr>
          </w:rPrChange>
        </w:rPr>
        <w:t>, регламентирующи</w:t>
      </w:r>
      <w:r w:rsidR="002C0B83" w:rsidRPr="00FC6B00">
        <w:rPr>
          <w:rFonts w:ascii="Times New Roman" w:hAnsi="Times New Roman" w:cs="Times New Roman"/>
          <w:iCs/>
          <w:sz w:val="24"/>
          <w:szCs w:val="24"/>
          <w:highlight w:val="green"/>
          <w:rPrChange w:id="3046" w:author="Соколов Сергей Вадимович" w:date="2024-01-22T09:02:00Z">
            <w:rPr>
              <w:rFonts w:ascii="Times New Roman" w:hAnsi="Times New Roman" w:cs="Times New Roman"/>
              <w:iCs/>
              <w:sz w:val="24"/>
              <w:szCs w:val="24"/>
            </w:rPr>
          </w:rPrChange>
        </w:rPr>
        <w:t xml:space="preserve">ми </w:t>
      </w:r>
      <w:r w:rsidR="0035099F" w:rsidRPr="00FC6B00">
        <w:rPr>
          <w:rFonts w:ascii="Times New Roman" w:hAnsi="Times New Roman" w:cs="Times New Roman"/>
          <w:iCs/>
          <w:sz w:val="24"/>
          <w:szCs w:val="24"/>
          <w:highlight w:val="green"/>
          <w:rPrChange w:id="3047" w:author="Соколов Сергей Вадимович" w:date="2024-01-22T09:02:00Z">
            <w:rPr>
              <w:rFonts w:ascii="Times New Roman" w:hAnsi="Times New Roman" w:cs="Times New Roman"/>
              <w:iCs/>
              <w:sz w:val="24"/>
              <w:szCs w:val="24"/>
            </w:rPr>
          </w:rPrChange>
        </w:rPr>
        <w:t>общие правила производства работ</w:t>
      </w:r>
      <w:r w:rsidR="005D603E" w:rsidRPr="00FC6B00">
        <w:rPr>
          <w:rFonts w:ascii="Times New Roman" w:hAnsi="Times New Roman" w:cs="Times New Roman"/>
          <w:sz w:val="24"/>
          <w:szCs w:val="24"/>
          <w:highlight w:val="green"/>
          <w:rPrChange w:id="3048" w:author="Соколов Сергей Вадимович" w:date="2024-01-22T09:02:00Z">
            <w:rPr>
              <w:rFonts w:ascii="Times New Roman" w:hAnsi="Times New Roman" w:cs="Times New Roman"/>
              <w:sz w:val="24"/>
              <w:szCs w:val="24"/>
            </w:rPr>
          </w:rPrChange>
        </w:rPr>
        <w:t>.</w:t>
      </w:r>
    </w:p>
    <w:bookmarkEnd w:id="3033"/>
    <w:p w14:paraId="6CF06477" w14:textId="257AEB98" w:rsidR="008B2DDC" w:rsidRPr="00FC6B00" w:rsidRDefault="006C389E" w:rsidP="004C746A">
      <w:pPr>
        <w:pStyle w:val="aff1"/>
        <w:numPr>
          <w:ilvl w:val="1"/>
          <w:numId w:val="15"/>
        </w:numPr>
        <w:tabs>
          <w:tab w:val="left" w:pos="1418"/>
        </w:tabs>
        <w:spacing w:line="360" w:lineRule="auto"/>
        <w:ind w:left="0" w:firstLine="709"/>
        <w:jc w:val="both"/>
        <w:rPr>
          <w:rFonts w:ascii="Times New Roman" w:hAnsi="Times New Roman" w:cs="Times New Roman"/>
          <w:sz w:val="24"/>
          <w:szCs w:val="24"/>
          <w:highlight w:val="green"/>
          <w:rPrChange w:id="3049" w:author="Соколов Сергей Вадимович" w:date="2024-01-22T09:02:00Z">
            <w:rPr>
              <w:rFonts w:ascii="Times New Roman" w:hAnsi="Times New Roman" w:cs="Times New Roman"/>
              <w:sz w:val="24"/>
              <w:szCs w:val="24"/>
            </w:rPr>
          </w:rPrChange>
        </w:rPr>
      </w:pPr>
      <w:r w:rsidRPr="00FC6B00">
        <w:rPr>
          <w:rFonts w:ascii="Times New Roman" w:hAnsi="Times New Roman" w:cs="Times New Roman"/>
          <w:sz w:val="24"/>
          <w:szCs w:val="24"/>
          <w:highlight w:val="green"/>
          <w:rPrChange w:id="3050" w:author="Соколов Сергей Вадимович" w:date="2024-01-22T09:02:00Z">
            <w:rPr>
              <w:rFonts w:ascii="Times New Roman" w:hAnsi="Times New Roman" w:cs="Times New Roman"/>
              <w:sz w:val="24"/>
              <w:szCs w:val="24"/>
            </w:rPr>
          </w:rPrChange>
        </w:rPr>
        <w:t xml:space="preserve">Инженерно-экологические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в районах развития оползневых процессов выполняются в </w:t>
      </w:r>
      <w:r w:rsidRPr="00FC6B00">
        <w:rPr>
          <w:rFonts w:ascii="Times New Roman" w:hAnsi="Times New Roman" w:cs="Times New Roman"/>
          <w:sz w:val="24"/>
          <w:szCs w:val="24"/>
          <w:highlight w:val="green"/>
          <w:rPrChange w:id="3051" w:author="Соколов Сергей Вадимович" w:date="2024-01-22T09:02:00Z">
            <w:rPr>
              <w:rFonts w:ascii="Times New Roman" w:hAnsi="Times New Roman" w:cs="Times New Roman"/>
              <w:sz w:val="24"/>
              <w:szCs w:val="24"/>
            </w:rPr>
          </w:rPrChange>
        </w:rPr>
        <w:lastRenderedPageBreak/>
        <w:t xml:space="preserve">соответствии </w:t>
      </w:r>
      <w:r w:rsidR="00F6498B" w:rsidRPr="00FC6B00">
        <w:rPr>
          <w:rFonts w:ascii="Times New Roman" w:hAnsi="Times New Roman" w:cs="Times New Roman"/>
          <w:sz w:val="24"/>
          <w:szCs w:val="24"/>
          <w:highlight w:val="green"/>
          <w:rPrChange w:id="3052" w:author="Соколов Сергей Вадимович" w:date="2024-01-22T09:02:00Z">
            <w:rPr>
              <w:rFonts w:ascii="Times New Roman" w:hAnsi="Times New Roman" w:cs="Times New Roman"/>
              <w:sz w:val="24"/>
              <w:szCs w:val="24"/>
            </w:rPr>
          </w:rPrChange>
        </w:rPr>
        <w:t xml:space="preserve">с </w:t>
      </w:r>
      <w:r w:rsidR="005D603E" w:rsidRPr="00FC6B00">
        <w:rPr>
          <w:rFonts w:ascii="Times New Roman" w:hAnsi="Times New Roman" w:cs="Times New Roman"/>
          <w:sz w:val="24"/>
          <w:szCs w:val="24"/>
          <w:highlight w:val="green"/>
          <w:rPrChange w:id="3053" w:author="Соколов Сергей Вадимович" w:date="2024-01-22T09:02:00Z">
            <w:rPr>
              <w:rFonts w:ascii="Times New Roman" w:hAnsi="Times New Roman" w:cs="Times New Roman"/>
              <w:sz w:val="24"/>
              <w:szCs w:val="24"/>
            </w:rPr>
          </w:rPrChange>
        </w:rPr>
        <w:t xml:space="preserve">СП 47.13330.2016 </w:t>
      </w:r>
      <w:r w:rsidR="00B63121" w:rsidRPr="00FC6B00">
        <w:rPr>
          <w:rFonts w:ascii="Times New Roman" w:hAnsi="Times New Roman" w:cs="Times New Roman"/>
          <w:sz w:val="24"/>
          <w:szCs w:val="24"/>
          <w:highlight w:val="green"/>
          <w:rPrChange w:id="3054" w:author="Соколов Сергей Вадимович" w:date="2024-01-22T09:02:00Z">
            <w:rPr>
              <w:rFonts w:ascii="Times New Roman" w:hAnsi="Times New Roman" w:cs="Times New Roman"/>
              <w:sz w:val="24"/>
              <w:szCs w:val="24"/>
            </w:rPr>
          </w:rPrChange>
        </w:rPr>
        <w:t>(</w:t>
      </w:r>
      <w:r w:rsidR="0035099F" w:rsidRPr="00FC6B00">
        <w:rPr>
          <w:rFonts w:ascii="Times New Roman" w:hAnsi="Times New Roman" w:cs="Times New Roman"/>
          <w:sz w:val="24"/>
          <w:szCs w:val="24"/>
          <w:highlight w:val="green"/>
          <w:rPrChange w:id="3055" w:author="Соколов Сергей Вадимович" w:date="2024-01-22T09:02:00Z">
            <w:rPr>
              <w:rFonts w:ascii="Times New Roman" w:hAnsi="Times New Roman" w:cs="Times New Roman"/>
              <w:sz w:val="24"/>
              <w:szCs w:val="24"/>
            </w:rPr>
          </w:rPrChange>
        </w:rPr>
        <w:t xml:space="preserve">подраздел </w:t>
      </w:r>
      <w:r w:rsidR="00B63121" w:rsidRPr="00FC6B00">
        <w:rPr>
          <w:rFonts w:ascii="Times New Roman" w:hAnsi="Times New Roman" w:cs="Times New Roman"/>
          <w:sz w:val="24"/>
          <w:szCs w:val="24"/>
          <w:highlight w:val="green"/>
          <w:rPrChange w:id="3056" w:author="Соколов Сергей Вадимович" w:date="2024-01-22T09:02:00Z">
            <w:rPr>
              <w:rFonts w:ascii="Times New Roman" w:hAnsi="Times New Roman" w:cs="Times New Roman"/>
              <w:sz w:val="24"/>
              <w:szCs w:val="24"/>
            </w:rPr>
          </w:rPrChange>
        </w:rPr>
        <w:t xml:space="preserve">8.2) </w:t>
      </w:r>
      <w:r w:rsidR="0035099F" w:rsidRPr="00FC6B00">
        <w:rPr>
          <w:rFonts w:ascii="Times New Roman" w:hAnsi="Times New Roman" w:cs="Times New Roman"/>
          <w:iCs/>
          <w:sz w:val="24"/>
          <w:szCs w:val="24"/>
          <w:highlight w:val="green"/>
          <w:rPrChange w:id="3057" w:author="Соколов Сергей Вадимович" w:date="2024-01-22T09:02:00Z">
            <w:rPr>
              <w:rFonts w:ascii="Times New Roman" w:hAnsi="Times New Roman" w:cs="Times New Roman"/>
              <w:iCs/>
              <w:sz w:val="24"/>
              <w:szCs w:val="24"/>
            </w:rPr>
          </w:rPrChange>
        </w:rPr>
        <w:t xml:space="preserve">и </w:t>
      </w:r>
      <w:r w:rsidR="002C0B83" w:rsidRPr="00FC6B00">
        <w:rPr>
          <w:rFonts w:ascii="Times New Roman" w:hAnsi="Times New Roman" w:cs="Times New Roman"/>
          <w:iCs/>
          <w:sz w:val="24"/>
          <w:szCs w:val="24"/>
          <w:highlight w:val="green"/>
          <w:rPrChange w:id="3058" w:author="Соколов Сергей Вадимович" w:date="2024-01-22T09:02:00Z">
            <w:rPr>
              <w:rFonts w:ascii="Times New Roman" w:hAnsi="Times New Roman" w:cs="Times New Roman"/>
              <w:iCs/>
              <w:sz w:val="24"/>
              <w:szCs w:val="24"/>
            </w:rPr>
          </w:rPrChange>
        </w:rPr>
        <w:t>другими нормативными документами, регламентирующими общие правила производства работ</w:t>
      </w:r>
      <w:r w:rsidR="0035099F" w:rsidRPr="00FC6B00">
        <w:rPr>
          <w:rFonts w:ascii="Times New Roman" w:hAnsi="Times New Roman" w:cs="Times New Roman"/>
          <w:sz w:val="24"/>
          <w:szCs w:val="24"/>
          <w:highlight w:val="green"/>
          <w:rPrChange w:id="3059" w:author="Соколов Сергей Вадимович" w:date="2024-01-22T09:02:00Z">
            <w:rPr>
              <w:rFonts w:ascii="Times New Roman" w:hAnsi="Times New Roman" w:cs="Times New Roman"/>
              <w:sz w:val="24"/>
              <w:szCs w:val="24"/>
            </w:rPr>
          </w:rPrChange>
        </w:rPr>
        <w:t>.</w:t>
      </w:r>
    </w:p>
    <w:p w14:paraId="244E1E01" w14:textId="44D7F2C9" w:rsidR="008678AF" w:rsidRPr="002150CE" w:rsidRDefault="008678AF" w:rsidP="002C0B83">
      <w:pPr>
        <w:pStyle w:val="2"/>
        <w:numPr>
          <w:ilvl w:val="0"/>
          <w:numId w:val="15"/>
        </w:numPr>
        <w:tabs>
          <w:tab w:val="left" w:pos="1134"/>
        </w:tabs>
        <w:ind w:left="709" w:firstLine="0"/>
        <w:rPr>
          <w:rFonts w:ascii="Times New Roman" w:eastAsia="Calibri" w:hAnsi="Times New Roman"/>
          <w:sz w:val="24"/>
          <w:lang w:eastAsia="en-US"/>
        </w:rPr>
      </w:pPr>
      <w:bookmarkStart w:id="3060" w:name="_Toc485823600"/>
      <w:bookmarkStart w:id="3061" w:name="_Toc528240064"/>
      <w:bookmarkStart w:id="3062" w:name="_Toc479782414"/>
      <w:r w:rsidRPr="002150CE">
        <w:rPr>
          <w:rFonts w:ascii="Times New Roman" w:eastAsia="Calibri" w:hAnsi="Times New Roman"/>
          <w:sz w:val="24"/>
          <w:lang w:eastAsia="en-US"/>
        </w:rPr>
        <w:t>Инженерные изыскания в районах развития оползневых процессов для архитектурно-строительного проектирования при подготовке проектной документации объектов капитального строительства</w:t>
      </w:r>
      <w:bookmarkEnd w:id="3060"/>
      <w:bookmarkEnd w:id="3061"/>
    </w:p>
    <w:p w14:paraId="63E1E4ED" w14:textId="699FBE2C" w:rsidR="008678AF" w:rsidRPr="00FC6B00" w:rsidRDefault="008678AF" w:rsidP="00A07C52">
      <w:pPr>
        <w:spacing w:line="360" w:lineRule="auto"/>
        <w:ind w:firstLine="709"/>
        <w:jc w:val="both"/>
        <w:rPr>
          <w:rFonts w:ascii="Times New Roman" w:hAnsi="Times New Roman"/>
          <w:sz w:val="24"/>
          <w:szCs w:val="24"/>
          <w:highlight w:val="green"/>
          <w:rPrChange w:id="3063" w:author="Соколов Сергей Вадимович" w:date="2024-01-22T09:04:00Z">
            <w:rPr>
              <w:rFonts w:ascii="Times New Roman" w:hAnsi="Times New Roman"/>
              <w:sz w:val="24"/>
              <w:szCs w:val="24"/>
            </w:rPr>
          </w:rPrChange>
        </w:rPr>
      </w:pPr>
      <w:r w:rsidRPr="00FC6B00">
        <w:rPr>
          <w:rFonts w:ascii="Times New Roman" w:hAnsi="Times New Roman"/>
          <w:sz w:val="24"/>
          <w:szCs w:val="24"/>
          <w:highlight w:val="green"/>
          <w:rPrChange w:id="3064" w:author="Соколов Сергей Вадимович" w:date="2024-01-22T09:04:00Z">
            <w:rPr>
              <w:rFonts w:ascii="Times New Roman" w:hAnsi="Times New Roman"/>
              <w:sz w:val="24"/>
              <w:szCs w:val="24"/>
            </w:rPr>
          </w:rPrChange>
        </w:rPr>
        <w:t xml:space="preserve">Инженерные изыскания в районах </w:t>
      </w:r>
      <w:r w:rsidR="00A07C52" w:rsidRPr="00FC6B00">
        <w:rPr>
          <w:rFonts w:ascii="Times New Roman" w:hAnsi="Times New Roman"/>
          <w:sz w:val="24"/>
          <w:szCs w:val="24"/>
          <w:highlight w:val="green"/>
          <w:rPrChange w:id="3065" w:author="Соколов Сергей Вадимович" w:date="2024-01-22T09:04:00Z">
            <w:rPr>
              <w:rFonts w:ascii="Times New Roman" w:hAnsi="Times New Roman"/>
              <w:sz w:val="24"/>
              <w:szCs w:val="24"/>
            </w:rPr>
          </w:rPrChange>
        </w:rPr>
        <w:t xml:space="preserve">развития </w:t>
      </w:r>
      <w:r w:rsidR="00115EC3" w:rsidRPr="00FC6B00">
        <w:rPr>
          <w:rFonts w:ascii="Times New Roman" w:hAnsi="Times New Roman"/>
          <w:sz w:val="24"/>
          <w:szCs w:val="24"/>
          <w:highlight w:val="green"/>
          <w:rPrChange w:id="3066" w:author="Соколов Сергей Вадимович" w:date="2024-01-22T09:04:00Z">
            <w:rPr>
              <w:rFonts w:ascii="Times New Roman" w:hAnsi="Times New Roman"/>
              <w:sz w:val="24"/>
              <w:szCs w:val="24"/>
            </w:rPr>
          </w:rPrChange>
        </w:rPr>
        <w:t>оползневых процессов</w:t>
      </w:r>
      <w:r w:rsidR="00A07C52" w:rsidRPr="00FC6B00">
        <w:rPr>
          <w:rFonts w:ascii="Times New Roman" w:hAnsi="Times New Roman"/>
          <w:sz w:val="24"/>
          <w:szCs w:val="24"/>
          <w:highlight w:val="green"/>
          <w:rPrChange w:id="3067" w:author="Соколов Сергей Вадимович" w:date="2024-01-22T09:04:00Z">
            <w:rPr>
              <w:rFonts w:ascii="Times New Roman" w:hAnsi="Times New Roman"/>
              <w:sz w:val="24"/>
              <w:szCs w:val="24"/>
            </w:rPr>
          </w:rPrChange>
        </w:rPr>
        <w:t xml:space="preserve"> </w:t>
      </w:r>
      <w:r w:rsidRPr="00FC6B00">
        <w:rPr>
          <w:rFonts w:ascii="Times New Roman" w:hAnsi="Times New Roman"/>
          <w:sz w:val="24"/>
          <w:szCs w:val="24"/>
          <w:highlight w:val="green"/>
          <w:rPrChange w:id="3068" w:author="Соколов Сергей Вадимович" w:date="2024-01-22T09:04:00Z">
            <w:rPr>
              <w:rFonts w:ascii="Times New Roman" w:hAnsi="Times New Roman"/>
              <w:sz w:val="24"/>
              <w:szCs w:val="24"/>
            </w:rPr>
          </w:rPrChange>
        </w:rPr>
        <w:t>для архитектурно-строительного проектирования при подготовке проектной документации объектов капитального строительства в соответствии с СП 47.13330.2016 (</w:t>
      </w:r>
      <w:r w:rsidR="00A40E62" w:rsidRPr="00FC6B00">
        <w:rPr>
          <w:rFonts w:ascii="Times New Roman" w:hAnsi="Times New Roman"/>
          <w:sz w:val="24"/>
          <w:szCs w:val="24"/>
          <w:highlight w:val="green"/>
          <w:rPrChange w:id="3069" w:author="Соколов Сергей Вадимович" w:date="2024-01-22T09:04:00Z">
            <w:rPr>
              <w:rFonts w:ascii="Times New Roman" w:hAnsi="Times New Roman"/>
              <w:sz w:val="24"/>
              <w:szCs w:val="24"/>
            </w:rPr>
          </w:rPrChange>
        </w:rPr>
        <w:t>пункт</w:t>
      </w:r>
      <w:r w:rsidR="001E3946" w:rsidRPr="00FC6B00">
        <w:rPr>
          <w:rFonts w:ascii="Times New Roman" w:hAnsi="Times New Roman"/>
          <w:sz w:val="24"/>
          <w:szCs w:val="24"/>
          <w:highlight w:val="green"/>
          <w:rPrChange w:id="3070" w:author="Соколов Сергей Вадимович" w:date="2024-01-22T09:04:00Z">
            <w:rPr>
              <w:rFonts w:ascii="Times New Roman" w:hAnsi="Times New Roman"/>
              <w:sz w:val="24"/>
              <w:szCs w:val="24"/>
            </w:rPr>
          </w:rPrChange>
        </w:rPr>
        <w:t xml:space="preserve"> </w:t>
      </w:r>
      <w:r w:rsidRPr="00FC6B00">
        <w:rPr>
          <w:rFonts w:ascii="Times New Roman" w:hAnsi="Times New Roman"/>
          <w:sz w:val="24"/>
          <w:szCs w:val="24"/>
          <w:highlight w:val="green"/>
          <w:rPrChange w:id="3071" w:author="Соколов Сергей Вадимович" w:date="2024-01-22T09:04:00Z">
            <w:rPr>
              <w:rFonts w:ascii="Times New Roman" w:hAnsi="Times New Roman"/>
              <w:sz w:val="24"/>
              <w:szCs w:val="24"/>
            </w:rPr>
          </w:rPrChange>
        </w:rPr>
        <w:t>4.30) выполняются для получения необходимых материалов и данных о природных условиях выбранной площадки (трассы) и составления прогноза изменения природных условий, с учетом влияния техногенных факторов, а также обеспечения дальнейшей детализации и уточнения природных условий, в том числе в пределах сферы взаимодействия зданий и сооружений с окружающей средой.</w:t>
      </w:r>
    </w:p>
    <w:p w14:paraId="6C184CC2" w14:textId="77777777" w:rsidR="00A07C52" w:rsidRPr="00FC6B00" w:rsidRDefault="00A07C52" w:rsidP="00A07C52">
      <w:pPr>
        <w:spacing w:line="360" w:lineRule="auto"/>
        <w:ind w:firstLine="709"/>
        <w:contextualSpacing/>
        <w:jc w:val="both"/>
        <w:rPr>
          <w:rFonts w:ascii="Times New Roman" w:eastAsia="Calibri" w:hAnsi="Times New Roman"/>
          <w:sz w:val="24"/>
          <w:szCs w:val="24"/>
          <w:highlight w:val="green"/>
          <w:lang w:eastAsia="en-US"/>
          <w:rPrChange w:id="3072" w:author="Соколов Сергей Вадимович" w:date="2024-01-22T09:04:00Z">
            <w:rPr>
              <w:rFonts w:ascii="Times New Roman" w:eastAsia="Calibri" w:hAnsi="Times New Roman"/>
              <w:sz w:val="24"/>
              <w:szCs w:val="24"/>
              <w:lang w:eastAsia="en-US"/>
            </w:rPr>
          </w:rPrChange>
        </w:rPr>
      </w:pPr>
      <w:r w:rsidRPr="00FC6B00">
        <w:rPr>
          <w:rFonts w:ascii="Times New Roman" w:eastAsia="Calibri" w:hAnsi="Times New Roman"/>
          <w:sz w:val="24"/>
          <w:szCs w:val="24"/>
          <w:highlight w:val="green"/>
          <w:lang w:eastAsia="en-US"/>
          <w:rPrChange w:id="3073" w:author="Соколов Сергей Вадимович" w:date="2024-01-22T09:04:00Z">
            <w:rPr>
              <w:rFonts w:ascii="Times New Roman" w:eastAsia="Calibri" w:hAnsi="Times New Roman"/>
              <w:sz w:val="24"/>
              <w:szCs w:val="24"/>
              <w:lang w:eastAsia="en-US"/>
            </w:rPr>
          </w:rPrChange>
        </w:rPr>
        <w:t xml:space="preserve">Инженерные изыскания в районах развития </w:t>
      </w:r>
      <w:r w:rsidR="00A817F1" w:rsidRPr="00FC6B00">
        <w:rPr>
          <w:rFonts w:ascii="Times New Roman" w:hAnsi="Times New Roman"/>
          <w:sz w:val="24"/>
          <w:szCs w:val="24"/>
          <w:highlight w:val="green"/>
          <w:rPrChange w:id="3074" w:author="Соколов Сергей Вадимович" w:date="2024-01-22T09:04:00Z">
            <w:rPr>
              <w:rFonts w:ascii="Times New Roman" w:hAnsi="Times New Roman"/>
              <w:sz w:val="24"/>
              <w:szCs w:val="24"/>
            </w:rPr>
          </w:rPrChange>
        </w:rPr>
        <w:t>оползневых процессов</w:t>
      </w:r>
      <w:r w:rsidRPr="00FC6B00">
        <w:rPr>
          <w:rFonts w:ascii="Times New Roman" w:eastAsia="Calibri" w:hAnsi="Times New Roman"/>
          <w:sz w:val="24"/>
          <w:szCs w:val="24"/>
          <w:highlight w:val="green"/>
          <w:lang w:eastAsia="en-US"/>
          <w:rPrChange w:id="3075" w:author="Соколов Сергей Вадимович" w:date="2024-01-22T09:04:00Z">
            <w:rPr>
              <w:rFonts w:ascii="Times New Roman" w:eastAsia="Calibri" w:hAnsi="Times New Roman"/>
              <w:sz w:val="24"/>
              <w:szCs w:val="24"/>
              <w:lang w:eastAsia="en-US"/>
            </w:rPr>
          </w:rPrChange>
        </w:rPr>
        <w:t xml:space="preserve"> для подготовки проектной документации объектов капитального строительства выполняются в один или два этапа.</w:t>
      </w:r>
    </w:p>
    <w:p w14:paraId="7B45A78F" w14:textId="77777777" w:rsidR="00C04149" w:rsidRPr="00FC6B00" w:rsidRDefault="00713185" w:rsidP="00A07C52">
      <w:pPr>
        <w:spacing w:line="360" w:lineRule="auto"/>
        <w:ind w:firstLine="709"/>
        <w:contextualSpacing/>
        <w:jc w:val="both"/>
        <w:rPr>
          <w:rFonts w:ascii="Times New Roman" w:eastAsia="Calibri" w:hAnsi="Times New Roman"/>
          <w:sz w:val="24"/>
          <w:szCs w:val="24"/>
          <w:highlight w:val="green"/>
          <w:lang w:eastAsia="en-US"/>
          <w:rPrChange w:id="3076" w:author="Соколов Сергей Вадимович" w:date="2024-01-22T09:04:00Z">
            <w:rPr>
              <w:rFonts w:ascii="Times New Roman" w:eastAsia="Calibri" w:hAnsi="Times New Roman"/>
              <w:sz w:val="24"/>
              <w:szCs w:val="24"/>
              <w:lang w:eastAsia="en-US"/>
            </w:rPr>
          </w:rPrChange>
        </w:rPr>
      </w:pPr>
      <w:r w:rsidRPr="00FC6B00">
        <w:rPr>
          <w:rFonts w:ascii="Times New Roman" w:eastAsia="Calibri" w:hAnsi="Times New Roman"/>
          <w:sz w:val="24"/>
          <w:szCs w:val="24"/>
          <w:highlight w:val="green"/>
          <w:lang w:eastAsia="en-US"/>
          <w:rPrChange w:id="3077" w:author="Соколов Сергей Вадимович" w:date="2024-01-22T09:04:00Z">
            <w:rPr>
              <w:rFonts w:ascii="Times New Roman" w:eastAsia="Calibri" w:hAnsi="Times New Roman"/>
              <w:sz w:val="24"/>
              <w:szCs w:val="24"/>
              <w:lang w:eastAsia="en-US"/>
            </w:rPr>
          </w:rPrChange>
        </w:rPr>
        <w:t xml:space="preserve">На первом этапе </w:t>
      </w:r>
      <w:r w:rsidR="00C04149" w:rsidRPr="00FC6B00">
        <w:rPr>
          <w:rFonts w:ascii="Times New Roman" w:eastAsia="Calibri" w:hAnsi="Times New Roman"/>
          <w:sz w:val="24"/>
          <w:szCs w:val="24"/>
          <w:highlight w:val="green"/>
          <w:lang w:eastAsia="en-US"/>
          <w:rPrChange w:id="3078" w:author="Соколов Сергей Вадимович" w:date="2024-01-22T09:04:00Z">
            <w:rPr>
              <w:rFonts w:ascii="Times New Roman" w:eastAsia="Calibri" w:hAnsi="Times New Roman"/>
              <w:sz w:val="24"/>
              <w:szCs w:val="24"/>
              <w:lang w:eastAsia="en-US"/>
            </w:rPr>
          </w:rPrChange>
        </w:rPr>
        <w:t>из</w:t>
      </w:r>
      <w:r w:rsidRPr="00FC6B00">
        <w:rPr>
          <w:rFonts w:ascii="Times New Roman" w:eastAsia="Calibri" w:hAnsi="Times New Roman"/>
          <w:sz w:val="24"/>
          <w:szCs w:val="24"/>
          <w:highlight w:val="green"/>
          <w:lang w:eastAsia="en-US"/>
          <w:rPrChange w:id="3079" w:author="Соколов Сергей Вадимович" w:date="2024-01-22T09:04:00Z">
            <w:rPr>
              <w:rFonts w:ascii="Times New Roman" w:eastAsia="Calibri" w:hAnsi="Times New Roman"/>
              <w:sz w:val="24"/>
              <w:szCs w:val="24"/>
              <w:lang w:eastAsia="en-US"/>
            </w:rPr>
          </w:rPrChange>
        </w:rPr>
        <w:t xml:space="preserve">ыскания проводятся с целью комплексного изучения </w:t>
      </w:r>
      <w:r w:rsidR="00C04149" w:rsidRPr="00FC6B00">
        <w:rPr>
          <w:rFonts w:ascii="Times New Roman" w:hAnsi="Times New Roman"/>
          <w:sz w:val="24"/>
          <w:szCs w:val="24"/>
          <w:highlight w:val="green"/>
          <w:rPrChange w:id="3080" w:author="Соколов Сергей Вадимович" w:date="2024-01-22T09:04:00Z">
            <w:rPr>
              <w:rFonts w:ascii="Times New Roman" w:hAnsi="Times New Roman"/>
              <w:sz w:val="24"/>
              <w:szCs w:val="24"/>
            </w:rPr>
          </w:rPrChange>
        </w:rPr>
        <w:t>данных о природных условиях</w:t>
      </w:r>
      <w:r w:rsidRPr="00FC6B00">
        <w:rPr>
          <w:rFonts w:ascii="Times New Roman" w:eastAsia="Calibri" w:hAnsi="Times New Roman"/>
          <w:sz w:val="24"/>
          <w:szCs w:val="24"/>
          <w:highlight w:val="green"/>
          <w:lang w:eastAsia="en-US"/>
          <w:rPrChange w:id="3081" w:author="Соколов Сергей Вадимович" w:date="2024-01-22T09:04:00Z">
            <w:rPr>
              <w:rFonts w:ascii="Times New Roman" w:eastAsia="Calibri" w:hAnsi="Times New Roman"/>
              <w:sz w:val="24"/>
              <w:szCs w:val="24"/>
              <w:lang w:eastAsia="en-US"/>
            </w:rPr>
          </w:rPrChange>
        </w:rPr>
        <w:t xml:space="preserve"> выбранной площадки (трассы)</w:t>
      </w:r>
      <w:r w:rsidR="0028465A" w:rsidRPr="00FC6B00">
        <w:rPr>
          <w:rFonts w:ascii="Times New Roman" w:eastAsia="Calibri" w:hAnsi="Times New Roman"/>
          <w:sz w:val="24"/>
          <w:szCs w:val="24"/>
          <w:highlight w:val="green"/>
          <w:lang w:eastAsia="en-US"/>
          <w:rPrChange w:id="3082" w:author="Соколов Сергей Вадимович" w:date="2024-01-22T09:04:00Z">
            <w:rPr>
              <w:rFonts w:ascii="Times New Roman" w:eastAsia="Calibri" w:hAnsi="Times New Roman"/>
              <w:sz w:val="24"/>
              <w:szCs w:val="24"/>
              <w:lang w:eastAsia="en-US"/>
            </w:rPr>
          </w:rPrChange>
        </w:rPr>
        <w:t>, оценки влияния оползней на проектируемые здания и сооружения,</w:t>
      </w:r>
      <w:r w:rsidRPr="00FC6B00">
        <w:rPr>
          <w:rFonts w:ascii="Times New Roman" w:eastAsia="Calibri" w:hAnsi="Times New Roman"/>
          <w:sz w:val="24"/>
          <w:szCs w:val="24"/>
          <w:highlight w:val="green"/>
          <w:lang w:eastAsia="en-US"/>
          <w:rPrChange w:id="3083" w:author="Соколов Сергей Вадимович" w:date="2024-01-22T09:04:00Z">
            <w:rPr>
              <w:rFonts w:ascii="Times New Roman" w:eastAsia="Calibri" w:hAnsi="Times New Roman"/>
              <w:sz w:val="24"/>
              <w:szCs w:val="24"/>
              <w:lang w:eastAsia="en-US"/>
            </w:rPr>
          </w:rPrChange>
        </w:rPr>
        <w:t xml:space="preserve"> и служат для обоснования компоновки зданий и сооружений, принятия конструктивных и объемно-планировочных решений, составления генерального плана проектируемого объекта, разработки мероприятий п</w:t>
      </w:r>
      <w:r w:rsidR="0028465A" w:rsidRPr="00FC6B00">
        <w:rPr>
          <w:rFonts w:ascii="Times New Roman" w:eastAsia="Calibri" w:hAnsi="Times New Roman"/>
          <w:sz w:val="24"/>
          <w:szCs w:val="24"/>
          <w:highlight w:val="green"/>
          <w:lang w:eastAsia="en-US"/>
          <w:rPrChange w:id="3084" w:author="Соколов Сергей Вадимович" w:date="2024-01-22T09:04:00Z">
            <w:rPr>
              <w:rFonts w:ascii="Times New Roman" w:eastAsia="Calibri" w:hAnsi="Times New Roman"/>
              <w:sz w:val="24"/>
              <w:szCs w:val="24"/>
              <w:lang w:eastAsia="en-US"/>
            </w:rPr>
          </w:rPrChange>
        </w:rPr>
        <w:t>о инженерной защите сооружений.</w:t>
      </w:r>
    </w:p>
    <w:p w14:paraId="193C4C57" w14:textId="25ADDB90" w:rsidR="001E3946" w:rsidRPr="00FC6B00" w:rsidRDefault="00A07C52" w:rsidP="00A07C52">
      <w:pPr>
        <w:spacing w:line="360" w:lineRule="auto"/>
        <w:ind w:firstLine="709"/>
        <w:contextualSpacing/>
        <w:jc w:val="both"/>
        <w:rPr>
          <w:rFonts w:ascii="Times New Roman" w:eastAsia="Calibri" w:hAnsi="Times New Roman"/>
          <w:sz w:val="24"/>
          <w:szCs w:val="24"/>
          <w:highlight w:val="green"/>
          <w:rPrChange w:id="3085" w:author="Соколов Сергей Вадимович" w:date="2024-01-22T09:04:00Z">
            <w:rPr>
              <w:rFonts w:ascii="Times New Roman" w:eastAsia="Calibri" w:hAnsi="Times New Roman"/>
              <w:sz w:val="24"/>
              <w:szCs w:val="24"/>
            </w:rPr>
          </w:rPrChange>
        </w:rPr>
      </w:pPr>
      <w:r w:rsidRPr="00FC6B00">
        <w:rPr>
          <w:rFonts w:ascii="Times New Roman" w:hAnsi="Times New Roman"/>
          <w:sz w:val="24"/>
          <w:szCs w:val="24"/>
          <w:highlight w:val="green"/>
          <w:rPrChange w:id="3086" w:author="Соколов Сергей Вадимович" w:date="2024-01-22T09:04:00Z">
            <w:rPr>
              <w:rFonts w:ascii="Times New Roman" w:hAnsi="Times New Roman"/>
              <w:sz w:val="24"/>
              <w:szCs w:val="24"/>
            </w:rPr>
          </w:rPrChange>
        </w:rPr>
        <w:t>На втором этапе</w:t>
      </w:r>
      <w:r w:rsidR="00575E44" w:rsidRPr="00FC6B00">
        <w:rPr>
          <w:rFonts w:ascii="Times New Roman" w:hAnsi="Times New Roman"/>
          <w:sz w:val="24"/>
          <w:szCs w:val="24"/>
          <w:highlight w:val="green"/>
          <w:rPrChange w:id="3087" w:author="Соколов Сергей Вадимович" w:date="2024-01-22T09:04:00Z">
            <w:rPr>
              <w:rFonts w:ascii="Times New Roman" w:hAnsi="Times New Roman"/>
              <w:sz w:val="24"/>
              <w:szCs w:val="24"/>
            </w:rPr>
          </w:rPrChange>
        </w:rPr>
        <w:t xml:space="preserve"> </w:t>
      </w:r>
      <w:r w:rsidRPr="00FC6B00">
        <w:rPr>
          <w:rFonts w:ascii="Times New Roman" w:hAnsi="Times New Roman"/>
          <w:sz w:val="24"/>
          <w:szCs w:val="24"/>
          <w:highlight w:val="green"/>
          <w:rPrChange w:id="3088" w:author="Соколов Сергей Вадимович" w:date="2024-01-22T09:04:00Z">
            <w:rPr>
              <w:rFonts w:ascii="Times New Roman" w:hAnsi="Times New Roman"/>
              <w:sz w:val="24"/>
              <w:szCs w:val="24"/>
            </w:rPr>
          </w:rPrChange>
        </w:rPr>
        <w:t xml:space="preserve">инженерных изысканий </w:t>
      </w:r>
      <w:r w:rsidR="000027FB" w:rsidRPr="00FC6B00">
        <w:rPr>
          <w:rFonts w:ascii="Times New Roman" w:eastAsia="Calibri" w:hAnsi="Times New Roman"/>
          <w:sz w:val="24"/>
          <w:szCs w:val="24"/>
          <w:highlight w:val="green"/>
          <w:rPrChange w:id="3089" w:author="Соколов Сергей Вадимович" w:date="2024-01-22T09:04:00Z">
            <w:rPr>
              <w:rFonts w:ascii="Times New Roman" w:eastAsia="Calibri" w:hAnsi="Times New Roman"/>
              <w:sz w:val="24"/>
              <w:szCs w:val="24"/>
            </w:rPr>
          </w:rPrChange>
        </w:rPr>
        <w:t>выполняется</w:t>
      </w:r>
      <w:r w:rsidR="001E3946" w:rsidRPr="00FC6B00">
        <w:rPr>
          <w:rFonts w:ascii="Times New Roman" w:eastAsia="Calibri" w:hAnsi="Times New Roman"/>
          <w:sz w:val="24"/>
          <w:szCs w:val="24"/>
          <w:highlight w:val="green"/>
          <w:rPrChange w:id="3090" w:author="Соколов Сергей Вадимович" w:date="2024-01-22T09:04:00Z">
            <w:rPr>
              <w:rFonts w:ascii="Times New Roman" w:eastAsia="Calibri" w:hAnsi="Times New Roman"/>
              <w:sz w:val="24"/>
              <w:szCs w:val="24"/>
            </w:rPr>
          </w:rPrChange>
        </w:rPr>
        <w:t>:</w:t>
      </w:r>
    </w:p>
    <w:p w14:paraId="5201AB98" w14:textId="62260983" w:rsidR="001E3946" w:rsidRPr="00FC6B00" w:rsidRDefault="004C1194" w:rsidP="004C1194">
      <w:pPr>
        <w:pStyle w:val="aff3"/>
        <w:spacing w:line="360" w:lineRule="auto"/>
        <w:ind w:firstLine="709"/>
        <w:jc w:val="both"/>
        <w:rPr>
          <w:rFonts w:ascii="Times New Roman" w:eastAsia="Calibri" w:hAnsi="Times New Roman"/>
          <w:sz w:val="24"/>
          <w:szCs w:val="24"/>
          <w:highlight w:val="green"/>
          <w:rPrChange w:id="3091" w:author="Соколов Сергей Вадимович" w:date="2024-01-22T09:04:00Z">
            <w:rPr>
              <w:rFonts w:ascii="Times New Roman" w:eastAsia="Calibri" w:hAnsi="Times New Roman"/>
              <w:sz w:val="24"/>
              <w:szCs w:val="24"/>
            </w:rPr>
          </w:rPrChange>
        </w:rPr>
      </w:pPr>
      <w:r w:rsidRPr="00FC6B00">
        <w:rPr>
          <w:rFonts w:ascii="Times New Roman" w:eastAsia="Calibri" w:hAnsi="Times New Roman"/>
          <w:sz w:val="24"/>
          <w:szCs w:val="24"/>
          <w:highlight w:val="green"/>
          <w:rPrChange w:id="3092" w:author="Соколов Сергей Вадимович" w:date="2024-01-22T09:04:00Z">
            <w:rPr>
              <w:rFonts w:ascii="Times New Roman" w:eastAsia="Calibri" w:hAnsi="Times New Roman"/>
              <w:sz w:val="24"/>
              <w:szCs w:val="24"/>
            </w:rPr>
          </w:rPrChange>
        </w:rPr>
        <w:t xml:space="preserve">- </w:t>
      </w:r>
      <w:r w:rsidR="001E3946" w:rsidRPr="00FC6B00">
        <w:rPr>
          <w:rFonts w:ascii="Times New Roman" w:eastAsia="Calibri" w:hAnsi="Times New Roman"/>
          <w:sz w:val="24"/>
          <w:szCs w:val="24"/>
          <w:highlight w:val="green"/>
          <w:rPrChange w:id="3093" w:author="Соколов Сергей Вадимович" w:date="2024-01-22T09:04:00Z">
            <w:rPr>
              <w:rFonts w:ascii="Times New Roman" w:eastAsia="Calibri" w:hAnsi="Times New Roman"/>
              <w:sz w:val="24"/>
              <w:szCs w:val="24"/>
            </w:rPr>
          </w:rPrChange>
        </w:rPr>
        <w:t xml:space="preserve">уточнение </w:t>
      </w:r>
      <w:r w:rsidR="00A817F1" w:rsidRPr="00FC6B00">
        <w:rPr>
          <w:rFonts w:ascii="Times New Roman" w:eastAsia="Calibri" w:hAnsi="Times New Roman"/>
          <w:sz w:val="24"/>
          <w:szCs w:val="24"/>
          <w:highlight w:val="green"/>
          <w:rPrChange w:id="3094" w:author="Соколов Сергей Вадимович" w:date="2024-01-22T09:04:00Z">
            <w:rPr>
              <w:rFonts w:ascii="Times New Roman" w:eastAsia="Calibri" w:hAnsi="Times New Roman"/>
              <w:sz w:val="24"/>
              <w:szCs w:val="24"/>
            </w:rPr>
          </w:rPrChange>
        </w:rPr>
        <w:t>материалов и данных об</w:t>
      </w:r>
      <w:r w:rsidR="00575E44" w:rsidRPr="00FC6B00">
        <w:rPr>
          <w:rFonts w:ascii="Times New Roman" w:eastAsia="Calibri" w:hAnsi="Times New Roman"/>
          <w:sz w:val="24"/>
          <w:szCs w:val="24"/>
          <w:highlight w:val="green"/>
          <w:rPrChange w:id="3095" w:author="Соколов Сергей Вадимович" w:date="2024-01-22T09:04:00Z">
            <w:rPr>
              <w:rFonts w:ascii="Times New Roman" w:eastAsia="Calibri" w:hAnsi="Times New Roman"/>
              <w:sz w:val="24"/>
              <w:szCs w:val="24"/>
            </w:rPr>
          </w:rPrChange>
        </w:rPr>
        <w:t xml:space="preserve"> </w:t>
      </w:r>
      <w:r w:rsidR="00C04149" w:rsidRPr="00FC6B00">
        <w:rPr>
          <w:rFonts w:ascii="Times New Roman" w:eastAsia="Calibri" w:hAnsi="Times New Roman"/>
          <w:sz w:val="24"/>
          <w:szCs w:val="24"/>
          <w:highlight w:val="green"/>
          <w:rPrChange w:id="3096" w:author="Соколов Сергей Вадимович" w:date="2024-01-22T09:04:00Z">
            <w:rPr>
              <w:rFonts w:ascii="Times New Roman" w:eastAsia="Calibri" w:hAnsi="Times New Roman"/>
              <w:sz w:val="24"/>
              <w:szCs w:val="24"/>
            </w:rPr>
          </w:rPrChange>
        </w:rPr>
        <w:t>оползневой активности</w:t>
      </w:r>
      <w:r w:rsidR="001E3946" w:rsidRPr="00FC6B00">
        <w:rPr>
          <w:rFonts w:ascii="Times New Roman" w:eastAsia="Calibri" w:hAnsi="Times New Roman"/>
          <w:sz w:val="24"/>
          <w:szCs w:val="24"/>
          <w:highlight w:val="green"/>
          <w:rPrChange w:id="3097" w:author="Соколов Сергей Вадимович" w:date="2024-01-22T09:04:00Z">
            <w:rPr>
              <w:rFonts w:ascii="Times New Roman" w:eastAsia="Calibri" w:hAnsi="Times New Roman"/>
              <w:sz w:val="24"/>
              <w:szCs w:val="24"/>
            </w:rPr>
          </w:rPrChange>
        </w:rPr>
        <w:t>;</w:t>
      </w:r>
    </w:p>
    <w:p w14:paraId="7443F351" w14:textId="6847CDD7" w:rsidR="001E3946" w:rsidRPr="00FC6B00" w:rsidRDefault="004C1194" w:rsidP="004C1194">
      <w:pPr>
        <w:pStyle w:val="aff3"/>
        <w:spacing w:line="360" w:lineRule="auto"/>
        <w:ind w:firstLine="709"/>
        <w:jc w:val="both"/>
        <w:rPr>
          <w:rFonts w:ascii="Times New Roman" w:eastAsia="Calibri" w:hAnsi="Times New Roman"/>
          <w:sz w:val="24"/>
          <w:szCs w:val="24"/>
          <w:highlight w:val="green"/>
          <w:rPrChange w:id="3098" w:author="Соколов Сергей Вадимович" w:date="2024-01-22T09:04:00Z">
            <w:rPr>
              <w:rFonts w:ascii="Times New Roman" w:eastAsia="Calibri" w:hAnsi="Times New Roman"/>
              <w:sz w:val="24"/>
              <w:szCs w:val="24"/>
            </w:rPr>
          </w:rPrChange>
        </w:rPr>
      </w:pPr>
      <w:r w:rsidRPr="00FC6B00">
        <w:rPr>
          <w:rFonts w:ascii="Times New Roman" w:eastAsia="Calibri" w:hAnsi="Times New Roman"/>
          <w:sz w:val="24"/>
          <w:szCs w:val="24"/>
          <w:highlight w:val="green"/>
          <w:rPrChange w:id="3099" w:author="Соколов Сергей Вадимович" w:date="2024-01-22T09:04:00Z">
            <w:rPr>
              <w:rFonts w:ascii="Times New Roman" w:eastAsia="Calibri" w:hAnsi="Times New Roman"/>
              <w:sz w:val="24"/>
              <w:szCs w:val="24"/>
            </w:rPr>
          </w:rPrChange>
        </w:rPr>
        <w:t xml:space="preserve">- </w:t>
      </w:r>
      <w:r w:rsidR="001E3946" w:rsidRPr="00FC6B00">
        <w:rPr>
          <w:rFonts w:ascii="Times New Roman" w:eastAsia="Calibri" w:hAnsi="Times New Roman"/>
          <w:sz w:val="24"/>
          <w:szCs w:val="24"/>
          <w:highlight w:val="green"/>
          <w:rPrChange w:id="3100" w:author="Соколов Сергей Вадимович" w:date="2024-01-22T09:04:00Z">
            <w:rPr>
              <w:rFonts w:ascii="Times New Roman" w:eastAsia="Calibri" w:hAnsi="Times New Roman"/>
              <w:sz w:val="24"/>
              <w:szCs w:val="24"/>
            </w:rPr>
          </w:rPrChange>
        </w:rPr>
        <w:t xml:space="preserve">уточнение </w:t>
      </w:r>
      <w:r w:rsidR="00A07C52" w:rsidRPr="00FC6B00">
        <w:rPr>
          <w:rFonts w:ascii="Times New Roman" w:eastAsia="Calibri" w:hAnsi="Times New Roman"/>
          <w:sz w:val="24"/>
          <w:szCs w:val="24"/>
          <w:highlight w:val="green"/>
          <w:rPrChange w:id="3101" w:author="Соколов Сергей Вадимович" w:date="2024-01-22T09:04:00Z">
            <w:rPr>
              <w:rFonts w:ascii="Times New Roman" w:eastAsia="Calibri" w:hAnsi="Times New Roman"/>
              <w:sz w:val="24"/>
              <w:szCs w:val="24"/>
            </w:rPr>
          </w:rPrChange>
        </w:rPr>
        <w:t xml:space="preserve">расчетных характеристик оползней </w:t>
      </w:r>
      <w:r w:rsidR="00833DEB" w:rsidRPr="00FC6B00">
        <w:rPr>
          <w:rFonts w:ascii="Times New Roman" w:eastAsia="Calibri" w:hAnsi="Times New Roman"/>
          <w:sz w:val="24"/>
          <w:szCs w:val="24"/>
          <w:highlight w:val="green"/>
          <w:rPrChange w:id="3102" w:author="Соколов Сергей Вадимович" w:date="2024-01-22T09:04:00Z">
            <w:rPr>
              <w:rFonts w:ascii="Times New Roman" w:eastAsia="Calibri" w:hAnsi="Times New Roman"/>
              <w:sz w:val="24"/>
              <w:szCs w:val="24"/>
            </w:rPr>
          </w:rPrChange>
        </w:rPr>
        <w:t>в пределах сферы взаимодействия здания или сооружения с геологической средой</w:t>
      </w:r>
      <w:r w:rsidR="001E3946" w:rsidRPr="00FC6B00">
        <w:rPr>
          <w:rFonts w:ascii="Times New Roman" w:eastAsia="Calibri" w:hAnsi="Times New Roman"/>
          <w:sz w:val="24"/>
          <w:szCs w:val="24"/>
          <w:highlight w:val="green"/>
          <w:rPrChange w:id="3103" w:author="Соколов Сергей Вадимович" w:date="2024-01-22T09:04:00Z">
            <w:rPr>
              <w:rFonts w:ascii="Times New Roman" w:eastAsia="Calibri" w:hAnsi="Times New Roman"/>
              <w:sz w:val="24"/>
              <w:szCs w:val="24"/>
            </w:rPr>
          </w:rPrChange>
        </w:rPr>
        <w:t>;</w:t>
      </w:r>
    </w:p>
    <w:p w14:paraId="6AACCEE6" w14:textId="25B0AD7D" w:rsidR="001E3946" w:rsidRPr="00FC6B00" w:rsidRDefault="004C1194" w:rsidP="004C1194">
      <w:pPr>
        <w:pStyle w:val="aff3"/>
        <w:spacing w:line="360" w:lineRule="auto"/>
        <w:ind w:firstLine="709"/>
        <w:jc w:val="both"/>
        <w:rPr>
          <w:rFonts w:ascii="Times New Roman" w:eastAsia="Calibri" w:hAnsi="Times New Roman"/>
          <w:sz w:val="24"/>
          <w:szCs w:val="24"/>
          <w:highlight w:val="green"/>
          <w:rPrChange w:id="3104" w:author="Соколов Сергей Вадимович" w:date="2024-01-22T09:04:00Z">
            <w:rPr>
              <w:rFonts w:ascii="Times New Roman" w:eastAsia="Calibri" w:hAnsi="Times New Roman"/>
              <w:sz w:val="24"/>
              <w:szCs w:val="24"/>
            </w:rPr>
          </w:rPrChange>
        </w:rPr>
      </w:pPr>
      <w:r w:rsidRPr="00FC6B00">
        <w:rPr>
          <w:rFonts w:ascii="Times New Roman" w:eastAsia="Calibri" w:hAnsi="Times New Roman"/>
          <w:sz w:val="24"/>
          <w:szCs w:val="24"/>
          <w:highlight w:val="green"/>
          <w:rPrChange w:id="3105" w:author="Соколов Сергей Вадимович" w:date="2024-01-22T09:04:00Z">
            <w:rPr>
              <w:rFonts w:ascii="Times New Roman" w:eastAsia="Calibri" w:hAnsi="Times New Roman"/>
              <w:sz w:val="24"/>
              <w:szCs w:val="24"/>
            </w:rPr>
          </w:rPrChange>
        </w:rPr>
        <w:t xml:space="preserve">- </w:t>
      </w:r>
      <w:r w:rsidR="00833DEB" w:rsidRPr="00FC6B00">
        <w:rPr>
          <w:rFonts w:ascii="Times New Roman" w:eastAsia="Calibri" w:hAnsi="Times New Roman"/>
          <w:sz w:val="24"/>
          <w:szCs w:val="24"/>
          <w:highlight w:val="green"/>
          <w:rPrChange w:id="3106" w:author="Соколов Сергей Вадимович" w:date="2024-01-22T09:04:00Z">
            <w:rPr>
              <w:rFonts w:ascii="Times New Roman" w:eastAsia="Calibri" w:hAnsi="Times New Roman"/>
              <w:sz w:val="24"/>
              <w:szCs w:val="24"/>
            </w:rPr>
          </w:rPrChange>
        </w:rPr>
        <w:t>получени</w:t>
      </w:r>
      <w:r w:rsidR="000027FB" w:rsidRPr="00FC6B00">
        <w:rPr>
          <w:rFonts w:ascii="Times New Roman" w:eastAsia="Calibri" w:hAnsi="Times New Roman"/>
          <w:sz w:val="24"/>
          <w:szCs w:val="24"/>
          <w:highlight w:val="green"/>
          <w:rPrChange w:id="3107" w:author="Соколов Сергей Вадимович" w:date="2024-01-22T09:04:00Z">
            <w:rPr>
              <w:rFonts w:ascii="Times New Roman" w:eastAsia="Calibri" w:hAnsi="Times New Roman"/>
              <w:sz w:val="24"/>
              <w:szCs w:val="24"/>
            </w:rPr>
          </w:rPrChange>
        </w:rPr>
        <w:t>е</w:t>
      </w:r>
      <w:r w:rsidR="00833DEB" w:rsidRPr="00FC6B00">
        <w:rPr>
          <w:rFonts w:ascii="Times New Roman" w:eastAsia="Calibri" w:hAnsi="Times New Roman"/>
          <w:sz w:val="24"/>
          <w:szCs w:val="24"/>
          <w:highlight w:val="green"/>
          <w:rPrChange w:id="3108" w:author="Соколов Сергей Вадимович" w:date="2024-01-22T09:04:00Z">
            <w:rPr>
              <w:rFonts w:ascii="Times New Roman" w:eastAsia="Calibri" w:hAnsi="Times New Roman"/>
              <w:sz w:val="24"/>
              <w:szCs w:val="24"/>
            </w:rPr>
          </w:rPrChange>
        </w:rPr>
        <w:t xml:space="preserve"> дополнительных данных для оптимизации конструктивных параметров здания или сооружения</w:t>
      </w:r>
      <w:r w:rsidR="001E3946" w:rsidRPr="00FC6B00">
        <w:rPr>
          <w:rFonts w:ascii="Times New Roman" w:eastAsia="Calibri" w:hAnsi="Times New Roman"/>
          <w:sz w:val="24"/>
          <w:szCs w:val="24"/>
          <w:highlight w:val="green"/>
          <w:rPrChange w:id="3109" w:author="Соколов Сергей Вадимович" w:date="2024-01-22T09:04:00Z">
            <w:rPr>
              <w:rFonts w:ascii="Times New Roman" w:eastAsia="Calibri" w:hAnsi="Times New Roman"/>
              <w:sz w:val="24"/>
              <w:szCs w:val="24"/>
            </w:rPr>
          </w:rPrChange>
        </w:rPr>
        <w:t>;</w:t>
      </w:r>
    </w:p>
    <w:p w14:paraId="0B1E67F5" w14:textId="05FC5BF8" w:rsidR="001E3946" w:rsidRPr="00FC6B00" w:rsidRDefault="004C1194" w:rsidP="004C1194">
      <w:pPr>
        <w:pStyle w:val="aff3"/>
        <w:spacing w:line="360" w:lineRule="auto"/>
        <w:ind w:firstLine="709"/>
        <w:jc w:val="both"/>
        <w:rPr>
          <w:rFonts w:ascii="Times New Roman" w:eastAsia="Calibri" w:hAnsi="Times New Roman"/>
          <w:sz w:val="24"/>
          <w:szCs w:val="24"/>
          <w:highlight w:val="green"/>
          <w:rPrChange w:id="3110" w:author="Соколов Сергей Вадимович" w:date="2024-01-22T09:04:00Z">
            <w:rPr>
              <w:rFonts w:ascii="Times New Roman" w:eastAsia="Calibri" w:hAnsi="Times New Roman"/>
              <w:sz w:val="24"/>
              <w:szCs w:val="24"/>
            </w:rPr>
          </w:rPrChange>
        </w:rPr>
      </w:pPr>
      <w:r w:rsidRPr="00FC6B00">
        <w:rPr>
          <w:rFonts w:ascii="Times New Roman" w:eastAsia="Calibri" w:hAnsi="Times New Roman"/>
          <w:sz w:val="24"/>
          <w:szCs w:val="24"/>
          <w:highlight w:val="green"/>
          <w:rPrChange w:id="3111" w:author="Соколов Сергей Вадимович" w:date="2024-01-22T09:04:00Z">
            <w:rPr>
              <w:rFonts w:ascii="Times New Roman" w:eastAsia="Calibri" w:hAnsi="Times New Roman"/>
              <w:sz w:val="24"/>
              <w:szCs w:val="24"/>
            </w:rPr>
          </w:rPrChange>
        </w:rPr>
        <w:t xml:space="preserve">- </w:t>
      </w:r>
      <w:r w:rsidR="00A07C52" w:rsidRPr="00FC6B00">
        <w:rPr>
          <w:rFonts w:ascii="Times New Roman" w:eastAsia="Calibri" w:hAnsi="Times New Roman"/>
          <w:sz w:val="24"/>
          <w:szCs w:val="24"/>
          <w:highlight w:val="green"/>
          <w:rPrChange w:id="3112" w:author="Соколов Сергей Вадимович" w:date="2024-01-22T09:04:00Z">
            <w:rPr>
              <w:rFonts w:ascii="Times New Roman" w:eastAsia="Calibri" w:hAnsi="Times New Roman"/>
              <w:sz w:val="24"/>
              <w:szCs w:val="24"/>
            </w:rPr>
          </w:rPrChange>
        </w:rPr>
        <w:t>контроль за развитием и активизацией оползней</w:t>
      </w:r>
      <w:r w:rsidR="001E3946" w:rsidRPr="00FC6B00">
        <w:rPr>
          <w:rFonts w:ascii="Times New Roman" w:eastAsia="Calibri" w:hAnsi="Times New Roman"/>
          <w:sz w:val="24"/>
          <w:szCs w:val="24"/>
          <w:highlight w:val="green"/>
          <w:rPrChange w:id="3113" w:author="Соколов Сергей Вадимович" w:date="2024-01-22T09:04:00Z">
            <w:rPr>
              <w:rFonts w:ascii="Times New Roman" w:eastAsia="Calibri" w:hAnsi="Times New Roman"/>
              <w:sz w:val="24"/>
              <w:szCs w:val="24"/>
            </w:rPr>
          </w:rPrChange>
        </w:rPr>
        <w:t>;</w:t>
      </w:r>
    </w:p>
    <w:p w14:paraId="5ADAB444" w14:textId="3D60FE7A" w:rsidR="001E3946" w:rsidRPr="00FC6B00" w:rsidRDefault="004C1194" w:rsidP="004C1194">
      <w:pPr>
        <w:pStyle w:val="aff3"/>
        <w:spacing w:line="360" w:lineRule="auto"/>
        <w:ind w:firstLine="709"/>
        <w:jc w:val="both"/>
        <w:rPr>
          <w:rFonts w:ascii="Times New Roman" w:eastAsia="Calibri" w:hAnsi="Times New Roman"/>
          <w:sz w:val="24"/>
          <w:szCs w:val="24"/>
          <w:highlight w:val="green"/>
          <w:rPrChange w:id="3114" w:author="Соколов Сергей Вадимович" w:date="2024-01-22T09:04:00Z">
            <w:rPr>
              <w:rFonts w:ascii="Times New Roman" w:eastAsia="Calibri" w:hAnsi="Times New Roman"/>
              <w:sz w:val="24"/>
              <w:szCs w:val="24"/>
            </w:rPr>
          </w:rPrChange>
        </w:rPr>
      </w:pPr>
      <w:r w:rsidRPr="00FC6B00">
        <w:rPr>
          <w:rFonts w:ascii="Times New Roman" w:eastAsia="Calibri" w:hAnsi="Times New Roman"/>
          <w:sz w:val="24"/>
          <w:szCs w:val="24"/>
          <w:highlight w:val="green"/>
          <w:rPrChange w:id="3115" w:author="Соколов Сергей Вадимович" w:date="2024-01-22T09:04:00Z">
            <w:rPr>
              <w:rFonts w:ascii="Times New Roman" w:eastAsia="Calibri" w:hAnsi="Times New Roman"/>
              <w:sz w:val="24"/>
              <w:szCs w:val="24"/>
            </w:rPr>
          </w:rPrChange>
        </w:rPr>
        <w:t xml:space="preserve">- </w:t>
      </w:r>
      <w:r w:rsidR="00A07C52" w:rsidRPr="00FC6B00">
        <w:rPr>
          <w:rFonts w:ascii="Times New Roman" w:eastAsia="Calibri" w:hAnsi="Times New Roman"/>
          <w:sz w:val="24"/>
          <w:szCs w:val="24"/>
          <w:highlight w:val="green"/>
          <w:rPrChange w:id="3116" w:author="Соколов Сергей Вадимович" w:date="2024-01-22T09:04:00Z">
            <w:rPr>
              <w:rFonts w:ascii="Times New Roman" w:eastAsia="Calibri" w:hAnsi="Times New Roman"/>
              <w:sz w:val="24"/>
              <w:szCs w:val="24"/>
            </w:rPr>
          </w:rPrChange>
        </w:rPr>
        <w:t>получение</w:t>
      </w:r>
      <w:r w:rsidR="00575E44" w:rsidRPr="00FC6B00">
        <w:rPr>
          <w:rFonts w:ascii="Times New Roman" w:eastAsia="Calibri" w:hAnsi="Times New Roman"/>
          <w:sz w:val="24"/>
          <w:szCs w:val="24"/>
          <w:highlight w:val="green"/>
          <w:rPrChange w:id="3117" w:author="Соколов Сергей Вадимович" w:date="2024-01-22T09:04:00Z">
            <w:rPr>
              <w:rFonts w:ascii="Times New Roman" w:eastAsia="Calibri" w:hAnsi="Times New Roman"/>
              <w:sz w:val="24"/>
              <w:szCs w:val="24"/>
            </w:rPr>
          </w:rPrChange>
        </w:rPr>
        <w:t xml:space="preserve"> </w:t>
      </w:r>
      <w:r w:rsidR="00A07C52" w:rsidRPr="00FC6B00">
        <w:rPr>
          <w:rFonts w:ascii="Times New Roman" w:eastAsia="Calibri" w:hAnsi="Times New Roman"/>
          <w:sz w:val="24"/>
          <w:szCs w:val="24"/>
          <w:highlight w:val="green"/>
          <w:rPrChange w:id="3118" w:author="Соколов Сергей Вадимович" w:date="2024-01-22T09:04:00Z">
            <w:rPr>
              <w:rFonts w:ascii="Times New Roman" w:eastAsia="Calibri" w:hAnsi="Times New Roman"/>
              <w:sz w:val="24"/>
              <w:szCs w:val="24"/>
            </w:rPr>
          </w:rPrChange>
        </w:rPr>
        <w:t>дополнительных</w:t>
      </w:r>
      <w:r w:rsidR="00575E44" w:rsidRPr="00FC6B00">
        <w:rPr>
          <w:rFonts w:ascii="Times New Roman" w:eastAsia="Calibri" w:hAnsi="Times New Roman"/>
          <w:sz w:val="24"/>
          <w:szCs w:val="24"/>
          <w:highlight w:val="green"/>
          <w:rPrChange w:id="3119" w:author="Соколов Сергей Вадимович" w:date="2024-01-22T09:04:00Z">
            <w:rPr>
              <w:rFonts w:ascii="Times New Roman" w:eastAsia="Calibri" w:hAnsi="Times New Roman"/>
              <w:sz w:val="24"/>
              <w:szCs w:val="24"/>
            </w:rPr>
          </w:rPrChange>
        </w:rPr>
        <w:t xml:space="preserve"> </w:t>
      </w:r>
      <w:r w:rsidR="00A07C52" w:rsidRPr="00FC6B00">
        <w:rPr>
          <w:rFonts w:ascii="Times New Roman" w:eastAsia="Calibri" w:hAnsi="Times New Roman"/>
          <w:sz w:val="24"/>
          <w:szCs w:val="24"/>
          <w:highlight w:val="green"/>
          <w:rPrChange w:id="3120" w:author="Соколов Сергей Вадимович" w:date="2024-01-22T09:04:00Z">
            <w:rPr>
              <w:rFonts w:ascii="Times New Roman" w:eastAsia="Calibri" w:hAnsi="Times New Roman"/>
              <w:sz w:val="24"/>
              <w:szCs w:val="24"/>
            </w:rPr>
          </w:rPrChange>
        </w:rPr>
        <w:t>материалов и данных необходимых для детализации проектных решений по инженерной защите сооружений</w:t>
      </w:r>
      <w:r w:rsidR="001E3946" w:rsidRPr="00FC6B00">
        <w:rPr>
          <w:rFonts w:ascii="Times New Roman" w:eastAsia="Calibri" w:hAnsi="Times New Roman"/>
          <w:sz w:val="24"/>
          <w:szCs w:val="24"/>
          <w:highlight w:val="green"/>
          <w:rPrChange w:id="3121" w:author="Соколов Сергей Вадимович" w:date="2024-01-22T09:04:00Z">
            <w:rPr>
              <w:rFonts w:ascii="Times New Roman" w:eastAsia="Calibri" w:hAnsi="Times New Roman"/>
              <w:sz w:val="24"/>
              <w:szCs w:val="24"/>
            </w:rPr>
          </w:rPrChange>
        </w:rPr>
        <w:t>;</w:t>
      </w:r>
    </w:p>
    <w:p w14:paraId="3A3A072B" w14:textId="4D0F6FCD" w:rsidR="00A07C52" w:rsidRPr="004C1194" w:rsidRDefault="004C1194" w:rsidP="004C1194">
      <w:pPr>
        <w:pStyle w:val="aff3"/>
        <w:spacing w:line="360" w:lineRule="auto"/>
        <w:ind w:firstLine="709"/>
        <w:jc w:val="both"/>
        <w:rPr>
          <w:rFonts w:ascii="Times New Roman" w:eastAsia="Calibri" w:hAnsi="Times New Roman"/>
          <w:sz w:val="24"/>
          <w:szCs w:val="24"/>
        </w:rPr>
      </w:pPr>
      <w:r w:rsidRPr="00FC6B00">
        <w:rPr>
          <w:rFonts w:ascii="Times New Roman" w:eastAsia="Calibri" w:hAnsi="Times New Roman"/>
          <w:sz w:val="24"/>
          <w:szCs w:val="24"/>
          <w:highlight w:val="green"/>
          <w:rPrChange w:id="3122" w:author="Соколов Сергей Вадимович" w:date="2024-01-22T09:04:00Z">
            <w:rPr>
              <w:rFonts w:ascii="Times New Roman" w:eastAsia="Calibri" w:hAnsi="Times New Roman"/>
              <w:sz w:val="24"/>
              <w:szCs w:val="24"/>
            </w:rPr>
          </w:rPrChange>
        </w:rPr>
        <w:t xml:space="preserve">- </w:t>
      </w:r>
      <w:r w:rsidR="00A07C52" w:rsidRPr="00FC6B00">
        <w:rPr>
          <w:rFonts w:ascii="Times New Roman" w:eastAsia="Calibri" w:hAnsi="Times New Roman"/>
          <w:sz w:val="24"/>
          <w:szCs w:val="24"/>
          <w:highlight w:val="green"/>
          <w:rPrChange w:id="3123" w:author="Соколов Сергей Вадимович" w:date="2024-01-22T09:04:00Z">
            <w:rPr>
              <w:rFonts w:ascii="Times New Roman" w:eastAsia="Calibri" w:hAnsi="Times New Roman"/>
              <w:sz w:val="24"/>
              <w:szCs w:val="24"/>
            </w:rPr>
          </w:rPrChange>
        </w:rPr>
        <w:t>изучение оползневых условий дополнительных участков, не исследованных на предыдущем этапе изысканий.</w:t>
      </w:r>
    </w:p>
    <w:p w14:paraId="5F31DDF4" w14:textId="77777777" w:rsidR="003F3C9C" w:rsidRPr="00FC6B00" w:rsidRDefault="003F3C9C" w:rsidP="003F3C9C">
      <w:pPr>
        <w:spacing w:line="360" w:lineRule="auto"/>
        <w:ind w:firstLine="709"/>
        <w:contextualSpacing/>
        <w:jc w:val="both"/>
        <w:rPr>
          <w:rFonts w:ascii="Times New Roman" w:eastAsia="Calibri" w:hAnsi="Times New Roman"/>
          <w:sz w:val="24"/>
          <w:szCs w:val="24"/>
          <w:highlight w:val="green"/>
          <w:lang w:eastAsia="en-US"/>
          <w:rPrChange w:id="3124" w:author="Соколов Сергей Вадимович" w:date="2024-01-22T09:04:00Z">
            <w:rPr>
              <w:rFonts w:ascii="Times New Roman" w:eastAsia="Calibri" w:hAnsi="Times New Roman"/>
              <w:sz w:val="24"/>
              <w:szCs w:val="24"/>
              <w:lang w:eastAsia="en-US"/>
            </w:rPr>
          </w:rPrChange>
        </w:rPr>
      </w:pPr>
      <w:r w:rsidRPr="00FC6B00">
        <w:rPr>
          <w:rFonts w:ascii="Times New Roman" w:eastAsia="Calibri" w:hAnsi="Times New Roman"/>
          <w:sz w:val="24"/>
          <w:szCs w:val="24"/>
          <w:highlight w:val="green"/>
          <w:lang w:eastAsia="en-US"/>
          <w:rPrChange w:id="3125" w:author="Соколов Сергей Вадимович" w:date="2024-01-22T09:04:00Z">
            <w:rPr>
              <w:rFonts w:ascii="Times New Roman" w:eastAsia="Calibri" w:hAnsi="Times New Roman"/>
              <w:sz w:val="24"/>
              <w:szCs w:val="24"/>
              <w:lang w:eastAsia="en-US"/>
            </w:rPr>
          </w:rPrChange>
        </w:rPr>
        <w:lastRenderedPageBreak/>
        <w:t xml:space="preserve">Инженерные изыскания выполняются в один этап, если имеющихся материалов и данных об оползневой активности территории достаточно для обоснования </w:t>
      </w:r>
      <w:bookmarkStart w:id="3126" w:name="_Hlk496281042"/>
      <w:r w:rsidRPr="00FC6B00">
        <w:rPr>
          <w:rFonts w:ascii="Times New Roman" w:eastAsia="Calibri" w:hAnsi="Times New Roman"/>
          <w:sz w:val="24"/>
          <w:szCs w:val="24"/>
          <w:highlight w:val="green"/>
          <w:lang w:eastAsia="en-US"/>
          <w:rPrChange w:id="3127" w:author="Соколов Сергей Вадимович" w:date="2024-01-22T09:04:00Z">
            <w:rPr>
              <w:rFonts w:ascii="Times New Roman" w:eastAsia="Calibri" w:hAnsi="Times New Roman"/>
              <w:sz w:val="24"/>
              <w:szCs w:val="24"/>
              <w:lang w:eastAsia="en-US"/>
            </w:rPr>
          </w:rPrChange>
        </w:rPr>
        <w:t>компоновки</w:t>
      </w:r>
      <w:bookmarkEnd w:id="3126"/>
      <w:r w:rsidRPr="00FC6B00">
        <w:rPr>
          <w:rFonts w:ascii="Times New Roman" w:eastAsia="Calibri" w:hAnsi="Times New Roman"/>
          <w:sz w:val="24"/>
          <w:szCs w:val="24"/>
          <w:highlight w:val="green"/>
          <w:lang w:eastAsia="en-US"/>
          <w:rPrChange w:id="3128" w:author="Соколов Сергей Вадимович" w:date="2024-01-22T09:04:00Z">
            <w:rPr>
              <w:rFonts w:ascii="Times New Roman" w:eastAsia="Calibri" w:hAnsi="Times New Roman"/>
              <w:sz w:val="24"/>
              <w:szCs w:val="24"/>
              <w:lang w:eastAsia="en-US"/>
            </w:rPr>
          </w:rPrChange>
        </w:rPr>
        <w:t xml:space="preserve"> зданий и сооружений, принятия конструктивных и объемно-планировочных решений, составления генерального плана проектируемого объекта, а также принятия проектных решений по его инженерной защите.</w:t>
      </w:r>
    </w:p>
    <w:p w14:paraId="171CB19C" w14:textId="77777777" w:rsidR="003F3C9C" w:rsidRPr="002150CE" w:rsidRDefault="003F3C9C" w:rsidP="003F3C9C">
      <w:pPr>
        <w:spacing w:line="360" w:lineRule="auto"/>
        <w:ind w:firstLine="709"/>
        <w:contextualSpacing/>
        <w:jc w:val="both"/>
        <w:rPr>
          <w:rFonts w:ascii="Times New Roman" w:eastAsia="Calibri" w:hAnsi="Times New Roman"/>
          <w:sz w:val="24"/>
          <w:szCs w:val="24"/>
          <w:lang w:eastAsia="en-US"/>
        </w:rPr>
      </w:pPr>
      <w:r w:rsidRPr="00FC6B00">
        <w:rPr>
          <w:rFonts w:ascii="Times New Roman" w:eastAsia="Calibri" w:hAnsi="Times New Roman"/>
          <w:sz w:val="24"/>
          <w:szCs w:val="24"/>
          <w:highlight w:val="green"/>
          <w:lang w:eastAsia="en-US"/>
          <w:rPrChange w:id="3129" w:author="Соколов Сергей Вадимович" w:date="2024-01-22T09:04:00Z">
            <w:rPr>
              <w:rFonts w:ascii="Times New Roman" w:eastAsia="Calibri" w:hAnsi="Times New Roman"/>
              <w:sz w:val="24"/>
              <w:szCs w:val="24"/>
              <w:lang w:eastAsia="en-US"/>
            </w:rPr>
          </w:rPrChange>
        </w:rPr>
        <w:t>Инженерные изыскания выполняются в два этапа, если имеющихся материалов и данных об оползневой активности территории, полученных на первом этапе, недостаточно для подготовки проектной документации объектов капитального строительства.</w:t>
      </w:r>
    </w:p>
    <w:p w14:paraId="36C3F02F" w14:textId="19029924" w:rsidR="008678AF" w:rsidRPr="002150CE" w:rsidRDefault="00467FA7" w:rsidP="00CE6CF3">
      <w:pPr>
        <w:pStyle w:val="30"/>
        <w:tabs>
          <w:tab w:val="clear" w:pos="284"/>
          <w:tab w:val="clear" w:pos="567"/>
          <w:tab w:val="left" w:pos="1276"/>
        </w:tabs>
        <w:ind w:left="0" w:firstLine="709"/>
        <w:rPr>
          <w:rFonts w:ascii="Times New Roman" w:hAnsi="Times New Roman"/>
        </w:rPr>
      </w:pPr>
      <w:bookmarkStart w:id="3130" w:name="_Toc528240065"/>
      <w:r w:rsidRPr="002150CE">
        <w:rPr>
          <w:rFonts w:ascii="Times New Roman" w:hAnsi="Times New Roman"/>
        </w:rPr>
        <w:t>6.1</w:t>
      </w:r>
      <w:r w:rsidR="00D2749E" w:rsidRPr="002150CE">
        <w:rPr>
          <w:rFonts w:ascii="Times New Roman" w:hAnsi="Times New Roman"/>
        </w:rPr>
        <w:tab/>
      </w:r>
      <w:r w:rsidR="00A07C52" w:rsidRPr="002150CE">
        <w:rPr>
          <w:rFonts w:ascii="Times New Roman" w:hAnsi="Times New Roman"/>
        </w:rPr>
        <w:t xml:space="preserve">Инженерные изыскания </w:t>
      </w:r>
      <w:r w:rsidR="008F4995" w:rsidRPr="002150CE">
        <w:rPr>
          <w:rFonts w:ascii="Times New Roman" w:hAnsi="Times New Roman"/>
        </w:rPr>
        <w:t xml:space="preserve">в </w:t>
      </w:r>
      <w:r w:rsidR="00A07C52" w:rsidRPr="002150CE">
        <w:rPr>
          <w:rFonts w:ascii="Times New Roman" w:hAnsi="Times New Roman"/>
        </w:rPr>
        <w:t>районах развития оползневых процессов для подготовки проектной документации объектов капитальн</w:t>
      </w:r>
      <w:r w:rsidR="004C7605" w:rsidRPr="002150CE">
        <w:rPr>
          <w:rFonts w:ascii="Times New Roman" w:hAnsi="Times New Roman"/>
        </w:rPr>
        <w:t xml:space="preserve">ого строительства </w:t>
      </w:r>
      <w:r w:rsidR="005A66F3" w:rsidRPr="002150CE">
        <w:rPr>
          <w:rFonts w:ascii="Times New Roman" w:hAnsi="Times New Roman"/>
        </w:rPr>
        <w:t xml:space="preserve">– </w:t>
      </w:r>
      <w:r w:rsidR="004C7605" w:rsidRPr="002150CE">
        <w:rPr>
          <w:rFonts w:ascii="Times New Roman" w:hAnsi="Times New Roman"/>
        </w:rPr>
        <w:t>первый этап</w:t>
      </w:r>
      <w:bookmarkEnd w:id="3130"/>
    </w:p>
    <w:bookmarkEnd w:id="3062"/>
    <w:p w14:paraId="1A244AE5" w14:textId="458FDE3E" w:rsidR="002C3C55" w:rsidRPr="00BF3619" w:rsidRDefault="00513C92" w:rsidP="00AA3FB8">
      <w:pPr>
        <w:pStyle w:val="aff1"/>
        <w:numPr>
          <w:ilvl w:val="2"/>
          <w:numId w:val="15"/>
        </w:numPr>
        <w:tabs>
          <w:tab w:val="left" w:pos="426"/>
          <w:tab w:val="left" w:pos="710"/>
          <w:tab w:val="left" w:pos="1418"/>
        </w:tabs>
        <w:spacing w:line="360" w:lineRule="auto"/>
        <w:ind w:left="0" w:firstLine="709"/>
        <w:jc w:val="both"/>
        <w:rPr>
          <w:rFonts w:ascii="Times New Roman" w:eastAsia="Calibri" w:hAnsi="Times New Roman" w:cs="Times New Roman"/>
          <w:sz w:val="24"/>
          <w:szCs w:val="24"/>
          <w:highlight w:val="green"/>
          <w:rPrChange w:id="3131" w:author="Соколов Сергей Вадимович" w:date="2024-01-22T09:06:00Z">
            <w:rPr>
              <w:rFonts w:ascii="Times New Roman" w:eastAsia="Calibri" w:hAnsi="Times New Roman" w:cs="Times New Roman"/>
              <w:sz w:val="24"/>
              <w:szCs w:val="24"/>
            </w:rPr>
          </w:rPrChange>
        </w:rPr>
      </w:pPr>
      <w:r w:rsidRPr="00BF3619">
        <w:rPr>
          <w:rFonts w:ascii="Times New Roman" w:eastAsia="Calibri" w:hAnsi="Times New Roman" w:cs="Times New Roman"/>
          <w:sz w:val="24"/>
          <w:szCs w:val="24"/>
          <w:highlight w:val="green"/>
          <w:rPrChange w:id="3132" w:author="Соколов Сергей Вадимович" w:date="2024-01-22T09:06:00Z">
            <w:rPr>
              <w:rFonts w:ascii="Times New Roman" w:eastAsia="Calibri" w:hAnsi="Times New Roman" w:cs="Times New Roman"/>
              <w:sz w:val="24"/>
              <w:szCs w:val="24"/>
            </w:rPr>
          </w:rPrChange>
        </w:rPr>
        <w:t>Инженерно-геодезические изыскания для подготовки проектной документации объектов капитального строительства на первом этапе в районах развития оползневых процессов выполняются в соответствии с</w:t>
      </w:r>
      <w:r w:rsidR="004876F8" w:rsidRPr="00BF3619">
        <w:rPr>
          <w:rFonts w:ascii="Times New Roman" w:eastAsia="Calibri" w:hAnsi="Times New Roman" w:cs="Times New Roman"/>
          <w:sz w:val="24"/>
          <w:szCs w:val="24"/>
          <w:highlight w:val="green"/>
          <w:rPrChange w:id="3133" w:author="Соколов Сергей Вадимович" w:date="2024-01-22T09:06:00Z">
            <w:rPr>
              <w:rFonts w:ascii="Times New Roman" w:eastAsia="Calibri" w:hAnsi="Times New Roman" w:cs="Times New Roman"/>
              <w:sz w:val="24"/>
              <w:szCs w:val="24"/>
            </w:rPr>
          </w:rPrChange>
        </w:rPr>
        <w:t xml:space="preserve"> </w:t>
      </w:r>
      <w:r w:rsidRPr="00BF3619">
        <w:rPr>
          <w:rFonts w:ascii="Times New Roman" w:eastAsia="Calibri" w:hAnsi="Times New Roman" w:cs="Times New Roman"/>
          <w:sz w:val="24"/>
          <w:szCs w:val="24"/>
          <w:highlight w:val="green"/>
          <w:rPrChange w:id="3134" w:author="Соколов Сергей Вадимович" w:date="2024-01-22T09:06:00Z">
            <w:rPr>
              <w:rFonts w:ascii="Times New Roman" w:eastAsia="Calibri" w:hAnsi="Times New Roman" w:cs="Times New Roman"/>
              <w:sz w:val="24"/>
              <w:szCs w:val="24"/>
            </w:rPr>
          </w:rPrChange>
        </w:rPr>
        <w:t>СП</w:t>
      </w:r>
      <w:r w:rsidR="0088584E" w:rsidRPr="00BF3619">
        <w:rPr>
          <w:rFonts w:ascii="Times New Roman" w:eastAsia="Calibri" w:hAnsi="Times New Roman" w:cs="Times New Roman"/>
          <w:sz w:val="24"/>
          <w:szCs w:val="24"/>
          <w:highlight w:val="green"/>
          <w:rPrChange w:id="3135" w:author="Соколов Сергей Вадимович" w:date="2024-01-22T09:06:00Z">
            <w:rPr>
              <w:rFonts w:ascii="Times New Roman" w:eastAsia="Calibri" w:hAnsi="Times New Roman" w:cs="Times New Roman"/>
              <w:sz w:val="24"/>
              <w:szCs w:val="24"/>
            </w:rPr>
          </w:rPrChange>
        </w:rPr>
        <w:t xml:space="preserve"> 317.1325800.2017 </w:t>
      </w:r>
      <w:r w:rsidRPr="00BF3619">
        <w:rPr>
          <w:rFonts w:ascii="Times New Roman" w:eastAsia="Calibri" w:hAnsi="Times New Roman" w:cs="Times New Roman"/>
          <w:sz w:val="24"/>
          <w:szCs w:val="24"/>
          <w:highlight w:val="green"/>
          <w:rPrChange w:id="3136" w:author="Соколов Сергей Вадимович" w:date="2024-01-22T09:06:00Z">
            <w:rPr>
              <w:rFonts w:ascii="Times New Roman" w:eastAsia="Calibri" w:hAnsi="Times New Roman" w:cs="Times New Roman"/>
              <w:sz w:val="24"/>
              <w:szCs w:val="24"/>
            </w:rPr>
          </w:rPrChange>
        </w:rPr>
        <w:t>(</w:t>
      </w:r>
      <w:r w:rsidR="005A66F3" w:rsidRPr="00BF3619">
        <w:rPr>
          <w:rFonts w:ascii="Times New Roman" w:eastAsia="Calibri" w:hAnsi="Times New Roman" w:cs="Times New Roman"/>
          <w:sz w:val="24"/>
          <w:szCs w:val="24"/>
          <w:highlight w:val="green"/>
          <w:rPrChange w:id="3137" w:author="Соколов Сергей Вадимович" w:date="2024-01-22T09:06:00Z">
            <w:rPr>
              <w:rFonts w:ascii="Times New Roman" w:eastAsia="Calibri" w:hAnsi="Times New Roman" w:cs="Times New Roman"/>
              <w:sz w:val="24"/>
              <w:szCs w:val="24"/>
            </w:rPr>
          </w:rPrChange>
        </w:rPr>
        <w:t xml:space="preserve">подраздел </w:t>
      </w:r>
      <w:r w:rsidRPr="00BF3619">
        <w:rPr>
          <w:rFonts w:ascii="Times New Roman" w:eastAsia="Calibri" w:hAnsi="Times New Roman" w:cs="Times New Roman"/>
          <w:sz w:val="24"/>
          <w:szCs w:val="24"/>
          <w:highlight w:val="green"/>
          <w:rPrChange w:id="3138" w:author="Соколов Сергей Вадимович" w:date="2024-01-22T09:06:00Z">
            <w:rPr>
              <w:rFonts w:ascii="Times New Roman" w:eastAsia="Calibri" w:hAnsi="Times New Roman" w:cs="Times New Roman"/>
              <w:sz w:val="24"/>
              <w:szCs w:val="24"/>
            </w:rPr>
          </w:rPrChange>
        </w:rPr>
        <w:t>7.1)</w:t>
      </w:r>
      <w:r w:rsidR="004876F8" w:rsidRPr="00BF3619">
        <w:rPr>
          <w:rFonts w:ascii="Times New Roman" w:eastAsia="Calibri" w:hAnsi="Times New Roman" w:cs="Times New Roman"/>
          <w:sz w:val="24"/>
          <w:szCs w:val="24"/>
          <w:highlight w:val="green"/>
          <w:rPrChange w:id="3139" w:author="Соколов Сергей Вадимович" w:date="2024-01-22T09:06:00Z">
            <w:rPr>
              <w:rFonts w:ascii="Times New Roman" w:eastAsia="Calibri" w:hAnsi="Times New Roman" w:cs="Times New Roman"/>
              <w:sz w:val="24"/>
              <w:szCs w:val="24"/>
            </w:rPr>
          </w:rPrChange>
        </w:rPr>
        <w:t xml:space="preserve"> и настоящ</w:t>
      </w:r>
      <w:r w:rsidR="00160B90" w:rsidRPr="00BF3619">
        <w:rPr>
          <w:rFonts w:ascii="Times New Roman" w:eastAsia="Calibri" w:hAnsi="Times New Roman" w:cs="Times New Roman"/>
          <w:sz w:val="24"/>
          <w:szCs w:val="24"/>
          <w:highlight w:val="green"/>
          <w:rPrChange w:id="3140" w:author="Соколов Сергей Вадимович" w:date="2024-01-22T09:06:00Z">
            <w:rPr>
              <w:rFonts w:ascii="Times New Roman" w:eastAsia="Calibri" w:hAnsi="Times New Roman" w:cs="Times New Roman"/>
              <w:sz w:val="24"/>
              <w:szCs w:val="24"/>
            </w:rPr>
          </w:rPrChange>
        </w:rPr>
        <w:t>им</w:t>
      </w:r>
      <w:r w:rsidR="004876F8" w:rsidRPr="00BF3619">
        <w:rPr>
          <w:rFonts w:ascii="Times New Roman" w:eastAsia="Calibri" w:hAnsi="Times New Roman" w:cs="Times New Roman"/>
          <w:sz w:val="24"/>
          <w:szCs w:val="24"/>
          <w:highlight w:val="green"/>
          <w:rPrChange w:id="3141" w:author="Соколов Сергей Вадимович" w:date="2024-01-22T09:06:00Z">
            <w:rPr>
              <w:rFonts w:ascii="Times New Roman" w:eastAsia="Calibri" w:hAnsi="Times New Roman" w:cs="Times New Roman"/>
              <w:sz w:val="24"/>
              <w:szCs w:val="24"/>
            </w:rPr>
          </w:rPrChange>
        </w:rPr>
        <w:t xml:space="preserve"> свод</w:t>
      </w:r>
      <w:r w:rsidR="00160B90" w:rsidRPr="00BF3619">
        <w:rPr>
          <w:rFonts w:ascii="Times New Roman" w:eastAsia="Calibri" w:hAnsi="Times New Roman" w:cs="Times New Roman"/>
          <w:sz w:val="24"/>
          <w:szCs w:val="24"/>
          <w:highlight w:val="green"/>
          <w:rPrChange w:id="3142" w:author="Соколов Сергей Вадимович" w:date="2024-01-22T09:06:00Z">
            <w:rPr>
              <w:rFonts w:ascii="Times New Roman" w:eastAsia="Calibri" w:hAnsi="Times New Roman" w:cs="Times New Roman"/>
              <w:sz w:val="24"/>
              <w:szCs w:val="24"/>
            </w:rPr>
          </w:rPrChange>
        </w:rPr>
        <w:t>ом</w:t>
      </w:r>
      <w:r w:rsidR="004876F8" w:rsidRPr="00BF3619">
        <w:rPr>
          <w:rFonts w:ascii="Times New Roman" w:eastAsia="Calibri" w:hAnsi="Times New Roman" w:cs="Times New Roman"/>
          <w:sz w:val="24"/>
          <w:szCs w:val="24"/>
          <w:highlight w:val="green"/>
          <w:rPrChange w:id="3143" w:author="Соколов Сергей Вадимович" w:date="2024-01-22T09:06:00Z">
            <w:rPr>
              <w:rFonts w:ascii="Times New Roman" w:eastAsia="Calibri" w:hAnsi="Times New Roman" w:cs="Times New Roman"/>
              <w:sz w:val="24"/>
              <w:szCs w:val="24"/>
            </w:rPr>
          </w:rPrChange>
        </w:rPr>
        <w:t xml:space="preserve"> правил</w:t>
      </w:r>
      <w:r w:rsidRPr="00BF3619">
        <w:rPr>
          <w:rFonts w:ascii="Times New Roman" w:eastAsia="Calibri" w:hAnsi="Times New Roman" w:cs="Times New Roman"/>
          <w:sz w:val="24"/>
          <w:szCs w:val="24"/>
          <w:highlight w:val="green"/>
          <w:rPrChange w:id="3144" w:author="Соколов Сергей Вадимович" w:date="2024-01-22T09:06:00Z">
            <w:rPr>
              <w:rFonts w:ascii="Times New Roman" w:eastAsia="Calibri" w:hAnsi="Times New Roman" w:cs="Times New Roman"/>
              <w:sz w:val="24"/>
              <w:szCs w:val="24"/>
            </w:rPr>
          </w:rPrChange>
        </w:rPr>
        <w:t>.</w:t>
      </w:r>
    </w:p>
    <w:p w14:paraId="7D59E936" w14:textId="12E56806" w:rsidR="007B1FCD" w:rsidRPr="002150CE" w:rsidRDefault="007B1FCD" w:rsidP="00AA3FB8">
      <w:pPr>
        <w:pStyle w:val="aff1"/>
        <w:numPr>
          <w:ilvl w:val="2"/>
          <w:numId w:val="15"/>
        </w:numPr>
        <w:tabs>
          <w:tab w:val="left" w:pos="426"/>
          <w:tab w:val="left" w:pos="710"/>
          <w:tab w:val="left" w:pos="1418"/>
        </w:tabs>
        <w:spacing w:line="360" w:lineRule="auto"/>
        <w:ind w:left="0" w:firstLine="709"/>
        <w:jc w:val="both"/>
        <w:rPr>
          <w:rFonts w:ascii="Times New Roman" w:eastAsia="Calibri" w:hAnsi="Times New Roman" w:cs="Times New Roman"/>
          <w:sz w:val="24"/>
          <w:szCs w:val="24"/>
        </w:rPr>
      </w:pPr>
      <w:bookmarkStart w:id="3145" w:name="_Hlk479782065"/>
      <w:r w:rsidRPr="002150CE">
        <w:rPr>
          <w:rFonts w:ascii="Times New Roman" w:eastAsia="Calibri" w:hAnsi="Times New Roman" w:cs="Times New Roman"/>
          <w:sz w:val="24"/>
          <w:szCs w:val="24"/>
        </w:rPr>
        <w:t xml:space="preserve">Цель инженерно-геодезических изысканий </w:t>
      </w:r>
      <w:r w:rsidR="00160B90" w:rsidRPr="002150CE">
        <w:rPr>
          <w:rFonts w:ascii="Times New Roman" w:eastAsia="Calibri" w:hAnsi="Times New Roman" w:cs="Times New Roman"/>
          <w:sz w:val="24"/>
          <w:szCs w:val="24"/>
        </w:rPr>
        <w:t>–</w:t>
      </w:r>
      <w:r w:rsidR="005A66F3" w:rsidRPr="002150CE">
        <w:rPr>
          <w:rFonts w:ascii="Times New Roman" w:eastAsia="Calibri" w:hAnsi="Times New Roman" w:cs="Times New Roman"/>
          <w:sz w:val="24"/>
          <w:szCs w:val="24"/>
        </w:rPr>
        <w:t xml:space="preserve"> </w:t>
      </w:r>
      <w:r w:rsidRPr="002150CE">
        <w:rPr>
          <w:rFonts w:ascii="Times New Roman" w:eastAsia="Calibri" w:hAnsi="Times New Roman" w:cs="Times New Roman"/>
          <w:sz w:val="24"/>
          <w:szCs w:val="24"/>
        </w:rPr>
        <w:t>получение/создание:</w:t>
      </w:r>
    </w:p>
    <w:p w14:paraId="7D54BB64" w14:textId="1B7FF217" w:rsidR="007B1FCD" w:rsidRPr="002852D7" w:rsidRDefault="002852D7" w:rsidP="002852D7">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7B1FCD" w:rsidRPr="002852D7">
        <w:rPr>
          <w:rFonts w:ascii="Times New Roman" w:hAnsi="Times New Roman"/>
          <w:sz w:val="24"/>
          <w:szCs w:val="24"/>
        </w:rPr>
        <w:t>информации</w:t>
      </w:r>
      <w:r w:rsidR="00160B90" w:rsidRPr="002852D7">
        <w:rPr>
          <w:rFonts w:ascii="Times New Roman" w:hAnsi="Times New Roman"/>
          <w:sz w:val="24"/>
          <w:szCs w:val="24"/>
        </w:rPr>
        <w:t xml:space="preserve"> </w:t>
      </w:r>
      <w:r w:rsidR="007B1FCD" w:rsidRPr="002852D7">
        <w:rPr>
          <w:rFonts w:ascii="Times New Roman" w:hAnsi="Times New Roman"/>
          <w:sz w:val="24"/>
          <w:szCs w:val="24"/>
        </w:rPr>
        <w:t>о топографо-геодезической изученности участка работ, его обеспеченности исходными геодезическими пунктами;</w:t>
      </w:r>
    </w:p>
    <w:p w14:paraId="36A5F86B" w14:textId="16770B57" w:rsidR="00060D0E" w:rsidRPr="002852D7" w:rsidRDefault="002852D7" w:rsidP="002852D7">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7B1FCD" w:rsidRPr="002852D7">
        <w:rPr>
          <w:rFonts w:ascii="Times New Roman" w:hAnsi="Times New Roman"/>
          <w:sz w:val="24"/>
          <w:szCs w:val="24"/>
        </w:rPr>
        <w:t>геодезической</w:t>
      </w:r>
      <w:r w:rsidR="00160B90" w:rsidRPr="002852D7">
        <w:rPr>
          <w:rFonts w:ascii="Times New Roman" w:hAnsi="Times New Roman"/>
          <w:sz w:val="24"/>
          <w:szCs w:val="24"/>
        </w:rPr>
        <w:t xml:space="preserve"> </w:t>
      </w:r>
      <w:r w:rsidR="007B1FCD" w:rsidRPr="002852D7">
        <w:rPr>
          <w:rFonts w:ascii="Times New Roman" w:hAnsi="Times New Roman"/>
          <w:sz w:val="24"/>
          <w:szCs w:val="24"/>
        </w:rPr>
        <w:t>основы с плотностью пунктов и точностью определения их планово-высотного положения, обеспечивающими выполнение комплексных инженерных изысканий;</w:t>
      </w:r>
    </w:p>
    <w:p w14:paraId="1837FBE9" w14:textId="4B0911E1" w:rsidR="007B1FCD" w:rsidRPr="002852D7" w:rsidRDefault="002852D7" w:rsidP="002852D7">
      <w:pPr>
        <w:pStyle w:val="aff3"/>
        <w:spacing w:line="360" w:lineRule="auto"/>
        <w:ind w:firstLine="709"/>
        <w:jc w:val="both"/>
        <w:rPr>
          <w:rFonts w:ascii="Times New Roman" w:hAnsi="Times New Roman"/>
          <w:sz w:val="24"/>
          <w:szCs w:val="24"/>
        </w:rPr>
      </w:pPr>
      <w:del w:id="3146" w:author="Н.И." w:date="2019-02-14T17:23:00Z">
        <w:r w:rsidDel="00CB4744">
          <w:rPr>
            <w:rFonts w:ascii="Times New Roman" w:hAnsi="Times New Roman"/>
            <w:sz w:val="24"/>
            <w:szCs w:val="24"/>
          </w:rPr>
          <w:delText xml:space="preserve">- </w:delText>
        </w:r>
      </w:del>
      <w:ins w:id="3147" w:author="Н.И." w:date="2019-02-14T17:23:00Z">
        <w:r w:rsidR="00CB4744">
          <w:rPr>
            <w:rFonts w:ascii="Times New Roman" w:hAnsi="Times New Roman"/>
            <w:sz w:val="24"/>
            <w:szCs w:val="24"/>
          </w:rPr>
          <w:t>- </w:t>
        </w:r>
      </w:ins>
      <w:r w:rsidR="007B1FCD" w:rsidRPr="002852D7">
        <w:rPr>
          <w:rFonts w:ascii="Times New Roman" w:hAnsi="Times New Roman"/>
          <w:sz w:val="24"/>
          <w:szCs w:val="24"/>
        </w:rPr>
        <w:t>и</w:t>
      </w:r>
      <w:commentRangeStart w:id="3148"/>
      <w:r w:rsidR="007B1FCD" w:rsidRPr="002852D7">
        <w:rPr>
          <w:rFonts w:ascii="Times New Roman" w:hAnsi="Times New Roman"/>
          <w:sz w:val="24"/>
          <w:szCs w:val="24"/>
        </w:rPr>
        <w:t>нжене</w:t>
      </w:r>
      <w:commentRangeEnd w:id="3148"/>
      <w:r w:rsidR="00CB4744">
        <w:rPr>
          <w:rStyle w:val="aa"/>
          <w:rFonts w:ascii="Times New Roman CYR" w:hAnsi="Times New Roman CYR"/>
          <w:szCs w:val="20"/>
          <w:lang w:eastAsia="ru-RU"/>
        </w:rPr>
        <w:commentReference w:id="3148"/>
      </w:r>
      <w:r w:rsidR="007B1FCD" w:rsidRPr="002852D7">
        <w:rPr>
          <w:rFonts w:ascii="Times New Roman" w:hAnsi="Times New Roman"/>
          <w:sz w:val="24"/>
          <w:szCs w:val="24"/>
        </w:rPr>
        <w:t xml:space="preserve">рно-топографических планов масштабов </w:t>
      </w:r>
      <w:r w:rsidR="001C3A88" w:rsidRPr="002852D7">
        <w:rPr>
          <w:rFonts w:ascii="Times New Roman" w:hAnsi="Times New Roman"/>
          <w:sz w:val="24"/>
          <w:szCs w:val="24"/>
        </w:rPr>
        <w:t>1:5 000</w:t>
      </w:r>
      <w:r w:rsidR="00376C03" w:rsidRPr="002852D7">
        <w:rPr>
          <w:rFonts w:ascii="Times New Roman" w:hAnsi="Times New Roman"/>
          <w:sz w:val="24"/>
          <w:szCs w:val="24"/>
        </w:rPr>
        <w:t>–</w:t>
      </w:r>
      <w:r w:rsidR="00060D0E" w:rsidRPr="002852D7">
        <w:rPr>
          <w:rFonts w:ascii="Times New Roman" w:hAnsi="Times New Roman"/>
          <w:sz w:val="24"/>
          <w:szCs w:val="24"/>
        </w:rPr>
        <w:t>1:200, инженерн</w:t>
      </w:r>
      <w:r w:rsidR="00C60CF8" w:rsidRPr="002852D7">
        <w:rPr>
          <w:rFonts w:ascii="Times New Roman" w:hAnsi="Times New Roman"/>
          <w:sz w:val="24"/>
          <w:szCs w:val="24"/>
        </w:rPr>
        <w:t>ой цифровой модели</w:t>
      </w:r>
      <w:r w:rsidR="00060D0E" w:rsidRPr="002852D7">
        <w:rPr>
          <w:rFonts w:ascii="Times New Roman" w:hAnsi="Times New Roman"/>
          <w:sz w:val="24"/>
          <w:szCs w:val="24"/>
        </w:rPr>
        <w:t xml:space="preserve"> местности (</w:t>
      </w:r>
      <w:r w:rsidR="007B1FCD" w:rsidRPr="002852D7">
        <w:rPr>
          <w:rFonts w:ascii="Times New Roman" w:hAnsi="Times New Roman"/>
          <w:sz w:val="24"/>
          <w:szCs w:val="24"/>
        </w:rPr>
        <w:t>ИЦММ</w:t>
      </w:r>
      <w:r w:rsidR="00550D55" w:rsidRPr="002852D7">
        <w:rPr>
          <w:rFonts w:ascii="Times New Roman" w:hAnsi="Times New Roman"/>
          <w:sz w:val="24"/>
          <w:szCs w:val="24"/>
        </w:rPr>
        <w:t xml:space="preserve">), </w:t>
      </w:r>
      <w:r w:rsidR="008325B0" w:rsidRPr="002852D7">
        <w:rPr>
          <w:rFonts w:ascii="Times New Roman" w:hAnsi="Times New Roman"/>
          <w:sz w:val="24"/>
          <w:szCs w:val="24"/>
        </w:rPr>
        <w:t>если предусмотрено заданием;</w:t>
      </w:r>
    </w:p>
    <w:p w14:paraId="36C7E7B8" w14:textId="006A6AAD" w:rsidR="007B1FCD" w:rsidRPr="002852D7" w:rsidRDefault="002852D7" w:rsidP="002852D7">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7B1FCD" w:rsidRPr="002852D7">
        <w:rPr>
          <w:rFonts w:ascii="Times New Roman" w:hAnsi="Times New Roman"/>
          <w:sz w:val="24"/>
          <w:szCs w:val="24"/>
        </w:rPr>
        <w:t>материалов</w:t>
      </w:r>
      <w:r w:rsidR="00160B90" w:rsidRPr="002852D7">
        <w:rPr>
          <w:rFonts w:ascii="Times New Roman" w:hAnsi="Times New Roman"/>
          <w:sz w:val="24"/>
          <w:szCs w:val="24"/>
        </w:rPr>
        <w:t xml:space="preserve"> </w:t>
      </w:r>
      <w:r w:rsidR="007B1FCD" w:rsidRPr="002852D7">
        <w:rPr>
          <w:rFonts w:ascii="Times New Roman" w:hAnsi="Times New Roman"/>
          <w:sz w:val="24"/>
          <w:szCs w:val="24"/>
        </w:rPr>
        <w:t>инженерно-гидрографических работ</w:t>
      </w:r>
      <w:r w:rsidR="00550D55" w:rsidRPr="002852D7">
        <w:rPr>
          <w:rFonts w:ascii="Times New Roman" w:hAnsi="Times New Roman"/>
          <w:sz w:val="24"/>
          <w:szCs w:val="24"/>
        </w:rPr>
        <w:t xml:space="preserve">, </w:t>
      </w:r>
      <w:r w:rsidR="007B1FCD" w:rsidRPr="002852D7">
        <w:rPr>
          <w:rFonts w:ascii="Times New Roman" w:hAnsi="Times New Roman"/>
          <w:sz w:val="24"/>
          <w:szCs w:val="24"/>
        </w:rPr>
        <w:t>если предусмотрено заданием;</w:t>
      </w:r>
    </w:p>
    <w:p w14:paraId="2E116206" w14:textId="0D8B26AC" w:rsidR="007B1FCD" w:rsidRPr="002852D7" w:rsidRDefault="002852D7" w:rsidP="002852D7">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7B1FCD" w:rsidRPr="002852D7">
        <w:rPr>
          <w:rFonts w:ascii="Times New Roman" w:hAnsi="Times New Roman"/>
          <w:sz w:val="24"/>
          <w:szCs w:val="24"/>
        </w:rPr>
        <w:t>материалов</w:t>
      </w:r>
      <w:r w:rsidR="00160B90" w:rsidRPr="002852D7">
        <w:rPr>
          <w:rFonts w:ascii="Times New Roman" w:hAnsi="Times New Roman"/>
          <w:sz w:val="24"/>
          <w:szCs w:val="24"/>
        </w:rPr>
        <w:t xml:space="preserve"> </w:t>
      </w:r>
      <w:r w:rsidR="007B1FCD" w:rsidRPr="002852D7">
        <w:rPr>
          <w:rFonts w:ascii="Times New Roman" w:hAnsi="Times New Roman"/>
          <w:sz w:val="24"/>
          <w:szCs w:val="24"/>
        </w:rPr>
        <w:t xml:space="preserve">и </w:t>
      </w:r>
      <w:r w:rsidR="002410D1" w:rsidRPr="002852D7">
        <w:rPr>
          <w:rFonts w:ascii="Times New Roman" w:hAnsi="Times New Roman"/>
          <w:sz w:val="24"/>
          <w:szCs w:val="24"/>
        </w:rPr>
        <w:t>результатов</w:t>
      </w:r>
      <w:r w:rsidR="007B1FCD" w:rsidRPr="002852D7">
        <w:rPr>
          <w:rFonts w:ascii="Times New Roman" w:hAnsi="Times New Roman"/>
          <w:sz w:val="24"/>
          <w:szCs w:val="24"/>
        </w:rPr>
        <w:t xml:space="preserve"> детального обследования инженерных коммуникаций, обмеров существующих зданий и сооружений</w:t>
      </w:r>
      <w:r w:rsidR="00F51D96" w:rsidRPr="002852D7">
        <w:rPr>
          <w:rFonts w:ascii="Times New Roman" w:hAnsi="Times New Roman"/>
          <w:sz w:val="24"/>
          <w:szCs w:val="24"/>
        </w:rPr>
        <w:t xml:space="preserve">, </w:t>
      </w:r>
      <w:r w:rsidR="007B1FCD" w:rsidRPr="002852D7">
        <w:rPr>
          <w:rFonts w:ascii="Times New Roman" w:hAnsi="Times New Roman"/>
          <w:sz w:val="24"/>
          <w:szCs w:val="24"/>
        </w:rPr>
        <w:t>если предусмотрено заданием;</w:t>
      </w:r>
    </w:p>
    <w:p w14:paraId="6BEA5466" w14:textId="2E575453" w:rsidR="007B1FCD" w:rsidRPr="002852D7" w:rsidRDefault="002852D7" w:rsidP="002852D7">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7B1FCD" w:rsidRPr="002852D7">
        <w:rPr>
          <w:rFonts w:ascii="Times New Roman" w:hAnsi="Times New Roman"/>
          <w:sz w:val="24"/>
          <w:szCs w:val="24"/>
        </w:rPr>
        <w:t>сведений об осадках и деформациях существующих зданий и сооружений;</w:t>
      </w:r>
    </w:p>
    <w:p w14:paraId="17B4AD31" w14:textId="674AD033" w:rsidR="007B1FCD" w:rsidRPr="002852D7" w:rsidRDefault="002852D7" w:rsidP="002852D7">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7B1FCD" w:rsidRPr="002852D7">
        <w:rPr>
          <w:rFonts w:ascii="Times New Roman" w:hAnsi="Times New Roman"/>
          <w:sz w:val="24"/>
          <w:szCs w:val="24"/>
        </w:rPr>
        <w:t>информации о границах участков развития опасных природных процессов;</w:t>
      </w:r>
    </w:p>
    <w:p w14:paraId="0964E614" w14:textId="3C222721" w:rsidR="007B1FCD" w:rsidRPr="002852D7" w:rsidRDefault="002852D7" w:rsidP="002852D7">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7B1FCD" w:rsidRPr="002852D7">
        <w:rPr>
          <w:rFonts w:ascii="Times New Roman" w:hAnsi="Times New Roman"/>
          <w:sz w:val="24"/>
          <w:szCs w:val="24"/>
        </w:rPr>
        <w:t>иных материалов и данных, необходимых для принятия основных технических решений, разработки генерального плана проектируемого объекта и обеспечения выполнения других видов инженерных изысканий.</w:t>
      </w:r>
    </w:p>
    <w:p w14:paraId="7EDB465C" w14:textId="1A0D03DA" w:rsidR="007B1FCD" w:rsidRPr="00BF3619" w:rsidRDefault="007B1FCD"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149" w:author="Соколов Сергей Вадимович" w:date="2024-01-22T09:07:00Z">
            <w:rPr>
              <w:rFonts w:ascii="Times New Roman" w:eastAsia="Calibri" w:hAnsi="Times New Roman" w:cs="Times New Roman"/>
              <w:sz w:val="24"/>
              <w:szCs w:val="24"/>
            </w:rPr>
          </w:rPrChange>
        </w:rPr>
      </w:pPr>
      <w:r w:rsidRPr="00BF3619">
        <w:rPr>
          <w:rFonts w:ascii="Times New Roman" w:eastAsia="Calibri" w:hAnsi="Times New Roman" w:cs="Times New Roman"/>
          <w:sz w:val="24"/>
          <w:szCs w:val="24"/>
          <w:highlight w:val="green"/>
          <w:rPrChange w:id="3150" w:author="Соколов Сергей Вадимович" w:date="2024-01-22T09:07:00Z">
            <w:rPr>
              <w:rFonts w:ascii="Times New Roman" w:eastAsia="Calibri" w:hAnsi="Times New Roman" w:cs="Times New Roman"/>
              <w:sz w:val="24"/>
              <w:szCs w:val="24"/>
            </w:rPr>
          </w:rPrChange>
        </w:rPr>
        <w:t xml:space="preserve">При инженерно-геодезических изысканиях для подготовки проектной документации строительства, дополнительно к </w:t>
      </w:r>
      <w:r w:rsidR="00C36281" w:rsidRPr="00BF3619">
        <w:rPr>
          <w:rFonts w:ascii="Times New Roman" w:eastAsia="Calibri" w:hAnsi="Times New Roman" w:cs="Times New Roman"/>
          <w:sz w:val="24"/>
          <w:szCs w:val="24"/>
          <w:highlight w:val="green"/>
          <w:rPrChange w:id="3151" w:author="Соколов Сергей Вадимович" w:date="2024-01-22T09:07:00Z">
            <w:rPr>
              <w:rFonts w:ascii="Times New Roman" w:eastAsia="Calibri" w:hAnsi="Times New Roman" w:cs="Times New Roman"/>
              <w:sz w:val="24"/>
              <w:szCs w:val="24"/>
            </w:rPr>
          </w:rPrChange>
        </w:rPr>
        <w:t>СП</w:t>
      </w:r>
      <w:r w:rsidR="0088584E" w:rsidRPr="00BF3619">
        <w:rPr>
          <w:rFonts w:ascii="Times New Roman" w:eastAsia="Calibri" w:hAnsi="Times New Roman" w:cs="Times New Roman"/>
          <w:sz w:val="24"/>
          <w:szCs w:val="24"/>
          <w:highlight w:val="green"/>
          <w:rPrChange w:id="3152" w:author="Соколов Сергей Вадимович" w:date="2024-01-22T09:07:00Z">
            <w:rPr>
              <w:rFonts w:ascii="Times New Roman" w:eastAsia="Calibri" w:hAnsi="Times New Roman" w:cs="Times New Roman"/>
              <w:sz w:val="24"/>
              <w:szCs w:val="24"/>
            </w:rPr>
          </w:rPrChange>
        </w:rPr>
        <w:t xml:space="preserve"> 317.1325800.2017 </w:t>
      </w:r>
      <w:r w:rsidR="00664B58" w:rsidRPr="00BF3619">
        <w:rPr>
          <w:rFonts w:ascii="Times New Roman" w:eastAsia="Calibri" w:hAnsi="Times New Roman" w:cs="Times New Roman"/>
          <w:sz w:val="24"/>
          <w:szCs w:val="24"/>
          <w:highlight w:val="green"/>
          <w:rPrChange w:id="3153" w:author="Соколов Сергей Вадимович" w:date="2024-01-22T09:07:00Z">
            <w:rPr>
              <w:rFonts w:ascii="Times New Roman" w:eastAsia="Calibri" w:hAnsi="Times New Roman" w:cs="Times New Roman"/>
              <w:sz w:val="24"/>
              <w:szCs w:val="24"/>
            </w:rPr>
          </w:rPrChange>
        </w:rPr>
        <w:t>(</w:t>
      </w:r>
      <w:r w:rsidR="002410D1" w:rsidRPr="00BF3619">
        <w:rPr>
          <w:rFonts w:ascii="Times New Roman" w:eastAsia="Calibri" w:hAnsi="Times New Roman" w:cs="Times New Roman"/>
          <w:sz w:val="24"/>
          <w:szCs w:val="24"/>
          <w:highlight w:val="green"/>
          <w:rPrChange w:id="3154" w:author="Соколов Сергей Вадимович" w:date="2024-01-22T09:07:00Z">
            <w:rPr>
              <w:rFonts w:ascii="Times New Roman" w:eastAsia="Calibri" w:hAnsi="Times New Roman" w:cs="Times New Roman"/>
              <w:sz w:val="24"/>
              <w:szCs w:val="24"/>
            </w:rPr>
          </w:rPrChange>
        </w:rPr>
        <w:t xml:space="preserve">подраздел </w:t>
      </w:r>
      <w:r w:rsidR="00664B58" w:rsidRPr="00BF3619">
        <w:rPr>
          <w:rFonts w:ascii="Times New Roman" w:eastAsia="Calibri" w:hAnsi="Times New Roman" w:cs="Times New Roman"/>
          <w:sz w:val="24"/>
          <w:szCs w:val="24"/>
          <w:highlight w:val="green"/>
          <w:rPrChange w:id="3155" w:author="Соколов Сергей Вадимович" w:date="2024-01-22T09:07:00Z">
            <w:rPr>
              <w:rFonts w:ascii="Times New Roman" w:eastAsia="Calibri" w:hAnsi="Times New Roman" w:cs="Times New Roman"/>
              <w:sz w:val="24"/>
              <w:szCs w:val="24"/>
            </w:rPr>
          </w:rPrChange>
        </w:rPr>
        <w:t>7.1)</w:t>
      </w:r>
      <w:r w:rsidR="00E56E2C" w:rsidRPr="00BF3619">
        <w:rPr>
          <w:rFonts w:ascii="Times New Roman" w:eastAsia="Calibri" w:hAnsi="Times New Roman" w:cs="Times New Roman"/>
          <w:color w:val="4472C4" w:themeColor="accent1"/>
          <w:sz w:val="24"/>
          <w:szCs w:val="24"/>
          <w:highlight w:val="green"/>
          <w:rPrChange w:id="3156" w:author="Соколов Сергей Вадимович" w:date="2024-01-22T09:07:00Z">
            <w:rPr>
              <w:rFonts w:ascii="Times New Roman" w:eastAsia="Calibri" w:hAnsi="Times New Roman" w:cs="Times New Roman"/>
              <w:color w:val="4472C4" w:themeColor="accent1"/>
              <w:sz w:val="24"/>
              <w:szCs w:val="24"/>
            </w:rPr>
          </w:rPrChange>
        </w:rPr>
        <w:t>,</w:t>
      </w:r>
      <w:r w:rsidR="00664B58" w:rsidRPr="00BF3619">
        <w:rPr>
          <w:rFonts w:ascii="Times New Roman" w:eastAsia="Calibri" w:hAnsi="Times New Roman" w:cs="Times New Roman"/>
          <w:sz w:val="24"/>
          <w:szCs w:val="24"/>
          <w:highlight w:val="green"/>
          <w:rPrChange w:id="3157" w:author="Соколов Сергей Вадимович" w:date="2024-01-22T09:07:00Z">
            <w:rPr>
              <w:rFonts w:ascii="Times New Roman" w:eastAsia="Calibri" w:hAnsi="Times New Roman" w:cs="Times New Roman"/>
              <w:sz w:val="24"/>
              <w:szCs w:val="24"/>
            </w:rPr>
          </w:rPrChange>
        </w:rPr>
        <w:t xml:space="preserve"> </w:t>
      </w:r>
      <w:r w:rsidRPr="00BF3619">
        <w:rPr>
          <w:rFonts w:ascii="Times New Roman" w:eastAsia="Calibri" w:hAnsi="Times New Roman" w:cs="Times New Roman"/>
          <w:sz w:val="24"/>
          <w:szCs w:val="24"/>
          <w:highlight w:val="green"/>
          <w:rPrChange w:id="3158" w:author="Соколов Сергей Вадимович" w:date="2024-01-22T09:07:00Z">
            <w:rPr>
              <w:rFonts w:ascii="Times New Roman" w:eastAsia="Calibri" w:hAnsi="Times New Roman" w:cs="Times New Roman"/>
              <w:sz w:val="24"/>
              <w:szCs w:val="24"/>
            </w:rPr>
          </w:rPrChange>
        </w:rPr>
        <w:t>на первом этапе выполняются виды работ</w:t>
      </w:r>
      <w:r w:rsidR="004876F8" w:rsidRPr="00BF3619">
        <w:rPr>
          <w:rFonts w:ascii="Times New Roman" w:eastAsia="Calibri" w:hAnsi="Times New Roman" w:cs="Times New Roman"/>
          <w:sz w:val="24"/>
          <w:szCs w:val="24"/>
          <w:highlight w:val="green"/>
          <w:rPrChange w:id="3159" w:author="Соколов Сергей Вадимович" w:date="2024-01-22T09:07:00Z">
            <w:rPr>
              <w:rFonts w:ascii="Times New Roman" w:eastAsia="Calibri" w:hAnsi="Times New Roman" w:cs="Times New Roman"/>
              <w:sz w:val="24"/>
              <w:szCs w:val="24"/>
            </w:rPr>
          </w:rPrChange>
        </w:rPr>
        <w:t>,</w:t>
      </w:r>
      <w:r w:rsidRPr="00BF3619">
        <w:rPr>
          <w:rFonts w:ascii="Times New Roman" w:eastAsia="Calibri" w:hAnsi="Times New Roman" w:cs="Times New Roman"/>
          <w:sz w:val="24"/>
          <w:szCs w:val="24"/>
          <w:highlight w:val="green"/>
          <w:rPrChange w:id="3160" w:author="Соколов Сергей Вадимович" w:date="2024-01-22T09:07:00Z">
            <w:rPr>
              <w:rFonts w:ascii="Times New Roman" w:eastAsia="Calibri" w:hAnsi="Times New Roman" w:cs="Times New Roman"/>
              <w:sz w:val="24"/>
              <w:szCs w:val="24"/>
            </w:rPr>
          </w:rPrChange>
        </w:rPr>
        <w:t xml:space="preserve"> </w:t>
      </w:r>
      <w:r w:rsidR="004876F8" w:rsidRPr="00BF3619">
        <w:rPr>
          <w:rFonts w:ascii="Times New Roman" w:eastAsia="Calibri" w:hAnsi="Times New Roman" w:cs="Times New Roman"/>
          <w:sz w:val="24"/>
          <w:szCs w:val="24"/>
          <w:highlight w:val="green"/>
          <w:rPrChange w:id="3161" w:author="Соколов Сергей Вадимович" w:date="2024-01-22T09:07:00Z">
            <w:rPr>
              <w:rFonts w:ascii="Times New Roman" w:eastAsia="Calibri" w:hAnsi="Times New Roman" w:cs="Times New Roman"/>
              <w:sz w:val="24"/>
              <w:szCs w:val="24"/>
            </w:rPr>
          </w:rPrChange>
        </w:rPr>
        <w:t xml:space="preserve">указанные в </w:t>
      </w:r>
      <w:r w:rsidR="00C60CF8" w:rsidRPr="00BF3619">
        <w:rPr>
          <w:rFonts w:ascii="Times New Roman" w:eastAsia="Calibri" w:hAnsi="Times New Roman" w:cs="Times New Roman"/>
          <w:sz w:val="24"/>
          <w:szCs w:val="24"/>
          <w:highlight w:val="green"/>
          <w:rPrChange w:id="3162" w:author="Соколов Сергей Вадимович" w:date="2024-01-22T09:07:00Z">
            <w:rPr>
              <w:rFonts w:ascii="Times New Roman" w:eastAsia="Calibri" w:hAnsi="Times New Roman" w:cs="Times New Roman"/>
              <w:sz w:val="24"/>
              <w:szCs w:val="24"/>
            </w:rPr>
          </w:rPrChange>
        </w:rPr>
        <w:t>4.8.1</w:t>
      </w:r>
      <w:r w:rsidR="004876F8" w:rsidRPr="00BF3619">
        <w:rPr>
          <w:rFonts w:ascii="Times New Roman" w:eastAsia="Calibri" w:hAnsi="Times New Roman" w:cs="Times New Roman"/>
          <w:sz w:val="24"/>
          <w:szCs w:val="24"/>
          <w:highlight w:val="green"/>
          <w:rPrChange w:id="3163" w:author="Соколов Сергей Вадимович" w:date="2024-01-22T09:07:00Z">
            <w:rPr>
              <w:rFonts w:ascii="Times New Roman" w:eastAsia="Calibri" w:hAnsi="Times New Roman" w:cs="Times New Roman"/>
              <w:sz w:val="24"/>
              <w:szCs w:val="24"/>
            </w:rPr>
          </w:rPrChange>
        </w:rPr>
        <w:t>.</w:t>
      </w:r>
    </w:p>
    <w:p w14:paraId="3D2720FF" w14:textId="4F448906" w:rsidR="007B1FCD" w:rsidRPr="00BF3619" w:rsidRDefault="007B1FCD"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164" w:author="Соколов Сергей Вадимович" w:date="2024-01-22T09:07:00Z">
            <w:rPr>
              <w:rFonts w:ascii="Times New Roman" w:eastAsia="Calibri" w:hAnsi="Times New Roman" w:cs="Times New Roman"/>
              <w:sz w:val="24"/>
              <w:szCs w:val="24"/>
            </w:rPr>
          </w:rPrChange>
        </w:rPr>
      </w:pPr>
      <w:r w:rsidRPr="00BF3619">
        <w:rPr>
          <w:rFonts w:ascii="Times New Roman" w:eastAsia="Calibri" w:hAnsi="Times New Roman" w:cs="Times New Roman"/>
          <w:sz w:val="24"/>
          <w:szCs w:val="24"/>
          <w:highlight w:val="green"/>
          <w:rPrChange w:id="3165" w:author="Соколов Сергей Вадимович" w:date="2024-01-22T09:07:00Z">
            <w:rPr>
              <w:rFonts w:ascii="Times New Roman" w:eastAsia="Calibri" w:hAnsi="Times New Roman" w:cs="Times New Roman"/>
              <w:sz w:val="24"/>
              <w:szCs w:val="24"/>
            </w:rPr>
          </w:rPrChange>
        </w:rPr>
        <w:lastRenderedPageBreak/>
        <w:t>Технический отч</w:t>
      </w:r>
      <w:r w:rsidR="002150CE" w:rsidRPr="00BF3619">
        <w:rPr>
          <w:rFonts w:ascii="Times New Roman" w:eastAsia="Calibri" w:hAnsi="Times New Roman" w:cs="Times New Roman"/>
          <w:sz w:val="24"/>
          <w:szCs w:val="24"/>
          <w:highlight w:val="green"/>
          <w:rPrChange w:id="3166" w:author="Соколов Сергей Вадимович" w:date="2024-01-22T09:07:00Z">
            <w:rPr>
              <w:rFonts w:ascii="Times New Roman" w:eastAsia="Calibri" w:hAnsi="Times New Roman" w:cs="Times New Roman"/>
              <w:sz w:val="24"/>
              <w:szCs w:val="24"/>
            </w:rPr>
          </w:rPrChange>
        </w:rPr>
        <w:t>е</w:t>
      </w:r>
      <w:r w:rsidRPr="00BF3619">
        <w:rPr>
          <w:rFonts w:ascii="Times New Roman" w:eastAsia="Calibri" w:hAnsi="Times New Roman" w:cs="Times New Roman"/>
          <w:sz w:val="24"/>
          <w:szCs w:val="24"/>
          <w:highlight w:val="green"/>
          <w:rPrChange w:id="3167" w:author="Соколов Сергей Вадимович" w:date="2024-01-22T09:07:00Z">
            <w:rPr>
              <w:rFonts w:ascii="Times New Roman" w:eastAsia="Calibri" w:hAnsi="Times New Roman" w:cs="Times New Roman"/>
              <w:sz w:val="24"/>
              <w:szCs w:val="24"/>
            </w:rPr>
          </w:rPrChange>
        </w:rPr>
        <w:t>т по результатам инженерно-геодезических изысканий, выполненных при подготовке проектной документации объектов капитального строительства на первом этапе, составляется в соответствии с СП</w:t>
      </w:r>
      <w:r w:rsidR="00E073CF" w:rsidRPr="00BF3619">
        <w:rPr>
          <w:rFonts w:ascii="Times New Roman" w:eastAsia="Calibri" w:hAnsi="Times New Roman" w:cs="Times New Roman"/>
          <w:sz w:val="24"/>
          <w:szCs w:val="24"/>
          <w:highlight w:val="green"/>
          <w:rPrChange w:id="3168" w:author="Соколов Сергей Вадимович" w:date="2024-01-22T09:07:00Z">
            <w:rPr>
              <w:rFonts w:ascii="Times New Roman" w:eastAsia="Calibri" w:hAnsi="Times New Roman" w:cs="Times New Roman"/>
              <w:sz w:val="24"/>
              <w:szCs w:val="24"/>
            </w:rPr>
          </w:rPrChange>
        </w:rPr>
        <w:t> </w:t>
      </w:r>
      <w:r w:rsidR="00F66A2B" w:rsidRPr="00BF3619">
        <w:rPr>
          <w:rFonts w:ascii="Times New Roman" w:eastAsia="Calibri" w:hAnsi="Times New Roman" w:cs="Times New Roman"/>
          <w:sz w:val="24"/>
          <w:szCs w:val="24"/>
          <w:highlight w:val="green"/>
          <w:rPrChange w:id="3169" w:author="Соколов Сергей Вадимович" w:date="2024-01-22T09:07:00Z">
            <w:rPr>
              <w:rFonts w:ascii="Times New Roman" w:eastAsia="Calibri" w:hAnsi="Times New Roman" w:cs="Times New Roman"/>
              <w:sz w:val="24"/>
              <w:szCs w:val="24"/>
            </w:rPr>
          </w:rPrChange>
        </w:rPr>
        <w:t xml:space="preserve">317.1325800.2017 </w:t>
      </w:r>
      <w:r w:rsidR="00664B58" w:rsidRPr="00BF3619">
        <w:rPr>
          <w:rFonts w:ascii="Times New Roman" w:eastAsia="Calibri" w:hAnsi="Times New Roman" w:cs="Times New Roman"/>
          <w:sz w:val="24"/>
          <w:szCs w:val="24"/>
          <w:highlight w:val="green"/>
          <w:rPrChange w:id="3170" w:author="Соколов Сергей Вадимович" w:date="2024-01-22T09:07:00Z">
            <w:rPr>
              <w:rFonts w:ascii="Times New Roman" w:eastAsia="Calibri" w:hAnsi="Times New Roman" w:cs="Times New Roman"/>
              <w:sz w:val="24"/>
              <w:szCs w:val="24"/>
            </w:rPr>
          </w:rPrChange>
        </w:rPr>
        <w:t>(</w:t>
      </w:r>
      <w:r w:rsidR="00415274" w:rsidRPr="00BF3619">
        <w:rPr>
          <w:rFonts w:ascii="Times New Roman" w:eastAsia="Calibri" w:hAnsi="Times New Roman" w:cs="Times New Roman"/>
          <w:sz w:val="24"/>
          <w:szCs w:val="24"/>
          <w:highlight w:val="green"/>
          <w:rPrChange w:id="3171" w:author="Соколов Сергей Вадимович" w:date="2024-01-22T09:07:00Z">
            <w:rPr>
              <w:rFonts w:ascii="Times New Roman" w:eastAsia="Calibri" w:hAnsi="Times New Roman" w:cs="Times New Roman"/>
              <w:sz w:val="24"/>
              <w:szCs w:val="24"/>
            </w:rPr>
          </w:rPrChange>
        </w:rPr>
        <w:t>пункт</w:t>
      </w:r>
      <w:r w:rsidR="002410D1" w:rsidRPr="00BF3619">
        <w:rPr>
          <w:rFonts w:ascii="Times New Roman" w:eastAsia="Calibri" w:hAnsi="Times New Roman" w:cs="Times New Roman"/>
          <w:sz w:val="24"/>
          <w:szCs w:val="24"/>
          <w:highlight w:val="green"/>
          <w:rPrChange w:id="3172" w:author="Соколов Сергей Вадимович" w:date="2024-01-22T09:07:00Z">
            <w:rPr>
              <w:rFonts w:ascii="Times New Roman" w:eastAsia="Calibri" w:hAnsi="Times New Roman" w:cs="Times New Roman"/>
              <w:sz w:val="24"/>
              <w:szCs w:val="24"/>
            </w:rPr>
          </w:rPrChange>
        </w:rPr>
        <w:t xml:space="preserve"> </w:t>
      </w:r>
      <w:r w:rsidR="00415274" w:rsidRPr="00BF3619">
        <w:rPr>
          <w:rFonts w:ascii="Times New Roman" w:eastAsia="Calibri" w:hAnsi="Times New Roman" w:cs="Times New Roman"/>
          <w:sz w:val="24"/>
          <w:szCs w:val="24"/>
          <w:highlight w:val="green"/>
          <w:rPrChange w:id="3173" w:author="Соколов Сергей Вадимович" w:date="2024-01-22T09:07:00Z">
            <w:rPr>
              <w:rFonts w:ascii="Times New Roman" w:eastAsia="Calibri" w:hAnsi="Times New Roman" w:cs="Times New Roman"/>
              <w:sz w:val="24"/>
              <w:szCs w:val="24"/>
            </w:rPr>
          </w:rPrChange>
        </w:rPr>
        <w:t>7.1.5</w:t>
      </w:r>
      <w:r w:rsidR="00664B58" w:rsidRPr="00BF3619">
        <w:rPr>
          <w:rFonts w:ascii="Times New Roman" w:eastAsia="Calibri" w:hAnsi="Times New Roman" w:cs="Times New Roman"/>
          <w:sz w:val="24"/>
          <w:szCs w:val="24"/>
          <w:highlight w:val="green"/>
          <w:rPrChange w:id="3174" w:author="Соколов Сергей Вадимович" w:date="2024-01-22T09:07:00Z">
            <w:rPr>
              <w:rFonts w:ascii="Times New Roman" w:eastAsia="Calibri" w:hAnsi="Times New Roman" w:cs="Times New Roman"/>
              <w:sz w:val="24"/>
              <w:szCs w:val="24"/>
            </w:rPr>
          </w:rPrChange>
        </w:rPr>
        <w:t xml:space="preserve">) </w:t>
      </w:r>
      <w:r w:rsidR="004876F8" w:rsidRPr="00BF3619">
        <w:rPr>
          <w:rFonts w:ascii="Times New Roman" w:eastAsia="Calibri" w:hAnsi="Times New Roman" w:cs="Times New Roman"/>
          <w:sz w:val="24"/>
          <w:szCs w:val="24"/>
          <w:highlight w:val="green"/>
          <w:rPrChange w:id="3175" w:author="Соколов Сергей Вадимович" w:date="2024-01-22T09:07:00Z">
            <w:rPr>
              <w:rFonts w:ascii="Times New Roman" w:eastAsia="Calibri" w:hAnsi="Times New Roman" w:cs="Times New Roman"/>
              <w:sz w:val="24"/>
              <w:szCs w:val="24"/>
            </w:rPr>
          </w:rPrChange>
        </w:rPr>
        <w:t>с учетом</w:t>
      </w:r>
      <w:r w:rsidR="004358E8" w:rsidRPr="00BF3619">
        <w:rPr>
          <w:rFonts w:ascii="Times New Roman" w:eastAsia="Calibri" w:hAnsi="Times New Roman" w:cs="Times New Roman"/>
          <w:sz w:val="24"/>
          <w:szCs w:val="24"/>
          <w:highlight w:val="green"/>
          <w:rPrChange w:id="3176" w:author="Соколов Сергей Вадимович" w:date="2024-01-22T09:07:00Z">
            <w:rPr>
              <w:rFonts w:ascii="Times New Roman" w:eastAsia="Calibri" w:hAnsi="Times New Roman" w:cs="Times New Roman"/>
              <w:sz w:val="24"/>
              <w:szCs w:val="24"/>
            </w:rPr>
          </w:rPrChange>
        </w:rPr>
        <w:t xml:space="preserve"> фактически выполненных</w:t>
      </w:r>
      <w:r w:rsidRPr="00BF3619">
        <w:rPr>
          <w:rFonts w:ascii="Times New Roman" w:eastAsia="Calibri" w:hAnsi="Times New Roman" w:cs="Times New Roman"/>
          <w:sz w:val="24"/>
          <w:szCs w:val="24"/>
          <w:highlight w:val="green"/>
          <w:rPrChange w:id="3177" w:author="Соколов Сергей Вадимович" w:date="2024-01-22T09:07:00Z">
            <w:rPr>
              <w:rFonts w:ascii="Times New Roman" w:eastAsia="Calibri" w:hAnsi="Times New Roman" w:cs="Times New Roman"/>
              <w:sz w:val="24"/>
              <w:szCs w:val="24"/>
            </w:rPr>
          </w:rPrChange>
        </w:rPr>
        <w:t xml:space="preserve"> работ</w:t>
      </w:r>
      <w:r w:rsidR="004876F8" w:rsidRPr="00BF3619">
        <w:rPr>
          <w:rFonts w:ascii="Times New Roman" w:eastAsia="Calibri" w:hAnsi="Times New Roman" w:cs="Times New Roman"/>
          <w:sz w:val="24"/>
          <w:szCs w:val="24"/>
          <w:highlight w:val="green"/>
          <w:rPrChange w:id="3178" w:author="Соколов Сергей Вадимович" w:date="2024-01-22T09:07:00Z">
            <w:rPr>
              <w:rFonts w:ascii="Times New Roman" w:eastAsia="Calibri" w:hAnsi="Times New Roman" w:cs="Times New Roman"/>
              <w:sz w:val="24"/>
              <w:szCs w:val="24"/>
            </w:rPr>
          </w:rPrChange>
        </w:rPr>
        <w:t>.</w:t>
      </w:r>
    </w:p>
    <w:p w14:paraId="57024E63" w14:textId="2170A1F5" w:rsidR="004850D2" w:rsidRPr="00BF3619" w:rsidRDefault="004B5EF2" w:rsidP="00AA3FB8">
      <w:pPr>
        <w:pStyle w:val="aff1"/>
        <w:numPr>
          <w:ilvl w:val="2"/>
          <w:numId w:val="15"/>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3179" w:author="Соколов Сергей Вадимович" w:date="2024-01-22T09:07:00Z">
            <w:rPr>
              <w:rFonts w:ascii="Times New Roman" w:eastAsia="Calibri" w:hAnsi="Times New Roman" w:cs="Times New Roman"/>
              <w:sz w:val="24"/>
              <w:szCs w:val="24"/>
            </w:rPr>
          </w:rPrChange>
        </w:rPr>
      </w:pPr>
      <w:bookmarkStart w:id="3180" w:name="_Hlk528157260"/>
      <w:r w:rsidRPr="00BF3619">
        <w:rPr>
          <w:rFonts w:ascii="Times New Roman" w:eastAsia="Calibri" w:hAnsi="Times New Roman" w:cs="Times New Roman"/>
          <w:sz w:val="24"/>
          <w:szCs w:val="24"/>
          <w:highlight w:val="green"/>
          <w:rPrChange w:id="3181" w:author="Соколов Сергей Вадимович" w:date="2024-01-22T09:07:00Z">
            <w:rPr>
              <w:rFonts w:ascii="Times New Roman" w:eastAsia="Calibri" w:hAnsi="Times New Roman" w:cs="Times New Roman"/>
              <w:sz w:val="24"/>
              <w:szCs w:val="24"/>
            </w:rPr>
          </w:rPrChange>
        </w:rPr>
        <w:t>Инженерно-геологические изыскания</w:t>
      </w:r>
      <w:r w:rsidR="00575E44" w:rsidRPr="00BF3619">
        <w:rPr>
          <w:rFonts w:ascii="Times New Roman" w:eastAsia="Calibri" w:hAnsi="Times New Roman" w:cs="Times New Roman"/>
          <w:sz w:val="24"/>
          <w:szCs w:val="24"/>
          <w:highlight w:val="green"/>
          <w:rPrChange w:id="3182" w:author="Соколов Сергей Вадимович" w:date="2024-01-22T09:07:00Z">
            <w:rPr>
              <w:rFonts w:ascii="Times New Roman" w:eastAsia="Calibri" w:hAnsi="Times New Roman" w:cs="Times New Roman"/>
              <w:sz w:val="24"/>
              <w:szCs w:val="24"/>
            </w:rPr>
          </w:rPrChange>
        </w:rPr>
        <w:t xml:space="preserve"> </w:t>
      </w:r>
      <w:bookmarkStart w:id="3183" w:name="_Hlk528231077"/>
      <w:r w:rsidR="00277258" w:rsidRPr="00BF3619">
        <w:rPr>
          <w:rFonts w:ascii="Times New Roman" w:eastAsia="Calibri" w:hAnsi="Times New Roman" w:cs="Times New Roman"/>
          <w:sz w:val="24"/>
          <w:szCs w:val="24"/>
          <w:highlight w:val="green"/>
          <w:rPrChange w:id="3184" w:author="Соколов Сергей Вадимович" w:date="2024-01-22T09:07:00Z">
            <w:rPr>
              <w:rFonts w:ascii="Times New Roman" w:eastAsia="Calibri" w:hAnsi="Times New Roman" w:cs="Times New Roman"/>
              <w:sz w:val="24"/>
              <w:szCs w:val="24"/>
            </w:rPr>
          </w:rPrChange>
        </w:rPr>
        <w:t>для подготовки проектной документации объектов капитального строительства на первом этапе</w:t>
      </w:r>
      <w:r w:rsidRPr="00BF3619">
        <w:rPr>
          <w:rFonts w:ascii="Times New Roman" w:eastAsia="Calibri" w:hAnsi="Times New Roman" w:cs="Times New Roman"/>
          <w:sz w:val="24"/>
          <w:szCs w:val="24"/>
          <w:highlight w:val="green"/>
          <w:rPrChange w:id="3185" w:author="Соколов Сергей Вадимович" w:date="2024-01-22T09:07:00Z">
            <w:rPr>
              <w:rFonts w:ascii="Times New Roman" w:eastAsia="Calibri" w:hAnsi="Times New Roman" w:cs="Times New Roman"/>
              <w:sz w:val="24"/>
              <w:szCs w:val="24"/>
            </w:rPr>
          </w:rPrChange>
        </w:rPr>
        <w:t xml:space="preserve"> в районах развития оползневых процессов выполняются в соответствии с </w:t>
      </w:r>
      <w:r w:rsidR="009C1171" w:rsidRPr="00BF3619">
        <w:rPr>
          <w:rFonts w:ascii="Times New Roman" w:hAnsi="Times New Roman" w:cs="Times New Roman"/>
          <w:sz w:val="24"/>
          <w:szCs w:val="24"/>
          <w:highlight w:val="green"/>
          <w:rPrChange w:id="3186" w:author="Соколов Сергей Вадимович" w:date="2024-01-22T09:07:00Z">
            <w:rPr>
              <w:rFonts w:ascii="Times New Roman" w:hAnsi="Times New Roman" w:cs="Times New Roman"/>
              <w:sz w:val="24"/>
              <w:szCs w:val="24"/>
            </w:rPr>
          </w:rPrChange>
        </w:rPr>
        <w:t>СП</w:t>
      </w:r>
      <w:r w:rsidR="002852D7" w:rsidRPr="00BF3619">
        <w:rPr>
          <w:rFonts w:ascii="Times New Roman" w:hAnsi="Times New Roman" w:cs="Times New Roman"/>
          <w:sz w:val="24"/>
          <w:szCs w:val="24"/>
          <w:highlight w:val="green"/>
          <w:rPrChange w:id="3187" w:author="Соколов Сергей Вадимович" w:date="2024-01-22T09:07:00Z">
            <w:rPr>
              <w:rFonts w:ascii="Times New Roman" w:hAnsi="Times New Roman" w:cs="Times New Roman"/>
              <w:sz w:val="24"/>
              <w:szCs w:val="24"/>
            </w:rPr>
          </w:rPrChange>
        </w:rPr>
        <w:t xml:space="preserve"> 47.13330.2016 (пункт 6.3.1) </w:t>
      </w:r>
      <w:r w:rsidR="004876F8" w:rsidRPr="00BF3619">
        <w:rPr>
          <w:rFonts w:ascii="Times New Roman" w:hAnsi="Times New Roman" w:cs="Times New Roman"/>
          <w:sz w:val="24"/>
          <w:szCs w:val="24"/>
          <w:highlight w:val="green"/>
          <w:rPrChange w:id="3188" w:author="Соколов Сергей Вадимович" w:date="2024-01-22T09:07:00Z">
            <w:rPr>
              <w:rFonts w:ascii="Times New Roman" w:hAnsi="Times New Roman" w:cs="Times New Roman"/>
              <w:sz w:val="24"/>
              <w:szCs w:val="24"/>
            </w:rPr>
          </w:rPrChange>
        </w:rPr>
        <w:t>и настоящ</w:t>
      </w:r>
      <w:r w:rsidR="009C1171" w:rsidRPr="00BF3619">
        <w:rPr>
          <w:rFonts w:ascii="Times New Roman" w:hAnsi="Times New Roman" w:cs="Times New Roman"/>
          <w:sz w:val="24"/>
          <w:szCs w:val="24"/>
          <w:highlight w:val="green"/>
          <w:rPrChange w:id="3189" w:author="Соколов Сергей Вадимович" w:date="2024-01-22T09:07:00Z">
            <w:rPr>
              <w:rFonts w:ascii="Times New Roman" w:hAnsi="Times New Roman" w:cs="Times New Roman"/>
              <w:sz w:val="24"/>
              <w:szCs w:val="24"/>
            </w:rPr>
          </w:rPrChange>
        </w:rPr>
        <w:t>им</w:t>
      </w:r>
      <w:r w:rsidR="004876F8" w:rsidRPr="00BF3619">
        <w:rPr>
          <w:rFonts w:ascii="Times New Roman" w:hAnsi="Times New Roman" w:cs="Times New Roman"/>
          <w:sz w:val="24"/>
          <w:szCs w:val="24"/>
          <w:highlight w:val="green"/>
          <w:rPrChange w:id="3190" w:author="Соколов Сергей Вадимович" w:date="2024-01-22T09:07:00Z">
            <w:rPr>
              <w:rFonts w:ascii="Times New Roman" w:hAnsi="Times New Roman" w:cs="Times New Roman"/>
              <w:sz w:val="24"/>
              <w:szCs w:val="24"/>
            </w:rPr>
          </w:rPrChange>
        </w:rPr>
        <w:t xml:space="preserve"> свод</w:t>
      </w:r>
      <w:r w:rsidR="009C1171" w:rsidRPr="00BF3619">
        <w:rPr>
          <w:rFonts w:ascii="Times New Roman" w:hAnsi="Times New Roman" w:cs="Times New Roman"/>
          <w:sz w:val="24"/>
          <w:szCs w:val="24"/>
          <w:highlight w:val="green"/>
          <w:rPrChange w:id="3191" w:author="Соколов Сергей Вадимович" w:date="2024-01-22T09:07:00Z">
            <w:rPr>
              <w:rFonts w:ascii="Times New Roman" w:hAnsi="Times New Roman" w:cs="Times New Roman"/>
              <w:sz w:val="24"/>
              <w:szCs w:val="24"/>
            </w:rPr>
          </w:rPrChange>
        </w:rPr>
        <w:t>ом</w:t>
      </w:r>
      <w:r w:rsidR="004876F8" w:rsidRPr="00BF3619">
        <w:rPr>
          <w:rFonts w:ascii="Times New Roman" w:hAnsi="Times New Roman" w:cs="Times New Roman"/>
          <w:sz w:val="24"/>
          <w:szCs w:val="24"/>
          <w:highlight w:val="green"/>
          <w:rPrChange w:id="3192" w:author="Соколов Сергей Вадимович" w:date="2024-01-22T09:07:00Z">
            <w:rPr>
              <w:rFonts w:ascii="Times New Roman" w:hAnsi="Times New Roman" w:cs="Times New Roman"/>
              <w:sz w:val="24"/>
              <w:szCs w:val="24"/>
            </w:rPr>
          </w:rPrChange>
        </w:rPr>
        <w:t xml:space="preserve"> правил</w:t>
      </w:r>
      <w:r w:rsidRPr="00BF3619">
        <w:rPr>
          <w:rFonts w:ascii="Times New Roman" w:eastAsia="Calibri" w:hAnsi="Times New Roman" w:cs="Times New Roman"/>
          <w:sz w:val="24"/>
          <w:szCs w:val="24"/>
          <w:highlight w:val="green"/>
          <w:rPrChange w:id="3193" w:author="Соколов Сергей Вадимович" w:date="2024-01-22T09:07:00Z">
            <w:rPr>
              <w:rFonts w:ascii="Times New Roman" w:eastAsia="Calibri" w:hAnsi="Times New Roman" w:cs="Times New Roman"/>
              <w:sz w:val="24"/>
              <w:szCs w:val="24"/>
            </w:rPr>
          </w:rPrChange>
        </w:rPr>
        <w:t>.</w:t>
      </w:r>
      <w:bookmarkEnd w:id="3183"/>
    </w:p>
    <w:bookmarkEnd w:id="3180"/>
    <w:p w14:paraId="0E861E62" w14:textId="7E9452B2" w:rsidR="004B5EF2" w:rsidRPr="002150CE" w:rsidRDefault="004850D2"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И</w:t>
      </w:r>
      <w:r w:rsidR="004B5EF2" w:rsidRPr="002150CE">
        <w:rPr>
          <w:rFonts w:ascii="Times New Roman" w:eastAsia="Calibri" w:hAnsi="Times New Roman" w:cs="Times New Roman"/>
          <w:sz w:val="24"/>
          <w:szCs w:val="24"/>
        </w:rPr>
        <w:t xml:space="preserve">нженерно-геологические изыскания </w:t>
      </w:r>
      <w:r w:rsidR="00C31D0E" w:rsidRPr="002150CE">
        <w:rPr>
          <w:rFonts w:ascii="Times New Roman" w:eastAsia="Calibri" w:hAnsi="Times New Roman" w:cs="Times New Roman"/>
          <w:sz w:val="24"/>
          <w:szCs w:val="24"/>
        </w:rPr>
        <w:t>в районах развития оползне</w:t>
      </w:r>
      <w:r w:rsidR="00096136" w:rsidRPr="002150CE">
        <w:rPr>
          <w:rFonts w:ascii="Times New Roman" w:eastAsia="Calibri" w:hAnsi="Times New Roman" w:cs="Times New Roman"/>
          <w:sz w:val="24"/>
          <w:szCs w:val="24"/>
        </w:rPr>
        <w:t>вых процессов</w:t>
      </w:r>
      <w:r w:rsidR="00575E44" w:rsidRPr="002150CE">
        <w:rPr>
          <w:rFonts w:ascii="Times New Roman" w:eastAsia="Calibri" w:hAnsi="Times New Roman" w:cs="Times New Roman"/>
          <w:sz w:val="24"/>
          <w:szCs w:val="24"/>
        </w:rPr>
        <w:t xml:space="preserve"> </w:t>
      </w:r>
      <w:r w:rsidR="004B5EF2" w:rsidRPr="002150CE">
        <w:rPr>
          <w:rFonts w:ascii="Times New Roman" w:eastAsia="Calibri" w:hAnsi="Times New Roman" w:cs="Times New Roman"/>
          <w:sz w:val="24"/>
          <w:szCs w:val="24"/>
        </w:rPr>
        <w:t>проводятся с целью комплексного изучения инженерно-геологических условий выбранной площадки (трассы)</w:t>
      </w:r>
      <w:r w:rsidR="00096136" w:rsidRPr="002150CE">
        <w:rPr>
          <w:rFonts w:ascii="Times New Roman" w:eastAsia="Calibri" w:hAnsi="Times New Roman" w:cs="Times New Roman"/>
          <w:sz w:val="24"/>
          <w:szCs w:val="24"/>
        </w:rPr>
        <w:t>,</w:t>
      </w:r>
      <w:r w:rsidR="00C31D0E" w:rsidRPr="002150CE">
        <w:rPr>
          <w:rFonts w:ascii="Times New Roman" w:eastAsia="Calibri" w:hAnsi="Times New Roman" w:cs="Times New Roman"/>
          <w:sz w:val="24"/>
          <w:szCs w:val="24"/>
        </w:rPr>
        <w:t xml:space="preserve"> получения необходимых и достаточных материалов для оценки степени оползневой опасности на выбранной площадке (трассе)</w:t>
      </w:r>
      <w:r w:rsidR="00096136" w:rsidRPr="002150CE">
        <w:rPr>
          <w:rFonts w:ascii="Times New Roman" w:eastAsia="Calibri" w:hAnsi="Times New Roman" w:cs="Times New Roman"/>
          <w:sz w:val="24"/>
          <w:szCs w:val="24"/>
        </w:rPr>
        <w:t>, оценки устойчивости оползневых склонов,</w:t>
      </w:r>
      <w:r w:rsidR="00C31D0E" w:rsidRPr="002150CE">
        <w:rPr>
          <w:rFonts w:ascii="Times New Roman" w:eastAsia="Calibri" w:hAnsi="Times New Roman" w:cs="Times New Roman"/>
          <w:sz w:val="24"/>
          <w:szCs w:val="24"/>
        </w:rPr>
        <w:t xml:space="preserve"> прогноза развития оползневых процессов, </w:t>
      </w:r>
      <w:r w:rsidR="00096136" w:rsidRPr="002150CE">
        <w:rPr>
          <w:rFonts w:ascii="Times New Roman" w:eastAsia="Calibri" w:hAnsi="Times New Roman" w:cs="Times New Roman"/>
          <w:sz w:val="24"/>
          <w:szCs w:val="24"/>
        </w:rPr>
        <w:t>рекомендаций для принятия проектных решений по</w:t>
      </w:r>
      <w:r w:rsidR="00C31D0E" w:rsidRPr="002150CE">
        <w:rPr>
          <w:rFonts w:ascii="Times New Roman" w:eastAsia="Calibri" w:hAnsi="Times New Roman" w:cs="Times New Roman"/>
          <w:sz w:val="24"/>
          <w:szCs w:val="24"/>
        </w:rPr>
        <w:t xml:space="preserve"> противооползневы</w:t>
      </w:r>
      <w:r w:rsidR="00096136" w:rsidRPr="002150CE">
        <w:rPr>
          <w:rFonts w:ascii="Times New Roman" w:eastAsia="Calibri" w:hAnsi="Times New Roman" w:cs="Times New Roman"/>
          <w:sz w:val="24"/>
          <w:szCs w:val="24"/>
        </w:rPr>
        <w:t>м</w:t>
      </w:r>
      <w:r w:rsidR="00C31D0E" w:rsidRPr="002150CE">
        <w:rPr>
          <w:rFonts w:ascii="Times New Roman" w:eastAsia="Calibri" w:hAnsi="Times New Roman" w:cs="Times New Roman"/>
          <w:sz w:val="24"/>
          <w:szCs w:val="24"/>
        </w:rPr>
        <w:t xml:space="preserve"> сооружени</w:t>
      </w:r>
      <w:r w:rsidR="00096136" w:rsidRPr="002150CE">
        <w:rPr>
          <w:rFonts w:ascii="Times New Roman" w:eastAsia="Calibri" w:hAnsi="Times New Roman" w:cs="Times New Roman"/>
          <w:sz w:val="24"/>
          <w:szCs w:val="24"/>
        </w:rPr>
        <w:t>ям</w:t>
      </w:r>
      <w:r w:rsidR="00C31D0E" w:rsidRPr="002150CE">
        <w:rPr>
          <w:rFonts w:ascii="Times New Roman" w:eastAsia="Calibri" w:hAnsi="Times New Roman" w:cs="Times New Roman"/>
          <w:sz w:val="24"/>
          <w:szCs w:val="24"/>
        </w:rPr>
        <w:t xml:space="preserve"> и мероприяти</w:t>
      </w:r>
      <w:r w:rsidR="00096136" w:rsidRPr="002150CE">
        <w:rPr>
          <w:rFonts w:ascii="Times New Roman" w:eastAsia="Calibri" w:hAnsi="Times New Roman" w:cs="Times New Roman"/>
          <w:sz w:val="24"/>
          <w:szCs w:val="24"/>
        </w:rPr>
        <w:t>ям</w:t>
      </w:r>
      <w:r w:rsidR="000D084F" w:rsidRPr="002150CE">
        <w:rPr>
          <w:rFonts w:ascii="Times New Roman" w:eastAsia="Calibri" w:hAnsi="Times New Roman" w:cs="Times New Roman"/>
          <w:sz w:val="24"/>
          <w:szCs w:val="24"/>
        </w:rPr>
        <w:t xml:space="preserve"> </w:t>
      </w:r>
      <w:r w:rsidR="000F7C4D" w:rsidRPr="002150CE">
        <w:rPr>
          <w:rFonts w:ascii="Times New Roman" w:eastAsia="Calibri" w:hAnsi="Times New Roman" w:cs="Times New Roman"/>
          <w:sz w:val="24"/>
          <w:szCs w:val="24"/>
        </w:rPr>
        <w:t xml:space="preserve">инженерной </w:t>
      </w:r>
      <w:r w:rsidR="000D084F" w:rsidRPr="002150CE">
        <w:rPr>
          <w:rFonts w:ascii="Times New Roman" w:eastAsia="Calibri" w:hAnsi="Times New Roman" w:cs="Times New Roman"/>
          <w:sz w:val="24"/>
          <w:szCs w:val="24"/>
        </w:rPr>
        <w:t>защиты</w:t>
      </w:r>
      <w:r w:rsidR="00C31D0E" w:rsidRPr="002150CE">
        <w:rPr>
          <w:rFonts w:ascii="Times New Roman" w:eastAsia="Calibri" w:hAnsi="Times New Roman" w:cs="Times New Roman"/>
          <w:sz w:val="24"/>
          <w:szCs w:val="24"/>
        </w:rPr>
        <w:t>.</w:t>
      </w:r>
    </w:p>
    <w:p w14:paraId="4A485717" w14:textId="77777777" w:rsidR="00200D05" w:rsidRPr="00BF3619" w:rsidRDefault="000961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194" w:author="Соколов Сергей Вадимович" w:date="2024-01-22T09:10:00Z">
            <w:rPr>
              <w:rFonts w:ascii="Times New Roman" w:eastAsia="Calibri" w:hAnsi="Times New Roman" w:cs="Times New Roman"/>
              <w:sz w:val="24"/>
              <w:szCs w:val="24"/>
            </w:rPr>
          </w:rPrChange>
        </w:rPr>
      </w:pPr>
      <w:r w:rsidRPr="00BF3619">
        <w:rPr>
          <w:rFonts w:ascii="Times New Roman" w:eastAsia="Calibri" w:hAnsi="Times New Roman" w:cs="Times New Roman"/>
          <w:sz w:val="24"/>
          <w:szCs w:val="24"/>
          <w:highlight w:val="green"/>
          <w:rPrChange w:id="3195" w:author="Соколов Сергей Вадимович" w:date="2024-01-22T09:10:00Z">
            <w:rPr>
              <w:rFonts w:ascii="Times New Roman" w:eastAsia="Calibri" w:hAnsi="Times New Roman" w:cs="Times New Roman"/>
              <w:sz w:val="24"/>
              <w:szCs w:val="24"/>
            </w:rPr>
          </w:rPrChange>
        </w:rPr>
        <w:t xml:space="preserve">В составе инженерно-геологических изысканий в районах развития оползневых процессов на первом этапе для подготовки проектной документации объектов капитального строительства выполняют виды работ в соответствии с </w:t>
      </w:r>
      <w:r w:rsidR="007A040E" w:rsidRPr="00BF3619">
        <w:rPr>
          <w:rFonts w:ascii="Times New Roman" w:eastAsia="Calibri" w:hAnsi="Times New Roman" w:cs="Times New Roman"/>
          <w:sz w:val="24"/>
          <w:szCs w:val="24"/>
          <w:highlight w:val="green"/>
          <w:rPrChange w:id="3196" w:author="Соколов Сергей Вадимович" w:date="2024-01-22T09:10:00Z">
            <w:rPr>
              <w:rFonts w:ascii="Times New Roman" w:eastAsia="Calibri" w:hAnsi="Times New Roman" w:cs="Times New Roman"/>
              <w:sz w:val="24"/>
              <w:szCs w:val="24"/>
            </w:rPr>
          </w:rPrChange>
        </w:rPr>
        <w:t>4.9.3.</w:t>
      </w:r>
    </w:p>
    <w:p w14:paraId="5441DDC1" w14:textId="154ECB9E" w:rsidR="005A2D25" w:rsidRPr="00BF3619" w:rsidRDefault="00982258"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197" w:author="Соколов Сергей Вадимович" w:date="2024-01-22T09:10:00Z">
            <w:rPr>
              <w:rFonts w:ascii="Times New Roman" w:eastAsia="Calibri" w:hAnsi="Times New Roman" w:cs="Times New Roman"/>
              <w:sz w:val="24"/>
              <w:szCs w:val="24"/>
            </w:rPr>
          </w:rPrChange>
        </w:rPr>
      </w:pPr>
      <w:r w:rsidRPr="00BF3619">
        <w:rPr>
          <w:rFonts w:ascii="Times New Roman" w:eastAsia="Calibri" w:hAnsi="Times New Roman" w:cs="Times New Roman"/>
          <w:sz w:val="24"/>
          <w:szCs w:val="24"/>
          <w:highlight w:val="green"/>
          <w:rPrChange w:id="3198" w:author="Соколов Сергей Вадимович" w:date="2024-01-22T09:10:00Z">
            <w:rPr>
              <w:rFonts w:ascii="Times New Roman" w:eastAsia="Calibri" w:hAnsi="Times New Roman" w:cs="Times New Roman"/>
              <w:sz w:val="24"/>
              <w:szCs w:val="24"/>
            </w:rPr>
          </w:rPrChange>
        </w:rPr>
        <w:t>Инженерно-геологическую съемку следует выполнять</w:t>
      </w:r>
      <w:r w:rsidR="006A3985" w:rsidRPr="00BF3619">
        <w:rPr>
          <w:rFonts w:ascii="Times New Roman" w:eastAsia="Calibri" w:hAnsi="Times New Roman" w:cs="Times New Roman"/>
          <w:sz w:val="24"/>
          <w:szCs w:val="24"/>
          <w:highlight w:val="green"/>
          <w:rPrChange w:id="3199" w:author="Соколов Сергей Вадимович" w:date="2024-01-22T09:10:00Z">
            <w:rPr>
              <w:rFonts w:ascii="Times New Roman" w:eastAsia="Calibri" w:hAnsi="Times New Roman" w:cs="Times New Roman"/>
              <w:sz w:val="24"/>
              <w:szCs w:val="24"/>
            </w:rPr>
          </w:rPrChange>
        </w:rPr>
        <w:t xml:space="preserve"> в масштабах 1:1 000</w:t>
      </w:r>
      <w:r w:rsidR="00F95D61" w:rsidRPr="00BF3619">
        <w:rPr>
          <w:rFonts w:ascii="Times New Roman" w:hAnsi="Times New Roman" w:cs="Times New Roman"/>
          <w:sz w:val="24"/>
          <w:szCs w:val="24"/>
          <w:highlight w:val="green"/>
          <w:rPrChange w:id="3200" w:author="Соколов Сергей Вадимович" w:date="2024-01-22T09:10:00Z">
            <w:rPr>
              <w:rFonts w:ascii="Times New Roman" w:hAnsi="Times New Roman" w:cs="Times New Roman"/>
              <w:sz w:val="24"/>
              <w:szCs w:val="24"/>
            </w:rPr>
          </w:rPrChange>
        </w:rPr>
        <w:t>–</w:t>
      </w:r>
      <w:r w:rsidR="006A3985" w:rsidRPr="00BF3619">
        <w:rPr>
          <w:rFonts w:ascii="Times New Roman" w:eastAsia="Calibri" w:hAnsi="Times New Roman" w:cs="Times New Roman"/>
          <w:sz w:val="24"/>
          <w:szCs w:val="24"/>
          <w:highlight w:val="green"/>
          <w:rPrChange w:id="3201" w:author="Соколов Сергей Вадимович" w:date="2024-01-22T09:10:00Z">
            <w:rPr>
              <w:rFonts w:ascii="Times New Roman" w:eastAsia="Calibri" w:hAnsi="Times New Roman" w:cs="Times New Roman"/>
              <w:sz w:val="24"/>
              <w:szCs w:val="24"/>
            </w:rPr>
          </w:rPrChange>
        </w:rPr>
        <w:t>1:500</w:t>
      </w:r>
      <w:r w:rsidRPr="00BF3619">
        <w:rPr>
          <w:rFonts w:ascii="Times New Roman" w:eastAsia="Calibri" w:hAnsi="Times New Roman" w:cs="Times New Roman"/>
          <w:sz w:val="24"/>
          <w:szCs w:val="24"/>
          <w:highlight w:val="green"/>
          <w:rPrChange w:id="3202" w:author="Соколов Сергей Вадимович" w:date="2024-01-22T09:10:00Z">
            <w:rPr>
              <w:rFonts w:ascii="Times New Roman" w:eastAsia="Calibri" w:hAnsi="Times New Roman" w:cs="Times New Roman"/>
              <w:sz w:val="24"/>
              <w:szCs w:val="24"/>
            </w:rPr>
          </w:rPrChange>
        </w:rPr>
        <w:t xml:space="preserve"> на территории, </w:t>
      </w:r>
      <w:r w:rsidR="00043A36" w:rsidRPr="00BF3619">
        <w:rPr>
          <w:rFonts w:ascii="Times New Roman" w:eastAsia="Calibri" w:hAnsi="Times New Roman" w:cs="Times New Roman"/>
          <w:sz w:val="24"/>
          <w:szCs w:val="24"/>
          <w:highlight w:val="green"/>
          <w:rPrChange w:id="3203" w:author="Соколов Сергей Вадимович" w:date="2024-01-22T09:10:00Z">
            <w:rPr>
              <w:rFonts w:ascii="Times New Roman" w:eastAsia="Calibri" w:hAnsi="Times New Roman" w:cs="Times New Roman"/>
              <w:sz w:val="24"/>
              <w:szCs w:val="24"/>
            </w:rPr>
          </w:rPrChange>
        </w:rPr>
        <w:t>где развитие оползневых</w:t>
      </w:r>
      <w:r w:rsidRPr="00BF3619">
        <w:rPr>
          <w:rFonts w:ascii="Times New Roman" w:eastAsia="Calibri" w:hAnsi="Times New Roman" w:cs="Times New Roman"/>
          <w:sz w:val="24"/>
          <w:szCs w:val="24"/>
          <w:highlight w:val="green"/>
          <w:rPrChange w:id="3204" w:author="Соколов Сергей Вадимович" w:date="2024-01-22T09:10:00Z">
            <w:rPr>
              <w:rFonts w:ascii="Times New Roman" w:eastAsia="Calibri" w:hAnsi="Times New Roman" w:cs="Times New Roman"/>
              <w:sz w:val="24"/>
              <w:szCs w:val="24"/>
            </w:rPr>
          </w:rPrChange>
        </w:rPr>
        <w:t xml:space="preserve"> процессов может создать опасно</w:t>
      </w:r>
      <w:r w:rsidR="008325B0" w:rsidRPr="00BF3619">
        <w:rPr>
          <w:rFonts w:ascii="Times New Roman" w:eastAsia="Calibri" w:hAnsi="Times New Roman" w:cs="Times New Roman"/>
          <w:sz w:val="24"/>
          <w:szCs w:val="24"/>
          <w:highlight w:val="green"/>
          <w:rPrChange w:id="3205" w:author="Соколов Сергей Вадимович" w:date="2024-01-22T09:10:00Z">
            <w:rPr>
              <w:rFonts w:ascii="Times New Roman" w:eastAsia="Calibri" w:hAnsi="Times New Roman" w:cs="Times New Roman"/>
              <w:sz w:val="24"/>
              <w:szCs w:val="24"/>
            </w:rPr>
          </w:rPrChange>
        </w:rPr>
        <w:t xml:space="preserve">сть для проектируемых объектов. </w:t>
      </w:r>
      <w:r w:rsidRPr="00BF3619">
        <w:rPr>
          <w:rFonts w:ascii="Times New Roman" w:eastAsia="Calibri" w:hAnsi="Times New Roman" w:cs="Times New Roman"/>
          <w:sz w:val="24"/>
          <w:szCs w:val="24"/>
          <w:highlight w:val="green"/>
          <w:rPrChange w:id="3206" w:author="Соколов Сергей Вадимович" w:date="2024-01-22T09:10:00Z">
            <w:rPr>
              <w:rFonts w:ascii="Times New Roman" w:eastAsia="Calibri" w:hAnsi="Times New Roman" w:cs="Times New Roman"/>
              <w:sz w:val="24"/>
              <w:szCs w:val="24"/>
            </w:rPr>
          </w:rPrChange>
        </w:rPr>
        <w:t xml:space="preserve">Территория инженерно-геологической съемки </w:t>
      </w:r>
      <w:r w:rsidR="001A0684" w:rsidRPr="00BF3619">
        <w:rPr>
          <w:rFonts w:ascii="Times New Roman" w:eastAsia="Calibri" w:hAnsi="Times New Roman" w:cs="Times New Roman"/>
          <w:sz w:val="24"/>
          <w:szCs w:val="24"/>
          <w:highlight w:val="green"/>
          <w:rPrChange w:id="3207" w:author="Соколов Сергей Вадимович" w:date="2024-01-22T09:10:00Z">
            <w:rPr>
              <w:rFonts w:ascii="Times New Roman" w:eastAsia="Calibri" w:hAnsi="Times New Roman" w:cs="Times New Roman"/>
              <w:sz w:val="24"/>
              <w:szCs w:val="24"/>
            </w:rPr>
          </w:rPrChange>
        </w:rPr>
        <w:t xml:space="preserve">и глубина исследуемой грунтовой толщи, </w:t>
      </w:r>
      <w:r w:rsidRPr="00BF3619">
        <w:rPr>
          <w:rFonts w:ascii="Times New Roman" w:eastAsia="Calibri" w:hAnsi="Times New Roman" w:cs="Times New Roman"/>
          <w:sz w:val="24"/>
          <w:szCs w:val="24"/>
          <w:highlight w:val="green"/>
          <w:rPrChange w:id="3208" w:author="Соколов Сергей Вадимович" w:date="2024-01-22T09:10:00Z">
            <w:rPr>
              <w:rFonts w:ascii="Times New Roman" w:eastAsia="Calibri" w:hAnsi="Times New Roman" w:cs="Times New Roman"/>
              <w:sz w:val="24"/>
              <w:szCs w:val="24"/>
            </w:rPr>
          </w:rPrChange>
        </w:rPr>
        <w:t>мо</w:t>
      </w:r>
      <w:r w:rsidR="00732EF8" w:rsidRPr="00BF3619">
        <w:rPr>
          <w:rFonts w:ascii="Times New Roman" w:eastAsia="Calibri" w:hAnsi="Times New Roman" w:cs="Times New Roman"/>
          <w:sz w:val="24"/>
          <w:szCs w:val="24"/>
          <w:highlight w:val="green"/>
          <w:rPrChange w:id="3209" w:author="Соколов Сергей Вадимович" w:date="2024-01-22T09:10:00Z">
            <w:rPr>
              <w:rFonts w:ascii="Times New Roman" w:eastAsia="Calibri" w:hAnsi="Times New Roman" w:cs="Times New Roman"/>
              <w:sz w:val="24"/>
              <w:szCs w:val="24"/>
            </w:rPr>
          </w:rPrChange>
        </w:rPr>
        <w:t>гут</w:t>
      </w:r>
      <w:r w:rsidRPr="00BF3619">
        <w:rPr>
          <w:rFonts w:ascii="Times New Roman" w:eastAsia="Calibri" w:hAnsi="Times New Roman" w:cs="Times New Roman"/>
          <w:sz w:val="24"/>
          <w:szCs w:val="24"/>
          <w:highlight w:val="green"/>
          <w:rPrChange w:id="3210" w:author="Соколов Сергей Вадимович" w:date="2024-01-22T09:10:00Z">
            <w:rPr>
              <w:rFonts w:ascii="Times New Roman" w:eastAsia="Calibri" w:hAnsi="Times New Roman" w:cs="Times New Roman"/>
              <w:sz w:val="24"/>
              <w:szCs w:val="24"/>
            </w:rPr>
          </w:rPrChange>
        </w:rPr>
        <w:t xml:space="preserve"> быть увеличен</w:t>
      </w:r>
      <w:r w:rsidR="00732EF8" w:rsidRPr="00BF3619">
        <w:rPr>
          <w:rFonts w:ascii="Times New Roman" w:eastAsia="Calibri" w:hAnsi="Times New Roman" w:cs="Times New Roman"/>
          <w:sz w:val="24"/>
          <w:szCs w:val="24"/>
          <w:highlight w:val="green"/>
          <w:rPrChange w:id="3211" w:author="Соколов Сергей Вадимович" w:date="2024-01-22T09:10:00Z">
            <w:rPr>
              <w:rFonts w:ascii="Times New Roman" w:eastAsia="Calibri" w:hAnsi="Times New Roman" w:cs="Times New Roman"/>
              <w:sz w:val="24"/>
              <w:szCs w:val="24"/>
            </w:rPr>
          </w:rPrChange>
        </w:rPr>
        <w:t>ы</w:t>
      </w:r>
      <w:r w:rsidRPr="00BF3619">
        <w:rPr>
          <w:rFonts w:ascii="Times New Roman" w:eastAsia="Calibri" w:hAnsi="Times New Roman" w:cs="Times New Roman"/>
          <w:sz w:val="24"/>
          <w:szCs w:val="24"/>
          <w:highlight w:val="green"/>
          <w:rPrChange w:id="3212" w:author="Соколов Сергей Вадимович" w:date="2024-01-22T09:10:00Z">
            <w:rPr>
              <w:rFonts w:ascii="Times New Roman" w:eastAsia="Calibri" w:hAnsi="Times New Roman" w:cs="Times New Roman"/>
              <w:sz w:val="24"/>
              <w:szCs w:val="24"/>
            </w:rPr>
          </w:rPrChange>
        </w:rPr>
        <w:t xml:space="preserve"> (при дополни</w:t>
      </w:r>
      <w:r w:rsidR="00043A36" w:rsidRPr="00BF3619">
        <w:rPr>
          <w:rFonts w:ascii="Times New Roman" w:eastAsia="Calibri" w:hAnsi="Times New Roman" w:cs="Times New Roman"/>
          <w:sz w:val="24"/>
          <w:szCs w:val="24"/>
          <w:highlight w:val="green"/>
          <w:rPrChange w:id="3213" w:author="Соколов Сергей Вадимович" w:date="2024-01-22T09:10:00Z">
            <w:rPr>
              <w:rFonts w:ascii="Times New Roman" w:eastAsia="Calibri" w:hAnsi="Times New Roman" w:cs="Times New Roman"/>
              <w:sz w:val="24"/>
              <w:szCs w:val="24"/>
            </w:rPr>
          </w:rPrChange>
        </w:rPr>
        <w:t>тельном обосновании в программе</w:t>
      </w:r>
      <w:r w:rsidRPr="00BF3619">
        <w:rPr>
          <w:rFonts w:ascii="Times New Roman" w:eastAsia="Calibri" w:hAnsi="Times New Roman" w:cs="Times New Roman"/>
          <w:sz w:val="24"/>
          <w:szCs w:val="24"/>
          <w:highlight w:val="green"/>
          <w:rPrChange w:id="3214" w:author="Соколов Сергей Вадимович" w:date="2024-01-22T09:10:00Z">
            <w:rPr>
              <w:rFonts w:ascii="Times New Roman" w:eastAsia="Calibri" w:hAnsi="Times New Roman" w:cs="Times New Roman"/>
              <w:sz w:val="24"/>
              <w:szCs w:val="24"/>
            </w:rPr>
          </w:rPrChange>
        </w:rPr>
        <w:t xml:space="preserve">) за счет участков прилегающей территории </w:t>
      </w:r>
      <w:r w:rsidR="006A3985" w:rsidRPr="00BF3619">
        <w:rPr>
          <w:rFonts w:ascii="Times New Roman" w:eastAsia="Calibri" w:hAnsi="Times New Roman" w:cs="Times New Roman"/>
          <w:sz w:val="24"/>
          <w:szCs w:val="24"/>
          <w:highlight w:val="green"/>
          <w:rPrChange w:id="3215" w:author="Соколов Сергей Вадимович" w:date="2024-01-22T09:10:00Z">
            <w:rPr>
              <w:rFonts w:ascii="Times New Roman" w:eastAsia="Calibri" w:hAnsi="Times New Roman" w:cs="Times New Roman"/>
              <w:sz w:val="24"/>
              <w:szCs w:val="24"/>
            </w:rPr>
          </w:rPrChange>
        </w:rPr>
        <w:t>с</w:t>
      </w:r>
      <w:r w:rsidRPr="00BF3619">
        <w:rPr>
          <w:rFonts w:ascii="Times New Roman" w:eastAsia="Calibri" w:hAnsi="Times New Roman" w:cs="Times New Roman"/>
          <w:sz w:val="24"/>
          <w:szCs w:val="24"/>
          <w:highlight w:val="green"/>
          <w:rPrChange w:id="3216" w:author="Соколов Сергей Вадимович" w:date="2024-01-22T09:10:00Z">
            <w:rPr>
              <w:rFonts w:ascii="Times New Roman" w:eastAsia="Calibri" w:hAnsi="Times New Roman" w:cs="Times New Roman"/>
              <w:sz w:val="24"/>
              <w:szCs w:val="24"/>
            </w:rPr>
          </w:rPrChange>
        </w:rPr>
        <w:t xml:space="preserve"> проявлени</w:t>
      </w:r>
      <w:r w:rsidR="006A3985" w:rsidRPr="00BF3619">
        <w:rPr>
          <w:rFonts w:ascii="Times New Roman" w:eastAsia="Calibri" w:hAnsi="Times New Roman" w:cs="Times New Roman"/>
          <w:sz w:val="24"/>
          <w:szCs w:val="24"/>
          <w:highlight w:val="green"/>
          <w:rPrChange w:id="3217" w:author="Соколов Сергей Вадимович" w:date="2024-01-22T09:10:00Z">
            <w:rPr>
              <w:rFonts w:ascii="Times New Roman" w:eastAsia="Calibri" w:hAnsi="Times New Roman" w:cs="Times New Roman"/>
              <w:sz w:val="24"/>
              <w:szCs w:val="24"/>
            </w:rPr>
          </w:rPrChange>
        </w:rPr>
        <w:t>ем оползневых процессов, которые могут оказать влияние на проектируемые здания и сооружения.</w:t>
      </w:r>
    </w:p>
    <w:p w14:paraId="7DE50B21" w14:textId="00335820" w:rsidR="0057002E" w:rsidRPr="00BF3619" w:rsidRDefault="002852D7"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218" w:author="Соколов Сергей Вадимович" w:date="2024-01-22T09:11:00Z">
            <w:rPr>
              <w:rFonts w:ascii="Times New Roman" w:eastAsia="Calibri" w:hAnsi="Times New Roman" w:cs="Times New Roman"/>
              <w:sz w:val="24"/>
              <w:szCs w:val="24"/>
            </w:rPr>
          </w:rPrChange>
        </w:rPr>
      </w:pPr>
      <w:r w:rsidRPr="00BF3619">
        <w:rPr>
          <w:rFonts w:ascii="Times New Roman" w:eastAsia="Calibri" w:hAnsi="Times New Roman" w:cs="Times New Roman"/>
          <w:sz w:val="24"/>
          <w:szCs w:val="24"/>
          <w:highlight w:val="green"/>
          <w:rPrChange w:id="3219" w:author="Соколов Сергей Вадимович" w:date="2024-01-22T09:11:00Z">
            <w:rPr>
              <w:rFonts w:ascii="Times New Roman" w:eastAsia="Calibri" w:hAnsi="Times New Roman" w:cs="Times New Roman"/>
              <w:sz w:val="24"/>
              <w:szCs w:val="24"/>
            </w:rPr>
          </w:rPrChange>
        </w:rPr>
        <w:t>Число точек наблюдений, в том числе инженерно-геологических выработок на 1 км</w:t>
      </w:r>
      <w:r w:rsidRPr="00BF3619">
        <w:rPr>
          <w:rFonts w:ascii="Times New Roman" w:eastAsia="Calibri" w:hAnsi="Times New Roman" w:cs="Times New Roman"/>
          <w:sz w:val="24"/>
          <w:szCs w:val="24"/>
          <w:highlight w:val="green"/>
          <w:vertAlign w:val="superscript"/>
          <w:rPrChange w:id="3220" w:author="Соколов Сергей Вадимович" w:date="2024-01-22T09:11:00Z">
            <w:rPr>
              <w:rFonts w:ascii="Times New Roman" w:eastAsia="Calibri" w:hAnsi="Times New Roman" w:cs="Times New Roman"/>
              <w:sz w:val="24"/>
              <w:szCs w:val="24"/>
              <w:vertAlign w:val="superscript"/>
            </w:rPr>
          </w:rPrChange>
        </w:rPr>
        <w:t>2</w:t>
      </w:r>
      <w:r w:rsidRPr="00BF3619">
        <w:rPr>
          <w:rFonts w:ascii="Times New Roman" w:eastAsia="Calibri" w:hAnsi="Times New Roman" w:cs="Times New Roman"/>
          <w:sz w:val="24"/>
          <w:szCs w:val="24"/>
          <w:highlight w:val="green"/>
          <w:rPrChange w:id="3221" w:author="Соколов Сергей Вадимович" w:date="2024-01-22T09:11:00Z">
            <w:rPr>
              <w:rFonts w:ascii="Times New Roman" w:eastAsia="Calibri" w:hAnsi="Times New Roman" w:cs="Times New Roman"/>
              <w:sz w:val="24"/>
              <w:szCs w:val="24"/>
            </w:rPr>
          </w:rPrChange>
        </w:rPr>
        <w:t xml:space="preserve"> площади, следует устанавливать в зависимости от масштаба инженерно-геологической съемки с учетом сложности инженерно-геологических условий территории.</w:t>
      </w:r>
    </w:p>
    <w:p w14:paraId="56E8DEE8" w14:textId="453EE5C3" w:rsidR="001441A6" w:rsidRPr="00BF3619" w:rsidRDefault="0054087D" w:rsidP="00AA3FB8">
      <w:pPr>
        <w:pStyle w:val="aff1"/>
        <w:numPr>
          <w:ilvl w:val="2"/>
          <w:numId w:val="15"/>
        </w:numPr>
        <w:tabs>
          <w:tab w:val="left" w:pos="426"/>
          <w:tab w:val="left" w:pos="1276"/>
          <w:tab w:val="left" w:pos="1560"/>
        </w:tabs>
        <w:spacing w:line="360" w:lineRule="auto"/>
        <w:ind w:left="0" w:firstLine="709"/>
        <w:jc w:val="both"/>
        <w:rPr>
          <w:rFonts w:ascii="Times New Roman" w:eastAsia="Calibri" w:hAnsi="Times New Roman" w:cs="Times New Roman"/>
          <w:sz w:val="24"/>
          <w:szCs w:val="24"/>
          <w:highlight w:val="green"/>
          <w:rPrChange w:id="3222" w:author="Соколов Сергей Вадимович" w:date="2024-01-22T09:11:00Z">
            <w:rPr>
              <w:rFonts w:ascii="Times New Roman" w:eastAsia="Calibri" w:hAnsi="Times New Roman" w:cs="Times New Roman"/>
              <w:sz w:val="24"/>
              <w:szCs w:val="24"/>
            </w:rPr>
          </w:rPrChange>
        </w:rPr>
      </w:pPr>
      <w:bookmarkStart w:id="3223" w:name="sub_443"/>
      <w:r w:rsidRPr="00BF3619">
        <w:rPr>
          <w:rFonts w:ascii="Times New Roman" w:eastAsia="Calibri" w:hAnsi="Times New Roman" w:cs="Times New Roman"/>
          <w:sz w:val="24"/>
          <w:szCs w:val="24"/>
          <w:highlight w:val="green"/>
          <w:rPrChange w:id="3224" w:author="Соколов Сергей Вадимович" w:date="2024-01-22T09:11:00Z">
            <w:rPr>
              <w:rFonts w:ascii="Times New Roman" w:eastAsia="Calibri" w:hAnsi="Times New Roman" w:cs="Times New Roman"/>
              <w:sz w:val="24"/>
              <w:szCs w:val="24"/>
            </w:rPr>
          </w:rPrChange>
        </w:rPr>
        <w:t>Число</w:t>
      </w:r>
      <w:r w:rsidR="00FF38DD" w:rsidRPr="00BF3619">
        <w:rPr>
          <w:rFonts w:ascii="Times New Roman" w:eastAsia="Calibri" w:hAnsi="Times New Roman" w:cs="Times New Roman"/>
          <w:sz w:val="24"/>
          <w:szCs w:val="24"/>
          <w:highlight w:val="green"/>
          <w:rPrChange w:id="3225" w:author="Соколов Сергей Вадимович" w:date="2024-01-22T09:11:00Z">
            <w:rPr>
              <w:rFonts w:ascii="Times New Roman" w:eastAsia="Calibri" w:hAnsi="Times New Roman" w:cs="Times New Roman"/>
              <w:sz w:val="24"/>
              <w:szCs w:val="24"/>
            </w:rPr>
          </w:rPrChange>
        </w:rPr>
        <w:t xml:space="preserve"> </w:t>
      </w:r>
      <w:r w:rsidR="00C31D0E" w:rsidRPr="00BF3619">
        <w:rPr>
          <w:rFonts w:ascii="Times New Roman" w:eastAsia="Calibri" w:hAnsi="Times New Roman" w:cs="Times New Roman"/>
          <w:sz w:val="24"/>
          <w:szCs w:val="24"/>
          <w:highlight w:val="green"/>
          <w:rPrChange w:id="3226" w:author="Соколов Сергей Вадимович" w:date="2024-01-22T09:11:00Z">
            <w:rPr>
              <w:rFonts w:ascii="Times New Roman" w:eastAsia="Calibri" w:hAnsi="Times New Roman" w:cs="Times New Roman"/>
              <w:sz w:val="24"/>
              <w:szCs w:val="24"/>
            </w:rPr>
          </w:rPrChange>
        </w:rPr>
        <w:t>профилей</w:t>
      </w:r>
      <w:r w:rsidR="00FF38DD" w:rsidRPr="00BF3619">
        <w:rPr>
          <w:rFonts w:ascii="Times New Roman" w:eastAsia="Calibri" w:hAnsi="Times New Roman" w:cs="Times New Roman"/>
          <w:sz w:val="24"/>
          <w:szCs w:val="24"/>
          <w:highlight w:val="green"/>
          <w:rPrChange w:id="3227" w:author="Соколов Сергей Вадимович" w:date="2024-01-22T09:11:00Z">
            <w:rPr>
              <w:rFonts w:ascii="Times New Roman" w:eastAsia="Calibri" w:hAnsi="Times New Roman" w:cs="Times New Roman"/>
              <w:sz w:val="24"/>
              <w:szCs w:val="24"/>
            </w:rPr>
          </w:rPrChange>
        </w:rPr>
        <w:t xml:space="preserve"> (продольных и поперечных) </w:t>
      </w:r>
      <w:r w:rsidR="00B1127B" w:rsidRPr="00BF3619">
        <w:rPr>
          <w:rFonts w:ascii="Times New Roman" w:eastAsia="Calibri" w:hAnsi="Times New Roman" w:cs="Times New Roman"/>
          <w:sz w:val="24"/>
          <w:szCs w:val="24"/>
          <w:highlight w:val="green"/>
          <w:rPrChange w:id="3228" w:author="Соколов Сергей Вадимович" w:date="2024-01-22T09:11:00Z">
            <w:rPr>
              <w:rFonts w:ascii="Times New Roman" w:eastAsia="Calibri" w:hAnsi="Times New Roman" w:cs="Times New Roman"/>
              <w:sz w:val="24"/>
              <w:szCs w:val="24"/>
            </w:rPr>
          </w:rPrChange>
        </w:rPr>
        <w:t xml:space="preserve">инженерно-геологических </w:t>
      </w:r>
      <w:r w:rsidR="00FF38DD" w:rsidRPr="00BF3619">
        <w:rPr>
          <w:rFonts w:ascii="Times New Roman" w:eastAsia="Calibri" w:hAnsi="Times New Roman" w:cs="Times New Roman"/>
          <w:sz w:val="24"/>
          <w:szCs w:val="24"/>
          <w:highlight w:val="green"/>
          <w:rPrChange w:id="3229" w:author="Соколов Сергей Вадимович" w:date="2024-01-22T09:11:00Z">
            <w:rPr>
              <w:rFonts w:ascii="Times New Roman" w:eastAsia="Calibri" w:hAnsi="Times New Roman" w:cs="Times New Roman"/>
              <w:sz w:val="24"/>
              <w:szCs w:val="24"/>
            </w:rPr>
          </w:rPrChange>
        </w:rPr>
        <w:t>выработок на оползневом склоне</w:t>
      </w:r>
      <w:r w:rsidR="00575E44" w:rsidRPr="00BF3619">
        <w:rPr>
          <w:rFonts w:ascii="Times New Roman" w:eastAsia="Calibri" w:hAnsi="Times New Roman" w:cs="Times New Roman"/>
          <w:sz w:val="24"/>
          <w:szCs w:val="24"/>
          <w:highlight w:val="green"/>
          <w:rPrChange w:id="3230" w:author="Соколов Сергей Вадимович" w:date="2024-01-22T09:11:00Z">
            <w:rPr>
              <w:rFonts w:ascii="Times New Roman" w:eastAsia="Calibri" w:hAnsi="Times New Roman" w:cs="Times New Roman"/>
              <w:sz w:val="24"/>
              <w:szCs w:val="24"/>
            </w:rPr>
          </w:rPrChange>
        </w:rPr>
        <w:t xml:space="preserve"> </w:t>
      </w:r>
      <w:r w:rsidR="00204384" w:rsidRPr="00BF3619">
        <w:rPr>
          <w:rFonts w:ascii="Times New Roman" w:eastAsia="Calibri" w:hAnsi="Times New Roman" w:cs="Times New Roman"/>
          <w:sz w:val="24"/>
          <w:szCs w:val="24"/>
          <w:highlight w:val="green"/>
          <w:rPrChange w:id="3231" w:author="Соколов Сергей Вадимович" w:date="2024-01-22T09:11:00Z">
            <w:rPr>
              <w:rFonts w:ascii="Times New Roman" w:eastAsia="Calibri" w:hAnsi="Times New Roman" w:cs="Times New Roman"/>
              <w:sz w:val="24"/>
              <w:szCs w:val="24"/>
            </w:rPr>
          </w:rPrChange>
        </w:rPr>
        <w:t>следует устанавливать</w:t>
      </w:r>
      <w:r w:rsidR="00812065" w:rsidRPr="00BF3619">
        <w:rPr>
          <w:rFonts w:ascii="Times New Roman" w:eastAsia="Calibri" w:hAnsi="Times New Roman" w:cs="Times New Roman"/>
          <w:sz w:val="24"/>
          <w:szCs w:val="24"/>
          <w:highlight w:val="green"/>
          <w:rPrChange w:id="3232" w:author="Соколов Сергей Вадимович" w:date="2024-01-22T09:11:00Z">
            <w:rPr>
              <w:rFonts w:ascii="Times New Roman" w:eastAsia="Calibri" w:hAnsi="Times New Roman" w:cs="Times New Roman"/>
              <w:sz w:val="24"/>
              <w:szCs w:val="24"/>
            </w:rPr>
          </w:rPrChange>
        </w:rPr>
        <w:t xml:space="preserve"> </w:t>
      </w:r>
      <w:r w:rsidR="00204384" w:rsidRPr="00BF3619">
        <w:rPr>
          <w:rFonts w:ascii="Times New Roman" w:eastAsia="Calibri" w:hAnsi="Times New Roman" w:cs="Times New Roman"/>
          <w:sz w:val="24"/>
          <w:szCs w:val="24"/>
          <w:highlight w:val="green"/>
          <w:rPrChange w:id="3233" w:author="Соколов Сергей Вадимович" w:date="2024-01-22T09:11:00Z">
            <w:rPr>
              <w:rFonts w:ascii="Times New Roman" w:eastAsia="Calibri" w:hAnsi="Times New Roman" w:cs="Times New Roman"/>
              <w:sz w:val="24"/>
              <w:szCs w:val="24"/>
            </w:rPr>
          </w:rPrChange>
        </w:rPr>
        <w:t>с учетом</w:t>
      </w:r>
      <w:r w:rsidR="00FF38DD" w:rsidRPr="00BF3619">
        <w:rPr>
          <w:rFonts w:ascii="Times New Roman" w:eastAsia="Calibri" w:hAnsi="Times New Roman" w:cs="Times New Roman"/>
          <w:sz w:val="24"/>
          <w:szCs w:val="24"/>
          <w:highlight w:val="green"/>
          <w:rPrChange w:id="3234" w:author="Соколов Сергей Вадимович" w:date="2024-01-22T09:11:00Z">
            <w:rPr>
              <w:rFonts w:ascii="Times New Roman" w:eastAsia="Calibri" w:hAnsi="Times New Roman" w:cs="Times New Roman"/>
              <w:sz w:val="24"/>
              <w:szCs w:val="24"/>
            </w:rPr>
          </w:rPrChange>
        </w:rPr>
        <w:t xml:space="preserve"> размеров оползня</w:t>
      </w:r>
      <w:r w:rsidR="00575E44" w:rsidRPr="00BF3619">
        <w:rPr>
          <w:rFonts w:ascii="Times New Roman" w:eastAsia="Calibri" w:hAnsi="Times New Roman" w:cs="Times New Roman"/>
          <w:sz w:val="24"/>
          <w:szCs w:val="24"/>
          <w:highlight w:val="green"/>
          <w:rPrChange w:id="3235" w:author="Соколов Сергей Вадимович" w:date="2024-01-22T09:11:00Z">
            <w:rPr>
              <w:rFonts w:ascii="Times New Roman" w:eastAsia="Calibri" w:hAnsi="Times New Roman" w:cs="Times New Roman"/>
              <w:sz w:val="24"/>
              <w:szCs w:val="24"/>
            </w:rPr>
          </w:rPrChange>
        </w:rPr>
        <w:t xml:space="preserve"> </w:t>
      </w:r>
      <w:r w:rsidR="00FF38DD" w:rsidRPr="00BF3619">
        <w:rPr>
          <w:rFonts w:ascii="Times New Roman" w:eastAsia="Calibri" w:hAnsi="Times New Roman" w:cs="Times New Roman"/>
          <w:sz w:val="24"/>
          <w:szCs w:val="24"/>
          <w:highlight w:val="green"/>
          <w:rPrChange w:id="3236" w:author="Соколов Сергей Вадимович" w:date="2024-01-22T09:11:00Z">
            <w:rPr>
              <w:rFonts w:ascii="Times New Roman" w:eastAsia="Calibri" w:hAnsi="Times New Roman" w:cs="Times New Roman"/>
              <w:sz w:val="24"/>
              <w:szCs w:val="24"/>
            </w:rPr>
          </w:rPrChange>
        </w:rPr>
        <w:t>и его формы (циркообразной</w:t>
      </w:r>
      <w:r w:rsidR="00553DA5" w:rsidRPr="00BF3619">
        <w:rPr>
          <w:rFonts w:ascii="Times New Roman" w:eastAsia="Calibri" w:hAnsi="Times New Roman" w:cs="Times New Roman"/>
          <w:sz w:val="24"/>
          <w:szCs w:val="24"/>
          <w:highlight w:val="green"/>
          <w:rPrChange w:id="3237" w:author="Соколов Сергей Вадимович" w:date="2024-01-22T09:11:00Z">
            <w:rPr>
              <w:rFonts w:ascii="Times New Roman" w:eastAsia="Calibri" w:hAnsi="Times New Roman" w:cs="Times New Roman"/>
              <w:sz w:val="24"/>
              <w:szCs w:val="24"/>
            </w:rPr>
          </w:rPrChange>
        </w:rPr>
        <w:t>, глетчеровидной, фронтальной).</w:t>
      </w:r>
      <w:r w:rsidR="00A33F73" w:rsidRPr="00BF3619">
        <w:rPr>
          <w:rFonts w:ascii="Times New Roman" w:eastAsia="Calibri" w:hAnsi="Times New Roman" w:cs="Times New Roman"/>
          <w:sz w:val="24"/>
          <w:szCs w:val="24"/>
          <w:highlight w:val="green"/>
          <w:rPrChange w:id="3238" w:author="Соколов Сергей Вадимович" w:date="2024-01-22T09:11:00Z">
            <w:rPr>
              <w:rFonts w:ascii="Times New Roman" w:eastAsia="Calibri" w:hAnsi="Times New Roman" w:cs="Times New Roman"/>
              <w:sz w:val="24"/>
              <w:szCs w:val="24"/>
            </w:rPr>
          </w:rPrChange>
        </w:rPr>
        <w:t xml:space="preserve"> М</w:t>
      </w:r>
      <w:r w:rsidR="00FF38DD" w:rsidRPr="00BF3619">
        <w:rPr>
          <w:rFonts w:ascii="Times New Roman" w:eastAsia="Calibri" w:hAnsi="Times New Roman" w:cs="Times New Roman"/>
          <w:sz w:val="24"/>
          <w:szCs w:val="24"/>
          <w:highlight w:val="green"/>
          <w:rPrChange w:id="3239" w:author="Соколов Сергей Вадимович" w:date="2024-01-22T09:11:00Z">
            <w:rPr>
              <w:rFonts w:ascii="Times New Roman" w:eastAsia="Calibri" w:hAnsi="Times New Roman" w:cs="Times New Roman"/>
              <w:sz w:val="24"/>
              <w:szCs w:val="24"/>
            </w:rPr>
          </w:rPrChange>
        </w:rPr>
        <w:t xml:space="preserve">инимальное </w:t>
      </w:r>
      <w:r w:rsidRPr="00BF3619">
        <w:rPr>
          <w:rFonts w:ascii="Times New Roman" w:eastAsia="Calibri" w:hAnsi="Times New Roman" w:cs="Times New Roman"/>
          <w:sz w:val="24"/>
          <w:szCs w:val="24"/>
          <w:highlight w:val="green"/>
          <w:rPrChange w:id="3240" w:author="Соколов Сергей Вадимович" w:date="2024-01-22T09:11:00Z">
            <w:rPr>
              <w:rFonts w:ascii="Times New Roman" w:eastAsia="Calibri" w:hAnsi="Times New Roman" w:cs="Times New Roman"/>
              <w:sz w:val="24"/>
              <w:szCs w:val="24"/>
            </w:rPr>
          </w:rPrChange>
        </w:rPr>
        <w:t xml:space="preserve">число </w:t>
      </w:r>
      <w:r w:rsidR="00A33F73" w:rsidRPr="00BF3619">
        <w:rPr>
          <w:rFonts w:ascii="Times New Roman" w:eastAsia="Calibri" w:hAnsi="Times New Roman" w:cs="Times New Roman"/>
          <w:sz w:val="24"/>
          <w:szCs w:val="24"/>
          <w:highlight w:val="green"/>
          <w:rPrChange w:id="3241" w:author="Соколов Сергей Вадимович" w:date="2024-01-22T09:11:00Z">
            <w:rPr>
              <w:rFonts w:ascii="Times New Roman" w:eastAsia="Calibri" w:hAnsi="Times New Roman" w:cs="Times New Roman"/>
              <w:sz w:val="24"/>
              <w:szCs w:val="24"/>
            </w:rPr>
          </w:rPrChange>
        </w:rPr>
        <w:t xml:space="preserve">продольных </w:t>
      </w:r>
      <w:r w:rsidR="00204384" w:rsidRPr="00BF3619">
        <w:rPr>
          <w:rFonts w:ascii="Times New Roman" w:eastAsia="Calibri" w:hAnsi="Times New Roman" w:cs="Times New Roman"/>
          <w:sz w:val="24"/>
          <w:szCs w:val="24"/>
          <w:highlight w:val="green"/>
          <w:rPrChange w:id="3242" w:author="Соколов Сергей Вадимович" w:date="2024-01-22T09:11:00Z">
            <w:rPr>
              <w:rFonts w:ascii="Times New Roman" w:eastAsia="Calibri" w:hAnsi="Times New Roman" w:cs="Times New Roman"/>
              <w:sz w:val="24"/>
              <w:szCs w:val="24"/>
            </w:rPr>
          </w:rPrChange>
        </w:rPr>
        <w:t>профилей</w:t>
      </w:r>
      <w:r w:rsidR="00FF38DD" w:rsidRPr="00BF3619">
        <w:rPr>
          <w:rFonts w:ascii="Times New Roman" w:eastAsia="Calibri" w:hAnsi="Times New Roman" w:cs="Times New Roman"/>
          <w:sz w:val="24"/>
          <w:szCs w:val="24"/>
          <w:highlight w:val="green"/>
          <w:rPrChange w:id="3243" w:author="Соколов Сергей Вадимович" w:date="2024-01-22T09:11:00Z">
            <w:rPr>
              <w:rFonts w:ascii="Times New Roman" w:eastAsia="Calibri" w:hAnsi="Times New Roman" w:cs="Times New Roman"/>
              <w:sz w:val="24"/>
              <w:szCs w:val="24"/>
            </w:rPr>
          </w:rPrChange>
        </w:rPr>
        <w:t xml:space="preserve"> принимается для глетчеровидных оползней, максимальное </w:t>
      </w:r>
      <w:r w:rsidR="00E073CF" w:rsidRPr="00BF3619">
        <w:rPr>
          <w:rFonts w:ascii="Times New Roman" w:eastAsia="Calibri" w:hAnsi="Times New Roman" w:cs="Times New Roman"/>
          <w:sz w:val="24"/>
          <w:szCs w:val="24"/>
          <w:highlight w:val="green"/>
          <w:rPrChange w:id="3244" w:author="Соколов Сергей Вадимович" w:date="2024-01-22T09:11:00Z">
            <w:rPr>
              <w:rFonts w:ascii="Times New Roman" w:eastAsia="Calibri" w:hAnsi="Times New Roman" w:cs="Times New Roman"/>
              <w:sz w:val="24"/>
              <w:szCs w:val="24"/>
            </w:rPr>
          </w:rPrChange>
        </w:rPr>
        <w:t>–</w:t>
      </w:r>
      <w:r w:rsidR="00FF38DD" w:rsidRPr="00BF3619">
        <w:rPr>
          <w:rFonts w:ascii="Times New Roman" w:eastAsia="Calibri" w:hAnsi="Times New Roman" w:cs="Times New Roman"/>
          <w:sz w:val="24"/>
          <w:szCs w:val="24"/>
          <w:highlight w:val="green"/>
          <w:rPrChange w:id="3245" w:author="Соколов Сергей Вадимович" w:date="2024-01-22T09:11:00Z">
            <w:rPr>
              <w:rFonts w:ascii="Times New Roman" w:eastAsia="Calibri" w:hAnsi="Times New Roman" w:cs="Times New Roman"/>
              <w:sz w:val="24"/>
              <w:szCs w:val="24"/>
            </w:rPr>
          </w:rPrChange>
        </w:rPr>
        <w:t xml:space="preserve"> для фронтальных, а расстояния между </w:t>
      </w:r>
      <w:r w:rsidR="00204384" w:rsidRPr="00BF3619">
        <w:rPr>
          <w:rFonts w:ascii="Times New Roman" w:eastAsia="Calibri" w:hAnsi="Times New Roman" w:cs="Times New Roman"/>
          <w:sz w:val="24"/>
          <w:szCs w:val="24"/>
          <w:highlight w:val="green"/>
          <w:rPrChange w:id="3246" w:author="Соколов Сергей Вадимович" w:date="2024-01-22T09:11:00Z">
            <w:rPr>
              <w:rFonts w:ascii="Times New Roman" w:eastAsia="Calibri" w:hAnsi="Times New Roman" w:cs="Times New Roman"/>
              <w:sz w:val="24"/>
              <w:szCs w:val="24"/>
            </w:rPr>
          </w:rPrChange>
        </w:rPr>
        <w:t>профилями</w:t>
      </w:r>
      <w:r w:rsidR="00575E44" w:rsidRPr="00BF3619">
        <w:rPr>
          <w:rFonts w:ascii="Times New Roman" w:eastAsia="Calibri" w:hAnsi="Times New Roman" w:cs="Times New Roman"/>
          <w:sz w:val="24"/>
          <w:szCs w:val="24"/>
          <w:highlight w:val="green"/>
          <w:rPrChange w:id="3247" w:author="Соколов Сергей Вадимович" w:date="2024-01-22T09:11:00Z">
            <w:rPr>
              <w:rFonts w:ascii="Times New Roman" w:eastAsia="Calibri" w:hAnsi="Times New Roman" w:cs="Times New Roman"/>
              <w:sz w:val="24"/>
              <w:szCs w:val="24"/>
            </w:rPr>
          </w:rPrChange>
        </w:rPr>
        <w:t xml:space="preserve"> </w:t>
      </w:r>
      <w:r w:rsidR="00A33F73" w:rsidRPr="00BF3619">
        <w:rPr>
          <w:rFonts w:ascii="Times New Roman" w:eastAsia="Calibri" w:hAnsi="Times New Roman" w:cs="Times New Roman"/>
          <w:sz w:val="24"/>
          <w:szCs w:val="24"/>
          <w:highlight w:val="green"/>
          <w:rPrChange w:id="3248" w:author="Соколов Сергей Вадимович" w:date="2024-01-22T09:11:00Z">
            <w:rPr>
              <w:rFonts w:ascii="Times New Roman" w:eastAsia="Calibri" w:hAnsi="Times New Roman" w:cs="Times New Roman"/>
              <w:sz w:val="24"/>
              <w:szCs w:val="24"/>
            </w:rPr>
          </w:rPrChange>
        </w:rPr>
        <w:t>–</w:t>
      </w:r>
      <w:r w:rsidR="00FF38DD" w:rsidRPr="00BF3619">
        <w:rPr>
          <w:rFonts w:ascii="Times New Roman" w:eastAsia="Calibri" w:hAnsi="Times New Roman" w:cs="Times New Roman"/>
          <w:sz w:val="24"/>
          <w:szCs w:val="24"/>
          <w:highlight w:val="green"/>
          <w:rPrChange w:id="3249" w:author="Соколов Сергей Вадимович" w:date="2024-01-22T09:11:00Z">
            <w:rPr>
              <w:rFonts w:ascii="Times New Roman" w:eastAsia="Calibri" w:hAnsi="Times New Roman" w:cs="Times New Roman"/>
              <w:sz w:val="24"/>
              <w:szCs w:val="24"/>
            </w:rPr>
          </w:rPrChange>
        </w:rPr>
        <w:t xml:space="preserve"> в пределах 50</w:t>
      </w:r>
      <w:r w:rsidR="007A040E" w:rsidRPr="00BF3619">
        <w:rPr>
          <w:rFonts w:ascii="Times New Roman" w:eastAsia="Calibri" w:hAnsi="Times New Roman" w:cs="Times New Roman"/>
          <w:sz w:val="24"/>
          <w:szCs w:val="24"/>
          <w:highlight w:val="green"/>
          <w:rPrChange w:id="3250" w:author="Соколов Сергей Вадимович" w:date="2024-01-22T09:11:00Z">
            <w:rPr>
              <w:rFonts w:ascii="Times New Roman" w:eastAsia="Calibri" w:hAnsi="Times New Roman" w:cs="Times New Roman"/>
              <w:sz w:val="24"/>
              <w:szCs w:val="24"/>
            </w:rPr>
          </w:rPrChange>
        </w:rPr>
        <w:t>–</w:t>
      </w:r>
      <w:r w:rsidR="00FF38DD" w:rsidRPr="00BF3619">
        <w:rPr>
          <w:rFonts w:ascii="Times New Roman" w:eastAsia="Calibri" w:hAnsi="Times New Roman" w:cs="Times New Roman"/>
          <w:sz w:val="24"/>
          <w:szCs w:val="24"/>
          <w:highlight w:val="green"/>
          <w:rPrChange w:id="3251" w:author="Соколов Сергей Вадимович" w:date="2024-01-22T09:11:00Z">
            <w:rPr>
              <w:rFonts w:ascii="Times New Roman" w:eastAsia="Calibri" w:hAnsi="Times New Roman" w:cs="Times New Roman"/>
              <w:sz w:val="24"/>
              <w:szCs w:val="24"/>
            </w:rPr>
          </w:rPrChange>
        </w:rPr>
        <w:t>200</w:t>
      </w:r>
      <w:r w:rsidR="002852D7" w:rsidRPr="00BF3619">
        <w:rPr>
          <w:rFonts w:ascii="Times New Roman" w:eastAsia="Calibri" w:hAnsi="Times New Roman" w:cs="Times New Roman"/>
          <w:sz w:val="24"/>
          <w:szCs w:val="24"/>
          <w:highlight w:val="green"/>
          <w:rPrChange w:id="3252" w:author="Соколов Сергей Вадимович" w:date="2024-01-22T09:11:00Z">
            <w:rPr>
              <w:rFonts w:ascii="Times New Roman" w:eastAsia="Calibri" w:hAnsi="Times New Roman" w:cs="Times New Roman"/>
              <w:sz w:val="24"/>
              <w:szCs w:val="24"/>
            </w:rPr>
          </w:rPrChange>
        </w:rPr>
        <w:t xml:space="preserve"> </w:t>
      </w:r>
      <w:r w:rsidR="00FF38DD" w:rsidRPr="00BF3619">
        <w:rPr>
          <w:rFonts w:ascii="Times New Roman" w:eastAsia="Calibri" w:hAnsi="Times New Roman" w:cs="Times New Roman"/>
          <w:sz w:val="24"/>
          <w:szCs w:val="24"/>
          <w:highlight w:val="green"/>
          <w:rPrChange w:id="3253" w:author="Соколов Сергей Вадимович" w:date="2024-01-22T09:11:00Z">
            <w:rPr>
              <w:rFonts w:ascii="Times New Roman" w:eastAsia="Calibri" w:hAnsi="Times New Roman" w:cs="Times New Roman"/>
              <w:sz w:val="24"/>
              <w:szCs w:val="24"/>
            </w:rPr>
          </w:rPrChange>
        </w:rPr>
        <w:t>м.</w:t>
      </w:r>
      <w:r w:rsidR="00575E44" w:rsidRPr="00BF3619">
        <w:rPr>
          <w:rFonts w:ascii="Times New Roman" w:eastAsia="Calibri" w:hAnsi="Times New Roman" w:cs="Times New Roman"/>
          <w:sz w:val="24"/>
          <w:szCs w:val="24"/>
          <w:highlight w:val="green"/>
          <w:rPrChange w:id="3254" w:author="Соколов Сергей Вадимович" w:date="2024-01-22T09:11:00Z">
            <w:rPr>
              <w:rFonts w:ascii="Times New Roman" w:eastAsia="Calibri" w:hAnsi="Times New Roman" w:cs="Times New Roman"/>
              <w:sz w:val="24"/>
              <w:szCs w:val="24"/>
            </w:rPr>
          </w:rPrChange>
        </w:rPr>
        <w:t xml:space="preserve"> </w:t>
      </w:r>
      <w:r w:rsidR="00964315" w:rsidRPr="00BF3619">
        <w:rPr>
          <w:rFonts w:ascii="Times New Roman" w:eastAsia="Calibri" w:hAnsi="Times New Roman" w:cs="Times New Roman"/>
          <w:sz w:val="24"/>
          <w:szCs w:val="24"/>
          <w:highlight w:val="green"/>
          <w:rPrChange w:id="3255" w:author="Соколов Сергей Вадимович" w:date="2024-01-22T09:11:00Z">
            <w:rPr>
              <w:rFonts w:ascii="Times New Roman" w:eastAsia="Calibri" w:hAnsi="Times New Roman" w:cs="Times New Roman"/>
              <w:sz w:val="24"/>
              <w:szCs w:val="24"/>
            </w:rPr>
          </w:rPrChange>
        </w:rPr>
        <w:t>В случа</w:t>
      </w:r>
      <w:r w:rsidR="00B1127B" w:rsidRPr="00BF3619">
        <w:rPr>
          <w:rFonts w:ascii="Times New Roman" w:eastAsia="Calibri" w:hAnsi="Times New Roman" w:cs="Times New Roman"/>
          <w:sz w:val="24"/>
          <w:szCs w:val="24"/>
          <w:highlight w:val="green"/>
          <w:rPrChange w:id="3256" w:author="Соколов Сергей Вадимович" w:date="2024-01-22T09:11:00Z">
            <w:rPr>
              <w:rFonts w:ascii="Times New Roman" w:eastAsia="Calibri" w:hAnsi="Times New Roman" w:cs="Times New Roman"/>
              <w:sz w:val="24"/>
              <w:szCs w:val="24"/>
            </w:rPr>
          </w:rPrChange>
        </w:rPr>
        <w:t>ях</w:t>
      </w:r>
      <w:r w:rsidR="00964315" w:rsidRPr="00BF3619">
        <w:rPr>
          <w:rFonts w:ascii="Times New Roman" w:eastAsia="Calibri" w:hAnsi="Times New Roman" w:cs="Times New Roman"/>
          <w:sz w:val="24"/>
          <w:szCs w:val="24"/>
          <w:highlight w:val="green"/>
          <w:rPrChange w:id="3257" w:author="Соколов Сергей Вадимович" w:date="2024-01-22T09:11:00Z">
            <w:rPr>
              <w:rFonts w:ascii="Times New Roman" w:eastAsia="Calibri" w:hAnsi="Times New Roman" w:cs="Times New Roman"/>
              <w:sz w:val="24"/>
              <w:szCs w:val="24"/>
            </w:rPr>
          </w:rPrChange>
        </w:rPr>
        <w:t xml:space="preserve"> крупных фронтальных или циркообразных оползней</w:t>
      </w:r>
      <w:r w:rsidR="00E073CF" w:rsidRPr="00BF3619">
        <w:rPr>
          <w:rFonts w:ascii="Times New Roman" w:eastAsia="Calibri" w:hAnsi="Times New Roman" w:cs="Times New Roman"/>
          <w:sz w:val="24"/>
          <w:szCs w:val="24"/>
          <w:highlight w:val="green"/>
          <w:rPrChange w:id="3258" w:author="Соколов Сергей Вадимович" w:date="2024-01-22T09:11:00Z">
            <w:rPr>
              <w:rFonts w:ascii="Times New Roman" w:eastAsia="Calibri" w:hAnsi="Times New Roman" w:cs="Times New Roman"/>
              <w:sz w:val="24"/>
              <w:szCs w:val="24"/>
            </w:rPr>
          </w:rPrChange>
        </w:rPr>
        <w:t>,</w:t>
      </w:r>
      <w:r w:rsidR="00964315" w:rsidRPr="00BF3619">
        <w:rPr>
          <w:rFonts w:ascii="Times New Roman" w:eastAsia="Calibri" w:hAnsi="Times New Roman" w:cs="Times New Roman"/>
          <w:sz w:val="24"/>
          <w:szCs w:val="24"/>
          <w:highlight w:val="green"/>
          <w:rPrChange w:id="3259" w:author="Соколов Сергей Вадимович" w:date="2024-01-22T09:11:00Z">
            <w:rPr>
              <w:rFonts w:ascii="Times New Roman" w:eastAsia="Calibri" w:hAnsi="Times New Roman" w:cs="Times New Roman"/>
              <w:sz w:val="24"/>
              <w:szCs w:val="24"/>
            </w:rPr>
          </w:rPrChange>
        </w:rPr>
        <w:t xml:space="preserve"> следует </w:t>
      </w:r>
      <w:r w:rsidR="00204384" w:rsidRPr="00BF3619">
        <w:rPr>
          <w:rFonts w:ascii="Times New Roman" w:eastAsia="Calibri" w:hAnsi="Times New Roman" w:cs="Times New Roman"/>
          <w:sz w:val="24"/>
          <w:szCs w:val="24"/>
          <w:highlight w:val="green"/>
          <w:rPrChange w:id="3260" w:author="Соколов Сергей Вадимович" w:date="2024-01-22T09:11:00Z">
            <w:rPr>
              <w:rFonts w:ascii="Times New Roman" w:eastAsia="Calibri" w:hAnsi="Times New Roman" w:cs="Times New Roman"/>
              <w:sz w:val="24"/>
              <w:szCs w:val="24"/>
            </w:rPr>
          </w:rPrChange>
        </w:rPr>
        <w:t xml:space="preserve">предусматривать </w:t>
      </w:r>
      <w:r w:rsidR="00964315" w:rsidRPr="00BF3619">
        <w:rPr>
          <w:rFonts w:ascii="Times New Roman" w:eastAsia="Calibri" w:hAnsi="Times New Roman" w:cs="Times New Roman"/>
          <w:sz w:val="24"/>
          <w:szCs w:val="24"/>
          <w:highlight w:val="green"/>
          <w:rPrChange w:id="3261" w:author="Соколов Сергей Вадимович" w:date="2024-01-22T09:11:00Z">
            <w:rPr>
              <w:rFonts w:ascii="Times New Roman" w:eastAsia="Calibri" w:hAnsi="Times New Roman" w:cs="Times New Roman"/>
              <w:sz w:val="24"/>
              <w:szCs w:val="24"/>
            </w:rPr>
          </w:rPrChange>
        </w:rPr>
        <w:t xml:space="preserve">несколько продольных </w:t>
      </w:r>
      <w:r w:rsidR="00204384" w:rsidRPr="00BF3619">
        <w:rPr>
          <w:rFonts w:ascii="Times New Roman" w:eastAsia="Calibri" w:hAnsi="Times New Roman" w:cs="Times New Roman"/>
          <w:sz w:val="24"/>
          <w:szCs w:val="24"/>
          <w:highlight w:val="green"/>
          <w:rPrChange w:id="3262" w:author="Соколов Сергей Вадимович" w:date="2024-01-22T09:11:00Z">
            <w:rPr>
              <w:rFonts w:ascii="Times New Roman" w:eastAsia="Calibri" w:hAnsi="Times New Roman" w:cs="Times New Roman"/>
              <w:sz w:val="24"/>
              <w:szCs w:val="24"/>
            </w:rPr>
          </w:rPrChange>
        </w:rPr>
        <w:t xml:space="preserve">профилей </w:t>
      </w:r>
      <w:r w:rsidR="00964315" w:rsidRPr="00BF3619">
        <w:rPr>
          <w:rFonts w:ascii="Times New Roman" w:eastAsia="Calibri" w:hAnsi="Times New Roman" w:cs="Times New Roman"/>
          <w:sz w:val="24"/>
          <w:szCs w:val="24"/>
          <w:highlight w:val="green"/>
          <w:rPrChange w:id="3263" w:author="Соколов Сергей Вадимович" w:date="2024-01-22T09:11:00Z">
            <w:rPr>
              <w:rFonts w:ascii="Times New Roman" w:eastAsia="Calibri" w:hAnsi="Times New Roman" w:cs="Times New Roman"/>
              <w:sz w:val="24"/>
              <w:szCs w:val="24"/>
            </w:rPr>
          </w:rPrChange>
        </w:rPr>
        <w:t>с расстоянием между ними 30</w:t>
      </w:r>
      <w:r w:rsidR="001A0E84" w:rsidRPr="00BF3619">
        <w:rPr>
          <w:rFonts w:ascii="Times New Roman" w:eastAsia="Calibri" w:hAnsi="Times New Roman" w:cs="Times New Roman"/>
          <w:sz w:val="24"/>
          <w:szCs w:val="24"/>
          <w:highlight w:val="green"/>
          <w:rPrChange w:id="3264" w:author="Соколов Сергей Вадимович" w:date="2024-01-22T09:11:00Z">
            <w:rPr>
              <w:rFonts w:ascii="Times New Roman" w:eastAsia="Calibri" w:hAnsi="Times New Roman" w:cs="Times New Roman"/>
              <w:sz w:val="24"/>
              <w:szCs w:val="24"/>
            </w:rPr>
          </w:rPrChange>
        </w:rPr>
        <w:t>–</w:t>
      </w:r>
      <w:r w:rsidR="00964315" w:rsidRPr="00BF3619">
        <w:rPr>
          <w:rFonts w:ascii="Times New Roman" w:eastAsia="Calibri" w:hAnsi="Times New Roman" w:cs="Times New Roman"/>
          <w:sz w:val="24"/>
          <w:szCs w:val="24"/>
          <w:highlight w:val="green"/>
          <w:rPrChange w:id="3265" w:author="Соколов Сергей Вадимович" w:date="2024-01-22T09:11:00Z">
            <w:rPr>
              <w:rFonts w:ascii="Times New Roman" w:eastAsia="Calibri" w:hAnsi="Times New Roman" w:cs="Times New Roman"/>
              <w:sz w:val="24"/>
              <w:szCs w:val="24"/>
            </w:rPr>
          </w:rPrChange>
        </w:rPr>
        <w:t>50 м.</w:t>
      </w:r>
    </w:p>
    <w:p w14:paraId="3EBC561A" w14:textId="77777777" w:rsidR="00FF38DD" w:rsidRPr="00BF3619" w:rsidRDefault="00445F0A" w:rsidP="00AA3FB8">
      <w:pPr>
        <w:pStyle w:val="aff1"/>
        <w:widowControl/>
        <w:numPr>
          <w:ilvl w:val="2"/>
          <w:numId w:val="15"/>
        </w:numPr>
        <w:tabs>
          <w:tab w:val="left" w:pos="426"/>
          <w:tab w:val="left" w:pos="710"/>
          <w:tab w:val="left" w:pos="1560"/>
        </w:tabs>
        <w:autoSpaceDE/>
        <w:autoSpaceDN/>
        <w:adjustRightInd/>
        <w:spacing w:line="360" w:lineRule="auto"/>
        <w:ind w:left="0" w:firstLine="709"/>
        <w:jc w:val="both"/>
        <w:rPr>
          <w:rFonts w:ascii="Times New Roman" w:hAnsi="Times New Roman" w:cs="Times New Roman"/>
          <w:sz w:val="24"/>
          <w:szCs w:val="24"/>
          <w:highlight w:val="green"/>
          <w:rPrChange w:id="3266" w:author="Соколов Сергей Вадимович" w:date="2024-01-22T09:11:00Z">
            <w:rPr>
              <w:rFonts w:ascii="Times New Roman" w:hAnsi="Times New Roman" w:cs="Times New Roman"/>
              <w:sz w:val="24"/>
              <w:szCs w:val="24"/>
            </w:rPr>
          </w:rPrChange>
        </w:rPr>
      </w:pPr>
      <w:r w:rsidRPr="00BF3619">
        <w:rPr>
          <w:rFonts w:ascii="Times New Roman" w:eastAsia="Calibri" w:hAnsi="Times New Roman" w:cs="Times New Roman"/>
          <w:sz w:val="24"/>
          <w:szCs w:val="24"/>
          <w:highlight w:val="green"/>
          <w:rPrChange w:id="3267" w:author="Соколов Сергей Вадимович" w:date="2024-01-22T09:11:00Z">
            <w:rPr>
              <w:rFonts w:ascii="Times New Roman" w:eastAsia="Calibri" w:hAnsi="Times New Roman" w:cs="Times New Roman"/>
              <w:sz w:val="24"/>
              <w:szCs w:val="24"/>
            </w:rPr>
          </w:rPrChange>
        </w:rPr>
        <w:lastRenderedPageBreak/>
        <w:t>Инженерно-геологические в</w:t>
      </w:r>
      <w:r w:rsidR="00FF38DD" w:rsidRPr="00BF3619">
        <w:rPr>
          <w:rFonts w:ascii="Times New Roman" w:eastAsia="Calibri" w:hAnsi="Times New Roman" w:cs="Times New Roman"/>
          <w:sz w:val="24"/>
          <w:szCs w:val="24"/>
          <w:highlight w:val="green"/>
          <w:rPrChange w:id="3268" w:author="Соколов Сергей Вадимович" w:date="2024-01-22T09:11:00Z">
            <w:rPr>
              <w:rFonts w:ascii="Times New Roman" w:eastAsia="Calibri" w:hAnsi="Times New Roman" w:cs="Times New Roman"/>
              <w:sz w:val="24"/>
              <w:szCs w:val="24"/>
            </w:rPr>
          </w:rPrChange>
        </w:rPr>
        <w:t xml:space="preserve">ыработки следует размещать как по продольным (по направлению движения оползня), так и по поперечным </w:t>
      </w:r>
      <w:r w:rsidR="00204384" w:rsidRPr="00BF3619">
        <w:rPr>
          <w:rFonts w:ascii="Times New Roman" w:eastAsia="Calibri" w:hAnsi="Times New Roman" w:cs="Times New Roman"/>
          <w:sz w:val="24"/>
          <w:szCs w:val="24"/>
          <w:highlight w:val="green"/>
          <w:rPrChange w:id="3269" w:author="Соколов Сергей Вадимович" w:date="2024-01-22T09:11:00Z">
            <w:rPr>
              <w:rFonts w:ascii="Times New Roman" w:eastAsia="Calibri" w:hAnsi="Times New Roman" w:cs="Times New Roman"/>
              <w:sz w:val="24"/>
              <w:szCs w:val="24"/>
            </w:rPr>
          </w:rPrChange>
        </w:rPr>
        <w:t>профилям</w:t>
      </w:r>
      <w:r w:rsidR="00902D2A" w:rsidRPr="00BF3619">
        <w:rPr>
          <w:rFonts w:ascii="Times New Roman" w:eastAsia="Calibri" w:hAnsi="Times New Roman" w:cs="Times New Roman"/>
          <w:sz w:val="24"/>
          <w:szCs w:val="24"/>
          <w:highlight w:val="green"/>
          <w:rPrChange w:id="3270" w:author="Соколов Сергей Вадимович" w:date="2024-01-22T09:11:00Z">
            <w:rPr>
              <w:rFonts w:ascii="Times New Roman" w:eastAsia="Calibri" w:hAnsi="Times New Roman" w:cs="Times New Roman"/>
              <w:sz w:val="24"/>
              <w:szCs w:val="24"/>
            </w:rPr>
          </w:rPrChange>
        </w:rPr>
        <w:t>.</w:t>
      </w:r>
      <w:r w:rsidR="00575E44" w:rsidRPr="00BF3619">
        <w:rPr>
          <w:rFonts w:ascii="Times New Roman" w:eastAsia="Calibri" w:hAnsi="Times New Roman" w:cs="Times New Roman"/>
          <w:sz w:val="24"/>
          <w:szCs w:val="24"/>
          <w:highlight w:val="green"/>
          <w:rPrChange w:id="3271" w:author="Соколов Сергей Вадимович" w:date="2024-01-22T09:11:00Z">
            <w:rPr>
              <w:rFonts w:ascii="Times New Roman" w:eastAsia="Calibri" w:hAnsi="Times New Roman" w:cs="Times New Roman"/>
              <w:sz w:val="24"/>
              <w:szCs w:val="24"/>
            </w:rPr>
          </w:rPrChange>
        </w:rPr>
        <w:t xml:space="preserve"> </w:t>
      </w:r>
      <w:r w:rsidR="008445E4" w:rsidRPr="00BF3619">
        <w:rPr>
          <w:rFonts w:ascii="Times New Roman" w:eastAsiaTheme="minorEastAsia" w:hAnsi="Times New Roman" w:cs="Times New Roman"/>
          <w:sz w:val="24"/>
          <w:szCs w:val="24"/>
          <w:highlight w:val="green"/>
          <w:rPrChange w:id="3272" w:author="Соколов Сергей Вадимович" w:date="2024-01-22T09:11:00Z">
            <w:rPr>
              <w:rFonts w:ascii="Times New Roman" w:eastAsiaTheme="minorEastAsia" w:hAnsi="Times New Roman" w:cs="Times New Roman"/>
              <w:sz w:val="24"/>
              <w:szCs w:val="24"/>
            </w:rPr>
          </w:rPrChange>
        </w:rPr>
        <w:t xml:space="preserve">На оползневом склоне основная часть горных выработок должна располагаться по продольным </w:t>
      </w:r>
      <w:r w:rsidR="00204384" w:rsidRPr="00BF3619">
        <w:rPr>
          <w:rFonts w:ascii="Times New Roman" w:eastAsiaTheme="minorEastAsia" w:hAnsi="Times New Roman" w:cs="Times New Roman"/>
          <w:sz w:val="24"/>
          <w:szCs w:val="24"/>
          <w:highlight w:val="green"/>
          <w:rPrChange w:id="3273" w:author="Соколов Сергей Вадимович" w:date="2024-01-22T09:11:00Z">
            <w:rPr>
              <w:rFonts w:ascii="Times New Roman" w:eastAsiaTheme="minorEastAsia" w:hAnsi="Times New Roman" w:cs="Times New Roman"/>
              <w:sz w:val="24"/>
              <w:szCs w:val="24"/>
            </w:rPr>
          </w:rPrChange>
        </w:rPr>
        <w:t>профилям</w:t>
      </w:r>
      <w:r w:rsidR="008445E4" w:rsidRPr="00BF3619">
        <w:rPr>
          <w:rFonts w:ascii="Times New Roman" w:eastAsiaTheme="minorEastAsia" w:hAnsi="Times New Roman" w:cs="Times New Roman"/>
          <w:sz w:val="24"/>
          <w:szCs w:val="24"/>
          <w:highlight w:val="green"/>
          <w:rPrChange w:id="3274" w:author="Соколов Сергей Вадимович" w:date="2024-01-22T09:11:00Z">
            <w:rPr>
              <w:rFonts w:ascii="Times New Roman" w:eastAsiaTheme="minorEastAsia" w:hAnsi="Times New Roman" w:cs="Times New Roman"/>
              <w:sz w:val="24"/>
              <w:szCs w:val="24"/>
            </w:rPr>
          </w:rPrChange>
        </w:rPr>
        <w:t xml:space="preserve">, особенно по </w:t>
      </w:r>
      <w:r w:rsidR="00204384" w:rsidRPr="00BF3619">
        <w:rPr>
          <w:rFonts w:ascii="Times New Roman" w:eastAsiaTheme="minorEastAsia" w:hAnsi="Times New Roman" w:cs="Times New Roman"/>
          <w:sz w:val="24"/>
          <w:szCs w:val="24"/>
          <w:highlight w:val="green"/>
          <w:rPrChange w:id="3275" w:author="Соколов Сергей Вадимович" w:date="2024-01-22T09:11:00Z">
            <w:rPr>
              <w:rFonts w:ascii="Times New Roman" w:eastAsiaTheme="minorEastAsia" w:hAnsi="Times New Roman" w:cs="Times New Roman"/>
              <w:sz w:val="24"/>
              <w:szCs w:val="24"/>
            </w:rPr>
          </w:rPrChange>
        </w:rPr>
        <w:t>профилю</w:t>
      </w:r>
      <w:r w:rsidR="008445E4" w:rsidRPr="00BF3619">
        <w:rPr>
          <w:rFonts w:ascii="Times New Roman" w:eastAsiaTheme="minorEastAsia" w:hAnsi="Times New Roman" w:cs="Times New Roman"/>
          <w:sz w:val="24"/>
          <w:szCs w:val="24"/>
          <w:highlight w:val="green"/>
          <w:rPrChange w:id="3276" w:author="Соколов Сергей Вадимович" w:date="2024-01-22T09:11:00Z">
            <w:rPr>
              <w:rFonts w:ascii="Times New Roman" w:eastAsiaTheme="minorEastAsia" w:hAnsi="Times New Roman" w:cs="Times New Roman"/>
              <w:sz w:val="24"/>
              <w:szCs w:val="24"/>
            </w:rPr>
          </w:rPrChange>
        </w:rPr>
        <w:t>, пересекающему склон от бровки до подошвы, по линии максимального уклона поверхности.</w:t>
      </w:r>
    </w:p>
    <w:p w14:paraId="5A400BE5" w14:textId="66384BA0" w:rsidR="00964315" w:rsidRPr="00BF3619" w:rsidRDefault="0054087D"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277" w:author="Соколов Сергей Вадимович" w:date="2024-01-22T09:12:00Z">
            <w:rPr>
              <w:rFonts w:ascii="Times New Roman" w:eastAsia="Calibri" w:hAnsi="Times New Roman" w:cs="Times New Roman"/>
              <w:sz w:val="24"/>
              <w:szCs w:val="24"/>
            </w:rPr>
          </w:rPrChange>
        </w:rPr>
      </w:pPr>
      <w:r w:rsidRPr="00BF3619">
        <w:rPr>
          <w:rFonts w:ascii="Times New Roman" w:eastAsia="Calibri" w:hAnsi="Times New Roman" w:cs="Times New Roman"/>
          <w:sz w:val="24"/>
          <w:szCs w:val="24"/>
          <w:highlight w:val="green"/>
          <w:rPrChange w:id="3278" w:author="Соколов Сергей Вадимович" w:date="2024-01-22T09:12:00Z">
            <w:rPr>
              <w:rFonts w:ascii="Times New Roman" w:eastAsia="Calibri" w:hAnsi="Times New Roman" w:cs="Times New Roman"/>
              <w:sz w:val="24"/>
              <w:szCs w:val="24"/>
            </w:rPr>
          </w:rPrChange>
        </w:rPr>
        <w:t>Число</w:t>
      </w:r>
      <w:r w:rsidR="00964315" w:rsidRPr="00BF3619">
        <w:rPr>
          <w:rFonts w:ascii="Times New Roman" w:eastAsia="Calibri" w:hAnsi="Times New Roman" w:cs="Times New Roman"/>
          <w:sz w:val="24"/>
          <w:szCs w:val="24"/>
          <w:highlight w:val="green"/>
          <w:rPrChange w:id="3279" w:author="Соколов Сергей Вадимович" w:date="2024-01-22T09:12:00Z">
            <w:rPr>
              <w:rFonts w:ascii="Times New Roman" w:eastAsia="Calibri" w:hAnsi="Times New Roman" w:cs="Times New Roman"/>
              <w:sz w:val="24"/>
              <w:szCs w:val="24"/>
            </w:rPr>
          </w:rPrChange>
        </w:rPr>
        <w:t xml:space="preserve"> </w:t>
      </w:r>
      <w:r w:rsidR="00F81009" w:rsidRPr="00BF3619">
        <w:rPr>
          <w:rFonts w:ascii="Times New Roman" w:eastAsia="Calibri" w:hAnsi="Times New Roman" w:cs="Times New Roman"/>
          <w:sz w:val="24"/>
          <w:szCs w:val="24"/>
          <w:highlight w:val="green"/>
          <w:rPrChange w:id="3280" w:author="Соколов Сергей Вадимович" w:date="2024-01-22T09:12:00Z">
            <w:rPr>
              <w:rFonts w:ascii="Times New Roman" w:eastAsia="Calibri" w:hAnsi="Times New Roman" w:cs="Times New Roman"/>
              <w:sz w:val="24"/>
              <w:szCs w:val="24"/>
            </w:rPr>
          </w:rPrChange>
        </w:rPr>
        <w:t xml:space="preserve">инженерно-геологических </w:t>
      </w:r>
      <w:r w:rsidR="00964315" w:rsidRPr="00BF3619">
        <w:rPr>
          <w:rFonts w:ascii="Times New Roman" w:eastAsia="Calibri" w:hAnsi="Times New Roman" w:cs="Times New Roman"/>
          <w:sz w:val="24"/>
          <w:szCs w:val="24"/>
          <w:highlight w:val="green"/>
          <w:rPrChange w:id="3281" w:author="Соколов Сергей Вадимович" w:date="2024-01-22T09:12:00Z">
            <w:rPr>
              <w:rFonts w:ascii="Times New Roman" w:eastAsia="Calibri" w:hAnsi="Times New Roman" w:cs="Times New Roman"/>
              <w:sz w:val="24"/>
              <w:szCs w:val="24"/>
            </w:rPr>
          </w:rPrChange>
        </w:rPr>
        <w:t xml:space="preserve">выработок </w:t>
      </w:r>
      <w:r w:rsidR="007F26B8" w:rsidRPr="00BF3619">
        <w:rPr>
          <w:rFonts w:ascii="Times New Roman" w:eastAsia="Calibri" w:hAnsi="Times New Roman" w:cs="Times New Roman"/>
          <w:sz w:val="24"/>
          <w:szCs w:val="24"/>
          <w:highlight w:val="green"/>
          <w:rPrChange w:id="3282" w:author="Соколов Сергей Вадимович" w:date="2024-01-22T09:12:00Z">
            <w:rPr>
              <w:rFonts w:ascii="Times New Roman" w:eastAsia="Calibri" w:hAnsi="Times New Roman" w:cs="Times New Roman"/>
              <w:sz w:val="24"/>
              <w:szCs w:val="24"/>
            </w:rPr>
          </w:rPrChange>
        </w:rPr>
        <w:t>на профиле</w:t>
      </w:r>
      <w:r w:rsidR="00964315" w:rsidRPr="00BF3619">
        <w:rPr>
          <w:rFonts w:ascii="Times New Roman" w:eastAsia="Calibri" w:hAnsi="Times New Roman" w:cs="Times New Roman"/>
          <w:sz w:val="24"/>
          <w:szCs w:val="24"/>
          <w:highlight w:val="green"/>
          <w:rPrChange w:id="3283" w:author="Соколов Сергей Вадимович" w:date="2024-01-22T09:12:00Z">
            <w:rPr>
              <w:rFonts w:ascii="Times New Roman" w:eastAsia="Calibri" w:hAnsi="Times New Roman" w:cs="Times New Roman"/>
              <w:sz w:val="24"/>
              <w:szCs w:val="24"/>
            </w:rPr>
          </w:rPrChange>
        </w:rPr>
        <w:t xml:space="preserve"> определяется размером оползня и устанавливается из расчета </w:t>
      </w:r>
      <w:r w:rsidR="00632942" w:rsidRPr="00BF3619">
        <w:rPr>
          <w:rFonts w:ascii="Times New Roman" w:eastAsia="Calibri" w:hAnsi="Times New Roman" w:cs="Times New Roman"/>
          <w:sz w:val="24"/>
          <w:szCs w:val="24"/>
          <w:highlight w:val="green"/>
          <w:rPrChange w:id="3284" w:author="Соколов Сергей Вадимович" w:date="2024-01-22T09:12:00Z">
            <w:rPr>
              <w:rFonts w:ascii="Times New Roman" w:eastAsia="Calibri" w:hAnsi="Times New Roman" w:cs="Times New Roman"/>
              <w:sz w:val="24"/>
              <w:szCs w:val="24"/>
            </w:rPr>
          </w:rPrChange>
        </w:rPr>
        <w:t>2</w:t>
      </w:r>
      <w:r w:rsidR="001A0E84" w:rsidRPr="00BF3619">
        <w:rPr>
          <w:rFonts w:ascii="Times New Roman" w:eastAsia="Calibri" w:hAnsi="Times New Roman" w:cs="Times New Roman"/>
          <w:sz w:val="24"/>
          <w:szCs w:val="24"/>
          <w:highlight w:val="green"/>
          <w:rPrChange w:id="3285" w:author="Соколов Сергей Вадимович" w:date="2024-01-22T09:12:00Z">
            <w:rPr>
              <w:rFonts w:ascii="Times New Roman" w:eastAsia="Calibri" w:hAnsi="Times New Roman" w:cs="Times New Roman"/>
              <w:sz w:val="24"/>
              <w:szCs w:val="24"/>
            </w:rPr>
          </w:rPrChange>
        </w:rPr>
        <w:t>–</w:t>
      </w:r>
      <w:r w:rsidR="00632942" w:rsidRPr="00BF3619">
        <w:rPr>
          <w:rFonts w:ascii="Times New Roman" w:eastAsia="Calibri" w:hAnsi="Times New Roman" w:cs="Times New Roman"/>
          <w:sz w:val="24"/>
          <w:szCs w:val="24"/>
          <w:highlight w:val="green"/>
          <w:rPrChange w:id="3286" w:author="Соколов Сергей Вадимович" w:date="2024-01-22T09:12:00Z">
            <w:rPr>
              <w:rFonts w:ascii="Times New Roman" w:eastAsia="Calibri" w:hAnsi="Times New Roman" w:cs="Times New Roman"/>
              <w:sz w:val="24"/>
              <w:szCs w:val="24"/>
            </w:rPr>
          </w:rPrChange>
        </w:rPr>
        <w:t>3 выработ</w:t>
      </w:r>
      <w:r w:rsidR="00300873" w:rsidRPr="00BF3619">
        <w:rPr>
          <w:rFonts w:ascii="Times New Roman" w:eastAsia="Calibri" w:hAnsi="Times New Roman" w:cs="Times New Roman"/>
          <w:sz w:val="24"/>
          <w:szCs w:val="24"/>
          <w:highlight w:val="green"/>
          <w:rPrChange w:id="3287" w:author="Соколов Сергей Вадимович" w:date="2024-01-22T09:12:00Z">
            <w:rPr>
              <w:rFonts w:ascii="Times New Roman" w:eastAsia="Calibri" w:hAnsi="Times New Roman" w:cs="Times New Roman"/>
              <w:sz w:val="24"/>
              <w:szCs w:val="24"/>
            </w:rPr>
          </w:rPrChange>
        </w:rPr>
        <w:t>к</w:t>
      </w:r>
      <w:r w:rsidR="00632942" w:rsidRPr="00BF3619">
        <w:rPr>
          <w:rFonts w:ascii="Times New Roman" w:eastAsia="Calibri" w:hAnsi="Times New Roman" w:cs="Times New Roman"/>
          <w:sz w:val="24"/>
          <w:szCs w:val="24"/>
          <w:highlight w:val="green"/>
          <w:rPrChange w:id="3288" w:author="Соколов Сергей Вадимович" w:date="2024-01-22T09:12:00Z">
            <w:rPr>
              <w:rFonts w:ascii="Times New Roman" w:eastAsia="Calibri" w:hAnsi="Times New Roman" w:cs="Times New Roman"/>
              <w:sz w:val="24"/>
              <w:szCs w:val="24"/>
            </w:rPr>
          </w:rPrChange>
        </w:rPr>
        <w:t>и</w:t>
      </w:r>
      <w:r w:rsidR="00964315" w:rsidRPr="00BF3619">
        <w:rPr>
          <w:rFonts w:ascii="Times New Roman" w:eastAsia="Calibri" w:hAnsi="Times New Roman" w:cs="Times New Roman"/>
          <w:sz w:val="24"/>
          <w:szCs w:val="24"/>
          <w:highlight w:val="green"/>
          <w:rPrChange w:id="3289" w:author="Соколов Сергей Вадимович" w:date="2024-01-22T09:12:00Z">
            <w:rPr>
              <w:rFonts w:ascii="Times New Roman" w:eastAsia="Calibri" w:hAnsi="Times New Roman" w:cs="Times New Roman"/>
              <w:sz w:val="24"/>
              <w:szCs w:val="24"/>
            </w:rPr>
          </w:rPrChange>
        </w:rPr>
        <w:t xml:space="preserve"> на каждом крупном (более 30</w:t>
      </w:r>
      <w:r w:rsidR="008E4A18" w:rsidRPr="00BF3619">
        <w:rPr>
          <w:rFonts w:ascii="Times New Roman" w:eastAsia="Calibri" w:hAnsi="Times New Roman" w:cs="Times New Roman"/>
          <w:sz w:val="24"/>
          <w:szCs w:val="24"/>
          <w:highlight w:val="green"/>
          <w:rPrChange w:id="3290" w:author="Соколов Сергей Вадимович" w:date="2024-01-22T09:12:00Z">
            <w:rPr>
              <w:rFonts w:ascii="Times New Roman" w:eastAsia="Calibri" w:hAnsi="Times New Roman" w:cs="Times New Roman"/>
              <w:sz w:val="24"/>
              <w:szCs w:val="24"/>
            </w:rPr>
          </w:rPrChange>
        </w:rPr>
        <w:t> </w:t>
      </w:r>
      <w:r w:rsidR="00964315" w:rsidRPr="00BF3619">
        <w:rPr>
          <w:rFonts w:ascii="Times New Roman" w:eastAsia="Calibri" w:hAnsi="Times New Roman" w:cs="Times New Roman"/>
          <w:sz w:val="24"/>
          <w:szCs w:val="24"/>
          <w:highlight w:val="green"/>
          <w:rPrChange w:id="3291" w:author="Соколов Сергей Вадимович" w:date="2024-01-22T09:12:00Z">
            <w:rPr>
              <w:rFonts w:ascii="Times New Roman" w:eastAsia="Calibri" w:hAnsi="Times New Roman" w:cs="Times New Roman"/>
              <w:sz w:val="24"/>
              <w:szCs w:val="24"/>
            </w:rPr>
          </w:rPrChange>
        </w:rPr>
        <w:t xml:space="preserve">м) элементе оползневого рельефа (оползневых ступенях, понижениях, межоползневых гребнях и </w:t>
      </w:r>
      <w:commentRangeStart w:id="3292"/>
      <w:r w:rsidR="00964315" w:rsidRPr="00BF3619">
        <w:rPr>
          <w:rFonts w:ascii="Times New Roman" w:eastAsia="Calibri" w:hAnsi="Times New Roman" w:cs="Times New Roman"/>
          <w:sz w:val="24"/>
          <w:szCs w:val="24"/>
          <w:highlight w:val="green"/>
          <w:rPrChange w:id="3293" w:author="Соколов Сергей Вадимович" w:date="2024-01-22T09:12:00Z">
            <w:rPr>
              <w:rFonts w:ascii="Times New Roman" w:eastAsia="Calibri" w:hAnsi="Times New Roman" w:cs="Times New Roman"/>
              <w:sz w:val="24"/>
              <w:szCs w:val="24"/>
            </w:rPr>
          </w:rPrChange>
        </w:rPr>
        <w:t>т</w:t>
      </w:r>
      <w:commentRangeEnd w:id="3292"/>
      <w:r w:rsidR="00263872" w:rsidRPr="00BF3619">
        <w:rPr>
          <w:rStyle w:val="aa"/>
          <w:rFonts w:ascii="Times New Roman CYR" w:hAnsi="Times New Roman CYR" w:cs="Times New Roman"/>
          <w:highlight w:val="green"/>
          <w:rPrChange w:id="3294" w:author="Соколов Сергей Вадимович" w:date="2024-01-22T09:12:00Z">
            <w:rPr>
              <w:rStyle w:val="aa"/>
              <w:rFonts w:ascii="Times New Roman CYR" w:hAnsi="Times New Roman CYR" w:cs="Times New Roman"/>
            </w:rPr>
          </w:rPrChange>
        </w:rPr>
        <w:commentReference w:id="3292"/>
      </w:r>
      <w:r w:rsidR="00964315" w:rsidRPr="00BF3619">
        <w:rPr>
          <w:rFonts w:ascii="Times New Roman" w:eastAsia="Calibri" w:hAnsi="Times New Roman" w:cs="Times New Roman"/>
          <w:sz w:val="24"/>
          <w:szCs w:val="24"/>
          <w:highlight w:val="green"/>
          <w:rPrChange w:id="3295" w:author="Соколов Сергей Вадимович" w:date="2024-01-22T09:12:00Z">
            <w:rPr>
              <w:rFonts w:ascii="Times New Roman" w:eastAsia="Calibri" w:hAnsi="Times New Roman" w:cs="Times New Roman"/>
              <w:sz w:val="24"/>
              <w:szCs w:val="24"/>
            </w:rPr>
          </w:rPrChange>
        </w:rPr>
        <w:t>.</w:t>
      </w:r>
      <w:del w:id="3296" w:author="Н.И." w:date="2019-02-15T09:48:00Z">
        <w:r w:rsidR="00964315" w:rsidRPr="00BF3619" w:rsidDel="00263872">
          <w:rPr>
            <w:rFonts w:ascii="Times New Roman" w:eastAsia="Calibri" w:hAnsi="Times New Roman" w:cs="Times New Roman"/>
            <w:sz w:val="24"/>
            <w:szCs w:val="24"/>
            <w:highlight w:val="green"/>
            <w:rPrChange w:id="3297" w:author="Соколов Сергей Вадимович" w:date="2024-01-22T09:12:00Z">
              <w:rPr>
                <w:rFonts w:ascii="Times New Roman" w:eastAsia="Calibri" w:hAnsi="Times New Roman" w:cs="Times New Roman"/>
                <w:sz w:val="24"/>
                <w:szCs w:val="24"/>
              </w:rPr>
            </w:rPrChange>
          </w:rPr>
          <w:delText xml:space="preserve"> </w:delText>
        </w:r>
      </w:del>
      <w:r w:rsidR="00964315" w:rsidRPr="00BF3619">
        <w:rPr>
          <w:rFonts w:ascii="Times New Roman" w:eastAsia="Calibri" w:hAnsi="Times New Roman" w:cs="Times New Roman"/>
          <w:sz w:val="24"/>
          <w:szCs w:val="24"/>
          <w:highlight w:val="green"/>
          <w:rPrChange w:id="3298" w:author="Соколов Сергей Вадимович" w:date="2024-01-22T09:12:00Z">
            <w:rPr>
              <w:rFonts w:ascii="Times New Roman" w:eastAsia="Calibri" w:hAnsi="Times New Roman" w:cs="Times New Roman"/>
              <w:sz w:val="24"/>
              <w:szCs w:val="24"/>
            </w:rPr>
          </w:rPrChange>
        </w:rPr>
        <w:t xml:space="preserve">п.). Кроме того, должны быть пройдены </w:t>
      </w:r>
      <w:r w:rsidR="00632942" w:rsidRPr="00BF3619">
        <w:rPr>
          <w:rFonts w:ascii="Times New Roman" w:eastAsia="Calibri" w:hAnsi="Times New Roman" w:cs="Times New Roman"/>
          <w:sz w:val="24"/>
          <w:szCs w:val="24"/>
          <w:highlight w:val="green"/>
          <w:rPrChange w:id="3299" w:author="Соколов Сергей Вадимович" w:date="2024-01-22T09:12:00Z">
            <w:rPr>
              <w:rFonts w:ascii="Times New Roman" w:eastAsia="Calibri" w:hAnsi="Times New Roman" w:cs="Times New Roman"/>
              <w:sz w:val="24"/>
              <w:szCs w:val="24"/>
            </w:rPr>
          </w:rPrChange>
        </w:rPr>
        <w:t xml:space="preserve">не менее </w:t>
      </w:r>
      <w:r w:rsidR="007F26B8" w:rsidRPr="00BF3619">
        <w:rPr>
          <w:rFonts w:ascii="Times New Roman" w:eastAsia="Calibri" w:hAnsi="Times New Roman" w:cs="Times New Roman"/>
          <w:sz w:val="24"/>
          <w:szCs w:val="24"/>
          <w:highlight w:val="green"/>
          <w:rPrChange w:id="3300" w:author="Соколов Сергей Вадимович" w:date="2024-01-22T09:12:00Z">
            <w:rPr>
              <w:rFonts w:ascii="Times New Roman" w:eastAsia="Calibri" w:hAnsi="Times New Roman" w:cs="Times New Roman"/>
              <w:sz w:val="24"/>
              <w:szCs w:val="24"/>
            </w:rPr>
          </w:rPrChange>
        </w:rPr>
        <w:t xml:space="preserve">чем по </w:t>
      </w:r>
      <w:r w:rsidR="00E073CF" w:rsidRPr="00BF3619">
        <w:rPr>
          <w:rFonts w:ascii="Times New Roman" w:eastAsia="Calibri" w:hAnsi="Times New Roman" w:cs="Times New Roman"/>
          <w:sz w:val="24"/>
          <w:szCs w:val="24"/>
          <w:highlight w:val="green"/>
          <w:rPrChange w:id="3301" w:author="Соколов Сергей Вадимович" w:date="2024-01-22T09:12:00Z">
            <w:rPr>
              <w:rFonts w:ascii="Times New Roman" w:eastAsia="Calibri" w:hAnsi="Times New Roman" w:cs="Times New Roman"/>
              <w:sz w:val="24"/>
              <w:szCs w:val="24"/>
            </w:rPr>
          </w:rPrChange>
        </w:rPr>
        <w:t>две</w:t>
      </w:r>
      <w:r w:rsidR="00964315" w:rsidRPr="00BF3619">
        <w:rPr>
          <w:rFonts w:ascii="Times New Roman" w:eastAsia="Calibri" w:hAnsi="Times New Roman" w:cs="Times New Roman"/>
          <w:sz w:val="24"/>
          <w:szCs w:val="24"/>
          <w:highlight w:val="green"/>
          <w:rPrChange w:id="3302" w:author="Соколов Сергей Вадимович" w:date="2024-01-22T09:12:00Z">
            <w:rPr>
              <w:rFonts w:ascii="Times New Roman" w:eastAsia="Calibri" w:hAnsi="Times New Roman" w:cs="Times New Roman"/>
              <w:sz w:val="24"/>
              <w:szCs w:val="24"/>
            </w:rPr>
          </w:rPrChange>
        </w:rPr>
        <w:t xml:space="preserve"> выработки на устойчивых частях склона</w:t>
      </w:r>
      <w:r w:rsidR="00575E44" w:rsidRPr="00BF3619">
        <w:rPr>
          <w:rFonts w:ascii="Times New Roman" w:eastAsia="Calibri" w:hAnsi="Times New Roman" w:cs="Times New Roman"/>
          <w:sz w:val="24"/>
          <w:szCs w:val="24"/>
          <w:highlight w:val="green"/>
          <w:rPrChange w:id="3303" w:author="Соколов Сергей Вадимович" w:date="2024-01-22T09:12:00Z">
            <w:rPr>
              <w:rFonts w:ascii="Times New Roman" w:eastAsia="Calibri" w:hAnsi="Times New Roman" w:cs="Times New Roman"/>
              <w:sz w:val="24"/>
              <w:szCs w:val="24"/>
            </w:rPr>
          </w:rPrChange>
        </w:rPr>
        <w:t xml:space="preserve"> </w:t>
      </w:r>
      <w:r w:rsidR="00964315" w:rsidRPr="00BF3619">
        <w:rPr>
          <w:rFonts w:ascii="Times New Roman" w:eastAsia="Calibri" w:hAnsi="Times New Roman" w:cs="Times New Roman"/>
          <w:sz w:val="24"/>
          <w:szCs w:val="24"/>
          <w:highlight w:val="green"/>
          <w:rPrChange w:id="3304" w:author="Соколов Сергей Вадимович" w:date="2024-01-22T09:12:00Z">
            <w:rPr>
              <w:rFonts w:ascii="Times New Roman" w:eastAsia="Calibri" w:hAnsi="Times New Roman" w:cs="Times New Roman"/>
              <w:sz w:val="24"/>
              <w:szCs w:val="24"/>
            </w:rPr>
          </w:rPrChange>
        </w:rPr>
        <w:t>(выше бровки срыва и ниже языка оползня).</w:t>
      </w:r>
    </w:p>
    <w:p w14:paraId="661531F9" w14:textId="7A635584" w:rsidR="00964315" w:rsidRPr="00263872" w:rsidDel="00B32448" w:rsidRDefault="00B32448" w:rsidP="00AA3FB8">
      <w:pPr>
        <w:pStyle w:val="aff1"/>
        <w:numPr>
          <w:ilvl w:val="2"/>
          <w:numId w:val="15"/>
        </w:numPr>
        <w:tabs>
          <w:tab w:val="left" w:pos="426"/>
          <w:tab w:val="left" w:pos="710"/>
          <w:tab w:val="left" w:pos="1560"/>
        </w:tabs>
        <w:spacing w:line="360" w:lineRule="auto"/>
        <w:ind w:left="0" w:firstLine="709"/>
        <w:jc w:val="both"/>
        <w:rPr>
          <w:del w:id="3305" w:author="Н.И." w:date="2019-02-14T12:28:00Z"/>
          <w:rFonts w:ascii="Times New Roman" w:eastAsia="Calibri" w:hAnsi="Times New Roman" w:cs="Times New Roman"/>
          <w:sz w:val="24"/>
          <w:szCs w:val="24"/>
        </w:rPr>
      </w:pPr>
      <w:ins w:id="3306" w:author="Н.И." w:date="2019-02-14T12:28:00Z">
        <w:r w:rsidRPr="00BF3619">
          <w:rPr>
            <w:rFonts w:ascii="Times New Roman" w:eastAsia="Calibri" w:hAnsi="Times New Roman" w:cs="Times New Roman"/>
            <w:sz w:val="24"/>
            <w:szCs w:val="24"/>
            <w:highlight w:val="green"/>
            <w:rPrChange w:id="3307" w:author="Соколов Сергей Вадимович" w:date="2024-01-22T09:12:00Z">
              <w:rPr>
                <w:rFonts w:ascii="Times New Roman" w:eastAsia="Calibri" w:hAnsi="Times New Roman" w:cs="Times New Roman"/>
                <w:sz w:val="24"/>
                <w:szCs w:val="24"/>
              </w:rPr>
            </w:rPrChange>
          </w:rPr>
          <w:t>Расстояние между выработками определяется масштабом инженерно-геологической съемки и должно быть достаточным для выполнения расчетов устойчивости склонов (откосов).</w:t>
        </w:r>
      </w:ins>
      <w:del w:id="3308" w:author="Н.И." w:date="2019-02-14T12:28:00Z">
        <w:r w:rsidR="00AB5364" w:rsidRPr="00263872" w:rsidDel="00B32448">
          <w:rPr>
            <w:rFonts w:ascii="Times New Roman" w:eastAsia="Calibri" w:hAnsi="Times New Roman"/>
            <w:sz w:val="24"/>
            <w:szCs w:val="24"/>
          </w:rPr>
          <w:delText>Расстояние между выработками обосновывается в программе с детальностью, соответствующей масштабу инженерно-геологической съемки и достаточной для выполнения расчетов устойчивости склонов (откосов).</w:delText>
        </w:r>
      </w:del>
    </w:p>
    <w:p w14:paraId="0FE94906" w14:textId="77777777" w:rsidR="00B32448" w:rsidRPr="00AB5364" w:rsidRDefault="00B32448" w:rsidP="00AA3FB8">
      <w:pPr>
        <w:pStyle w:val="aff1"/>
        <w:numPr>
          <w:ilvl w:val="2"/>
          <w:numId w:val="15"/>
        </w:numPr>
        <w:tabs>
          <w:tab w:val="left" w:pos="426"/>
          <w:tab w:val="left" w:pos="710"/>
          <w:tab w:val="left" w:pos="1560"/>
        </w:tabs>
        <w:spacing w:line="360" w:lineRule="auto"/>
        <w:ind w:left="0" w:firstLine="709"/>
        <w:jc w:val="both"/>
        <w:rPr>
          <w:ins w:id="3309" w:author="Н.И." w:date="2019-02-14T12:28:00Z"/>
          <w:rFonts w:ascii="Times New Roman" w:eastAsia="Calibri" w:hAnsi="Times New Roman" w:cs="Times New Roman"/>
          <w:sz w:val="24"/>
          <w:szCs w:val="24"/>
        </w:rPr>
      </w:pPr>
    </w:p>
    <w:bookmarkEnd w:id="3223"/>
    <w:p w14:paraId="562AF8DE" w14:textId="77777777" w:rsidR="00043A36" w:rsidRPr="00BF3619" w:rsidRDefault="00043A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310" w:author="Соколов Сергей Вадимович" w:date="2024-01-22T09:12:00Z">
            <w:rPr>
              <w:rFonts w:ascii="Times New Roman" w:eastAsia="Calibri" w:hAnsi="Times New Roman" w:cs="Times New Roman"/>
              <w:sz w:val="24"/>
              <w:szCs w:val="24"/>
            </w:rPr>
          </w:rPrChange>
        </w:rPr>
      </w:pPr>
      <w:r w:rsidRPr="00BF3619">
        <w:rPr>
          <w:rFonts w:ascii="Times New Roman" w:eastAsia="Calibri" w:hAnsi="Times New Roman" w:cs="Times New Roman"/>
          <w:sz w:val="24"/>
          <w:szCs w:val="24"/>
          <w:highlight w:val="green"/>
          <w:rPrChange w:id="3311" w:author="Соколов Сергей Вадимович" w:date="2024-01-22T09:12:00Z">
            <w:rPr>
              <w:rFonts w:ascii="Times New Roman" w:eastAsia="Calibri" w:hAnsi="Times New Roman" w:cs="Times New Roman"/>
              <w:sz w:val="24"/>
              <w:szCs w:val="24"/>
            </w:rPr>
          </w:rPrChange>
        </w:rPr>
        <w:t xml:space="preserve">При наличии эрозионного или абразионного подмыва склона в бортах долин или в прибрежной части суши и акватории следует дополнительно намечать ряд коротких продольных </w:t>
      </w:r>
      <w:r w:rsidR="0016769E" w:rsidRPr="00BF3619">
        <w:rPr>
          <w:rFonts w:ascii="Times New Roman" w:eastAsia="Calibri" w:hAnsi="Times New Roman" w:cs="Times New Roman"/>
          <w:sz w:val="24"/>
          <w:szCs w:val="24"/>
          <w:highlight w:val="green"/>
          <w:rPrChange w:id="3312" w:author="Соколов Сергей Вадимович" w:date="2024-01-22T09:12:00Z">
            <w:rPr>
              <w:rFonts w:ascii="Times New Roman" w:eastAsia="Calibri" w:hAnsi="Times New Roman" w:cs="Times New Roman"/>
              <w:sz w:val="24"/>
              <w:szCs w:val="24"/>
            </w:rPr>
          </w:rPrChange>
        </w:rPr>
        <w:t>профилей</w:t>
      </w:r>
      <w:r w:rsidRPr="00BF3619">
        <w:rPr>
          <w:rFonts w:ascii="Times New Roman" w:eastAsia="Calibri" w:hAnsi="Times New Roman" w:cs="Times New Roman"/>
          <w:sz w:val="24"/>
          <w:szCs w:val="24"/>
          <w:highlight w:val="green"/>
          <w:rPrChange w:id="3313" w:author="Соколов Сергей Вадимович" w:date="2024-01-22T09:12:00Z">
            <w:rPr>
              <w:rFonts w:ascii="Times New Roman" w:eastAsia="Calibri" w:hAnsi="Times New Roman" w:cs="Times New Roman"/>
              <w:sz w:val="24"/>
              <w:szCs w:val="24"/>
            </w:rPr>
          </w:rPrChange>
        </w:rPr>
        <w:t>.</w:t>
      </w:r>
    </w:p>
    <w:p w14:paraId="499A4D91" w14:textId="33249070" w:rsidR="00CA528F" w:rsidRPr="00BF3619" w:rsidRDefault="00C54CA9"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314" w:author="Соколов Сергей Вадимович" w:date="2024-01-22T09:13:00Z">
            <w:rPr>
              <w:rFonts w:ascii="Times New Roman" w:eastAsia="Calibri" w:hAnsi="Times New Roman" w:cs="Times New Roman"/>
              <w:sz w:val="24"/>
              <w:szCs w:val="24"/>
            </w:rPr>
          </w:rPrChange>
        </w:rPr>
      </w:pPr>
      <w:r w:rsidRPr="00BF3619">
        <w:rPr>
          <w:rFonts w:ascii="Times New Roman" w:eastAsia="Calibri" w:hAnsi="Times New Roman" w:cs="Times New Roman"/>
          <w:sz w:val="24"/>
          <w:szCs w:val="24"/>
          <w:highlight w:val="green"/>
          <w:rPrChange w:id="3315" w:author="Соколов Сергей Вадимович" w:date="2024-01-22T09:13:00Z">
            <w:rPr>
              <w:rFonts w:ascii="Times New Roman" w:eastAsia="Calibri" w:hAnsi="Times New Roman" w:cs="Times New Roman"/>
              <w:sz w:val="24"/>
              <w:szCs w:val="24"/>
            </w:rPr>
          </w:rPrChange>
        </w:rPr>
        <w:t>Глубину изучения толщи грунтов на склонах следует назначать исходя из необходимости проходки всей мощности зоны возможного захвата оползневыми процессами.</w:t>
      </w:r>
    </w:p>
    <w:p w14:paraId="3F9E8340" w14:textId="1EA769B5" w:rsidR="00C54CA9" w:rsidRPr="002150CE" w:rsidRDefault="00C54CA9" w:rsidP="00FB33D7">
      <w:pPr>
        <w:pStyle w:val="aff1"/>
        <w:widowControl/>
        <w:tabs>
          <w:tab w:val="left" w:pos="142"/>
          <w:tab w:val="left" w:pos="567"/>
          <w:tab w:val="left" w:pos="1560"/>
        </w:tabs>
        <w:autoSpaceDE/>
        <w:autoSpaceDN/>
        <w:adjustRightInd/>
        <w:spacing w:line="360" w:lineRule="auto"/>
        <w:ind w:left="0" w:firstLine="709"/>
        <w:jc w:val="both"/>
        <w:rPr>
          <w:rFonts w:ascii="Times New Roman" w:eastAsiaTheme="minorEastAsia" w:hAnsi="Times New Roman" w:cs="Times New Roman"/>
          <w:sz w:val="24"/>
          <w:szCs w:val="24"/>
        </w:rPr>
      </w:pPr>
      <w:bookmarkStart w:id="3316" w:name="_Hlk493685791"/>
      <w:r w:rsidRPr="00BF3619">
        <w:rPr>
          <w:rFonts w:ascii="Times New Roman" w:eastAsiaTheme="minorEastAsia" w:hAnsi="Times New Roman" w:cs="Times New Roman"/>
          <w:sz w:val="24"/>
          <w:szCs w:val="24"/>
          <w:highlight w:val="green"/>
          <w:rPrChange w:id="3317" w:author="Соколов Сергей Вадимович" w:date="2024-01-22T09:13:00Z">
            <w:rPr>
              <w:rFonts w:ascii="Times New Roman" w:eastAsiaTheme="minorEastAsia" w:hAnsi="Times New Roman" w:cs="Times New Roman"/>
              <w:sz w:val="24"/>
              <w:szCs w:val="24"/>
            </w:rPr>
          </w:rPrChange>
        </w:rPr>
        <w:t xml:space="preserve">Часть инженерно-геологических выработок (не менее </w:t>
      </w:r>
      <w:commentRangeStart w:id="3318"/>
      <w:r w:rsidRPr="00BF3619">
        <w:rPr>
          <w:rFonts w:ascii="Times New Roman" w:eastAsiaTheme="minorEastAsia" w:hAnsi="Times New Roman" w:cs="Times New Roman"/>
          <w:sz w:val="24"/>
          <w:szCs w:val="24"/>
          <w:highlight w:val="green"/>
          <w:rPrChange w:id="3319" w:author="Соколов Сергей Вадимович" w:date="2024-01-22T09:13:00Z">
            <w:rPr>
              <w:rFonts w:ascii="Times New Roman" w:eastAsiaTheme="minorEastAsia" w:hAnsi="Times New Roman" w:cs="Times New Roman"/>
              <w:sz w:val="24"/>
              <w:szCs w:val="24"/>
            </w:rPr>
          </w:rPrChange>
        </w:rPr>
        <w:t>75</w:t>
      </w:r>
      <w:commentRangeEnd w:id="3318"/>
      <w:r w:rsidR="00CB1DD0" w:rsidRPr="00BF3619">
        <w:rPr>
          <w:rStyle w:val="aa"/>
          <w:rFonts w:ascii="Times New Roman CYR" w:hAnsi="Times New Roman CYR" w:cs="Times New Roman"/>
          <w:highlight w:val="green"/>
          <w:rPrChange w:id="3320" w:author="Соколов Сергей Вадимович" w:date="2024-01-22T09:13:00Z">
            <w:rPr>
              <w:rStyle w:val="aa"/>
              <w:rFonts w:ascii="Times New Roman CYR" w:hAnsi="Times New Roman CYR" w:cs="Times New Roman"/>
            </w:rPr>
          </w:rPrChange>
        </w:rPr>
        <w:commentReference w:id="3318"/>
      </w:r>
      <w:del w:id="3321" w:author="Н.И." w:date="2019-02-14T17:24:00Z">
        <w:r w:rsidR="00AB5364" w:rsidRPr="00BF3619" w:rsidDel="00CB1DD0">
          <w:rPr>
            <w:rFonts w:ascii="Times New Roman" w:eastAsiaTheme="minorEastAsia" w:hAnsi="Times New Roman" w:cs="Times New Roman"/>
            <w:sz w:val="24"/>
            <w:szCs w:val="24"/>
            <w:highlight w:val="green"/>
            <w:rPrChange w:id="3322" w:author="Соколов Сергей Вадимович" w:date="2024-01-22T09:13:00Z">
              <w:rPr>
                <w:rFonts w:ascii="Times New Roman" w:eastAsiaTheme="minorEastAsia" w:hAnsi="Times New Roman" w:cs="Times New Roman"/>
                <w:sz w:val="24"/>
                <w:szCs w:val="24"/>
              </w:rPr>
            </w:rPrChange>
          </w:rPr>
          <w:delText xml:space="preserve"> </w:delText>
        </w:r>
      </w:del>
      <w:r w:rsidRPr="00BF3619">
        <w:rPr>
          <w:rFonts w:ascii="Times New Roman" w:eastAsiaTheme="minorEastAsia" w:hAnsi="Times New Roman" w:cs="Times New Roman"/>
          <w:sz w:val="24"/>
          <w:szCs w:val="24"/>
          <w:highlight w:val="green"/>
          <w:rPrChange w:id="3323" w:author="Соколов Сергей Вадимович" w:date="2024-01-22T09:13:00Z">
            <w:rPr>
              <w:rFonts w:ascii="Times New Roman" w:eastAsiaTheme="minorEastAsia" w:hAnsi="Times New Roman" w:cs="Times New Roman"/>
              <w:sz w:val="24"/>
              <w:szCs w:val="24"/>
            </w:rPr>
          </w:rPrChange>
        </w:rPr>
        <w:t xml:space="preserve">%) следует проходить </w:t>
      </w:r>
      <w:r w:rsidR="00C25B50" w:rsidRPr="00BF3619">
        <w:rPr>
          <w:rFonts w:ascii="Times New Roman" w:eastAsiaTheme="minorEastAsia" w:hAnsi="Times New Roman" w:cs="Times New Roman"/>
          <w:sz w:val="24"/>
          <w:szCs w:val="24"/>
          <w:highlight w:val="green"/>
          <w:rPrChange w:id="3324" w:author="Соколов Сергей Вадимович" w:date="2024-01-22T09:13:00Z">
            <w:rPr>
              <w:rFonts w:ascii="Times New Roman" w:eastAsiaTheme="minorEastAsia" w:hAnsi="Times New Roman" w:cs="Times New Roman"/>
              <w:sz w:val="24"/>
              <w:szCs w:val="24"/>
            </w:rPr>
          </w:rPrChange>
        </w:rPr>
        <w:t>в соответствии с 4.9.2</w:t>
      </w:r>
      <w:r w:rsidR="00B34248" w:rsidRPr="00BF3619">
        <w:rPr>
          <w:rFonts w:ascii="Times New Roman" w:eastAsiaTheme="minorEastAsia" w:hAnsi="Times New Roman" w:cs="Times New Roman"/>
          <w:sz w:val="24"/>
          <w:szCs w:val="24"/>
          <w:highlight w:val="green"/>
          <w:rPrChange w:id="3325" w:author="Соколов Сергей Вадимович" w:date="2024-01-22T09:13:00Z">
            <w:rPr>
              <w:rFonts w:ascii="Times New Roman" w:eastAsiaTheme="minorEastAsia" w:hAnsi="Times New Roman" w:cs="Times New Roman"/>
              <w:sz w:val="24"/>
              <w:szCs w:val="24"/>
            </w:rPr>
          </w:rPrChange>
        </w:rPr>
        <w:t>4</w:t>
      </w:r>
      <w:r w:rsidR="00C25B50" w:rsidRPr="00BF3619">
        <w:rPr>
          <w:rFonts w:ascii="Times New Roman" w:eastAsiaTheme="minorEastAsia" w:hAnsi="Times New Roman" w:cs="Times New Roman"/>
          <w:sz w:val="24"/>
          <w:szCs w:val="24"/>
          <w:highlight w:val="green"/>
          <w:rPrChange w:id="3326" w:author="Соколов Сергей Вадимович" w:date="2024-01-22T09:13:00Z">
            <w:rPr>
              <w:rFonts w:ascii="Times New Roman" w:eastAsiaTheme="minorEastAsia" w:hAnsi="Times New Roman" w:cs="Times New Roman"/>
              <w:sz w:val="24"/>
              <w:szCs w:val="24"/>
            </w:rPr>
          </w:rPrChange>
        </w:rPr>
        <w:t xml:space="preserve"> </w:t>
      </w:r>
      <w:r w:rsidRPr="00BF3619">
        <w:rPr>
          <w:rFonts w:ascii="Times New Roman" w:eastAsiaTheme="minorEastAsia" w:hAnsi="Times New Roman" w:cs="Times New Roman"/>
          <w:sz w:val="24"/>
          <w:szCs w:val="24"/>
          <w:highlight w:val="green"/>
          <w:rPrChange w:id="3327" w:author="Соколов Сергей Вадимович" w:date="2024-01-22T09:13:00Z">
            <w:rPr>
              <w:rFonts w:ascii="Times New Roman" w:eastAsiaTheme="minorEastAsia" w:hAnsi="Times New Roman" w:cs="Times New Roman"/>
              <w:sz w:val="24"/>
              <w:szCs w:val="24"/>
            </w:rPr>
          </w:rPrChange>
        </w:rPr>
        <w:t>на всю мощность оползневого тела с заглублением ниже ложа оползня в несмещенные породы не менее, чем на 5</w:t>
      </w:r>
      <w:r w:rsidR="00AB5364" w:rsidRPr="00BF3619">
        <w:rPr>
          <w:rFonts w:ascii="Times New Roman" w:eastAsiaTheme="minorEastAsia" w:hAnsi="Times New Roman" w:cs="Times New Roman"/>
          <w:sz w:val="24"/>
          <w:szCs w:val="24"/>
          <w:highlight w:val="green"/>
          <w:rPrChange w:id="3328" w:author="Соколов Сергей Вадимович" w:date="2024-01-22T09:13:00Z">
            <w:rPr>
              <w:rFonts w:ascii="Times New Roman" w:eastAsiaTheme="minorEastAsia" w:hAnsi="Times New Roman" w:cs="Times New Roman"/>
              <w:sz w:val="24"/>
              <w:szCs w:val="24"/>
            </w:rPr>
          </w:rPrChange>
        </w:rPr>
        <w:t xml:space="preserve"> </w:t>
      </w:r>
      <w:r w:rsidRPr="00BF3619">
        <w:rPr>
          <w:rFonts w:ascii="Times New Roman" w:eastAsiaTheme="minorEastAsia" w:hAnsi="Times New Roman" w:cs="Times New Roman"/>
          <w:sz w:val="24"/>
          <w:szCs w:val="24"/>
          <w:highlight w:val="green"/>
          <w:rPrChange w:id="3329" w:author="Соколов Сергей Вадимович" w:date="2024-01-22T09:13:00Z">
            <w:rPr>
              <w:rFonts w:ascii="Times New Roman" w:eastAsiaTheme="minorEastAsia" w:hAnsi="Times New Roman" w:cs="Times New Roman"/>
              <w:sz w:val="24"/>
              <w:szCs w:val="24"/>
            </w:rPr>
          </w:rPrChange>
        </w:rPr>
        <w:t xml:space="preserve">м, с целью изучения их состава и состояния. </w:t>
      </w:r>
      <w:r w:rsidRPr="00BF3619">
        <w:rPr>
          <w:rFonts w:ascii="Times New Roman" w:eastAsiaTheme="minorEastAsia" w:hAnsi="Times New Roman" w:cs="Times New Roman"/>
          <w:sz w:val="24"/>
          <w:szCs w:val="24"/>
        </w:rPr>
        <w:t xml:space="preserve">Отдельные (опорные) выработки по оси оползня рекомендуется проходить ниже ложа оползня до глубины характерного маркирующего горизонта в коренных породах для проверки их несмещенности, выявления и изучения различных </w:t>
      </w:r>
      <w:r w:rsidR="0016769E" w:rsidRPr="00BF3619">
        <w:rPr>
          <w:rFonts w:ascii="Times New Roman" w:eastAsiaTheme="minorEastAsia" w:hAnsi="Times New Roman" w:cs="Times New Roman"/>
          <w:sz w:val="24"/>
          <w:szCs w:val="24"/>
        </w:rPr>
        <w:t>зон в профиле выветривания</w:t>
      </w:r>
      <w:r w:rsidR="0061091F" w:rsidRPr="00BF3619">
        <w:rPr>
          <w:rFonts w:ascii="Times New Roman" w:eastAsiaTheme="minorEastAsia" w:hAnsi="Times New Roman" w:cs="Times New Roman"/>
          <w:sz w:val="24"/>
          <w:szCs w:val="24"/>
        </w:rPr>
        <w:t>.</w:t>
      </w:r>
    </w:p>
    <w:p w14:paraId="3F1E0458" w14:textId="090D85EE" w:rsidR="00770492" w:rsidRPr="00BF3619" w:rsidRDefault="00043A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330" w:author="Соколов Сергей Вадимович" w:date="2024-01-22T09:14:00Z">
            <w:rPr>
              <w:rFonts w:ascii="Times New Roman" w:eastAsia="Calibri" w:hAnsi="Times New Roman" w:cs="Times New Roman"/>
              <w:sz w:val="24"/>
              <w:szCs w:val="24"/>
            </w:rPr>
          </w:rPrChange>
        </w:rPr>
      </w:pPr>
      <w:bookmarkStart w:id="3331" w:name="sub_444"/>
      <w:bookmarkStart w:id="3332" w:name="_Hlk481752004"/>
      <w:r w:rsidRPr="00BF3619">
        <w:rPr>
          <w:rFonts w:ascii="Times New Roman" w:eastAsia="Calibri" w:hAnsi="Times New Roman" w:cs="Times New Roman"/>
          <w:sz w:val="24"/>
          <w:szCs w:val="24"/>
          <w:highlight w:val="green"/>
          <w:rPrChange w:id="3333" w:author="Соколов Сергей Вадимович" w:date="2024-01-22T09:14:00Z">
            <w:rPr>
              <w:rFonts w:ascii="Times New Roman" w:eastAsia="Calibri" w:hAnsi="Times New Roman" w:cs="Times New Roman"/>
              <w:sz w:val="24"/>
              <w:szCs w:val="24"/>
            </w:rPr>
          </w:rPrChange>
        </w:rPr>
        <w:t xml:space="preserve">Геофизические исследования следует выполнять </w:t>
      </w:r>
      <w:r w:rsidR="007D7CA6" w:rsidRPr="00BF3619">
        <w:rPr>
          <w:rFonts w:ascii="Times New Roman" w:eastAsia="Calibri" w:hAnsi="Times New Roman" w:cs="Times New Roman"/>
          <w:sz w:val="24"/>
          <w:szCs w:val="24"/>
          <w:highlight w:val="green"/>
          <w:rPrChange w:id="3334" w:author="Соколов Сергей Вадимович" w:date="2024-01-22T09:14:00Z">
            <w:rPr>
              <w:rFonts w:ascii="Times New Roman" w:eastAsia="Calibri" w:hAnsi="Times New Roman" w:cs="Times New Roman"/>
              <w:sz w:val="24"/>
              <w:szCs w:val="24"/>
            </w:rPr>
          </w:rPrChange>
        </w:rPr>
        <w:t xml:space="preserve">по </w:t>
      </w:r>
      <w:r w:rsidR="00C25B50" w:rsidRPr="00BF3619">
        <w:rPr>
          <w:rFonts w:ascii="Times New Roman" w:eastAsia="Calibri" w:hAnsi="Times New Roman" w:cs="Times New Roman"/>
          <w:sz w:val="24"/>
          <w:szCs w:val="24"/>
          <w:highlight w:val="green"/>
          <w:rPrChange w:id="3335" w:author="Соколов Сергей Вадимович" w:date="2024-01-22T09:14:00Z">
            <w:rPr>
              <w:rFonts w:ascii="Times New Roman" w:eastAsia="Calibri" w:hAnsi="Times New Roman" w:cs="Times New Roman"/>
              <w:sz w:val="24"/>
              <w:szCs w:val="24"/>
            </w:rPr>
          </w:rPrChange>
        </w:rPr>
        <w:t>4.9.2</w:t>
      </w:r>
      <w:r w:rsidR="0052484E" w:rsidRPr="00BF3619">
        <w:rPr>
          <w:rFonts w:ascii="Times New Roman" w:eastAsia="Calibri" w:hAnsi="Times New Roman" w:cs="Times New Roman"/>
          <w:sz w:val="24"/>
          <w:szCs w:val="24"/>
          <w:highlight w:val="green"/>
          <w:rPrChange w:id="3336" w:author="Соколов Сергей Вадимович" w:date="2024-01-22T09:14:00Z">
            <w:rPr>
              <w:rFonts w:ascii="Times New Roman" w:eastAsia="Calibri" w:hAnsi="Times New Roman" w:cs="Times New Roman"/>
              <w:sz w:val="24"/>
              <w:szCs w:val="24"/>
            </w:rPr>
          </w:rPrChange>
        </w:rPr>
        <w:t>6</w:t>
      </w:r>
      <w:r w:rsidR="001A0E84" w:rsidRPr="00BF3619">
        <w:rPr>
          <w:rFonts w:ascii="Times New Roman" w:eastAsia="Calibri" w:hAnsi="Times New Roman" w:cs="Times New Roman"/>
          <w:sz w:val="24"/>
          <w:szCs w:val="24"/>
          <w:highlight w:val="green"/>
          <w:rPrChange w:id="3337" w:author="Соколов Сергей Вадимович" w:date="2024-01-22T09:14:00Z">
            <w:rPr>
              <w:rFonts w:ascii="Times New Roman" w:eastAsia="Calibri" w:hAnsi="Times New Roman" w:cs="Times New Roman"/>
              <w:sz w:val="24"/>
              <w:szCs w:val="24"/>
            </w:rPr>
          </w:rPrChange>
        </w:rPr>
        <w:t>–</w:t>
      </w:r>
      <w:r w:rsidR="00C25B50" w:rsidRPr="00BF3619">
        <w:rPr>
          <w:rFonts w:ascii="Times New Roman" w:eastAsia="Calibri" w:hAnsi="Times New Roman" w:cs="Times New Roman"/>
          <w:sz w:val="24"/>
          <w:szCs w:val="24"/>
          <w:highlight w:val="green"/>
          <w:rPrChange w:id="3338" w:author="Соколов Сергей Вадимович" w:date="2024-01-22T09:14:00Z">
            <w:rPr>
              <w:rFonts w:ascii="Times New Roman" w:eastAsia="Calibri" w:hAnsi="Times New Roman" w:cs="Times New Roman"/>
              <w:sz w:val="24"/>
              <w:szCs w:val="24"/>
            </w:rPr>
          </w:rPrChange>
        </w:rPr>
        <w:t>4.9.2</w:t>
      </w:r>
      <w:r w:rsidR="0078288A" w:rsidRPr="00BF3619">
        <w:rPr>
          <w:rFonts w:ascii="Times New Roman" w:eastAsia="Calibri" w:hAnsi="Times New Roman" w:cs="Times New Roman"/>
          <w:sz w:val="24"/>
          <w:szCs w:val="24"/>
          <w:highlight w:val="green"/>
          <w:rPrChange w:id="3339" w:author="Соколов Сергей Вадимович" w:date="2024-01-22T09:14:00Z">
            <w:rPr>
              <w:rFonts w:ascii="Times New Roman" w:eastAsia="Calibri" w:hAnsi="Times New Roman" w:cs="Times New Roman"/>
              <w:sz w:val="24"/>
              <w:szCs w:val="24"/>
            </w:rPr>
          </w:rPrChange>
        </w:rPr>
        <w:t>8</w:t>
      </w:r>
      <w:r w:rsidR="006663C9" w:rsidRPr="00BF3619">
        <w:rPr>
          <w:rFonts w:ascii="Times New Roman" w:eastAsia="Calibri" w:hAnsi="Times New Roman" w:cs="Times New Roman"/>
          <w:sz w:val="24"/>
          <w:szCs w:val="24"/>
          <w:highlight w:val="green"/>
          <w:rPrChange w:id="3340" w:author="Соколов Сергей Вадимович" w:date="2024-01-22T09:14:00Z">
            <w:rPr>
              <w:rFonts w:ascii="Times New Roman" w:eastAsia="Calibri" w:hAnsi="Times New Roman" w:cs="Times New Roman"/>
              <w:sz w:val="24"/>
              <w:szCs w:val="24"/>
            </w:rPr>
          </w:rPrChange>
        </w:rPr>
        <w:t xml:space="preserve"> и </w:t>
      </w:r>
      <w:r w:rsidR="007D7CA6" w:rsidRPr="00BF3619">
        <w:rPr>
          <w:rFonts w:ascii="Times New Roman" w:eastAsia="Calibri" w:hAnsi="Times New Roman" w:cs="Times New Roman"/>
          <w:sz w:val="24"/>
          <w:szCs w:val="24"/>
          <w:highlight w:val="green"/>
          <w:rPrChange w:id="3341" w:author="Соколов Сергей Вадимович" w:date="2024-01-22T09:14:00Z">
            <w:rPr>
              <w:rFonts w:ascii="Times New Roman" w:eastAsia="Calibri" w:hAnsi="Times New Roman" w:cs="Times New Roman"/>
              <w:sz w:val="24"/>
              <w:szCs w:val="24"/>
            </w:rPr>
          </w:rPrChange>
        </w:rPr>
        <w:t xml:space="preserve">с учетом </w:t>
      </w:r>
      <w:r w:rsidRPr="00BF3619">
        <w:rPr>
          <w:rFonts w:ascii="Times New Roman" w:eastAsia="Calibri" w:hAnsi="Times New Roman" w:cs="Times New Roman"/>
          <w:sz w:val="24"/>
          <w:szCs w:val="24"/>
          <w:highlight w:val="green"/>
          <w:rPrChange w:id="3342" w:author="Соколов Сергей Вадимович" w:date="2024-01-22T09:14:00Z">
            <w:rPr>
              <w:rFonts w:ascii="Times New Roman" w:eastAsia="Calibri" w:hAnsi="Times New Roman" w:cs="Times New Roman"/>
              <w:sz w:val="24"/>
              <w:szCs w:val="24"/>
            </w:rPr>
          </w:rPrChange>
        </w:rPr>
        <w:t>типа (подтипа) существующих или прогнозируемых</w:t>
      </w:r>
      <w:r w:rsidR="00304D1A" w:rsidRPr="00BF3619">
        <w:rPr>
          <w:rFonts w:ascii="Times New Roman" w:eastAsia="Calibri" w:hAnsi="Times New Roman" w:cs="Times New Roman"/>
          <w:sz w:val="24"/>
          <w:szCs w:val="24"/>
          <w:highlight w:val="green"/>
          <w:rPrChange w:id="3343" w:author="Соколов Сергей Вадимович" w:date="2024-01-22T09:14:00Z">
            <w:rPr>
              <w:rFonts w:ascii="Times New Roman" w:eastAsia="Calibri" w:hAnsi="Times New Roman" w:cs="Times New Roman"/>
              <w:sz w:val="24"/>
              <w:szCs w:val="24"/>
            </w:rPr>
          </w:rPrChange>
        </w:rPr>
        <w:t xml:space="preserve"> оползневых </w:t>
      </w:r>
      <w:r w:rsidR="00BA2413" w:rsidRPr="00BF3619">
        <w:rPr>
          <w:rFonts w:ascii="Times New Roman" w:eastAsia="Calibri" w:hAnsi="Times New Roman" w:cs="Times New Roman"/>
          <w:sz w:val="24"/>
          <w:szCs w:val="24"/>
          <w:highlight w:val="green"/>
          <w:rPrChange w:id="3344" w:author="Соколов Сергей Вадимович" w:date="2024-01-22T09:14:00Z">
            <w:rPr>
              <w:rFonts w:ascii="Times New Roman" w:eastAsia="Calibri" w:hAnsi="Times New Roman" w:cs="Times New Roman"/>
              <w:sz w:val="24"/>
              <w:szCs w:val="24"/>
            </w:rPr>
          </w:rPrChange>
        </w:rPr>
        <w:t>процессов.</w:t>
      </w:r>
      <w:bookmarkStart w:id="3345" w:name="sub_445"/>
      <w:bookmarkEnd w:id="3331"/>
    </w:p>
    <w:p w14:paraId="7D99727D" w14:textId="1D35ADE2" w:rsidR="00043A36" w:rsidRPr="00BF3619" w:rsidRDefault="00043A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346" w:author="Соколов Сергей Вадимович" w:date="2024-01-22T09:14:00Z">
            <w:rPr>
              <w:rFonts w:ascii="Times New Roman" w:eastAsia="Calibri" w:hAnsi="Times New Roman" w:cs="Times New Roman"/>
              <w:sz w:val="24"/>
              <w:szCs w:val="24"/>
            </w:rPr>
          </w:rPrChange>
        </w:rPr>
      </w:pPr>
      <w:r w:rsidRPr="00BF3619">
        <w:rPr>
          <w:rFonts w:ascii="Times New Roman" w:eastAsia="Calibri" w:hAnsi="Times New Roman" w:cs="Times New Roman"/>
          <w:sz w:val="24"/>
          <w:szCs w:val="24"/>
          <w:highlight w:val="green"/>
          <w:rPrChange w:id="3347" w:author="Соколов Сергей Вадимович" w:date="2024-01-22T09:14:00Z">
            <w:rPr>
              <w:rFonts w:ascii="Times New Roman" w:eastAsia="Calibri" w:hAnsi="Times New Roman" w:cs="Times New Roman"/>
              <w:sz w:val="24"/>
              <w:szCs w:val="24"/>
            </w:rPr>
          </w:rPrChange>
        </w:rPr>
        <w:t xml:space="preserve">Гидрогеологические исследования следует выполнять </w:t>
      </w:r>
      <w:r w:rsidR="00FB56AA" w:rsidRPr="00BF3619">
        <w:rPr>
          <w:rFonts w:ascii="Times New Roman" w:eastAsia="Calibri" w:hAnsi="Times New Roman" w:cs="Times New Roman"/>
          <w:sz w:val="24"/>
          <w:szCs w:val="24"/>
          <w:highlight w:val="green"/>
          <w:rPrChange w:id="3348" w:author="Соколов Сергей Вадимович" w:date="2024-01-22T09:14:00Z">
            <w:rPr>
              <w:rFonts w:ascii="Times New Roman" w:eastAsia="Calibri" w:hAnsi="Times New Roman" w:cs="Times New Roman"/>
              <w:sz w:val="24"/>
              <w:szCs w:val="24"/>
            </w:rPr>
          </w:rPrChange>
        </w:rPr>
        <w:t xml:space="preserve">с </w:t>
      </w:r>
      <w:r w:rsidR="00F905A3" w:rsidRPr="00BF3619">
        <w:rPr>
          <w:rFonts w:ascii="Times New Roman" w:eastAsia="Calibri" w:hAnsi="Times New Roman" w:cs="Times New Roman"/>
          <w:sz w:val="24"/>
          <w:szCs w:val="24"/>
          <w:highlight w:val="green"/>
          <w:rPrChange w:id="3349" w:author="Соколов Сергей Вадимович" w:date="2024-01-22T09:14:00Z">
            <w:rPr>
              <w:rFonts w:ascii="Times New Roman" w:eastAsia="Calibri" w:hAnsi="Times New Roman" w:cs="Times New Roman"/>
              <w:sz w:val="24"/>
              <w:szCs w:val="24"/>
            </w:rPr>
          </w:rPrChange>
        </w:rPr>
        <w:t xml:space="preserve">учетом </w:t>
      </w:r>
      <w:r w:rsidR="00A73B04" w:rsidRPr="00BF3619">
        <w:rPr>
          <w:rFonts w:ascii="Times New Roman" w:hAnsi="Times New Roman" w:cs="Times New Roman"/>
          <w:sz w:val="24"/>
          <w:szCs w:val="24"/>
          <w:highlight w:val="green"/>
          <w:rPrChange w:id="3350" w:author="Соколов Сергей Вадимович" w:date="2024-01-22T09:14:00Z">
            <w:rPr>
              <w:rFonts w:ascii="Times New Roman" w:hAnsi="Times New Roman" w:cs="Times New Roman"/>
              <w:sz w:val="24"/>
              <w:szCs w:val="24"/>
            </w:rPr>
          </w:rPrChange>
        </w:rPr>
        <w:t>4.9.3</w:t>
      </w:r>
      <w:r w:rsidR="0052484E" w:rsidRPr="00BF3619">
        <w:rPr>
          <w:rFonts w:ascii="Times New Roman" w:hAnsi="Times New Roman" w:cs="Times New Roman"/>
          <w:sz w:val="24"/>
          <w:szCs w:val="24"/>
          <w:highlight w:val="green"/>
          <w:rPrChange w:id="3351" w:author="Соколов Сергей Вадимович" w:date="2024-01-22T09:14:00Z">
            <w:rPr>
              <w:rFonts w:ascii="Times New Roman" w:hAnsi="Times New Roman" w:cs="Times New Roman"/>
              <w:sz w:val="24"/>
              <w:szCs w:val="24"/>
            </w:rPr>
          </w:rPrChange>
        </w:rPr>
        <w:t>3</w:t>
      </w:r>
      <w:r w:rsidR="001A0E84" w:rsidRPr="00BF3619">
        <w:rPr>
          <w:rFonts w:ascii="Times New Roman" w:hAnsi="Times New Roman" w:cs="Times New Roman"/>
          <w:sz w:val="24"/>
          <w:szCs w:val="24"/>
          <w:highlight w:val="green"/>
          <w:rPrChange w:id="3352" w:author="Соколов Сергей Вадимович" w:date="2024-01-22T09:14:00Z">
            <w:rPr>
              <w:rFonts w:ascii="Times New Roman" w:hAnsi="Times New Roman" w:cs="Times New Roman"/>
              <w:sz w:val="24"/>
              <w:szCs w:val="24"/>
            </w:rPr>
          </w:rPrChange>
        </w:rPr>
        <w:t>–</w:t>
      </w:r>
      <w:r w:rsidR="00A73B04" w:rsidRPr="00BF3619">
        <w:rPr>
          <w:rFonts w:ascii="Times New Roman" w:hAnsi="Times New Roman" w:cs="Times New Roman"/>
          <w:sz w:val="24"/>
          <w:szCs w:val="24"/>
          <w:highlight w:val="green"/>
          <w:rPrChange w:id="3353" w:author="Соколов Сергей Вадимович" w:date="2024-01-22T09:14:00Z">
            <w:rPr>
              <w:rFonts w:ascii="Times New Roman" w:hAnsi="Times New Roman" w:cs="Times New Roman"/>
              <w:sz w:val="24"/>
              <w:szCs w:val="24"/>
            </w:rPr>
          </w:rPrChange>
        </w:rPr>
        <w:t>4.9.3</w:t>
      </w:r>
      <w:r w:rsidR="0052484E" w:rsidRPr="00BF3619">
        <w:rPr>
          <w:rFonts w:ascii="Times New Roman" w:hAnsi="Times New Roman" w:cs="Times New Roman"/>
          <w:sz w:val="24"/>
          <w:szCs w:val="24"/>
          <w:highlight w:val="green"/>
          <w:rPrChange w:id="3354" w:author="Соколов Сергей Вадимович" w:date="2024-01-22T09:14:00Z">
            <w:rPr>
              <w:rFonts w:ascii="Times New Roman" w:hAnsi="Times New Roman" w:cs="Times New Roman"/>
              <w:sz w:val="24"/>
              <w:szCs w:val="24"/>
            </w:rPr>
          </w:rPrChange>
        </w:rPr>
        <w:t>5</w:t>
      </w:r>
      <w:r w:rsidRPr="00BF3619">
        <w:rPr>
          <w:rFonts w:ascii="Times New Roman" w:eastAsia="Calibri" w:hAnsi="Times New Roman" w:cs="Times New Roman"/>
          <w:sz w:val="24"/>
          <w:szCs w:val="24"/>
          <w:highlight w:val="green"/>
          <w:rPrChange w:id="3355" w:author="Соколов Сергей Вадимович" w:date="2024-01-22T09:14:00Z">
            <w:rPr>
              <w:rFonts w:ascii="Times New Roman" w:eastAsia="Calibri" w:hAnsi="Times New Roman" w:cs="Times New Roman"/>
              <w:sz w:val="24"/>
              <w:szCs w:val="24"/>
            </w:rPr>
          </w:rPrChange>
        </w:rPr>
        <w:t xml:space="preserve"> с целью выявления: источников обводнения склонов</w:t>
      </w:r>
      <w:r w:rsidR="00F905A3" w:rsidRPr="00BF3619">
        <w:rPr>
          <w:rFonts w:ascii="Times New Roman" w:eastAsia="Calibri" w:hAnsi="Times New Roman" w:cs="Times New Roman"/>
          <w:sz w:val="24"/>
          <w:szCs w:val="24"/>
          <w:highlight w:val="green"/>
          <w:rPrChange w:id="3356" w:author="Соколов Сергей Вадимович" w:date="2024-01-22T09:14:00Z">
            <w:rPr>
              <w:rFonts w:ascii="Times New Roman" w:eastAsia="Calibri" w:hAnsi="Times New Roman" w:cs="Times New Roman"/>
              <w:sz w:val="24"/>
              <w:szCs w:val="24"/>
            </w:rPr>
          </w:rPrChange>
        </w:rPr>
        <w:t>,</w:t>
      </w:r>
      <w:r w:rsidRPr="00BF3619">
        <w:rPr>
          <w:rFonts w:ascii="Times New Roman" w:eastAsia="Calibri" w:hAnsi="Times New Roman" w:cs="Times New Roman"/>
          <w:sz w:val="24"/>
          <w:szCs w:val="24"/>
          <w:highlight w:val="green"/>
          <w:rPrChange w:id="3357" w:author="Соколов Сергей Вадимович" w:date="2024-01-22T09:14:00Z">
            <w:rPr>
              <w:rFonts w:ascii="Times New Roman" w:eastAsia="Calibri" w:hAnsi="Times New Roman" w:cs="Times New Roman"/>
              <w:sz w:val="24"/>
              <w:szCs w:val="24"/>
            </w:rPr>
          </w:rPrChange>
        </w:rPr>
        <w:t xml:space="preserve"> направления и скорости движения подземных вод</w:t>
      </w:r>
      <w:r w:rsidR="00F905A3" w:rsidRPr="00BF3619">
        <w:rPr>
          <w:rFonts w:ascii="Times New Roman" w:eastAsia="Calibri" w:hAnsi="Times New Roman" w:cs="Times New Roman"/>
          <w:sz w:val="24"/>
          <w:szCs w:val="24"/>
          <w:highlight w:val="green"/>
          <w:rPrChange w:id="3358" w:author="Соколов Сергей Вадимович" w:date="2024-01-22T09:14:00Z">
            <w:rPr>
              <w:rFonts w:ascii="Times New Roman" w:eastAsia="Calibri" w:hAnsi="Times New Roman" w:cs="Times New Roman"/>
              <w:sz w:val="24"/>
              <w:szCs w:val="24"/>
            </w:rPr>
          </w:rPrChange>
        </w:rPr>
        <w:t>,</w:t>
      </w:r>
      <w:r w:rsidRPr="00BF3619">
        <w:rPr>
          <w:rFonts w:ascii="Times New Roman" w:eastAsia="Calibri" w:hAnsi="Times New Roman" w:cs="Times New Roman"/>
          <w:sz w:val="24"/>
          <w:szCs w:val="24"/>
          <w:highlight w:val="green"/>
          <w:rPrChange w:id="3359" w:author="Соколов Сергей Вадимович" w:date="2024-01-22T09:14:00Z">
            <w:rPr>
              <w:rFonts w:ascii="Times New Roman" w:eastAsia="Calibri" w:hAnsi="Times New Roman" w:cs="Times New Roman"/>
              <w:sz w:val="24"/>
              <w:szCs w:val="24"/>
            </w:rPr>
          </w:rPrChange>
        </w:rPr>
        <w:t xml:space="preserve"> степени водопроницаемости пород, определения гидрогеологических параметров и обоснования </w:t>
      </w:r>
      <w:r w:rsidR="00A73B04" w:rsidRPr="00BF3619">
        <w:rPr>
          <w:rFonts w:ascii="Times New Roman" w:eastAsia="Calibri" w:hAnsi="Times New Roman" w:cs="Times New Roman"/>
          <w:sz w:val="24"/>
          <w:szCs w:val="24"/>
          <w:highlight w:val="green"/>
          <w:rPrChange w:id="3360" w:author="Соколов Сергей Вадимович" w:date="2024-01-22T09:14:00Z">
            <w:rPr>
              <w:rFonts w:ascii="Times New Roman" w:eastAsia="Calibri" w:hAnsi="Times New Roman" w:cs="Times New Roman"/>
              <w:sz w:val="24"/>
              <w:szCs w:val="24"/>
            </w:rPr>
          </w:rPrChange>
        </w:rPr>
        <w:t>необходимости</w:t>
      </w:r>
      <w:r w:rsidRPr="00BF3619">
        <w:rPr>
          <w:rFonts w:ascii="Times New Roman" w:eastAsia="Calibri" w:hAnsi="Times New Roman" w:cs="Times New Roman"/>
          <w:sz w:val="24"/>
          <w:szCs w:val="24"/>
          <w:highlight w:val="green"/>
          <w:rPrChange w:id="3361" w:author="Соколов Сергей Вадимович" w:date="2024-01-22T09:14:00Z">
            <w:rPr>
              <w:rFonts w:ascii="Times New Roman" w:eastAsia="Calibri" w:hAnsi="Times New Roman" w:cs="Times New Roman"/>
              <w:sz w:val="24"/>
              <w:szCs w:val="24"/>
            </w:rPr>
          </w:rPrChange>
        </w:rPr>
        <w:t xml:space="preserve"> устройства дренажей.</w:t>
      </w:r>
    </w:p>
    <w:p w14:paraId="02CA3367" w14:textId="0139C9FC" w:rsidR="00F40D6B" w:rsidRPr="002150CE" w:rsidRDefault="00F905A3" w:rsidP="00F905A3">
      <w:pPr>
        <w:widowControl w:val="0"/>
        <w:tabs>
          <w:tab w:val="left" w:pos="1276"/>
        </w:tabs>
        <w:autoSpaceDE w:val="0"/>
        <w:autoSpaceDN w:val="0"/>
        <w:adjustRightInd w:val="0"/>
        <w:spacing w:line="360" w:lineRule="auto"/>
        <w:ind w:firstLine="709"/>
        <w:jc w:val="both"/>
        <w:rPr>
          <w:rFonts w:ascii="Times New Roman" w:eastAsiaTheme="minorEastAsia" w:hAnsi="Times New Roman"/>
          <w:sz w:val="24"/>
          <w:szCs w:val="24"/>
        </w:rPr>
      </w:pPr>
      <w:r w:rsidRPr="00BF3619">
        <w:rPr>
          <w:rFonts w:ascii="Times New Roman" w:eastAsiaTheme="minorEastAsia" w:hAnsi="Times New Roman"/>
          <w:sz w:val="24"/>
          <w:szCs w:val="24"/>
          <w:highlight w:val="green"/>
          <w:rPrChange w:id="3362" w:author="Соколов Сергей Вадимович" w:date="2024-01-22T09:14:00Z">
            <w:rPr>
              <w:rFonts w:ascii="Times New Roman" w:eastAsiaTheme="minorEastAsia" w:hAnsi="Times New Roman"/>
              <w:sz w:val="24"/>
              <w:szCs w:val="24"/>
            </w:rPr>
          </w:rPrChange>
        </w:rPr>
        <w:lastRenderedPageBreak/>
        <w:t xml:space="preserve">В процессе проведения любого вида откачек гидрохимическое </w:t>
      </w:r>
      <w:r w:rsidR="00F40D6B" w:rsidRPr="00BF3619">
        <w:rPr>
          <w:rFonts w:ascii="Times New Roman" w:eastAsiaTheme="minorEastAsia" w:hAnsi="Times New Roman"/>
          <w:sz w:val="24"/>
          <w:szCs w:val="24"/>
          <w:highlight w:val="green"/>
          <w:rPrChange w:id="3363" w:author="Соколов Сергей Вадимович" w:date="2024-01-22T09:14:00Z">
            <w:rPr>
              <w:rFonts w:ascii="Times New Roman" w:eastAsiaTheme="minorEastAsia" w:hAnsi="Times New Roman"/>
              <w:sz w:val="24"/>
              <w:szCs w:val="24"/>
            </w:rPr>
          </w:rPrChange>
        </w:rPr>
        <w:t>опробование скважин обязательн</w:t>
      </w:r>
      <w:r w:rsidRPr="00BF3619">
        <w:rPr>
          <w:rFonts w:ascii="Times New Roman" w:eastAsiaTheme="minorEastAsia" w:hAnsi="Times New Roman"/>
          <w:sz w:val="24"/>
          <w:szCs w:val="24"/>
          <w:highlight w:val="green"/>
          <w:rPrChange w:id="3364" w:author="Соколов Сергей Вадимович" w:date="2024-01-22T09:14:00Z">
            <w:rPr>
              <w:rFonts w:ascii="Times New Roman" w:eastAsiaTheme="minorEastAsia" w:hAnsi="Times New Roman"/>
              <w:sz w:val="24"/>
              <w:szCs w:val="24"/>
            </w:rPr>
          </w:rPrChange>
        </w:rPr>
        <w:t>о</w:t>
      </w:r>
      <w:r w:rsidR="00F40D6B" w:rsidRPr="00BF3619">
        <w:rPr>
          <w:rFonts w:ascii="Times New Roman" w:eastAsiaTheme="minorEastAsia" w:hAnsi="Times New Roman"/>
          <w:sz w:val="24"/>
          <w:szCs w:val="24"/>
          <w:highlight w:val="green"/>
          <w:rPrChange w:id="3365" w:author="Соколов Сергей Вадимович" w:date="2024-01-22T09:14:00Z">
            <w:rPr>
              <w:rFonts w:ascii="Times New Roman" w:eastAsiaTheme="minorEastAsia" w:hAnsi="Times New Roman"/>
              <w:sz w:val="24"/>
              <w:szCs w:val="24"/>
            </w:rPr>
          </w:rPrChange>
        </w:rPr>
        <w:t>.</w:t>
      </w:r>
    </w:p>
    <w:p w14:paraId="2222B1FD" w14:textId="77777777" w:rsidR="0038033F" w:rsidRPr="002150CE" w:rsidRDefault="00043A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bookmarkStart w:id="3366" w:name="sub_446"/>
      <w:bookmarkEnd w:id="3316"/>
      <w:bookmarkEnd w:id="3345"/>
      <w:r w:rsidRPr="002150CE">
        <w:rPr>
          <w:rFonts w:ascii="Times New Roman" w:eastAsia="Calibri" w:hAnsi="Times New Roman" w:cs="Times New Roman"/>
          <w:sz w:val="24"/>
          <w:szCs w:val="24"/>
        </w:rPr>
        <w:t xml:space="preserve">При опробовании грунтов, слагающих </w:t>
      </w:r>
      <w:r w:rsidR="008E4A18" w:rsidRPr="002150CE">
        <w:rPr>
          <w:rFonts w:ascii="Times New Roman" w:eastAsia="Calibri" w:hAnsi="Times New Roman" w:cs="Times New Roman"/>
          <w:sz w:val="24"/>
          <w:szCs w:val="24"/>
        </w:rPr>
        <w:t xml:space="preserve">оползневые массы, рекомендуется </w:t>
      </w:r>
      <w:bookmarkEnd w:id="3366"/>
      <w:r w:rsidRPr="002150CE">
        <w:rPr>
          <w:rFonts w:ascii="Times New Roman" w:eastAsia="Calibri" w:hAnsi="Times New Roman" w:cs="Times New Roman"/>
          <w:sz w:val="24"/>
          <w:szCs w:val="24"/>
        </w:rPr>
        <w:t>обеспечивать отбор монолитов грунтов из ослабленных и разуплотненных зон с нарушенными структурными связями (</w:t>
      </w:r>
      <w:r w:rsidR="00EF0791" w:rsidRPr="002150CE">
        <w:rPr>
          <w:rFonts w:ascii="Times New Roman" w:hAnsi="Times New Roman" w:cs="Times New Roman"/>
          <w:sz w:val="24"/>
          <w:szCs w:val="24"/>
        </w:rPr>
        <w:t>поверхности</w:t>
      </w:r>
      <w:r w:rsidRPr="002150CE">
        <w:rPr>
          <w:rFonts w:ascii="Times New Roman" w:eastAsia="Calibri" w:hAnsi="Times New Roman" w:cs="Times New Roman"/>
          <w:sz w:val="24"/>
          <w:szCs w:val="24"/>
        </w:rPr>
        <w:t xml:space="preserve"> смещения, соскальзывания, зон</w:t>
      </w:r>
      <w:r w:rsidR="00A73B04" w:rsidRPr="002150CE">
        <w:rPr>
          <w:rFonts w:ascii="Times New Roman" w:eastAsia="Calibri" w:hAnsi="Times New Roman" w:cs="Times New Roman"/>
          <w:sz w:val="24"/>
          <w:szCs w:val="24"/>
        </w:rPr>
        <w:t>ы</w:t>
      </w:r>
      <w:r w:rsidRPr="002150CE">
        <w:rPr>
          <w:rFonts w:ascii="Times New Roman" w:eastAsia="Calibri" w:hAnsi="Times New Roman" w:cs="Times New Roman"/>
          <w:sz w:val="24"/>
          <w:szCs w:val="24"/>
        </w:rPr>
        <w:t xml:space="preserve"> выдавливания), а при невозможности отбора образцов грунтов естественного сложения производить</w:t>
      </w:r>
      <w:r w:rsidR="005A5BFB" w:rsidRPr="002150CE">
        <w:rPr>
          <w:rFonts w:ascii="Times New Roman" w:eastAsia="Calibri" w:hAnsi="Times New Roman" w:cs="Times New Roman"/>
          <w:sz w:val="24"/>
          <w:szCs w:val="24"/>
        </w:rPr>
        <w:t xml:space="preserve"> исследования полевыми методами.</w:t>
      </w:r>
    </w:p>
    <w:p w14:paraId="2812F9E6" w14:textId="1CC155FC" w:rsidR="004B11AD" w:rsidRPr="002150CE" w:rsidRDefault="00317E7E" w:rsidP="00FB33D7">
      <w:pPr>
        <w:pStyle w:val="aff1"/>
        <w:tabs>
          <w:tab w:val="left" w:pos="1560"/>
        </w:tabs>
        <w:spacing w:line="360" w:lineRule="auto"/>
        <w:ind w:left="0" w:firstLine="709"/>
        <w:jc w:val="both"/>
        <w:rPr>
          <w:rFonts w:ascii="Times New Roman" w:eastAsiaTheme="minorEastAsia" w:hAnsi="Times New Roman" w:cs="Times New Roman"/>
          <w:sz w:val="24"/>
          <w:szCs w:val="24"/>
        </w:rPr>
      </w:pPr>
      <w:r w:rsidRPr="002150CE">
        <w:rPr>
          <w:rFonts w:ascii="Times New Roman" w:eastAsiaTheme="minorEastAsia" w:hAnsi="Times New Roman" w:cs="Times New Roman"/>
          <w:sz w:val="24"/>
          <w:szCs w:val="24"/>
        </w:rPr>
        <w:t>Число</w:t>
      </w:r>
      <w:r w:rsidR="00043A36" w:rsidRPr="002150CE">
        <w:rPr>
          <w:rFonts w:ascii="Times New Roman" w:eastAsiaTheme="minorEastAsia" w:hAnsi="Times New Roman" w:cs="Times New Roman"/>
          <w:sz w:val="24"/>
          <w:szCs w:val="24"/>
        </w:rPr>
        <w:t xml:space="preserve"> образцов грунтов, отбираемых для лабораторных исследований их состава, состояния и свойств, устанавливается в программе, исходя из </w:t>
      </w:r>
      <w:r w:rsidRPr="002150CE">
        <w:rPr>
          <w:rFonts w:ascii="Times New Roman" w:eastAsiaTheme="minorEastAsia" w:hAnsi="Times New Roman" w:cs="Times New Roman"/>
          <w:sz w:val="24"/>
          <w:szCs w:val="24"/>
        </w:rPr>
        <w:t>числа</w:t>
      </w:r>
      <w:r w:rsidR="00043A36" w:rsidRPr="002150CE">
        <w:rPr>
          <w:rFonts w:ascii="Times New Roman" w:eastAsiaTheme="minorEastAsia" w:hAnsi="Times New Roman" w:cs="Times New Roman"/>
          <w:sz w:val="24"/>
          <w:szCs w:val="24"/>
        </w:rPr>
        <w:t xml:space="preserve"> литолого-генетических слоев, зон ослабления в массивах оползневых склонов, степени неоднородности грунтов.</w:t>
      </w:r>
      <w:r w:rsidR="00910732" w:rsidRPr="002150CE">
        <w:rPr>
          <w:rFonts w:ascii="Times New Roman" w:eastAsiaTheme="minorEastAsia" w:hAnsi="Times New Roman" w:cs="Times New Roman"/>
          <w:sz w:val="24"/>
          <w:szCs w:val="24"/>
        </w:rPr>
        <w:t xml:space="preserve"> </w:t>
      </w:r>
      <w:r w:rsidR="00043A36" w:rsidRPr="002150CE">
        <w:rPr>
          <w:rFonts w:ascii="Times New Roman" w:eastAsiaTheme="minorEastAsia" w:hAnsi="Times New Roman" w:cs="Times New Roman"/>
          <w:sz w:val="24"/>
          <w:szCs w:val="24"/>
        </w:rPr>
        <w:t xml:space="preserve">При этом, </w:t>
      </w:r>
      <w:r w:rsidRPr="002150CE">
        <w:rPr>
          <w:rFonts w:ascii="Times New Roman" w:eastAsiaTheme="minorEastAsia" w:hAnsi="Times New Roman" w:cs="Times New Roman"/>
          <w:sz w:val="24"/>
          <w:szCs w:val="24"/>
        </w:rPr>
        <w:t>число</w:t>
      </w:r>
      <w:r w:rsidR="00043A36" w:rsidRPr="002150CE">
        <w:rPr>
          <w:rFonts w:ascii="Times New Roman" w:eastAsiaTheme="minorEastAsia" w:hAnsi="Times New Roman" w:cs="Times New Roman"/>
          <w:sz w:val="24"/>
          <w:szCs w:val="24"/>
        </w:rPr>
        <w:t xml:space="preserve"> </w:t>
      </w:r>
      <w:r w:rsidR="00392F04" w:rsidRPr="002150CE">
        <w:rPr>
          <w:rFonts w:ascii="Times New Roman" w:eastAsiaTheme="minorEastAsia" w:hAnsi="Times New Roman" w:cs="Times New Roman"/>
          <w:sz w:val="24"/>
          <w:szCs w:val="24"/>
        </w:rPr>
        <w:t>монолитов грунта</w:t>
      </w:r>
      <w:r w:rsidR="00043A36" w:rsidRPr="002150CE">
        <w:rPr>
          <w:rFonts w:ascii="Times New Roman" w:eastAsiaTheme="minorEastAsia" w:hAnsi="Times New Roman" w:cs="Times New Roman"/>
          <w:sz w:val="24"/>
          <w:szCs w:val="24"/>
        </w:rPr>
        <w:t xml:space="preserve"> должно составлять 10</w:t>
      </w:r>
      <w:r w:rsidR="00B43D3A" w:rsidRPr="002150CE">
        <w:rPr>
          <w:rFonts w:ascii="Times New Roman" w:eastAsiaTheme="minorEastAsia" w:hAnsi="Times New Roman" w:cs="Times New Roman"/>
          <w:sz w:val="24"/>
          <w:szCs w:val="24"/>
        </w:rPr>
        <w:t>–</w:t>
      </w:r>
      <w:r w:rsidR="004B11AD" w:rsidRPr="002150CE">
        <w:rPr>
          <w:rFonts w:ascii="Times New Roman" w:eastAsiaTheme="minorEastAsia" w:hAnsi="Times New Roman" w:cs="Times New Roman"/>
          <w:sz w:val="24"/>
          <w:szCs w:val="24"/>
        </w:rPr>
        <w:t>20</w:t>
      </w:r>
      <w:r w:rsidR="007A040E" w:rsidRPr="002150CE">
        <w:rPr>
          <w:rFonts w:ascii="Times New Roman" w:eastAsiaTheme="minorEastAsia" w:hAnsi="Times New Roman" w:cs="Times New Roman"/>
          <w:sz w:val="24"/>
          <w:szCs w:val="24"/>
        </w:rPr>
        <w:t xml:space="preserve"> </w:t>
      </w:r>
      <w:r w:rsidR="004B11AD" w:rsidRPr="002150CE">
        <w:rPr>
          <w:rFonts w:ascii="Times New Roman" w:eastAsiaTheme="minorEastAsia" w:hAnsi="Times New Roman" w:cs="Times New Roman"/>
          <w:sz w:val="24"/>
          <w:szCs w:val="24"/>
        </w:rPr>
        <w:t>для основного деформирующегося горизонта</w:t>
      </w:r>
      <w:r w:rsidR="00A73B04" w:rsidRPr="002150CE">
        <w:rPr>
          <w:rFonts w:ascii="Times New Roman" w:eastAsiaTheme="minorEastAsia" w:hAnsi="Times New Roman" w:cs="Times New Roman"/>
          <w:sz w:val="24"/>
          <w:szCs w:val="24"/>
        </w:rPr>
        <w:t xml:space="preserve"> и </w:t>
      </w:r>
      <w:r w:rsidR="004B11AD" w:rsidRPr="002150CE">
        <w:rPr>
          <w:rFonts w:ascii="Times New Roman" w:eastAsiaTheme="minorEastAsia" w:hAnsi="Times New Roman" w:cs="Times New Roman"/>
          <w:sz w:val="24"/>
          <w:szCs w:val="24"/>
        </w:rPr>
        <w:t xml:space="preserve">не менее </w:t>
      </w:r>
      <w:r w:rsidR="00CC7129" w:rsidRPr="002150CE">
        <w:rPr>
          <w:rFonts w:ascii="Times New Roman" w:eastAsiaTheme="minorEastAsia" w:hAnsi="Times New Roman" w:cs="Times New Roman"/>
          <w:sz w:val="24"/>
          <w:szCs w:val="24"/>
        </w:rPr>
        <w:t>десяти</w:t>
      </w:r>
      <w:r w:rsidR="004B11AD" w:rsidRPr="002150CE">
        <w:rPr>
          <w:rFonts w:ascii="Times New Roman" w:eastAsiaTheme="minorEastAsia" w:hAnsi="Times New Roman" w:cs="Times New Roman"/>
          <w:sz w:val="24"/>
          <w:szCs w:val="24"/>
        </w:rPr>
        <w:t xml:space="preserve"> </w:t>
      </w:r>
      <w:r w:rsidRPr="002150CE">
        <w:rPr>
          <w:rFonts w:ascii="Times New Roman" w:eastAsiaTheme="minorEastAsia" w:hAnsi="Times New Roman" w:cs="Times New Roman"/>
          <w:sz w:val="24"/>
          <w:szCs w:val="24"/>
        </w:rPr>
        <w:t xml:space="preserve">– </w:t>
      </w:r>
      <w:r w:rsidR="004B11AD" w:rsidRPr="002150CE">
        <w:rPr>
          <w:rFonts w:ascii="Times New Roman" w:eastAsiaTheme="minorEastAsia" w:hAnsi="Times New Roman" w:cs="Times New Roman"/>
          <w:sz w:val="24"/>
          <w:szCs w:val="24"/>
        </w:rPr>
        <w:t>для остальных слоев.</w:t>
      </w:r>
    </w:p>
    <w:p w14:paraId="7B09C5DE" w14:textId="06F8C6DF" w:rsidR="00043A36" w:rsidRPr="002150CE" w:rsidRDefault="003604D0"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bookmarkStart w:id="3367" w:name="_Hlk493685821"/>
      <w:bookmarkStart w:id="3368" w:name="sub_447"/>
      <w:r w:rsidRPr="002150CE">
        <w:rPr>
          <w:rFonts w:ascii="Times New Roman" w:eastAsia="Calibri" w:hAnsi="Times New Roman" w:cs="Times New Roman"/>
          <w:sz w:val="24"/>
          <w:szCs w:val="24"/>
        </w:rPr>
        <w:t>П</w:t>
      </w:r>
      <w:r w:rsidR="00043A36" w:rsidRPr="002150CE">
        <w:rPr>
          <w:rFonts w:ascii="Times New Roman" w:eastAsia="Calibri" w:hAnsi="Times New Roman" w:cs="Times New Roman"/>
          <w:sz w:val="24"/>
          <w:szCs w:val="24"/>
        </w:rPr>
        <w:t>олевые исследования свойств грунтов</w:t>
      </w:r>
      <w:r w:rsidR="00317E7E" w:rsidRPr="002150CE">
        <w:rPr>
          <w:rFonts w:ascii="Times New Roman" w:eastAsia="Calibri" w:hAnsi="Times New Roman" w:cs="Times New Roman"/>
          <w:sz w:val="24"/>
          <w:szCs w:val="24"/>
        </w:rPr>
        <w:t>,</w:t>
      </w:r>
      <w:r w:rsidR="00043A36" w:rsidRPr="002150CE">
        <w:rPr>
          <w:rFonts w:ascii="Times New Roman" w:eastAsia="Calibri" w:hAnsi="Times New Roman" w:cs="Times New Roman"/>
          <w:sz w:val="24"/>
          <w:szCs w:val="24"/>
        </w:rPr>
        <w:t xml:space="preserve"> </w:t>
      </w:r>
      <w:r w:rsidRPr="002150CE">
        <w:rPr>
          <w:rFonts w:ascii="Times New Roman" w:eastAsia="Calibri" w:hAnsi="Times New Roman" w:cs="Times New Roman"/>
          <w:sz w:val="24"/>
          <w:szCs w:val="24"/>
        </w:rPr>
        <w:t>при необходимости</w:t>
      </w:r>
      <w:r w:rsidR="00317E7E"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 xml:space="preserve"> </w:t>
      </w:r>
      <w:r w:rsidR="00043A36" w:rsidRPr="002150CE">
        <w:rPr>
          <w:rFonts w:ascii="Times New Roman" w:eastAsia="Calibri" w:hAnsi="Times New Roman" w:cs="Times New Roman"/>
          <w:sz w:val="24"/>
          <w:szCs w:val="24"/>
        </w:rPr>
        <w:t xml:space="preserve">следует выполнять </w:t>
      </w:r>
      <w:r w:rsidRPr="002150CE">
        <w:rPr>
          <w:rFonts w:ascii="Times New Roman" w:eastAsia="Calibri" w:hAnsi="Times New Roman" w:cs="Times New Roman"/>
          <w:sz w:val="24"/>
          <w:szCs w:val="24"/>
        </w:rPr>
        <w:t>в соответствии с 4.9.2</w:t>
      </w:r>
      <w:r w:rsidR="0073357E" w:rsidRPr="002150CE">
        <w:rPr>
          <w:rFonts w:ascii="Times New Roman" w:eastAsia="Calibri" w:hAnsi="Times New Roman" w:cs="Times New Roman"/>
          <w:sz w:val="24"/>
          <w:szCs w:val="24"/>
        </w:rPr>
        <w:t>9</w:t>
      </w:r>
      <w:r w:rsidR="001A0E84" w:rsidRPr="002150CE">
        <w:rPr>
          <w:rFonts w:ascii="Times New Roman" w:eastAsia="Calibri" w:hAnsi="Times New Roman" w:cs="Times New Roman"/>
          <w:sz w:val="24"/>
          <w:szCs w:val="24"/>
        </w:rPr>
        <w:t>–</w:t>
      </w:r>
      <w:r w:rsidR="00D77311" w:rsidRPr="002150CE">
        <w:rPr>
          <w:rFonts w:ascii="Times New Roman" w:eastAsia="Calibri" w:hAnsi="Times New Roman" w:cs="Times New Roman"/>
          <w:sz w:val="24"/>
          <w:szCs w:val="24"/>
        </w:rPr>
        <w:t>4.9.32</w:t>
      </w:r>
      <w:r w:rsidRPr="002150CE">
        <w:rPr>
          <w:rFonts w:ascii="Times New Roman" w:eastAsia="Calibri" w:hAnsi="Times New Roman" w:cs="Times New Roman"/>
          <w:sz w:val="24"/>
          <w:szCs w:val="24"/>
        </w:rPr>
        <w:t xml:space="preserve"> </w:t>
      </w:r>
      <w:r w:rsidR="00043A36" w:rsidRPr="002150CE">
        <w:rPr>
          <w:rFonts w:ascii="Times New Roman" w:eastAsia="Calibri" w:hAnsi="Times New Roman" w:cs="Times New Roman"/>
          <w:sz w:val="24"/>
          <w:szCs w:val="24"/>
        </w:rPr>
        <w:t>с учетом типа (подтипа) существующих или прогнозируемых деформаций склона</w:t>
      </w:r>
      <w:r w:rsidR="00074813" w:rsidRPr="002150CE">
        <w:rPr>
          <w:rFonts w:ascii="Times New Roman" w:eastAsia="Calibri" w:hAnsi="Times New Roman" w:cs="Times New Roman"/>
          <w:sz w:val="24"/>
          <w:szCs w:val="24"/>
        </w:rPr>
        <w:t>.</w:t>
      </w:r>
    </w:p>
    <w:p w14:paraId="40F8C345" w14:textId="77777777" w:rsidR="00617732" w:rsidRPr="002150CE" w:rsidRDefault="00B9505B" w:rsidP="00317E7E">
      <w:pPr>
        <w:widowControl w:val="0"/>
        <w:tabs>
          <w:tab w:val="left" w:pos="1276"/>
        </w:tabs>
        <w:autoSpaceDE w:val="0"/>
        <w:autoSpaceDN w:val="0"/>
        <w:adjustRightInd w:val="0"/>
        <w:spacing w:line="360" w:lineRule="auto"/>
        <w:ind w:firstLine="709"/>
        <w:jc w:val="both"/>
        <w:rPr>
          <w:rFonts w:ascii="Times New Roman" w:eastAsiaTheme="minorEastAsia" w:hAnsi="Times New Roman"/>
          <w:sz w:val="24"/>
          <w:szCs w:val="24"/>
        </w:rPr>
      </w:pPr>
      <w:r w:rsidRPr="00BF3619">
        <w:rPr>
          <w:rFonts w:ascii="Times New Roman" w:eastAsiaTheme="minorEastAsia" w:hAnsi="Times New Roman"/>
          <w:sz w:val="24"/>
          <w:szCs w:val="24"/>
          <w:highlight w:val="green"/>
          <w:rPrChange w:id="3369" w:author="Соколов Сергей Вадимович" w:date="2024-01-22T09:15:00Z">
            <w:rPr>
              <w:rFonts w:ascii="Times New Roman" w:eastAsiaTheme="minorEastAsia" w:hAnsi="Times New Roman"/>
              <w:sz w:val="24"/>
              <w:szCs w:val="24"/>
            </w:rPr>
          </w:rPrChange>
        </w:rPr>
        <w:t xml:space="preserve">Выбор методов </w:t>
      </w:r>
      <w:r w:rsidR="001A1816" w:rsidRPr="00BF3619">
        <w:rPr>
          <w:rFonts w:ascii="Times New Roman" w:eastAsiaTheme="minorEastAsia" w:hAnsi="Times New Roman"/>
          <w:sz w:val="24"/>
          <w:szCs w:val="24"/>
          <w:highlight w:val="green"/>
          <w:rPrChange w:id="3370" w:author="Соколов Сергей Вадимович" w:date="2024-01-22T09:15:00Z">
            <w:rPr>
              <w:rFonts w:ascii="Times New Roman" w:eastAsiaTheme="minorEastAsia" w:hAnsi="Times New Roman"/>
              <w:sz w:val="24"/>
              <w:szCs w:val="24"/>
            </w:rPr>
          </w:rPrChange>
        </w:rPr>
        <w:t xml:space="preserve">и соответствующих объемов </w:t>
      </w:r>
      <w:r w:rsidRPr="00BF3619">
        <w:rPr>
          <w:rFonts w:ascii="Times New Roman" w:eastAsiaTheme="minorEastAsia" w:hAnsi="Times New Roman"/>
          <w:sz w:val="24"/>
          <w:szCs w:val="24"/>
          <w:highlight w:val="green"/>
          <w:rPrChange w:id="3371" w:author="Соколов Сергей Вадимович" w:date="2024-01-22T09:15:00Z">
            <w:rPr>
              <w:rFonts w:ascii="Times New Roman" w:eastAsiaTheme="minorEastAsia" w:hAnsi="Times New Roman"/>
              <w:sz w:val="24"/>
              <w:szCs w:val="24"/>
            </w:rPr>
          </w:rPrChange>
        </w:rPr>
        <w:t xml:space="preserve">полевых исследований грунтов следует осуществлять в зависимости </w:t>
      </w:r>
      <w:r w:rsidR="00074813" w:rsidRPr="00BF3619">
        <w:rPr>
          <w:rFonts w:ascii="Times New Roman" w:eastAsiaTheme="minorEastAsia" w:hAnsi="Times New Roman"/>
          <w:sz w:val="24"/>
          <w:szCs w:val="24"/>
          <w:highlight w:val="green"/>
          <w:rPrChange w:id="3372" w:author="Соколов Сергей Вадимович" w:date="2024-01-22T09:15:00Z">
            <w:rPr>
              <w:rFonts w:ascii="Times New Roman" w:eastAsiaTheme="minorEastAsia" w:hAnsi="Times New Roman"/>
              <w:sz w:val="24"/>
              <w:szCs w:val="24"/>
            </w:rPr>
          </w:rPrChange>
        </w:rPr>
        <w:t>от</w:t>
      </w:r>
      <w:r w:rsidRPr="00BF3619">
        <w:rPr>
          <w:rFonts w:ascii="Times New Roman" w:eastAsiaTheme="minorEastAsia" w:hAnsi="Times New Roman"/>
          <w:sz w:val="24"/>
          <w:szCs w:val="24"/>
          <w:highlight w:val="green"/>
          <w:rPrChange w:id="3373" w:author="Соколов Сергей Вадимович" w:date="2024-01-22T09:15:00Z">
            <w:rPr>
              <w:rFonts w:ascii="Times New Roman" w:eastAsiaTheme="minorEastAsia" w:hAnsi="Times New Roman"/>
              <w:sz w:val="24"/>
              <w:szCs w:val="24"/>
            </w:rPr>
          </w:rPrChange>
        </w:rPr>
        <w:t xml:space="preserve"> категории сложности и степени изученности инженерно-геологических условий.</w:t>
      </w:r>
    </w:p>
    <w:p w14:paraId="2267FE04" w14:textId="77777777" w:rsidR="003604D0" w:rsidRPr="002150CE" w:rsidRDefault="00643DCA" w:rsidP="00317E7E">
      <w:pPr>
        <w:widowControl w:val="0"/>
        <w:tabs>
          <w:tab w:val="left" w:pos="1276"/>
        </w:tabs>
        <w:autoSpaceDE w:val="0"/>
        <w:autoSpaceDN w:val="0"/>
        <w:adjustRightInd w:val="0"/>
        <w:spacing w:line="360" w:lineRule="auto"/>
        <w:ind w:firstLine="709"/>
        <w:jc w:val="both"/>
        <w:rPr>
          <w:rFonts w:ascii="Times New Roman" w:eastAsia="Calibri" w:hAnsi="Times New Roman"/>
          <w:sz w:val="24"/>
          <w:szCs w:val="24"/>
        </w:rPr>
      </w:pPr>
      <w:r w:rsidRPr="00BF3619">
        <w:rPr>
          <w:rFonts w:ascii="Times New Roman" w:eastAsiaTheme="minorEastAsia" w:hAnsi="Times New Roman"/>
          <w:sz w:val="24"/>
          <w:szCs w:val="24"/>
          <w:highlight w:val="green"/>
          <w:rPrChange w:id="3374" w:author="Соколов Сергей Вадимович" w:date="2024-01-22T09:16:00Z">
            <w:rPr>
              <w:rFonts w:ascii="Times New Roman" w:eastAsiaTheme="minorEastAsia" w:hAnsi="Times New Roman"/>
              <w:sz w:val="24"/>
              <w:szCs w:val="24"/>
            </w:rPr>
          </w:rPrChange>
        </w:rPr>
        <w:t>П</w:t>
      </w:r>
      <w:r w:rsidR="00617732" w:rsidRPr="00BF3619">
        <w:rPr>
          <w:rFonts w:ascii="Times New Roman" w:eastAsiaTheme="minorEastAsia" w:hAnsi="Times New Roman"/>
          <w:sz w:val="24"/>
          <w:szCs w:val="24"/>
          <w:highlight w:val="green"/>
          <w:rPrChange w:id="3375" w:author="Соколов Сергей Вадимович" w:date="2024-01-22T09:16:00Z">
            <w:rPr>
              <w:rFonts w:ascii="Times New Roman" w:eastAsiaTheme="minorEastAsia" w:hAnsi="Times New Roman"/>
              <w:sz w:val="24"/>
              <w:szCs w:val="24"/>
            </w:rPr>
          </w:rPrChange>
        </w:rPr>
        <w:t>ри исследованиях сложных оползней следует применять сочетания различных методов определения сопротивления грунтов сдвигу в зависимости от состояния грунтов, вида напряженного состояния грунтов в изучаемой толще и характера их деформаций.</w:t>
      </w:r>
    </w:p>
    <w:p w14:paraId="0A88B207" w14:textId="77777777" w:rsidR="00617732" w:rsidRPr="006D186D" w:rsidRDefault="003604D0"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376" w:author="Соколов Сергей Вадимович" w:date="2024-01-22T09:16:00Z">
            <w:rPr>
              <w:rFonts w:ascii="Times New Roman" w:eastAsia="Calibri" w:hAnsi="Times New Roman" w:cs="Times New Roman"/>
              <w:sz w:val="24"/>
              <w:szCs w:val="24"/>
            </w:rPr>
          </w:rPrChange>
        </w:rPr>
      </w:pPr>
      <w:r w:rsidRPr="006D186D">
        <w:rPr>
          <w:rFonts w:ascii="Times New Roman" w:eastAsia="Calibri" w:hAnsi="Times New Roman" w:cs="Times New Roman"/>
          <w:sz w:val="24"/>
          <w:szCs w:val="24"/>
          <w:highlight w:val="green"/>
          <w:rPrChange w:id="3377" w:author="Соколов Сергей Вадимович" w:date="2024-01-22T09:16:00Z">
            <w:rPr>
              <w:rFonts w:ascii="Times New Roman" w:eastAsia="Calibri" w:hAnsi="Times New Roman" w:cs="Times New Roman"/>
              <w:sz w:val="24"/>
              <w:szCs w:val="24"/>
            </w:rPr>
          </w:rPrChange>
        </w:rPr>
        <w:t>Лабораторные исследования свойств грунтов</w:t>
      </w:r>
      <w:r w:rsidR="00D77311" w:rsidRPr="006D186D">
        <w:rPr>
          <w:rFonts w:ascii="Times New Roman" w:eastAsiaTheme="minorEastAsia" w:hAnsi="Times New Roman" w:cs="Times New Roman"/>
          <w:sz w:val="24"/>
          <w:szCs w:val="24"/>
          <w:highlight w:val="green"/>
          <w:rPrChange w:id="3378" w:author="Соколов Сергей Вадимович" w:date="2024-01-22T09:16:00Z">
            <w:rPr>
              <w:rFonts w:ascii="Times New Roman" w:eastAsiaTheme="minorEastAsia" w:hAnsi="Times New Roman" w:cs="Times New Roman"/>
              <w:sz w:val="24"/>
              <w:szCs w:val="24"/>
            </w:rPr>
          </w:rPrChange>
        </w:rPr>
        <w:t xml:space="preserve"> и подземных вод</w:t>
      </w:r>
      <w:r w:rsidRPr="006D186D">
        <w:rPr>
          <w:rFonts w:ascii="Times New Roman" w:eastAsia="Calibri" w:hAnsi="Times New Roman" w:cs="Times New Roman"/>
          <w:sz w:val="24"/>
          <w:szCs w:val="24"/>
          <w:highlight w:val="green"/>
          <w:rPrChange w:id="3379" w:author="Соколов Сергей Вадимович" w:date="2024-01-22T09:16:00Z">
            <w:rPr>
              <w:rFonts w:ascii="Times New Roman" w:eastAsia="Calibri" w:hAnsi="Times New Roman" w:cs="Times New Roman"/>
              <w:sz w:val="24"/>
              <w:szCs w:val="24"/>
            </w:rPr>
          </w:rPrChange>
        </w:rPr>
        <w:t xml:space="preserve"> следует выполнять в соответствии с 4.9.3</w:t>
      </w:r>
      <w:r w:rsidR="00D77311" w:rsidRPr="006D186D">
        <w:rPr>
          <w:rFonts w:ascii="Times New Roman" w:eastAsia="Calibri" w:hAnsi="Times New Roman" w:cs="Times New Roman"/>
          <w:sz w:val="24"/>
          <w:szCs w:val="24"/>
          <w:highlight w:val="green"/>
          <w:rPrChange w:id="3380" w:author="Соколов Сергей Вадимович" w:date="2024-01-22T09:16:00Z">
            <w:rPr>
              <w:rFonts w:ascii="Times New Roman" w:eastAsia="Calibri" w:hAnsi="Times New Roman" w:cs="Times New Roman"/>
              <w:sz w:val="24"/>
              <w:szCs w:val="24"/>
            </w:rPr>
          </w:rPrChange>
        </w:rPr>
        <w:t>6</w:t>
      </w:r>
      <w:r w:rsidR="001A0E84" w:rsidRPr="006D186D">
        <w:rPr>
          <w:rFonts w:ascii="Times New Roman" w:eastAsia="Calibri" w:hAnsi="Times New Roman" w:cs="Times New Roman"/>
          <w:sz w:val="24"/>
          <w:szCs w:val="24"/>
          <w:highlight w:val="green"/>
          <w:rPrChange w:id="3381" w:author="Соколов Сергей Вадимович" w:date="2024-01-22T09:16:00Z">
            <w:rPr>
              <w:rFonts w:ascii="Times New Roman" w:eastAsia="Calibri" w:hAnsi="Times New Roman" w:cs="Times New Roman"/>
              <w:sz w:val="24"/>
              <w:szCs w:val="24"/>
            </w:rPr>
          </w:rPrChange>
        </w:rPr>
        <w:t>–</w:t>
      </w:r>
      <w:r w:rsidRPr="006D186D">
        <w:rPr>
          <w:rFonts w:ascii="Times New Roman" w:eastAsia="Calibri" w:hAnsi="Times New Roman" w:cs="Times New Roman"/>
          <w:sz w:val="24"/>
          <w:szCs w:val="24"/>
          <w:highlight w:val="green"/>
          <w:rPrChange w:id="3382" w:author="Соколов Сергей Вадимович" w:date="2024-01-22T09:16:00Z">
            <w:rPr>
              <w:rFonts w:ascii="Times New Roman" w:eastAsia="Calibri" w:hAnsi="Times New Roman" w:cs="Times New Roman"/>
              <w:sz w:val="24"/>
              <w:szCs w:val="24"/>
            </w:rPr>
          </w:rPrChange>
        </w:rPr>
        <w:t>4.9.</w:t>
      </w:r>
      <w:r w:rsidR="00ED117C" w:rsidRPr="006D186D">
        <w:rPr>
          <w:rFonts w:ascii="Times New Roman" w:eastAsia="Calibri" w:hAnsi="Times New Roman" w:cs="Times New Roman"/>
          <w:sz w:val="24"/>
          <w:szCs w:val="24"/>
          <w:highlight w:val="green"/>
          <w:rPrChange w:id="3383" w:author="Соколов Сергей Вадимович" w:date="2024-01-22T09:16:00Z">
            <w:rPr>
              <w:rFonts w:ascii="Times New Roman" w:eastAsia="Calibri" w:hAnsi="Times New Roman" w:cs="Times New Roman"/>
              <w:sz w:val="24"/>
              <w:szCs w:val="24"/>
            </w:rPr>
          </w:rPrChange>
        </w:rPr>
        <w:t>4</w:t>
      </w:r>
      <w:r w:rsidR="00CC3F85" w:rsidRPr="006D186D">
        <w:rPr>
          <w:rFonts w:ascii="Times New Roman" w:eastAsia="Calibri" w:hAnsi="Times New Roman" w:cs="Times New Roman"/>
          <w:sz w:val="24"/>
          <w:szCs w:val="24"/>
          <w:highlight w:val="green"/>
          <w:rPrChange w:id="3384" w:author="Соколов Сергей Вадимович" w:date="2024-01-22T09:16:00Z">
            <w:rPr>
              <w:rFonts w:ascii="Times New Roman" w:eastAsia="Calibri" w:hAnsi="Times New Roman" w:cs="Times New Roman"/>
              <w:sz w:val="24"/>
              <w:szCs w:val="24"/>
            </w:rPr>
          </w:rPrChange>
        </w:rPr>
        <w:t>8</w:t>
      </w:r>
      <w:r w:rsidRPr="006D186D">
        <w:rPr>
          <w:rFonts w:ascii="Times New Roman" w:eastAsia="Calibri" w:hAnsi="Times New Roman" w:cs="Times New Roman"/>
          <w:sz w:val="24"/>
          <w:szCs w:val="24"/>
          <w:highlight w:val="green"/>
          <w:rPrChange w:id="3385" w:author="Соколов Сергей Вадимович" w:date="2024-01-22T09:16:00Z">
            <w:rPr>
              <w:rFonts w:ascii="Times New Roman" w:eastAsia="Calibri" w:hAnsi="Times New Roman" w:cs="Times New Roman"/>
              <w:sz w:val="24"/>
              <w:szCs w:val="24"/>
            </w:rPr>
          </w:rPrChange>
        </w:rPr>
        <w:t>.</w:t>
      </w:r>
    </w:p>
    <w:p w14:paraId="39227077" w14:textId="77777777" w:rsidR="00841BF4" w:rsidRDefault="004B11AD" w:rsidP="00FB33D7">
      <w:pPr>
        <w:widowControl w:val="0"/>
        <w:tabs>
          <w:tab w:val="left" w:pos="1560"/>
        </w:tabs>
        <w:autoSpaceDE w:val="0"/>
        <w:autoSpaceDN w:val="0"/>
        <w:adjustRightInd w:val="0"/>
        <w:spacing w:line="360" w:lineRule="auto"/>
        <w:ind w:firstLine="709"/>
        <w:jc w:val="both"/>
        <w:rPr>
          <w:rFonts w:ascii="Times New Roman" w:eastAsiaTheme="minorEastAsia" w:hAnsi="Times New Roman"/>
          <w:sz w:val="24"/>
          <w:szCs w:val="24"/>
        </w:rPr>
      </w:pPr>
      <w:r w:rsidRPr="002150CE">
        <w:rPr>
          <w:rFonts w:ascii="Times New Roman" w:eastAsiaTheme="minorEastAsia" w:hAnsi="Times New Roman"/>
          <w:sz w:val="24"/>
          <w:szCs w:val="24"/>
        </w:rPr>
        <w:t xml:space="preserve">Объемы лабораторных </w:t>
      </w:r>
      <w:r w:rsidR="00DF7F42" w:rsidRPr="002150CE">
        <w:rPr>
          <w:rFonts w:ascii="Times New Roman" w:eastAsiaTheme="minorEastAsia" w:hAnsi="Times New Roman"/>
          <w:sz w:val="24"/>
          <w:szCs w:val="24"/>
        </w:rPr>
        <w:t>исследований</w:t>
      </w:r>
      <w:r w:rsidRPr="002150CE">
        <w:rPr>
          <w:rFonts w:ascii="Times New Roman" w:eastAsiaTheme="minorEastAsia" w:hAnsi="Times New Roman"/>
          <w:sz w:val="24"/>
          <w:szCs w:val="24"/>
        </w:rPr>
        <w:t xml:space="preserve"> грунтов </w:t>
      </w:r>
      <w:bookmarkStart w:id="3386" w:name="_Hlk496281945"/>
      <w:r w:rsidRPr="002150CE">
        <w:rPr>
          <w:rFonts w:ascii="Times New Roman" w:eastAsiaTheme="minorEastAsia" w:hAnsi="Times New Roman"/>
          <w:sz w:val="24"/>
          <w:szCs w:val="24"/>
        </w:rPr>
        <w:t>и подземных вод</w:t>
      </w:r>
      <w:r w:rsidR="003604D0" w:rsidRPr="002150CE">
        <w:rPr>
          <w:rFonts w:ascii="Times New Roman" w:eastAsiaTheme="minorEastAsia" w:hAnsi="Times New Roman"/>
          <w:sz w:val="24"/>
          <w:szCs w:val="24"/>
        </w:rPr>
        <w:t xml:space="preserve"> </w:t>
      </w:r>
      <w:bookmarkEnd w:id="3386"/>
      <w:r w:rsidR="003604D0" w:rsidRPr="002150CE">
        <w:rPr>
          <w:rFonts w:ascii="Times New Roman" w:eastAsiaTheme="minorEastAsia" w:hAnsi="Times New Roman"/>
          <w:sz w:val="24"/>
          <w:szCs w:val="24"/>
        </w:rPr>
        <w:t>рекомендуется устанавливать в соответствии с</w:t>
      </w:r>
      <w:r w:rsidRPr="002150CE">
        <w:rPr>
          <w:rFonts w:ascii="Times New Roman" w:eastAsiaTheme="minorEastAsia" w:hAnsi="Times New Roman"/>
          <w:sz w:val="24"/>
          <w:szCs w:val="24"/>
        </w:rPr>
        <w:t xml:space="preserve"> таблице</w:t>
      </w:r>
      <w:r w:rsidR="003604D0" w:rsidRPr="002150CE">
        <w:rPr>
          <w:rFonts w:ascii="Times New Roman" w:eastAsiaTheme="minorEastAsia" w:hAnsi="Times New Roman"/>
          <w:sz w:val="24"/>
          <w:szCs w:val="24"/>
        </w:rPr>
        <w:t xml:space="preserve">й </w:t>
      </w:r>
      <w:r w:rsidR="003B13C7" w:rsidRPr="002150CE">
        <w:rPr>
          <w:rFonts w:ascii="Times New Roman" w:eastAsiaTheme="minorEastAsia" w:hAnsi="Times New Roman"/>
          <w:sz w:val="24"/>
          <w:szCs w:val="24"/>
        </w:rPr>
        <w:t>4</w:t>
      </w:r>
      <w:r w:rsidRPr="002150CE">
        <w:rPr>
          <w:rFonts w:ascii="Times New Roman" w:eastAsiaTheme="minorEastAsia" w:hAnsi="Times New Roman"/>
          <w:sz w:val="24"/>
          <w:szCs w:val="24"/>
        </w:rPr>
        <w:t>.</w:t>
      </w:r>
    </w:p>
    <w:p w14:paraId="10F21FAC" w14:textId="77777777" w:rsidR="00AB5364" w:rsidRPr="00AB5364" w:rsidRDefault="00AB5364" w:rsidP="00AB5364">
      <w:pPr>
        <w:pStyle w:val="aff3"/>
        <w:jc w:val="both"/>
        <w:rPr>
          <w:rFonts w:ascii="Times New Roman" w:eastAsiaTheme="minorEastAsia" w:hAnsi="Times New Roman"/>
          <w:sz w:val="24"/>
          <w:szCs w:val="24"/>
        </w:rPr>
      </w:pPr>
    </w:p>
    <w:bookmarkEnd w:id="3367"/>
    <w:p w14:paraId="7941485D" w14:textId="50CA2697" w:rsidR="004B11AD" w:rsidRPr="00AB5364" w:rsidRDefault="008371C8" w:rsidP="00AB5364">
      <w:pPr>
        <w:pStyle w:val="aff3"/>
        <w:jc w:val="both"/>
        <w:rPr>
          <w:rFonts w:ascii="Times New Roman" w:hAnsi="Times New Roman"/>
          <w:sz w:val="24"/>
          <w:szCs w:val="24"/>
        </w:rPr>
      </w:pPr>
      <w:r w:rsidRPr="00AB5364">
        <w:rPr>
          <w:rFonts w:ascii="Times New Roman" w:hAnsi="Times New Roman"/>
          <w:noProof/>
          <w:spacing w:val="40"/>
          <w:sz w:val="24"/>
          <w:szCs w:val="24"/>
        </w:rPr>
        <w:t xml:space="preserve">Таблица </w:t>
      </w:r>
      <w:r w:rsidR="003B13C7" w:rsidRPr="00AB5364">
        <w:rPr>
          <w:rFonts w:ascii="Times New Roman" w:hAnsi="Times New Roman"/>
          <w:noProof/>
          <w:spacing w:val="40"/>
          <w:sz w:val="24"/>
          <w:szCs w:val="24"/>
        </w:rPr>
        <w:t>4</w:t>
      </w:r>
    </w:p>
    <w:tbl>
      <w:tblPr>
        <w:tblW w:w="94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1"/>
        <w:gridCol w:w="5867"/>
      </w:tblGrid>
      <w:tr w:rsidR="00446300" w:rsidRPr="002150CE" w14:paraId="13401963" w14:textId="77777777" w:rsidTr="00AB5364">
        <w:trPr>
          <w:trHeight w:val="259"/>
          <w:tblHeader/>
          <w:jc w:val="center"/>
        </w:trPr>
        <w:tc>
          <w:tcPr>
            <w:tcW w:w="3601" w:type="dxa"/>
            <w:tcBorders>
              <w:bottom w:val="single" w:sz="4" w:space="0" w:color="auto"/>
            </w:tcBorders>
          </w:tcPr>
          <w:p w14:paraId="58820E65" w14:textId="77777777" w:rsidR="004B11AD" w:rsidRPr="00AB5364" w:rsidRDefault="004B11AD" w:rsidP="00AB5364">
            <w:pPr>
              <w:pStyle w:val="aff3"/>
              <w:jc w:val="center"/>
              <w:rPr>
                <w:rFonts w:ascii="Times New Roman" w:hAnsi="Times New Roman"/>
              </w:rPr>
            </w:pPr>
            <w:r w:rsidRPr="00AB5364">
              <w:rPr>
                <w:rFonts w:ascii="Times New Roman" w:hAnsi="Times New Roman"/>
              </w:rPr>
              <w:t xml:space="preserve">Вид лабораторных </w:t>
            </w:r>
            <w:r w:rsidR="00DF7F42" w:rsidRPr="00AB5364">
              <w:rPr>
                <w:rFonts w:ascii="Times New Roman" w:hAnsi="Times New Roman"/>
              </w:rPr>
              <w:t>исследований</w:t>
            </w:r>
          </w:p>
        </w:tc>
        <w:tc>
          <w:tcPr>
            <w:tcW w:w="5867" w:type="dxa"/>
            <w:tcBorders>
              <w:bottom w:val="single" w:sz="4" w:space="0" w:color="auto"/>
            </w:tcBorders>
          </w:tcPr>
          <w:p w14:paraId="106F2737" w14:textId="47187413" w:rsidR="004B11AD" w:rsidRPr="00AB5364" w:rsidRDefault="0082637B" w:rsidP="00AB5364">
            <w:pPr>
              <w:pStyle w:val="aff3"/>
              <w:jc w:val="center"/>
              <w:rPr>
                <w:rFonts w:ascii="Times New Roman" w:hAnsi="Times New Roman"/>
              </w:rPr>
            </w:pPr>
            <w:r w:rsidRPr="00AB5364">
              <w:rPr>
                <w:rFonts w:ascii="Times New Roman" w:hAnsi="Times New Roman"/>
              </w:rPr>
              <w:t>Число</w:t>
            </w:r>
            <w:r w:rsidR="00D21E4A" w:rsidRPr="00AB5364">
              <w:rPr>
                <w:rFonts w:ascii="Times New Roman" w:hAnsi="Times New Roman"/>
              </w:rPr>
              <w:t xml:space="preserve"> </w:t>
            </w:r>
            <w:r w:rsidR="008371C8" w:rsidRPr="00AB5364">
              <w:rPr>
                <w:rFonts w:ascii="Times New Roman" w:hAnsi="Times New Roman"/>
              </w:rPr>
              <w:t>испытаний</w:t>
            </w:r>
          </w:p>
        </w:tc>
      </w:tr>
      <w:tr w:rsidR="00446300" w:rsidRPr="002150CE" w14:paraId="35DF5993" w14:textId="77777777" w:rsidTr="00AB5364">
        <w:trPr>
          <w:jc w:val="center"/>
        </w:trPr>
        <w:tc>
          <w:tcPr>
            <w:tcW w:w="3601" w:type="dxa"/>
            <w:tcBorders>
              <w:top w:val="single" w:sz="4" w:space="0" w:color="auto"/>
            </w:tcBorders>
          </w:tcPr>
          <w:p w14:paraId="1D1AAB7B" w14:textId="77777777" w:rsidR="004B11AD" w:rsidRPr="00AB5364" w:rsidRDefault="004B11AD" w:rsidP="00AB5364">
            <w:pPr>
              <w:pStyle w:val="aff3"/>
              <w:rPr>
                <w:rFonts w:ascii="Times New Roman" w:hAnsi="Times New Roman"/>
              </w:rPr>
            </w:pPr>
            <w:r w:rsidRPr="00AB5364">
              <w:rPr>
                <w:rFonts w:ascii="Times New Roman" w:hAnsi="Times New Roman"/>
              </w:rPr>
              <w:t>Определение состава, состояния и показателей физических свойств грунтов</w:t>
            </w:r>
          </w:p>
        </w:tc>
        <w:tc>
          <w:tcPr>
            <w:tcW w:w="5867" w:type="dxa"/>
            <w:tcBorders>
              <w:top w:val="single" w:sz="4" w:space="0" w:color="auto"/>
            </w:tcBorders>
          </w:tcPr>
          <w:p w14:paraId="23315039" w14:textId="0C4DD254" w:rsidR="004B11AD" w:rsidRPr="00AB5364" w:rsidRDefault="008371C8" w:rsidP="00AB5364">
            <w:pPr>
              <w:pStyle w:val="aff3"/>
              <w:rPr>
                <w:rFonts w:ascii="Times New Roman" w:hAnsi="Times New Roman"/>
              </w:rPr>
            </w:pPr>
            <w:r w:rsidRPr="00AB5364">
              <w:rPr>
                <w:rFonts w:ascii="Times New Roman" w:hAnsi="Times New Roman"/>
              </w:rPr>
              <w:t xml:space="preserve">Не </w:t>
            </w:r>
            <w:r w:rsidR="004B11AD" w:rsidRPr="00AB5364">
              <w:rPr>
                <w:rFonts w:ascii="Times New Roman" w:hAnsi="Times New Roman"/>
              </w:rPr>
              <w:t>ме</w:t>
            </w:r>
            <w:r w:rsidR="00E935B6" w:rsidRPr="00AB5364">
              <w:rPr>
                <w:rFonts w:ascii="Times New Roman" w:hAnsi="Times New Roman"/>
              </w:rPr>
              <w:t>нее 10 определений на каждый инженерно-геологически</w:t>
            </w:r>
            <w:r w:rsidR="00AB5364">
              <w:rPr>
                <w:rFonts w:ascii="Times New Roman" w:hAnsi="Times New Roman"/>
              </w:rPr>
              <w:t>й</w:t>
            </w:r>
            <w:r w:rsidR="00E935B6" w:rsidRPr="00AB5364">
              <w:rPr>
                <w:rFonts w:ascii="Times New Roman" w:hAnsi="Times New Roman"/>
              </w:rPr>
              <w:t xml:space="preserve"> элемент</w:t>
            </w:r>
          </w:p>
        </w:tc>
      </w:tr>
      <w:tr w:rsidR="00446300" w:rsidRPr="002150CE" w14:paraId="28F7EC28" w14:textId="77777777" w:rsidTr="00690FAC">
        <w:trPr>
          <w:jc w:val="center"/>
        </w:trPr>
        <w:tc>
          <w:tcPr>
            <w:tcW w:w="3601" w:type="dxa"/>
          </w:tcPr>
          <w:p w14:paraId="547C1F16" w14:textId="77777777" w:rsidR="004B11AD" w:rsidRPr="00AB5364" w:rsidRDefault="004B11AD" w:rsidP="00AB5364">
            <w:pPr>
              <w:pStyle w:val="aff3"/>
              <w:rPr>
                <w:rFonts w:ascii="Times New Roman" w:hAnsi="Times New Roman"/>
              </w:rPr>
            </w:pPr>
            <w:r w:rsidRPr="00AB5364">
              <w:rPr>
                <w:rFonts w:ascii="Times New Roman" w:hAnsi="Times New Roman"/>
              </w:rPr>
              <w:t>Определение химического состава подземных вод и степени агрессивности к бетону и железобетону</w:t>
            </w:r>
          </w:p>
        </w:tc>
        <w:tc>
          <w:tcPr>
            <w:tcW w:w="5867" w:type="dxa"/>
          </w:tcPr>
          <w:p w14:paraId="38C18228" w14:textId="07199E61" w:rsidR="004B11AD" w:rsidRPr="00AB5364" w:rsidRDefault="008371C8" w:rsidP="00AB5364">
            <w:pPr>
              <w:pStyle w:val="aff3"/>
              <w:rPr>
                <w:rFonts w:ascii="Times New Roman" w:hAnsi="Times New Roman"/>
              </w:rPr>
            </w:pPr>
            <w:r w:rsidRPr="00AB5364">
              <w:rPr>
                <w:rFonts w:ascii="Times New Roman" w:hAnsi="Times New Roman"/>
              </w:rPr>
              <w:t xml:space="preserve">Не </w:t>
            </w:r>
            <w:r w:rsidR="004B11AD" w:rsidRPr="00AB5364">
              <w:rPr>
                <w:rFonts w:ascii="Times New Roman" w:hAnsi="Times New Roman"/>
              </w:rPr>
              <w:t xml:space="preserve">менее </w:t>
            </w:r>
            <w:r w:rsidR="001D7105" w:rsidRPr="00AB5364">
              <w:rPr>
                <w:rFonts w:ascii="Times New Roman" w:hAnsi="Times New Roman"/>
              </w:rPr>
              <w:t>трех</w:t>
            </w:r>
            <w:r w:rsidR="004B11AD" w:rsidRPr="00AB5364">
              <w:rPr>
                <w:rFonts w:ascii="Times New Roman" w:hAnsi="Times New Roman"/>
              </w:rPr>
              <w:t xml:space="preserve"> проб вод</w:t>
            </w:r>
            <w:r w:rsidRPr="00AB5364">
              <w:rPr>
                <w:rFonts w:ascii="Times New Roman" w:hAnsi="Times New Roman"/>
              </w:rPr>
              <w:t xml:space="preserve">ы </w:t>
            </w:r>
            <w:r w:rsidR="00DE798C" w:rsidRPr="00AB5364">
              <w:rPr>
                <w:rFonts w:ascii="Times New Roman" w:hAnsi="Times New Roman"/>
              </w:rPr>
              <w:t>на каждый водоносный горизонт.</w:t>
            </w:r>
          </w:p>
          <w:p w14:paraId="72AB1956" w14:textId="7E2E7685" w:rsidR="004B11AD" w:rsidRPr="00AB5364" w:rsidRDefault="008371C8" w:rsidP="00AB5364">
            <w:pPr>
              <w:pStyle w:val="aff3"/>
              <w:rPr>
                <w:rFonts w:ascii="Times New Roman" w:hAnsi="Times New Roman"/>
              </w:rPr>
            </w:pPr>
            <w:r w:rsidRPr="00AB5364">
              <w:rPr>
                <w:rFonts w:ascii="Times New Roman" w:hAnsi="Times New Roman"/>
              </w:rPr>
              <w:t xml:space="preserve">Не </w:t>
            </w:r>
            <w:r w:rsidR="004B11AD" w:rsidRPr="00AB5364">
              <w:rPr>
                <w:rFonts w:ascii="Times New Roman" w:hAnsi="Times New Roman"/>
              </w:rPr>
              <w:t xml:space="preserve">менее </w:t>
            </w:r>
            <w:r w:rsidR="001D7105" w:rsidRPr="00AB5364">
              <w:rPr>
                <w:rFonts w:ascii="Times New Roman" w:hAnsi="Times New Roman"/>
              </w:rPr>
              <w:t>трех</w:t>
            </w:r>
            <w:r w:rsidR="004B11AD" w:rsidRPr="00AB5364">
              <w:rPr>
                <w:rFonts w:ascii="Times New Roman" w:hAnsi="Times New Roman"/>
              </w:rPr>
              <w:t xml:space="preserve"> определений на каждый</w:t>
            </w:r>
            <w:r w:rsidR="00E935B6" w:rsidRPr="00AB5364">
              <w:rPr>
                <w:rFonts w:ascii="Times New Roman" w:hAnsi="Times New Roman"/>
              </w:rPr>
              <w:t xml:space="preserve"> инженерно-геологически</w:t>
            </w:r>
            <w:r w:rsidR="00AB5364">
              <w:rPr>
                <w:rFonts w:ascii="Times New Roman" w:hAnsi="Times New Roman"/>
              </w:rPr>
              <w:t>й</w:t>
            </w:r>
            <w:r w:rsidR="00E935B6" w:rsidRPr="00AB5364">
              <w:rPr>
                <w:rFonts w:ascii="Times New Roman" w:hAnsi="Times New Roman"/>
              </w:rPr>
              <w:t xml:space="preserve"> элемент</w:t>
            </w:r>
          </w:p>
        </w:tc>
      </w:tr>
      <w:tr w:rsidR="004B11AD" w:rsidRPr="002150CE" w14:paraId="6EAA4A8E" w14:textId="77777777" w:rsidTr="00690FAC">
        <w:trPr>
          <w:jc w:val="center"/>
        </w:trPr>
        <w:tc>
          <w:tcPr>
            <w:tcW w:w="3601" w:type="dxa"/>
          </w:tcPr>
          <w:p w14:paraId="4A2B945F" w14:textId="77777777" w:rsidR="004B11AD" w:rsidRPr="00AB5364" w:rsidRDefault="004B11AD" w:rsidP="00AB5364">
            <w:pPr>
              <w:pStyle w:val="aff3"/>
              <w:rPr>
                <w:rFonts w:ascii="Times New Roman" w:hAnsi="Times New Roman"/>
              </w:rPr>
            </w:pPr>
            <w:r w:rsidRPr="00AB5364">
              <w:rPr>
                <w:rFonts w:ascii="Times New Roman" w:hAnsi="Times New Roman"/>
              </w:rPr>
              <w:t>Оценка прочностных и деформационных свойств грунтов (угла внутреннего трения, сцепления, модуля деформации)</w:t>
            </w:r>
          </w:p>
        </w:tc>
        <w:tc>
          <w:tcPr>
            <w:tcW w:w="5867" w:type="dxa"/>
          </w:tcPr>
          <w:p w14:paraId="04E7D230" w14:textId="0392B66E" w:rsidR="00643DCA" w:rsidRPr="00AB5364" w:rsidRDefault="00690FAC" w:rsidP="00AB5364">
            <w:pPr>
              <w:pStyle w:val="aff3"/>
              <w:rPr>
                <w:rFonts w:ascii="Times New Roman" w:hAnsi="Times New Roman"/>
              </w:rPr>
            </w:pPr>
            <w:r w:rsidRPr="00AB5364">
              <w:rPr>
                <w:rFonts w:ascii="Times New Roman" w:hAnsi="Times New Roman"/>
              </w:rPr>
              <w:t>С</w:t>
            </w:r>
            <w:r w:rsidR="004B11AD" w:rsidRPr="00AB5364">
              <w:rPr>
                <w:rFonts w:ascii="Times New Roman" w:hAnsi="Times New Roman"/>
              </w:rPr>
              <w:t>ооружения повышенного и нормального уровня ответственности:</w:t>
            </w:r>
          </w:p>
          <w:p w14:paraId="4C772E77" w14:textId="5785D6C8" w:rsidR="00690FAC" w:rsidRPr="00AB5364" w:rsidRDefault="00AB5364" w:rsidP="00AB5364">
            <w:pPr>
              <w:pStyle w:val="aff3"/>
              <w:rPr>
                <w:rFonts w:ascii="Times New Roman" w:hAnsi="Times New Roman"/>
              </w:rPr>
            </w:pPr>
            <w:r>
              <w:rPr>
                <w:rFonts w:ascii="Times New Roman" w:hAnsi="Times New Roman"/>
              </w:rPr>
              <w:t xml:space="preserve">- </w:t>
            </w:r>
            <w:r w:rsidR="004B11AD" w:rsidRPr="00AB5364">
              <w:rPr>
                <w:rFonts w:ascii="Times New Roman" w:hAnsi="Times New Roman"/>
              </w:rPr>
              <w:t>10</w:t>
            </w:r>
            <w:r w:rsidR="001A0E84" w:rsidRPr="00AB5364">
              <w:rPr>
                <w:rFonts w:ascii="Times New Roman" w:hAnsi="Times New Roman"/>
              </w:rPr>
              <w:t>–</w:t>
            </w:r>
            <w:r w:rsidR="004B11AD" w:rsidRPr="00AB5364">
              <w:rPr>
                <w:rFonts w:ascii="Times New Roman" w:hAnsi="Times New Roman"/>
              </w:rPr>
              <w:t xml:space="preserve">20 </w:t>
            </w:r>
            <w:bookmarkStart w:id="3387" w:name="_Hlk481675144"/>
            <w:r w:rsidR="004B11AD" w:rsidRPr="00AB5364">
              <w:rPr>
                <w:rFonts w:ascii="Times New Roman" w:hAnsi="Times New Roman"/>
              </w:rPr>
              <w:t>для основного деформирующегося горизонта</w:t>
            </w:r>
            <w:bookmarkEnd w:id="3387"/>
            <w:r w:rsidR="00690FAC" w:rsidRPr="00AB5364">
              <w:rPr>
                <w:rFonts w:ascii="Times New Roman" w:hAnsi="Times New Roman"/>
              </w:rPr>
              <w:t>;</w:t>
            </w:r>
          </w:p>
          <w:p w14:paraId="133E5975" w14:textId="448DAA45" w:rsidR="004B11AD" w:rsidRPr="00AB5364" w:rsidRDefault="00AB5364" w:rsidP="00AB5364">
            <w:pPr>
              <w:pStyle w:val="aff3"/>
              <w:rPr>
                <w:rFonts w:ascii="Times New Roman" w:hAnsi="Times New Roman"/>
              </w:rPr>
            </w:pPr>
            <w:r>
              <w:rPr>
                <w:rFonts w:ascii="Times New Roman" w:hAnsi="Times New Roman"/>
              </w:rPr>
              <w:t xml:space="preserve">- </w:t>
            </w:r>
            <w:r w:rsidR="004B11AD" w:rsidRPr="00AB5364">
              <w:rPr>
                <w:rFonts w:ascii="Times New Roman" w:hAnsi="Times New Roman"/>
              </w:rPr>
              <w:t xml:space="preserve">не менее </w:t>
            </w:r>
            <w:r w:rsidR="00084CF2" w:rsidRPr="00AB5364">
              <w:rPr>
                <w:rFonts w:ascii="Times New Roman" w:hAnsi="Times New Roman"/>
              </w:rPr>
              <w:t>10</w:t>
            </w:r>
            <w:r w:rsidR="004B11AD" w:rsidRPr="00AB5364">
              <w:rPr>
                <w:rFonts w:ascii="Times New Roman" w:hAnsi="Times New Roman"/>
              </w:rPr>
              <w:t xml:space="preserve"> для других ин</w:t>
            </w:r>
            <w:r w:rsidR="00B678F5" w:rsidRPr="00AB5364">
              <w:rPr>
                <w:rFonts w:ascii="Times New Roman" w:hAnsi="Times New Roman"/>
              </w:rPr>
              <w:t>женерно-геологических элементов.</w:t>
            </w:r>
          </w:p>
          <w:p w14:paraId="003C14F5" w14:textId="25080DFB" w:rsidR="00690FAC" w:rsidRPr="00AB5364" w:rsidRDefault="00DE798C" w:rsidP="00AB5364">
            <w:pPr>
              <w:pStyle w:val="aff3"/>
              <w:rPr>
                <w:rFonts w:ascii="Times New Roman" w:hAnsi="Times New Roman"/>
              </w:rPr>
            </w:pPr>
            <w:r w:rsidRPr="00AB5364">
              <w:rPr>
                <w:rFonts w:ascii="Times New Roman" w:hAnsi="Times New Roman"/>
              </w:rPr>
              <w:t>С</w:t>
            </w:r>
            <w:r w:rsidR="004B11AD" w:rsidRPr="00AB5364">
              <w:rPr>
                <w:rFonts w:ascii="Times New Roman" w:hAnsi="Times New Roman"/>
              </w:rPr>
              <w:t>ооружения пони</w:t>
            </w:r>
            <w:r w:rsidR="00AB5364">
              <w:rPr>
                <w:rFonts w:ascii="Times New Roman" w:hAnsi="Times New Roman"/>
              </w:rPr>
              <w:t>женного уровня ответственности:</w:t>
            </w:r>
          </w:p>
          <w:p w14:paraId="1BFCB587" w14:textId="410D0BD5" w:rsidR="00690FAC" w:rsidRPr="00AB5364" w:rsidRDefault="00AB5364" w:rsidP="00AB5364">
            <w:pPr>
              <w:pStyle w:val="aff3"/>
              <w:rPr>
                <w:rFonts w:ascii="Times New Roman" w:hAnsi="Times New Roman"/>
              </w:rPr>
            </w:pPr>
            <w:r>
              <w:rPr>
                <w:rFonts w:ascii="Times New Roman" w:hAnsi="Times New Roman"/>
              </w:rPr>
              <w:lastRenderedPageBreak/>
              <w:t xml:space="preserve">- </w:t>
            </w:r>
            <w:r w:rsidR="004B11AD" w:rsidRPr="00AB5364">
              <w:rPr>
                <w:rFonts w:ascii="Times New Roman" w:hAnsi="Times New Roman"/>
              </w:rPr>
              <w:t xml:space="preserve">не менее </w:t>
            </w:r>
            <w:r w:rsidR="00690FAC" w:rsidRPr="00AB5364">
              <w:rPr>
                <w:rFonts w:ascii="Times New Roman" w:hAnsi="Times New Roman"/>
              </w:rPr>
              <w:t>10</w:t>
            </w:r>
            <w:r w:rsidR="004B11AD" w:rsidRPr="00AB5364">
              <w:rPr>
                <w:rFonts w:ascii="Times New Roman" w:hAnsi="Times New Roman"/>
              </w:rPr>
              <w:t xml:space="preserve"> для основного деформир</w:t>
            </w:r>
            <w:r w:rsidR="00DE798C" w:rsidRPr="00AB5364">
              <w:rPr>
                <w:rFonts w:ascii="Times New Roman" w:hAnsi="Times New Roman"/>
              </w:rPr>
              <w:t>ующегося горизонта;</w:t>
            </w:r>
          </w:p>
          <w:p w14:paraId="48CCAA33" w14:textId="0CEA89C9" w:rsidR="004B11AD" w:rsidRPr="00AB5364" w:rsidRDefault="00AB5364" w:rsidP="00AB5364">
            <w:pPr>
              <w:pStyle w:val="aff3"/>
              <w:rPr>
                <w:rFonts w:ascii="Times New Roman" w:hAnsi="Times New Roman"/>
              </w:rPr>
            </w:pPr>
            <w:r>
              <w:rPr>
                <w:rFonts w:ascii="Times New Roman" w:hAnsi="Times New Roman"/>
              </w:rPr>
              <w:t xml:space="preserve">- </w:t>
            </w:r>
            <w:r w:rsidR="004B11AD" w:rsidRPr="00AB5364">
              <w:rPr>
                <w:rFonts w:ascii="Times New Roman" w:hAnsi="Times New Roman"/>
              </w:rPr>
              <w:t xml:space="preserve">не менее </w:t>
            </w:r>
            <w:r w:rsidR="00454DDB" w:rsidRPr="00AB5364">
              <w:rPr>
                <w:rFonts w:ascii="Times New Roman" w:hAnsi="Times New Roman"/>
              </w:rPr>
              <w:t>шести</w:t>
            </w:r>
            <w:r w:rsidR="004B11AD" w:rsidRPr="00AB5364">
              <w:rPr>
                <w:rFonts w:ascii="Times New Roman" w:hAnsi="Times New Roman"/>
                <w:color w:val="FF0000"/>
              </w:rPr>
              <w:t xml:space="preserve"> </w:t>
            </w:r>
            <w:r w:rsidR="004B11AD" w:rsidRPr="00AB5364">
              <w:rPr>
                <w:rFonts w:ascii="Times New Roman" w:hAnsi="Times New Roman"/>
              </w:rPr>
              <w:t>для других ин</w:t>
            </w:r>
            <w:r>
              <w:rPr>
                <w:rFonts w:ascii="Times New Roman" w:hAnsi="Times New Roman"/>
              </w:rPr>
              <w:t>женерно-геологических элементов</w:t>
            </w:r>
          </w:p>
        </w:tc>
      </w:tr>
      <w:bookmarkEnd w:id="3332"/>
    </w:tbl>
    <w:p w14:paraId="15FB163C" w14:textId="77777777" w:rsidR="004B11AD" w:rsidRPr="002150CE" w:rsidRDefault="004B11AD" w:rsidP="004B0140">
      <w:pPr>
        <w:spacing w:line="360" w:lineRule="auto"/>
        <w:contextualSpacing/>
        <w:rPr>
          <w:rFonts w:ascii="Times New Roman" w:hAnsi="Times New Roman"/>
          <w:sz w:val="24"/>
          <w:szCs w:val="24"/>
        </w:rPr>
      </w:pPr>
    </w:p>
    <w:p w14:paraId="5C90BDF5" w14:textId="77777777" w:rsidR="001B1628" w:rsidRPr="006D186D" w:rsidRDefault="005A415B"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388" w:author="Соколов Сергей Вадимович" w:date="2024-01-22T09:16:00Z">
            <w:rPr>
              <w:rFonts w:ascii="Times New Roman" w:eastAsia="Calibri" w:hAnsi="Times New Roman" w:cs="Times New Roman"/>
              <w:sz w:val="24"/>
              <w:szCs w:val="24"/>
            </w:rPr>
          </w:rPrChange>
        </w:rPr>
      </w:pPr>
      <w:bookmarkStart w:id="3389" w:name="sub_449"/>
      <w:bookmarkStart w:id="3390" w:name="_Hlk493685948"/>
      <w:bookmarkEnd w:id="3368"/>
      <w:r w:rsidRPr="006D186D">
        <w:rPr>
          <w:rFonts w:ascii="Times New Roman" w:eastAsia="Calibri" w:hAnsi="Times New Roman" w:cs="Times New Roman"/>
          <w:sz w:val="24"/>
          <w:szCs w:val="24"/>
          <w:highlight w:val="green"/>
          <w:rPrChange w:id="3391" w:author="Соколов Сергей Вадимович" w:date="2024-01-22T09:16:00Z">
            <w:rPr>
              <w:rFonts w:ascii="Times New Roman" w:eastAsia="Calibri" w:hAnsi="Times New Roman" w:cs="Times New Roman"/>
              <w:sz w:val="24"/>
              <w:szCs w:val="24"/>
            </w:rPr>
          </w:rPrChange>
        </w:rPr>
        <w:t xml:space="preserve">Локальный мониторинг </w:t>
      </w:r>
      <w:r w:rsidR="00043A36" w:rsidRPr="006D186D">
        <w:rPr>
          <w:rFonts w:ascii="Times New Roman" w:eastAsia="Calibri" w:hAnsi="Times New Roman" w:cs="Times New Roman"/>
          <w:sz w:val="24"/>
          <w:szCs w:val="24"/>
          <w:highlight w:val="green"/>
          <w:rPrChange w:id="3392" w:author="Соколов Сергей Вадимович" w:date="2024-01-22T09:16:00Z">
            <w:rPr>
              <w:rFonts w:ascii="Times New Roman" w:eastAsia="Calibri" w:hAnsi="Times New Roman" w:cs="Times New Roman"/>
              <w:sz w:val="24"/>
              <w:szCs w:val="24"/>
            </w:rPr>
          </w:rPrChange>
        </w:rPr>
        <w:t xml:space="preserve">при необходимости, обоснованной в программе, следует выполнять за смещениями (подвижками) </w:t>
      </w:r>
      <w:r w:rsidR="001A3C81" w:rsidRPr="006D186D">
        <w:rPr>
          <w:rFonts w:ascii="Times New Roman" w:eastAsia="Calibri" w:hAnsi="Times New Roman" w:cs="Times New Roman"/>
          <w:sz w:val="24"/>
          <w:szCs w:val="24"/>
          <w:highlight w:val="green"/>
          <w:rPrChange w:id="3393" w:author="Соколов Сергей Вадимович" w:date="2024-01-22T09:16:00Z">
            <w:rPr>
              <w:rFonts w:ascii="Times New Roman" w:eastAsia="Calibri" w:hAnsi="Times New Roman" w:cs="Times New Roman"/>
              <w:sz w:val="24"/>
              <w:szCs w:val="24"/>
            </w:rPr>
          </w:rPrChange>
        </w:rPr>
        <w:t>грунта, режимом подземных вод</w:t>
      </w:r>
      <w:r w:rsidR="00043A36" w:rsidRPr="006D186D">
        <w:rPr>
          <w:rFonts w:ascii="Times New Roman" w:eastAsia="Calibri" w:hAnsi="Times New Roman" w:cs="Times New Roman"/>
          <w:sz w:val="24"/>
          <w:szCs w:val="24"/>
          <w:highlight w:val="green"/>
          <w:rPrChange w:id="3394" w:author="Соколов Сергей Вадимович" w:date="2024-01-22T09:16:00Z">
            <w:rPr>
              <w:rFonts w:ascii="Times New Roman" w:eastAsia="Calibri" w:hAnsi="Times New Roman" w:cs="Times New Roman"/>
              <w:sz w:val="24"/>
              <w:szCs w:val="24"/>
            </w:rPr>
          </w:rPrChange>
        </w:rPr>
        <w:t xml:space="preserve"> в соответствии с</w:t>
      </w:r>
      <w:r w:rsidR="00AD503D" w:rsidRPr="006D186D">
        <w:rPr>
          <w:rFonts w:ascii="Times New Roman" w:eastAsia="Calibri" w:hAnsi="Times New Roman" w:cs="Times New Roman"/>
          <w:sz w:val="24"/>
          <w:szCs w:val="24"/>
          <w:highlight w:val="green"/>
          <w:rPrChange w:id="3395" w:author="Соколов Сергей Вадимович" w:date="2024-01-22T09:16:00Z">
            <w:rPr>
              <w:rFonts w:ascii="Times New Roman" w:eastAsia="Calibri" w:hAnsi="Times New Roman" w:cs="Times New Roman"/>
              <w:sz w:val="24"/>
              <w:szCs w:val="24"/>
            </w:rPr>
          </w:rPrChange>
        </w:rPr>
        <w:t xml:space="preserve"> </w:t>
      </w:r>
      <w:r w:rsidR="00904742" w:rsidRPr="006D186D">
        <w:rPr>
          <w:rFonts w:ascii="Times New Roman" w:eastAsia="Calibri" w:hAnsi="Times New Roman" w:cs="Times New Roman"/>
          <w:sz w:val="24"/>
          <w:szCs w:val="24"/>
          <w:highlight w:val="green"/>
          <w:rPrChange w:id="3396" w:author="Соколов Сергей Вадимович" w:date="2024-01-22T09:16:00Z">
            <w:rPr>
              <w:rFonts w:ascii="Times New Roman" w:eastAsia="Calibri" w:hAnsi="Times New Roman" w:cs="Times New Roman"/>
              <w:sz w:val="24"/>
              <w:szCs w:val="24"/>
            </w:rPr>
          </w:rPrChange>
        </w:rPr>
        <w:t>4.9.</w:t>
      </w:r>
      <w:r w:rsidR="00E32EAA" w:rsidRPr="006D186D">
        <w:rPr>
          <w:rFonts w:ascii="Times New Roman" w:eastAsia="Calibri" w:hAnsi="Times New Roman" w:cs="Times New Roman"/>
          <w:sz w:val="24"/>
          <w:szCs w:val="24"/>
          <w:highlight w:val="green"/>
          <w:rPrChange w:id="3397" w:author="Соколов Сергей Вадимович" w:date="2024-01-22T09:16:00Z">
            <w:rPr>
              <w:rFonts w:ascii="Times New Roman" w:eastAsia="Calibri" w:hAnsi="Times New Roman" w:cs="Times New Roman"/>
              <w:sz w:val="24"/>
              <w:szCs w:val="24"/>
            </w:rPr>
          </w:rPrChange>
        </w:rPr>
        <w:t>7</w:t>
      </w:r>
      <w:r w:rsidR="00BF56D7" w:rsidRPr="006D186D">
        <w:rPr>
          <w:rFonts w:ascii="Times New Roman" w:eastAsia="Calibri" w:hAnsi="Times New Roman" w:cs="Times New Roman"/>
          <w:sz w:val="24"/>
          <w:szCs w:val="24"/>
          <w:highlight w:val="green"/>
          <w:rPrChange w:id="3398" w:author="Соколов Сергей Вадимович" w:date="2024-01-22T09:16:00Z">
            <w:rPr>
              <w:rFonts w:ascii="Times New Roman" w:eastAsia="Calibri" w:hAnsi="Times New Roman" w:cs="Times New Roman"/>
              <w:sz w:val="24"/>
              <w:szCs w:val="24"/>
            </w:rPr>
          </w:rPrChange>
        </w:rPr>
        <w:t>3</w:t>
      </w:r>
      <w:r w:rsidR="001A0E84" w:rsidRPr="006D186D">
        <w:rPr>
          <w:rFonts w:ascii="Times New Roman" w:eastAsia="Calibri" w:hAnsi="Times New Roman" w:cs="Times New Roman"/>
          <w:sz w:val="24"/>
          <w:szCs w:val="24"/>
          <w:highlight w:val="green"/>
          <w:rPrChange w:id="3399" w:author="Соколов Сергей Вадимович" w:date="2024-01-22T09:16:00Z">
            <w:rPr>
              <w:rFonts w:ascii="Times New Roman" w:eastAsia="Calibri" w:hAnsi="Times New Roman" w:cs="Times New Roman"/>
              <w:sz w:val="24"/>
              <w:szCs w:val="24"/>
            </w:rPr>
          </w:rPrChange>
        </w:rPr>
        <w:t>–</w:t>
      </w:r>
      <w:r w:rsidR="00904742" w:rsidRPr="006D186D">
        <w:rPr>
          <w:rFonts w:ascii="Times New Roman" w:eastAsia="Calibri" w:hAnsi="Times New Roman" w:cs="Times New Roman"/>
          <w:sz w:val="24"/>
          <w:szCs w:val="24"/>
          <w:highlight w:val="green"/>
          <w:rPrChange w:id="3400" w:author="Соколов Сергей Вадимович" w:date="2024-01-22T09:16:00Z">
            <w:rPr>
              <w:rFonts w:ascii="Times New Roman" w:eastAsia="Calibri" w:hAnsi="Times New Roman" w:cs="Times New Roman"/>
              <w:sz w:val="24"/>
              <w:szCs w:val="24"/>
            </w:rPr>
          </w:rPrChange>
        </w:rPr>
        <w:t>4.9.</w:t>
      </w:r>
      <w:r w:rsidR="00E32EAA" w:rsidRPr="006D186D">
        <w:rPr>
          <w:rFonts w:ascii="Times New Roman" w:eastAsia="Calibri" w:hAnsi="Times New Roman" w:cs="Times New Roman"/>
          <w:sz w:val="24"/>
          <w:szCs w:val="24"/>
          <w:highlight w:val="green"/>
          <w:rPrChange w:id="3401" w:author="Соколов Сергей Вадимович" w:date="2024-01-22T09:16:00Z">
            <w:rPr>
              <w:rFonts w:ascii="Times New Roman" w:eastAsia="Calibri" w:hAnsi="Times New Roman" w:cs="Times New Roman"/>
              <w:sz w:val="24"/>
              <w:szCs w:val="24"/>
            </w:rPr>
          </w:rPrChange>
        </w:rPr>
        <w:t>8</w:t>
      </w:r>
      <w:r w:rsidR="00BF56D7" w:rsidRPr="006D186D">
        <w:rPr>
          <w:rFonts w:ascii="Times New Roman" w:eastAsia="Calibri" w:hAnsi="Times New Roman" w:cs="Times New Roman"/>
          <w:sz w:val="24"/>
          <w:szCs w:val="24"/>
          <w:highlight w:val="green"/>
          <w:rPrChange w:id="3402" w:author="Соколов Сергей Вадимович" w:date="2024-01-22T09:16:00Z">
            <w:rPr>
              <w:rFonts w:ascii="Times New Roman" w:eastAsia="Calibri" w:hAnsi="Times New Roman" w:cs="Times New Roman"/>
              <w:sz w:val="24"/>
              <w:szCs w:val="24"/>
            </w:rPr>
          </w:rPrChange>
        </w:rPr>
        <w:t>2</w:t>
      </w:r>
      <w:r w:rsidR="00904742" w:rsidRPr="006D186D">
        <w:rPr>
          <w:rFonts w:ascii="Times New Roman" w:eastAsia="Calibri" w:hAnsi="Times New Roman" w:cs="Times New Roman"/>
          <w:sz w:val="24"/>
          <w:szCs w:val="24"/>
          <w:highlight w:val="green"/>
          <w:rPrChange w:id="3403" w:author="Соколов Сергей Вадимович" w:date="2024-01-22T09:16:00Z">
            <w:rPr>
              <w:rFonts w:ascii="Times New Roman" w:eastAsia="Calibri" w:hAnsi="Times New Roman" w:cs="Times New Roman"/>
              <w:sz w:val="24"/>
              <w:szCs w:val="24"/>
            </w:rPr>
          </w:rPrChange>
        </w:rPr>
        <w:t>.</w:t>
      </w:r>
    </w:p>
    <w:p w14:paraId="37D448C1" w14:textId="77777777" w:rsidR="0042429A" w:rsidRPr="002150CE" w:rsidRDefault="0042429A" w:rsidP="000F3F91">
      <w:pPr>
        <w:pStyle w:val="aff1"/>
        <w:numPr>
          <w:ilvl w:val="2"/>
          <w:numId w:val="15"/>
        </w:numPr>
        <w:tabs>
          <w:tab w:val="left" w:pos="284"/>
          <w:tab w:val="left" w:pos="993"/>
          <w:tab w:val="left" w:pos="1560"/>
        </w:tabs>
        <w:spacing w:line="360" w:lineRule="auto"/>
        <w:ind w:left="0" w:firstLine="709"/>
        <w:jc w:val="both"/>
        <w:rPr>
          <w:rFonts w:ascii="Times New Roman" w:eastAsia="Calibri" w:hAnsi="Times New Roman" w:cs="Times New Roman"/>
          <w:sz w:val="24"/>
          <w:szCs w:val="24"/>
        </w:rPr>
      </w:pPr>
      <w:bookmarkStart w:id="3404" w:name="sub_4411"/>
      <w:bookmarkEnd w:id="3389"/>
      <w:bookmarkEnd w:id="3390"/>
      <w:r w:rsidRPr="002150CE">
        <w:rPr>
          <w:rFonts w:ascii="Times New Roman" w:eastAsia="Calibri" w:hAnsi="Times New Roman" w:cs="Times New Roman"/>
          <w:sz w:val="24"/>
          <w:szCs w:val="24"/>
        </w:rPr>
        <w:t>Инженерно-геологическое районирование территории, подверженной опасным оползневым процессам выполняется при наличии требований в задании. При этом следует:</w:t>
      </w:r>
    </w:p>
    <w:p w14:paraId="65F7EB67" w14:textId="40DFCBEC" w:rsidR="0042429A" w:rsidRPr="00AB5364" w:rsidRDefault="00AB5364" w:rsidP="00AB5364">
      <w:pPr>
        <w:pStyle w:val="aff3"/>
        <w:spacing w:line="360" w:lineRule="auto"/>
        <w:ind w:firstLine="709"/>
        <w:jc w:val="both"/>
        <w:rPr>
          <w:rFonts w:ascii="Times New Roman" w:eastAsia="Calibri" w:hAnsi="Times New Roman"/>
          <w:sz w:val="24"/>
          <w:szCs w:val="24"/>
        </w:rPr>
      </w:pPr>
      <w:r>
        <w:rPr>
          <w:rFonts w:ascii="Times New Roman" w:eastAsia="Calibri" w:hAnsi="Times New Roman"/>
          <w:sz w:val="24"/>
          <w:szCs w:val="24"/>
        </w:rPr>
        <w:t xml:space="preserve">- </w:t>
      </w:r>
      <w:r w:rsidR="0042429A" w:rsidRPr="00AB5364">
        <w:rPr>
          <w:rFonts w:ascii="Times New Roman" w:eastAsia="Calibri" w:hAnsi="Times New Roman"/>
          <w:sz w:val="24"/>
          <w:szCs w:val="24"/>
        </w:rPr>
        <w:t>подразделять оползнеопасные участки по степени их опасности;</w:t>
      </w:r>
    </w:p>
    <w:p w14:paraId="730EBFB5" w14:textId="649F009D" w:rsidR="0042429A" w:rsidRPr="00AB5364" w:rsidRDefault="00AB5364" w:rsidP="00AB5364">
      <w:pPr>
        <w:pStyle w:val="aff3"/>
        <w:spacing w:line="360" w:lineRule="auto"/>
        <w:ind w:firstLine="709"/>
        <w:jc w:val="both"/>
        <w:rPr>
          <w:rFonts w:ascii="Times New Roman" w:eastAsia="Calibri" w:hAnsi="Times New Roman"/>
          <w:sz w:val="24"/>
          <w:szCs w:val="24"/>
        </w:rPr>
      </w:pPr>
      <w:r>
        <w:rPr>
          <w:rFonts w:ascii="Times New Roman" w:eastAsia="Calibri" w:hAnsi="Times New Roman"/>
          <w:sz w:val="24"/>
          <w:szCs w:val="24"/>
        </w:rPr>
        <w:t xml:space="preserve">- </w:t>
      </w:r>
      <w:r w:rsidR="0042429A" w:rsidRPr="00AB5364">
        <w:rPr>
          <w:rFonts w:ascii="Times New Roman" w:eastAsia="Calibri" w:hAnsi="Times New Roman"/>
          <w:sz w:val="24"/>
          <w:szCs w:val="24"/>
        </w:rPr>
        <w:t>при широком развитии и часто повторяющихся типах оползней – выполнять типологическое инженерно-геологическое районирование, при этом выделять оползнеопасные участки (или их группы), относящиеся к определенному типу (подтипу) по механизму смещения (приложение Г) с выполнением для них локальной оценки и прогноза устойчивости склонов расчетными методами.</w:t>
      </w:r>
    </w:p>
    <w:p w14:paraId="17DD752C" w14:textId="77777777" w:rsidR="00043A36" w:rsidRPr="006D186D" w:rsidRDefault="00043A36" w:rsidP="000F3F91">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405" w:author="Соколов Сергей Вадимович" w:date="2024-01-22T09:17:00Z">
            <w:rPr>
              <w:rFonts w:ascii="Times New Roman" w:eastAsia="Calibri" w:hAnsi="Times New Roman" w:cs="Times New Roman"/>
              <w:sz w:val="24"/>
              <w:szCs w:val="24"/>
            </w:rPr>
          </w:rPrChange>
        </w:rPr>
      </w:pPr>
      <w:r w:rsidRPr="006D186D">
        <w:rPr>
          <w:rFonts w:ascii="Times New Roman" w:eastAsia="Calibri" w:hAnsi="Times New Roman" w:cs="Times New Roman"/>
          <w:sz w:val="24"/>
          <w:szCs w:val="24"/>
          <w:highlight w:val="green"/>
          <w:rPrChange w:id="3406" w:author="Соколов Сергей Вадимович" w:date="2024-01-22T09:17:00Z">
            <w:rPr>
              <w:rFonts w:ascii="Times New Roman" w:eastAsia="Calibri" w:hAnsi="Times New Roman" w:cs="Times New Roman"/>
              <w:sz w:val="24"/>
              <w:szCs w:val="24"/>
            </w:rPr>
          </w:rPrChange>
        </w:rPr>
        <w:t>Оценку и прогноз устойчивости склонов количественными (расчетными) методами следует проводить как для отдельных его морфологических элементов (крутых уступов), так и для оценки устойчивости всего склона (коренного склона и оползневых накоплений)</w:t>
      </w:r>
      <w:r w:rsidR="005D6FD6" w:rsidRPr="006D186D">
        <w:rPr>
          <w:rFonts w:ascii="Times New Roman" w:eastAsia="Calibri" w:hAnsi="Times New Roman" w:cs="Times New Roman"/>
          <w:sz w:val="24"/>
          <w:szCs w:val="24"/>
          <w:highlight w:val="green"/>
          <w:rPrChange w:id="3407" w:author="Соколов Сергей Вадимович" w:date="2024-01-22T09:17:00Z">
            <w:rPr>
              <w:rFonts w:ascii="Times New Roman" w:eastAsia="Calibri" w:hAnsi="Times New Roman" w:cs="Times New Roman"/>
              <w:sz w:val="24"/>
              <w:szCs w:val="24"/>
            </w:rPr>
          </w:rPrChange>
        </w:rPr>
        <w:t>.</w:t>
      </w:r>
    </w:p>
    <w:bookmarkEnd w:id="3404"/>
    <w:p w14:paraId="25E4DA8C" w14:textId="2601280E" w:rsidR="00043A36" w:rsidRPr="002150CE" w:rsidRDefault="00043A36" w:rsidP="000F3F91">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Для каждого типа склонов рекомендуется задавать не менее одного расчетного </w:t>
      </w:r>
      <w:r w:rsidR="00C55EFD" w:rsidRPr="002150CE">
        <w:rPr>
          <w:rFonts w:ascii="Times New Roman" w:eastAsia="Calibri" w:hAnsi="Times New Roman" w:cs="Times New Roman"/>
          <w:sz w:val="24"/>
          <w:szCs w:val="24"/>
        </w:rPr>
        <w:t>створа</w:t>
      </w:r>
      <w:r w:rsidRPr="002150CE">
        <w:rPr>
          <w:rFonts w:ascii="Times New Roman" w:eastAsia="Calibri" w:hAnsi="Times New Roman" w:cs="Times New Roman"/>
          <w:sz w:val="24"/>
          <w:szCs w:val="24"/>
        </w:rPr>
        <w:t xml:space="preserve"> по направлению ожидаемого оползневого смещения с захватом по высоте всей потенциально неустойчивой зоны.</w:t>
      </w:r>
      <w:r w:rsidR="00910732" w:rsidRPr="002150CE">
        <w:rPr>
          <w:rFonts w:ascii="Times New Roman" w:eastAsia="Calibri" w:hAnsi="Times New Roman" w:cs="Times New Roman"/>
          <w:sz w:val="24"/>
          <w:szCs w:val="24"/>
        </w:rPr>
        <w:t xml:space="preserve"> </w:t>
      </w:r>
      <w:r w:rsidRPr="002150CE">
        <w:rPr>
          <w:rFonts w:ascii="Times New Roman" w:eastAsia="Calibri" w:hAnsi="Times New Roman" w:cs="Times New Roman"/>
          <w:sz w:val="24"/>
          <w:szCs w:val="24"/>
        </w:rPr>
        <w:t>При оценке и прогнозе устойчивости склонов количественными методами особое внимание следует уделять</w:t>
      </w:r>
      <w:r w:rsidR="00D25FC2" w:rsidRPr="002150CE">
        <w:rPr>
          <w:rFonts w:ascii="Times New Roman" w:eastAsia="Calibri" w:hAnsi="Times New Roman" w:cs="Times New Roman"/>
          <w:sz w:val="24"/>
          <w:szCs w:val="24"/>
        </w:rPr>
        <w:t>:</w:t>
      </w:r>
    </w:p>
    <w:p w14:paraId="57A1043A" w14:textId="424780AD" w:rsidR="00043A36" w:rsidRPr="00AB5364" w:rsidRDefault="00AB5364" w:rsidP="00AB5364">
      <w:pPr>
        <w:pStyle w:val="aff3"/>
        <w:spacing w:line="360" w:lineRule="auto"/>
        <w:ind w:firstLine="709"/>
        <w:jc w:val="both"/>
        <w:rPr>
          <w:rFonts w:ascii="Times New Roman" w:eastAsiaTheme="minorEastAsia" w:hAnsi="Times New Roman"/>
          <w:sz w:val="24"/>
          <w:szCs w:val="24"/>
        </w:rPr>
      </w:pPr>
      <w:r>
        <w:rPr>
          <w:rFonts w:ascii="Times New Roman" w:eastAsiaTheme="minorEastAsia" w:hAnsi="Times New Roman"/>
          <w:sz w:val="24"/>
          <w:szCs w:val="24"/>
        </w:rPr>
        <w:t xml:space="preserve">- </w:t>
      </w:r>
      <w:r w:rsidR="00043A36" w:rsidRPr="00AB5364">
        <w:rPr>
          <w:rFonts w:ascii="Times New Roman" w:eastAsiaTheme="minorEastAsia" w:hAnsi="Times New Roman"/>
          <w:sz w:val="24"/>
          <w:szCs w:val="24"/>
        </w:rPr>
        <w:t xml:space="preserve">определению нормативных и расчетных показателей прочностных свойств </w:t>
      </w:r>
      <w:r w:rsidR="00B714E6" w:rsidRPr="00AB5364">
        <w:rPr>
          <w:rFonts w:ascii="Times New Roman" w:eastAsiaTheme="minorEastAsia" w:hAnsi="Times New Roman"/>
          <w:sz w:val="24"/>
          <w:szCs w:val="24"/>
        </w:rPr>
        <w:t xml:space="preserve">грунтов </w:t>
      </w:r>
      <w:r w:rsidR="00043A36" w:rsidRPr="00AB5364">
        <w:rPr>
          <w:rFonts w:ascii="Times New Roman" w:eastAsiaTheme="minorEastAsia" w:hAnsi="Times New Roman"/>
          <w:sz w:val="24"/>
          <w:szCs w:val="24"/>
        </w:rPr>
        <w:t xml:space="preserve">на основе </w:t>
      </w:r>
      <w:r w:rsidR="00470D61" w:rsidRPr="00AB5364">
        <w:rPr>
          <w:rFonts w:ascii="Times New Roman" w:eastAsiaTheme="minorEastAsia" w:hAnsi="Times New Roman"/>
          <w:sz w:val="24"/>
          <w:szCs w:val="24"/>
        </w:rPr>
        <w:t>обратных</w:t>
      </w:r>
      <w:r w:rsidR="00043A36" w:rsidRPr="00AB5364">
        <w:rPr>
          <w:rFonts w:ascii="Times New Roman" w:eastAsiaTheme="minorEastAsia" w:hAnsi="Times New Roman"/>
          <w:sz w:val="24"/>
          <w:szCs w:val="24"/>
        </w:rPr>
        <w:t xml:space="preserve"> расчетов устойчивости склонов, аналогичных по и</w:t>
      </w:r>
      <w:r w:rsidR="00B714E6" w:rsidRPr="00AB5364">
        <w:rPr>
          <w:rFonts w:ascii="Times New Roman" w:eastAsiaTheme="minorEastAsia" w:hAnsi="Times New Roman"/>
          <w:sz w:val="24"/>
          <w:szCs w:val="24"/>
        </w:rPr>
        <w:t>нженерно-геологическим условиям и</w:t>
      </w:r>
      <w:r w:rsidR="00043A36" w:rsidRPr="00AB5364">
        <w:rPr>
          <w:rFonts w:ascii="Times New Roman" w:eastAsiaTheme="minorEastAsia" w:hAnsi="Times New Roman"/>
          <w:sz w:val="24"/>
          <w:szCs w:val="24"/>
        </w:rPr>
        <w:t xml:space="preserve"> примыкающих к рассматриваемым устойчивым склонам</w:t>
      </w:r>
      <w:r w:rsidR="00D25FC2" w:rsidRPr="00AB5364">
        <w:rPr>
          <w:rFonts w:ascii="Times New Roman" w:eastAsiaTheme="minorEastAsia" w:hAnsi="Times New Roman"/>
          <w:sz w:val="24"/>
          <w:szCs w:val="24"/>
        </w:rPr>
        <w:t xml:space="preserve"> – для устойчивых (в период проведения изысканий) склонов</w:t>
      </w:r>
      <w:r w:rsidR="00043A36" w:rsidRPr="00AB5364">
        <w:rPr>
          <w:rFonts w:ascii="Times New Roman" w:eastAsiaTheme="minorEastAsia" w:hAnsi="Times New Roman"/>
          <w:sz w:val="24"/>
          <w:szCs w:val="24"/>
        </w:rPr>
        <w:t>;</w:t>
      </w:r>
    </w:p>
    <w:p w14:paraId="572BF6F7" w14:textId="0B9852E2" w:rsidR="00043A36" w:rsidRPr="00AB5364" w:rsidRDefault="00AB5364" w:rsidP="00AB5364">
      <w:pPr>
        <w:pStyle w:val="aff3"/>
        <w:spacing w:line="360" w:lineRule="auto"/>
        <w:ind w:firstLine="709"/>
        <w:jc w:val="both"/>
        <w:rPr>
          <w:rFonts w:ascii="Times New Roman" w:eastAsiaTheme="minorEastAsia" w:hAnsi="Times New Roman"/>
          <w:sz w:val="24"/>
          <w:szCs w:val="24"/>
        </w:rPr>
      </w:pPr>
      <w:r>
        <w:rPr>
          <w:rFonts w:ascii="Times New Roman" w:eastAsiaTheme="minorEastAsia" w:hAnsi="Times New Roman"/>
          <w:sz w:val="24"/>
          <w:szCs w:val="24"/>
        </w:rPr>
        <w:t xml:space="preserve">- </w:t>
      </w:r>
      <w:r w:rsidR="00043A36" w:rsidRPr="00AB5364">
        <w:rPr>
          <w:rFonts w:ascii="Times New Roman" w:eastAsiaTheme="minorEastAsia" w:hAnsi="Times New Roman"/>
          <w:sz w:val="24"/>
          <w:szCs w:val="24"/>
        </w:rPr>
        <w:t xml:space="preserve">выполнению </w:t>
      </w:r>
      <w:r w:rsidR="00470D61" w:rsidRPr="00AB5364">
        <w:rPr>
          <w:rFonts w:ascii="Times New Roman" w:eastAsiaTheme="minorEastAsia" w:hAnsi="Times New Roman"/>
          <w:sz w:val="24"/>
          <w:szCs w:val="24"/>
        </w:rPr>
        <w:t>обратных</w:t>
      </w:r>
      <w:r w:rsidR="00043A36" w:rsidRPr="00AB5364">
        <w:rPr>
          <w:rFonts w:ascii="Times New Roman" w:eastAsiaTheme="minorEastAsia" w:hAnsi="Times New Roman"/>
          <w:sz w:val="24"/>
          <w:szCs w:val="24"/>
        </w:rPr>
        <w:t xml:space="preserve"> расчетов устойчивости применительно к восстановленным (</w:t>
      </w:r>
      <w:r w:rsidR="00D25FC2" w:rsidRPr="00AB5364">
        <w:rPr>
          <w:rFonts w:ascii="Times New Roman" w:eastAsiaTheme="minorEastAsia" w:hAnsi="Times New Roman"/>
          <w:sz w:val="24"/>
          <w:szCs w:val="24"/>
        </w:rPr>
        <w:t>«</w:t>
      </w:r>
      <w:r w:rsidR="00043A36" w:rsidRPr="00AB5364">
        <w:rPr>
          <w:rFonts w:ascii="Times New Roman" w:eastAsiaTheme="minorEastAsia" w:hAnsi="Times New Roman"/>
          <w:sz w:val="24"/>
          <w:szCs w:val="24"/>
        </w:rPr>
        <w:t>реконструированным</w:t>
      </w:r>
      <w:r w:rsidR="00D25FC2" w:rsidRPr="00AB5364">
        <w:rPr>
          <w:rFonts w:ascii="Times New Roman" w:eastAsiaTheme="minorEastAsia" w:hAnsi="Times New Roman"/>
          <w:sz w:val="24"/>
          <w:szCs w:val="24"/>
        </w:rPr>
        <w:t>»)</w:t>
      </w:r>
      <w:r w:rsidR="00043A36" w:rsidRPr="00AB5364">
        <w:rPr>
          <w:rFonts w:ascii="Times New Roman" w:eastAsiaTheme="minorEastAsia" w:hAnsi="Times New Roman"/>
          <w:sz w:val="24"/>
          <w:szCs w:val="24"/>
        </w:rPr>
        <w:t xml:space="preserve"> инженерно-геологическим условиям, при которых ранее происходили оползневые подвижки</w:t>
      </w:r>
      <w:r w:rsidR="00D25FC2" w:rsidRPr="00AB5364">
        <w:rPr>
          <w:rFonts w:ascii="Times New Roman" w:eastAsiaTheme="minorEastAsia" w:hAnsi="Times New Roman"/>
          <w:sz w:val="24"/>
          <w:szCs w:val="24"/>
        </w:rPr>
        <w:t xml:space="preserve"> – для условно устойчивых склонов с низким запасом устойчивости (</w:t>
      </w:r>
      <w:r w:rsidR="00D25FC2" w:rsidRPr="00AB5364">
        <w:rPr>
          <w:rFonts w:ascii="Times New Roman" w:eastAsiaTheme="minorEastAsia" w:hAnsi="Times New Roman"/>
          <w:i/>
          <w:sz w:val="24"/>
          <w:szCs w:val="24"/>
        </w:rPr>
        <w:t>К</w:t>
      </w:r>
      <w:r w:rsidR="00D25FC2" w:rsidRPr="00AB5364">
        <w:rPr>
          <w:rFonts w:ascii="Times New Roman" w:eastAsiaTheme="minorEastAsia" w:hAnsi="Times New Roman"/>
          <w:sz w:val="24"/>
          <w:szCs w:val="24"/>
          <w:vertAlign w:val="subscript"/>
        </w:rPr>
        <w:t>у</w:t>
      </w:r>
      <w:r w:rsidR="00D25FC2" w:rsidRPr="00AB5364">
        <w:rPr>
          <w:rFonts w:ascii="Times New Roman" w:eastAsiaTheme="minorEastAsia" w:hAnsi="Times New Roman"/>
          <w:sz w:val="24"/>
          <w:szCs w:val="24"/>
        </w:rPr>
        <w:t xml:space="preserve"> &lt;</w:t>
      </w:r>
      <w:r>
        <w:rPr>
          <w:rFonts w:ascii="Times New Roman" w:eastAsiaTheme="minorEastAsia" w:hAnsi="Times New Roman"/>
          <w:sz w:val="24"/>
          <w:szCs w:val="24"/>
        </w:rPr>
        <w:t xml:space="preserve"> </w:t>
      </w:r>
      <w:r w:rsidR="00D25FC2" w:rsidRPr="00AB5364">
        <w:rPr>
          <w:rFonts w:ascii="Times New Roman" w:eastAsiaTheme="minorEastAsia" w:hAnsi="Times New Roman"/>
          <w:sz w:val="24"/>
          <w:szCs w:val="24"/>
        </w:rPr>
        <w:t>1,5)</w:t>
      </w:r>
      <w:r w:rsidR="00043A36" w:rsidRPr="00AB5364">
        <w:rPr>
          <w:rFonts w:ascii="Times New Roman" w:eastAsiaTheme="minorEastAsia" w:hAnsi="Times New Roman"/>
          <w:sz w:val="24"/>
          <w:szCs w:val="24"/>
        </w:rPr>
        <w:t>;</w:t>
      </w:r>
    </w:p>
    <w:p w14:paraId="4CAE5006" w14:textId="6DB05B5A" w:rsidR="00043A36" w:rsidRPr="00AB5364" w:rsidRDefault="00AB5364" w:rsidP="00AB5364">
      <w:pPr>
        <w:pStyle w:val="aff3"/>
        <w:spacing w:line="360" w:lineRule="auto"/>
        <w:ind w:firstLine="709"/>
        <w:jc w:val="both"/>
        <w:rPr>
          <w:rFonts w:ascii="Times New Roman" w:eastAsiaTheme="minorEastAsia" w:hAnsi="Times New Roman"/>
          <w:sz w:val="24"/>
          <w:szCs w:val="24"/>
        </w:rPr>
      </w:pPr>
      <w:r>
        <w:rPr>
          <w:rFonts w:ascii="Times New Roman" w:eastAsiaTheme="minorEastAsia" w:hAnsi="Times New Roman"/>
          <w:sz w:val="24"/>
          <w:szCs w:val="24"/>
        </w:rPr>
        <w:t xml:space="preserve">- </w:t>
      </w:r>
      <w:r w:rsidR="00470D61" w:rsidRPr="00AB5364">
        <w:rPr>
          <w:rFonts w:ascii="Times New Roman" w:eastAsiaTheme="minorEastAsia" w:hAnsi="Times New Roman"/>
          <w:sz w:val="24"/>
          <w:szCs w:val="24"/>
        </w:rPr>
        <w:t>обратным и прямым расчетам</w:t>
      </w:r>
      <w:r w:rsidR="00A75CC1" w:rsidRPr="00AB5364">
        <w:rPr>
          <w:rFonts w:ascii="Times New Roman" w:eastAsiaTheme="minorEastAsia" w:hAnsi="Times New Roman"/>
          <w:sz w:val="24"/>
          <w:szCs w:val="24"/>
        </w:rPr>
        <w:t xml:space="preserve"> </w:t>
      </w:r>
      <w:r w:rsidR="00043A36" w:rsidRPr="00AB5364">
        <w:rPr>
          <w:rFonts w:ascii="Times New Roman" w:eastAsiaTheme="minorEastAsia" w:hAnsi="Times New Roman"/>
          <w:sz w:val="24"/>
          <w:szCs w:val="24"/>
        </w:rPr>
        <w:t xml:space="preserve">устойчивости действующих оползней, а также прогнозу захвата оползневыми подвижками новых, примыкающих к ним участков с </w:t>
      </w:r>
      <w:r w:rsidR="00043A36" w:rsidRPr="00AB5364">
        <w:rPr>
          <w:rFonts w:ascii="Times New Roman" w:eastAsiaTheme="minorEastAsia" w:hAnsi="Times New Roman"/>
          <w:sz w:val="24"/>
          <w:szCs w:val="24"/>
        </w:rPr>
        <w:lastRenderedPageBreak/>
        <w:t>верховой или низовой стороны склона</w:t>
      </w:r>
      <w:r w:rsidR="002C72C0" w:rsidRPr="00AB5364">
        <w:rPr>
          <w:rFonts w:ascii="Times New Roman" w:eastAsiaTheme="minorEastAsia" w:hAnsi="Times New Roman"/>
          <w:sz w:val="24"/>
          <w:szCs w:val="24"/>
        </w:rPr>
        <w:t xml:space="preserve"> – для неустойчивых склонов в стадии смещения оползня (формирование склонов продолжается и сопровождается развитием оползней)</w:t>
      </w:r>
      <w:r w:rsidR="00043A36" w:rsidRPr="00AB5364">
        <w:rPr>
          <w:rFonts w:ascii="Times New Roman" w:eastAsiaTheme="minorEastAsia" w:hAnsi="Times New Roman"/>
          <w:sz w:val="24"/>
          <w:szCs w:val="24"/>
        </w:rPr>
        <w:t>.</w:t>
      </w:r>
    </w:p>
    <w:p w14:paraId="5640DE67" w14:textId="77777777" w:rsidR="00043A36" w:rsidRPr="002150CE" w:rsidRDefault="00043A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Прогноз размеров и объемов оползневых тел, где выявлена возможность нарушения устойчивости</w:t>
      </w:r>
      <w:r w:rsidR="00630797" w:rsidRPr="002150CE">
        <w:rPr>
          <w:rFonts w:ascii="Times New Roman" w:eastAsia="Calibri" w:hAnsi="Times New Roman" w:cs="Times New Roman"/>
          <w:sz w:val="24"/>
          <w:szCs w:val="24"/>
        </w:rPr>
        <w:t>, рекомендуется выполнять для каждого конкретного участка</w:t>
      </w:r>
      <w:r w:rsidRPr="002150CE">
        <w:rPr>
          <w:rFonts w:ascii="Times New Roman" w:eastAsia="Calibri" w:hAnsi="Times New Roman" w:cs="Times New Roman"/>
          <w:sz w:val="24"/>
          <w:szCs w:val="24"/>
        </w:rPr>
        <w:t>:</w:t>
      </w:r>
    </w:p>
    <w:p w14:paraId="11A108A9" w14:textId="1511DAF6" w:rsidR="000658B0" w:rsidRPr="00AB5364" w:rsidRDefault="00AB5364" w:rsidP="00AB5364">
      <w:pPr>
        <w:pStyle w:val="aff3"/>
        <w:spacing w:line="360" w:lineRule="auto"/>
        <w:ind w:firstLine="709"/>
        <w:jc w:val="both"/>
        <w:rPr>
          <w:rFonts w:ascii="Times New Roman" w:eastAsiaTheme="minorEastAsia" w:hAnsi="Times New Roman"/>
          <w:strike/>
          <w:sz w:val="24"/>
          <w:szCs w:val="24"/>
        </w:rPr>
      </w:pPr>
      <w:r>
        <w:rPr>
          <w:rFonts w:ascii="Times New Roman" w:eastAsiaTheme="minorEastAsia" w:hAnsi="Times New Roman"/>
          <w:sz w:val="24"/>
          <w:szCs w:val="24"/>
        </w:rPr>
        <w:t xml:space="preserve">- </w:t>
      </w:r>
      <w:r w:rsidR="00043A36" w:rsidRPr="00AB5364">
        <w:rPr>
          <w:rFonts w:ascii="Times New Roman" w:eastAsiaTheme="minorEastAsia" w:hAnsi="Times New Roman"/>
          <w:sz w:val="24"/>
          <w:szCs w:val="24"/>
        </w:rPr>
        <w:t xml:space="preserve">по аналогии с фактически наблюдавшимися смещениями при </w:t>
      </w:r>
      <w:r w:rsidR="00025F8D" w:rsidRPr="00AB5364">
        <w:rPr>
          <w:rFonts w:ascii="Times New Roman" w:eastAsiaTheme="minorEastAsia" w:hAnsi="Times New Roman"/>
          <w:sz w:val="24"/>
          <w:szCs w:val="24"/>
        </w:rPr>
        <w:t>идентичности</w:t>
      </w:r>
      <w:r w:rsidR="00043A36" w:rsidRPr="00AB5364">
        <w:rPr>
          <w:rFonts w:ascii="Times New Roman" w:eastAsiaTheme="minorEastAsia" w:hAnsi="Times New Roman"/>
          <w:sz w:val="24"/>
          <w:szCs w:val="24"/>
        </w:rPr>
        <w:t xml:space="preserve"> инженерно-геологических условий (геологического строения, расположения водоносных горизонтов, глубины уровня подземных вод и </w:t>
      </w:r>
      <w:r w:rsidR="00025F8D" w:rsidRPr="00AB5364">
        <w:rPr>
          <w:rFonts w:ascii="Times New Roman" w:eastAsiaTheme="minorEastAsia" w:hAnsi="Times New Roman"/>
          <w:sz w:val="24"/>
          <w:szCs w:val="24"/>
        </w:rPr>
        <w:t>значений</w:t>
      </w:r>
      <w:r w:rsidR="00043A36" w:rsidRPr="00AB5364">
        <w:rPr>
          <w:rFonts w:ascii="Times New Roman" w:eastAsiaTheme="minorEastAsia" w:hAnsi="Times New Roman"/>
          <w:sz w:val="24"/>
          <w:szCs w:val="24"/>
        </w:rPr>
        <w:t xml:space="preserve"> напора в местах разгрузки на склоне напорных водоносных горизонтов, высоты и крутизны склона)</w:t>
      </w:r>
      <w:r w:rsidR="00025F8D" w:rsidRPr="00AB5364">
        <w:rPr>
          <w:rFonts w:ascii="Times New Roman" w:eastAsiaTheme="minorEastAsia" w:hAnsi="Times New Roman"/>
          <w:sz w:val="24"/>
          <w:szCs w:val="24"/>
        </w:rPr>
        <w:t>;</w:t>
      </w:r>
    </w:p>
    <w:p w14:paraId="69D5FCCE" w14:textId="32791F29" w:rsidR="00C05788" w:rsidRPr="00AB5364" w:rsidRDefault="00AB5364" w:rsidP="00AB5364">
      <w:pPr>
        <w:pStyle w:val="aff3"/>
        <w:spacing w:line="360" w:lineRule="auto"/>
        <w:ind w:firstLine="709"/>
        <w:jc w:val="both"/>
        <w:rPr>
          <w:rFonts w:ascii="Times New Roman" w:eastAsiaTheme="minorEastAsia" w:hAnsi="Times New Roman"/>
          <w:strike/>
          <w:sz w:val="24"/>
          <w:szCs w:val="24"/>
        </w:rPr>
      </w:pPr>
      <w:r>
        <w:rPr>
          <w:rFonts w:ascii="Times New Roman" w:eastAsiaTheme="minorEastAsia" w:hAnsi="Times New Roman"/>
          <w:sz w:val="24"/>
          <w:szCs w:val="24"/>
        </w:rPr>
        <w:t xml:space="preserve">- </w:t>
      </w:r>
      <w:r w:rsidR="00043A36" w:rsidRPr="00AB5364">
        <w:rPr>
          <w:rFonts w:ascii="Times New Roman" w:eastAsiaTheme="minorEastAsia" w:hAnsi="Times New Roman"/>
          <w:sz w:val="24"/>
          <w:szCs w:val="24"/>
        </w:rPr>
        <w:t xml:space="preserve">специальными расчетами (для оползней </w:t>
      </w:r>
      <w:commentRangeStart w:id="3408"/>
      <w:r w:rsidR="00043A36" w:rsidRPr="00AB5364">
        <w:rPr>
          <w:rFonts w:ascii="Times New Roman" w:eastAsiaTheme="minorEastAsia" w:hAnsi="Times New Roman"/>
          <w:sz w:val="24"/>
          <w:szCs w:val="24"/>
        </w:rPr>
        <w:t>сдвига</w:t>
      </w:r>
      <w:commentRangeEnd w:id="3408"/>
      <w:r w:rsidR="00263872">
        <w:rPr>
          <w:rStyle w:val="aa"/>
          <w:rFonts w:ascii="Times New Roman CYR" w:hAnsi="Times New Roman CYR"/>
          <w:szCs w:val="20"/>
          <w:lang w:eastAsia="ru-RU"/>
        </w:rPr>
        <w:commentReference w:id="3408"/>
      </w:r>
      <w:del w:id="3409" w:author="Н.И." w:date="2019-02-15T09:50:00Z">
        <w:r w:rsidR="00043A36" w:rsidRPr="00AB5364" w:rsidDel="00263872">
          <w:rPr>
            <w:rFonts w:ascii="Times New Roman" w:eastAsiaTheme="minorEastAsia" w:hAnsi="Times New Roman"/>
            <w:sz w:val="24"/>
            <w:szCs w:val="24"/>
          </w:rPr>
          <w:delText>;</w:delText>
        </w:r>
      </w:del>
      <w:ins w:id="3410" w:author="Н.И." w:date="2019-02-15T09:50:00Z">
        <w:r w:rsidR="00263872">
          <w:rPr>
            <w:rFonts w:ascii="Times New Roman" w:eastAsiaTheme="minorEastAsia" w:hAnsi="Times New Roman"/>
            <w:sz w:val="24"/>
            <w:szCs w:val="24"/>
          </w:rPr>
          <w:t>,</w:t>
        </w:r>
      </w:ins>
      <w:r w:rsidR="00043A36" w:rsidRPr="00AB5364">
        <w:rPr>
          <w:rFonts w:ascii="Times New Roman" w:eastAsiaTheme="minorEastAsia" w:hAnsi="Times New Roman"/>
          <w:sz w:val="24"/>
          <w:szCs w:val="24"/>
        </w:rPr>
        <w:t xml:space="preserve"> выдавливания и суффозионных)</w:t>
      </w:r>
      <w:r w:rsidR="005C263D" w:rsidRPr="00AB5364">
        <w:rPr>
          <w:rFonts w:ascii="Times New Roman" w:eastAsiaTheme="minorEastAsia" w:hAnsi="Times New Roman"/>
          <w:sz w:val="24"/>
          <w:szCs w:val="24"/>
        </w:rPr>
        <w:t>.</w:t>
      </w:r>
    </w:p>
    <w:p w14:paraId="51505AA1" w14:textId="77777777" w:rsidR="00C05788" w:rsidRPr="006D186D" w:rsidRDefault="00043A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411" w:author="Соколов Сергей Вадимович" w:date="2024-01-22T09:18:00Z">
            <w:rPr>
              <w:rFonts w:ascii="Times New Roman" w:eastAsia="Calibri" w:hAnsi="Times New Roman" w:cs="Times New Roman"/>
              <w:sz w:val="24"/>
              <w:szCs w:val="24"/>
            </w:rPr>
          </w:rPrChange>
        </w:rPr>
      </w:pPr>
      <w:r w:rsidRPr="006D186D">
        <w:rPr>
          <w:rFonts w:ascii="Times New Roman" w:eastAsia="Calibri" w:hAnsi="Times New Roman" w:cs="Times New Roman"/>
          <w:sz w:val="24"/>
          <w:szCs w:val="24"/>
          <w:highlight w:val="green"/>
          <w:rPrChange w:id="3412" w:author="Соколов Сергей Вадимович" w:date="2024-01-22T09:18:00Z">
            <w:rPr>
              <w:rFonts w:ascii="Times New Roman" w:eastAsia="Calibri" w:hAnsi="Times New Roman" w:cs="Times New Roman"/>
              <w:sz w:val="24"/>
              <w:szCs w:val="24"/>
            </w:rPr>
          </w:rPrChange>
        </w:rPr>
        <w:t>Прогноз скорости оползневых смещений следует определять методом аналогии с учетом имеющихся данных о скоростях перемещения оползней разного механизма</w:t>
      </w:r>
      <w:r w:rsidR="00034508" w:rsidRPr="006D186D">
        <w:rPr>
          <w:rFonts w:ascii="Times New Roman" w:eastAsia="Calibri" w:hAnsi="Times New Roman" w:cs="Times New Roman"/>
          <w:sz w:val="24"/>
          <w:szCs w:val="24"/>
          <w:highlight w:val="green"/>
          <w:rPrChange w:id="3413" w:author="Соколов Сергей Вадимович" w:date="2024-01-22T09:18:00Z">
            <w:rPr>
              <w:rFonts w:ascii="Times New Roman" w:eastAsia="Calibri" w:hAnsi="Times New Roman" w:cs="Times New Roman"/>
              <w:sz w:val="24"/>
              <w:szCs w:val="24"/>
            </w:rPr>
          </w:rPrChange>
        </w:rPr>
        <w:t xml:space="preserve"> смещения пород</w:t>
      </w:r>
      <w:r w:rsidRPr="006D186D">
        <w:rPr>
          <w:rFonts w:ascii="Times New Roman" w:eastAsia="Calibri" w:hAnsi="Times New Roman" w:cs="Times New Roman"/>
          <w:sz w:val="24"/>
          <w:szCs w:val="24"/>
          <w:highlight w:val="green"/>
          <w:rPrChange w:id="3414" w:author="Соколов Сергей Вадимович" w:date="2024-01-22T09:18:00Z">
            <w:rPr>
              <w:rFonts w:ascii="Times New Roman" w:eastAsia="Calibri" w:hAnsi="Times New Roman" w:cs="Times New Roman"/>
              <w:sz w:val="24"/>
              <w:szCs w:val="24"/>
            </w:rPr>
          </w:rPrChange>
        </w:rPr>
        <w:t xml:space="preserve">, а для оползней сдвига, выдавливания и вязкопластических </w:t>
      </w:r>
      <w:r w:rsidR="00320F9F" w:rsidRPr="006D186D">
        <w:rPr>
          <w:rFonts w:ascii="Times New Roman" w:eastAsia="Calibri" w:hAnsi="Times New Roman" w:cs="Times New Roman"/>
          <w:sz w:val="24"/>
          <w:szCs w:val="24"/>
          <w:highlight w:val="green"/>
          <w:rPrChange w:id="3415" w:author="Соколов Сергей Вадимович" w:date="2024-01-22T09:18:00Z">
            <w:rPr>
              <w:rFonts w:ascii="Times New Roman" w:eastAsia="Calibri" w:hAnsi="Times New Roman" w:cs="Times New Roman"/>
              <w:sz w:val="24"/>
              <w:szCs w:val="24"/>
            </w:rPr>
          </w:rPrChange>
        </w:rPr>
        <w:t>–</w:t>
      </w:r>
      <w:r w:rsidRPr="006D186D">
        <w:rPr>
          <w:rFonts w:ascii="Times New Roman" w:eastAsia="Calibri" w:hAnsi="Times New Roman" w:cs="Times New Roman"/>
          <w:sz w:val="24"/>
          <w:szCs w:val="24"/>
          <w:highlight w:val="green"/>
          <w:rPrChange w:id="3416" w:author="Соколов Сергей Вадимович" w:date="2024-01-22T09:18:00Z">
            <w:rPr>
              <w:rFonts w:ascii="Times New Roman" w:eastAsia="Calibri" w:hAnsi="Times New Roman" w:cs="Times New Roman"/>
              <w:sz w:val="24"/>
              <w:szCs w:val="24"/>
            </w:rPr>
          </w:rPrChange>
        </w:rPr>
        <w:t xml:space="preserve"> также специальными расчетами.</w:t>
      </w:r>
    </w:p>
    <w:p w14:paraId="12B1ACA1" w14:textId="77777777" w:rsidR="00C05788" w:rsidRPr="002150CE" w:rsidRDefault="00043A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Время возникновения или активизации оползневых деформаций рекомендуется устанавливать по выявленной для рассматриваемого склона и региона цикличности развития и ритмичности проявления оползней (с учетом механизма</w:t>
      </w:r>
      <w:r w:rsidR="00034508" w:rsidRPr="002150CE">
        <w:rPr>
          <w:rFonts w:ascii="Times New Roman" w:eastAsia="Calibri" w:hAnsi="Times New Roman" w:cs="Times New Roman"/>
          <w:sz w:val="24"/>
          <w:szCs w:val="24"/>
        </w:rPr>
        <w:t xml:space="preserve"> смещения пород</w:t>
      </w:r>
      <w:r w:rsidRPr="002150CE">
        <w:rPr>
          <w:rFonts w:ascii="Times New Roman" w:eastAsia="Calibri" w:hAnsi="Times New Roman" w:cs="Times New Roman"/>
          <w:sz w:val="24"/>
          <w:szCs w:val="24"/>
        </w:rPr>
        <w:t>) и по данным расчетов.</w:t>
      </w:r>
    </w:p>
    <w:p w14:paraId="453863AC" w14:textId="26E7D595" w:rsidR="00C05788" w:rsidRPr="002150CE" w:rsidRDefault="00043A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Способы и методы выполнения расчетов устойчивости склонов</w:t>
      </w:r>
      <w:r w:rsidR="00B178E0"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 xml:space="preserve"> рекомендуется принимать согласно имеющимся методическим документам</w:t>
      </w:r>
      <w:r w:rsidR="00034508" w:rsidRPr="002150CE">
        <w:rPr>
          <w:rFonts w:ascii="Times New Roman" w:eastAsia="Calibri" w:hAnsi="Times New Roman" w:cs="Times New Roman"/>
          <w:sz w:val="24"/>
          <w:szCs w:val="24"/>
        </w:rPr>
        <w:t>,</w:t>
      </w:r>
      <w:r w:rsidR="00910732" w:rsidRPr="002150CE">
        <w:rPr>
          <w:rFonts w:ascii="Times New Roman" w:eastAsia="Calibri" w:hAnsi="Times New Roman" w:cs="Times New Roman"/>
          <w:sz w:val="24"/>
          <w:szCs w:val="24"/>
        </w:rPr>
        <w:t xml:space="preserve"> </w:t>
      </w:r>
      <w:r w:rsidR="00034508" w:rsidRPr="002150CE">
        <w:rPr>
          <w:rFonts w:ascii="Times New Roman" w:eastAsia="Calibri" w:hAnsi="Times New Roman" w:cs="Times New Roman"/>
          <w:sz w:val="24"/>
          <w:szCs w:val="24"/>
        </w:rPr>
        <w:t xml:space="preserve">содержащим положения о </w:t>
      </w:r>
      <w:r w:rsidRPr="002150CE">
        <w:rPr>
          <w:rFonts w:ascii="Times New Roman" w:eastAsia="Calibri" w:hAnsi="Times New Roman" w:cs="Times New Roman"/>
          <w:sz w:val="24"/>
          <w:szCs w:val="24"/>
        </w:rPr>
        <w:t>количественной оценке и прогноз</w:t>
      </w:r>
      <w:r w:rsidR="00034508" w:rsidRPr="002150CE">
        <w:rPr>
          <w:rFonts w:ascii="Times New Roman" w:eastAsia="Calibri" w:hAnsi="Times New Roman" w:cs="Times New Roman"/>
          <w:sz w:val="24"/>
          <w:szCs w:val="24"/>
        </w:rPr>
        <w:t>е</w:t>
      </w:r>
      <w:r w:rsidR="00910732" w:rsidRPr="002150CE">
        <w:rPr>
          <w:rFonts w:ascii="Times New Roman" w:eastAsia="Calibri" w:hAnsi="Times New Roman" w:cs="Times New Roman"/>
          <w:sz w:val="24"/>
          <w:szCs w:val="24"/>
        </w:rPr>
        <w:t xml:space="preserve"> </w:t>
      </w:r>
      <w:r w:rsidR="00AC5EAA" w:rsidRPr="002150CE">
        <w:rPr>
          <w:rFonts w:ascii="Times New Roman" w:eastAsia="Calibri" w:hAnsi="Times New Roman" w:cs="Times New Roman"/>
          <w:sz w:val="24"/>
          <w:szCs w:val="24"/>
        </w:rPr>
        <w:t>устойчивости оползневых склонов</w:t>
      </w:r>
      <w:r w:rsidR="00AB6C6A" w:rsidRPr="002150CE">
        <w:rPr>
          <w:rFonts w:ascii="Times New Roman" w:eastAsia="Calibri" w:hAnsi="Times New Roman" w:cs="Times New Roman"/>
          <w:sz w:val="24"/>
          <w:szCs w:val="24"/>
        </w:rPr>
        <w:t>, в соответствии с 4.9.61.</w:t>
      </w:r>
    </w:p>
    <w:p w14:paraId="1F548664" w14:textId="77777777" w:rsidR="00043A36" w:rsidRPr="006D186D" w:rsidRDefault="00043A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417" w:author="Соколов Сергей Вадимович" w:date="2024-01-22T09:19:00Z">
            <w:rPr>
              <w:rFonts w:ascii="Times New Roman" w:eastAsia="Calibri" w:hAnsi="Times New Roman" w:cs="Times New Roman"/>
              <w:sz w:val="24"/>
              <w:szCs w:val="24"/>
            </w:rPr>
          </w:rPrChange>
        </w:rPr>
      </w:pPr>
      <w:r w:rsidRPr="006D186D">
        <w:rPr>
          <w:rFonts w:ascii="Times New Roman" w:eastAsia="Calibri" w:hAnsi="Times New Roman" w:cs="Times New Roman"/>
          <w:sz w:val="24"/>
          <w:szCs w:val="24"/>
          <w:highlight w:val="green"/>
          <w:rPrChange w:id="3418" w:author="Соколов Сергей Вадимович" w:date="2024-01-22T09:19:00Z">
            <w:rPr>
              <w:rFonts w:ascii="Times New Roman" w:eastAsia="Calibri" w:hAnsi="Times New Roman" w:cs="Times New Roman"/>
              <w:sz w:val="24"/>
              <w:szCs w:val="24"/>
            </w:rPr>
          </w:rPrChange>
        </w:rPr>
        <w:t>Результаты расчетов устойчивости оползневых склонов, полученные с применением различных расчетных схем, методов и способов, необходимо увязывать между собой и корректировать в целях обеспечения достоверных данных для проектирования объектов, в том числе противооползневых сооружений.</w:t>
      </w:r>
    </w:p>
    <w:p w14:paraId="08B47A0E" w14:textId="07908AFA" w:rsidR="003553EF" w:rsidRPr="006D186D" w:rsidRDefault="00043A3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419" w:author="Соколов Сергей Вадимович" w:date="2024-01-22T09:19:00Z">
            <w:rPr>
              <w:rFonts w:ascii="Times New Roman" w:eastAsia="Calibri" w:hAnsi="Times New Roman" w:cs="Times New Roman"/>
              <w:sz w:val="24"/>
              <w:szCs w:val="24"/>
            </w:rPr>
          </w:rPrChange>
        </w:rPr>
      </w:pPr>
      <w:bookmarkStart w:id="3420" w:name="sub_4413"/>
      <w:bookmarkStart w:id="3421" w:name="_Hlk528231228"/>
      <w:r w:rsidRPr="006D186D">
        <w:rPr>
          <w:rFonts w:ascii="Times New Roman" w:eastAsia="Calibri" w:hAnsi="Times New Roman" w:cs="Times New Roman"/>
          <w:sz w:val="24"/>
          <w:szCs w:val="24"/>
          <w:highlight w:val="green"/>
          <w:rPrChange w:id="3422" w:author="Соколов Сергей Вадимович" w:date="2024-01-22T09:19:00Z">
            <w:rPr>
              <w:rFonts w:ascii="Times New Roman" w:eastAsia="Calibri" w:hAnsi="Times New Roman" w:cs="Times New Roman"/>
              <w:sz w:val="24"/>
              <w:szCs w:val="24"/>
            </w:rPr>
          </w:rPrChange>
        </w:rPr>
        <w:t xml:space="preserve">Технический отчет </w:t>
      </w:r>
      <w:r w:rsidR="000027FB" w:rsidRPr="006D186D">
        <w:rPr>
          <w:rFonts w:ascii="Times New Roman" w:eastAsia="Calibri" w:hAnsi="Times New Roman" w:cs="Times New Roman"/>
          <w:sz w:val="24"/>
          <w:szCs w:val="24"/>
          <w:highlight w:val="green"/>
          <w:rPrChange w:id="3423" w:author="Соколов Сергей Вадимович" w:date="2024-01-22T09:19:00Z">
            <w:rPr>
              <w:rFonts w:ascii="Times New Roman" w:eastAsia="Calibri" w:hAnsi="Times New Roman" w:cs="Times New Roman"/>
              <w:sz w:val="24"/>
              <w:szCs w:val="24"/>
            </w:rPr>
          </w:rPrChange>
        </w:rPr>
        <w:t>п</w:t>
      </w:r>
      <w:r w:rsidRPr="006D186D">
        <w:rPr>
          <w:rFonts w:ascii="Times New Roman" w:eastAsia="Calibri" w:hAnsi="Times New Roman" w:cs="Times New Roman"/>
          <w:sz w:val="24"/>
          <w:szCs w:val="24"/>
          <w:highlight w:val="green"/>
          <w:rPrChange w:id="3424" w:author="Соколов Сергей Вадимович" w:date="2024-01-22T09:19:00Z">
            <w:rPr>
              <w:rFonts w:ascii="Times New Roman" w:eastAsia="Calibri" w:hAnsi="Times New Roman" w:cs="Times New Roman"/>
              <w:sz w:val="24"/>
              <w:szCs w:val="24"/>
            </w:rPr>
          </w:rPrChange>
        </w:rPr>
        <w:t>о результата</w:t>
      </w:r>
      <w:r w:rsidR="000027FB" w:rsidRPr="006D186D">
        <w:rPr>
          <w:rFonts w:ascii="Times New Roman" w:eastAsia="Calibri" w:hAnsi="Times New Roman" w:cs="Times New Roman"/>
          <w:sz w:val="24"/>
          <w:szCs w:val="24"/>
          <w:highlight w:val="green"/>
          <w:rPrChange w:id="3425" w:author="Соколов Сергей Вадимович" w:date="2024-01-22T09:19:00Z">
            <w:rPr>
              <w:rFonts w:ascii="Times New Roman" w:eastAsia="Calibri" w:hAnsi="Times New Roman" w:cs="Times New Roman"/>
              <w:sz w:val="24"/>
              <w:szCs w:val="24"/>
            </w:rPr>
          </w:rPrChange>
        </w:rPr>
        <w:t>м</w:t>
      </w:r>
      <w:r w:rsidRPr="006D186D">
        <w:rPr>
          <w:rFonts w:ascii="Times New Roman" w:eastAsia="Calibri" w:hAnsi="Times New Roman" w:cs="Times New Roman"/>
          <w:sz w:val="24"/>
          <w:szCs w:val="24"/>
          <w:highlight w:val="green"/>
          <w:rPrChange w:id="3426" w:author="Соколов Сергей Вадимович" w:date="2024-01-22T09:19:00Z">
            <w:rPr>
              <w:rFonts w:ascii="Times New Roman" w:eastAsia="Calibri" w:hAnsi="Times New Roman" w:cs="Times New Roman"/>
              <w:sz w:val="24"/>
              <w:szCs w:val="24"/>
            </w:rPr>
          </w:rPrChange>
        </w:rPr>
        <w:t xml:space="preserve"> инженерно-геологических изысканий для </w:t>
      </w:r>
      <w:r w:rsidR="00326686" w:rsidRPr="006D186D">
        <w:rPr>
          <w:rFonts w:ascii="Times New Roman" w:eastAsia="Calibri" w:hAnsi="Times New Roman" w:cs="Times New Roman"/>
          <w:sz w:val="24"/>
          <w:szCs w:val="24"/>
          <w:highlight w:val="green"/>
          <w:rPrChange w:id="3427" w:author="Соколов Сергей Вадимович" w:date="2024-01-22T09:19:00Z">
            <w:rPr>
              <w:rFonts w:ascii="Times New Roman" w:eastAsia="Calibri" w:hAnsi="Times New Roman" w:cs="Times New Roman"/>
              <w:sz w:val="24"/>
              <w:szCs w:val="24"/>
            </w:rPr>
          </w:rPrChange>
        </w:rPr>
        <w:t>подготовки</w:t>
      </w:r>
      <w:r w:rsidR="00617732" w:rsidRPr="006D186D">
        <w:rPr>
          <w:rFonts w:ascii="Times New Roman" w:eastAsia="Calibri" w:hAnsi="Times New Roman" w:cs="Times New Roman"/>
          <w:sz w:val="24"/>
          <w:szCs w:val="24"/>
          <w:highlight w:val="green"/>
          <w:rPrChange w:id="3428" w:author="Соколов Сергей Вадимович" w:date="2024-01-22T09:19:00Z">
            <w:rPr>
              <w:rFonts w:ascii="Times New Roman" w:eastAsia="Calibri" w:hAnsi="Times New Roman" w:cs="Times New Roman"/>
              <w:sz w:val="24"/>
              <w:szCs w:val="24"/>
            </w:rPr>
          </w:rPrChange>
        </w:rPr>
        <w:t xml:space="preserve"> проектной документации объектов капитального строительства </w:t>
      </w:r>
      <w:r w:rsidR="00B863B2" w:rsidRPr="006D186D">
        <w:rPr>
          <w:rFonts w:ascii="Times New Roman" w:eastAsia="Calibri" w:hAnsi="Times New Roman" w:cs="Times New Roman"/>
          <w:sz w:val="24"/>
          <w:szCs w:val="24"/>
          <w:highlight w:val="green"/>
          <w:rPrChange w:id="3429" w:author="Соколов Сергей Вадимович" w:date="2024-01-22T09:19:00Z">
            <w:rPr>
              <w:rFonts w:ascii="Times New Roman" w:eastAsia="Calibri" w:hAnsi="Times New Roman" w:cs="Times New Roman"/>
              <w:sz w:val="24"/>
              <w:szCs w:val="24"/>
            </w:rPr>
          </w:rPrChange>
        </w:rPr>
        <w:t xml:space="preserve">на первом этапе </w:t>
      </w:r>
      <w:r w:rsidR="00326686" w:rsidRPr="006D186D">
        <w:rPr>
          <w:rFonts w:ascii="Times New Roman" w:eastAsia="Calibri" w:hAnsi="Times New Roman" w:cs="Times New Roman"/>
          <w:sz w:val="24"/>
          <w:szCs w:val="24"/>
          <w:highlight w:val="green"/>
          <w:rPrChange w:id="3430" w:author="Соколов Сергей Вадимович" w:date="2024-01-22T09:19:00Z">
            <w:rPr>
              <w:rFonts w:ascii="Times New Roman" w:eastAsia="Calibri" w:hAnsi="Times New Roman" w:cs="Times New Roman"/>
              <w:sz w:val="24"/>
              <w:szCs w:val="24"/>
            </w:rPr>
          </w:rPrChange>
        </w:rPr>
        <w:t xml:space="preserve">в районах развития оползневых процессов </w:t>
      </w:r>
      <w:r w:rsidR="00630797" w:rsidRPr="006D186D">
        <w:rPr>
          <w:rFonts w:ascii="Times New Roman" w:eastAsia="Calibri" w:hAnsi="Times New Roman" w:cs="Times New Roman"/>
          <w:sz w:val="24"/>
          <w:szCs w:val="24"/>
          <w:highlight w:val="green"/>
          <w:rPrChange w:id="3431" w:author="Соколов Сергей Вадимович" w:date="2024-01-22T09:19:00Z">
            <w:rPr>
              <w:rFonts w:ascii="Times New Roman" w:eastAsia="Calibri" w:hAnsi="Times New Roman" w:cs="Times New Roman"/>
              <w:sz w:val="24"/>
              <w:szCs w:val="24"/>
            </w:rPr>
          </w:rPrChange>
        </w:rPr>
        <w:t>составляется</w:t>
      </w:r>
      <w:r w:rsidR="00AA5BC9" w:rsidRPr="006D186D">
        <w:rPr>
          <w:rFonts w:ascii="Times New Roman" w:eastAsia="Calibri" w:hAnsi="Times New Roman" w:cs="Times New Roman"/>
          <w:sz w:val="24"/>
          <w:szCs w:val="24"/>
          <w:highlight w:val="green"/>
          <w:rPrChange w:id="3432" w:author="Соколов Сергей Вадимович" w:date="2024-01-22T09:19:00Z">
            <w:rPr>
              <w:rFonts w:ascii="Times New Roman" w:eastAsia="Calibri" w:hAnsi="Times New Roman" w:cs="Times New Roman"/>
              <w:sz w:val="24"/>
              <w:szCs w:val="24"/>
            </w:rPr>
          </w:rPrChange>
        </w:rPr>
        <w:t xml:space="preserve"> в соответствии с </w:t>
      </w:r>
      <w:r w:rsidR="00481CF3" w:rsidRPr="006D186D">
        <w:rPr>
          <w:rFonts w:ascii="Times New Roman" w:eastAsia="Calibri" w:hAnsi="Times New Roman" w:cs="Times New Roman"/>
          <w:sz w:val="24"/>
          <w:szCs w:val="24"/>
          <w:highlight w:val="green"/>
          <w:rPrChange w:id="3433" w:author="Соколов Сергей Вадимович" w:date="2024-01-22T09:19:00Z">
            <w:rPr>
              <w:rFonts w:ascii="Times New Roman" w:eastAsia="Calibri" w:hAnsi="Times New Roman" w:cs="Times New Roman"/>
              <w:sz w:val="24"/>
              <w:szCs w:val="24"/>
            </w:rPr>
          </w:rPrChange>
        </w:rPr>
        <w:t>СП</w:t>
      </w:r>
      <w:r w:rsidR="00AA5BC9" w:rsidRPr="006D186D">
        <w:rPr>
          <w:rFonts w:ascii="Times New Roman" w:eastAsia="Calibri" w:hAnsi="Times New Roman" w:cs="Times New Roman"/>
          <w:sz w:val="24"/>
          <w:szCs w:val="24"/>
          <w:highlight w:val="green"/>
          <w:rPrChange w:id="3434" w:author="Соколов Сергей Вадимович" w:date="2024-01-22T09:19:00Z">
            <w:rPr>
              <w:rFonts w:ascii="Times New Roman" w:eastAsia="Calibri" w:hAnsi="Times New Roman" w:cs="Times New Roman"/>
              <w:sz w:val="24"/>
              <w:szCs w:val="24"/>
            </w:rPr>
          </w:rPrChange>
        </w:rPr>
        <w:t xml:space="preserve"> 47.13330.2016 (</w:t>
      </w:r>
      <w:r w:rsidR="00C61AE9" w:rsidRPr="006D186D">
        <w:rPr>
          <w:rFonts w:ascii="Times New Roman" w:eastAsia="Calibri" w:hAnsi="Times New Roman" w:cs="Times New Roman"/>
          <w:sz w:val="24"/>
          <w:szCs w:val="24"/>
          <w:highlight w:val="green"/>
          <w:rPrChange w:id="3435" w:author="Соколов Сергей Вадимович" w:date="2024-01-22T09:19:00Z">
            <w:rPr>
              <w:rFonts w:ascii="Times New Roman" w:eastAsia="Calibri" w:hAnsi="Times New Roman" w:cs="Times New Roman"/>
              <w:sz w:val="24"/>
              <w:szCs w:val="24"/>
            </w:rPr>
          </w:rPrChange>
        </w:rPr>
        <w:t xml:space="preserve">подпункты </w:t>
      </w:r>
      <w:r w:rsidR="00AA5BC9" w:rsidRPr="006D186D">
        <w:rPr>
          <w:rFonts w:ascii="Times New Roman" w:eastAsia="Calibri" w:hAnsi="Times New Roman" w:cs="Times New Roman"/>
          <w:sz w:val="24"/>
          <w:szCs w:val="24"/>
          <w:highlight w:val="green"/>
          <w:rPrChange w:id="3436" w:author="Соколов Сергей Вадимович" w:date="2024-01-22T09:19:00Z">
            <w:rPr>
              <w:rFonts w:ascii="Times New Roman" w:eastAsia="Calibri" w:hAnsi="Times New Roman" w:cs="Times New Roman"/>
              <w:sz w:val="24"/>
              <w:szCs w:val="24"/>
            </w:rPr>
          </w:rPrChange>
        </w:rPr>
        <w:t>6.3.1.5</w:t>
      </w:r>
      <w:r w:rsidR="00912669" w:rsidRPr="006D186D">
        <w:rPr>
          <w:rFonts w:ascii="Times New Roman" w:eastAsia="Calibri" w:hAnsi="Times New Roman" w:cs="Times New Roman"/>
          <w:sz w:val="24"/>
          <w:szCs w:val="24"/>
          <w:highlight w:val="green"/>
          <w:rPrChange w:id="3437" w:author="Соколов Сергей Вадимович" w:date="2024-01-22T09:19:00Z">
            <w:rPr>
              <w:rFonts w:ascii="Times New Roman" w:eastAsia="Calibri" w:hAnsi="Times New Roman" w:cs="Times New Roman"/>
              <w:sz w:val="24"/>
              <w:szCs w:val="24"/>
            </w:rPr>
          </w:rPrChange>
        </w:rPr>
        <w:t>,</w:t>
      </w:r>
      <w:r w:rsidR="00677CE6" w:rsidRPr="006D186D">
        <w:rPr>
          <w:rFonts w:ascii="Times New Roman" w:eastAsia="Calibri" w:hAnsi="Times New Roman" w:cs="Times New Roman"/>
          <w:sz w:val="24"/>
          <w:szCs w:val="24"/>
          <w:highlight w:val="green"/>
          <w:rPrChange w:id="3438" w:author="Соколов Сергей Вадимович" w:date="2024-01-22T09:19:00Z">
            <w:rPr>
              <w:rFonts w:ascii="Times New Roman" w:eastAsia="Calibri" w:hAnsi="Times New Roman" w:cs="Times New Roman"/>
              <w:sz w:val="24"/>
              <w:szCs w:val="24"/>
            </w:rPr>
          </w:rPrChange>
        </w:rPr>
        <w:t xml:space="preserve"> 6.3.3.9</w:t>
      </w:r>
      <w:r w:rsidR="00AA5BC9" w:rsidRPr="006D186D">
        <w:rPr>
          <w:rFonts w:ascii="Times New Roman" w:eastAsia="Calibri" w:hAnsi="Times New Roman" w:cs="Times New Roman"/>
          <w:sz w:val="24"/>
          <w:szCs w:val="24"/>
          <w:highlight w:val="green"/>
          <w:rPrChange w:id="3439" w:author="Соколов Сергей Вадимович" w:date="2024-01-22T09:19:00Z">
            <w:rPr>
              <w:rFonts w:ascii="Times New Roman" w:eastAsia="Calibri" w:hAnsi="Times New Roman" w:cs="Times New Roman"/>
              <w:sz w:val="24"/>
              <w:szCs w:val="24"/>
            </w:rPr>
          </w:rPrChange>
        </w:rPr>
        <w:t>)</w:t>
      </w:r>
      <w:r w:rsidR="00677CE6" w:rsidRPr="006D186D">
        <w:rPr>
          <w:rFonts w:ascii="Times New Roman" w:eastAsia="Calibri" w:hAnsi="Times New Roman" w:cs="Times New Roman"/>
          <w:sz w:val="24"/>
          <w:szCs w:val="24"/>
          <w:highlight w:val="green"/>
          <w:rPrChange w:id="3440" w:author="Соколов Сергей Вадимович" w:date="2024-01-22T09:19:00Z">
            <w:rPr>
              <w:rFonts w:ascii="Times New Roman" w:eastAsia="Calibri" w:hAnsi="Times New Roman" w:cs="Times New Roman"/>
              <w:sz w:val="24"/>
              <w:szCs w:val="24"/>
            </w:rPr>
          </w:rPrChange>
        </w:rPr>
        <w:t>.</w:t>
      </w:r>
      <w:bookmarkEnd w:id="3420"/>
    </w:p>
    <w:bookmarkEnd w:id="3421"/>
    <w:p w14:paraId="0EBB28C1" w14:textId="1C66E489" w:rsidR="003918E3" w:rsidRPr="006D186D" w:rsidRDefault="003918E3"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u w:val="single"/>
          <w:rPrChange w:id="3441" w:author="Соколов Сергей Вадимович" w:date="2024-01-22T09:20:00Z">
            <w:rPr>
              <w:rFonts w:ascii="Times New Roman" w:eastAsia="Calibri" w:hAnsi="Times New Roman" w:cs="Times New Roman"/>
              <w:sz w:val="24"/>
              <w:szCs w:val="24"/>
              <w:u w:val="single"/>
            </w:rPr>
          </w:rPrChange>
        </w:rPr>
      </w:pPr>
      <w:r w:rsidRPr="006D186D">
        <w:rPr>
          <w:rFonts w:ascii="Times New Roman" w:eastAsia="Calibri" w:hAnsi="Times New Roman" w:cs="Times New Roman"/>
          <w:sz w:val="24"/>
          <w:szCs w:val="24"/>
          <w:highlight w:val="green"/>
          <w:rPrChange w:id="3442" w:author="Соколов Сергей Вадимович" w:date="2024-01-22T09:20:00Z">
            <w:rPr>
              <w:rFonts w:ascii="Times New Roman" w:eastAsia="Calibri" w:hAnsi="Times New Roman" w:cs="Times New Roman"/>
              <w:sz w:val="24"/>
              <w:szCs w:val="24"/>
            </w:rPr>
          </w:rPrChange>
        </w:rPr>
        <w:t>Инженерно-гидрометеорологические изыскания</w:t>
      </w:r>
      <w:r w:rsidR="00910732" w:rsidRPr="006D186D">
        <w:rPr>
          <w:rFonts w:ascii="Times New Roman" w:eastAsia="Calibri" w:hAnsi="Times New Roman" w:cs="Times New Roman"/>
          <w:sz w:val="24"/>
          <w:szCs w:val="24"/>
          <w:highlight w:val="green"/>
          <w:rPrChange w:id="3443" w:author="Соколов Сергей Вадимович" w:date="2024-01-22T09:20:00Z">
            <w:rPr>
              <w:rFonts w:ascii="Times New Roman" w:eastAsia="Calibri" w:hAnsi="Times New Roman" w:cs="Times New Roman"/>
              <w:sz w:val="24"/>
              <w:szCs w:val="24"/>
            </w:rPr>
          </w:rPrChange>
        </w:rPr>
        <w:t xml:space="preserve"> </w:t>
      </w:r>
      <w:bookmarkStart w:id="3444" w:name="_Hlk528231448"/>
      <w:r w:rsidR="00B863B2" w:rsidRPr="006D186D">
        <w:rPr>
          <w:rFonts w:ascii="Times New Roman" w:eastAsia="Calibri" w:hAnsi="Times New Roman" w:cs="Times New Roman"/>
          <w:sz w:val="24"/>
          <w:szCs w:val="24"/>
          <w:highlight w:val="green"/>
          <w:rPrChange w:id="3445" w:author="Соколов Сергей Вадимович" w:date="2024-01-22T09:20:00Z">
            <w:rPr>
              <w:rFonts w:ascii="Times New Roman" w:eastAsia="Calibri" w:hAnsi="Times New Roman" w:cs="Times New Roman"/>
              <w:sz w:val="24"/>
              <w:szCs w:val="24"/>
            </w:rPr>
          </w:rPrChange>
        </w:rPr>
        <w:t xml:space="preserve">для подготовки проектной документации объектов капитального строительства на первом этапе в районах развития оползневых процессов выполняются </w:t>
      </w:r>
      <w:bookmarkEnd w:id="3444"/>
      <w:r w:rsidRPr="006D186D">
        <w:rPr>
          <w:rFonts w:ascii="Times New Roman" w:eastAsia="Calibri" w:hAnsi="Times New Roman" w:cs="Times New Roman"/>
          <w:sz w:val="24"/>
          <w:szCs w:val="24"/>
          <w:highlight w:val="green"/>
          <w:rPrChange w:id="3446" w:author="Соколов Сергей Вадимович" w:date="2024-01-22T09:20:00Z">
            <w:rPr>
              <w:rFonts w:ascii="Times New Roman" w:eastAsia="Calibri" w:hAnsi="Times New Roman" w:cs="Times New Roman"/>
              <w:sz w:val="24"/>
              <w:szCs w:val="24"/>
            </w:rPr>
          </w:rPrChange>
        </w:rPr>
        <w:t xml:space="preserve">в соответствии с </w:t>
      </w:r>
      <w:r w:rsidR="000027FB" w:rsidRPr="006D186D">
        <w:rPr>
          <w:rFonts w:ascii="Times New Roman" w:eastAsia="Calibri" w:hAnsi="Times New Roman" w:cs="Times New Roman"/>
          <w:sz w:val="24"/>
          <w:szCs w:val="24"/>
          <w:highlight w:val="green"/>
          <w:rPrChange w:id="3447" w:author="Соколов Сергей Вадимович" w:date="2024-01-22T09:20:00Z">
            <w:rPr>
              <w:rFonts w:ascii="Times New Roman" w:eastAsia="Calibri" w:hAnsi="Times New Roman" w:cs="Times New Roman"/>
              <w:sz w:val="24"/>
              <w:szCs w:val="24"/>
            </w:rPr>
          </w:rPrChange>
        </w:rPr>
        <w:t>СП 47.13330.2016 (</w:t>
      </w:r>
      <w:r w:rsidR="00C61AE9" w:rsidRPr="006D186D">
        <w:rPr>
          <w:rFonts w:ascii="Times New Roman" w:eastAsia="Calibri" w:hAnsi="Times New Roman" w:cs="Times New Roman"/>
          <w:sz w:val="24"/>
          <w:szCs w:val="24"/>
          <w:highlight w:val="green"/>
          <w:rPrChange w:id="3448" w:author="Соколов Сергей Вадимович" w:date="2024-01-22T09:20:00Z">
            <w:rPr>
              <w:rFonts w:ascii="Times New Roman" w:eastAsia="Calibri" w:hAnsi="Times New Roman" w:cs="Times New Roman"/>
              <w:sz w:val="24"/>
              <w:szCs w:val="24"/>
            </w:rPr>
          </w:rPrChange>
        </w:rPr>
        <w:t xml:space="preserve">пункт </w:t>
      </w:r>
      <w:r w:rsidR="000027FB" w:rsidRPr="006D186D">
        <w:rPr>
          <w:rFonts w:ascii="Times New Roman" w:eastAsia="Calibri" w:hAnsi="Times New Roman" w:cs="Times New Roman"/>
          <w:sz w:val="24"/>
          <w:szCs w:val="24"/>
          <w:highlight w:val="green"/>
          <w:rPrChange w:id="3449" w:author="Соколов Сергей Вадимович" w:date="2024-01-22T09:20:00Z">
            <w:rPr>
              <w:rFonts w:ascii="Times New Roman" w:eastAsia="Calibri" w:hAnsi="Times New Roman" w:cs="Times New Roman"/>
              <w:sz w:val="24"/>
              <w:szCs w:val="24"/>
            </w:rPr>
          </w:rPrChange>
        </w:rPr>
        <w:t xml:space="preserve">7.3.1) </w:t>
      </w:r>
      <w:r w:rsidR="001F24BA" w:rsidRPr="006D186D">
        <w:rPr>
          <w:rFonts w:ascii="Times New Roman" w:hAnsi="Times New Roman" w:cs="Times New Roman"/>
          <w:iCs/>
          <w:sz w:val="24"/>
          <w:szCs w:val="24"/>
          <w:highlight w:val="green"/>
          <w:rPrChange w:id="3450" w:author="Соколов Сергей Вадимович" w:date="2024-01-22T09:20:00Z">
            <w:rPr>
              <w:rFonts w:ascii="Times New Roman" w:hAnsi="Times New Roman" w:cs="Times New Roman"/>
              <w:iCs/>
              <w:sz w:val="24"/>
              <w:szCs w:val="24"/>
            </w:rPr>
          </w:rPrChange>
        </w:rPr>
        <w:t>и друг</w:t>
      </w:r>
      <w:r w:rsidR="00CC29D4" w:rsidRPr="006D186D">
        <w:rPr>
          <w:rFonts w:ascii="Times New Roman" w:hAnsi="Times New Roman" w:cs="Times New Roman"/>
          <w:iCs/>
          <w:sz w:val="24"/>
          <w:szCs w:val="24"/>
          <w:highlight w:val="green"/>
          <w:rPrChange w:id="3451" w:author="Соколов Сергей Вадимович" w:date="2024-01-22T09:20:00Z">
            <w:rPr>
              <w:rFonts w:ascii="Times New Roman" w:hAnsi="Times New Roman" w:cs="Times New Roman"/>
              <w:iCs/>
              <w:sz w:val="24"/>
              <w:szCs w:val="24"/>
            </w:rPr>
          </w:rPrChange>
        </w:rPr>
        <w:t>ими</w:t>
      </w:r>
      <w:r w:rsidR="001F24BA" w:rsidRPr="006D186D">
        <w:rPr>
          <w:rFonts w:ascii="Times New Roman" w:hAnsi="Times New Roman" w:cs="Times New Roman"/>
          <w:iCs/>
          <w:sz w:val="24"/>
          <w:szCs w:val="24"/>
          <w:highlight w:val="green"/>
          <w:rPrChange w:id="3452" w:author="Соколов Сергей Вадимович" w:date="2024-01-22T09:20:00Z">
            <w:rPr>
              <w:rFonts w:ascii="Times New Roman" w:hAnsi="Times New Roman" w:cs="Times New Roman"/>
              <w:iCs/>
              <w:sz w:val="24"/>
              <w:szCs w:val="24"/>
            </w:rPr>
          </w:rPrChange>
        </w:rPr>
        <w:t xml:space="preserve"> нормативн</w:t>
      </w:r>
      <w:r w:rsidR="00CC29D4" w:rsidRPr="006D186D">
        <w:rPr>
          <w:rFonts w:ascii="Times New Roman" w:hAnsi="Times New Roman" w:cs="Times New Roman"/>
          <w:iCs/>
          <w:sz w:val="24"/>
          <w:szCs w:val="24"/>
          <w:highlight w:val="green"/>
          <w:rPrChange w:id="3453" w:author="Соколов Сергей Вадимович" w:date="2024-01-22T09:20:00Z">
            <w:rPr>
              <w:rFonts w:ascii="Times New Roman" w:hAnsi="Times New Roman" w:cs="Times New Roman"/>
              <w:iCs/>
              <w:sz w:val="24"/>
              <w:szCs w:val="24"/>
            </w:rPr>
          </w:rPrChange>
        </w:rPr>
        <w:t>ыми</w:t>
      </w:r>
      <w:r w:rsidR="001F24BA" w:rsidRPr="006D186D">
        <w:rPr>
          <w:rFonts w:ascii="Times New Roman" w:hAnsi="Times New Roman" w:cs="Times New Roman"/>
          <w:iCs/>
          <w:sz w:val="24"/>
          <w:szCs w:val="24"/>
          <w:highlight w:val="green"/>
          <w:rPrChange w:id="3454" w:author="Соколов Сергей Вадимович" w:date="2024-01-22T09:20:00Z">
            <w:rPr>
              <w:rFonts w:ascii="Times New Roman" w:hAnsi="Times New Roman" w:cs="Times New Roman"/>
              <w:iCs/>
              <w:sz w:val="24"/>
              <w:szCs w:val="24"/>
            </w:rPr>
          </w:rPrChange>
        </w:rPr>
        <w:t xml:space="preserve"> документ</w:t>
      </w:r>
      <w:r w:rsidR="00CC29D4" w:rsidRPr="006D186D">
        <w:rPr>
          <w:rFonts w:ascii="Times New Roman" w:hAnsi="Times New Roman" w:cs="Times New Roman"/>
          <w:iCs/>
          <w:sz w:val="24"/>
          <w:szCs w:val="24"/>
          <w:highlight w:val="green"/>
          <w:rPrChange w:id="3455" w:author="Соколов Сергей Вадимович" w:date="2024-01-22T09:20:00Z">
            <w:rPr>
              <w:rFonts w:ascii="Times New Roman" w:hAnsi="Times New Roman" w:cs="Times New Roman"/>
              <w:iCs/>
              <w:sz w:val="24"/>
              <w:szCs w:val="24"/>
            </w:rPr>
          </w:rPrChange>
        </w:rPr>
        <w:t>ами</w:t>
      </w:r>
      <w:r w:rsidR="001F24BA" w:rsidRPr="006D186D">
        <w:rPr>
          <w:rFonts w:ascii="Times New Roman" w:hAnsi="Times New Roman" w:cs="Times New Roman"/>
          <w:iCs/>
          <w:sz w:val="24"/>
          <w:szCs w:val="24"/>
          <w:highlight w:val="green"/>
          <w:rPrChange w:id="3456" w:author="Соколов Сергей Вадимович" w:date="2024-01-22T09:20:00Z">
            <w:rPr>
              <w:rFonts w:ascii="Times New Roman" w:hAnsi="Times New Roman" w:cs="Times New Roman"/>
              <w:iCs/>
              <w:sz w:val="24"/>
              <w:szCs w:val="24"/>
            </w:rPr>
          </w:rPrChange>
        </w:rPr>
        <w:t>, регламентирующ</w:t>
      </w:r>
      <w:r w:rsidR="00CC29D4" w:rsidRPr="006D186D">
        <w:rPr>
          <w:rFonts w:ascii="Times New Roman" w:hAnsi="Times New Roman" w:cs="Times New Roman"/>
          <w:iCs/>
          <w:sz w:val="24"/>
          <w:szCs w:val="24"/>
          <w:highlight w:val="green"/>
          <w:rPrChange w:id="3457" w:author="Соколов Сергей Вадимович" w:date="2024-01-22T09:20:00Z">
            <w:rPr>
              <w:rFonts w:ascii="Times New Roman" w:hAnsi="Times New Roman" w:cs="Times New Roman"/>
              <w:iCs/>
              <w:sz w:val="24"/>
              <w:szCs w:val="24"/>
            </w:rPr>
          </w:rPrChange>
        </w:rPr>
        <w:t>и</w:t>
      </w:r>
      <w:r w:rsidR="00AB5364" w:rsidRPr="006D186D">
        <w:rPr>
          <w:rFonts w:ascii="Times New Roman" w:hAnsi="Times New Roman" w:cs="Times New Roman"/>
          <w:iCs/>
          <w:sz w:val="24"/>
          <w:szCs w:val="24"/>
          <w:highlight w:val="green"/>
          <w:rPrChange w:id="3458" w:author="Соколов Сергей Вадимович" w:date="2024-01-22T09:20:00Z">
            <w:rPr>
              <w:rFonts w:ascii="Times New Roman" w:hAnsi="Times New Roman" w:cs="Times New Roman"/>
              <w:iCs/>
              <w:sz w:val="24"/>
              <w:szCs w:val="24"/>
            </w:rPr>
          </w:rPrChange>
        </w:rPr>
        <w:t>ми</w:t>
      </w:r>
      <w:r w:rsidR="001F24BA" w:rsidRPr="006D186D">
        <w:rPr>
          <w:rFonts w:ascii="Times New Roman" w:hAnsi="Times New Roman" w:cs="Times New Roman"/>
          <w:iCs/>
          <w:sz w:val="24"/>
          <w:szCs w:val="24"/>
          <w:highlight w:val="green"/>
          <w:rPrChange w:id="3459" w:author="Соколов Сергей Вадимович" w:date="2024-01-22T09:20:00Z">
            <w:rPr>
              <w:rFonts w:ascii="Times New Roman" w:hAnsi="Times New Roman" w:cs="Times New Roman"/>
              <w:iCs/>
              <w:sz w:val="24"/>
              <w:szCs w:val="24"/>
            </w:rPr>
          </w:rPrChange>
        </w:rPr>
        <w:t xml:space="preserve"> общие правила производства работ</w:t>
      </w:r>
      <w:r w:rsidR="00AE2A7F" w:rsidRPr="006D186D">
        <w:rPr>
          <w:rFonts w:ascii="Times New Roman" w:eastAsia="Calibri" w:hAnsi="Times New Roman" w:cs="Times New Roman"/>
          <w:sz w:val="24"/>
          <w:szCs w:val="24"/>
          <w:highlight w:val="green"/>
          <w:rPrChange w:id="3460" w:author="Соколов Сергей Вадимович" w:date="2024-01-22T09:20:00Z">
            <w:rPr>
              <w:rFonts w:ascii="Times New Roman" w:eastAsia="Calibri" w:hAnsi="Times New Roman" w:cs="Times New Roman"/>
              <w:sz w:val="24"/>
              <w:szCs w:val="24"/>
            </w:rPr>
          </w:rPrChange>
        </w:rPr>
        <w:t>.</w:t>
      </w:r>
    </w:p>
    <w:p w14:paraId="3F281D11" w14:textId="0DBE9E6F" w:rsidR="00A47231" w:rsidRPr="006D186D" w:rsidRDefault="00FB5EED" w:rsidP="00AA3FB8">
      <w:pPr>
        <w:pStyle w:val="aff1"/>
        <w:numPr>
          <w:ilvl w:val="2"/>
          <w:numId w:val="15"/>
        </w:numPr>
        <w:tabs>
          <w:tab w:val="left" w:pos="426"/>
          <w:tab w:val="left" w:pos="710"/>
          <w:tab w:val="left" w:pos="1560"/>
        </w:tabs>
        <w:spacing w:line="360" w:lineRule="auto"/>
        <w:ind w:left="0" w:firstLine="709"/>
        <w:jc w:val="both"/>
        <w:rPr>
          <w:rFonts w:ascii="Times New Roman" w:hAnsi="Times New Roman" w:cs="Times New Roman"/>
          <w:sz w:val="24"/>
          <w:szCs w:val="24"/>
          <w:highlight w:val="green"/>
          <w:rPrChange w:id="3461" w:author="Соколов Сергей Вадимович" w:date="2024-01-22T09:20:00Z">
            <w:rPr>
              <w:rFonts w:ascii="Times New Roman" w:hAnsi="Times New Roman" w:cs="Times New Roman"/>
              <w:sz w:val="24"/>
              <w:szCs w:val="24"/>
            </w:rPr>
          </w:rPrChange>
        </w:rPr>
      </w:pPr>
      <w:r w:rsidRPr="006D186D">
        <w:rPr>
          <w:rFonts w:ascii="Times New Roman" w:eastAsia="Calibri" w:hAnsi="Times New Roman" w:cs="Times New Roman"/>
          <w:sz w:val="24"/>
          <w:szCs w:val="24"/>
          <w:highlight w:val="green"/>
          <w:rPrChange w:id="3462" w:author="Соколов Сергей Вадимович" w:date="2024-01-22T09:20:00Z">
            <w:rPr>
              <w:rFonts w:ascii="Times New Roman" w:eastAsia="Calibri" w:hAnsi="Times New Roman" w:cs="Times New Roman"/>
              <w:sz w:val="24"/>
              <w:szCs w:val="24"/>
            </w:rPr>
          </w:rPrChange>
        </w:rPr>
        <w:t>Инженерно-экологические изыскания</w:t>
      </w:r>
      <w:r w:rsidR="00910732" w:rsidRPr="006D186D">
        <w:rPr>
          <w:rFonts w:ascii="Times New Roman" w:eastAsia="Calibri" w:hAnsi="Times New Roman" w:cs="Times New Roman"/>
          <w:sz w:val="24"/>
          <w:szCs w:val="24"/>
          <w:highlight w:val="green"/>
          <w:rPrChange w:id="3463" w:author="Соколов Сергей Вадимович" w:date="2024-01-22T09:20:00Z">
            <w:rPr>
              <w:rFonts w:ascii="Times New Roman" w:eastAsia="Calibri" w:hAnsi="Times New Roman" w:cs="Times New Roman"/>
              <w:sz w:val="24"/>
              <w:szCs w:val="24"/>
            </w:rPr>
          </w:rPrChange>
        </w:rPr>
        <w:t xml:space="preserve"> </w:t>
      </w:r>
      <w:r w:rsidR="00B863B2" w:rsidRPr="006D186D">
        <w:rPr>
          <w:rFonts w:ascii="Times New Roman" w:eastAsia="Calibri" w:hAnsi="Times New Roman" w:cs="Times New Roman"/>
          <w:sz w:val="24"/>
          <w:szCs w:val="24"/>
          <w:highlight w:val="green"/>
          <w:rPrChange w:id="3464" w:author="Соколов Сергей Вадимович" w:date="2024-01-22T09:20:00Z">
            <w:rPr>
              <w:rFonts w:ascii="Times New Roman" w:eastAsia="Calibri" w:hAnsi="Times New Roman" w:cs="Times New Roman"/>
              <w:sz w:val="24"/>
              <w:szCs w:val="24"/>
            </w:rPr>
          </w:rPrChange>
        </w:rPr>
        <w:t xml:space="preserve">для подготовки проектной </w:t>
      </w:r>
      <w:r w:rsidR="00B863B2" w:rsidRPr="006D186D">
        <w:rPr>
          <w:rFonts w:ascii="Times New Roman" w:eastAsia="Calibri" w:hAnsi="Times New Roman" w:cs="Times New Roman"/>
          <w:sz w:val="24"/>
          <w:szCs w:val="24"/>
          <w:highlight w:val="green"/>
          <w:rPrChange w:id="3465" w:author="Соколов Сергей Вадимович" w:date="2024-01-22T09:20:00Z">
            <w:rPr>
              <w:rFonts w:ascii="Times New Roman" w:eastAsia="Calibri" w:hAnsi="Times New Roman" w:cs="Times New Roman"/>
              <w:sz w:val="24"/>
              <w:szCs w:val="24"/>
            </w:rPr>
          </w:rPrChange>
        </w:rPr>
        <w:lastRenderedPageBreak/>
        <w:t xml:space="preserve">документации объектов капитального строительства на первом этапе в районах развития оползневых процессов выполняются </w:t>
      </w:r>
      <w:r w:rsidRPr="006D186D">
        <w:rPr>
          <w:rFonts w:ascii="Times New Roman" w:eastAsia="Calibri" w:hAnsi="Times New Roman" w:cs="Times New Roman"/>
          <w:sz w:val="24"/>
          <w:szCs w:val="24"/>
          <w:highlight w:val="green"/>
          <w:rPrChange w:id="3466" w:author="Соколов Сергей Вадимович" w:date="2024-01-22T09:20:00Z">
            <w:rPr>
              <w:rFonts w:ascii="Times New Roman" w:eastAsia="Calibri" w:hAnsi="Times New Roman" w:cs="Times New Roman"/>
              <w:sz w:val="24"/>
              <w:szCs w:val="24"/>
            </w:rPr>
          </w:rPrChange>
        </w:rPr>
        <w:t>в соответствии с</w:t>
      </w:r>
      <w:r w:rsidR="00CD3386" w:rsidRPr="006D186D">
        <w:rPr>
          <w:rFonts w:ascii="Times New Roman" w:eastAsia="Calibri" w:hAnsi="Times New Roman" w:cs="Times New Roman"/>
          <w:sz w:val="24"/>
          <w:szCs w:val="24"/>
          <w:highlight w:val="green"/>
          <w:rPrChange w:id="3467" w:author="Соколов Сергей Вадимович" w:date="2024-01-22T09:20:00Z">
            <w:rPr>
              <w:rFonts w:ascii="Times New Roman" w:eastAsia="Calibri" w:hAnsi="Times New Roman" w:cs="Times New Roman"/>
              <w:sz w:val="24"/>
              <w:szCs w:val="24"/>
            </w:rPr>
          </w:rPrChange>
        </w:rPr>
        <w:t xml:space="preserve"> </w:t>
      </w:r>
      <w:r w:rsidR="000027FB" w:rsidRPr="006D186D">
        <w:rPr>
          <w:rFonts w:ascii="Times New Roman" w:eastAsia="Calibri" w:hAnsi="Times New Roman" w:cs="Times New Roman"/>
          <w:sz w:val="24"/>
          <w:szCs w:val="24"/>
          <w:highlight w:val="green"/>
          <w:rPrChange w:id="3468" w:author="Соколов Сергей Вадимович" w:date="2024-01-22T09:20:00Z">
            <w:rPr>
              <w:rFonts w:ascii="Times New Roman" w:eastAsia="Calibri" w:hAnsi="Times New Roman" w:cs="Times New Roman"/>
              <w:sz w:val="24"/>
              <w:szCs w:val="24"/>
            </w:rPr>
          </w:rPrChange>
        </w:rPr>
        <w:t>СП 47.13330.2016 (</w:t>
      </w:r>
      <w:r w:rsidR="00C61AE9" w:rsidRPr="006D186D">
        <w:rPr>
          <w:rFonts w:ascii="Times New Roman" w:eastAsia="Calibri" w:hAnsi="Times New Roman" w:cs="Times New Roman"/>
          <w:sz w:val="24"/>
          <w:szCs w:val="24"/>
          <w:highlight w:val="green"/>
          <w:rPrChange w:id="3469" w:author="Соколов Сергей Вадимович" w:date="2024-01-22T09:20:00Z">
            <w:rPr>
              <w:rFonts w:ascii="Times New Roman" w:eastAsia="Calibri" w:hAnsi="Times New Roman" w:cs="Times New Roman"/>
              <w:sz w:val="24"/>
              <w:szCs w:val="24"/>
            </w:rPr>
          </w:rPrChange>
        </w:rPr>
        <w:t xml:space="preserve">пункт </w:t>
      </w:r>
      <w:r w:rsidR="000027FB" w:rsidRPr="006D186D">
        <w:rPr>
          <w:rFonts w:ascii="Times New Roman" w:eastAsia="Calibri" w:hAnsi="Times New Roman" w:cs="Times New Roman"/>
          <w:sz w:val="24"/>
          <w:szCs w:val="24"/>
          <w:highlight w:val="green"/>
          <w:rPrChange w:id="3470" w:author="Соколов Сергей Вадимович" w:date="2024-01-22T09:20:00Z">
            <w:rPr>
              <w:rFonts w:ascii="Times New Roman" w:eastAsia="Calibri" w:hAnsi="Times New Roman" w:cs="Times New Roman"/>
              <w:sz w:val="24"/>
              <w:szCs w:val="24"/>
            </w:rPr>
          </w:rPrChange>
        </w:rPr>
        <w:t xml:space="preserve">8.3.1) </w:t>
      </w:r>
      <w:r w:rsidR="001F24BA" w:rsidRPr="006D186D">
        <w:rPr>
          <w:rFonts w:ascii="Times New Roman" w:hAnsi="Times New Roman" w:cs="Times New Roman"/>
          <w:iCs/>
          <w:sz w:val="24"/>
          <w:szCs w:val="24"/>
          <w:highlight w:val="green"/>
          <w:rPrChange w:id="3471" w:author="Соколов Сергей Вадимович" w:date="2024-01-22T09:20:00Z">
            <w:rPr>
              <w:rFonts w:ascii="Times New Roman" w:hAnsi="Times New Roman" w:cs="Times New Roman"/>
              <w:iCs/>
              <w:sz w:val="24"/>
              <w:szCs w:val="24"/>
            </w:rPr>
          </w:rPrChange>
        </w:rPr>
        <w:t xml:space="preserve">и </w:t>
      </w:r>
      <w:del w:id="3472" w:author="Н.И." w:date="2019-02-14T17:24:00Z">
        <w:r w:rsidR="00CC29D4" w:rsidRPr="006D186D" w:rsidDel="00CB1DD0">
          <w:rPr>
            <w:rFonts w:ascii="Times New Roman" w:hAnsi="Times New Roman" w:cs="Times New Roman"/>
            <w:iCs/>
            <w:sz w:val="24"/>
            <w:szCs w:val="24"/>
            <w:highlight w:val="green"/>
            <w:rPrChange w:id="3473" w:author="Соколов Сергей Вадимович" w:date="2024-01-22T09:20:00Z">
              <w:rPr>
                <w:rFonts w:ascii="Times New Roman" w:hAnsi="Times New Roman" w:cs="Times New Roman"/>
                <w:iCs/>
                <w:sz w:val="24"/>
                <w:szCs w:val="24"/>
              </w:rPr>
            </w:rPrChange>
          </w:rPr>
          <w:delText xml:space="preserve">и </w:delText>
        </w:r>
      </w:del>
      <w:r w:rsidR="00CC29D4" w:rsidRPr="006D186D">
        <w:rPr>
          <w:rFonts w:ascii="Times New Roman" w:hAnsi="Times New Roman" w:cs="Times New Roman"/>
          <w:iCs/>
          <w:sz w:val="24"/>
          <w:szCs w:val="24"/>
          <w:highlight w:val="green"/>
          <w:rPrChange w:id="3474" w:author="Соколов Сергей Вадимович" w:date="2024-01-22T09:20:00Z">
            <w:rPr>
              <w:rFonts w:ascii="Times New Roman" w:hAnsi="Times New Roman" w:cs="Times New Roman"/>
              <w:iCs/>
              <w:sz w:val="24"/>
              <w:szCs w:val="24"/>
            </w:rPr>
          </w:rPrChange>
        </w:rPr>
        <w:t>другими нормативными документами, регламентирующи</w:t>
      </w:r>
      <w:r w:rsidR="00AB5364" w:rsidRPr="006D186D">
        <w:rPr>
          <w:rFonts w:ascii="Times New Roman" w:hAnsi="Times New Roman" w:cs="Times New Roman"/>
          <w:iCs/>
          <w:sz w:val="24"/>
          <w:szCs w:val="24"/>
          <w:highlight w:val="green"/>
          <w:rPrChange w:id="3475" w:author="Соколов Сергей Вадимович" w:date="2024-01-22T09:20:00Z">
            <w:rPr>
              <w:rFonts w:ascii="Times New Roman" w:hAnsi="Times New Roman" w:cs="Times New Roman"/>
              <w:iCs/>
              <w:sz w:val="24"/>
              <w:szCs w:val="24"/>
            </w:rPr>
          </w:rPrChange>
        </w:rPr>
        <w:t>ми</w:t>
      </w:r>
      <w:r w:rsidR="00CC29D4" w:rsidRPr="006D186D">
        <w:rPr>
          <w:rFonts w:ascii="Times New Roman" w:hAnsi="Times New Roman" w:cs="Times New Roman"/>
          <w:iCs/>
          <w:sz w:val="24"/>
          <w:szCs w:val="24"/>
          <w:highlight w:val="green"/>
          <w:rPrChange w:id="3476" w:author="Соколов Сергей Вадимович" w:date="2024-01-22T09:20:00Z">
            <w:rPr>
              <w:rFonts w:ascii="Times New Roman" w:hAnsi="Times New Roman" w:cs="Times New Roman"/>
              <w:iCs/>
              <w:sz w:val="24"/>
              <w:szCs w:val="24"/>
            </w:rPr>
          </w:rPrChange>
        </w:rPr>
        <w:t xml:space="preserve"> общие правила производства работ</w:t>
      </w:r>
      <w:r w:rsidR="00CC29D4" w:rsidRPr="006D186D">
        <w:rPr>
          <w:rFonts w:ascii="Times New Roman" w:eastAsia="Calibri" w:hAnsi="Times New Roman" w:cs="Times New Roman"/>
          <w:sz w:val="24"/>
          <w:szCs w:val="24"/>
          <w:highlight w:val="green"/>
          <w:rPrChange w:id="3477" w:author="Соколов Сергей Вадимович" w:date="2024-01-22T09:20:00Z">
            <w:rPr>
              <w:rFonts w:ascii="Times New Roman" w:eastAsia="Calibri" w:hAnsi="Times New Roman" w:cs="Times New Roman"/>
              <w:sz w:val="24"/>
              <w:szCs w:val="24"/>
            </w:rPr>
          </w:rPrChange>
        </w:rPr>
        <w:t>.</w:t>
      </w:r>
    </w:p>
    <w:p w14:paraId="00EFEFFE" w14:textId="77777777" w:rsidR="005173F2" w:rsidRPr="002150CE" w:rsidRDefault="007901C1" w:rsidP="000F3F91">
      <w:pPr>
        <w:pStyle w:val="30"/>
        <w:numPr>
          <w:ilvl w:val="1"/>
          <w:numId w:val="15"/>
        </w:numPr>
        <w:tabs>
          <w:tab w:val="left" w:pos="1276"/>
        </w:tabs>
        <w:ind w:left="0" w:firstLine="709"/>
        <w:rPr>
          <w:rFonts w:ascii="Times New Roman" w:hAnsi="Times New Roman"/>
        </w:rPr>
      </w:pPr>
      <w:bookmarkStart w:id="3478" w:name="_Toc528240066"/>
      <w:bookmarkEnd w:id="3145"/>
      <w:r w:rsidRPr="002150CE">
        <w:rPr>
          <w:rFonts w:ascii="Times New Roman" w:hAnsi="Times New Roman"/>
        </w:rPr>
        <w:t xml:space="preserve">Инженерные изыскания </w:t>
      </w:r>
      <w:r w:rsidR="004F4670" w:rsidRPr="002150CE">
        <w:rPr>
          <w:rFonts w:ascii="Times New Roman" w:hAnsi="Times New Roman"/>
        </w:rPr>
        <w:t xml:space="preserve">в районах развития оползневых процессов </w:t>
      </w:r>
      <w:r w:rsidRPr="002150CE">
        <w:rPr>
          <w:rFonts w:ascii="Times New Roman" w:hAnsi="Times New Roman"/>
        </w:rPr>
        <w:t xml:space="preserve">для подготовки проектной документации объектов капитального строительства </w:t>
      </w:r>
      <w:r w:rsidR="007D2D86" w:rsidRPr="002150CE">
        <w:rPr>
          <w:rFonts w:ascii="Times New Roman" w:hAnsi="Times New Roman"/>
        </w:rPr>
        <w:t>–</w:t>
      </w:r>
      <w:r w:rsidRPr="002150CE">
        <w:rPr>
          <w:rFonts w:ascii="Times New Roman" w:hAnsi="Times New Roman"/>
        </w:rPr>
        <w:t xml:space="preserve"> второй этап</w:t>
      </w:r>
      <w:bookmarkEnd w:id="3478"/>
    </w:p>
    <w:p w14:paraId="373C8B98" w14:textId="2F0234B2" w:rsidR="002A1F47" w:rsidRPr="006D186D" w:rsidRDefault="007B1FCD" w:rsidP="000F3F91">
      <w:pPr>
        <w:pStyle w:val="aff1"/>
        <w:numPr>
          <w:ilvl w:val="2"/>
          <w:numId w:val="15"/>
        </w:numPr>
        <w:spacing w:line="360" w:lineRule="auto"/>
        <w:ind w:left="0" w:firstLine="709"/>
        <w:jc w:val="both"/>
        <w:rPr>
          <w:rFonts w:ascii="Times New Roman" w:hAnsi="Times New Roman" w:cs="Times New Roman"/>
          <w:highlight w:val="green"/>
          <w:rPrChange w:id="3479" w:author="Соколов Сергей Вадимович" w:date="2024-01-22T09:22:00Z">
            <w:rPr>
              <w:rFonts w:ascii="Times New Roman" w:hAnsi="Times New Roman" w:cs="Times New Roman"/>
            </w:rPr>
          </w:rPrChange>
        </w:rPr>
      </w:pPr>
      <w:r w:rsidRPr="006D186D">
        <w:rPr>
          <w:rFonts w:ascii="Times New Roman" w:eastAsia="Calibri" w:hAnsi="Times New Roman" w:cs="Times New Roman"/>
          <w:sz w:val="24"/>
          <w:szCs w:val="24"/>
          <w:highlight w:val="green"/>
          <w:rPrChange w:id="3480" w:author="Соколов Сергей Вадимович" w:date="2024-01-22T09:22:00Z">
            <w:rPr>
              <w:rFonts w:ascii="Times New Roman" w:eastAsia="Calibri" w:hAnsi="Times New Roman" w:cs="Times New Roman"/>
              <w:sz w:val="24"/>
              <w:szCs w:val="24"/>
            </w:rPr>
          </w:rPrChange>
        </w:rPr>
        <w:t xml:space="preserve">Инженерно-геодезические изыскания </w:t>
      </w:r>
      <w:r w:rsidR="00DC7AA9" w:rsidRPr="006D186D">
        <w:rPr>
          <w:rFonts w:ascii="Times New Roman" w:eastAsia="Calibri" w:hAnsi="Times New Roman" w:cs="Times New Roman"/>
          <w:sz w:val="24"/>
          <w:szCs w:val="24"/>
          <w:highlight w:val="green"/>
          <w:rPrChange w:id="3481" w:author="Соколов Сергей Вадимович" w:date="2024-01-22T09:22:00Z">
            <w:rPr>
              <w:rFonts w:ascii="Times New Roman" w:eastAsia="Calibri" w:hAnsi="Times New Roman" w:cs="Times New Roman"/>
              <w:sz w:val="24"/>
              <w:szCs w:val="24"/>
            </w:rPr>
          </w:rPrChange>
        </w:rPr>
        <w:t xml:space="preserve">для подготовки проектной документации объектов капитального строительства </w:t>
      </w:r>
      <w:r w:rsidR="00490C1F" w:rsidRPr="006D186D">
        <w:rPr>
          <w:rFonts w:ascii="Times New Roman" w:eastAsia="Calibri" w:hAnsi="Times New Roman" w:cs="Times New Roman"/>
          <w:sz w:val="24"/>
          <w:szCs w:val="24"/>
          <w:highlight w:val="green"/>
          <w:rPrChange w:id="3482" w:author="Соколов Сергей Вадимович" w:date="2024-01-22T09:22:00Z">
            <w:rPr>
              <w:rFonts w:ascii="Times New Roman" w:eastAsia="Calibri" w:hAnsi="Times New Roman" w:cs="Times New Roman"/>
              <w:sz w:val="24"/>
              <w:szCs w:val="24"/>
            </w:rPr>
          </w:rPrChange>
        </w:rPr>
        <w:t xml:space="preserve">на втором этапе </w:t>
      </w:r>
      <w:r w:rsidRPr="006D186D">
        <w:rPr>
          <w:rFonts w:ascii="Times New Roman" w:eastAsia="Calibri" w:hAnsi="Times New Roman" w:cs="Times New Roman"/>
          <w:sz w:val="24"/>
          <w:szCs w:val="24"/>
          <w:highlight w:val="green"/>
          <w:rPrChange w:id="3483" w:author="Соколов Сергей Вадимович" w:date="2024-01-22T09:22:00Z">
            <w:rPr>
              <w:rFonts w:ascii="Times New Roman" w:eastAsia="Calibri" w:hAnsi="Times New Roman" w:cs="Times New Roman"/>
              <w:sz w:val="24"/>
              <w:szCs w:val="24"/>
            </w:rPr>
          </w:rPrChange>
        </w:rPr>
        <w:t xml:space="preserve">в районах развития оползневых процессов выполняются в соответствии с </w:t>
      </w:r>
      <w:r w:rsidR="00E56B6C" w:rsidRPr="006D186D">
        <w:rPr>
          <w:rFonts w:ascii="Times New Roman" w:eastAsia="Calibri" w:hAnsi="Times New Roman" w:cs="Times New Roman"/>
          <w:sz w:val="24"/>
          <w:szCs w:val="24"/>
          <w:highlight w:val="green"/>
          <w:rPrChange w:id="3484" w:author="Соколов Сергей Вадимович" w:date="2024-01-22T09:22:00Z">
            <w:rPr>
              <w:rFonts w:ascii="Times New Roman" w:eastAsia="Calibri" w:hAnsi="Times New Roman" w:cs="Times New Roman"/>
              <w:sz w:val="24"/>
              <w:szCs w:val="24"/>
            </w:rPr>
          </w:rPrChange>
        </w:rPr>
        <w:t>СП</w:t>
      </w:r>
      <w:r w:rsidR="00F66A2B" w:rsidRPr="006D186D">
        <w:rPr>
          <w:rFonts w:ascii="Times New Roman" w:eastAsia="Calibri" w:hAnsi="Times New Roman" w:cs="Times New Roman"/>
          <w:sz w:val="24"/>
          <w:szCs w:val="24"/>
          <w:highlight w:val="green"/>
          <w:rPrChange w:id="3485" w:author="Соколов Сергей Вадимович" w:date="2024-01-22T09:22:00Z">
            <w:rPr>
              <w:rFonts w:ascii="Times New Roman" w:eastAsia="Calibri" w:hAnsi="Times New Roman" w:cs="Times New Roman"/>
              <w:sz w:val="24"/>
              <w:szCs w:val="24"/>
            </w:rPr>
          </w:rPrChange>
        </w:rPr>
        <w:t> 317.1325800.2017</w:t>
      </w:r>
      <w:r w:rsidR="00E56B6C" w:rsidRPr="006D186D">
        <w:rPr>
          <w:rFonts w:ascii="Times New Roman" w:eastAsia="Calibri" w:hAnsi="Times New Roman" w:cs="Times New Roman"/>
          <w:sz w:val="24"/>
          <w:szCs w:val="24"/>
          <w:highlight w:val="green"/>
          <w:rPrChange w:id="3486" w:author="Соколов Сергей Вадимович" w:date="2024-01-22T09:22:00Z">
            <w:rPr>
              <w:rFonts w:ascii="Times New Roman" w:eastAsia="Calibri" w:hAnsi="Times New Roman" w:cs="Times New Roman"/>
              <w:sz w:val="24"/>
              <w:szCs w:val="24"/>
            </w:rPr>
          </w:rPrChange>
        </w:rPr>
        <w:t xml:space="preserve"> </w:t>
      </w:r>
      <w:r w:rsidR="00D55AD8" w:rsidRPr="006D186D">
        <w:rPr>
          <w:rFonts w:ascii="Times New Roman" w:eastAsia="Calibri" w:hAnsi="Times New Roman" w:cs="Times New Roman"/>
          <w:sz w:val="24"/>
          <w:szCs w:val="24"/>
          <w:highlight w:val="green"/>
          <w:rPrChange w:id="3487" w:author="Соколов Сергей Вадимович" w:date="2024-01-22T09:22:00Z">
            <w:rPr>
              <w:rFonts w:ascii="Times New Roman" w:eastAsia="Calibri" w:hAnsi="Times New Roman" w:cs="Times New Roman"/>
              <w:sz w:val="24"/>
              <w:szCs w:val="24"/>
            </w:rPr>
          </w:rPrChange>
        </w:rPr>
        <w:t>(</w:t>
      </w:r>
      <w:r w:rsidR="009734F2" w:rsidRPr="006D186D">
        <w:rPr>
          <w:rFonts w:ascii="Times New Roman" w:eastAsia="Calibri" w:hAnsi="Times New Roman" w:cs="Times New Roman"/>
          <w:sz w:val="24"/>
          <w:szCs w:val="24"/>
          <w:highlight w:val="green"/>
          <w:rPrChange w:id="3488" w:author="Соколов Сергей Вадимович" w:date="2024-01-22T09:22:00Z">
            <w:rPr>
              <w:rFonts w:ascii="Times New Roman" w:eastAsia="Calibri" w:hAnsi="Times New Roman" w:cs="Times New Roman"/>
              <w:sz w:val="24"/>
              <w:szCs w:val="24"/>
            </w:rPr>
          </w:rPrChange>
        </w:rPr>
        <w:t xml:space="preserve">подраздел </w:t>
      </w:r>
      <w:r w:rsidR="00D55AD8" w:rsidRPr="006D186D">
        <w:rPr>
          <w:rFonts w:ascii="Times New Roman" w:eastAsia="Calibri" w:hAnsi="Times New Roman" w:cs="Times New Roman"/>
          <w:sz w:val="24"/>
          <w:szCs w:val="24"/>
          <w:highlight w:val="green"/>
          <w:rPrChange w:id="3489" w:author="Соколов Сергей Вадимович" w:date="2024-01-22T09:22:00Z">
            <w:rPr>
              <w:rFonts w:ascii="Times New Roman" w:eastAsia="Calibri" w:hAnsi="Times New Roman" w:cs="Times New Roman"/>
              <w:sz w:val="24"/>
              <w:szCs w:val="24"/>
            </w:rPr>
          </w:rPrChange>
        </w:rPr>
        <w:t>7.2)</w:t>
      </w:r>
      <w:r w:rsidR="00462F7B" w:rsidRPr="006D186D">
        <w:rPr>
          <w:rFonts w:ascii="Times New Roman" w:eastAsia="Calibri" w:hAnsi="Times New Roman" w:cs="Times New Roman"/>
          <w:sz w:val="24"/>
          <w:szCs w:val="24"/>
          <w:highlight w:val="green"/>
          <w:rPrChange w:id="3490" w:author="Соколов Сергей Вадимович" w:date="2024-01-22T09:22:00Z">
            <w:rPr>
              <w:rFonts w:ascii="Times New Roman" w:eastAsia="Calibri" w:hAnsi="Times New Roman" w:cs="Times New Roman"/>
              <w:sz w:val="24"/>
              <w:szCs w:val="24"/>
            </w:rPr>
          </w:rPrChange>
        </w:rPr>
        <w:t xml:space="preserve"> и настоящ</w:t>
      </w:r>
      <w:r w:rsidR="00460824" w:rsidRPr="006D186D">
        <w:rPr>
          <w:rFonts w:ascii="Times New Roman" w:eastAsia="Calibri" w:hAnsi="Times New Roman" w:cs="Times New Roman"/>
          <w:sz w:val="24"/>
          <w:szCs w:val="24"/>
          <w:highlight w:val="green"/>
          <w:rPrChange w:id="3491" w:author="Соколов Сергей Вадимович" w:date="2024-01-22T09:22:00Z">
            <w:rPr>
              <w:rFonts w:ascii="Times New Roman" w:eastAsia="Calibri" w:hAnsi="Times New Roman" w:cs="Times New Roman"/>
              <w:sz w:val="24"/>
              <w:szCs w:val="24"/>
            </w:rPr>
          </w:rPrChange>
        </w:rPr>
        <w:t>им</w:t>
      </w:r>
      <w:r w:rsidR="00462F7B" w:rsidRPr="006D186D">
        <w:rPr>
          <w:rFonts w:ascii="Times New Roman" w:eastAsia="Calibri" w:hAnsi="Times New Roman" w:cs="Times New Roman"/>
          <w:sz w:val="24"/>
          <w:szCs w:val="24"/>
          <w:highlight w:val="green"/>
          <w:rPrChange w:id="3492" w:author="Соколов Сергей Вадимович" w:date="2024-01-22T09:22:00Z">
            <w:rPr>
              <w:rFonts w:ascii="Times New Roman" w:eastAsia="Calibri" w:hAnsi="Times New Roman" w:cs="Times New Roman"/>
              <w:sz w:val="24"/>
              <w:szCs w:val="24"/>
            </w:rPr>
          </w:rPrChange>
        </w:rPr>
        <w:t xml:space="preserve"> свод</w:t>
      </w:r>
      <w:r w:rsidR="00460824" w:rsidRPr="006D186D">
        <w:rPr>
          <w:rFonts w:ascii="Times New Roman" w:eastAsia="Calibri" w:hAnsi="Times New Roman" w:cs="Times New Roman"/>
          <w:sz w:val="24"/>
          <w:szCs w:val="24"/>
          <w:highlight w:val="green"/>
          <w:rPrChange w:id="3493" w:author="Соколов Сергей Вадимович" w:date="2024-01-22T09:22:00Z">
            <w:rPr>
              <w:rFonts w:ascii="Times New Roman" w:eastAsia="Calibri" w:hAnsi="Times New Roman" w:cs="Times New Roman"/>
              <w:sz w:val="24"/>
              <w:szCs w:val="24"/>
            </w:rPr>
          </w:rPrChange>
        </w:rPr>
        <w:t>ом</w:t>
      </w:r>
      <w:r w:rsidR="00462F7B" w:rsidRPr="006D186D">
        <w:rPr>
          <w:rFonts w:ascii="Times New Roman" w:eastAsia="Calibri" w:hAnsi="Times New Roman" w:cs="Times New Roman"/>
          <w:sz w:val="24"/>
          <w:szCs w:val="24"/>
          <w:highlight w:val="green"/>
          <w:rPrChange w:id="3494" w:author="Соколов Сергей Вадимович" w:date="2024-01-22T09:22:00Z">
            <w:rPr>
              <w:rFonts w:ascii="Times New Roman" w:eastAsia="Calibri" w:hAnsi="Times New Roman" w:cs="Times New Roman"/>
              <w:sz w:val="24"/>
              <w:szCs w:val="24"/>
            </w:rPr>
          </w:rPrChange>
        </w:rPr>
        <w:t xml:space="preserve"> правил</w:t>
      </w:r>
      <w:r w:rsidR="002B6D82" w:rsidRPr="006D186D">
        <w:rPr>
          <w:rFonts w:ascii="Times New Roman" w:eastAsia="Calibri" w:hAnsi="Times New Roman" w:cs="Times New Roman"/>
          <w:sz w:val="24"/>
          <w:szCs w:val="24"/>
          <w:highlight w:val="green"/>
          <w:rPrChange w:id="3495" w:author="Соколов Сергей Вадимович" w:date="2024-01-22T09:22:00Z">
            <w:rPr>
              <w:rFonts w:ascii="Times New Roman" w:eastAsia="Calibri" w:hAnsi="Times New Roman" w:cs="Times New Roman"/>
              <w:sz w:val="24"/>
              <w:szCs w:val="24"/>
            </w:rPr>
          </w:rPrChange>
        </w:rPr>
        <w:t>.</w:t>
      </w:r>
    </w:p>
    <w:p w14:paraId="28C424D1" w14:textId="0719471A" w:rsidR="007B1FCD" w:rsidRPr="006D186D" w:rsidRDefault="007B1FCD" w:rsidP="000F3F91">
      <w:pPr>
        <w:pStyle w:val="aff1"/>
        <w:numPr>
          <w:ilvl w:val="2"/>
          <w:numId w:val="15"/>
        </w:numPr>
        <w:spacing w:line="360" w:lineRule="auto"/>
        <w:ind w:left="0" w:firstLine="709"/>
        <w:jc w:val="both"/>
        <w:rPr>
          <w:rFonts w:ascii="Times New Roman" w:hAnsi="Times New Roman" w:cs="Times New Roman"/>
          <w:highlight w:val="green"/>
          <w:rPrChange w:id="3496" w:author="Соколов Сергей Вадимович" w:date="2024-01-22T09:22:00Z">
            <w:rPr>
              <w:rFonts w:ascii="Times New Roman" w:hAnsi="Times New Roman" w:cs="Times New Roman"/>
            </w:rPr>
          </w:rPrChange>
        </w:rPr>
      </w:pPr>
      <w:r w:rsidRPr="006D186D">
        <w:rPr>
          <w:rFonts w:ascii="Times New Roman" w:eastAsia="Calibri" w:hAnsi="Times New Roman" w:cs="Times New Roman"/>
          <w:sz w:val="24"/>
          <w:szCs w:val="24"/>
          <w:highlight w:val="green"/>
          <w:rPrChange w:id="3497" w:author="Соколов Сергей Вадимович" w:date="2024-01-22T09:22:00Z">
            <w:rPr>
              <w:rFonts w:ascii="Times New Roman" w:eastAsia="Calibri" w:hAnsi="Times New Roman" w:cs="Times New Roman"/>
              <w:sz w:val="24"/>
              <w:szCs w:val="24"/>
            </w:rPr>
          </w:rPrChange>
        </w:rPr>
        <w:t xml:space="preserve">При инженерно-геодезических изысканиях для подготовки проектной документации строительства, дополнительно к </w:t>
      </w:r>
      <w:r w:rsidR="00E56B6C" w:rsidRPr="006D186D">
        <w:rPr>
          <w:rFonts w:ascii="Times New Roman" w:eastAsia="Calibri" w:hAnsi="Times New Roman" w:cs="Times New Roman"/>
          <w:sz w:val="24"/>
          <w:szCs w:val="24"/>
          <w:highlight w:val="green"/>
          <w:rPrChange w:id="3498" w:author="Соколов Сергей Вадимович" w:date="2024-01-22T09:22:00Z">
            <w:rPr>
              <w:rFonts w:ascii="Times New Roman" w:eastAsia="Calibri" w:hAnsi="Times New Roman" w:cs="Times New Roman"/>
              <w:sz w:val="24"/>
              <w:szCs w:val="24"/>
            </w:rPr>
          </w:rPrChange>
        </w:rPr>
        <w:t>СП</w:t>
      </w:r>
      <w:r w:rsidR="00F66A2B" w:rsidRPr="006D186D">
        <w:rPr>
          <w:rFonts w:ascii="Times New Roman" w:eastAsia="Calibri" w:hAnsi="Times New Roman" w:cs="Times New Roman"/>
          <w:sz w:val="24"/>
          <w:szCs w:val="24"/>
          <w:highlight w:val="green"/>
          <w:rPrChange w:id="3499" w:author="Соколов Сергей Вадимович" w:date="2024-01-22T09:22:00Z">
            <w:rPr>
              <w:rFonts w:ascii="Times New Roman" w:eastAsia="Calibri" w:hAnsi="Times New Roman" w:cs="Times New Roman"/>
              <w:sz w:val="24"/>
              <w:szCs w:val="24"/>
            </w:rPr>
          </w:rPrChange>
        </w:rPr>
        <w:t xml:space="preserve"> 317.1325800.2017 </w:t>
      </w:r>
      <w:r w:rsidR="00DA268B" w:rsidRPr="006D186D">
        <w:rPr>
          <w:rFonts w:ascii="Times New Roman" w:eastAsia="Calibri" w:hAnsi="Times New Roman" w:cs="Times New Roman"/>
          <w:sz w:val="24"/>
          <w:szCs w:val="24"/>
          <w:highlight w:val="green"/>
          <w:rPrChange w:id="3500" w:author="Соколов Сергей Вадимович" w:date="2024-01-22T09:22:00Z">
            <w:rPr>
              <w:rFonts w:ascii="Times New Roman" w:eastAsia="Calibri" w:hAnsi="Times New Roman" w:cs="Times New Roman"/>
              <w:sz w:val="24"/>
              <w:szCs w:val="24"/>
            </w:rPr>
          </w:rPrChange>
        </w:rPr>
        <w:t>(</w:t>
      </w:r>
      <w:r w:rsidR="0085158A" w:rsidRPr="006D186D">
        <w:rPr>
          <w:rFonts w:ascii="Times New Roman" w:eastAsia="Calibri" w:hAnsi="Times New Roman" w:cs="Times New Roman"/>
          <w:sz w:val="24"/>
          <w:szCs w:val="24"/>
          <w:highlight w:val="green"/>
          <w:rPrChange w:id="3501" w:author="Соколов Сергей Вадимович" w:date="2024-01-22T09:22:00Z">
            <w:rPr>
              <w:rFonts w:ascii="Times New Roman" w:eastAsia="Calibri" w:hAnsi="Times New Roman" w:cs="Times New Roman"/>
              <w:sz w:val="24"/>
              <w:szCs w:val="24"/>
            </w:rPr>
          </w:rPrChange>
        </w:rPr>
        <w:t xml:space="preserve">подраздел </w:t>
      </w:r>
      <w:r w:rsidR="00DA268B" w:rsidRPr="006D186D">
        <w:rPr>
          <w:rFonts w:ascii="Times New Roman" w:eastAsia="Calibri" w:hAnsi="Times New Roman" w:cs="Times New Roman"/>
          <w:sz w:val="24"/>
          <w:szCs w:val="24"/>
          <w:highlight w:val="green"/>
          <w:rPrChange w:id="3502" w:author="Соколов Сергей Вадимович" w:date="2024-01-22T09:22:00Z">
            <w:rPr>
              <w:rFonts w:ascii="Times New Roman" w:eastAsia="Calibri" w:hAnsi="Times New Roman" w:cs="Times New Roman"/>
              <w:sz w:val="24"/>
              <w:szCs w:val="24"/>
            </w:rPr>
          </w:rPrChange>
        </w:rPr>
        <w:t>7.2) и 4.8.1</w:t>
      </w:r>
      <w:r w:rsidR="00844F1D" w:rsidRPr="006D186D">
        <w:rPr>
          <w:rFonts w:ascii="Times New Roman" w:eastAsia="Calibri" w:hAnsi="Times New Roman" w:cs="Times New Roman"/>
          <w:sz w:val="24"/>
          <w:szCs w:val="24"/>
          <w:highlight w:val="green"/>
          <w:rPrChange w:id="3503" w:author="Соколов Сергей Вадимович" w:date="2024-01-22T09:22:00Z">
            <w:rPr>
              <w:rFonts w:ascii="Times New Roman" w:eastAsia="Calibri" w:hAnsi="Times New Roman" w:cs="Times New Roman"/>
              <w:sz w:val="24"/>
              <w:szCs w:val="24"/>
            </w:rPr>
          </w:rPrChange>
        </w:rPr>
        <w:t xml:space="preserve"> </w:t>
      </w:r>
      <w:r w:rsidR="00DA268B" w:rsidRPr="006D186D">
        <w:rPr>
          <w:rFonts w:ascii="Times New Roman" w:eastAsia="Calibri" w:hAnsi="Times New Roman" w:cs="Times New Roman"/>
          <w:sz w:val="24"/>
          <w:szCs w:val="24"/>
          <w:highlight w:val="green"/>
          <w:rPrChange w:id="3504" w:author="Соколов Сергей Вадимович" w:date="2024-01-22T09:22:00Z">
            <w:rPr>
              <w:rFonts w:ascii="Times New Roman" w:eastAsia="Calibri" w:hAnsi="Times New Roman" w:cs="Times New Roman"/>
              <w:sz w:val="24"/>
              <w:szCs w:val="24"/>
            </w:rPr>
          </w:rPrChange>
        </w:rPr>
        <w:t>(с уч</w:t>
      </w:r>
      <w:r w:rsidR="002150CE" w:rsidRPr="006D186D">
        <w:rPr>
          <w:rFonts w:ascii="Times New Roman" w:eastAsia="Calibri" w:hAnsi="Times New Roman" w:cs="Times New Roman"/>
          <w:sz w:val="24"/>
          <w:szCs w:val="24"/>
          <w:highlight w:val="green"/>
          <w:rPrChange w:id="3505" w:author="Соколов Сергей Вадимович" w:date="2024-01-22T09:22:00Z">
            <w:rPr>
              <w:rFonts w:ascii="Times New Roman" w:eastAsia="Calibri" w:hAnsi="Times New Roman" w:cs="Times New Roman"/>
              <w:sz w:val="24"/>
              <w:szCs w:val="24"/>
            </w:rPr>
          </w:rPrChange>
        </w:rPr>
        <w:t>е</w:t>
      </w:r>
      <w:r w:rsidR="00DA268B" w:rsidRPr="006D186D">
        <w:rPr>
          <w:rFonts w:ascii="Times New Roman" w:eastAsia="Calibri" w:hAnsi="Times New Roman" w:cs="Times New Roman"/>
          <w:sz w:val="24"/>
          <w:szCs w:val="24"/>
          <w:highlight w:val="green"/>
          <w:rPrChange w:id="3506" w:author="Соколов Сергей Вадимович" w:date="2024-01-22T09:22:00Z">
            <w:rPr>
              <w:rFonts w:ascii="Times New Roman" w:eastAsia="Calibri" w:hAnsi="Times New Roman" w:cs="Times New Roman"/>
              <w:sz w:val="24"/>
              <w:szCs w:val="24"/>
            </w:rPr>
          </w:rPrChange>
        </w:rPr>
        <w:t xml:space="preserve">том результатов работ, выполненных на первом этапе) </w:t>
      </w:r>
      <w:r w:rsidRPr="006D186D">
        <w:rPr>
          <w:rFonts w:ascii="Times New Roman" w:eastAsia="Calibri" w:hAnsi="Times New Roman" w:cs="Times New Roman"/>
          <w:sz w:val="24"/>
          <w:szCs w:val="24"/>
          <w:highlight w:val="green"/>
          <w:rPrChange w:id="3507" w:author="Соколов Сергей Вадимович" w:date="2024-01-22T09:22:00Z">
            <w:rPr>
              <w:rFonts w:ascii="Times New Roman" w:eastAsia="Calibri" w:hAnsi="Times New Roman" w:cs="Times New Roman"/>
              <w:sz w:val="24"/>
              <w:szCs w:val="24"/>
            </w:rPr>
          </w:rPrChange>
        </w:rPr>
        <w:t>на втором этапе выполняются следующие виды работ</w:t>
      </w:r>
      <w:r w:rsidR="00844F1D" w:rsidRPr="006D186D">
        <w:rPr>
          <w:rFonts w:ascii="Times New Roman" w:eastAsia="Calibri" w:hAnsi="Times New Roman" w:cs="Times New Roman"/>
          <w:sz w:val="24"/>
          <w:szCs w:val="24"/>
          <w:highlight w:val="green"/>
          <w:rPrChange w:id="3508" w:author="Соколов Сергей Вадимович" w:date="2024-01-22T09:22:00Z">
            <w:rPr>
              <w:rFonts w:ascii="Times New Roman" w:eastAsia="Calibri" w:hAnsi="Times New Roman" w:cs="Times New Roman"/>
              <w:sz w:val="24"/>
              <w:szCs w:val="24"/>
            </w:rPr>
          </w:rPrChange>
        </w:rPr>
        <w:t>:</w:t>
      </w:r>
    </w:p>
    <w:p w14:paraId="07C538F3" w14:textId="2FD5B92E" w:rsidR="00030777" w:rsidRPr="006D186D" w:rsidRDefault="00AB5364" w:rsidP="00AB5364">
      <w:pPr>
        <w:pStyle w:val="aff3"/>
        <w:spacing w:line="360" w:lineRule="auto"/>
        <w:ind w:firstLine="709"/>
        <w:jc w:val="both"/>
        <w:rPr>
          <w:rFonts w:ascii="Times New Roman" w:hAnsi="Times New Roman"/>
          <w:sz w:val="24"/>
          <w:szCs w:val="24"/>
          <w:highlight w:val="green"/>
          <w:rPrChange w:id="3509" w:author="Соколов Сергей Вадимович" w:date="2024-01-22T09:22:00Z">
            <w:rPr>
              <w:rFonts w:ascii="Times New Roman" w:hAnsi="Times New Roman"/>
              <w:sz w:val="24"/>
              <w:szCs w:val="24"/>
            </w:rPr>
          </w:rPrChange>
        </w:rPr>
      </w:pPr>
      <w:r w:rsidRPr="006D186D">
        <w:rPr>
          <w:rFonts w:ascii="Times New Roman" w:hAnsi="Times New Roman"/>
          <w:sz w:val="24"/>
          <w:szCs w:val="24"/>
          <w:highlight w:val="green"/>
          <w:rPrChange w:id="3510" w:author="Соколов Сергей Вадимович" w:date="2024-01-22T09:22:00Z">
            <w:rPr>
              <w:rFonts w:ascii="Times New Roman" w:hAnsi="Times New Roman"/>
              <w:sz w:val="24"/>
              <w:szCs w:val="24"/>
            </w:rPr>
          </w:rPrChange>
        </w:rPr>
        <w:t xml:space="preserve">- </w:t>
      </w:r>
      <w:r w:rsidR="00030777" w:rsidRPr="006D186D">
        <w:rPr>
          <w:rFonts w:ascii="Times New Roman" w:hAnsi="Times New Roman"/>
          <w:sz w:val="24"/>
          <w:szCs w:val="24"/>
          <w:highlight w:val="green"/>
          <w:rPrChange w:id="3511" w:author="Соколов Сергей Вадимович" w:date="2024-01-22T09:22:00Z">
            <w:rPr>
              <w:rFonts w:ascii="Times New Roman" w:hAnsi="Times New Roman"/>
              <w:sz w:val="24"/>
              <w:szCs w:val="24"/>
            </w:rPr>
          </w:rPrChange>
        </w:rPr>
        <w:t>наблюдения</w:t>
      </w:r>
      <w:r w:rsidR="00460824" w:rsidRPr="006D186D">
        <w:rPr>
          <w:rFonts w:ascii="Times New Roman" w:hAnsi="Times New Roman"/>
          <w:sz w:val="24"/>
          <w:szCs w:val="24"/>
          <w:highlight w:val="green"/>
          <w:rPrChange w:id="3512" w:author="Соколов Сергей Вадимович" w:date="2024-01-22T09:22:00Z">
            <w:rPr>
              <w:rFonts w:ascii="Times New Roman" w:hAnsi="Times New Roman"/>
              <w:sz w:val="24"/>
              <w:szCs w:val="24"/>
            </w:rPr>
          </w:rPrChange>
        </w:rPr>
        <w:t xml:space="preserve"> </w:t>
      </w:r>
      <w:r w:rsidR="00030777" w:rsidRPr="006D186D">
        <w:rPr>
          <w:rFonts w:ascii="Times New Roman" w:hAnsi="Times New Roman"/>
          <w:sz w:val="24"/>
          <w:szCs w:val="24"/>
          <w:highlight w:val="green"/>
          <w:rPrChange w:id="3513" w:author="Соколов Сергей Вадимович" w:date="2024-01-22T09:22:00Z">
            <w:rPr>
              <w:rFonts w:ascii="Times New Roman" w:hAnsi="Times New Roman"/>
              <w:sz w:val="24"/>
              <w:szCs w:val="24"/>
            </w:rPr>
          </w:rPrChange>
        </w:rPr>
        <w:t>в планово-высотной геодезической сети специального назначения на участках развития оползневых процессов (повторные измерения);</w:t>
      </w:r>
    </w:p>
    <w:p w14:paraId="34267FA5" w14:textId="352DE8C3" w:rsidR="00030777" w:rsidRPr="006D186D" w:rsidRDefault="00AB5364" w:rsidP="00AB5364">
      <w:pPr>
        <w:pStyle w:val="aff3"/>
        <w:spacing w:line="360" w:lineRule="auto"/>
        <w:ind w:firstLine="709"/>
        <w:jc w:val="both"/>
        <w:rPr>
          <w:rFonts w:ascii="Times New Roman" w:hAnsi="Times New Roman"/>
          <w:sz w:val="24"/>
          <w:szCs w:val="24"/>
          <w:highlight w:val="green"/>
          <w:rPrChange w:id="3514" w:author="Соколов Сергей Вадимович" w:date="2024-01-22T09:22:00Z">
            <w:rPr>
              <w:rFonts w:ascii="Times New Roman" w:hAnsi="Times New Roman"/>
              <w:sz w:val="24"/>
              <w:szCs w:val="24"/>
            </w:rPr>
          </w:rPrChange>
        </w:rPr>
      </w:pPr>
      <w:r w:rsidRPr="006D186D">
        <w:rPr>
          <w:rFonts w:ascii="Times New Roman" w:hAnsi="Times New Roman"/>
          <w:sz w:val="24"/>
          <w:szCs w:val="24"/>
          <w:highlight w:val="green"/>
          <w:rPrChange w:id="3515" w:author="Соколов Сергей Вадимович" w:date="2024-01-22T09:22:00Z">
            <w:rPr>
              <w:rFonts w:ascii="Times New Roman" w:hAnsi="Times New Roman"/>
              <w:sz w:val="24"/>
              <w:szCs w:val="24"/>
            </w:rPr>
          </w:rPrChange>
        </w:rPr>
        <w:t xml:space="preserve">- </w:t>
      </w:r>
      <w:r w:rsidR="00030777" w:rsidRPr="006D186D">
        <w:rPr>
          <w:rFonts w:ascii="Times New Roman" w:hAnsi="Times New Roman"/>
          <w:sz w:val="24"/>
          <w:szCs w:val="24"/>
          <w:highlight w:val="green"/>
          <w:rPrChange w:id="3516" w:author="Соколов Сергей Вадимович" w:date="2024-01-22T09:22:00Z">
            <w:rPr>
              <w:rFonts w:ascii="Times New Roman" w:hAnsi="Times New Roman"/>
              <w:sz w:val="24"/>
              <w:szCs w:val="24"/>
            </w:rPr>
          </w:rPrChange>
        </w:rPr>
        <w:t>повторны</w:t>
      </w:r>
      <w:r w:rsidR="0070158C" w:rsidRPr="006D186D">
        <w:rPr>
          <w:rFonts w:ascii="Times New Roman" w:hAnsi="Times New Roman"/>
          <w:sz w:val="24"/>
          <w:szCs w:val="24"/>
          <w:highlight w:val="green"/>
          <w:rPrChange w:id="3517" w:author="Соколов Сергей Вадимович" w:date="2024-01-22T09:22:00Z">
            <w:rPr>
              <w:rFonts w:ascii="Times New Roman" w:hAnsi="Times New Roman"/>
              <w:sz w:val="24"/>
              <w:szCs w:val="24"/>
            </w:rPr>
          </w:rPrChange>
        </w:rPr>
        <w:t>е</w:t>
      </w:r>
      <w:r w:rsidR="00030777" w:rsidRPr="006D186D">
        <w:rPr>
          <w:rFonts w:ascii="Times New Roman" w:hAnsi="Times New Roman"/>
          <w:sz w:val="24"/>
          <w:szCs w:val="24"/>
          <w:highlight w:val="green"/>
          <w:rPrChange w:id="3518" w:author="Соколов Сергей Вадимович" w:date="2024-01-22T09:22:00Z">
            <w:rPr>
              <w:rFonts w:ascii="Times New Roman" w:hAnsi="Times New Roman"/>
              <w:sz w:val="24"/>
              <w:szCs w:val="24"/>
            </w:rPr>
          </w:rPrChange>
        </w:rPr>
        <w:t xml:space="preserve"> специальны</w:t>
      </w:r>
      <w:r w:rsidR="0070158C" w:rsidRPr="006D186D">
        <w:rPr>
          <w:rFonts w:ascii="Times New Roman" w:hAnsi="Times New Roman"/>
          <w:sz w:val="24"/>
          <w:szCs w:val="24"/>
          <w:highlight w:val="green"/>
          <w:rPrChange w:id="3519" w:author="Соколов Сергей Вадимович" w:date="2024-01-22T09:22:00Z">
            <w:rPr>
              <w:rFonts w:ascii="Times New Roman" w:hAnsi="Times New Roman"/>
              <w:sz w:val="24"/>
              <w:szCs w:val="24"/>
            </w:rPr>
          </w:rPrChange>
        </w:rPr>
        <w:t>е</w:t>
      </w:r>
      <w:r w:rsidR="00030777" w:rsidRPr="006D186D">
        <w:rPr>
          <w:rFonts w:ascii="Times New Roman" w:hAnsi="Times New Roman"/>
          <w:sz w:val="24"/>
          <w:szCs w:val="24"/>
          <w:highlight w:val="green"/>
          <w:rPrChange w:id="3520" w:author="Соколов Сергей Вадимович" w:date="2024-01-22T09:22:00Z">
            <w:rPr>
              <w:rFonts w:ascii="Times New Roman" w:hAnsi="Times New Roman"/>
              <w:sz w:val="24"/>
              <w:szCs w:val="24"/>
            </w:rPr>
          </w:rPrChange>
        </w:rPr>
        <w:t xml:space="preserve"> о</w:t>
      </w:r>
      <w:r w:rsidR="00DA268B" w:rsidRPr="006D186D">
        <w:rPr>
          <w:rFonts w:ascii="Times New Roman" w:hAnsi="Times New Roman"/>
          <w:sz w:val="24"/>
          <w:szCs w:val="24"/>
          <w:highlight w:val="green"/>
          <w:rPrChange w:id="3521" w:author="Соколов Сергей Вадимович" w:date="2024-01-22T09:22:00Z">
            <w:rPr>
              <w:rFonts w:ascii="Times New Roman" w:hAnsi="Times New Roman"/>
              <w:sz w:val="24"/>
              <w:szCs w:val="24"/>
            </w:rPr>
          </w:rPrChange>
        </w:rPr>
        <w:t>ползневы</w:t>
      </w:r>
      <w:r w:rsidR="0070158C" w:rsidRPr="006D186D">
        <w:rPr>
          <w:rFonts w:ascii="Times New Roman" w:hAnsi="Times New Roman"/>
          <w:sz w:val="24"/>
          <w:szCs w:val="24"/>
          <w:highlight w:val="green"/>
          <w:rPrChange w:id="3522" w:author="Соколов Сергей Вадимович" w:date="2024-01-22T09:22:00Z">
            <w:rPr>
              <w:rFonts w:ascii="Times New Roman" w:hAnsi="Times New Roman"/>
              <w:sz w:val="24"/>
              <w:szCs w:val="24"/>
            </w:rPr>
          </w:rPrChange>
        </w:rPr>
        <w:t>е</w:t>
      </w:r>
      <w:r w:rsidR="00DA268B" w:rsidRPr="006D186D">
        <w:rPr>
          <w:rFonts w:ascii="Times New Roman" w:hAnsi="Times New Roman"/>
          <w:sz w:val="24"/>
          <w:szCs w:val="24"/>
          <w:highlight w:val="green"/>
          <w:rPrChange w:id="3523" w:author="Соколов Сергей Вадимович" w:date="2024-01-22T09:22:00Z">
            <w:rPr>
              <w:rFonts w:ascii="Times New Roman" w:hAnsi="Times New Roman"/>
              <w:sz w:val="24"/>
              <w:szCs w:val="24"/>
            </w:rPr>
          </w:rPrChange>
        </w:rPr>
        <w:t xml:space="preserve"> съ</w:t>
      </w:r>
      <w:r w:rsidR="002150CE" w:rsidRPr="006D186D">
        <w:rPr>
          <w:rFonts w:ascii="Times New Roman" w:hAnsi="Times New Roman"/>
          <w:sz w:val="24"/>
          <w:szCs w:val="24"/>
          <w:highlight w:val="green"/>
          <w:rPrChange w:id="3524" w:author="Соколов Сергей Вадимович" w:date="2024-01-22T09:22:00Z">
            <w:rPr>
              <w:rFonts w:ascii="Times New Roman" w:hAnsi="Times New Roman"/>
              <w:sz w:val="24"/>
              <w:szCs w:val="24"/>
            </w:rPr>
          </w:rPrChange>
        </w:rPr>
        <w:t>е</w:t>
      </w:r>
      <w:r w:rsidR="00DA268B" w:rsidRPr="006D186D">
        <w:rPr>
          <w:rFonts w:ascii="Times New Roman" w:hAnsi="Times New Roman"/>
          <w:sz w:val="24"/>
          <w:szCs w:val="24"/>
          <w:highlight w:val="green"/>
          <w:rPrChange w:id="3525" w:author="Соколов Сергей Вадимович" w:date="2024-01-22T09:22:00Z">
            <w:rPr>
              <w:rFonts w:ascii="Times New Roman" w:hAnsi="Times New Roman"/>
              <w:sz w:val="24"/>
              <w:szCs w:val="24"/>
            </w:rPr>
          </w:rPrChange>
        </w:rPr>
        <w:t>мк</w:t>
      </w:r>
      <w:r w:rsidR="0070158C" w:rsidRPr="006D186D">
        <w:rPr>
          <w:rFonts w:ascii="Times New Roman" w:hAnsi="Times New Roman"/>
          <w:sz w:val="24"/>
          <w:szCs w:val="24"/>
          <w:highlight w:val="green"/>
          <w:rPrChange w:id="3526" w:author="Соколов Сергей Вадимович" w:date="2024-01-22T09:22:00Z">
            <w:rPr>
              <w:rFonts w:ascii="Times New Roman" w:hAnsi="Times New Roman"/>
              <w:sz w:val="24"/>
              <w:szCs w:val="24"/>
            </w:rPr>
          </w:rPrChange>
        </w:rPr>
        <w:t>и</w:t>
      </w:r>
      <w:r w:rsidR="00DA268B" w:rsidRPr="006D186D">
        <w:rPr>
          <w:rFonts w:ascii="Times New Roman" w:hAnsi="Times New Roman"/>
          <w:sz w:val="24"/>
          <w:szCs w:val="24"/>
          <w:highlight w:val="green"/>
          <w:rPrChange w:id="3527" w:author="Соколов Сергей Вадимович" w:date="2024-01-22T09:22:00Z">
            <w:rPr>
              <w:rFonts w:ascii="Times New Roman" w:hAnsi="Times New Roman"/>
              <w:sz w:val="24"/>
              <w:szCs w:val="24"/>
            </w:rPr>
          </w:rPrChange>
        </w:rPr>
        <w:t xml:space="preserve"> в масштабах 1:5</w:t>
      </w:r>
      <w:r w:rsidR="00030777" w:rsidRPr="006D186D">
        <w:rPr>
          <w:rFonts w:ascii="Times New Roman" w:hAnsi="Times New Roman"/>
          <w:sz w:val="24"/>
          <w:szCs w:val="24"/>
          <w:highlight w:val="green"/>
          <w:rPrChange w:id="3528" w:author="Соколов Сергей Вадимович" w:date="2024-01-22T09:22:00Z">
            <w:rPr>
              <w:rFonts w:ascii="Times New Roman" w:hAnsi="Times New Roman"/>
              <w:sz w:val="24"/>
              <w:szCs w:val="24"/>
            </w:rPr>
          </w:rPrChange>
        </w:rPr>
        <w:t>000</w:t>
      </w:r>
      <w:r w:rsidR="00F95D61" w:rsidRPr="006D186D">
        <w:rPr>
          <w:rFonts w:ascii="Times New Roman" w:hAnsi="Times New Roman"/>
          <w:sz w:val="24"/>
          <w:szCs w:val="24"/>
          <w:highlight w:val="green"/>
          <w:rPrChange w:id="3529" w:author="Соколов Сергей Вадимович" w:date="2024-01-22T09:22:00Z">
            <w:rPr>
              <w:rFonts w:ascii="Times New Roman" w:hAnsi="Times New Roman"/>
              <w:sz w:val="24"/>
              <w:szCs w:val="24"/>
            </w:rPr>
          </w:rPrChange>
        </w:rPr>
        <w:t>–</w:t>
      </w:r>
      <w:r w:rsidR="00030777" w:rsidRPr="006D186D">
        <w:rPr>
          <w:rFonts w:ascii="Times New Roman" w:hAnsi="Times New Roman"/>
          <w:sz w:val="24"/>
          <w:szCs w:val="24"/>
          <w:highlight w:val="green"/>
          <w:rPrChange w:id="3530" w:author="Соколов Сергей Вадимович" w:date="2024-01-22T09:22:00Z">
            <w:rPr>
              <w:rFonts w:ascii="Times New Roman" w:hAnsi="Times New Roman"/>
              <w:sz w:val="24"/>
              <w:szCs w:val="24"/>
            </w:rPr>
          </w:rPrChange>
        </w:rPr>
        <w:t>1:</w:t>
      </w:r>
      <w:r w:rsidR="00DA268B" w:rsidRPr="006D186D">
        <w:rPr>
          <w:rFonts w:ascii="Times New Roman" w:hAnsi="Times New Roman"/>
          <w:sz w:val="24"/>
          <w:szCs w:val="24"/>
          <w:highlight w:val="green"/>
          <w:rPrChange w:id="3531" w:author="Соколов Сергей Вадимович" w:date="2024-01-22T09:22:00Z">
            <w:rPr>
              <w:rFonts w:ascii="Times New Roman" w:hAnsi="Times New Roman"/>
              <w:sz w:val="24"/>
              <w:szCs w:val="24"/>
            </w:rPr>
          </w:rPrChange>
        </w:rPr>
        <w:t>2</w:t>
      </w:r>
      <w:r w:rsidR="00030777" w:rsidRPr="006D186D">
        <w:rPr>
          <w:rFonts w:ascii="Times New Roman" w:hAnsi="Times New Roman"/>
          <w:sz w:val="24"/>
          <w:szCs w:val="24"/>
          <w:highlight w:val="green"/>
          <w:rPrChange w:id="3532" w:author="Соколов Сергей Вадимович" w:date="2024-01-22T09:22:00Z">
            <w:rPr>
              <w:rFonts w:ascii="Times New Roman" w:hAnsi="Times New Roman"/>
              <w:sz w:val="24"/>
              <w:szCs w:val="24"/>
            </w:rPr>
          </w:rPrChange>
        </w:rPr>
        <w:t>00;</w:t>
      </w:r>
    </w:p>
    <w:p w14:paraId="43FBADB7" w14:textId="3D474C85" w:rsidR="00030777" w:rsidRPr="006D186D" w:rsidRDefault="00AB5364" w:rsidP="00AB5364">
      <w:pPr>
        <w:pStyle w:val="aff3"/>
        <w:spacing w:line="360" w:lineRule="auto"/>
        <w:ind w:firstLine="709"/>
        <w:jc w:val="both"/>
        <w:rPr>
          <w:rFonts w:ascii="Times New Roman" w:hAnsi="Times New Roman"/>
          <w:sz w:val="24"/>
          <w:szCs w:val="24"/>
          <w:highlight w:val="green"/>
          <w:rPrChange w:id="3533" w:author="Соколов Сергей Вадимович" w:date="2024-01-22T09:22:00Z">
            <w:rPr>
              <w:rFonts w:ascii="Times New Roman" w:hAnsi="Times New Roman"/>
              <w:sz w:val="24"/>
              <w:szCs w:val="24"/>
            </w:rPr>
          </w:rPrChange>
        </w:rPr>
      </w:pPr>
      <w:r w:rsidRPr="006D186D">
        <w:rPr>
          <w:rFonts w:ascii="Times New Roman" w:hAnsi="Times New Roman"/>
          <w:sz w:val="24"/>
          <w:szCs w:val="24"/>
          <w:highlight w:val="green"/>
          <w:rPrChange w:id="3534" w:author="Соколов Сергей Вадимович" w:date="2024-01-22T09:22:00Z">
            <w:rPr>
              <w:rFonts w:ascii="Times New Roman" w:hAnsi="Times New Roman"/>
              <w:sz w:val="24"/>
              <w:szCs w:val="24"/>
            </w:rPr>
          </w:rPrChange>
        </w:rPr>
        <w:t xml:space="preserve">- </w:t>
      </w:r>
      <w:r w:rsidR="00030777" w:rsidRPr="006D186D">
        <w:rPr>
          <w:rFonts w:ascii="Times New Roman" w:hAnsi="Times New Roman"/>
          <w:sz w:val="24"/>
          <w:szCs w:val="24"/>
          <w:highlight w:val="green"/>
          <w:rPrChange w:id="3535" w:author="Соколов Сергей Вадимович" w:date="2024-01-22T09:22:00Z">
            <w:rPr>
              <w:rFonts w:ascii="Times New Roman" w:hAnsi="Times New Roman"/>
              <w:sz w:val="24"/>
              <w:szCs w:val="24"/>
            </w:rPr>
          </w:rPrChange>
        </w:rPr>
        <w:t>закладка дополнительных деформационных пунктов на выявленных участках ускорения развития оползневых процессов;</w:t>
      </w:r>
    </w:p>
    <w:p w14:paraId="294417FA" w14:textId="734F4F53" w:rsidR="00030777" w:rsidRPr="00AB5364" w:rsidRDefault="00AB5364" w:rsidP="00AB5364">
      <w:pPr>
        <w:pStyle w:val="aff3"/>
        <w:spacing w:line="360" w:lineRule="auto"/>
        <w:ind w:firstLine="709"/>
        <w:jc w:val="both"/>
        <w:rPr>
          <w:rFonts w:ascii="Times New Roman" w:hAnsi="Times New Roman"/>
          <w:sz w:val="24"/>
          <w:szCs w:val="24"/>
        </w:rPr>
      </w:pPr>
      <w:r w:rsidRPr="006D186D">
        <w:rPr>
          <w:rFonts w:ascii="Times New Roman" w:hAnsi="Times New Roman"/>
          <w:sz w:val="24"/>
          <w:szCs w:val="24"/>
          <w:highlight w:val="green"/>
          <w:rPrChange w:id="3536" w:author="Соколов Сергей Вадимович" w:date="2024-01-22T09:22:00Z">
            <w:rPr>
              <w:rFonts w:ascii="Times New Roman" w:hAnsi="Times New Roman"/>
              <w:sz w:val="24"/>
              <w:szCs w:val="24"/>
            </w:rPr>
          </w:rPrChange>
        </w:rPr>
        <w:t xml:space="preserve">- </w:t>
      </w:r>
      <w:r w:rsidR="00030777" w:rsidRPr="006D186D">
        <w:rPr>
          <w:rFonts w:ascii="Times New Roman" w:hAnsi="Times New Roman"/>
          <w:sz w:val="24"/>
          <w:szCs w:val="24"/>
          <w:highlight w:val="green"/>
          <w:rPrChange w:id="3537" w:author="Соколов Сергей Вадимович" w:date="2024-01-22T09:22:00Z">
            <w:rPr>
              <w:rFonts w:ascii="Times New Roman" w:hAnsi="Times New Roman"/>
              <w:sz w:val="24"/>
              <w:szCs w:val="24"/>
            </w:rPr>
          </w:rPrChange>
        </w:rPr>
        <w:t>камеральная обработка наблюдений в геодезической сети специального назначения, материало</w:t>
      </w:r>
      <w:r w:rsidR="00AA5BC9" w:rsidRPr="006D186D">
        <w:rPr>
          <w:rFonts w:ascii="Times New Roman" w:hAnsi="Times New Roman"/>
          <w:sz w:val="24"/>
          <w:szCs w:val="24"/>
          <w:highlight w:val="green"/>
          <w:rPrChange w:id="3538" w:author="Соколов Сергей Вадимович" w:date="2024-01-22T09:22:00Z">
            <w:rPr>
              <w:rFonts w:ascii="Times New Roman" w:hAnsi="Times New Roman"/>
              <w:sz w:val="24"/>
              <w:szCs w:val="24"/>
            </w:rPr>
          </w:rPrChange>
        </w:rPr>
        <w:t>в специальной оползневой съ</w:t>
      </w:r>
      <w:r w:rsidR="002150CE" w:rsidRPr="006D186D">
        <w:rPr>
          <w:rFonts w:ascii="Times New Roman" w:hAnsi="Times New Roman"/>
          <w:sz w:val="24"/>
          <w:szCs w:val="24"/>
          <w:highlight w:val="green"/>
          <w:rPrChange w:id="3539" w:author="Соколов Сергей Вадимович" w:date="2024-01-22T09:22:00Z">
            <w:rPr>
              <w:rFonts w:ascii="Times New Roman" w:hAnsi="Times New Roman"/>
              <w:sz w:val="24"/>
              <w:szCs w:val="24"/>
            </w:rPr>
          </w:rPrChange>
        </w:rPr>
        <w:t>е</w:t>
      </w:r>
      <w:r w:rsidR="00AA5BC9" w:rsidRPr="006D186D">
        <w:rPr>
          <w:rFonts w:ascii="Times New Roman" w:hAnsi="Times New Roman"/>
          <w:sz w:val="24"/>
          <w:szCs w:val="24"/>
          <w:highlight w:val="green"/>
          <w:rPrChange w:id="3540" w:author="Соколов Сергей Вадимович" w:date="2024-01-22T09:22:00Z">
            <w:rPr>
              <w:rFonts w:ascii="Times New Roman" w:hAnsi="Times New Roman"/>
              <w:sz w:val="24"/>
              <w:szCs w:val="24"/>
            </w:rPr>
          </w:rPrChange>
        </w:rPr>
        <w:t>мки</w:t>
      </w:r>
      <w:r w:rsidR="00030777" w:rsidRPr="006D186D">
        <w:rPr>
          <w:rFonts w:ascii="Times New Roman" w:hAnsi="Times New Roman"/>
          <w:sz w:val="24"/>
          <w:szCs w:val="24"/>
          <w:highlight w:val="green"/>
          <w:rPrChange w:id="3541" w:author="Соколов Сергей Вадимович" w:date="2024-01-22T09:22:00Z">
            <w:rPr>
              <w:rFonts w:ascii="Times New Roman" w:hAnsi="Times New Roman"/>
              <w:sz w:val="24"/>
              <w:szCs w:val="24"/>
            </w:rPr>
          </w:rPrChange>
        </w:rPr>
        <w:t>.</w:t>
      </w:r>
    </w:p>
    <w:p w14:paraId="3458AB23" w14:textId="0EC2E6C8" w:rsidR="007B1FCD" w:rsidRPr="006D186D" w:rsidRDefault="007B1FCD" w:rsidP="000F3F91">
      <w:pPr>
        <w:pStyle w:val="aff1"/>
        <w:numPr>
          <w:ilvl w:val="2"/>
          <w:numId w:val="15"/>
        </w:numPr>
        <w:tabs>
          <w:tab w:val="left" w:pos="1276"/>
        </w:tabs>
        <w:spacing w:line="360" w:lineRule="auto"/>
        <w:ind w:left="0" w:firstLine="709"/>
        <w:jc w:val="both"/>
        <w:rPr>
          <w:rFonts w:ascii="Times New Roman" w:eastAsia="Calibri" w:hAnsi="Times New Roman" w:cs="Times New Roman"/>
          <w:sz w:val="24"/>
          <w:szCs w:val="24"/>
          <w:highlight w:val="green"/>
          <w:rPrChange w:id="3542" w:author="Соколов Сергей Вадимович" w:date="2024-01-22T09:22:00Z">
            <w:rPr>
              <w:rFonts w:ascii="Times New Roman" w:eastAsia="Calibri" w:hAnsi="Times New Roman" w:cs="Times New Roman"/>
              <w:sz w:val="24"/>
              <w:szCs w:val="24"/>
            </w:rPr>
          </w:rPrChange>
        </w:rPr>
      </w:pPr>
      <w:r w:rsidRPr="006D186D">
        <w:rPr>
          <w:rFonts w:ascii="Times New Roman" w:eastAsia="Calibri" w:hAnsi="Times New Roman" w:cs="Times New Roman"/>
          <w:sz w:val="24"/>
          <w:szCs w:val="24"/>
          <w:highlight w:val="green"/>
          <w:rPrChange w:id="3543" w:author="Соколов Сергей Вадимович" w:date="2024-01-22T09:22:00Z">
            <w:rPr>
              <w:rFonts w:ascii="Times New Roman" w:eastAsia="Calibri" w:hAnsi="Times New Roman" w:cs="Times New Roman"/>
              <w:sz w:val="24"/>
              <w:szCs w:val="24"/>
            </w:rPr>
          </w:rPrChange>
        </w:rPr>
        <w:t>Технический отч</w:t>
      </w:r>
      <w:r w:rsidR="002150CE" w:rsidRPr="006D186D">
        <w:rPr>
          <w:rFonts w:ascii="Times New Roman" w:eastAsia="Calibri" w:hAnsi="Times New Roman" w:cs="Times New Roman"/>
          <w:sz w:val="24"/>
          <w:szCs w:val="24"/>
          <w:highlight w:val="green"/>
          <w:rPrChange w:id="3544" w:author="Соколов Сергей Вадимович" w:date="2024-01-22T09:22:00Z">
            <w:rPr>
              <w:rFonts w:ascii="Times New Roman" w:eastAsia="Calibri" w:hAnsi="Times New Roman" w:cs="Times New Roman"/>
              <w:sz w:val="24"/>
              <w:szCs w:val="24"/>
            </w:rPr>
          </w:rPrChange>
        </w:rPr>
        <w:t>е</w:t>
      </w:r>
      <w:r w:rsidRPr="006D186D">
        <w:rPr>
          <w:rFonts w:ascii="Times New Roman" w:eastAsia="Calibri" w:hAnsi="Times New Roman" w:cs="Times New Roman"/>
          <w:sz w:val="24"/>
          <w:szCs w:val="24"/>
          <w:highlight w:val="green"/>
          <w:rPrChange w:id="3545" w:author="Соколов Сергей Вадимович" w:date="2024-01-22T09:22:00Z">
            <w:rPr>
              <w:rFonts w:ascii="Times New Roman" w:eastAsia="Calibri" w:hAnsi="Times New Roman" w:cs="Times New Roman"/>
              <w:sz w:val="24"/>
              <w:szCs w:val="24"/>
            </w:rPr>
          </w:rPrChange>
        </w:rPr>
        <w:t xml:space="preserve">т по результатам инженерно-геодезических изысканий, выполненных на втором этапе для подготовки проектной документации объектов капитального строительства, составляется в соответствии с </w:t>
      </w:r>
      <w:r w:rsidR="00737783" w:rsidRPr="006D186D">
        <w:rPr>
          <w:rFonts w:ascii="Times New Roman" w:eastAsia="Calibri" w:hAnsi="Times New Roman" w:cs="Times New Roman"/>
          <w:sz w:val="24"/>
          <w:szCs w:val="24"/>
          <w:highlight w:val="green"/>
          <w:rPrChange w:id="3546" w:author="Соколов Сергей Вадимович" w:date="2024-01-22T09:22:00Z">
            <w:rPr>
              <w:rFonts w:ascii="Times New Roman" w:eastAsia="Calibri" w:hAnsi="Times New Roman" w:cs="Times New Roman"/>
              <w:sz w:val="24"/>
              <w:szCs w:val="24"/>
            </w:rPr>
          </w:rPrChange>
        </w:rPr>
        <w:t>СП</w:t>
      </w:r>
      <w:r w:rsidR="00F66A2B" w:rsidRPr="006D186D">
        <w:rPr>
          <w:rFonts w:ascii="Times New Roman" w:eastAsia="Calibri" w:hAnsi="Times New Roman" w:cs="Times New Roman"/>
          <w:sz w:val="24"/>
          <w:szCs w:val="24"/>
          <w:highlight w:val="green"/>
          <w:rPrChange w:id="3547" w:author="Соколов Сергей Вадимович" w:date="2024-01-22T09:22:00Z">
            <w:rPr>
              <w:rFonts w:ascii="Times New Roman" w:eastAsia="Calibri" w:hAnsi="Times New Roman" w:cs="Times New Roman"/>
              <w:sz w:val="24"/>
              <w:szCs w:val="24"/>
            </w:rPr>
          </w:rPrChange>
        </w:rPr>
        <w:t xml:space="preserve"> 317.1325800.2017 </w:t>
      </w:r>
      <w:r w:rsidR="009D7774" w:rsidRPr="006D186D">
        <w:rPr>
          <w:rFonts w:ascii="Times New Roman" w:eastAsia="Calibri" w:hAnsi="Times New Roman" w:cs="Times New Roman"/>
          <w:sz w:val="24"/>
          <w:szCs w:val="24"/>
          <w:highlight w:val="green"/>
          <w:rPrChange w:id="3548" w:author="Соколов Сергей Вадимович" w:date="2024-01-22T09:22:00Z">
            <w:rPr>
              <w:rFonts w:ascii="Times New Roman" w:eastAsia="Calibri" w:hAnsi="Times New Roman" w:cs="Times New Roman"/>
              <w:sz w:val="24"/>
              <w:szCs w:val="24"/>
            </w:rPr>
          </w:rPrChange>
        </w:rPr>
        <w:t>(</w:t>
      </w:r>
      <w:r w:rsidR="007667BE" w:rsidRPr="006D186D">
        <w:rPr>
          <w:rFonts w:ascii="Times New Roman" w:eastAsia="Calibri" w:hAnsi="Times New Roman" w:cs="Times New Roman"/>
          <w:sz w:val="24"/>
          <w:szCs w:val="24"/>
          <w:highlight w:val="green"/>
          <w:rPrChange w:id="3549" w:author="Соколов Сергей Вадимович" w:date="2024-01-22T09:22:00Z">
            <w:rPr>
              <w:rFonts w:ascii="Times New Roman" w:eastAsia="Calibri" w:hAnsi="Times New Roman" w:cs="Times New Roman"/>
              <w:sz w:val="24"/>
              <w:szCs w:val="24"/>
            </w:rPr>
          </w:rPrChange>
        </w:rPr>
        <w:t>пункт</w:t>
      </w:r>
      <w:r w:rsidR="00904EDD" w:rsidRPr="006D186D">
        <w:rPr>
          <w:rFonts w:ascii="Times New Roman" w:eastAsia="Calibri" w:hAnsi="Times New Roman" w:cs="Times New Roman"/>
          <w:sz w:val="24"/>
          <w:szCs w:val="24"/>
          <w:highlight w:val="green"/>
          <w:rPrChange w:id="3550" w:author="Соколов Сергей Вадимович" w:date="2024-01-22T09:22:00Z">
            <w:rPr>
              <w:rFonts w:ascii="Times New Roman" w:eastAsia="Calibri" w:hAnsi="Times New Roman" w:cs="Times New Roman"/>
              <w:sz w:val="24"/>
              <w:szCs w:val="24"/>
            </w:rPr>
          </w:rPrChange>
        </w:rPr>
        <w:t xml:space="preserve"> </w:t>
      </w:r>
      <w:r w:rsidR="007667BE" w:rsidRPr="006D186D">
        <w:rPr>
          <w:rFonts w:ascii="Times New Roman" w:eastAsia="Calibri" w:hAnsi="Times New Roman" w:cs="Times New Roman"/>
          <w:sz w:val="24"/>
          <w:szCs w:val="24"/>
          <w:highlight w:val="green"/>
          <w:rPrChange w:id="3551" w:author="Соколов Сергей Вадимович" w:date="2024-01-22T09:22:00Z">
            <w:rPr>
              <w:rFonts w:ascii="Times New Roman" w:eastAsia="Calibri" w:hAnsi="Times New Roman" w:cs="Times New Roman"/>
              <w:sz w:val="24"/>
              <w:szCs w:val="24"/>
            </w:rPr>
          </w:rPrChange>
        </w:rPr>
        <w:t>7.2.6</w:t>
      </w:r>
      <w:r w:rsidR="009D7774" w:rsidRPr="006D186D">
        <w:rPr>
          <w:rFonts w:ascii="Times New Roman" w:eastAsia="Calibri" w:hAnsi="Times New Roman" w:cs="Times New Roman"/>
          <w:sz w:val="24"/>
          <w:szCs w:val="24"/>
          <w:highlight w:val="green"/>
          <w:rPrChange w:id="3552" w:author="Соколов Сергей Вадимович" w:date="2024-01-22T09:22:00Z">
            <w:rPr>
              <w:rFonts w:ascii="Times New Roman" w:eastAsia="Calibri" w:hAnsi="Times New Roman" w:cs="Times New Roman"/>
              <w:sz w:val="24"/>
              <w:szCs w:val="24"/>
            </w:rPr>
          </w:rPrChange>
        </w:rPr>
        <w:t>)</w:t>
      </w:r>
      <w:r w:rsidR="00737783" w:rsidRPr="006D186D">
        <w:rPr>
          <w:rFonts w:ascii="Times New Roman" w:eastAsia="Calibri" w:hAnsi="Times New Roman" w:cs="Times New Roman"/>
          <w:sz w:val="24"/>
          <w:szCs w:val="24"/>
          <w:highlight w:val="green"/>
          <w:rPrChange w:id="3553" w:author="Соколов Сергей Вадимович" w:date="2024-01-22T09:22:00Z">
            <w:rPr>
              <w:rFonts w:ascii="Times New Roman" w:eastAsia="Calibri" w:hAnsi="Times New Roman" w:cs="Times New Roman"/>
              <w:sz w:val="24"/>
              <w:szCs w:val="24"/>
            </w:rPr>
          </w:rPrChange>
        </w:rPr>
        <w:t xml:space="preserve">, </w:t>
      </w:r>
      <w:r w:rsidR="00462F7B" w:rsidRPr="006D186D">
        <w:rPr>
          <w:rFonts w:ascii="Times New Roman" w:eastAsia="Calibri" w:hAnsi="Times New Roman" w:cs="Times New Roman"/>
          <w:sz w:val="24"/>
          <w:szCs w:val="24"/>
          <w:highlight w:val="green"/>
          <w:rPrChange w:id="3554" w:author="Соколов Сергей Вадимович" w:date="2024-01-22T09:22:00Z">
            <w:rPr>
              <w:rFonts w:ascii="Times New Roman" w:eastAsia="Calibri" w:hAnsi="Times New Roman" w:cs="Times New Roman"/>
              <w:sz w:val="24"/>
              <w:szCs w:val="24"/>
            </w:rPr>
          </w:rPrChange>
        </w:rPr>
        <w:t xml:space="preserve">с учетом видов </w:t>
      </w:r>
      <w:r w:rsidR="00DA268B" w:rsidRPr="006D186D">
        <w:rPr>
          <w:rFonts w:ascii="Times New Roman" w:eastAsia="Calibri" w:hAnsi="Times New Roman" w:cs="Times New Roman"/>
          <w:sz w:val="24"/>
          <w:szCs w:val="24"/>
          <w:highlight w:val="green"/>
          <w:rPrChange w:id="3555" w:author="Соколов Сергей Вадимович" w:date="2024-01-22T09:22:00Z">
            <w:rPr>
              <w:rFonts w:ascii="Times New Roman" w:eastAsia="Calibri" w:hAnsi="Times New Roman" w:cs="Times New Roman"/>
              <w:sz w:val="24"/>
              <w:szCs w:val="24"/>
            </w:rPr>
          </w:rPrChange>
        </w:rPr>
        <w:t>фактически выполненных работ</w:t>
      </w:r>
      <w:r w:rsidR="00462F7B" w:rsidRPr="006D186D">
        <w:rPr>
          <w:rFonts w:ascii="Times New Roman" w:eastAsia="Calibri" w:hAnsi="Times New Roman" w:cs="Times New Roman"/>
          <w:sz w:val="24"/>
          <w:szCs w:val="24"/>
          <w:highlight w:val="green"/>
          <w:rPrChange w:id="3556" w:author="Соколов Сергей Вадимович" w:date="2024-01-22T09:22:00Z">
            <w:rPr>
              <w:rFonts w:ascii="Times New Roman" w:eastAsia="Calibri" w:hAnsi="Times New Roman" w:cs="Times New Roman"/>
              <w:sz w:val="24"/>
              <w:szCs w:val="24"/>
            </w:rPr>
          </w:rPrChange>
        </w:rPr>
        <w:t>.</w:t>
      </w:r>
    </w:p>
    <w:p w14:paraId="48AA24F9" w14:textId="355F49C9" w:rsidR="008153D6" w:rsidRPr="006D186D" w:rsidRDefault="008153D6" w:rsidP="00AA3FB8">
      <w:pPr>
        <w:pStyle w:val="aff1"/>
        <w:numPr>
          <w:ilvl w:val="2"/>
          <w:numId w:val="15"/>
        </w:numPr>
        <w:tabs>
          <w:tab w:val="left" w:pos="851"/>
          <w:tab w:val="left" w:pos="1560"/>
        </w:tabs>
        <w:spacing w:line="360" w:lineRule="auto"/>
        <w:ind w:left="0" w:firstLine="709"/>
        <w:jc w:val="both"/>
        <w:rPr>
          <w:rFonts w:ascii="Times New Roman" w:eastAsia="Calibri" w:hAnsi="Times New Roman" w:cs="Times New Roman"/>
          <w:sz w:val="24"/>
          <w:szCs w:val="24"/>
          <w:highlight w:val="green"/>
          <w:rPrChange w:id="3557" w:author="Соколов Сергей Вадимович" w:date="2024-01-22T09:22:00Z">
            <w:rPr>
              <w:rFonts w:ascii="Times New Roman" w:eastAsia="Calibri" w:hAnsi="Times New Roman" w:cs="Times New Roman"/>
              <w:sz w:val="24"/>
              <w:szCs w:val="24"/>
            </w:rPr>
          </w:rPrChange>
        </w:rPr>
      </w:pPr>
      <w:r w:rsidRPr="006D186D">
        <w:rPr>
          <w:rFonts w:ascii="Times New Roman" w:eastAsia="Calibri" w:hAnsi="Times New Roman" w:cs="Times New Roman"/>
          <w:sz w:val="24"/>
          <w:szCs w:val="24"/>
          <w:highlight w:val="green"/>
          <w:rPrChange w:id="3558" w:author="Соколов Сергей Вадимович" w:date="2024-01-22T09:22:00Z">
            <w:rPr>
              <w:rFonts w:ascii="Times New Roman" w:eastAsia="Calibri" w:hAnsi="Times New Roman" w:cs="Times New Roman"/>
              <w:sz w:val="24"/>
              <w:szCs w:val="24"/>
            </w:rPr>
          </w:rPrChange>
        </w:rPr>
        <w:t>Инженерно-геологические изыскания</w:t>
      </w:r>
      <w:r w:rsidRPr="006D186D">
        <w:rPr>
          <w:rFonts w:ascii="Times New Roman" w:eastAsia="Calibri" w:hAnsi="Times New Roman" w:cs="Times New Roman"/>
          <w:b/>
          <w:sz w:val="24"/>
          <w:szCs w:val="24"/>
          <w:highlight w:val="green"/>
          <w:rPrChange w:id="3559" w:author="Соколов Сергей Вадимович" w:date="2024-01-22T09:22:00Z">
            <w:rPr>
              <w:rFonts w:ascii="Times New Roman" w:eastAsia="Calibri" w:hAnsi="Times New Roman" w:cs="Times New Roman"/>
              <w:b/>
              <w:sz w:val="24"/>
              <w:szCs w:val="24"/>
            </w:rPr>
          </w:rPrChange>
        </w:rPr>
        <w:t xml:space="preserve"> </w:t>
      </w:r>
      <w:r w:rsidR="00490C1F" w:rsidRPr="006D186D">
        <w:rPr>
          <w:rFonts w:ascii="Times New Roman" w:eastAsia="Calibri" w:hAnsi="Times New Roman" w:cs="Times New Roman"/>
          <w:sz w:val="24"/>
          <w:szCs w:val="24"/>
          <w:highlight w:val="green"/>
          <w:rPrChange w:id="3560" w:author="Соколов Сергей Вадимович" w:date="2024-01-22T09:22:00Z">
            <w:rPr>
              <w:rFonts w:ascii="Times New Roman" w:eastAsia="Calibri" w:hAnsi="Times New Roman" w:cs="Times New Roman"/>
              <w:sz w:val="24"/>
              <w:szCs w:val="24"/>
            </w:rPr>
          </w:rPrChange>
        </w:rPr>
        <w:t xml:space="preserve">для подготовки проектной документации объектов капитального строительства на втором этапе в районах развития оползневых процессов выполняются в соответствии с </w:t>
      </w:r>
      <w:r w:rsidR="009C4D47" w:rsidRPr="006D186D">
        <w:rPr>
          <w:rFonts w:ascii="Times New Roman" w:eastAsia="Calibri" w:hAnsi="Times New Roman" w:cs="Times New Roman"/>
          <w:sz w:val="24"/>
          <w:szCs w:val="24"/>
          <w:highlight w:val="green"/>
          <w:rPrChange w:id="3561" w:author="Соколов Сергей Вадимович" w:date="2024-01-22T09:22:00Z">
            <w:rPr>
              <w:rFonts w:ascii="Times New Roman" w:eastAsia="Calibri" w:hAnsi="Times New Roman" w:cs="Times New Roman"/>
              <w:sz w:val="24"/>
              <w:szCs w:val="24"/>
            </w:rPr>
          </w:rPrChange>
        </w:rPr>
        <w:t xml:space="preserve">СП 47.13330.2016 (пункт 6.3.2) и </w:t>
      </w:r>
      <w:r w:rsidR="00490C1F" w:rsidRPr="006D186D">
        <w:rPr>
          <w:rFonts w:ascii="Times New Roman" w:hAnsi="Times New Roman" w:cs="Times New Roman"/>
          <w:sz w:val="24"/>
          <w:szCs w:val="24"/>
          <w:highlight w:val="green"/>
          <w:rPrChange w:id="3562" w:author="Соколов Сергей Вадимович" w:date="2024-01-22T09:22:00Z">
            <w:rPr>
              <w:rFonts w:ascii="Times New Roman" w:hAnsi="Times New Roman" w:cs="Times New Roman"/>
              <w:sz w:val="24"/>
              <w:szCs w:val="24"/>
            </w:rPr>
          </w:rPrChange>
        </w:rPr>
        <w:t>настоящим сводом правил</w:t>
      </w:r>
      <w:r w:rsidR="00490C1F" w:rsidRPr="006D186D">
        <w:rPr>
          <w:rFonts w:ascii="Times New Roman" w:eastAsia="Calibri" w:hAnsi="Times New Roman" w:cs="Times New Roman"/>
          <w:sz w:val="24"/>
          <w:szCs w:val="24"/>
          <w:highlight w:val="green"/>
          <w:rPrChange w:id="3563" w:author="Соколов Сергей Вадимович" w:date="2024-01-22T09:22:00Z">
            <w:rPr>
              <w:rFonts w:ascii="Times New Roman" w:eastAsia="Calibri" w:hAnsi="Times New Roman" w:cs="Times New Roman"/>
              <w:sz w:val="24"/>
              <w:szCs w:val="24"/>
            </w:rPr>
          </w:rPrChange>
        </w:rPr>
        <w:t>.</w:t>
      </w:r>
    </w:p>
    <w:p w14:paraId="42593455" w14:textId="77777777" w:rsidR="00DA194C" w:rsidRPr="006D186D" w:rsidRDefault="00F66E78" w:rsidP="00AA3FB8">
      <w:pPr>
        <w:pStyle w:val="aff1"/>
        <w:numPr>
          <w:ilvl w:val="2"/>
          <w:numId w:val="15"/>
        </w:numPr>
        <w:tabs>
          <w:tab w:val="left" w:pos="1560"/>
        </w:tabs>
        <w:spacing w:line="360" w:lineRule="auto"/>
        <w:ind w:left="0" w:firstLine="709"/>
        <w:jc w:val="both"/>
        <w:rPr>
          <w:rFonts w:ascii="Times New Roman" w:eastAsia="Calibri" w:hAnsi="Times New Roman" w:cs="Times New Roman"/>
          <w:sz w:val="24"/>
          <w:szCs w:val="24"/>
          <w:highlight w:val="green"/>
          <w:rPrChange w:id="3564" w:author="Соколов Сергей Вадимович" w:date="2024-01-22T09:23:00Z">
            <w:rPr>
              <w:rFonts w:ascii="Times New Roman" w:eastAsia="Calibri" w:hAnsi="Times New Roman" w:cs="Times New Roman"/>
              <w:sz w:val="24"/>
              <w:szCs w:val="24"/>
            </w:rPr>
          </w:rPrChange>
        </w:rPr>
      </w:pPr>
      <w:r w:rsidRPr="006D186D">
        <w:rPr>
          <w:rFonts w:ascii="Times New Roman" w:eastAsia="Calibri" w:hAnsi="Times New Roman" w:cs="Times New Roman"/>
          <w:sz w:val="24"/>
          <w:szCs w:val="24"/>
          <w:highlight w:val="green"/>
          <w:rPrChange w:id="3565" w:author="Соколов Сергей Вадимович" w:date="2024-01-22T09:23:00Z">
            <w:rPr>
              <w:rFonts w:ascii="Times New Roman" w:eastAsia="Calibri" w:hAnsi="Times New Roman" w:cs="Times New Roman"/>
              <w:sz w:val="24"/>
              <w:szCs w:val="24"/>
            </w:rPr>
          </w:rPrChange>
        </w:rPr>
        <w:t>При выполнении инженерно-геологических изысканий в</w:t>
      </w:r>
      <w:r w:rsidR="008153D6" w:rsidRPr="006D186D">
        <w:rPr>
          <w:rFonts w:ascii="Times New Roman" w:eastAsia="Calibri" w:hAnsi="Times New Roman" w:cs="Times New Roman"/>
          <w:sz w:val="24"/>
          <w:szCs w:val="24"/>
          <w:highlight w:val="green"/>
          <w:rPrChange w:id="3566" w:author="Соколов Сергей Вадимович" w:date="2024-01-22T09:23:00Z">
            <w:rPr>
              <w:rFonts w:ascii="Times New Roman" w:eastAsia="Calibri" w:hAnsi="Times New Roman" w:cs="Times New Roman"/>
              <w:sz w:val="24"/>
              <w:szCs w:val="24"/>
            </w:rPr>
          </w:rPrChange>
        </w:rPr>
        <w:t xml:space="preserve"> рай</w:t>
      </w:r>
      <w:r w:rsidR="00DA194C" w:rsidRPr="006D186D">
        <w:rPr>
          <w:rFonts w:ascii="Times New Roman" w:eastAsia="Calibri" w:hAnsi="Times New Roman" w:cs="Times New Roman"/>
          <w:sz w:val="24"/>
          <w:szCs w:val="24"/>
          <w:highlight w:val="green"/>
          <w:rPrChange w:id="3567" w:author="Соколов Сергей Вадимович" w:date="2024-01-22T09:23:00Z">
            <w:rPr>
              <w:rFonts w:ascii="Times New Roman" w:eastAsia="Calibri" w:hAnsi="Times New Roman" w:cs="Times New Roman"/>
              <w:sz w:val="24"/>
              <w:szCs w:val="24"/>
            </w:rPr>
          </w:rPrChange>
        </w:rPr>
        <w:t xml:space="preserve">онах развития оползневых </w:t>
      </w:r>
      <w:r w:rsidR="008153D6" w:rsidRPr="006D186D">
        <w:rPr>
          <w:rFonts w:ascii="Times New Roman" w:eastAsia="Calibri" w:hAnsi="Times New Roman" w:cs="Times New Roman"/>
          <w:sz w:val="24"/>
          <w:szCs w:val="24"/>
          <w:highlight w:val="green"/>
          <w:rPrChange w:id="3568" w:author="Соколов Сергей Вадимович" w:date="2024-01-22T09:23:00Z">
            <w:rPr>
              <w:rFonts w:ascii="Times New Roman" w:eastAsia="Calibri" w:hAnsi="Times New Roman" w:cs="Times New Roman"/>
              <w:sz w:val="24"/>
              <w:szCs w:val="24"/>
            </w:rPr>
          </w:rPrChange>
        </w:rPr>
        <w:t xml:space="preserve">процессов </w:t>
      </w:r>
      <w:r w:rsidRPr="006D186D">
        <w:rPr>
          <w:rFonts w:ascii="Times New Roman" w:eastAsia="Calibri" w:hAnsi="Times New Roman" w:cs="Times New Roman"/>
          <w:sz w:val="24"/>
          <w:szCs w:val="24"/>
          <w:highlight w:val="green"/>
          <w:rPrChange w:id="3569" w:author="Соколов Сергей Вадимович" w:date="2024-01-22T09:23:00Z">
            <w:rPr>
              <w:rFonts w:ascii="Times New Roman" w:eastAsia="Calibri" w:hAnsi="Times New Roman" w:cs="Times New Roman"/>
              <w:sz w:val="24"/>
              <w:szCs w:val="24"/>
            </w:rPr>
          </w:rPrChange>
        </w:rPr>
        <w:t>на втором этапе необходимо:</w:t>
      </w:r>
    </w:p>
    <w:p w14:paraId="73396C7B" w14:textId="43ED285E" w:rsidR="00DA194C" w:rsidRPr="006D186D" w:rsidRDefault="00A265A6" w:rsidP="00A265A6">
      <w:pPr>
        <w:pStyle w:val="aff3"/>
        <w:spacing w:line="360" w:lineRule="auto"/>
        <w:ind w:firstLine="709"/>
        <w:jc w:val="both"/>
        <w:rPr>
          <w:rFonts w:ascii="Times New Roman" w:eastAsiaTheme="minorEastAsia" w:hAnsi="Times New Roman"/>
          <w:sz w:val="24"/>
          <w:szCs w:val="24"/>
          <w:highlight w:val="green"/>
          <w:rPrChange w:id="3570" w:author="Соколов Сергей Вадимович" w:date="2024-01-22T09:23:00Z">
            <w:rPr>
              <w:rFonts w:ascii="Times New Roman" w:eastAsiaTheme="minorEastAsia" w:hAnsi="Times New Roman"/>
              <w:sz w:val="24"/>
              <w:szCs w:val="24"/>
            </w:rPr>
          </w:rPrChange>
        </w:rPr>
      </w:pPr>
      <w:r w:rsidRPr="006D186D">
        <w:rPr>
          <w:rFonts w:ascii="Times New Roman" w:eastAsiaTheme="minorEastAsia" w:hAnsi="Times New Roman"/>
          <w:sz w:val="24"/>
          <w:szCs w:val="24"/>
          <w:highlight w:val="green"/>
          <w:rPrChange w:id="3571" w:author="Соколов Сергей Вадимович" w:date="2024-01-22T09:23:00Z">
            <w:rPr>
              <w:rFonts w:ascii="Times New Roman" w:eastAsiaTheme="minorEastAsia" w:hAnsi="Times New Roman"/>
              <w:sz w:val="24"/>
              <w:szCs w:val="24"/>
            </w:rPr>
          </w:rPrChange>
        </w:rPr>
        <w:lastRenderedPageBreak/>
        <w:t xml:space="preserve">- </w:t>
      </w:r>
      <w:r w:rsidR="00F66E78" w:rsidRPr="006D186D">
        <w:rPr>
          <w:rFonts w:ascii="Times New Roman" w:eastAsiaTheme="minorEastAsia" w:hAnsi="Times New Roman"/>
          <w:sz w:val="24"/>
          <w:szCs w:val="24"/>
          <w:highlight w:val="green"/>
          <w:rPrChange w:id="3572" w:author="Соколов Сергей Вадимович" w:date="2024-01-22T09:23:00Z">
            <w:rPr>
              <w:rFonts w:ascii="Times New Roman" w:eastAsiaTheme="minorEastAsia" w:hAnsi="Times New Roman"/>
              <w:sz w:val="24"/>
              <w:szCs w:val="24"/>
            </w:rPr>
          </w:rPrChange>
        </w:rPr>
        <w:t>уточ</w:t>
      </w:r>
      <w:r w:rsidR="008153D6" w:rsidRPr="006D186D">
        <w:rPr>
          <w:rFonts w:ascii="Times New Roman" w:eastAsiaTheme="minorEastAsia" w:hAnsi="Times New Roman"/>
          <w:sz w:val="24"/>
          <w:szCs w:val="24"/>
          <w:highlight w:val="green"/>
          <w:rPrChange w:id="3573" w:author="Соколов Сергей Вадимович" w:date="2024-01-22T09:23:00Z">
            <w:rPr>
              <w:rFonts w:ascii="Times New Roman" w:eastAsiaTheme="minorEastAsia" w:hAnsi="Times New Roman"/>
              <w:sz w:val="24"/>
              <w:szCs w:val="24"/>
            </w:rPr>
          </w:rPrChange>
        </w:rPr>
        <w:t>н</w:t>
      </w:r>
      <w:r w:rsidR="00F66E78" w:rsidRPr="006D186D">
        <w:rPr>
          <w:rFonts w:ascii="Times New Roman" w:eastAsiaTheme="minorEastAsia" w:hAnsi="Times New Roman"/>
          <w:sz w:val="24"/>
          <w:szCs w:val="24"/>
          <w:highlight w:val="green"/>
          <w:rPrChange w:id="3574" w:author="Соколов Сергей Вадимович" w:date="2024-01-22T09:23:00Z">
            <w:rPr>
              <w:rFonts w:ascii="Times New Roman" w:eastAsiaTheme="minorEastAsia" w:hAnsi="Times New Roman"/>
              <w:sz w:val="24"/>
              <w:szCs w:val="24"/>
            </w:rPr>
          </w:rPrChange>
        </w:rPr>
        <w:t>ять</w:t>
      </w:r>
      <w:r w:rsidR="008153D6" w:rsidRPr="006D186D">
        <w:rPr>
          <w:rFonts w:ascii="Times New Roman" w:eastAsiaTheme="minorEastAsia" w:hAnsi="Times New Roman"/>
          <w:sz w:val="24"/>
          <w:szCs w:val="24"/>
          <w:highlight w:val="green"/>
          <w:rPrChange w:id="3575" w:author="Соколов Сергей Вадимович" w:date="2024-01-22T09:23:00Z">
            <w:rPr>
              <w:rFonts w:ascii="Times New Roman" w:eastAsiaTheme="minorEastAsia" w:hAnsi="Times New Roman"/>
              <w:sz w:val="24"/>
              <w:szCs w:val="24"/>
            </w:rPr>
          </w:rPrChange>
        </w:rPr>
        <w:t xml:space="preserve"> оползнев</w:t>
      </w:r>
      <w:r w:rsidR="00F66E78" w:rsidRPr="006D186D">
        <w:rPr>
          <w:rFonts w:ascii="Times New Roman" w:eastAsiaTheme="minorEastAsia" w:hAnsi="Times New Roman"/>
          <w:sz w:val="24"/>
          <w:szCs w:val="24"/>
          <w:highlight w:val="green"/>
          <w:rPrChange w:id="3576" w:author="Соколов Сергей Вадимович" w:date="2024-01-22T09:23:00Z">
            <w:rPr>
              <w:rFonts w:ascii="Times New Roman" w:eastAsiaTheme="minorEastAsia" w:hAnsi="Times New Roman"/>
              <w:sz w:val="24"/>
              <w:szCs w:val="24"/>
            </w:rPr>
          </w:rPrChange>
        </w:rPr>
        <w:t>ую</w:t>
      </w:r>
      <w:r w:rsidR="00910732" w:rsidRPr="006D186D">
        <w:rPr>
          <w:rFonts w:ascii="Times New Roman" w:eastAsiaTheme="minorEastAsia" w:hAnsi="Times New Roman"/>
          <w:sz w:val="24"/>
          <w:szCs w:val="24"/>
          <w:highlight w:val="green"/>
          <w:rPrChange w:id="3577" w:author="Соколов Сергей Вадимович" w:date="2024-01-22T09:23:00Z">
            <w:rPr>
              <w:rFonts w:ascii="Times New Roman" w:eastAsiaTheme="minorEastAsia" w:hAnsi="Times New Roman"/>
              <w:sz w:val="24"/>
              <w:szCs w:val="24"/>
            </w:rPr>
          </w:rPrChange>
        </w:rPr>
        <w:t xml:space="preserve"> </w:t>
      </w:r>
      <w:r w:rsidR="00F66E78" w:rsidRPr="006D186D">
        <w:rPr>
          <w:rFonts w:ascii="Times New Roman" w:eastAsiaTheme="minorEastAsia" w:hAnsi="Times New Roman"/>
          <w:sz w:val="24"/>
          <w:szCs w:val="24"/>
          <w:highlight w:val="green"/>
          <w:rPrChange w:id="3578" w:author="Соколов Сергей Вадимович" w:date="2024-01-22T09:23:00Z">
            <w:rPr>
              <w:rFonts w:ascii="Times New Roman" w:eastAsiaTheme="minorEastAsia" w:hAnsi="Times New Roman"/>
              <w:sz w:val="24"/>
              <w:szCs w:val="24"/>
            </w:rPr>
          </w:rPrChange>
        </w:rPr>
        <w:t>опасность</w:t>
      </w:r>
      <w:r w:rsidR="008153D6" w:rsidRPr="006D186D">
        <w:rPr>
          <w:rFonts w:ascii="Times New Roman" w:eastAsiaTheme="minorEastAsia" w:hAnsi="Times New Roman"/>
          <w:sz w:val="24"/>
          <w:szCs w:val="24"/>
          <w:highlight w:val="green"/>
          <w:rPrChange w:id="3579" w:author="Соколов Сергей Вадимович" w:date="2024-01-22T09:23:00Z">
            <w:rPr>
              <w:rFonts w:ascii="Times New Roman" w:eastAsiaTheme="minorEastAsia" w:hAnsi="Times New Roman"/>
              <w:sz w:val="24"/>
              <w:szCs w:val="24"/>
            </w:rPr>
          </w:rPrChange>
        </w:rPr>
        <w:t xml:space="preserve"> на участках размещения отдельных зданий и сооружений с </w:t>
      </w:r>
      <w:r w:rsidR="00DA194C" w:rsidRPr="006D186D">
        <w:rPr>
          <w:rFonts w:ascii="Times New Roman" w:eastAsiaTheme="minorEastAsia" w:hAnsi="Times New Roman"/>
          <w:sz w:val="24"/>
          <w:szCs w:val="24"/>
          <w:highlight w:val="green"/>
          <w:rPrChange w:id="3580" w:author="Соколов Сергей Вадимович" w:date="2024-01-22T09:23:00Z">
            <w:rPr>
              <w:rFonts w:ascii="Times New Roman" w:eastAsiaTheme="minorEastAsia" w:hAnsi="Times New Roman"/>
              <w:sz w:val="24"/>
              <w:szCs w:val="24"/>
            </w:rPr>
          </w:rPrChange>
        </w:rPr>
        <w:t>д</w:t>
      </w:r>
      <w:r w:rsidR="008153D6" w:rsidRPr="006D186D">
        <w:rPr>
          <w:rFonts w:ascii="Times New Roman" w:eastAsiaTheme="minorEastAsia" w:hAnsi="Times New Roman"/>
          <w:sz w:val="24"/>
          <w:szCs w:val="24"/>
          <w:highlight w:val="green"/>
          <w:rPrChange w:id="3581" w:author="Соколов Сергей Вадимович" w:date="2024-01-22T09:23:00Z">
            <w:rPr>
              <w:rFonts w:ascii="Times New Roman" w:eastAsiaTheme="minorEastAsia" w:hAnsi="Times New Roman"/>
              <w:sz w:val="24"/>
              <w:szCs w:val="24"/>
            </w:rPr>
          </w:rPrChange>
        </w:rPr>
        <w:t>етальностью, обеспечивающей оценку устойчивости склона (отдельных его частей или отдельных оползней);</w:t>
      </w:r>
    </w:p>
    <w:p w14:paraId="7D038F16" w14:textId="7C32682D" w:rsidR="00DA194C" w:rsidRPr="006D186D" w:rsidRDefault="00A265A6" w:rsidP="00A265A6">
      <w:pPr>
        <w:pStyle w:val="aff3"/>
        <w:spacing w:line="360" w:lineRule="auto"/>
        <w:ind w:firstLine="709"/>
        <w:jc w:val="both"/>
        <w:rPr>
          <w:rFonts w:ascii="Times New Roman" w:eastAsiaTheme="minorEastAsia" w:hAnsi="Times New Roman"/>
          <w:sz w:val="24"/>
          <w:szCs w:val="24"/>
          <w:highlight w:val="green"/>
          <w:rPrChange w:id="3582" w:author="Соколов Сергей Вадимович" w:date="2024-01-22T09:23:00Z">
            <w:rPr>
              <w:rFonts w:ascii="Times New Roman" w:eastAsiaTheme="minorEastAsia" w:hAnsi="Times New Roman"/>
              <w:sz w:val="24"/>
              <w:szCs w:val="24"/>
            </w:rPr>
          </w:rPrChange>
        </w:rPr>
      </w:pPr>
      <w:r w:rsidRPr="006D186D">
        <w:rPr>
          <w:rFonts w:ascii="Times New Roman" w:eastAsiaTheme="minorEastAsia" w:hAnsi="Times New Roman"/>
          <w:sz w:val="24"/>
          <w:szCs w:val="24"/>
          <w:highlight w:val="green"/>
          <w:rPrChange w:id="3583" w:author="Соколов Сергей Вадимович" w:date="2024-01-22T09:23:00Z">
            <w:rPr>
              <w:rFonts w:ascii="Times New Roman" w:eastAsiaTheme="minorEastAsia" w:hAnsi="Times New Roman"/>
              <w:sz w:val="24"/>
              <w:szCs w:val="24"/>
            </w:rPr>
          </w:rPrChange>
        </w:rPr>
        <w:t xml:space="preserve">- </w:t>
      </w:r>
      <w:r w:rsidR="008153D6" w:rsidRPr="006D186D">
        <w:rPr>
          <w:rFonts w:ascii="Times New Roman" w:eastAsiaTheme="minorEastAsia" w:hAnsi="Times New Roman"/>
          <w:sz w:val="24"/>
          <w:szCs w:val="24"/>
          <w:highlight w:val="green"/>
          <w:rPrChange w:id="3584" w:author="Соколов Сергей Вадимович" w:date="2024-01-22T09:23:00Z">
            <w:rPr>
              <w:rFonts w:ascii="Times New Roman" w:eastAsiaTheme="minorEastAsia" w:hAnsi="Times New Roman"/>
              <w:sz w:val="24"/>
              <w:szCs w:val="24"/>
            </w:rPr>
          </w:rPrChange>
        </w:rPr>
        <w:t>получ</w:t>
      </w:r>
      <w:r w:rsidR="00F66E78" w:rsidRPr="006D186D">
        <w:rPr>
          <w:rFonts w:ascii="Times New Roman" w:eastAsiaTheme="minorEastAsia" w:hAnsi="Times New Roman"/>
          <w:sz w:val="24"/>
          <w:szCs w:val="24"/>
          <w:highlight w:val="green"/>
          <w:rPrChange w:id="3585" w:author="Соколов Сергей Вадимович" w:date="2024-01-22T09:23:00Z">
            <w:rPr>
              <w:rFonts w:ascii="Times New Roman" w:eastAsiaTheme="minorEastAsia" w:hAnsi="Times New Roman"/>
              <w:sz w:val="24"/>
              <w:szCs w:val="24"/>
            </w:rPr>
          </w:rPrChange>
        </w:rPr>
        <w:t>ать</w:t>
      </w:r>
      <w:r w:rsidR="008153D6" w:rsidRPr="006D186D">
        <w:rPr>
          <w:rFonts w:ascii="Times New Roman" w:eastAsiaTheme="minorEastAsia" w:hAnsi="Times New Roman"/>
          <w:sz w:val="24"/>
          <w:szCs w:val="24"/>
          <w:highlight w:val="green"/>
          <w:rPrChange w:id="3586" w:author="Соколов Сергей Вадимович" w:date="2024-01-22T09:23:00Z">
            <w:rPr>
              <w:rFonts w:ascii="Times New Roman" w:eastAsiaTheme="minorEastAsia" w:hAnsi="Times New Roman"/>
              <w:sz w:val="24"/>
              <w:szCs w:val="24"/>
            </w:rPr>
          </w:rPrChange>
        </w:rPr>
        <w:t xml:space="preserve"> дополнительны</w:t>
      </w:r>
      <w:r w:rsidR="00F66E78" w:rsidRPr="006D186D">
        <w:rPr>
          <w:rFonts w:ascii="Times New Roman" w:eastAsiaTheme="minorEastAsia" w:hAnsi="Times New Roman"/>
          <w:sz w:val="24"/>
          <w:szCs w:val="24"/>
          <w:highlight w:val="green"/>
          <w:rPrChange w:id="3587" w:author="Соколов Сергей Вадимович" w:date="2024-01-22T09:23:00Z">
            <w:rPr>
              <w:rFonts w:ascii="Times New Roman" w:eastAsiaTheme="minorEastAsia" w:hAnsi="Times New Roman"/>
              <w:sz w:val="24"/>
              <w:szCs w:val="24"/>
            </w:rPr>
          </w:rPrChange>
        </w:rPr>
        <w:t>е</w:t>
      </w:r>
      <w:r w:rsidR="008153D6" w:rsidRPr="006D186D">
        <w:rPr>
          <w:rFonts w:ascii="Times New Roman" w:eastAsiaTheme="minorEastAsia" w:hAnsi="Times New Roman"/>
          <w:sz w:val="24"/>
          <w:szCs w:val="24"/>
          <w:highlight w:val="green"/>
          <w:rPrChange w:id="3588" w:author="Соколов Сергей Вадимович" w:date="2024-01-22T09:23:00Z">
            <w:rPr>
              <w:rFonts w:ascii="Times New Roman" w:eastAsiaTheme="minorEastAsia" w:hAnsi="Times New Roman"/>
              <w:sz w:val="24"/>
              <w:szCs w:val="24"/>
            </w:rPr>
          </w:rPrChange>
        </w:rPr>
        <w:t xml:space="preserve"> данны</w:t>
      </w:r>
      <w:r w:rsidR="00F66E78" w:rsidRPr="006D186D">
        <w:rPr>
          <w:rFonts w:ascii="Times New Roman" w:eastAsiaTheme="minorEastAsia" w:hAnsi="Times New Roman"/>
          <w:sz w:val="24"/>
          <w:szCs w:val="24"/>
          <w:highlight w:val="green"/>
          <w:rPrChange w:id="3589" w:author="Соколов Сергей Вадимович" w:date="2024-01-22T09:23:00Z">
            <w:rPr>
              <w:rFonts w:ascii="Times New Roman" w:eastAsiaTheme="minorEastAsia" w:hAnsi="Times New Roman"/>
              <w:sz w:val="24"/>
              <w:szCs w:val="24"/>
            </w:rPr>
          </w:rPrChange>
        </w:rPr>
        <w:t>е</w:t>
      </w:r>
      <w:r w:rsidR="008153D6" w:rsidRPr="006D186D">
        <w:rPr>
          <w:rFonts w:ascii="Times New Roman" w:eastAsiaTheme="minorEastAsia" w:hAnsi="Times New Roman"/>
          <w:sz w:val="24"/>
          <w:szCs w:val="24"/>
          <w:highlight w:val="green"/>
          <w:rPrChange w:id="3590" w:author="Соколов Сергей Вадимович" w:date="2024-01-22T09:23:00Z">
            <w:rPr>
              <w:rFonts w:ascii="Times New Roman" w:eastAsiaTheme="minorEastAsia" w:hAnsi="Times New Roman"/>
              <w:sz w:val="24"/>
              <w:szCs w:val="24"/>
            </w:rPr>
          </w:rPrChange>
        </w:rPr>
        <w:t>, необходимы</w:t>
      </w:r>
      <w:r w:rsidR="00F66E78" w:rsidRPr="006D186D">
        <w:rPr>
          <w:rFonts w:ascii="Times New Roman" w:eastAsiaTheme="minorEastAsia" w:hAnsi="Times New Roman"/>
          <w:sz w:val="24"/>
          <w:szCs w:val="24"/>
          <w:highlight w:val="green"/>
          <w:rPrChange w:id="3591" w:author="Соколов Сергей Вадимович" w:date="2024-01-22T09:23:00Z">
            <w:rPr>
              <w:rFonts w:ascii="Times New Roman" w:eastAsiaTheme="minorEastAsia" w:hAnsi="Times New Roman"/>
              <w:sz w:val="24"/>
              <w:szCs w:val="24"/>
            </w:rPr>
          </w:rPrChange>
        </w:rPr>
        <w:t>е</w:t>
      </w:r>
      <w:r w:rsidR="008153D6" w:rsidRPr="006D186D">
        <w:rPr>
          <w:rFonts w:ascii="Times New Roman" w:eastAsiaTheme="minorEastAsia" w:hAnsi="Times New Roman"/>
          <w:sz w:val="24"/>
          <w:szCs w:val="24"/>
          <w:highlight w:val="green"/>
          <w:rPrChange w:id="3592" w:author="Соколов Сергей Вадимович" w:date="2024-01-22T09:23:00Z">
            <w:rPr>
              <w:rFonts w:ascii="Times New Roman" w:eastAsiaTheme="minorEastAsia" w:hAnsi="Times New Roman"/>
              <w:sz w:val="24"/>
              <w:szCs w:val="24"/>
            </w:rPr>
          </w:rPrChange>
        </w:rPr>
        <w:t xml:space="preserve"> для разработки </w:t>
      </w:r>
      <w:r w:rsidR="00DA194C" w:rsidRPr="006D186D">
        <w:rPr>
          <w:rFonts w:ascii="Times New Roman" w:eastAsiaTheme="minorEastAsia" w:hAnsi="Times New Roman"/>
          <w:sz w:val="24"/>
          <w:szCs w:val="24"/>
          <w:highlight w:val="green"/>
          <w:rPrChange w:id="3593" w:author="Соколов Сергей Вадимович" w:date="2024-01-22T09:23:00Z">
            <w:rPr>
              <w:rFonts w:ascii="Times New Roman" w:eastAsiaTheme="minorEastAsia" w:hAnsi="Times New Roman"/>
              <w:sz w:val="24"/>
              <w:szCs w:val="24"/>
            </w:rPr>
          </w:rPrChange>
        </w:rPr>
        <w:t xml:space="preserve">проектной </w:t>
      </w:r>
      <w:r w:rsidR="008153D6" w:rsidRPr="006D186D">
        <w:rPr>
          <w:rFonts w:ascii="Times New Roman" w:eastAsiaTheme="minorEastAsia" w:hAnsi="Times New Roman"/>
          <w:sz w:val="24"/>
          <w:szCs w:val="24"/>
          <w:highlight w:val="green"/>
          <w:rPrChange w:id="3594" w:author="Соколов Сергей Вадимович" w:date="2024-01-22T09:23:00Z">
            <w:rPr>
              <w:rFonts w:ascii="Times New Roman" w:eastAsiaTheme="minorEastAsia" w:hAnsi="Times New Roman"/>
              <w:sz w:val="24"/>
              <w:szCs w:val="24"/>
            </w:rPr>
          </w:rPrChange>
        </w:rPr>
        <w:t>документации противооползневых сооружений;</w:t>
      </w:r>
    </w:p>
    <w:p w14:paraId="0C95281F" w14:textId="7DA28F45" w:rsidR="008153D6" w:rsidRPr="00A265A6" w:rsidRDefault="00A265A6" w:rsidP="00A265A6">
      <w:pPr>
        <w:pStyle w:val="aff3"/>
        <w:spacing w:line="360" w:lineRule="auto"/>
        <w:ind w:firstLine="709"/>
        <w:jc w:val="both"/>
        <w:rPr>
          <w:rFonts w:ascii="Times New Roman" w:eastAsiaTheme="minorEastAsia" w:hAnsi="Times New Roman"/>
          <w:sz w:val="24"/>
          <w:szCs w:val="24"/>
        </w:rPr>
      </w:pPr>
      <w:r w:rsidRPr="006D186D">
        <w:rPr>
          <w:rFonts w:ascii="Times New Roman" w:eastAsiaTheme="minorEastAsia" w:hAnsi="Times New Roman"/>
          <w:sz w:val="24"/>
          <w:szCs w:val="24"/>
          <w:highlight w:val="green"/>
          <w:rPrChange w:id="3595" w:author="Соколов Сергей Вадимович" w:date="2024-01-22T09:23:00Z">
            <w:rPr>
              <w:rFonts w:ascii="Times New Roman" w:eastAsiaTheme="minorEastAsia" w:hAnsi="Times New Roman"/>
              <w:sz w:val="24"/>
              <w:szCs w:val="24"/>
            </w:rPr>
          </w:rPrChange>
        </w:rPr>
        <w:t xml:space="preserve">- </w:t>
      </w:r>
      <w:r w:rsidR="00F66E78" w:rsidRPr="006D186D">
        <w:rPr>
          <w:rFonts w:ascii="Times New Roman" w:eastAsiaTheme="minorEastAsia" w:hAnsi="Times New Roman"/>
          <w:sz w:val="24"/>
          <w:szCs w:val="24"/>
          <w:highlight w:val="green"/>
          <w:rPrChange w:id="3596" w:author="Соколов Сергей Вадимович" w:date="2024-01-22T09:23:00Z">
            <w:rPr>
              <w:rFonts w:ascii="Times New Roman" w:eastAsiaTheme="minorEastAsia" w:hAnsi="Times New Roman"/>
              <w:sz w:val="24"/>
              <w:szCs w:val="24"/>
            </w:rPr>
          </w:rPrChange>
        </w:rPr>
        <w:t>продолжать</w:t>
      </w:r>
      <w:r w:rsidR="00910732" w:rsidRPr="006D186D">
        <w:rPr>
          <w:rFonts w:ascii="Times New Roman" w:eastAsiaTheme="minorEastAsia" w:hAnsi="Times New Roman"/>
          <w:sz w:val="24"/>
          <w:szCs w:val="24"/>
          <w:highlight w:val="green"/>
          <w:rPrChange w:id="3597" w:author="Соколов Сергей Вадимович" w:date="2024-01-22T09:23:00Z">
            <w:rPr>
              <w:rFonts w:ascii="Times New Roman" w:eastAsiaTheme="minorEastAsia" w:hAnsi="Times New Roman"/>
              <w:sz w:val="24"/>
              <w:szCs w:val="24"/>
            </w:rPr>
          </w:rPrChange>
        </w:rPr>
        <w:t xml:space="preserve"> </w:t>
      </w:r>
      <w:r w:rsidR="000308FF" w:rsidRPr="006D186D">
        <w:rPr>
          <w:rFonts w:ascii="Times New Roman" w:eastAsia="Calibri" w:hAnsi="Times New Roman"/>
          <w:sz w:val="24"/>
          <w:szCs w:val="24"/>
          <w:highlight w:val="green"/>
          <w:rPrChange w:id="3598" w:author="Соколов Сергей Вадимович" w:date="2024-01-22T09:23:00Z">
            <w:rPr>
              <w:rFonts w:ascii="Times New Roman" w:eastAsia="Calibri" w:hAnsi="Times New Roman"/>
              <w:sz w:val="24"/>
              <w:szCs w:val="24"/>
            </w:rPr>
          </w:rPrChange>
        </w:rPr>
        <w:t xml:space="preserve">локальный мониторинг </w:t>
      </w:r>
      <w:r w:rsidR="008153D6" w:rsidRPr="006D186D">
        <w:rPr>
          <w:rFonts w:ascii="Times New Roman" w:eastAsiaTheme="minorEastAsia" w:hAnsi="Times New Roman"/>
          <w:sz w:val="24"/>
          <w:szCs w:val="24"/>
          <w:highlight w:val="green"/>
          <w:rPrChange w:id="3599" w:author="Соколов Сергей Вадимович" w:date="2024-01-22T09:23:00Z">
            <w:rPr>
              <w:rFonts w:ascii="Times New Roman" w:eastAsiaTheme="minorEastAsia" w:hAnsi="Times New Roman"/>
              <w:sz w:val="24"/>
              <w:szCs w:val="24"/>
            </w:rPr>
          </w:rPrChange>
        </w:rPr>
        <w:t>за оползневыми процессами и оползнеобразующими факторами</w:t>
      </w:r>
      <w:r w:rsidR="00F32FC2" w:rsidRPr="006D186D">
        <w:rPr>
          <w:rFonts w:ascii="Times New Roman" w:eastAsiaTheme="minorEastAsia" w:hAnsi="Times New Roman"/>
          <w:sz w:val="24"/>
          <w:szCs w:val="24"/>
          <w:highlight w:val="green"/>
          <w:rPrChange w:id="3600" w:author="Соколов Сергей Вадимович" w:date="2024-01-22T09:23:00Z">
            <w:rPr>
              <w:rFonts w:ascii="Times New Roman" w:eastAsiaTheme="minorEastAsia" w:hAnsi="Times New Roman"/>
              <w:sz w:val="24"/>
              <w:szCs w:val="24"/>
            </w:rPr>
          </w:rPrChange>
        </w:rPr>
        <w:t>,</w:t>
      </w:r>
      <w:r w:rsidR="008153D6" w:rsidRPr="006D186D">
        <w:rPr>
          <w:rFonts w:ascii="Times New Roman" w:eastAsiaTheme="minorEastAsia" w:hAnsi="Times New Roman"/>
          <w:sz w:val="24"/>
          <w:szCs w:val="24"/>
          <w:highlight w:val="green"/>
          <w:rPrChange w:id="3601" w:author="Соколов Сергей Вадимович" w:date="2024-01-22T09:23:00Z">
            <w:rPr>
              <w:rFonts w:ascii="Times New Roman" w:eastAsiaTheme="minorEastAsia" w:hAnsi="Times New Roman"/>
              <w:sz w:val="24"/>
              <w:szCs w:val="24"/>
            </w:rPr>
          </w:rPrChange>
        </w:rPr>
        <w:t xml:space="preserve"> созда</w:t>
      </w:r>
      <w:r w:rsidR="00CE1F34" w:rsidRPr="006D186D">
        <w:rPr>
          <w:rFonts w:ascii="Times New Roman" w:eastAsiaTheme="minorEastAsia" w:hAnsi="Times New Roman"/>
          <w:sz w:val="24"/>
          <w:szCs w:val="24"/>
          <w:highlight w:val="green"/>
          <w:rPrChange w:id="3602" w:author="Соколов Сергей Вадимович" w:date="2024-01-22T09:23:00Z">
            <w:rPr>
              <w:rFonts w:ascii="Times New Roman" w:eastAsiaTheme="minorEastAsia" w:hAnsi="Times New Roman"/>
              <w:sz w:val="24"/>
              <w:szCs w:val="24"/>
            </w:rPr>
          </w:rPrChange>
        </w:rPr>
        <w:t>вать</w:t>
      </w:r>
      <w:r w:rsidR="007704C5" w:rsidRPr="006D186D">
        <w:rPr>
          <w:rFonts w:ascii="Times New Roman" w:eastAsiaTheme="minorEastAsia" w:hAnsi="Times New Roman"/>
          <w:sz w:val="24"/>
          <w:szCs w:val="24"/>
          <w:highlight w:val="green"/>
          <w:rPrChange w:id="3603" w:author="Соколов Сергей Вадимович" w:date="2024-01-22T09:23:00Z">
            <w:rPr>
              <w:rFonts w:ascii="Times New Roman" w:eastAsiaTheme="minorEastAsia" w:hAnsi="Times New Roman"/>
              <w:sz w:val="24"/>
              <w:szCs w:val="24"/>
            </w:rPr>
          </w:rPrChange>
        </w:rPr>
        <w:t>,</w:t>
      </w:r>
      <w:r w:rsidR="008153D6" w:rsidRPr="006D186D">
        <w:rPr>
          <w:rFonts w:ascii="Times New Roman" w:eastAsiaTheme="minorEastAsia" w:hAnsi="Times New Roman"/>
          <w:sz w:val="24"/>
          <w:szCs w:val="24"/>
          <w:highlight w:val="green"/>
          <w:rPrChange w:id="3604" w:author="Соколов Сергей Вадимович" w:date="2024-01-22T09:23:00Z">
            <w:rPr>
              <w:rFonts w:ascii="Times New Roman" w:eastAsiaTheme="minorEastAsia" w:hAnsi="Times New Roman"/>
              <w:sz w:val="24"/>
              <w:szCs w:val="24"/>
            </w:rPr>
          </w:rPrChange>
        </w:rPr>
        <w:t xml:space="preserve"> при необходимости</w:t>
      </w:r>
      <w:r w:rsidR="007704C5" w:rsidRPr="006D186D">
        <w:rPr>
          <w:rFonts w:ascii="Times New Roman" w:eastAsiaTheme="minorEastAsia" w:hAnsi="Times New Roman"/>
          <w:sz w:val="24"/>
          <w:szCs w:val="24"/>
          <w:highlight w:val="green"/>
          <w:rPrChange w:id="3605" w:author="Соколов Сергей Вадимович" w:date="2024-01-22T09:23:00Z">
            <w:rPr>
              <w:rFonts w:ascii="Times New Roman" w:eastAsiaTheme="minorEastAsia" w:hAnsi="Times New Roman"/>
              <w:sz w:val="24"/>
              <w:szCs w:val="24"/>
            </w:rPr>
          </w:rPrChange>
        </w:rPr>
        <w:t xml:space="preserve">, </w:t>
      </w:r>
      <w:r w:rsidR="008153D6" w:rsidRPr="006D186D">
        <w:rPr>
          <w:rFonts w:ascii="Times New Roman" w:eastAsiaTheme="minorEastAsia" w:hAnsi="Times New Roman"/>
          <w:sz w:val="24"/>
          <w:szCs w:val="24"/>
          <w:highlight w:val="green"/>
          <w:rPrChange w:id="3606" w:author="Соколов Сергей Вадимович" w:date="2024-01-22T09:23:00Z">
            <w:rPr>
              <w:rFonts w:ascii="Times New Roman" w:eastAsiaTheme="minorEastAsia" w:hAnsi="Times New Roman"/>
              <w:sz w:val="24"/>
              <w:szCs w:val="24"/>
            </w:rPr>
          </w:rPrChange>
        </w:rPr>
        <w:t>дополнительны</w:t>
      </w:r>
      <w:r w:rsidR="00CE1F34" w:rsidRPr="006D186D">
        <w:rPr>
          <w:rFonts w:ascii="Times New Roman" w:eastAsiaTheme="minorEastAsia" w:hAnsi="Times New Roman"/>
          <w:sz w:val="24"/>
          <w:szCs w:val="24"/>
          <w:highlight w:val="green"/>
          <w:rPrChange w:id="3607" w:author="Соколов Сергей Вадимович" w:date="2024-01-22T09:23:00Z">
            <w:rPr>
              <w:rFonts w:ascii="Times New Roman" w:eastAsiaTheme="minorEastAsia" w:hAnsi="Times New Roman"/>
              <w:sz w:val="24"/>
              <w:szCs w:val="24"/>
            </w:rPr>
          </w:rPrChange>
        </w:rPr>
        <w:t>е</w:t>
      </w:r>
      <w:r w:rsidR="008153D6" w:rsidRPr="006D186D">
        <w:rPr>
          <w:rFonts w:ascii="Times New Roman" w:eastAsiaTheme="minorEastAsia" w:hAnsi="Times New Roman"/>
          <w:sz w:val="24"/>
          <w:szCs w:val="24"/>
          <w:highlight w:val="green"/>
          <w:rPrChange w:id="3608" w:author="Соколов Сергей Вадимович" w:date="2024-01-22T09:23:00Z">
            <w:rPr>
              <w:rFonts w:ascii="Times New Roman" w:eastAsiaTheme="minorEastAsia" w:hAnsi="Times New Roman"/>
              <w:sz w:val="24"/>
              <w:szCs w:val="24"/>
            </w:rPr>
          </w:rPrChange>
        </w:rPr>
        <w:t xml:space="preserve"> наблюдательны</w:t>
      </w:r>
      <w:r w:rsidR="00CE1F34" w:rsidRPr="006D186D">
        <w:rPr>
          <w:rFonts w:ascii="Times New Roman" w:eastAsiaTheme="minorEastAsia" w:hAnsi="Times New Roman"/>
          <w:sz w:val="24"/>
          <w:szCs w:val="24"/>
          <w:highlight w:val="green"/>
          <w:rPrChange w:id="3609" w:author="Соколов Сергей Вадимович" w:date="2024-01-22T09:23:00Z">
            <w:rPr>
              <w:rFonts w:ascii="Times New Roman" w:eastAsiaTheme="minorEastAsia" w:hAnsi="Times New Roman"/>
              <w:sz w:val="24"/>
              <w:szCs w:val="24"/>
            </w:rPr>
          </w:rPrChange>
        </w:rPr>
        <w:t>е</w:t>
      </w:r>
      <w:r w:rsidR="008153D6" w:rsidRPr="006D186D">
        <w:rPr>
          <w:rFonts w:ascii="Times New Roman" w:eastAsiaTheme="minorEastAsia" w:hAnsi="Times New Roman"/>
          <w:sz w:val="24"/>
          <w:szCs w:val="24"/>
          <w:highlight w:val="green"/>
          <w:rPrChange w:id="3610" w:author="Соколов Сергей Вадимович" w:date="2024-01-22T09:23:00Z">
            <w:rPr>
              <w:rFonts w:ascii="Times New Roman" w:eastAsiaTheme="minorEastAsia" w:hAnsi="Times New Roman"/>
              <w:sz w:val="24"/>
              <w:szCs w:val="24"/>
            </w:rPr>
          </w:rPrChange>
        </w:rPr>
        <w:t xml:space="preserve"> пункт</w:t>
      </w:r>
      <w:r w:rsidR="00CE1F34" w:rsidRPr="006D186D">
        <w:rPr>
          <w:rFonts w:ascii="Times New Roman" w:eastAsiaTheme="minorEastAsia" w:hAnsi="Times New Roman"/>
          <w:sz w:val="24"/>
          <w:szCs w:val="24"/>
          <w:highlight w:val="green"/>
          <w:rPrChange w:id="3611" w:author="Соколов Сергей Вадимович" w:date="2024-01-22T09:23:00Z">
            <w:rPr>
              <w:rFonts w:ascii="Times New Roman" w:eastAsiaTheme="minorEastAsia" w:hAnsi="Times New Roman"/>
              <w:sz w:val="24"/>
              <w:szCs w:val="24"/>
            </w:rPr>
          </w:rPrChange>
        </w:rPr>
        <w:t>ы</w:t>
      </w:r>
      <w:r w:rsidR="008153D6" w:rsidRPr="006D186D">
        <w:rPr>
          <w:rFonts w:ascii="Times New Roman" w:eastAsiaTheme="minorEastAsia" w:hAnsi="Times New Roman"/>
          <w:sz w:val="24"/>
          <w:szCs w:val="24"/>
          <w:highlight w:val="green"/>
          <w:rPrChange w:id="3612" w:author="Соколов Сергей Вадимович" w:date="2024-01-22T09:23:00Z">
            <w:rPr>
              <w:rFonts w:ascii="Times New Roman" w:eastAsiaTheme="minorEastAsia" w:hAnsi="Times New Roman"/>
              <w:sz w:val="24"/>
              <w:szCs w:val="24"/>
            </w:rPr>
          </w:rPrChange>
        </w:rPr>
        <w:t xml:space="preserve"> </w:t>
      </w:r>
      <w:r w:rsidR="00126B68" w:rsidRPr="006D186D">
        <w:rPr>
          <w:rFonts w:ascii="Times New Roman" w:eastAsiaTheme="minorEastAsia" w:hAnsi="Times New Roman"/>
          <w:sz w:val="24"/>
          <w:szCs w:val="24"/>
          <w:highlight w:val="green"/>
          <w:rPrChange w:id="3613" w:author="Соколов Сергей Вадимович" w:date="2024-01-22T09:23:00Z">
            <w:rPr>
              <w:rFonts w:ascii="Times New Roman" w:eastAsiaTheme="minorEastAsia" w:hAnsi="Times New Roman"/>
              <w:sz w:val="24"/>
              <w:szCs w:val="24"/>
            </w:rPr>
          </w:rPrChange>
        </w:rPr>
        <w:t>и</w:t>
      </w:r>
      <w:r w:rsidR="008153D6" w:rsidRPr="006D186D">
        <w:rPr>
          <w:rFonts w:ascii="Times New Roman" w:eastAsiaTheme="minorEastAsia" w:hAnsi="Times New Roman"/>
          <w:sz w:val="24"/>
          <w:szCs w:val="24"/>
          <w:highlight w:val="green"/>
          <w:rPrChange w:id="3614" w:author="Соколов Сергей Вадимович" w:date="2024-01-22T09:23:00Z">
            <w:rPr>
              <w:rFonts w:ascii="Times New Roman" w:eastAsiaTheme="minorEastAsia" w:hAnsi="Times New Roman"/>
              <w:sz w:val="24"/>
              <w:szCs w:val="24"/>
            </w:rPr>
          </w:rPrChange>
        </w:rPr>
        <w:t xml:space="preserve"> размещ</w:t>
      </w:r>
      <w:r w:rsidR="00126B68" w:rsidRPr="006D186D">
        <w:rPr>
          <w:rFonts w:ascii="Times New Roman" w:eastAsiaTheme="minorEastAsia" w:hAnsi="Times New Roman"/>
          <w:sz w:val="24"/>
          <w:szCs w:val="24"/>
          <w:highlight w:val="green"/>
          <w:rPrChange w:id="3615" w:author="Соколов Сергей Вадимович" w:date="2024-01-22T09:23:00Z">
            <w:rPr>
              <w:rFonts w:ascii="Times New Roman" w:eastAsiaTheme="minorEastAsia" w:hAnsi="Times New Roman"/>
              <w:sz w:val="24"/>
              <w:szCs w:val="24"/>
            </w:rPr>
          </w:rPrChange>
        </w:rPr>
        <w:t>ать их</w:t>
      </w:r>
      <w:r w:rsidR="008153D6" w:rsidRPr="006D186D">
        <w:rPr>
          <w:rFonts w:ascii="Times New Roman" w:eastAsiaTheme="minorEastAsia" w:hAnsi="Times New Roman"/>
          <w:sz w:val="24"/>
          <w:szCs w:val="24"/>
          <w:highlight w:val="green"/>
          <w:rPrChange w:id="3616" w:author="Соколов Сергей Вадимович" w:date="2024-01-22T09:23:00Z">
            <w:rPr>
              <w:rFonts w:ascii="Times New Roman" w:eastAsiaTheme="minorEastAsia" w:hAnsi="Times New Roman"/>
              <w:sz w:val="24"/>
              <w:szCs w:val="24"/>
            </w:rPr>
          </w:rPrChange>
        </w:rPr>
        <w:t xml:space="preserve"> на исследуемой площадке конкретных зданий и сооружений.</w:t>
      </w:r>
    </w:p>
    <w:p w14:paraId="5130DABE" w14:textId="52A4F235" w:rsidR="00EE0287" w:rsidRPr="006D186D" w:rsidRDefault="00CE1F34" w:rsidP="00AA3FB8">
      <w:pPr>
        <w:pStyle w:val="aff1"/>
        <w:numPr>
          <w:ilvl w:val="2"/>
          <w:numId w:val="15"/>
        </w:numPr>
        <w:tabs>
          <w:tab w:val="left" w:pos="1560"/>
        </w:tabs>
        <w:spacing w:line="360" w:lineRule="auto"/>
        <w:ind w:left="0" w:firstLine="709"/>
        <w:jc w:val="both"/>
        <w:rPr>
          <w:rFonts w:ascii="Times New Roman" w:eastAsia="Calibri" w:hAnsi="Times New Roman" w:cs="Times New Roman"/>
          <w:sz w:val="24"/>
          <w:szCs w:val="24"/>
          <w:highlight w:val="green"/>
          <w:rPrChange w:id="3617" w:author="Соколов Сергей Вадимович" w:date="2024-01-22T09:23:00Z">
            <w:rPr>
              <w:rFonts w:ascii="Times New Roman" w:eastAsia="Calibri" w:hAnsi="Times New Roman" w:cs="Times New Roman"/>
              <w:sz w:val="24"/>
              <w:szCs w:val="24"/>
            </w:rPr>
          </w:rPrChange>
        </w:rPr>
      </w:pPr>
      <w:r w:rsidRPr="006D186D">
        <w:rPr>
          <w:rFonts w:ascii="Times New Roman" w:eastAsia="Calibri" w:hAnsi="Times New Roman" w:cs="Times New Roman"/>
          <w:sz w:val="24"/>
          <w:szCs w:val="24"/>
          <w:highlight w:val="green"/>
          <w:rPrChange w:id="3618" w:author="Соколов Сергей Вадимович" w:date="2024-01-22T09:23:00Z">
            <w:rPr>
              <w:rFonts w:ascii="Times New Roman" w:eastAsia="Calibri" w:hAnsi="Times New Roman" w:cs="Times New Roman"/>
              <w:sz w:val="24"/>
              <w:szCs w:val="24"/>
            </w:rPr>
          </w:rPrChange>
        </w:rPr>
        <w:t>С</w:t>
      </w:r>
      <w:r w:rsidR="008153D6" w:rsidRPr="006D186D">
        <w:rPr>
          <w:rFonts w:ascii="Times New Roman" w:eastAsia="Calibri" w:hAnsi="Times New Roman" w:cs="Times New Roman"/>
          <w:sz w:val="24"/>
          <w:szCs w:val="24"/>
          <w:highlight w:val="green"/>
          <w:rPrChange w:id="3619" w:author="Соколов Сергей Вадимович" w:date="2024-01-22T09:23:00Z">
            <w:rPr>
              <w:rFonts w:ascii="Times New Roman" w:eastAsia="Calibri" w:hAnsi="Times New Roman" w:cs="Times New Roman"/>
              <w:sz w:val="24"/>
              <w:szCs w:val="24"/>
            </w:rPr>
          </w:rPrChange>
        </w:rPr>
        <w:t xml:space="preserve">остав и объемы работ </w:t>
      </w:r>
      <w:r w:rsidRPr="006D186D">
        <w:rPr>
          <w:rFonts w:ascii="Times New Roman" w:eastAsia="Calibri" w:hAnsi="Times New Roman" w:cs="Times New Roman"/>
          <w:sz w:val="24"/>
          <w:szCs w:val="24"/>
          <w:highlight w:val="green"/>
          <w:rPrChange w:id="3620" w:author="Соколов Сергей Вадимович" w:date="2024-01-22T09:23:00Z">
            <w:rPr>
              <w:rFonts w:ascii="Times New Roman" w:eastAsia="Calibri" w:hAnsi="Times New Roman" w:cs="Times New Roman"/>
              <w:sz w:val="24"/>
              <w:szCs w:val="24"/>
            </w:rPr>
          </w:rPrChange>
        </w:rPr>
        <w:t xml:space="preserve">при выполнении инженерных изысканий в районах развития оползневых процессов на втором этапе </w:t>
      </w:r>
      <w:r w:rsidR="008153D6" w:rsidRPr="006D186D">
        <w:rPr>
          <w:rFonts w:ascii="Times New Roman" w:eastAsia="Calibri" w:hAnsi="Times New Roman" w:cs="Times New Roman"/>
          <w:sz w:val="24"/>
          <w:szCs w:val="24"/>
          <w:highlight w:val="green"/>
          <w:rPrChange w:id="3621" w:author="Соколов Сергей Вадимович" w:date="2024-01-22T09:23:00Z">
            <w:rPr>
              <w:rFonts w:ascii="Times New Roman" w:eastAsia="Calibri" w:hAnsi="Times New Roman" w:cs="Times New Roman"/>
              <w:sz w:val="24"/>
              <w:szCs w:val="24"/>
            </w:rPr>
          </w:rPrChange>
        </w:rPr>
        <w:t xml:space="preserve">следует </w:t>
      </w:r>
      <w:r w:rsidRPr="006D186D">
        <w:rPr>
          <w:rFonts w:ascii="Times New Roman" w:eastAsia="Calibri" w:hAnsi="Times New Roman" w:cs="Times New Roman"/>
          <w:sz w:val="24"/>
          <w:szCs w:val="24"/>
          <w:highlight w:val="green"/>
          <w:rPrChange w:id="3622" w:author="Соколов Сергей Вадимович" w:date="2024-01-22T09:23:00Z">
            <w:rPr>
              <w:rFonts w:ascii="Times New Roman" w:eastAsia="Calibri" w:hAnsi="Times New Roman" w:cs="Times New Roman"/>
              <w:sz w:val="24"/>
              <w:szCs w:val="24"/>
            </w:rPr>
          </w:rPrChange>
        </w:rPr>
        <w:t>устанавливать</w:t>
      </w:r>
      <w:r w:rsidR="00910732" w:rsidRPr="006D186D">
        <w:rPr>
          <w:rFonts w:ascii="Times New Roman" w:eastAsia="Calibri" w:hAnsi="Times New Roman" w:cs="Times New Roman"/>
          <w:sz w:val="24"/>
          <w:szCs w:val="24"/>
          <w:highlight w:val="green"/>
          <w:rPrChange w:id="3623" w:author="Соколов Сергей Вадимович" w:date="2024-01-22T09:23:00Z">
            <w:rPr>
              <w:rFonts w:ascii="Times New Roman" w:eastAsia="Calibri" w:hAnsi="Times New Roman" w:cs="Times New Roman"/>
              <w:sz w:val="24"/>
              <w:szCs w:val="24"/>
            </w:rPr>
          </w:rPrChange>
        </w:rPr>
        <w:t xml:space="preserve"> </w:t>
      </w:r>
      <w:r w:rsidR="00507FC2" w:rsidRPr="006D186D">
        <w:rPr>
          <w:rFonts w:ascii="Times New Roman" w:eastAsia="Calibri" w:hAnsi="Times New Roman" w:cs="Times New Roman"/>
          <w:sz w:val="24"/>
          <w:szCs w:val="24"/>
          <w:highlight w:val="green"/>
          <w:rPrChange w:id="3624" w:author="Соколов Сергей Вадимович" w:date="2024-01-22T09:23:00Z">
            <w:rPr>
              <w:rFonts w:ascii="Times New Roman" w:eastAsia="Calibri" w:hAnsi="Times New Roman" w:cs="Times New Roman"/>
              <w:sz w:val="24"/>
              <w:szCs w:val="24"/>
            </w:rPr>
          </w:rPrChange>
        </w:rPr>
        <w:t xml:space="preserve">с учетом </w:t>
      </w:r>
      <w:r w:rsidRPr="006D186D">
        <w:rPr>
          <w:rFonts w:ascii="Times New Roman" w:eastAsia="Calibri" w:hAnsi="Times New Roman" w:cs="Times New Roman"/>
          <w:sz w:val="24"/>
          <w:szCs w:val="24"/>
          <w:highlight w:val="green"/>
          <w:rPrChange w:id="3625" w:author="Соколов Сергей Вадимович" w:date="2024-01-22T09:23:00Z">
            <w:rPr>
              <w:rFonts w:ascii="Times New Roman" w:eastAsia="Calibri" w:hAnsi="Times New Roman" w:cs="Times New Roman"/>
              <w:sz w:val="24"/>
              <w:szCs w:val="24"/>
            </w:rPr>
          </w:rPrChange>
        </w:rPr>
        <w:t>4.9.3.</w:t>
      </w:r>
    </w:p>
    <w:p w14:paraId="5A448EAD" w14:textId="77777777" w:rsidR="00EE0287" w:rsidRPr="002150CE" w:rsidRDefault="00E337C7" w:rsidP="00AA3FB8">
      <w:pPr>
        <w:pStyle w:val="aff1"/>
        <w:numPr>
          <w:ilvl w:val="2"/>
          <w:numId w:val="15"/>
        </w:numPr>
        <w:tabs>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Инженерно-геологическую (оползневую) съемку </w:t>
      </w:r>
      <w:r w:rsidR="00AD6E81" w:rsidRPr="002150CE">
        <w:rPr>
          <w:rFonts w:ascii="Times New Roman" w:eastAsia="Calibri" w:hAnsi="Times New Roman" w:cs="Times New Roman"/>
          <w:sz w:val="24"/>
          <w:szCs w:val="24"/>
        </w:rPr>
        <w:t xml:space="preserve">на участках размещения отдельных зданий и сооружений </w:t>
      </w:r>
      <w:r w:rsidRPr="002150CE">
        <w:rPr>
          <w:rFonts w:ascii="Times New Roman" w:eastAsia="Calibri" w:hAnsi="Times New Roman" w:cs="Times New Roman"/>
          <w:sz w:val="24"/>
          <w:szCs w:val="24"/>
        </w:rPr>
        <w:t>рекомендуется вы</w:t>
      </w:r>
      <w:r w:rsidR="00CE1F34" w:rsidRPr="002150CE">
        <w:rPr>
          <w:rFonts w:ascii="Times New Roman" w:eastAsia="Calibri" w:hAnsi="Times New Roman" w:cs="Times New Roman"/>
          <w:sz w:val="24"/>
          <w:szCs w:val="24"/>
        </w:rPr>
        <w:t>полнять в масштабах 1:500</w:t>
      </w:r>
      <w:r w:rsidR="00F95D61" w:rsidRPr="002150CE">
        <w:rPr>
          <w:rFonts w:ascii="Times New Roman" w:hAnsi="Times New Roman" w:cs="Times New Roman"/>
          <w:sz w:val="24"/>
          <w:szCs w:val="24"/>
        </w:rPr>
        <w:t>–</w:t>
      </w:r>
      <w:r w:rsidR="00CE1F34" w:rsidRPr="002150CE">
        <w:rPr>
          <w:rFonts w:ascii="Times New Roman" w:eastAsia="Calibri" w:hAnsi="Times New Roman" w:cs="Times New Roman"/>
          <w:sz w:val="24"/>
          <w:szCs w:val="24"/>
        </w:rPr>
        <w:t>1:200</w:t>
      </w:r>
      <w:r w:rsidRPr="002150CE">
        <w:rPr>
          <w:rFonts w:ascii="Times New Roman" w:eastAsia="Calibri" w:hAnsi="Times New Roman" w:cs="Times New Roman"/>
          <w:sz w:val="24"/>
          <w:szCs w:val="24"/>
        </w:rPr>
        <w:t>.</w:t>
      </w:r>
    </w:p>
    <w:p w14:paraId="13227305" w14:textId="1CECACA1" w:rsidR="00E958A9" w:rsidRPr="002150CE" w:rsidRDefault="00DF4C59" w:rsidP="00AA3FB8">
      <w:pPr>
        <w:pStyle w:val="aff1"/>
        <w:numPr>
          <w:ilvl w:val="2"/>
          <w:numId w:val="15"/>
        </w:numPr>
        <w:tabs>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Для уточнения прочностных, деформационных и фильтрационных свойств грунтов, и</w:t>
      </w:r>
      <w:r w:rsidR="00076462" w:rsidRPr="002150CE">
        <w:rPr>
          <w:rFonts w:ascii="Times New Roman" w:eastAsia="Calibri" w:hAnsi="Times New Roman" w:cs="Times New Roman"/>
          <w:sz w:val="24"/>
          <w:szCs w:val="24"/>
        </w:rPr>
        <w:t xml:space="preserve">нженерно-геологические </w:t>
      </w:r>
      <w:r w:rsidR="00E337C7" w:rsidRPr="002150CE">
        <w:rPr>
          <w:rFonts w:ascii="Times New Roman" w:eastAsia="Calibri" w:hAnsi="Times New Roman" w:cs="Times New Roman"/>
          <w:sz w:val="24"/>
          <w:szCs w:val="24"/>
        </w:rPr>
        <w:t xml:space="preserve">выработки размещают вблизи контуров </w:t>
      </w:r>
      <w:r w:rsidR="00076462" w:rsidRPr="002150CE">
        <w:rPr>
          <w:rFonts w:ascii="Times New Roman" w:eastAsia="Calibri" w:hAnsi="Times New Roman" w:cs="Times New Roman"/>
          <w:sz w:val="24"/>
          <w:szCs w:val="24"/>
        </w:rPr>
        <w:t xml:space="preserve">проектируемых зданий и сооружений </w:t>
      </w:r>
      <w:r w:rsidR="00E337C7" w:rsidRPr="002150CE">
        <w:rPr>
          <w:rFonts w:ascii="Times New Roman" w:eastAsia="Calibri" w:hAnsi="Times New Roman" w:cs="Times New Roman"/>
          <w:sz w:val="24"/>
          <w:szCs w:val="24"/>
        </w:rPr>
        <w:t xml:space="preserve">и </w:t>
      </w:r>
      <w:r w:rsidR="00CE1F34" w:rsidRPr="002150CE">
        <w:rPr>
          <w:rFonts w:ascii="Times New Roman" w:eastAsia="Calibri" w:hAnsi="Times New Roman" w:cs="Times New Roman"/>
          <w:sz w:val="24"/>
          <w:szCs w:val="24"/>
        </w:rPr>
        <w:t>на участках индивидуального проектирования трасс линейных сооружений</w:t>
      </w:r>
      <w:r w:rsidRPr="002150CE">
        <w:rPr>
          <w:rFonts w:ascii="Times New Roman" w:eastAsia="Calibri" w:hAnsi="Times New Roman" w:cs="Times New Roman"/>
          <w:sz w:val="24"/>
          <w:szCs w:val="24"/>
        </w:rPr>
        <w:t>.</w:t>
      </w:r>
      <w:r w:rsidR="00CE1F34" w:rsidRPr="002150CE">
        <w:rPr>
          <w:rFonts w:ascii="Times New Roman" w:eastAsia="Calibri" w:hAnsi="Times New Roman" w:cs="Times New Roman"/>
          <w:sz w:val="24"/>
          <w:szCs w:val="24"/>
        </w:rPr>
        <w:t xml:space="preserve"> </w:t>
      </w:r>
      <w:r w:rsidR="00E958A9" w:rsidRPr="002150CE">
        <w:rPr>
          <w:rFonts w:ascii="Times New Roman" w:eastAsia="Calibri" w:hAnsi="Times New Roman" w:cs="Times New Roman"/>
          <w:sz w:val="24"/>
          <w:szCs w:val="24"/>
        </w:rPr>
        <w:t>В случае необходимости (при изменении инженерно-геологических условий</w:t>
      </w:r>
      <w:r w:rsidR="00D46349" w:rsidRPr="002150CE">
        <w:rPr>
          <w:rFonts w:ascii="Times New Roman" w:eastAsia="Calibri" w:hAnsi="Times New Roman" w:cs="Times New Roman"/>
          <w:sz w:val="24"/>
          <w:szCs w:val="24"/>
        </w:rPr>
        <w:t>, проявлениях оползневых процессов</w:t>
      </w:r>
      <w:r w:rsidR="00E958A9" w:rsidRPr="002150CE">
        <w:rPr>
          <w:rFonts w:ascii="Times New Roman" w:eastAsia="Calibri" w:hAnsi="Times New Roman" w:cs="Times New Roman"/>
          <w:sz w:val="24"/>
          <w:szCs w:val="24"/>
        </w:rPr>
        <w:t xml:space="preserve">) на втором этапе </w:t>
      </w:r>
      <w:r w:rsidR="00CE1F34" w:rsidRPr="002150CE">
        <w:rPr>
          <w:rFonts w:ascii="Times New Roman" w:eastAsia="Calibri" w:hAnsi="Times New Roman" w:cs="Times New Roman"/>
          <w:sz w:val="24"/>
          <w:szCs w:val="24"/>
        </w:rPr>
        <w:t xml:space="preserve">изысканий </w:t>
      </w:r>
      <w:r w:rsidR="00E958A9" w:rsidRPr="002150CE">
        <w:rPr>
          <w:rFonts w:ascii="Times New Roman" w:eastAsia="Calibri" w:hAnsi="Times New Roman" w:cs="Times New Roman"/>
          <w:sz w:val="24"/>
          <w:szCs w:val="24"/>
        </w:rPr>
        <w:t xml:space="preserve">также проходятся выработки за границей проектируемых </w:t>
      </w:r>
      <w:r w:rsidR="00E11061" w:rsidRPr="002150CE">
        <w:rPr>
          <w:rFonts w:ascii="Times New Roman" w:eastAsia="Calibri" w:hAnsi="Times New Roman" w:cs="Times New Roman"/>
          <w:sz w:val="24"/>
          <w:szCs w:val="24"/>
        </w:rPr>
        <w:t xml:space="preserve">контуров зданий и </w:t>
      </w:r>
      <w:r w:rsidR="00D46349" w:rsidRPr="002150CE">
        <w:rPr>
          <w:rFonts w:ascii="Times New Roman" w:eastAsia="Calibri" w:hAnsi="Times New Roman" w:cs="Times New Roman"/>
          <w:sz w:val="24"/>
          <w:szCs w:val="24"/>
        </w:rPr>
        <w:t>сооружений</w:t>
      </w:r>
      <w:r w:rsidR="00910732" w:rsidRPr="002150CE">
        <w:rPr>
          <w:rFonts w:ascii="Times New Roman" w:eastAsia="Calibri" w:hAnsi="Times New Roman" w:cs="Times New Roman"/>
          <w:sz w:val="24"/>
          <w:szCs w:val="24"/>
        </w:rPr>
        <w:t xml:space="preserve"> </w:t>
      </w:r>
      <w:r w:rsidR="00E958A9" w:rsidRPr="002150CE">
        <w:rPr>
          <w:rFonts w:ascii="Times New Roman" w:eastAsia="Calibri" w:hAnsi="Times New Roman" w:cs="Times New Roman"/>
          <w:sz w:val="24"/>
          <w:szCs w:val="24"/>
        </w:rPr>
        <w:t xml:space="preserve">и </w:t>
      </w:r>
      <w:r w:rsidR="00CE1F34" w:rsidRPr="002150CE">
        <w:rPr>
          <w:rFonts w:ascii="Times New Roman" w:eastAsia="Calibri" w:hAnsi="Times New Roman" w:cs="Times New Roman"/>
          <w:sz w:val="24"/>
          <w:szCs w:val="24"/>
        </w:rPr>
        <w:t xml:space="preserve">выполняются </w:t>
      </w:r>
      <w:r w:rsidR="00E958A9" w:rsidRPr="002150CE">
        <w:rPr>
          <w:rFonts w:ascii="Times New Roman" w:eastAsia="Calibri" w:hAnsi="Times New Roman" w:cs="Times New Roman"/>
          <w:sz w:val="24"/>
          <w:szCs w:val="24"/>
        </w:rPr>
        <w:t xml:space="preserve">расчеты устойчивости </w:t>
      </w:r>
      <w:r w:rsidR="00CE1F34" w:rsidRPr="002150CE">
        <w:rPr>
          <w:rFonts w:ascii="Times New Roman" w:eastAsia="Calibri" w:hAnsi="Times New Roman" w:cs="Times New Roman"/>
          <w:sz w:val="24"/>
          <w:szCs w:val="24"/>
        </w:rPr>
        <w:t>склонов</w:t>
      </w:r>
      <w:r w:rsidR="00BF6D06" w:rsidRPr="002150CE">
        <w:rPr>
          <w:rFonts w:ascii="Times New Roman" w:eastAsia="Calibri" w:hAnsi="Times New Roman" w:cs="Times New Roman"/>
          <w:sz w:val="24"/>
          <w:szCs w:val="24"/>
        </w:rPr>
        <w:t>.</w:t>
      </w:r>
    </w:p>
    <w:p w14:paraId="2BA33712" w14:textId="6251E341" w:rsidR="00EE0287" w:rsidRPr="002150CE" w:rsidRDefault="00126B68" w:rsidP="00EE0287">
      <w:pPr>
        <w:pStyle w:val="aff1"/>
        <w:widowControl/>
        <w:tabs>
          <w:tab w:val="left" w:pos="142"/>
          <w:tab w:val="left" w:pos="567"/>
        </w:tabs>
        <w:autoSpaceDE/>
        <w:autoSpaceDN/>
        <w:adjustRightInd/>
        <w:spacing w:line="360" w:lineRule="auto"/>
        <w:ind w:left="0" w:firstLine="709"/>
        <w:jc w:val="both"/>
        <w:rPr>
          <w:rFonts w:ascii="Times New Roman" w:eastAsiaTheme="minorEastAsia" w:hAnsi="Times New Roman" w:cs="Times New Roman"/>
          <w:sz w:val="24"/>
          <w:szCs w:val="24"/>
        </w:rPr>
      </w:pPr>
      <w:r w:rsidRPr="006D186D">
        <w:rPr>
          <w:rFonts w:ascii="Times New Roman" w:eastAsiaTheme="minorEastAsia" w:hAnsi="Times New Roman" w:cs="Times New Roman"/>
          <w:sz w:val="24"/>
          <w:szCs w:val="24"/>
          <w:highlight w:val="green"/>
          <w:rPrChange w:id="3626" w:author="Соколов Сергей Вадимович" w:date="2024-01-22T09:23:00Z">
            <w:rPr>
              <w:rFonts w:ascii="Times New Roman" w:eastAsiaTheme="minorEastAsia" w:hAnsi="Times New Roman" w:cs="Times New Roman"/>
              <w:sz w:val="24"/>
              <w:szCs w:val="24"/>
            </w:rPr>
          </w:rPrChange>
        </w:rPr>
        <w:t>Число</w:t>
      </w:r>
      <w:r w:rsidR="00FE62EF" w:rsidRPr="006D186D">
        <w:rPr>
          <w:rFonts w:ascii="Times New Roman" w:eastAsiaTheme="minorEastAsia" w:hAnsi="Times New Roman" w:cs="Times New Roman"/>
          <w:sz w:val="24"/>
          <w:szCs w:val="24"/>
          <w:highlight w:val="green"/>
          <w:rPrChange w:id="3627" w:author="Соколов Сергей Вадимович" w:date="2024-01-22T09:23:00Z">
            <w:rPr>
              <w:rFonts w:ascii="Times New Roman" w:eastAsiaTheme="minorEastAsia" w:hAnsi="Times New Roman" w:cs="Times New Roman"/>
              <w:sz w:val="24"/>
              <w:szCs w:val="24"/>
            </w:rPr>
          </w:rPrChange>
        </w:rPr>
        <w:t xml:space="preserve"> </w:t>
      </w:r>
      <w:r w:rsidR="00CE1F34" w:rsidRPr="006D186D">
        <w:rPr>
          <w:rFonts w:ascii="Times New Roman" w:eastAsiaTheme="minorEastAsia" w:hAnsi="Times New Roman" w:cs="Times New Roman"/>
          <w:sz w:val="24"/>
          <w:szCs w:val="24"/>
          <w:highlight w:val="green"/>
          <w:rPrChange w:id="3628" w:author="Соколов Сергей Вадимович" w:date="2024-01-22T09:23:00Z">
            <w:rPr>
              <w:rFonts w:ascii="Times New Roman" w:eastAsiaTheme="minorEastAsia" w:hAnsi="Times New Roman" w:cs="Times New Roman"/>
              <w:sz w:val="24"/>
              <w:szCs w:val="24"/>
            </w:rPr>
          </w:rPrChange>
        </w:rPr>
        <w:t>профилей</w:t>
      </w:r>
      <w:r w:rsidR="00614366" w:rsidRPr="006D186D">
        <w:rPr>
          <w:rFonts w:ascii="Times New Roman" w:eastAsiaTheme="minorEastAsia" w:hAnsi="Times New Roman" w:cs="Times New Roman"/>
          <w:sz w:val="24"/>
          <w:szCs w:val="24"/>
          <w:highlight w:val="green"/>
          <w:rPrChange w:id="3629" w:author="Соколов Сергей Вадимович" w:date="2024-01-22T09:23:00Z">
            <w:rPr>
              <w:rFonts w:ascii="Times New Roman" w:eastAsiaTheme="minorEastAsia" w:hAnsi="Times New Roman" w:cs="Times New Roman"/>
              <w:sz w:val="24"/>
              <w:szCs w:val="24"/>
            </w:rPr>
          </w:rPrChange>
        </w:rPr>
        <w:t xml:space="preserve"> инженерно-геологических выработок</w:t>
      </w:r>
      <w:r w:rsidR="00FE62EF" w:rsidRPr="006D186D">
        <w:rPr>
          <w:rFonts w:ascii="Times New Roman" w:eastAsiaTheme="minorEastAsia" w:hAnsi="Times New Roman" w:cs="Times New Roman"/>
          <w:sz w:val="24"/>
          <w:szCs w:val="24"/>
          <w:highlight w:val="green"/>
          <w:rPrChange w:id="3630" w:author="Соколов Сергей Вадимович" w:date="2024-01-22T09:23:00Z">
            <w:rPr>
              <w:rFonts w:ascii="Times New Roman" w:eastAsiaTheme="minorEastAsia" w:hAnsi="Times New Roman" w:cs="Times New Roman"/>
              <w:sz w:val="24"/>
              <w:szCs w:val="24"/>
            </w:rPr>
          </w:rPrChange>
        </w:rPr>
        <w:t xml:space="preserve"> (по направлению смещения оползня) следует принимать не менее одного по оси оползня, вдоль правого и левого </w:t>
      </w:r>
      <w:r w:rsidR="00243D7B" w:rsidRPr="006D186D">
        <w:rPr>
          <w:rFonts w:ascii="Times New Roman" w:eastAsiaTheme="minorEastAsia" w:hAnsi="Times New Roman" w:cs="Times New Roman"/>
          <w:sz w:val="24"/>
          <w:szCs w:val="24"/>
          <w:highlight w:val="green"/>
          <w:rPrChange w:id="3631" w:author="Соколов Сергей Вадимович" w:date="2024-01-22T09:23:00Z">
            <w:rPr>
              <w:rFonts w:ascii="Times New Roman" w:eastAsiaTheme="minorEastAsia" w:hAnsi="Times New Roman" w:cs="Times New Roman"/>
              <w:sz w:val="24"/>
              <w:szCs w:val="24"/>
            </w:rPr>
          </w:rPrChange>
        </w:rPr>
        <w:t xml:space="preserve">бортов или с расстоянием между профилями </w:t>
      </w:r>
      <w:r w:rsidR="001A0E84" w:rsidRPr="006D186D">
        <w:rPr>
          <w:rFonts w:ascii="Times New Roman" w:eastAsiaTheme="minorEastAsia" w:hAnsi="Times New Roman" w:cs="Times New Roman"/>
          <w:sz w:val="24"/>
          <w:szCs w:val="24"/>
          <w:highlight w:val="green"/>
          <w:rPrChange w:id="3632" w:author="Соколов Сергей Вадимович" w:date="2024-01-22T09:23:00Z">
            <w:rPr>
              <w:rFonts w:ascii="Times New Roman" w:eastAsiaTheme="minorEastAsia" w:hAnsi="Times New Roman" w:cs="Times New Roman"/>
              <w:sz w:val="24"/>
              <w:szCs w:val="24"/>
            </w:rPr>
          </w:rPrChange>
        </w:rPr>
        <w:t>30–</w:t>
      </w:r>
      <w:r w:rsidR="00FE62EF" w:rsidRPr="006D186D">
        <w:rPr>
          <w:rFonts w:ascii="Times New Roman" w:eastAsiaTheme="minorEastAsia" w:hAnsi="Times New Roman" w:cs="Times New Roman"/>
          <w:sz w:val="24"/>
          <w:szCs w:val="24"/>
          <w:highlight w:val="green"/>
          <w:rPrChange w:id="3633" w:author="Соколов Сергей Вадимович" w:date="2024-01-22T09:23:00Z">
            <w:rPr>
              <w:rFonts w:ascii="Times New Roman" w:eastAsiaTheme="minorEastAsia" w:hAnsi="Times New Roman" w:cs="Times New Roman"/>
              <w:sz w:val="24"/>
              <w:szCs w:val="24"/>
            </w:rPr>
          </w:rPrChange>
        </w:rPr>
        <w:t>50</w:t>
      </w:r>
      <w:r w:rsidR="00C0073D" w:rsidRPr="006D186D">
        <w:rPr>
          <w:rFonts w:ascii="Times New Roman" w:eastAsiaTheme="minorEastAsia" w:hAnsi="Times New Roman" w:cs="Times New Roman"/>
          <w:sz w:val="24"/>
          <w:szCs w:val="24"/>
          <w:highlight w:val="green"/>
          <w:rPrChange w:id="3634" w:author="Соколов Сергей Вадимович" w:date="2024-01-22T09:23:00Z">
            <w:rPr>
              <w:rFonts w:ascii="Times New Roman" w:eastAsiaTheme="minorEastAsia" w:hAnsi="Times New Roman" w:cs="Times New Roman"/>
              <w:sz w:val="24"/>
              <w:szCs w:val="24"/>
            </w:rPr>
          </w:rPrChange>
        </w:rPr>
        <w:t> </w:t>
      </w:r>
      <w:r w:rsidR="00FE62EF" w:rsidRPr="006D186D">
        <w:rPr>
          <w:rFonts w:ascii="Times New Roman" w:eastAsiaTheme="minorEastAsia" w:hAnsi="Times New Roman" w:cs="Times New Roman"/>
          <w:sz w:val="24"/>
          <w:szCs w:val="24"/>
          <w:highlight w:val="green"/>
          <w:rPrChange w:id="3635" w:author="Соколов Сергей Вадимович" w:date="2024-01-22T09:23:00Z">
            <w:rPr>
              <w:rFonts w:ascii="Times New Roman" w:eastAsiaTheme="minorEastAsia" w:hAnsi="Times New Roman" w:cs="Times New Roman"/>
              <w:sz w:val="24"/>
              <w:szCs w:val="24"/>
            </w:rPr>
          </w:rPrChange>
        </w:rPr>
        <w:t>м (в зависимости от размеров оползня).</w:t>
      </w:r>
    </w:p>
    <w:p w14:paraId="2F84867B" w14:textId="1E68F797" w:rsidR="007535A4" w:rsidRPr="006D186D" w:rsidRDefault="007535A4" w:rsidP="00AA3FB8">
      <w:pPr>
        <w:pStyle w:val="aff1"/>
        <w:widowControl/>
        <w:numPr>
          <w:ilvl w:val="2"/>
          <w:numId w:val="15"/>
        </w:numPr>
        <w:tabs>
          <w:tab w:val="left" w:pos="142"/>
          <w:tab w:val="left" w:pos="567"/>
          <w:tab w:val="left" w:pos="993"/>
          <w:tab w:val="left" w:pos="1560"/>
        </w:tabs>
        <w:autoSpaceDE/>
        <w:autoSpaceDN/>
        <w:adjustRightInd/>
        <w:spacing w:line="360" w:lineRule="auto"/>
        <w:ind w:left="0" w:firstLine="709"/>
        <w:jc w:val="both"/>
        <w:rPr>
          <w:rFonts w:ascii="Times New Roman" w:eastAsiaTheme="minorEastAsia" w:hAnsi="Times New Roman" w:cs="Times New Roman"/>
          <w:sz w:val="24"/>
          <w:szCs w:val="24"/>
          <w:highlight w:val="green"/>
          <w:rPrChange w:id="3636" w:author="Соколов Сергей Вадимович" w:date="2024-01-22T09:23:00Z">
            <w:rPr>
              <w:rFonts w:ascii="Times New Roman" w:eastAsiaTheme="minorEastAsia" w:hAnsi="Times New Roman" w:cs="Times New Roman"/>
              <w:sz w:val="24"/>
              <w:szCs w:val="24"/>
            </w:rPr>
          </w:rPrChange>
        </w:rPr>
      </w:pPr>
      <w:r w:rsidRPr="006D186D">
        <w:rPr>
          <w:rFonts w:ascii="Times New Roman" w:eastAsia="Calibri" w:hAnsi="Times New Roman" w:cs="Times New Roman"/>
          <w:sz w:val="24"/>
          <w:szCs w:val="24"/>
          <w:highlight w:val="green"/>
          <w:rPrChange w:id="3637" w:author="Соколов Сергей Вадимович" w:date="2024-01-22T09:23:00Z">
            <w:rPr>
              <w:rFonts w:ascii="Times New Roman" w:eastAsia="Calibri" w:hAnsi="Times New Roman" w:cs="Times New Roman"/>
              <w:sz w:val="24"/>
              <w:szCs w:val="24"/>
            </w:rPr>
          </w:rPrChange>
        </w:rPr>
        <w:t>Геофизические</w:t>
      </w:r>
      <w:r w:rsidR="006041DF" w:rsidRPr="006D186D">
        <w:rPr>
          <w:rFonts w:ascii="Times New Roman" w:eastAsia="Calibri" w:hAnsi="Times New Roman" w:cs="Times New Roman"/>
          <w:sz w:val="24"/>
          <w:szCs w:val="24"/>
          <w:highlight w:val="green"/>
          <w:rPrChange w:id="3638" w:author="Соколов Сергей Вадимович" w:date="2024-01-22T09:23:00Z">
            <w:rPr>
              <w:rFonts w:ascii="Times New Roman" w:eastAsia="Calibri" w:hAnsi="Times New Roman" w:cs="Times New Roman"/>
              <w:sz w:val="24"/>
              <w:szCs w:val="24"/>
            </w:rPr>
          </w:rPrChange>
        </w:rPr>
        <w:t xml:space="preserve">, </w:t>
      </w:r>
      <w:r w:rsidRPr="006D186D">
        <w:rPr>
          <w:rFonts w:ascii="Times New Roman" w:eastAsia="Calibri" w:hAnsi="Times New Roman" w:cs="Times New Roman"/>
          <w:sz w:val="24"/>
          <w:szCs w:val="24"/>
          <w:highlight w:val="green"/>
          <w:rPrChange w:id="3639" w:author="Соколов Сергей Вадимович" w:date="2024-01-22T09:23:00Z">
            <w:rPr>
              <w:rFonts w:ascii="Times New Roman" w:eastAsia="Calibri" w:hAnsi="Times New Roman" w:cs="Times New Roman"/>
              <w:sz w:val="24"/>
              <w:szCs w:val="24"/>
            </w:rPr>
          </w:rPrChange>
        </w:rPr>
        <w:t xml:space="preserve">гидрогеологические исследования </w:t>
      </w:r>
      <w:r w:rsidR="006041DF" w:rsidRPr="006D186D">
        <w:rPr>
          <w:rFonts w:ascii="Times New Roman" w:eastAsia="Calibri" w:hAnsi="Times New Roman" w:cs="Times New Roman"/>
          <w:sz w:val="24"/>
          <w:szCs w:val="24"/>
          <w:highlight w:val="green"/>
          <w:rPrChange w:id="3640" w:author="Соколов Сергей Вадимович" w:date="2024-01-22T09:23:00Z">
            <w:rPr>
              <w:rFonts w:ascii="Times New Roman" w:eastAsia="Calibri" w:hAnsi="Times New Roman" w:cs="Times New Roman"/>
              <w:sz w:val="24"/>
              <w:szCs w:val="24"/>
            </w:rPr>
          </w:rPrChange>
        </w:rPr>
        <w:t xml:space="preserve">и полевые испытания </w:t>
      </w:r>
      <w:r w:rsidR="00DB1874" w:rsidRPr="006D186D">
        <w:rPr>
          <w:rFonts w:ascii="Times New Roman" w:eastAsia="Calibri" w:hAnsi="Times New Roman" w:cs="Times New Roman"/>
          <w:sz w:val="24"/>
          <w:szCs w:val="24"/>
          <w:highlight w:val="green"/>
          <w:rPrChange w:id="3641" w:author="Соколов Сергей Вадимович" w:date="2024-01-22T09:23:00Z">
            <w:rPr>
              <w:rFonts w:ascii="Times New Roman" w:eastAsia="Calibri" w:hAnsi="Times New Roman" w:cs="Times New Roman"/>
              <w:sz w:val="24"/>
              <w:szCs w:val="24"/>
            </w:rPr>
          </w:rPrChange>
        </w:rPr>
        <w:t xml:space="preserve">грунтов </w:t>
      </w:r>
      <w:r w:rsidRPr="006D186D">
        <w:rPr>
          <w:rFonts w:ascii="Times New Roman" w:eastAsia="Calibri" w:hAnsi="Times New Roman" w:cs="Times New Roman"/>
          <w:sz w:val="24"/>
          <w:szCs w:val="24"/>
          <w:highlight w:val="green"/>
          <w:rPrChange w:id="3642" w:author="Соколов Сергей Вадимович" w:date="2024-01-22T09:23:00Z">
            <w:rPr>
              <w:rFonts w:ascii="Times New Roman" w:eastAsia="Calibri" w:hAnsi="Times New Roman" w:cs="Times New Roman"/>
              <w:sz w:val="24"/>
              <w:szCs w:val="24"/>
            </w:rPr>
          </w:rPrChange>
        </w:rPr>
        <w:t>следует выполнять</w:t>
      </w:r>
      <w:r w:rsidR="002A7DF7" w:rsidRPr="006D186D">
        <w:rPr>
          <w:rFonts w:ascii="Times New Roman" w:eastAsia="Calibri" w:hAnsi="Times New Roman" w:cs="Times New Roman"/>
          <w:sz w:val="24"/>
          <w:szCs w:val="24"/>
          <w:highlight w:val="green"/>
          <w:rPrChange w:id="3643" w:author="Соколов Сергей Вадимович" w:date="2024-01-22T09:23:00Z">
            <w:rPr>
              <w:rFonts w:ascii="Times New Roman" w:eastAsia="Calibri" w:hAnsi="Times New Roman" w:cs="Times New Roman"/>
              <w:sz w:val="24"/>
              <w:szCs w:val="24"/>
            </w:rPr>
          </w:rPrChange>
        </w:rPr>
        <w:t>,</w:t>
      </w:r>
      <w:r w:rsidRPr="006D186D">
        <w:rPr>
          <w:rFonts w:ascii="Times New Roman" w:eastAsia="Calibri" w:hAnsi="Times New Roman" w:cs="Times New Roman"/>
          <w:sz w:val="24"/>
          <w:szCs w:val="24"/>
          <w:highlight w:val="green"/>
          <w:rPrChange w:id="3644" w:author="Соколов Сергей Вадимович" w:date="2024-01-22T09:23:00Z">
            <w:rPr>
              <w:rFonts w:ascii="Times New Roman" w:eastAsia="Calibri" w:hAnsi="Times New Roman" w:cs="Times New Roman"/>
              <w:sz w:val="24"/>
              <w:szCs w:val="24"/>
            </w:rPr>
          </w:rPrChange>
        </w:rPr>
        <w:t xml:space="preserve"> при </w:t>
      </w:r>
      <w:r w:rsidR="006041DF" w:rsidRPr="006D186D">
        <w:rPr>
          <w:rFonts w:ascii="Times New Roman" w:eastAsia="Calibri" w:hAnsi="Times New Roman" w:cs="Times New Roman"/>
          <w:sz w:val="24"/>
          <w:szCs w:val="24"/>
          <w:highlight w:val="green"/>
          <w:rPrChange w:id="3645" w:author="Соколов Сергей Вадимович" w:date="2024-01-22T09:23:00Z">
            <w:rPr>
              <w:rFonts w:ascii="Times New Roman" w:eastAsia="Calibri" w:hAnsi="Times New Roman" w:cs="Times New Roman"/>
              <w:sz w:val="24"/>
              <w:szCs w:val="24"/>
            </w:rPr>
          </w:rPrChange>
        </w:rPr>
        <w:t>соответствующем обосновании</w:t>
      </w:r>
      <w:r w:rsidR="00E824B6" w:rsidRPr="006D186D">
        <w:rPr>
          <w:rFonts w:ascii="Times New Roman" w:eastAsia="Calibri" w:hAnsi="Times New Roman" w:cs="Times New Roman"/>
          <w:sz w:val="24"/>
          <w:szCs w:val="24"/>
          <w:highlight w:val="green"/>
          <w:rPrChange w:id="3646" w:author="Соколов Сергей Вадимович" w:date="2024-01-22T09:23:00Z">
            <w:rPr>
              <w:rFonts w:ascii="Times New Roman" w:eastAsia="Calibri" w:hAnsi="Times New Roman" w:cs="Times New Roman"/>
              <w:sz w:val="24"/>
              <w:szCs w:val="24"/>
            </w:rPr>
          </w:rPrChange>
        </w:rPr>
        <w:t xml:space="preserve"> </w:t>
      </w:r>
      <w:r w:rsidR="006041DF" w:rsidRPr="006D186D">
        <w:rPr>
          <w:rFonts w:ascii="Times New Roman" w:eastAsia="Calibri" w:hAnsi="Times New Roman" w:cs="Times New Roman"/>
          <w:sz w:val="24"/>
          <w:szCs w:val="24"/>
          <w:highlight w:val="green"/>
          <w:rPrChange w:id="3647" w:author="Соколов Сергей Вадимович" w:date="2024-01-22T09:23:00Z">
            <w:rPr>
              <w:rFonts w:ascii="Times New Roman" w:eastAsia="Calibri" w:hAnsi="Times New Roman" w:cs="Times New Roman"/>
              <w:sz w:val="24"/>
              <w:szCs w:val="24"/>
            </w:rPr>
          </w:rPrChange>
        </w:rPr>
        <w:t>в программе</w:t>
      </w:r>
      <w:r w:rsidR="002A7DF7" w:rsidRPr="006D186D">
        <w:rPr>
          <w:rFonts w:ascii="Times New Roman" w:eastAsia="Calibri" w:hAnsi="Times New Roman" w:cs="Times New Roman"/>
          <w:sz w:val="24"/>
          <w:szCs w:val="24"/>
          <w:highlight w:val="green"/>
          <w:rPrChange w:id="3648" w:author="Соколов Сергей Вадимович" w:date="2024-01-22T09:23:00Z">
            <w:rPr>
              <w:rFonts w:ascii="Times New Roman" w:eastAsia="Calibri" w:hAnsi="Times New Roman" w:cs="Times New Roman"/>
              <w:sz w:val="24"/>
              <w:szCs w:val="24"/>
            </w:rPr>
          </w:rPrChange>
        </w:rPr>
        <w:t>,</w:t>
      </w:r>
      <w:r w:rsidRPr="006D186D">
        <w:rPr>
          <w:rFonts w:ascii="Times New Roman" w:eastAsia="Calibri" w:hAnsi="Times New Roman" w:cs="Times New Roman"/>
          <w:sz w:val="24"/>
          <w:szCs w:val="24"/>
          <w:highlight w:val="green"/>
          <w:rPrChange w:id="3649" w:author="Соколов Сергей Вадимович" w:date="2024-01-22T09:23:00Z">
            <w:rPr>
              <w:rFonts w:ascii="Times New Roman" w:eastAsia="Calibri" w:hAnsi="Times New Roman" w:cs="Times New Roman"/>
              <w:sz w:val="24"/>
              <w:szCs w:val="24"/>
            </w:rPr>
          </w:rPrChange>
        </w:rPr>
        <w:t xml:space="preserve"> </w:t>
      </w:r>
      <w:r w:rsidR="00126B68" w:rsidRPr="006D186D">
        <w:rPr>
          <w:rFonts w:ascii="Times New Roman" w:eastAsia="Calibri" w:hAnsi="Times New Roman" w:cs="Times New Roman"/>
          <w:sz w:val="24"/>
          <w:szCs w:val="24"/>
          <w:highlight w:val="green"/>
          <w:rPrChange w:id="3650" w:author="Соколов Сергей Вадимович" w:date="2024-01-22T09:23:00Z">
            <w:rPr>
              <w:rFonts w:ascii="Times New Roman" w:eastAsia="Calibri" w:hAnsi="Times New Roman" w:cs="Times New Roman"/>
              <w:sz w:val="24"/>
              <w:szCs w:val="24"/>
            </w:rPr>
          </w:rPrChange>
        </w:rPr>
        <w:t>для</w:t>
      </w:r>
      <w:r w:rsidRPr="006D186D">
        <w:rPr>
          <w:rFonts w:ascii="Times New Roman" w:eastAsia="Calibri" w:hAnsi="Times New Roman" w:cs="Times New Roman"/>
          <w:sz w:val="24"/>
          <w:szCs w:val="24"/>
          <w:highlight w:val="green"/>
          <w:rPrChange w:id="3651" w:author="Соколов Сергей Вадимович" w:date="2024-01-22T09:23:00Z">
            <w:rPr>
              <w:rFonts w:ascii="Times New Roman" w:eastAsia="Calibri" w:hAnsi="Times New Roman" w:cs="Times New Roman"/>
              <w:sz w:val="24"/>
              <w:szCs w:val="24"/>
            </w:rPr>
          </w:rPrChange>
        </w:rPr>
        <w:t xml:space="preserve"> получения дополнительных данных.</w:t>
      </w:r>
    </w:p>
    <w:p w14:paraId="0A27E777" w14:textId="77777777" w:rsidR="008153D6" w:rsidRPr="002150CE" w:rsidRDefault="00243D7B" w:rsidP="00AA3FB8">
      <w:pPr>
        <w:pStyle w:val="aff1"/>
        <w:numPr>
          <w:ilvl w:val="2"/>
          <w:numId w:val="15"/>
        </w:numPr>
        <w:tabs>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Методики </w:t>
      </w:r>
      <w:r w:rsidR="008153D6" w:rsidRPr="002150CE">
        <w:rPr>
          <w:rFonts w:ascii="Times New Roman" w:eastAsia="Calibri" w:hAnsi="Times New Roman" w:cs="Times New Roman"/>
          <w:sz w:val="24"/>
          <w:szCs w:val="24"/>
        </w:rPr>
        <w:t>лабораторных определений показателей прочностных свойств грунтов устанавлива</w:t>
      </w:r>
      <w:r w:rsidRPr="002150CE">
        <w:rPr>
          <w:rFonts w:ascii="Times New Roman" w:eastAsia="Calibri" w:hAnsi="Times New Roman" w:cs="Times New Roman"/>
          <w:sz w:val="24"/>
          <w:szCs w:val="24"/>
        </w:rPr>
        <w:t>ют</w:t>
      </w:r>
      <w:r w:rsidR="008153D6" w:rsidRPr="002150CE">
        <w:rPr>
          <w:rFonts w:ascii="Times New Roman" w:eastAsia="Calibri" w:hAnsi="Times New Roman" w:cs="Times New Roman"/>
          <w:sz w:val="24"/>
          <w:szCs w:val="24"/>
        </w:rPr>
        <w:t>ся с учетом расположения и характера подготовки основания и особенностей эксплуатации проектируемых зданий и сооружений на каждом участке (срезка, подсыпка, уклоны поверхности, экранирование асфальтом, наличие мокрых процессов</w:t>
      </w:r>
      <w:r w:rsidR="0061091F" w:rsidRPr="002150CE">
        <w:rPr>
          <w:rFonts w:ascii="Times New Roman" w:eastAsia="Calibri" w:hAnsi="Times New Roman" w:cs="Times New Roman"/>
          <w:sz w:val="24"/>
          <w:szCs w:val="24"/>
        </w:rPr>
        <w:t>, утечек, динамических нагрузок</w:t>
      </w:r>
      <w:r w:rsidR="008153D6" w:rsidRPr="002150CE">
        <w:rPr>
          <w:rFonts w:ascii="Times New Roman" w:eastAsia="Calibri" w:hAnsi="Times New Roman" w:cs="Times New Roman"/>
          <w:sz w:val="24"/>
          <w:szCs w:val="24"/>
        </w:rPr>
        <w:t>).</w:t>
      </w:r>
    </w:p>
    <w:p w14:paraId="37E77E59" w14:textId="59E9A1E5" w:rsidR="006041DF" w:rsidRPr="006D186D" w:rsidRDefault="00490C1F" w:rsidP="004B0140">
      <w:pPr>
        <w:pStyle w:val="aff1"/>
        <w:widowControl/>
        <w:tabs>
          <w:tab w:val="left" w:pos="142"/>
          <w:tab w:val="left" w:pos="567"/>
        </w:tabs>
        <w:autoSpaceDE/>
        <w:autoSpaceDN/>
        <w:adjustRightInd/>
        <w:spacing w:line="360" w:lineRule="auto"/>
        <w:ind w:left="0" w:firstLine="709"/>
        <w:jc w:val="both"/>
        <w:rPr>
          <w:rFonts w:ascii="Times New Roman" w:eastAsiaTheme="minorEastAsia" w:hAnsi="Times New Roman" w:cs="Times New Roman"/>
          <w:sz w:val="24"/>
          <w:szCs w:val="24"/>
          <w:highlight w:val="green"/>
          <w:rPrChange w:id="3652" w:author="Соколов Сергей Вадимович" w:date="2024-01-22T09:25:00Z">
            <w:rPr>
              <w:rFonts w:ascii="Times New Roman" w:eastAsiaTheme="minorEastAsia" w:hAnsi="Times New Roman" w:cs="Times New Roman"/>
              <w:sz w:val="24"/>
              <w:szCs w:val="24"/>
            </w:rPr>
          </w:rPrChange>
        </w:rPr>
      </w:pPr>
      <w:r w:rsidRPr="006D186D">
        <w:rPr>
          <w:rFonts w:ascii="Times New Roman" w:eastAsiaTheme="minorEastAsia" w:hAnsi="Times New Roman" w:cs="Times New Roman"/>
          <w:sz w:val="24"/>
          <w:szCs w:val="24"/>
          <w:highlight w:val="green"/>
          <w:rPrChange w:id="3653" w:author="Соколов Сергей Вадимович" w:date="2024-01-22T09:25:00Z">
            <w:rPr>
              <w:rFonts w:ascii="Times New Roman" w:eastAsiaTheme="minorEastAsia" w:hAnsi="Times New Roman" w:cs="Times New Roman"/>
              <w:sz w:val="24"/>
              <w:szCs w:val="24"/>
            </w:rPr>
          </w:rPrChange>
        </w:rPr>
        <w:t>Число</w:t>
      </w:r>
      <w:r w:rsidR="006041DF" w:rsidRPr="006D186D">
        <w:rPr>
          <w:rFonts w:ascii="Times New Roman" w:eastAsiaTheme="minorEastAsia" w:hAnsi="Times New Roman" w:cs="Times New Roman"/>
          <w:sz w:val="24"/>
          <w:szCs w:val="24"/>
          <w:highlight w:val="green"/>
          <w:rPrChange w:id="3654" w:author="Соколов Сергей Вадимович" w:date="2024-01-22T09:25:00Z">
            <w:rPr>
              <w:rFonts w:ascii="Times New Roman" w:eastAsiaTheme="minorEastAsia" w:hAnsi="Times New Roman" w:cs="Times New Roman"/>
              <w:sz w:val="24"/>
              <w:szCs w:val="24"/>
            </w:rPr>
          </w:rPrChange>
        </w:rPr>
        <w:t xml:space="preserve"> образцов грунтов (монолитов) должно составлять 10</w:t>
      </w:r>
      <w:r w:rsidR="001A0E84" w:rsidRPr="006D186D">
        <w:rPr>
          <w:rFonts w:ascii="Times New Roman" w:eastAsiaTheme="minorEastAsia" w:hAnsi="Times New Roman" w:cs="Times New Roman"/>
          <w:sz w:val="24"/>
          <w:szCs w:val="24"/>
          <w:highlight w:val="green"/>
          <w:rPrChange w:id="3655" w:author="Соколов Сергей Вадимович" w:date="2024-01-22T09:25:00Z">
            <w:rPr>
              <w:rFonts w:ascii="Times New Roman" w:eastAsiaTheme="minorEastAsia" w:hAnsi="Times New Roman" w:cs="Times New Roman"/>
              <w:sz w:val="24"/>
              <w:szCs w:val="24"/>
            </w:rPr>
          </w:rPrChange>
        </w:rPr>
        <w:t>–</w:t>
      </w:r>
      <w:r w:rsidR="006041DF" w:rsidRPr="006D186D">
        <w:rPr>
          <w:rFonts w:ascii="Times New Roman" w:eastAsiaTheme="minorEastAsia" w:hAnsi="Times New Roman" w:cs="Times New Roman"/>
          <w:sz w:val="24"/>
          <w:szCs w:val="24"/>
          <w:highlight w:val="green"/>
          <w:rPrChange w:id="3656" w:author="Соколов Сергей Вадимович" w:date="2024-01-22T09:25:00Z">
            <w:rPr>
              <w:rFonts w:ascii="Times New Roman" w:eastAsiaTheme="minorEastAsia" w:hAnsi="Times New Roman" w:cs="Times New Roman"/>
              <w:sz w:val="24"/>
              <w:szCs w:val="24"/>
            </w:rPr>
          </w:rPrChange>
        </w:rPr>
        <w:t xml:space="preserve">20 </w:t>
      </w:r>
      <w:bookmarkStart w:id="3657" w:name="_Hlk496878363"/>
      <w:r w:rsidR="006041DF" w:rsidRPr="006D186D">
        <w:rPr>
          <w:rFonts w:ascii="Times New Roman" w:eastAsiaTheme="minorEastAsia" w:hAnsi="Times New Roman" w:cs="Times New Roman"/>
          <w:sz w:val="24"/>
          <w:szCs w:val="24"/>
          <w:highlight w:val="green"/>
          <w:rPrChange w:id="3658" w:author="Соколов Сергей Вадимович" w:date="2024-01-22T09:25:00Z">
            <w:rPr>
              <w:rFonts w:ascii="Times New Roman" w:eastAsiaTheme="minorEastAsia" w:hAnsi="Times New Roman" w:cs="Times New Roman"/>
              <w:sz w:val="24"/>
              <w:szCs w:val="24"/>
            </w:rPr>
          </w:rPrChange>
        </w:rPr>
        <w:t>по каждому инженерно-геологическому элементу</w:t>
      </w:r>
      <w:bookmarkEnd w:id="3657"/>
      <w:r w:rsidR="006041DF" w:rsidRPr="006D186D">
        <w:rPr>
          <w:rFonts w:ascii="Times New Roman" w:eastAsiaTheme="minorEastAsia" w:hAnsi="Times New Roman" w:cs="Times New Roman"/>
          <w:sz w:val="24"/>
          <w:szCs w:val="24"/>
          <w:highlight w:val="green"/>
          <w:rPrChange w:id="3659" w:author="Соколов Сергей Вадимович" w:date="2024-01-22T09:25:00Z">
            <w:rPr>
              <w:rFonts w:ascii="Times New Roman" w:eastAsiaTheme="minorEastAsia" w:hAnsi="Times New Roman" w:cs="Times New Roman"/>
              <w:sz w:val="24"/>
              <w:szCs w:val="24"/>
            </w:rPr>
          </w:rPrChange>
        </w:rPr>
        <w:t>.</w:t>
      </w:r>
    </w:p>
    <w:p w14:paraId="46E6E610" w14:textId="3305889F" w:rsidR="00DB1874" w:rsidRPr="006D186D" w:rsidRDefault="00490C1F" w:rsidP="004B0140">
      <w:pPr>
        <w:pStyle w:val="aff1"/>
        <w:widowControl/>
        <w:tabs>
          <w:tab w:val="left" w:pos="142"/>
          <w:tab w:val="left" w:pos="567"/>
        </w:tabs>
        <w:autoSpaceDE/>
        <w:autoSpaceDN/>
        <w:adjustRightInd/>
        <w:spacing w:line="360" w:lineRule="auto"/>
        <w:ind w:left="0" w:firstLine="709"/>
        <w:jc w:val="both"/>
        <w:rPr>
          <w:rFonts w:ascii="Times New Roman" w:eastAsiaTheme="minorEastAsia" w:hAnsi="Times New Roman" w:cs="Times New Roman"/>
          <w:sz w:val="24"/>
          <w:szCs w:val="24"/>
          <w:highlight w:val="green"/>
          <w:rPrChange w:id="3660" w:author="Соколов Сергей Вадимович" w:date="2024-01-22T09:25:00Z">
            <w:rPr>
              <w:rFonts w:ascii="Times New Roman" w:eastAsiaTheme="minorEastAsia" w:hAnsi="Times New Roman" w:cs="Times New Roman"/>
              <w:sz w:val="24"/>
              <w:szCs w:val="24"/>
            </w:rPr>
          </w:rPrChange>
        </w:rPr>
      </w:pPr>
      <w:r w:rsidRPr="006D186D">
        <w:rPr>
          <w:rFonts w:ascii="Times New Roman" w:eastAsiaTheme="minorEastAsia" w:hAnsi="Times New Roman" w:cs="Times New Roman"/>
          <w:sz w:val="24"/>
          <w:szCs w:val="24"/>
          <w:highlight w:val="green"/>
          <w:rPrChange w:id="3661" w:author="Соколов Сергей Вадимович" w:date="2024-01-22T09:25:00Z">
            <w:rPr>
              <w:rFonts w:ascii="Times New Roman" w:eastAsiaTheme="minorEastAsia" w:hAnsi="Times New Roman" w:cs="Times New Roman"/>
              <w:sz w:val="24"/>
              <w:szCs w:val="24"/>
            </w:rPr>
          </w:rPrChange>
        </w:rPr>
        <w:t>Число</w:t>
      </w:r>
      <w:r w:rsidR="00DB1874" w:rsidRPr="006D186D">
        <w:rPr>
          <w:rFonts w:ascii="Times New Roman" w:eastAsiaTheme="minorEastAsia" w:hAnsi="Times New Roman" w:cs="Times New Roman"/>
          <w:sz w:val="24"/>
          <w:szCs w:val="24"/>
          <w:highlight w:val="green"/>
          <w:rPrChange w:id="3662" w:author="Соколов Сергей Вадимович" w:date="2024-01-22T09:25:00Z">
            <w:rPr>
              <w:rFonts w:ascii="Times New Roman" w:eastAsiaTheme="minorEastAsia" w:hAnsi="Times New Roman" w:cs="Times New Roman"/>
              <w:sz w:val="24"/>
              <w:szCs w:val="24"/>
            </w:rPr>
          </w:rPrChange>
        </w:rPr>
        <w:t xml:space="preserve"> лабораторных </w:t>
      </w:r>
      <w:r w:rsidR="002C317B" w:rsidRPr="006D186D">
        <w:rPr>
          <w:rFonts w:ascii="Times New Roman" w:eastAsiaTheme="minorEastAsia" w:hAnsi="Times New Roman" w:cs="Times New Roman"/>
          <w:sz w:val="24"/>
          <w:szCs w:val="24"/>
          <w:highlight w:val="green"/>
          <w:rPrChange w:id="3663" w:author="Соколов Сергей Вадимович" w:date="2024-01-22T09:25:00Z">
            <w:rPr>
              <w:rFonts w:ascii="Times New Roman" w:eastAsiaTheme="minorEastAsia" w:hAnsi="Times New Roman" w:cs="Times New Roman"/>
              <w:sz w:val="24"/>
              <w:szCs w:val="24"/>
            </w:rPr>
          </w:rPrChange>
        </w:rPr>
        <w:t>определений</w:t>
      </w:r>
      <w:r w:rsidR="00E824B6" w:rsidRPr="006D186D">
        <w:rPr>
          <w:rFonts w:ascii="Times New Roman" w:eastAsiaTheme="minorEastAsia" w:hAnsi="Times New Roman" w:cs="Times New Roman"/>
          <w:sz w:val="24"/>
          <w:szCs w:val="24"/>
          <w:highlight w:val="green"/>
          <w:rPrChange w:id="3664" w:author="Соколов Сергей Вадимович" w:date="2024-01-22T09:25:00Z">
            <w:rPr>
              <w:rFonts w:ascii="Times New Roman" w:eastAsiaTheme="minorEastAsia" w:hAnsi="Times New Roman" w:cs="Times New Roman"/>
              <w:sz w:val="24"/>
              <w:szCs w:val="24"/>
            </w:rPr>
          </w:rPrChange>
        </w:rPr>
        <w:t xml:space="preserve"> </w:t>
      </w:r>
      <w:r w:rsidR="00DB1874" w:rsidRPr="006D186D">
        <w:rPr>
          <w:rFonts w:ascii="Times New Roman" w:hAnsi="Times New Roman" w:cs="Times New Roman"/>
          <w:sz w:val="24"/>
          <w:szCs w:val="24"/>
          <w:highlight w:val="green"/>
          <w:rPrChange w:id="3665" w:author="Соколов Сергей Вадимович" w:date="2024-01-22T09:25:00Z">
            <w:rPr>
              <w:rFonts w:ascii="Times New Roman" w:hAnsi="Times New Roman" w:cs="Times New Roman"/>
              <w:sz w:val="24"/>
              <w:szCs w:val="24"/>
            </w:rPr>
          </w:rPrChange>
        </w:rPr>
        <w:t>прочностных и деформационных свойств грунтов (угла внутреннего трения, сцепления</w:t>
      </w:r>
      <w:r w:rsidR="008E0A95" w:rsidRPr="006D186D">
        <w:rPr>
          <w:rFonts w:ascii="Times New Roman" w:hAnsi="Times New Roman" w:cs="Times New Roman"/>
          <w:sz w:val="24"/>
          <w:szCs w:val="24"/>
          <w:highlight w:val="green"/>
          <w:rPrChange w:id="3666" w:author="Соколов Сергей Вадимович" w:date="2024-01-22T09:25:00Z">
            <w:rPr>
              <w:rFonts w:ascii="Times New Roman" w:hAnsi="Times New Roman" w:cs="Times New Roman"/>
              <w:sz w:val="24"/>
              <w:szCs w:val="24"/>
            </w:rPr>
          </w:rPrChange>
        </w:rPr>
        <w:t xml:space="preserve"> и</w:t>
      </w:r>
      <w:r w:rsidR="00DB1874" w:rsidRPr="006D186D">
        <w:rPr>
          <w:rFonts w:ascii="Times New Roman" w:hAnsi="Times New Roman" w:cs="Times New Roman"/>
          <w:sz w:val="24"/>
          <w:szCs w:val="24"/>
          <w:highlight w:val="green"/>
          <w:rPrChange w:id="3667" w:author="Соколов Сергей Вадимович" w:date="2024-01-22T09:25:00Z">
            <w:rPr>
              <w:rFonts w:ascii="Times New Roman" w:hAnsi="Times New Roman" w:cs="Times New Roman"/>
              <w:sz w:val="24"/>
              <w:szCs w:val="24"/>
            </w:rPr>
          </w:rPrChange>
        </w:rPr>
        <w:t xml:space="preserve"> модуля деформации)</w:t>
      </w:r>
      <w:r w:rsidR="00243D7B" w:rsidRPr="006D186D">
        <w:rPr>
          <w:rFonts w:ascii="Times New Roman" w:hAnsi="Times New Roman" w:cs="Times New Roman"/>
          <w:sz w:val="24"/>
          <w:szCs w:val="24"/>
          <w:highlight w:val="green"/>
          <w:rPrChange w:id="3668" w:author="Соколов Сергей Вадимович" w:date="2024-01-22T09:25:00Z">
            <w:rPr>
              <w:rFonts w:ascii="Times New Roman" w:hAnsi="Times New Roman" w:cs="Times New Roman"/>
              <w:sz w:val="24"/>
              <w:szCs w:val="24"/>
            </w:rPr>
          </w:rPrChange>
        </w:rPr>
        <w:t xml:space="preserve"> принимается </w:t>
      </w:r>
      <w:r w:rsidRPr="006D186D">
        <w:rPr>
          <w:rFonts w:ascii="Times New Roman" w:hAnsi="Times New Roman" w:cs="Times New Roman"/>
          <w:sz w:val="24"/>
          <w:szCs w:val="24"/>
          <w:highlight w:val="green"/>
          <w:rPrChange w:id="3669" w:author="Соколов Сергей Вадимович" w:date="2024-01-22T09:25:00Z">
            <w:rPr>
              <w:rFonts w:ascii="Times New Roman" w:hAnsi="Times New Roman" w:cs="Times New Roman"/>
              <w:sz w:val="24"/>
              <w:szCs w:val="24"/>
            </w:rPr>
          </w:rPrChange>
        </w:rPr>
        <w:t>не менее</w:t>
      </w:r>
      <w:r w:rsidR="00DB1874" w:rsidRPr="006D186D">
        <w:rPr>
          <w:rFonts w:ascii="Times New Roman" w:hAnsi="Times New Roman" w:cs="Times New Roman"/>
          <w:sz w:val="24"/>
          <w:szCs w:val="24"/>
          <w:highlight w:val="green"/>
          <w:rPrChange w:id="3670" w:author="Соколов Сергей Вадимович" w:date="2024-01-22T09:25:00Z">
            <w:rPr>
              <w:rFonts w:ascii="Times New Roman" w:hAnsi="Times New Roman" w:cs="Times New Roman"/>
              <w:sz w:val="24"/>
              <w:szCs w:val="24"/>
            </w:rPr>
          </w:rPrChange>
        </w:rPr>
        <w:t>:</w:t>
      </w:r>
    </w:p>
    <w:p w14:paraId="2314C377" w14:textId="7F49B705" w:rsidR="00DB1874" w:rsidRPr="006D186D" w:rsidRDefault="00F32FC2" w:rsidP="00F32FC2">
      <w:pPr>
        <w:pStyle w:val="aff3"/>
        <w:spacing w:line="360" w:lineRule="auto"/>
        <w:ind w:firstLine="709"/>
        <w:jc w:val="both"/>
        <w:rPr>
          <w:rFonts w:ascii="Times New Roman" w:eastAsiaTheme="minorEastAsia" w:hAnsi="Times New Roman"/>
          <w:sz w:val="24"/>
          <w:szCs w:val="24"/>
          <w:highlight w:val="green"/>
          <w:rPrChange w:id="3671" w:author="Соколов Сергей Вадимович" w:date="2024-01-22T09:25:00Z">
            <w:rPr>
              <w:rFonts w:ascii="Times New Roman" w:eastAsiaTheme="minorEastAsia" w:hAnsi="Times New Roman"/>
              <w:sz w:val="24"/>
              <w:szCs w:val="24"/>
            </w:rPr>
          </w:rPrChange>
        </w:rPr>
      </w:pPr>
      <w:r w:rsidRPr="006D186D">
        <w:rPr>
          <w:rFonts w:ascii="Times New Roman" w:eastAsiaTheme="minorEastAsia" w:hAnsi="Times New Roman"/>
          <w:sz w:val="24"/>
          <w:szCs w:val="24"/>
          <w:highlight w:val="green"/>
          <w:rPrChange w:id="3672" w:author="Соколов Сергей Вадимович" w:date="2024-01-22T09:25:00Z">
            <w:rPr>
              <w:rFonts w:ascii="Times New Roman" w:eastAsiaTheme="minorEastAsia" w:hAnsi="Times New Roman"/>
              <w:sz w:val="24"/>
              <w:szCs w:val="24"/>
            </w:rPr>
          </w:rPrChange>
        </w:rPr>
        <w:lastRenderedPageBreak/>
        <w:t xml:space="preserve">- </w:t>
      </w:r>
      <w:r w:rsidR="00490C1F" w:rsidRPr="006D186D">
        <w:rPr>
          <w:rFonts w:ascii="Times New Roman" w:eastAsiaTheme="minorEastAsia" w:hAnsi="Times New Roman"/>
          <w:sz w:val="24"/>
          <w:szCs w:val="24"/>
          <w:highlight w:val="green"/>
          <w:rPrChange w:id="3673" w:author="Соколов Сергей Вадимович" w:date="2024-01-22T09:25:00Z">
            <w:rPr>
              <w:rFonts w:ascii="Times New Roman" w:eastAsiaTheme="minorEastAsia" w:hAnsi="Times New Roman"/>
              <w:sz w:val="24"/>
              <w:szCs w:val="24"/>
            </w:rPr>
          </w:rPrChange>
        </w:rPr>
        <w:t xml:space="preserve">десяти определений по каждому инженерно-геологическому элементу – для </w:t>
      </w:r>
      <w:r w:rsidR="00DB1874" w:rsidRPr="006D186D">
        <w:rPr>
          <w:rFonts w:ascii="Times New Roman" w:eastAsiaTheme="minorEastAsia" w:hAnsi="Times New Roman"/>
          <w:sz w:val="24"/>
          <w:szCs w:val="24"/>
          <w:highlight w:val="green"/>
          <w:rPrChange w:id="3674" w:author="Соколов Сергей Вадимович" w:date="2024-01-22T09:25:00Z">
            <w:rPr>
              <w:rFonts w:ascii="Times New Roman" w:eastAsiaTheme="minorEastAsia" w:hAnsi="Times New Roman"/>
              <w:sz w:val="24"/>
              <w:szCs w:val="24"/>
            </w:rPr>
          </w:rPrChange>
        </w:rPr>
        <w:t>сооружени</w:t>
      </w:r>
      <w:r w:rsidR="00243D7B" w:rsidRPr="006D186D">
        <w:rPr>
          <w:rFonts w:ascii="Times New Roman" w:eastAsiaTheme="minorEastAsia" w:hAnsi="Times New Roman"/>
          <w:sz w:val="24"/>
          <w:szCs w:val="24"/>
          <w:highlight w:val="green"/>
          <w:rPrChange w:id="3675" w:author="Соколов Сергей Вадимович" w:date="2024-01-22T09:25:00Z">
            <w:rPr>
              <w:rFonts w:ascii="Times New Roman" w:eastAsiaTheme="minorEastAsia" w:hAnsi="Times New Roman"/>
              <w:sz w:val="24"/>
              <w:szCs w:val="24"/>
            </w:rPr>
          </w:rPrChange>
        </w:rPr>
        <w:t>й</w:t>
      </w:r>
      <w:r w:rsidR="00DB1874" w:rsidRPr="006D186D">
        <w:rPr>
          <w:rFonts w:ascii="Times New Roman" w:eastAsiaTheme="minorEastAsia" w:hAnsi="Times New Roman"/>
          <w:sz w:val="24"/>
          <w:szCs w:val="24"/>
          <w:highlight w:val="green"/>
          <w:rPrChange w:id="3676" w:author="Соколов Сергей Вадимович" w:date="2024-01-22T09:25:00Z">
            <w:rPr>
              <w:rFonts w:ascii="Times New Roman" w:eastAsiaTheme="minorEastAsia" w:hAnsi="Times New Roman"/>
              <w:sz w:val="24"/>
              <w:szCs w:val="24"/>
            </w:rPr>
          </w:rPrChange>
        </w:rPr>
        <w:t xml:space="preserve"> повышенного и нормального уровня ответственности;</w:t>
      </w:r>
    </w:p>
    <w:p w14:paraId="6E9B62ED" w14:textId="49FF4762" w:rsidR="006041DF" w:rsidRPr="00F32FC2" w:rsidRDefault="00F32FC2" w:rsidP="00F32FC2">
      <w:pPr>
        <w:pStyle w:val="aff3"/>
        <w:spacing w:line="360" w:lineRule="auto"/>
        <w:ind w:firstLine="709"/>
        <w:jc w:val="both"/>
        <w:rPr>
          <w:rFonts w:ascii="Times New Roman" w:eastAsiaTheme="minorEastAsia" w:hAnsi="Times New Roman"/>
          <w:sz w:val="24"/>
          <w:szCs w:val="24"/>
        </w:rPr>
      </w:pPr>
      <w:r w:rsidRPr="006D186D">
        <w:rPr>
          <w:rFonts w:ascii="Times New Roman" w:eastAsiaTheme="minorEastAsia" w:hAnsi="Times New Roman"/>
          <w:sz w:val="24"/>
          <w:szCs w:val="24"/>
          <w:highlight w:val="green"/>
          <w:rPrChange w:id="3677" w:author="Соколов Сергей Вадимович" w:date="2024-01-22T09:25:00Z">
            <w:rPr>
              <w:rFonts w:ascii="Times New Roman" w:eastAsiaTheme="minorEastAsia" w:hAnsi="Times New Roman"/>
              <w:sz w:val="24"/>
              <w:szCs w:val="24"/>
            </w:rPr>
          </w:rPrChange>
        </w:rPr>
        <w:t xml:space="preserve">- </w:t>
      </w:r>
      <w:r w:rsidR="00490C1F" w:rsidRPr="006D186D">
        <w:rPr>
          <w:rFonts w:ascii="Times New Roman" w:eastAsiaTheme="minorEastAsia" w:hAnsi="Times New Roman"/>
          <w:sz w:val="24"/>
          <w:szCs w:val="24"/>
          <w:highlight w:val="green"/>
          <w:rPrChange w:id="3678" w:author="Соколов Сергей Вадимович" w:date="2024-01-22T09:25:00Z">
            <w:rPr>
              <w:rFonts w:ascii="Times New Roman" w:eastAsiaTheme="minorEastAsia" w:hAnsi="Times New Roman"/>
              <w:sz w:val="24"/>
              <w:szCs w:val="24"/>
            </w:rPr>
          </w:rPrChange>
        </w:rPr>
        <w:t xml:space="preserve">десяти определений для основного деформирующегося горизонта, и </w:t>
      </w:r>
      <w:r w:rsidR="00490C1F" w:rsidRPr="006D186D">
        <w:rPr>
          <w:rFonts w:ascii="Times New Roman" w:hAnsi="Times New Roman"/>
          <w:sz w:val="24"/>
          <w:szCs w:val="24"/>
          <w:highlight w:val="green"/>
          <w:rPrChange w:id="3679" w:author="Соколов Сергей Вадимович" w:date="2024-01-22T09:25:00Z">
            <w:rPr>
              <w:rFonts w:ascii="Times New Roman" w:hAnsi="Times New Roman"/>
              <w:sz w:val="24"/>
              <w:szCs w:val="24"/>
            </w:rPr>
          </w:rPrChange>
        </w:rPr>
        <w:t>не менее</w:t>
      </w:r>
      <w:r w:rsidR="00490C1F" w:rsidRPr="006D186D">
        <w:rPr>
          <w:rFonts w:ascii="Times New Roman" w:eastAsiaTheme="minorEastAsia" w:hAnsi="Times New Roman"/>
          <w:sz w:val="24"/>
          <w:szCs w:val="24"/>
          <w:highlight w:val="green"/>
          <w:rPrChange w:id="3680" w:author="Соколов Сергей Вадимович" w:date="2024-01-22T09:25:00Z">
            <w:rPr>
              <w:rFonts w:ascii="Times New Roman" w:eastAsiaTheme="minorEastAsia" w:hAnsi="Times New Roman"/>
              <w:sz w:val="24"/>
              <w:szCs w:val="24"/>
            </w:rPr>
          </w:rPrChange>
        </w:rPr>
        <w:t xml:space="preserve"> шести для других инженерно-геологических элементов – для </w:t>
      </w:r>
      <w:r w:rsidR="00DB1874" w:rsidRPr="006D186D">
        <w:rPr>
          <w:rFonts w:ascii="Times New Roman" w:eastAsiaTheme="minorEastAsia" w:hAnsi="Times New Roman"/>
          <w:sz w:val="24"/>
          <w:szCs w:val="24"/>
          <w:highlight w:val="green"/>
          <w:rPrChange w:id="3681" w:author="Соколов Сергей Вадимович" w:date="2024-01-22T09:25:00Z">
            <w:rPr>
              <w:rFonts w:ascii="Times New Roman" w:eastAsiaTheme="minorEastAsia" w:hAnsi="Times New Roman"/>
              <w:sz w:val="24"/>
              <w:szCs w:val="24"/>
            </w:rPr>
          </w:rPrChange>
        </w:rPr>
        <w:t>сооружени</w:t>
      </w:r>
      <w:r w:rsidR="00243D7B" w:rsidRPr="006D186D">
        <w:rPr>
          <w:rFonts w:ascii="Times New Roman" w:eastAsiaTheme="minorEastAsia" w:hAnsi="Times New Roman"/>
          <w:sz w:val="24"/>
          <w:szCs w:val="24"/>
          <w:highlight w:val="green"/>
          <w:rPrChange w:id="3682" w:author="Соколов Сергей Вадимович" w:date="2024-01-22T09:25:00Z">
            <w:rPr>
              <w:rFonts w:ascii="Times New Roman" w:eastAsiaTheme="minorEastAsia" w:hAnsi="Times New Roman"/>
              <w:sz w:val="24"/>
              <w:szCs w:val="24"/>
            </w:rPr>
          </w:rPrChange>
        </w:rPr>
        <w:t>й</w:t>
      </w:r>
      <w:r w:rsidR="00DB1874" w:rsidRPr="006D186D">
        <w:rPr>
          <w:rFonts w:ascii="Times New Roman" w:eastAsiaTheme="minorEastAsia" w:hAnsi="Times New Roman"/>
          <w:sz w:val="24"/>
          <w:szCs w:val="24"/>
          <w:highlight w:val="green"/>
          <w:rPrChange w:id="3683" w:author="Соколов Сергей Вадимович" w:date="2024-01-22T09:25:00Z">
            <w:rPr>
              <w:rFonts w:ascii="Times New Roman" w:eastAsiaTheme="minorEastAsia" w:hAnsi="Times New Roman"/>
              <w:sz w:val="24"/>
              <w:szCs w:val="24"/>
            </w:rPr>
          </w:rPrChange>
        </w:rPr>
        <w:t xml:space="preserve"> пониженного уровня ответственности</w:t>
      </w:r>
      <w:r w:rsidR="00E935B6" w:rsidRPr="006D186D">
        <w:rPr>
          <w:rFonts w:ascii="Times New Roman" w:eastAsiaTheme="minorEastAsia" w:hAnsi="Times New Roman"/>
          <w:sz w:val="24"/>
          <w:szCs w:val="24"/>
          <w:highlight w:val="green"/>
          <w:rPrChange w:id="3684" w:author="Соколов Сергей Вадимович" w:date="2024-01-22T09:25:00Z">
            <w:rPr>
              <w:rFonts w:ascii="Times New Roman" w:eastAsiaTheme="minorEastAsia" w:hAnsi="Times New Roman"/>
              <w:sz w:val="24"/>
              <w:szCs w:val="24"/>
            </w:rPr>
          </w:rPrChange>
        </w:rPr>
        <w:t>.</w:t>
      </w:r>
    </w:p>
    <w:p w14:paraId="5A2F0EDD" w14:textId="77777777" w:rsidR="00832383" w:rsidRPr="006D186D" w:rsidRDefault="008153D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685" w:author="Соколов Сергей Вадимович" w:date="2024-01-22T09:26:00Z">
            <w:rPr>
              <w:rFonts w:ascii="Times New Roman" w:eastAsia="Calibri" w:hAnsi="Times New Roman" w:cs="Times New Roman"/>
              <w:sz w:val="24"/>
              <w:szCs w:val="24"/>
            </w:rPr>
          </w:rPrChange>
        </w:rPr>
      </w:pPr>
      <w:bookmarkStart w:id="3686" w:name="_Hlk493686058"/>
      <w:r w:rsidRPr="006D186D">
        <w:rPr>
          <w:rFonts w:ascii="Times New Roman" w:eastAsia="Calibri" w:hAnsi="Times New Roman" w:cs="Times New Roman"/>
          <w:sz w:val="24"/>
          <w:szCs w:val="24"/>
          <w:highlight w:val="green"/>
          <w:rPrChange w:id="3687" w:author="Соколов Сергей Вадимович" w:date="2024-01-22T09:26:00Z">
            <w:rPr>
              <w:rFonts w:ascii="Times New Roman" w:eastAsia="Calibri" w:hAnsi="Times New Roman" w:cs="Times New Roman"/>
              <w:sz w:val="24"/>
              <w:szCs w:val="24"/>
            </w:rPr>
          </w:rPrChange>
        </w:rPr>
        <w:t>Оценку и прогноз устойчивости склонов следует осуществлять в соответствии с</w:t>
      </w:r>
      <w:r w:rsidR="00322ABA" w:rsidRPr="006D186D">
        <w:rPr>
          <w:rFonts w:ascii="Times New Roman" w:eastAsia="Calibri" w:hAnsi="Times New Roman" w:cs="Times New Roman"/>
          <w:sz w:val="24"/>
          <w:szCs w:val="24"/>
          <w:highlight w:val="green"/>
          <w:rPrChange w:id="3688" w:author="Соколов Сергей Вадимович" w:date="2024-01-22T09:26:00Z">
            <w:rPr>
              <w:rFonts w:ascii="Times New Roman" w:eastAsia="Calibri" w:hAnsi="Times New Roman" w:cs="Times New Roman"/>
              <w:sz w:val="24"/>
              <w:szCs w:val="24"/>
            </w:rPr>
          </w:rPrChange>
        </w:rPr>
        <w:t xml:space="preserve"> 4.9.6</w:t>
      </w:r>
      <w:r w:rsidR="00E40AA1" w:rsidRPr="006D186D">
        <w:rPr>
          <w:rFonts w:ascii="Times New Roman" w:eastAsia="Calibri" w:hAnsi="Times New Roman" w:cs="Times New Roman"/>
          <w:sz w:val="24"/>
          <w:szCs w:val="24"/>
          <w:highlight w:val="green"/>
          <w:rPrChange w:id="3689" w:author="Соколов Сергей Вадимович" w:date="2024-01-22T09:26:00Z">
            <w:rPr>
              <w:rFonts w:ascii="Times New Roman" w:eastAsia="Calibri" w:hAnsi="Times New Roman" w:cs="Times New Roman"/>
              <w:sz w:val="24"/>
              <w:szCs w:val="24"/>
            </w:rPr>
          </w:rPrChange>
        </w:rPr>
        <w:t>1</w:t>
      </w:r>
      <w:r w:rsidRPr="006D186D">
        <w:rPr>
          <w:rFonts w:ascii="Times New Roman" w:eastAsia="Calibri" w:hAnsi="Times New Roman" w:cs="Times New Roman"/>
          <w:sz w:val="24"/>
          <w:szCs w:val="24"/>
          <w:highlight w:val="green"/>
          <w:rPrChange w:id="3690" w:author="Соколов Сергей Вадимович" w:date="2024-01-22T09:26:00Z">
            <w:rPr>
              <w:rFonts w:ascii="Times New Roman" w:eastAsia="Calibri" w:hAnsi="Times New Roman" w:cs="Times New Roman"/>
              <w:sz w:val="24"/>
              <w:szCs w:val="24"/>
            </w:rPr>
          </w:rPrChange>
        </w:rPr>
        <w:t xml:space="preserve"> с учетом выбранного положения</w:t>
      </w:r>
      <w:r w:rsidR="004D2F4F" w:rsidRPr="006D186D">
        <w:rPr>
          <w:rFonts w:ascii="Times New Roman" w:eastAsia="Calibri" w:hAnsi="Times New Roman" w:cs="Times New Roman"/>
          <w:sz w:val="24"/>
          <w:szCs w:val="24"/>
          <w:highlight w:val="green"/>
          <w:rPrChange w:id="3691" w:author="Соколов Сергей Вадимович" w:date="2024-01-22T09:26:00Z">
            <w:rPr>
              <w:rFonts w:ascii="Times New Roman" w:eastAsia="Calibri" w:hAnsi="Times New Roman" w:cs="Times New Roman"/>
              <w:sz w:val="24"/>
              <w:szCs w:val="24"/>
            </w:rPr>
          </w:rPrChange>
        </w:rPr>
        <w:t xml:space="preserve"> зданий и </w:t>
      </w:r>
      <w:r w:rsidRPr="006D186D">
        <w:rPr>
          <w:rFonts w:ascii="Times New Roman" w:eastAsia="Calibri" w:hAnsi="Times New Roman" w:cs="Times New Roman"/>
          <w:sz w:val="24"/>
          <w:szCs w:val="24"/>
          <w:highlight w:val="green"/>
          <w:rPrChange w:id="3692" w:author="Соколов Сергей Вадимович" w:date="2024-01-22T09:26:00Z">
            <w:rPr>
              <w:rFonts w:ascii="Times New Roman" w:eastAsia="Calibri" w:hAnsi="Times New Roman" w:cs="Times New Roman"/>
              <w:sz w:val="24"/>
              <w:szCs w:val="24"/>
            </w:rPr>
          </w:rPrChange>
        </w:rPr>
        <w:t xml:space="preserve">сооружений и уточненных границ зон различной степени опасности </w:t>
      </w:r>
      <w:r w:rsidR="00A1190B" w:rsidRPr="006D186D">
        <w:rPr>
          <w:rFonts w:ascii="Times New Roman" w:eastAsia="Calibri" w:hAnsi="Times New Roman" w:cs="Times New Roman"/>
          <w:sz w:val="24"/>
          <w:szCs w:val="24"/>
          <w:highlight w:val="green"/>
          <w:rPrChange w:id="3693" w:author="Соколов Сергей Вадимович" w:date="2024-01-22T09:26:00Z">
            <w:rPr>
              <w:rFonts w:ascii="Times New Roman" w:eastAsia="Calibri" w:hAnsi="Times New Roman" w:cs="Times New Roman"/>
              <w:sz w:val="24"/>
              <w:szCs w:val="24"/>
            </w:rPr>
          </w:rPrChange>
        </w:rPr>
        <w:t>оползневых</w:t>
      </w:r>
      <w:r w:rsidR="00B37E6A" w:rsidRPr="006D186D">
        <w:rPr>
          <w:rFonts w:ascii="Times New Roman" w:eastAsia="Calibri" w:hAnsi="Times New Roman" w:cs="Times New Roman"/>
          <w:sz w:val="24"/>
          <w:szCs w:val="24"/>
          <w:highlight w:val="green"/>
          <w:rPrChange w:id="3694" w:author="Соколов Сергей Вадимович" w:date="2024-01-22T09:26:00Z">
            <w:rPr>
              <w:rFonts w:ascii="Times New Roman" w:eastAsia="Calibri" w:hAnsi="Times New Roman" w:cs="Times New Roman"/>
              <w:sz w:val="24"/>
              <w:szCs w:val="24"/>
            </w:rPr>
          </w:rPrChange>
        </w:rPr>
        <w:t xml:space="preserve"> процессов.</w:t>
      </w:r>
    </w:p>
    <w:p w14:paraId="5A5A1C5C" w14:textId="77777777" w:rsidR="00A1190B" w:rsidRPr="002150CE" w:rsidRDefault="00832383" w:rsidP="00490C1F">
      <w:pPr>
        <w:tabs>
          <w:tab w:val="left" w:pos="1418"/>
        </w:tabs>
        <w:spacing w:line="360" w:lineRule="auto"/>
        <w:ind w:firstLine="709"/>
        <w:jc w:val="both"/>
        <w:rPr>
          <w:rFonts w:ascii="Times New Roman" w:hAnsi="Times New Roman"/>
          <w:sz w:val="24"/>
          <w:szCs w:val="24"/>
        </w:rPr>
      </w:pPr>
      <w:r w:rsidRPr="002150CE">
        <w:rPr>
          <w:rFonts w:ascii="Times New Roman" w:hAnsi="Times New Roman"/>
          <w:sz w:val="24"/>
          <w:szCs w:val="24"/>
        </w:rPr>
        <w:t xml:space="preserve">По требованию </w:t>
      </w:r>
      <w:r w:rsidR="00692777" w:rsidRPr="002150CE">
        <w:rPr>
          <w:rFonts w:ascii="Times New Roman" w:hAnsi="Times New Roman"/>
          <w:sz w:val="24"/>
          <w:szCs w:val="24"/>
        </w:rPr>
        <w:t>задания</w:t>
      </w:r>
      <w:r w:rsidRPr="002150CE">
        <w:rPr>
          <w:rFonts w:ascii="Times New Roman" w:hAnsi="Times New Roman"/>
          <w:sz w:val="24"/>
          <w:szCs w:val="24"/>
        </w:rPr>
        <w:t>, выполняют с</w:t>
      </w:r>
      <w:r w:rsidR="008153D6" w:rsidRPr="002150CE">
        <w:rPr>
          <w:rFonts w:ascii="Times New Roman" w:hAnsi="Times New Roman"/>
          <w:sz w:val="24"/>
          <w:szCs w:val="24"/>
        </w:rPr>
        <w:t>пециальные расчеты для оценки временной устойчивости откосов строительных выемок.</w:t>
      </w:r>
    </w:p>
    <w:bookmarkEnd w:id="3686"/>
    <w:p w14:paraId="4DFEDAB9" w14:textId="77777777" w:rsidR="008153D6" w:rsidRPr="002150CE" w:rsidRDefault="008153D6"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Расчетные </w:t>
      </w:r>
      <w:r w:rsidR="009A1CC4" w:rsidRPr="002150CE">
        <w:rPr>
          <w:rFonts w:ascii="Times New Roman" w:eastAsia="Calibri" w:hAnsi="Times New Roman" w:cs="Times New Roman"/>
          <w:sz w:val="24"/>
          <w:szCs w:val="24"/>
        </w:rPr>
        <w:t>створы</w:t>
      </w:r>
      <w:r w:rsidRPr="002150CE">
        <w:rPr>
          <w:rFonts w:ascii="Times New Roman" w:eastAsia="Calibri" w:hAnsi="Times New Roman" w:cs="Times New Roman"/>
          <w:sz w:val="24"/>
          <w:szCs w:val="24"/>
        </w:rPr>
        <w:t xml:space="preserve"> рекомендуется располагать на всех имеющихся или потенциально возможных оползня</w:t>
      </w:r>
      <w:r w:rsidR="008A4FC3" w:rsidRPr="002150CE">
        <w:rPr>
          <w:rFonts w:ascii="Times New Roman" w:eastAsia="Calibri" w:hAnsi="Times New Roman" w:cs="Times New Roman"/>
          <w:sz w:val="24"/>
          <w:szCs w:val="24"/>
        </w:rPr>
        <w:t>х (1</w:t>
      </w:r>
      <w:r w:rsidR="001A0E84" w:rsidRPr="002150CE">
        <w:rPr>
          <w:rFonts w:ascii="Times New Roman" w:eastAsia="Calibri" w:hAnsi="Times New Roman" w:cs="Times New Roman"/>
          <w:sz w:val="24"/>
          <w:szCs w:val="24"/>
        </w:rPr>
        <w:t>–</w:t>
      </w:r>
      <w:r w:rsidRPr="002150CE">
        <w:rPr>
          <w:rFonts w:ascii="Times New Roman" w:eastAsia="Calibri" w:hAnsi="Times New Roman" w:cs="Times New Roman"/>
          <w:sz w:val="24"/>
          <w:szCs w:val="24"/>
        </w:rPr>
        <w:t>3 створа на каждом оползне по его оси), а также на всех оползнеопасных участках проектируемых зданий и сооружений.</w:t>
      </w:r>
    </w:p>
    <w:p w14:paraId="4519DB3A" w14:textId="6CF4C8AF" w:rsidR="00A1190B" w:rsidRPr="006D186D" w:rsidRDefault="0086211C"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695" w:author="Соколов Сергей Вадимович" w:date="2024-01-22T09:26:00Z">
            <w:rPr>
              <w:rFonts w:ascii="Times New Roman" w:eastAsia="Calibri" w:hAnsi="Times New Roman" w:cs="Times New Roman"/>
              <w:sz w:val="24"/>
              <w:szCs w:val="24"/>
            </w:rPr>
          </w:rPrChange>
        </w:rPr>
      </w:pPr>
      <w:r w:rsidRPr="006D186D">
        <w:rPr>
          <w:rFonts w:ascii="Times New Roman" w:eastAsia="Calibri" w:hAnsi="Times New Roman" w:cs="Times New Roman"/>
          <w:sz w:val="24"/>
          <w:szCs w:val="24"/>
          <w:highlight w:val="green"/>
          <w:rPrChange w:id="3696" w:author="Соколов Сергей Вадимович" w:date="2024-01-22T09:26:00Z">
            <w:rPr>
              <w:rFonts w:ascii="Times New Roman" w:eastAsia="Calibri" w:hAnsi="Times New Roman" w:cs="Times New Roman"/>
              <w:sz w:val="24"/>
              <w:szCs w:val="24"/>
            </w:rPr>
          </w:rPrChange>
        </w:rPr>
        <w:t xml:space="preserve">Технический отчет по результатам инженерно-геологических изысканий </w:t>
      </w:r>
      <w:r w:rsidR="00490C1F" w:rsidRPr="006D186D">
        <w:rPr>
          <w:rFonts w:ascii="Times New Roman" w:eastAsia="Calibri" w:hAnsi="Times New Roman" w:cs="Times New Roman"/>
          <w:sz w:val="24"/>
          <w:szCs w:val="24"/>
          <w:highlight w:val="green"/>
          <w:rPrChange w:id="3697" w:author="Соколов Сергей Вадимович" w:date="2024-01-22T09:26:00Z">
            <w:rPr>
              <w:rFonts w:ascii="Times New Roman" w:eastAsia="Calibri" w:hAnsi="Times New Roman" w:cs="Times New Roman"/>
              <w:sz w:val="24"/>
              <w:szCs w:val="24"/>
            </w:rPr>
          </w:rPrChange>
        </w:rPr>
        <w:t xml:space="preserve">для </w:t>
      </w:r>
      <w:r w:rsidR="00C34F73" w:rsidRPr="006D186D">
        <w:rPr>
          <w:rFonts w:ascii="Times New Roman" w:eastAsia="Calibri" w:hAnsi="Times New Roman" w:cs="Times New Roman"/>
          <w:sz w:val="24"/>
          <w:szCs w:val="24"/>
          <w:highlight w:val="green"/>
          <w:rPrChange w:id="3698" w:author="Соколов Сергей Вадимович" w:date="2024-01-22T09:26:00Z">
            <w:rPr>
              <w:rFonts w:ascii="Times New Roman" w:eastAsia="Calibri" w:hAnsi="Times New Roman" w:cs="Times New Roman"/>
              <w:sz w:val="24"/>
              <w:szCs w:val="24"/>
            </w:rPr>
          </w:rPrChange>
        </w:rPr>
        <w:t>подготовки</w:t>
      </w:r>
      <w:r w:rsidR="00490C1F" w:rsidRPr="006D186D">
        <w:rPr>
          <w:rFonts w:ascii="Times New Roman" w:eastAsia="Calibri" w:hAnsi="Times New Roman" w:cs="Times New Roman"/>
          <w:sz w:val="24"/>
          <w:szCs w:val="24"/>
          <w:highlight w:val="green"/>
          <w:rPrChange w:id="3699" w:author="Соколов Сергей Вадимович" w:date="2024-01-22T09:26:00Z">
            <w:rPr>
              <w:rFonts w:ascii="Times New Roman" w:eastAsia="Calibri" w:hAnsi="Times New Roman" w:cs="Times New Roman"/>
              <w:sz w:val="24"/>
              <w:szCs w:val="24"/>
            </w:rPr>
          </w:rPrChange>
        </w:rPr>
        <w:t xml:space="preserve"> проектной документации объектов капитального строительства на втором этапе </w:t>
      </w:r>
      <w:r w:rsidRPr="006D186D">
        <w:rPr>
          <w:rFonts w:ascii="Times New Roman" w:eastAsia="Calibri" w:hAnsi="Times New Roman" w:cs="Times New Roman"/>
          <w:sz w:val="24"/>
          <w:szCs w:val="24"/>
          <w:highlight w:val="green"/>
          <w:rPrChange w:id="3700" w:author="Соколов Сергей Вадимович" w:date="2024-01-22T09:26:00Z">
            <w:rPr>
              <w:rFonts w:ascii="Times New Roman" w:eastAsia="Calibri" w:hAnsi="Times New Roman" w:cs="Times New Roman"/>
              <w:sz w:val="24"/>
              <w:szCs w:val="24"/>
            </w:rPr>
          </w:rPrChange>
        </w:rPr>
        <w:t xml:space="preserve">в районах развития оползневых процессов </w:t>
      </w:r>
      <w:r w:rsidR="00462F7B" w:rsidRPr="006D186D">
        <w:rPr>
          <w:rFonts w:ascii="Times New Roman" w:eastAsia="Calibri" w:hAnsi="Times New Roman" w:cs="Times New Roman"/>
          <w:sz w:val="24"/>
          <w:szCs w:val="24"/>
          <w:highlight w:val="green"/>
          <w:rPrChange w:id="3701" w:author="Соколов Сергей Вадимович" w:date="2024-01-22T09:26:00Z">
            <w:rPr>
              <w:rFonts w:ascii="Times New Roman" w:eastAsia="Calibri" w:hAnsi="Times New Roman" w:cs="Times New Roman"/>
              <w:sz w:val="24"/>
              <w:szCs w:val="24"/>
            </w:rPr>
          </w:rPrChange>
        </w:rPr>
        <w:t>составляется</w:t>
      </w:r>
      <w:r w:rsidRPr="006D186D">
        <w:rPr>
          <w:rFonts w:ascii="Times New Roman" w:eastAsia="Calibri" w:hAnsi="Times New Roman" w:cs="Times New Roman"/>
          <w:sz w:val="24"/>
          <w:szCs w:val="24"/>
          <w:highlight w:val="green"/>
          <w:rPrChange w:id="3702" w:author="Соколов Сергей Вадимович" w:date="2024-01-22T09:26:00Z">
            <w:rPr>
              <w:rFonts w:ascii="Times New Roman" w:eastAsia="Calibri" w:hAnsi="Times New Roman" w:cs="Times New Roman"/>
              <w:sz w:val="24"/>
              <w:szCs w:val="24"/>
            </w:rPr>
          </w:rPrChange>
        </w:rPr>
        <w:t xml:space="preserve"> в соответствии с СП 47.13330.2016 (</w:t>
      </w:r>
      <w:r w:rsidR="00490C1F" w:rsidRPr="006D186D">
        <w:rPr>
          <w:rFonts w:ascii="Times New Roman" w:eastAsia="Calibri" w:hAnsi="Times New Roman" w:cs="Times New Roman"/>
          <w:sz w:val="24"/>
          <w:szCs w:val="24"/>
          <w:highlight w:val="green"/>
          <w:rPrChange w:id="3703" w:author="Соколов Сергей Вадимович" w:date="2024-01-22T09:26:00Z">
            <w:rPr>
              <w:rFonts w:ascii="Times New Roman" w:eastAsia="Calibri" w:hAnsi="Times New Roman" w:cs="Times New Roman"/>
              <w:sz w:val="24"/>
              <w:szCs w:val="24"/>
            </w:rPr>
          </w:rPrChange>
        </w:rPr>
        <w:t xml:space="preserve">подпункты </w:t>
      </w:r>
      <w:r w:rsidRPr="006D186D">
        <w:rPr>
          <w:rFonts w:ascii="Times New Roman" w:eastAsia="Calibri" w:hAnsi="Times New Roman" w:cs="Times New Roman"/>
          <w:sz w:val="24"/>
          <w:szCs w:val="24"/>
          <w:highlight w:val="green"/>
          <w:rPrChange w:id="3704" w:author="Соколов Сергей Вадимович" w:date="2024-01-22T09:26:00Z">
            <w:rPr>
              <w:rFonts w:ascii="Times New Roman" w:eastAsia="Calibri" w:hAnsi="Times New Roman" w:cs="Times New Roman"/>
              <w:sz w:val="24"/>
              <w:szCs w:val="24"/>
            </w:rPr>
          </w:rPrChange>
        </w:rPr>
        <w:t>6.3.</w:t>
      </w:r>
      <w:r w:rsidR="006D2FDF" w:rsidRPr="006D186D">
        <w:rPr>
          <w:rFonts w:ascii="Times New Roman" w:eastAsia="Calibri" w:hAnsi="Times New Roman" w:cs="Times New Roman"/>
          <w:sz w:val="24"/>
          <w:szCs w:val="24"/>
          <w:highlight w:val="green"/>
          <w:rPrChange w:id="3705" w:author="Соколов Сергей Вадимович" w:date="2024-01-22T09:26:00Z">
            <w:rPr>
              <w:rFonts w:ascii="Times New Roman" w:eastAsia="Calibri" w:hAnsi="Times New Roman" w:cs="Times New Roman"/>
              <w:sz w:val="24"/>
              <w:szCs w:val="24"/>
            </w:rPr>
          </w:rPrChange>
        </w:rPr>
        <w:t>2</w:t>
      </w:r>
      <w:r w:rsidRPr="006D186D">
        <w:rPr>
          <w:rFonts w:ascii="Times New Roman" w:eastAsia="Calibri" w:hAnsi="Times New Roman" w:cs="Times New Roman"/>
          <w:sz w:val="24"/>
          <w:szCs w:val="24"/>
          <w:highlight w:val="green"/>
          <w:rPrChange w:id="3706" w:author="Соколов Сергей Вадимович" w:date="2024-01-22T09:26:00Z">
            <w:rPr>
              <w:rFonts w:ascii="Times New Roman" w:eastAsia="Calibri" w:hAnsi="Times New Roman" w:cs="Times New Roman"/>
              <w:sz w:val="24"/>
              <w:szCs w:val="24"/>
            </w:rPr>
          </w:rPrChange>
        </w:rPr>
        <w:t>.5</w:t>
      </w:r>
      <w:r w:rsidR="006F48A6" w:rsidRPr="006D186D">
        <w:rPr>
          <w:rFonts w:ascii="Times New Roman" w:eastAsia="Calibri" w:hAnsi="Times New Roman" w:cs="Times New Roman"/>
          <w:sz w:val="24"/>
          <w:szCs w:val="24"/>
          <w:highlight w:val="green"/>
          <w:rPrChange w:id="3707" w:author="Соколов Сергей Вадимович" w:date="2024-01-22T09:26:00Z">
            <w:rPr>
              <w:rFonts w:ascii="Times New Roman" w:eastAsia="Calibri" w:hAnsi="Times New Roman" w:cs="Times New Roman"/>
              <w:sz w:val="24"/>
              <w:szCs w:val="24"/>
            </w:rPr>
          </w:rPrChange>
        </w:rPr>
        <w:t>,</w:t>
      </w:r>
      <w:r w:rsidRPr="006D186D">
        <w:rPr>
          <w:rFonts w:ascii="Times New Roman" w:eastAsia="Calibri" w:hAnsi="Times New Roman" w:cs="Times New Roman"/>
          <w:sz w:val="24"/>
          <w:szCs w:val="24"/>
          <w:highlight w:val="green"/>
          <w:rPrChange w:id="3708" w:author="Соколов Сергей Вадимович" w:date="2024-01-22T09:26:00Z">
            <w:rPr>
              <w:rFonts w:ascii="Times New Roman" w:eastAsia="Calibri" w:hAnsi="Times New Roman" w:cs="Times New Roman"/>
              <w:sz w:val="24"/>
              <w:szCs w:val="24"/>
            </w:rPr>
          </w:rPrChange>
        </w:rPr>
        <w:t xml:space="preserve"> 6.3.3.9) и </w:t>
      </w:r>
      <w:r w:rsidR="00A1190B" w:rsidRPr="006D186D">
        <w:rPr>
          <w:rFonts w:ascii="Times New Roman" w:eastAsia="Calibri" w:hAnsi="Times New Roman" w:cs="Times New Roman"/>
          <w:sz w:val="24"/>
          <w:szCs w:val="24"/>
          <w:highlight w:val="green"/>
          <w:rPrChange w:id="3709" w:author="Соколов Сергей Вадимович" w:date="2024-01-22T09:26:00Z">
            <w:rPr>
              <w:rFonts w:ascii="Times New Roman" w:eastAsia="Calibri" w:hAnsi="Times New Roman" w:cs="Times New Roman"/>
              <w:sz w:val="24"/>
              <w:szCs w:val="24"/>
            </w:rPr>
          </w:rPrChange>
        </w:rPr>
        <w:t xml:space="preserve">дополнительно </w:t>
      </w:r>
      <w:r w:rsidRPr="006D186D">
        <w:rPr>
          <w:rFonts w:ascii="Times New Roman" w:eastAsia="Calibri" w:hAnsi="Times New Roman" w:cs="Times New Roman"/>
          <w:sz w:val="24"/>
          <w:szCs w:val="24"/>
          <w:highlight w:val="green"/>
          <w:rPrChange w:id="3710" w:author="Соколов Сергей Вадимович" w:date="2024-01-22T09:26:00Z">
            <w:rPr>
              <w:rFonts w:ascii="Times New Roman" w:eastAsia="Calibri" w:hAnsi="Times New Roman" w:cs="Times New Roman"/>
              <w:sz w:val="24"/>
              <w:szCs w:val="24"/>
            </w:rPr>
          </w:rPrChange>
        </w:rPr>
        <w:t>должен</w:t>
      </w:r>
      <w:r w:rsidR="00E824B6" w:rsidRPr="006D186D">
        <w:rPr>
          <w:rFonts w:ascii="Times New Roman" w:eastAsia="Calibri" w:hAnsi="Times New Roman" w:cs="Times New Roman"/>
          <w:sz w:val="24"/>
          <w:szCs w:val="24"/>
          <w:highlight w:val="green"/>
          <w:rPrChange w:id="3711" w:author="Соколов Сергей Вадимович" w:date="2024-01-22T09:26:00Z">
            <w:rPr>
              <w:rFonts w:ascii="Times New Roman" w:eastAsia="Calibri" w:hAnsi="Times New Roman" w:cs="Times New Roman"/>
              <w:sz w:val="24"/>
              <w:szCs w:val="24"/>
            </w:rPr>
          </w:rPrChange>
        </w:rPr>
        <w:t xml:space="preserve"> </w:t>
      </w:r>
      <w:r w:rsidR="00A1190B" w:rsidRPr="006D186D">
        <w:rPr>
          <w:rFonts w:ascii="Times New Roman" w:eastAsia="Calibri" w:hAnsi="Times New Roman" w:cs="Times New Roman"/>
          <w:sz w:val="24"/>
          <w:szCs w:val="24"/>
          <w:highlight w:val="green"/>
          <w:rPrChange w:id="3712" w:author="Соколов Сергей Вадимович" w:date="2024-01-22T09:26:00Z">
            <w:rPr>
              <w:rFonts w:ascii="Times New Roman" w:eastAsia="Calibri" w:hAnsi="Times New Roman" w:cs="Times New Roman"/>
              <w:sz w:val="24"/>
              <w:szCs w:val="24"/>
            </w:rPr>
          </w:rPrChange>
        </w:rPr>
        <w:t>содержать:</w:t>
      </w:r>
    </w:p>
    <w:p w14:paraId="0BFC08C1" w14:textId="5DC222E1" w:rsidR="00A1190B" w:rsidRPr="006D186D" w:rsidRDefault="00F32FC2" w:rsidP="00F32FC2">
      <w:pPr>
        <w:pStyle w:val="aff3"/>
        <w:spacing w:line="360" w:lineRule="auto"/>
        <w:ind w:firstLine="709"/>
        <w:jc w:val="both"/>
        <w:rPr>
          <w:rFonts w:ascii="Times New Roman" w:eastAsiaTheme="minorEastAsia" w:hAnsi="Times New Roman"/>
          <w:sz w:val="24"/>
          <w:szCs w:val="24"/>
          <w:highlight w:val="green"/>
          <w:rPrChange w:id="3713" w:author="Соколов Сергей Вадимович" w:date="2024-01-22T09:26:00Z">
            <w:rPr>
              <w:rFonts w:ascii="Times New Roman" w:eastAsiaTheme="minorEastAsia" w:hAnsi="Times New Roman"/>
              <w:sz w:val="24"/>
              <w:szCs w:val="24"/>
            </w:rPr>
          </w:rPrChange>
        </w:rPr>
      </w:pPr>
      <w:r w:rsidRPr="006D186D">
        <w:rPr>
          <w:rFonts w:ascii="Times New Roman" w:eastAsiaTheme="minorEastAsia" w:hAnsi="Times New Roman"/>
          <w:sz w:val="24"/>
          <w:szCs w:val="24"/>
          <w:highlight w:val="green"/>
          <w:rPrChange w:id="3714" w:author="Соколов Сергей Вадимович" w:date="2024-01-22T09:26:00Z">
            <w:rPr>
              <w:rFonts w:ascii="Times New Roman" w:eastAsiaTheme="minorEastAsia" w:hAnsi="Times New Roman"/>
              <w:sz w:val="24"/>
              <w:szCs w:val="24"/>
            </w:rPr>
          </w:rPrChange>
        </w:rPr>
        <w:t xml:space="preserve">- </w:t>
      </w:r>
      <w:r w:rsidR="008153D6" w:rsidRPr="006D186D">
        <w:rPr>
          <w:rFonts w:ascii="Times New Roman" w:eastAsiaTheme="minorEastAsia" w:hAnsi="Times New Roman"/>
          <w:sz w:val="24"/>
          <w:szCs w:val="24"/>
          <w:highlight w:val="green"/>
          <w:rPrChange w:id="3715" w:author="Соколов Сергей Вадимович" w:date="2024-01-22T09:26:00Z">
            <w:rPr>
              <w:rFonts w:ascii="Times New Roman" w:eastAsiaTheme="minorEastAsia" w:hAnsi="Times New Roman"/>
              <w:sz w:val="24"/>
              <w:szCs w:val="24"/>
            </w:rPr>
          </w:rPrChange>
        </w:rPr>
        <w:t>х</w:t>
      </w:r>
      <w:r w:rsidR="00A1190B" w:rsidRPr="006D186D">
        <w:rPr>
          <w:rFonts w:ascii="Times New Roman" w:eastAsiaTheme="minorEastAsia" w:hAnsi="Times New Roman"/>
          <w:sz w:val="24"/>
          <w:szCs w:val="24"/>
          <w:highlight w:val="green"/>
          <w:rPrChange w:id="3716" w:author="Соколов Сергей Вадимович" w:date="2024-01-22T09:26:00Z">
            <w:rPr>
              <w:rFonts w:ascii="Times New Roman" w:eastAsiaTheme="minorEastAsia" w:hAnsi="Times New Roman"/>
              <w:sz w:val="24"/>
              <w:szCs w:val="24"/>
            </w:rPr>
          </w:rPrChange>
        </w:rPr>
        <w:t>арактеристику динамики оползневых</w:t>
      </w:r>
      <w:r w:rsidR="008153D6" w:rsidRPr="006D186D">
        <w:rPr>
          <w:rFonts w:ascii="Times New Roman" w:eastAsiaTheme="minorEastAsia" w:hAnsi="Times New Roman"/>
          <w:sz w:val="24"/>
          <w:szCs w:val="24"/>
          <w:highlight w:val="green"/>
          <w:rPrChange w:id="3717" w:author="Соколов Сергей Вадимович" w:date="2024-01-22T09:26:00Z">
            <w:rPr>
              <w:rFonts w:ascii="Times New Roman" w:eastAsiaTheme="minorEastAsia" w:hAnsi="Times New Roman"/>
              <w:sz w:val="24"/>
              <w:szCs w:val="24"/>
            </w:rPr>
          </w:rPrChange>
        </w:rPr>
        <w:t xml:space="preserve"> процессов за период, прошедший со времени окончания </w:t>
      </w:r>
      <w:r w:rsidR="0086211C" w:rsidRPr="006D186D">
        <w:rPr>
          <w:rFonts w:ascii="Times New Roman" w:eastAsiaTheme="minorEastAsia" w:hAnsi="Times New Roman"/>
          <w:sz w:val="24"/>
          <w:szCs w:val="24"/>
          <w:highlight w:val="green"/>
          <w:rPrChange w:id="3718" w:author="Соколов Сергей Вадимович" w:date="2024-01-22T09:26:00Z">
            <w:rPr>
              <w:rFonts w:ascii="Times New Roman" w:eastAsiaTheme="minorEastAsia" w:hAnsi="Times New Roman"/>
              <w:sz w:val="24"/>
              <w:szCs w:val="24"/>
            </w:rPr>
          </w:rPrChange>
        </w:rPr>
        <w:t xml:space="preserve">инженерных </w:t>
      </w:r>
      <w:r w:rsidR="008153D6" w:rsidRPr="006D186D">
        <w:rPr>
          <w:rFonts w:ascii="Times New Roman" w:eastAsiaTheme="minorEastAsia" w:hAnsi="Times New Roman"/>
          <w:sz w:val="24"/>
          <w:szCs w:val="24"/>
          <w:highlight w:val="green"/>
          <w:rPrChange w:id="3719" w:author="Соколов Сергей Вадимович" w:date="2024-01-22T09:26:00Z">
            <w:rPr>
              <w:rFonts w:ascii="Times New Roman" w:eastAsiaTheme="minorEastAsia" w:hAnsi="Times New Roman"/>
              <w:sz w:val="24"/>
              <w:szCs w:val="24"/>
            </w:rPr>
          </w:rPrChange>
        </w:rPr>
        <w:t>изысканий</w:t>
      </w:r>
      <w:r w:rsidR="0086211C" w:rsidRPr="006D186D">
        <w:rPr>
          <w:rFonts w:ascii="Times New Roman" w:eastAsiaTheme="minorEastAsia" w:hAnsi="Times New Roman"/>
          <w:sz w:val="24"/>
          <w:szCs w:val="24"/>
          <w:highlight w:val="green"/>
          <w:rPrChange w:id="3720" w:author="Соколов Сергей Вадимович" w:date="2024-01-22T09:26:00Z">
            <w:rPr>
              <w:rFonts w:ascii="Times New Roman" w:eastAsiaTheme="minorEastAsia" w:hAnsi="Times New Roman"/>
              <w:sz w:val="24"/>
              <w:szCs w:val="24"/>
            </w:rPr>
          </w:rPrChange>
        </w:rPr>
        <w:t>, выполненных</w:t>
      </w:r>
      <w:r w:rsidR="008153D6" w:rsidRPr="006D186D">
        <w:rPr>
          <w:rFonts w:ascii="Times New Roman" w:eastAsiaTheme="minorEastAsia" w:hAnsi="Times New Roman"/>
          <w:sz w:val="24"/>
          <w:szCs w:val="24"/>
          <w:highlight w:val="green"/>
          <w:rPrChange w:id="3721" w:author="Соколов Сергей Вадимович" w:date="2024-01-22T09:26:00Z">
            <w:rPr>
              <w:rFonts w:ascii="Times New Roman" w:eastAsiaTheme="minorEastAsia" w:hAnsi="Times New Roman"/>
              <w:sz w:val="24"/>
              <w:szCs w:val="24"/>
            </w:rPr>
          </w:rPrChange>
        </w:rPr>
        <w:t xml:space="preserve"> на </w:t>
      </w:r>
      <w:r w:rsidR="0086211C" w:rsidRPr="006D186D">
        <w:rPr>
          <w:rFonts w:ascii="Times New Roman" w:eastAsiaTheme="minorEastAsia" w:hAnsi="Times New Roman"/>
          <w:sz w:val="24"/>
          <w:szCs w:val="24"/>
          <w:highlight w:val="green"/>
          <w:rPrChange w:id="3722" w:author="Соколов Сергей Вадимович" w:date="2024-01-22T09:26:00Z">
            <w:rPr>
              <w:rFonts w:ascii="Times New Roman" w:eastAsiaTheme="minorEastAsia" w:hAnsi="Times New Roman"/>
              <w:sz w:val="24"/>
              <w:szCs w:val="24"/>
            </w:rPr>
          </w:rPrChange>
        </w:rPr>
        <w:t>первом этапе</w:t>
      </w:r>
      <w:r w:rsidR="00A1190B" w:rsidRPr="006D186D">
        <w:rPr>
          <w:rFonts w:ascii="Times New Roman" w:eastAsiaTheme="minorEastAsia" w:hAnsi="Times New Roman"/>
          <w:sz w:val="24"/>
          <w:szCs w:val="24"/>
          <w:highlight w:val="green"/>
          <w:rPrChange w:id="3723" w:author="Соколов Сергей Вадимович" w:date="2024-01-22T09:26:00Z">
            <w:rPr>
              <w:rFonts w:ascii="Times New Roman" w:eastAsiaTheme="minorEastAsia" w:hAnsi="Times New Roman"/>
              <w:sz w:val="24"/>
              <w:szCs w:val="24"/>
            </w:rPr>
          </w:rPrChange>
        </w:rPr>
        <w:t>;</w:t>
      </w:r>
    </w:p>
    <w:p w14:paraId="5EE88EEE" w14:textId="7BC0E894" w:rsidR="00A1190B" w:rsidRPr="00F32FC2" w:rsidRDefault="00F32FC2" w:rsidP="00F32FC2">
      <w:pPr>
        <w:pStyle w:val="aff3"/>
        <w:spacing w:line="360" w:lineRule="auto"/>
        <w:ind w:firstLine="709"/>
        <w:jc w:val="both"/>
        <w:rPr>
          <w:rFonts w:ascii="Times New Roman" w:eastAsiaTheme="minorEastAsia" w:hAnsi="Times New Roman"/>
          <w:sz w:val="24"/>
          <w:szCs w:val="24"/>
        </w:rPr>
      </w:pPr>
      <w:r w:rsidRPr="006D186D">
        <w:rPr>
          <w:rFonts w:ascii="Times New Roman" w:eastAsiaTheme="minorEastAsia" w:hAnsi="Times New Roman"/>
          <w:sz w:val="24"/>
          <w:szCs w:val="24"/>
          <w:highlight w:val="green"/>
          <w:rPrChange w:id="3724" w:author="Соколов Сергей Вадимович" w:date="2024-01-22T09:26:00Z">
            <w:rPr>
              <w:rFonts w:ascii="Times New Roman" w:eastAsiaTheme="minorEastAsia" w:hAnsi="Times New Roman"/>
              <w:sz w:val="24"/>
              <w:szCs w:val="24"/>
            </w:rPr>
          </w:rPrChange>
        </w:rPr>
        <w:t xml:space="preserve">- </w:t>
      </w:r>
      <w:r w:rsidR="0086211C" w:rsidRPr="006D186D">
        <w:rPr>
          <w:rFonts w:ascii="Times New Roman" w:eastAsiaTheme="minorEastAsia" w:hAnsi="Times New Roman"/>
          <w:sz w:val="24"/>
          <w:szCs w:val="24"/>
          <w:highlight w:val="green"/>
          <w:rPrChange w:id="3725" w:author="Соколов Сергей Вадимович" w:date="2024-01-22T09:26:00Z">
            <w:rPr>
              <w:rFonts w:ascii="Times New Roman" w:eastAsiaTheme="minorEastAsia" w:hAnsi="Times New Roman"/>
              <w:sz w:val="24"/>
              <w:szCs w:val="24"/>
            </w:rPr>
          </w:rPrChange>
        </w:rPr>
        <w:t xml:space="preserve">уточненные </w:t>
      </w:r>
      <w:r w:rsidR="00A1190B" w:rsidRPr="006D186D">
        <w:rPr>
          <w:rFonts w:ascii="Times New Roman" w:eastAsiaTheme="minorEastAsia" w:hAnsi="Times New Roman"/>
          <w:sz w:val="24"/>
          <w:szCs w:val="24"/>
          <w:highlight w:val="green"/>
          <w:rPrChange w:id="3726" w:author="Соколов Сергей Вадимович" w:date="2024-01-22T09:26:00Z">
            <w:rPr>
              <w:rFonts w:ascii="Times New Roman" w:eastAsiaTheme="minorEastAsia" w:hAnsi="Times New Roman"/>
              <w:sz w:val="24"/>
              <w:szCs w:val="24"/>
            </w:rPr>
          </w:rPrChange>
        </w:rPr>
        <w:t xml:space="preserve">рекомендации </w:t>
      </w:r>
      <w:r w:rsidR="0086211C" w:rsidRPr="006D186D">
        <w:rPr>
          <w:rFonts w:ascii="Times New Roman" w:eastAsiaTheme="minorEastAsia" w:hAnsi="Times New Roman"/>
          <w:sz w:val="24"/>
          <w:szCs w:val="24"/>
          <w:highlight w:val="green"/>
          <w:rPrChange w:id="3727" w:author="Соколов Сергей Вадимович" w:date="2024-01-22T09:26:00Z">
            <w:rPr>
              <w:rFonts w:ascii="Times New Roman" w:eastAsiaTheme="minorEastAsia" w:hAnsi="Times New Roman"/>
              <w:sz w:val="24"/>
              <w:szCs w:val="24"/>
            </w:rPr>
          </w:rPrChange>
        </w:rPr>
        <w:t xml:space="preserve">для принятия проектных решений </w:t>
      </w:r>
      <w:r w:rsidR="00A1190B" w:rsidRPr="006D186D">
        <w:rPr>
          <w:rFonts w:ascii="Times New Roman" w:eastAsiaTheme="minorEastAsia" w:hAnsi="Times New Roman"/>
          <w:sz w:val="24"/>
          <w:szCs w:val="24"/>
          <w:highlight w:val="green"/>
          <w:rPrChange w:id="3728" w:author="Соколов Сергей Вадимович" w:date="2024-01-22T09:26:00Z">
            <w:rPr>
              <w:rFonts w:ascii="Times New Roman" w:eastAsiaTheme="minorEastAsia" w:hAnsi="Times New Roman"/>
              <w:sz w:val="24"/>
              <w:szCs w:val="24"/>
            </w:rPr>
          </w:rPrChange>
        </w:rPr>
        <w:t>по инженерной защите оползнеопасного участка</w:t>
      </w:r>
      <w:r w:rsidR="00AF292E" w:rsidRPr="006D186D">
        <w:rPr>
          <w:rFonts w:ascii="Times New Roman" w:eastAsiaTheme="minorEastAsia" w:hAnsi="Times New Roman"/>
          <w:sz w:val="24"/>
          <w:szCs w:val="24"/>
          <w:highlight w:val="green"/>
          <w:rPrChange w:id="3729" w:author="Соколов Сергей Вадимович" w:date="2024-01-22T09:26:00Z">
            <w:rPr>
              <w:rFonts w:ascii="Times New Roman" w:eastAsiaTheme="minorEastAsia" w:hAnsi="Times New Roman"/>
              <w:sz w:val="24"/>
              <w:szCs w:val="24"/>
            </w:rPr>
          </w:rPrChange>
        </w:rPr>
        <w:t>,</w:t>
      </w:r>
      <w:r w:rsidR="00F55C31" w:rsidRPr="006D186D">
        <w:rPr>
          <w:rFonts w:ascii="Times New Roman" w:eastAsiaTheme="minorEastAsia" w:hAnsi="Times New Roman"/>
          <w:sz w:val="24"/>
          <w:szCs w:val="24"/>
          <w:highlight w:val="green"/>
          <w:rPrChange w:id="3730" w:author="Соколов Сергей Вадимович" w:date="2024-01-22T09:26:00Z">
            <w:rPr>
              <w:rFonts w:ascii="Times New Roman" w:eastAsiaTheme="minorEastAsia" w:hAnsi="Times New Roman"/>
              <w:sz w:val="24"/>
              <w:szCs w:val="24"/>
            </w:rPr>
          </w:rPrChange>
        </w:rPr>
        <w:t xml:space="preserve"> </w:t>
      </w:r>
      <w:r w:rsidR="00A1190B" w:rsidRPr="006D186D">
        <w:rPr>
          <w:rFonts w:ascii="Times New Roman" w:eastAsiaTheme="minorEastAsia" w:hAnsi="Times New Roman"/>
          <w:sz w:val="24"/>
          <w:szCs w:val="24"/>
          <w:highlight w:val="green"/>
          <w:rPrChange w:id="3731" w:author="Соколов Сергей Вадимович" w:date="2024-01-22T09:26:00Z">
            <w:rPr>
              <w:rFonts w:ascii="Times New Roman" w:eastAsiaTheme="minorEastAsia" w:hAnsi="Times New Roman"/>
              <w:sz w:val="24"/>
              <w:szCs w:val="24"/>
            </w:rPr>
          </w:rPrChange>
        </w:rPr>
        <w:t xml:space="preserve">с учетом результатов </w:t>
      </w:r>
      <w:r w:rsidR="000308FF" w:rsidRPr="006D186D">
        <w:rPr>
          <w:rFonts w:ascii="Times New Roman" w:eastAsia="Calibri" w:hAnsi="Times New Roman"/>
          <w:sz w:val="24"/>
          <w:szCs w:val="24"/>
          <w:highlight w:val="green"/>
          <w:rPrChange w:id="3732" w:author="Соколов Сергей Вадимович" w:date="2024-01-22T09:26:00Z">
            <w:rPr>
              <w:rFonts w:ascii="Times New Roman" w:eastAsia="Calibri" w:hAnsi="Times New Roman"/>
              <w:sz w:val="24"/>
              <w:szCs w:val="24"/>
            </w:rPr>
          </w:rPrChange>
        </w:rPr>
        <w:t>локальн</w:t>
      </w:r>
      <w:r w:rsidR="005A415B" w:rsidRPr="006D186D">
        <w:rPr>
          <w:rFonts w:ascii="Times New Roman" w:eastAsia="Calibri" w:hAnsi="Times New Roman"/>
          <w:sz w:val="24"/>
          <w:szCs w:val="24"/>
          <w:highlight w:val="green"/>
          <w:rPrChange w:id="3733" w:author="Соколов Сергей Вадимович" w:date="2024-01-22T09:26:00Z">
            <w:rPr>
              <w:rFonts w:ascii="Times New Roman" w:eastAsia="Calibri" w:hAnsi="Times New Roman"/>
              <w:sz w:val="24"/>
              <w:szCs w:val="24"/>
            </w:rPr>
          </w:rPrChange>
        </w:rPr>
        <w:t>ого</w:t>
      </w:r>
      <w:r w:rsidR="000308FF" w:rsidRPr="006D186D">
        <w:rPr>
          <w:rFonts w:ascii="Times New Roman" w:eastAsia="Calibri" w:hAnsi="Times New Roman"/>
          <w:sz w:val="24"/>
          <w:szCs w:val="24"/>
          <w:highlight w:val="green"/>
          <w:rPrChange w:id="3734" w:author="Соколов Сергей Вадимович" w:date="2024-01-22T09:26:00Z">
            <w:rPr>
              <w:rFonts w:ascii="Times New Roman" w:eastAsia="Calibri" w:hAnsi="Times New Roman"/>
              <w:sz w:val="24"/>
              <w:szCs w:val="24"/>
            </w:rPr>
          </w:rPrChange>
        </w:rPr>
        <w:t xml:space="preserve"> мониторинг</w:t>
      </w:r>
      <w:r w:rsidR="005A415B" w:rsidRPr="006D186D">
        <w:rPr>
          <w:rFonts w:ascii="Times New Roman" w:eastAsia="Calibri" w:hAnsi="Times New Roman"/>
          <w:sz w:val="24"/>
          <w:szCs w:val="24"/>
          <w:highlight w:val="green"/>
          <w:rPrChange w:id="3735" w:author="Соколов Сергей Вадимович" w:date="2024-01-22T09:26:00Z">
            <w:rPr>
              <w:rFonts w:ascii="Times New Roman" w:eastAsia="Calibri" w:hAnsi="Times New Roman"/>
              <w:sz w:val="24"/>
              <w:szCs w:val="24"/>
            </w:rPr>
          </w:rPrChange>
        </w:rPr>
        <w:t>а</w:t>
      </w:r>
      <w:r w:rsidR="0086211C" w:rsidRPr="006D186D">
        <w:rPr>
          <w:rFonts w:ascii="Times New Roman" w:eastAsiaTheme="minorEastAsia" w:hAnsi="Times New Roman"/>
          <w:sz w:val="24"/>
          <w:szCs w:val="24"/>
          <w:highlight w:val="green"/>
          <w:rPrChange w:id="3736" w:author="Соколов Сергей Вадимович" w:date="2024-01-22T09:26:00Z">
            <w:rPr>
              <w:rFonts w:ascii="Times New Roman" w:eastAsiaTheme="minorEastAsia" w:hAnsi="Times New Roman"/>
              <w:sz w:val="24"/>
              <w:szCs w:val="24"/>
            </w:rPr>
          </w:rPrChange>
        </w:rPr>
        <w:t>.</w:t>
      </w:r>
    </w:p>
    <w:p w14:paraId="1AC030DB" w14:textId="739C876F" w:rsidR="002A35E9" w:rsidRPr="00A47B15" w:rsidRDefault="002A35E9"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737" w:author="Соколов Сергей Вадимович" w:date="2024-01-22T09:26: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738" w:author="Соколов Сергей Вадимович" w:date="2024-01-22T09:26:00Z">
            <w:rPr>
              <w:rFonts w:ascii="Times New Roman" w:eastAsia="Calibri" w:hAnsi="Times New Roman" w:cs="Times New Roman"/>
              <w:sz w:val="24"/>
              <w:szCs w:val="24"/>
            </w:rPr>
          </w:rPrChange>
        </w:rPr>
        <w:t xml:space="preserve">Инженерно-гидрометеорологические изыскания </w:t>
      </w:r>
      <w:r w:rsidR="00C34F73" w:rsidRPr="00A47B15">
        <w:rPr>
          <w:rFonts w:ascii="Times New Roman" w:eastAsia="Calibri" w:hAnsi="Times New Roman" w:cs="Times New Roman"/>
          <w:sz w:val="24"/>
          <w:szCs w:val="24"/>
          <w:highlight w:val="green"/>
          <w:rPrChange w:id="3739" w:author="Соколов Сергей Вадимович" w:date="2024-01-22T09:26:00Z">
            <w:rPr>
              <w:rFonts w:ascii="Times New Roman" w:eastAsia="Calibri" w:hAnsi="Times New Roman" w:cs="Times New Roman"/>
              <w:sz w:val="24"/>
              <w:szCs w:val="24"/>
            </w:rPr>
          </w:rPrChange>
        </w:rPr>
        <w:t>для подготовки проектной документации объектов капитального строительства на втором этапе в районах развития оползневых процессов</w:t>
      </w:r>
      <w:r w:rsidRPr="00A47B15">
        <w:rPr>
          <w:rFonts w:ascii="Times New Roman" w:eastAsia="Calibri" w:hAnsi="Times New Roman" w:cs="Times New Roman"/>
          <w:sz w:val="24"/>
          <w:szCs w:val="24"/>
          <w:highlight w:val="green"/>
          <w:rPrChange w:id="3740" w:author="Соколов Сергей Вадимович" w:date="2024-01-22T09:26:00Z">
            <w:rPr>
              <w:rFonts w:ascii="Times New Roman" w:eastAsia="Calibri" w:hAnsi="Times New Roman" w:cs="Times New Roman"/>
              <w:sz w:val="24"/>
              <w:szCs w:val="24"/>
            </w:rPr>
          </w:rPrChange>
        </w:rPr>
        <w:t xml:space="preserve"> </w:t>
      </w:r>
      <w:r w:rsidR="00C34F73" w:rsidRPr="00A47B15">
        <w:rPr>
          <w:rFonts w:ascii="Times New Roman" w:eastAsia="Calibri" w:hAnsi="Times New Roman" w:cs="Times New Roman"/>
          <w:sz w:val="24"/>
          <w:szCs w:val="24"/>
          <w:highlight w:val="green"/>
          <w:rPrChange w:id="3741" w:author="Соколов Сергей Вадимович" w:date="2024-01-22T09:26:00Z">
            <w:rPr>
              <w:rFonts w:ascii="Times New Roman" w:eastAsia="Calibri" w:hAnsi="Times New Roman" w:cs="Times New Roman"/>
              <w:sz w:val="24"/>
              <w:szCs w:val="24"/>
            </w:rPr>
          </w:rPrChange>
        </w:rPr>
        <w:t xml:space="preserve">выполняются </w:t>
      </w:r>
      <w:r w:rsidRPr="00A47B15">
        <w:rPr>
          <w:rFonts w:ascii="Times New Roman" w:eastAsia="Calibri" w:hAnsi="Times New Roman" w:cs="Times New Roman"/>
          <w:sz w:val="24"/>
          <w:szCs w:val="24"/>
          <w:highlight w:val="green"/>
          <w:rPrChange w:id="3742" w:author="Соколов Сергей Вадимович" w:date="2024-01-22T09:26:00Z">
            <w:rPr>
              <w:rFonts w:ascii="Times New Roman" w:eastAsia="Calibri" w:hAnsi="Times New Roman" w:cs="Times New Roman"/>
              <w:sz w:val="24"/>
              <w:szCs w:val="24"/>
            </w:rPr>
          </w:rPrChange>
        </w:rPr>
        <w:t>в соответствии с СП 47.13330.2016 (</w:t>
      </w:r>
      <w:r w:rsidR="00490C1F" w:rsidRPr="00A47B15">
        <w:rPr>
          <w:rFonts w:ascii="Times New Roman" w:eastAsia="Calibri" w:hAnsi="Times New Roman" w:cs="Times New Roman"/>
          <w:sz w:val="24"/>
          <w:szCs w:val="24"/>
          <w:highlight w:val="green"/>
          <w:rPrChange w:id="3743" w:author="Соколов Сергей Вадимович" w:date="2024-01-22T09:26:00Z">
            <w:rPr>
              <w:rFonts w:ascii="Times New Roman" w:eastAsia="Calibri" w:hAnsi="Times New Roman" w:cs="Times New Roman"/>
              <w:sz w:val="24"/>
              <w:szCs w:val="24"/>
            </w:rPr>
          </w:rPrChange>
        </w:rPr>
        <w:t xml:space="preserve">пункт </w:t>
      </w:r>
      <w:r w:rsidRPr="00A47B15">
        <w:rPr>
          <w:rFonts w:ascii="Times New Roman" w:eastAsia="Calibri" w:hAnsi="Times New Roman" w:cs="Times New Roman"/>
          <w:sz w:val="24"/>
          <w:szCs w:val="24"/>
          <w:highlight w:val="green"/>
          <w:rPrChange w:id="3744" w:author="Соколов Сергей Вадимович" w:date="2024-01-22T09:26:00Z">
            <w:rPr>
              <w:rFonts w:ascii="Times New Roman" w:eastAsia="Calibri" w:hAnsi="Times New Roman" w:cs="Times New Roman"/>
              <w:sz w:val="24"/>
              <w:szCs w:val="24"/>
            </w:rPr>
          </w:rPrChange>
        </w:rPr>
        <w:t>7.3.2) и</w:t>
      </w:r>
      <w:r w:rsidR="00490C1F" w:rsidRPr="00A47B15">
        <w:rPr>
          <w:rFonts w:ascii="Times New Roman" w:eastAsia="Calibri" w:hAnsi="Times New Roman" w:cs="Times New Roman"/>
          <w:iCs/>
          <w:sz w:val="24"/>
          <w:szCs w:val="24"/>
          <w:highlight w:val="green"/>
          <w:rPrChange w:id="3745" w:author="Соколов Сергей Вадимович" w:date="2024-01-22T09:26:00Z">
            <w:rPr>
              <w:rFonts w:ascii="Times New Roman" w:eastAsia="Calibri" w:hAnsi="Times New Roman" w:cs="Times New Roman"/>
              <w:iCs/>
              <w:sz w:val="24"/>
              <w:szCs w:val="24"/>
            </w:rPr>
          </w:rPrChange>
        </w:rPr>
        <w:t xml:space="preserve"> другими нормативными документами, регламентирующими общие правила производства работ</w:t>
      </w:r>
      <w:r w:rsidRPr="00A47B15">
        <w:rPr>
          <w:rFonts w:ascii="Times New Roman" w:eastAsia="Calibri" w:hAnsi="Times New Roman" w:cs="Times New Roman"/>
          <w:sz w:val="24"/>
          <w:szCs w:val="24"/>
          <w:highlight w:val="green"/>
          <w:rPrChange w:id="3746" w:author="Соколов Сергей Вадимович" w:date="2024-01-22T09:26:00Z">
            <w:rPr>
              <w:rFonts w:ascii="Times New Roman" w:eastAsia="Calibri" w:hAnsi="Times New Roman" w:cs="Times New Roman"/>
              <w:sz w:val="24"/>
              <w:szCs w:val="24"/>
            </w:rPr>
          </w:rPrChange>
        </w:rPr>
        <w:t>.</w:t>
      </w:r>
    </w:p>
    <w:p w14:paraId="5A1F06B7" w14:textId="4E14A658" w:rsidR="002A35E9" w:rsidRPr="00A47B15" w:rsidRDefault="002A35E9" w:rsidP="00AA3FB8">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747" w:author="Соколов Сергей Вадимович" w:date="2024-01-22T09:26: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748" w:author="Соколов Сергей Вадимович" w:date="2024-01-22T09:26:00Z">
            <w:rPr>
              <w:rFonts w:ascii="Times New Roman" w:eastAsia="Calibri" w:hAnsi="Times New Roman" w:cs="Times New Roman"/>
              <w:sz w:val="24"/>
              <w:szCs w:val="24"/>
            </w:rPr>
          </w:rPrChange>
        </w:rPr>
        <w:t xml:space="preserve">Инженерно-экологические изыскания </w:t>
      </w:r>
      <w:r w:rsidR="00C34F73" w:rsidRPr="00A47B15">
        <w:rPr>
          <w:rFonts w:ascii="Times New Roman" w:eastAsia="Calibri" w:hAnsi="Times New Roman" w:cs="Times New Roman"/>
          <w:sz w:val="24"/>
          <w:szCs w:val="24"/>
          <w:highlight w:val="green"/>
          <w:rPrChange w:id="3749" w:author="Соколов Сергей Вадимович" w:date="2024-01-22T09:26:00Z">
            <w:rPr>
              <w:rFonts w:ascii="Times New Roman" w:eastAsia="Calibri" w:hAnsi="Times New Roman" w:cs="Times New Roman"/>
              <w:sz w:val="24"/>
              <w:szCs w:val="24"/>
            </w:rPr>
          </w:rPrChange>
        </w:rPr>
        <w:t xml:space="preserve">для подготовки проектной документации объектов капитального строительства на втором этапе в районах развития оползневых процессов выполняются </w:t>
      </w:r>
      <w:r w:rsidRPr="00A47B15">
        <w:rPr>
          <w:rFonts w:ascii="Times New Roman" w:eastAsia="Calibri" w:hAnsi="Times New Roman" w:cs="Times New Roman"/>
          <w:sz w:val="24"/>
          <w:szCs w:val="24"/>
          <w:highlight w:val="green"/>
          <w:rPrChange w:id="3750" w:author="Соколов Сергей Вадимович" w:date="2024-01-22T09:26:00Z">
            <w:rPr>
              <w:rFonts w:ascii="Times New Roman" w:eastAsia="Calibri" w:hAnsi="Times New Roman" w:cs="Times New Roman"/>
              <w:sz w:val="24"/>
              <w:szCs w:val="24"/>
            </w:rPr>
          </w:rPrChange>
        </w:rPr>
        <w:t>в соответствии с СП 47.13330.2016 (</w:t>
      </w:r>
      <w:r w:rsidR="00490C1F" w:rsidRPr="00A47B15">
        <w:rPr>
          <w:rFonts w:ascii="Times New Roman" w:eastAsia="Calibri" w:hAnsi="Times New Roman" w:cs="Times New Roman"/>
          <w:sz w:val="24"/>
          <w:szCs w:val="24"/>
          <w:highlight w:val="green"/>
          <w:rPrChange w:id="3751" w:author="Соколов Сергей Вадимович" w:date="2024-01-22T09:26:00Z">
            <w:rPr>
              <w:rFonts w:ascii="Times New Roman" w:eastAsia="Calibri" w:hAnsi="Times New Roman" w:cs="Times New Roman"/>
              <w:sz w:val="24"/>
              <w:szCs w:val="24"/>
            </w:rPr>
          </w:rPrChange>
        </w:rPr>
        <w:t xml:space="preserve">пункт </w:t>
      </w:r>
      <w:r w:rsidRPr="00A47B15">
        <w:rPr>
          <w:rFonts w:ascii="Times New Roman" w:eastAsia="Calibri" w:hAnsi="Times New Roman" w:cs="Times New Roman"/>
          <w:sz w:val="24"/>
          <w:szCs w:val="24"/>
          <w:highlight w:val="green"/>
          <w:rPrChange w:id="3752" w:author="Соколов Сергей Вадимович" w:date="2024-01-22T09:26:00Z">
            <w:rPr>
              <w:rFonts w:ascii="Times New Roman" w:eastAsia="Calibri" w:hAnsi="Times New Roman" w:cs="Times New Roman"/>
              <w:sz w:val="24"/>
              <w:szCs w:val="24"/>
            </w:rPr>
          </w:rPrChange>
        </w:rPr>
        <w:t xml:space="preserve">8.3.2) </w:t>
      </w:r>
      <w:r w:rsidR="00490C1F" w:rsidRPr="00A47B15">
        <w:rPr>
          <w:rFonts w:ascii="Times New Roman" w:eastAsia="Calibri" w:hAnsi="Times New Roman" w:cs="Times New Roman"/>
          <w:sz w:val="24"/>
          <w:szCs w:val="24"/>
          <w:highlight w:val="green"/>
          <w:rPrChange w:id="3753" w:author="Соколов Сергей Вадимович" w:date="2024-01-22T09:26:00Z">
            <w:rPr>
              <w:rFonts w:ascii="Times New Roman" w:eastAsia="Calibri" w:hAnsi="Times New Roman" w:cs="Times New Roman"/>
              <w:sz w:val="24"/>
              <w:szCs w:val="24"/>
            </w:rPr>
          </w:rPrChange>
        </w:rPr>
        <w:t>и</w:t>
      </w:r>
      <w:r w:rsidR="00490C1F" w:rsidRPr="00A47B15">
        <w:rPr>
          <w:rFonts w:ascii="Times New Roman" w:eastAsia="Calibri" w:hAnsi="Times New Roman" w:cs="Times New Roman"/>
          <w:iCs/>
          <w:sz w:val="24"/>
          <w:szCs w:val="24"/>
          <w:highlight w:val="green"/>
          <w:rPrChange w:id="3754" w:author="Соколов Сергей Вадимович" w:date="2024-01-22T09:26:00Z">
            <w:rPr>
              <w:rFonts w:ascii="Times New Roman" w:eastAsia="Calibri" w:hAnsi="Times New Roman" w:cs="Times New Roman"/>
              <w:iCs/>
              <w:sz w:val="24"/>
              <w:szCs w:val="24"/>
            </w:rPr>
          </w:rPrChange>
        </w:rPr>
        <w:t xml:space="preserve"> другими нормативными документами, регламентирующими общие правила производства работ</w:t>
      </w:r>
      <w:r w:rsidR="00486D79" w:rsidRPr="00A47B15">
        <w:rPr>
          <w:rFonts w:ascii="Times New Roman" w:eastAsia="Calibri" w:hAnsi="Times New Roman" w:cs="Times New Roman"/>
          <w:sz w:val="24"/>
          <w:szCs w:val="24"/>
          <w:highlight w:val="green"/>
          <w:rPrChange w:id="3755" w:author="Соколов Сергей Вадимович" w:date="2024-01-22T09:26:00Z">
            <w:rPr>
              <w:rFonts w:ascii="Times New Roman" w:eastAsia="Calibri" w:hAnsi="Times New Roman" w:cs="Times New Roman"/>
              <w:sz w:val="24"/>
              <w:szCs w:val="24"/>
            </w:rPr>
          </w:rPrChange>
        </w:rPr>
        <w:t>.</w:t>
      </w:r>
    </w:p>
    <w:p w14:paraId="73518D6B" w14:textId="77777777" w:rsidR="000C48D7" w:rsidRPr="002150CE" w:rsidRDefault="000C48D7" w:rsidP="004B0140">
      <w:pPr>
        <w:spacing w:line="360" w:lineRule="auto"/>
        <w:rPr>
          <w:rFonts w:ascii="Times New Roman" w:hAnsi="Times New Roman"/>
          <w:sz w:val="24"/>
          <w:szCs w:val="24"/>
        </w:rPr>
      </w:pPr>
    </w:p>
    <w:p w14:paraId="1AAB3424" w14:textId="77777777" w:rsidR="000C48D7" w:rsidRPr="002150CE" w:rsidRDefault="000C48D7" w:rsidP="00F32FC2">
      <w:pPr>
        <w:pStyle w:val="2"/>
        <w:numPr>
          <w:ilvl w:val="0"/>
          <w:numId w:val="15"/>
        </w:numPr>
        <w:tabs>
          <w:tab w:val="left" w:pos="1560"/>
        </w:tabs>
        <w:ind w:left="709" w:firstLine="0"/>
        <w:rPr>
          <w:rFonts w:ascii="Times New Roman" w:eastAsia="Calibri" w:hAnsi="Times New Roman"/>
          <w:sz w:val="24"/>
          <w:lang w:eastAsia="en-US"/>
        </w:rPr>
      </w:pPr>
      <w:bookmarkStart w:id="3756" w:name="_Toc528240067"/>
      <w:r w:rsidRPr="002150CE">
        <w:rPr>
          <w:rFonts w:ascii="Times New Roman" w:eastAsia="Calibri" w:hAnsi="Times New Roman"/>
          <w:sz w:val="24"/>
          <w:lang w:eastAsia="en-US"/>
        </w:rPr>
        <w:lastRenderedPageBreak/>
        <w:t xml:space="preserve">Инженерные изыскания </w:t>
      </w:r>
      <w:r w:rsidR="004F4670" w:rsidRPr="002150CE">
        <w:rPr>
          <w:rFonts w:ascii="Times New Roman" w:eastAsia="Calibri" w:hAnsi="Times New Roman"/>
          <w:sz w:val="24"/>
          <w:lang w:eastAsia="en-US"/>
        </w:rPr>
        <w:t xml:space="preserve">в районах развития оползневых процессов </w:t>
      </w:r>
      <w:r w:rsidRPr="002150CE">
        <w:rPr>
          <w:rFonts w:ascii="Times New Roman" w:eastAsia="Calibri" w:hAnsi="Times New Roman"/>
          <w:sz w:val="24"/>
          <w:lang w:eastAsia="en-US"/>
        </w:rPr>
        <w:t>при строительстве</w:t>
      </w:r>
      <w:r w:rsidR="005C7D65" w:rsidRPr="002150CE">
        <w:rPr>
          <w:rFonts w:ascii="Times New Roman" w:eastAsia="Calibri" w:hAnsi="Times New Roman"/>
          <w:sz w:val="24"/>
          <w:lang w:eastAsia="en-US"/>
        </w:rPr>
        <w:t>, эксплуатации</w:t>
      </w:r>
      <w:r w:rsidRPr="002150CE">
        <w:rPr>
          <w:rFonts w:ascii="Times New Roman" w:eastAsia="Calibri" w:hAnsi="Times New Roman"/>
          <w:sz w:val="24"/>
          <w:lang w:eastAsia="en-US"/>
        </w:rPr>
        <w:t xml:space="preserve"> и реконструкции зданий и сооружений</w:t>
      </w:r>
      <w:bookmarkEnd w:id="3756"/>
    </w:p>
    <w:p w14:paraId="421A6500" w14:textId="3308B2BC" w:rsidR="004C6B9F" w:rsidRPr="00A47B15" w:rsidRDefault="007B1FCD" w:rsidP="00AA3FB8">
      <w:pPr>
        <w:pStyle w:val="aff1"/>
        <w:numPr>
          <w:ilvl w:val="1"/>
          <w:numId w:val="15"/>
        </w:numPr>
        <w:tabs>
          <w:tab w:val="left" w:pos="1560"/>
        </w:tabs>
        <w:spacing w:line="360" w:lineRule="auto"/>
        <w:ind w:left="0" w:firstLine="709"/>
        <w:jc w:val="both"/>
        <w:rPr>
          <w:rFonts w:ascii="Times New Roman" w:eastAsia="Calibri" w:hAnsi="Times New Roman" w:cs="Times New Roman"/>
          <w:highlight w:val="green"/>
          <w:lang w:eastAsia="en-US"/>
          <w:rPrChange w:id="3757" w:author="Соколов Сергей Вадимович" w:date="2024-01-22T09:26:00Z">
            <w:rPr>
              <w:rFonts w:ascii="Times New Roman" w:eastAsia="Calibri" w:hAnsi="Times New Roman" w:cs="Times New Roman"/>
              <w:lang w:eastAsia="en-US"/>
            </w:rPr>
          </w:rPrChange>
        </w:rPr>
      </w:pPr>
      <w:r w:rsidRPr="00A47B15">
        <w:rPr>
          <w:rFonts w:ascii="Times New Roman" w:hAnsi="Times New Roman" w:cs="Times New Roman"/>
          <w:sz w:val="24"/>
          <w:szCs w:val="24"/>
          <w:highlight w:val="green"/>
          <w:rPrChange w:id="3758" w:author="Соколов Сергей Вадимович" w:date="2024-01-22T09:26:00Z">
            <w:rPr>
              <w:rFonts w:ascii="Times New Roman" w:hAnsi="Times New Roman" w:cs="Times New Roman"/>
              <w:sz w:val="24"/>
              <w:szCs w:val="24"/>
            </w:rPr>
          </w:rPrChange>
        </w:rPr>
        <w:t xml:space="preserve">Инженерно-геодезические изыскания при строительстве и реконструкции зданий и сооружений в районах развития оползневых процессов выполняются в соответствии с </w:t>
      </w:r>
      <w:r w:rsidR="00522BB4" w:rsidRPr="00A47B15">
        <w:rPr>
          <w:rFonts w:ascii="Times New Roman" w:hAnsi="Times New Roman" w:cs="Times New Roman"/>
          <w:sz w:val="24"/>
          <w:szCs w:val="24"/>
          <w:highlight w:val="green"/>
          <w:rPrChange w:id="3759" w:author="Соколов Сергей Вадимович" w:date="2024-01-22T09:26:00Z">
            <w:rPr>
              <w:rFonts w:ascii="Times New Roman" w:hAnsi="Times New Roman" w:cs="Times New Roman"/>
              <w:sz w:val="24"/>
              <w:szCs w:val="24"/>
            </w:rPr>
          </w:rPrChange>
        </w:rPr>
        <w:t>СП</w:t>
      </w:r>
      <w:r w:rsidR="00F66A2B" w:rsidRPr="00A47B15">
        <w:rPr>
          <w:rFonts w:ascii="Times New Roman" w:hAnsi="Times New Roman" w:cs="Times New Roman"/>
          <w:sz w:val="24"/>
          <w:szCs w:val="24"/>
          <w:highlight w:val="green"/>
          <w:rPrChange w:id="3760" w:author="Соколов Сергей Вадимович" w:date="2024-01-22T09:26:00Z">
            <w:rPr>
              <w:rFonts w:ascii="Times New Roman" w:hAnsi="Times New Roman" w:cs="Times New Roman"/>
              <w:sz w:val="24"/>
              <w:szCs w:val="24"/>
            </w:rPr>
          </w:rPrChange>
        </w:rPr>
        <w:t xml:space="preserve"> </w:t>
      </w:r>
      <w:r w:rsidR="00F66A2B" w:rsidRPr="00A47B15">
        <w:rPr>
          <w:rFonts w:ascii="Times New Roman" w:eastAsia="Calibri" w:hAnsi="Times New Roman" w:cs="Times New Roman"/>
          <w:sz w:val="24"/>
          <w:szCs w:val="24"/>
          <w:highlight w:val="green"/>
          <w:rPrChange w:id="3761" w:author="Соколов Сергей Вадимович" w:date="2024-01-22T09:26:00Z">
            <w:rPr>
              <w:rFonts w:ascii="Times New Roman" w:eastAsia="Calibri" w:hAnsi="Times New Roman" w:cs="Times New Roman"/>
              <w:sz w:val="24"/>
              <w:szCs w:val="24"/>
            </w:rPr>
          </w:rPrChange>
        </w:rPr>
        <w:t xml:space="preserve">317.1325800.2017 </w:t>
      </w:r>
      <w:r w:rsidR="00373FE2" w:rsidRPr="00A47B15">
        <w:rPr>
          <w:rFonts w:ascii="Times New Roman" w:hAnsi="Times New Roman" w:cs="Times New Roman"/>
          <w:sz w:val="24"/>
          <w:szCs w:val="24"/>
          <w:highlight w:val="green"/>
          <w:rPrChange w:id="3762" w:author="Соколов Сергей Вадимович" w:date="2024-01-22T09:26:00Z">
            <w:rPr>
              <w:rFonts w:ascii="Times New Roman" w:hAnsi="Times New Roman" w:cs="Times New Roman"/>
              <w:sz w:val="24"/>
              <w:szCs w:val="24"/>
            </w:rPr>
          </w:rPrChange>
        </w:rPr>
        <w:t>(раздел 8)</w:t>
      </w:r>
      <w:r w:rsidR="00462F7B" w:rsidRPr="00A47B15">
        <w:rPr>
          <w:rFonts w:ascii="Times New Roman" w:hAnsi="Times New Roman" w:cs="Times New Roman"/>
          <w:sz w:val="24"/>
          <w:szCs w:val="24"/>
          <w:highlight w:val="green"/>
          <w:rPrChange w:id="3763" w:author="Соколов Сергей Вадимович" w:date="2024-01-22T09:26:00Z">
            <w:rPr>
              <w:rFonts w:ascii="Times New Roman" w:hAnsi="Times New Roman" w:cs="Times New Roman"/>
              <w:sz w:val="24"/>
              <w:szCs w:val="24"/>
            </w:rPr>
          </w:rPrChange>
        </w:rPr>
        <w:t xml:space="preserve"> и настоящ</w:t>
      </w:r>
      <w:r w:rsidR="00F35190" w:rsidRPr="00A47B15">
        <w:rPr>
          <w:rFonts w:ascii="Times New Roman" w:hAnsi="Times New Roman" w:cs="Times New Roman"/>
          <w:sz w:val="24"/>
          <w:szCs w:val="24"/>
          <w:highlight w:val="green"/>
          <w:rPrChange w:id="3764" w:author="Соколов Сергей Вадимович" w:date="2024-01-22T09:26:00Z">
            <w:rPr>
              <w:rFonts w:ascii="Times New Roman" w:hAnsi="Times New Roman" w:cs="Times New Roman"/>
              <w:sz w:val="24"/>
              <w:szCs w:val="24"/>
            </w:rPr>
          </w:rPrChange>
        </w:rPr>
        <w:t>им</w:t>
      </w:r>
      <w:r w:rsidR="00462F7B" w:rsidRPr="00A47B15">
        <w:rPr>
          <w:rFonts w:ascii="Times New Roman" w:hAnsi="Times New Roman" w:cs="Times New Roman"/>
          <w:sz w:val="24"/>
          <w:szCs w:val="24"/>
          <w:highlight w:val="green"/>
          <w:rPrChange w:id="3765" w:author="Соколов Сергей Вадимович" w:date="2024-01-22T09:26:00Z">
            <w:rPr>
              <w:rFonts w:ascii="Times New Roman" w:hAnsi="Times New Roman" w:cs="Times New Roman"/>
              <w:sz w:val="24"/>
              <w:szCs w:val="24"/>
            </w:rPr>
          </w:rPrChange>
        </w:rPr>
        <w:t xml:space="preserve"> свод</w:t>
      </w:r>
      <w:r w:rsidR="00F35190" w:rsidRPr="00A47B15">
        <w:rPr>
          <w:rFonts w:ascii="Times New Roman" w:hAnsi="Times New Roman" w:cs="Times New Roman"/>
          <w:sz w:val="24"/>
          <w:szCs w:val="24"/>
          <w:highlight w:val="green"/>
          <w:rPrChange w:id="3766" w:author="Соколов Сергей Вадимович" w:date="2024-01-22T09:26:00Z">
            <w:rPr>
              <w:rFonts w:ascii="Times New Roman" w:hAnsi="Times New Roman" w:cs="Times New Roman"/>
              <w:sz w:val="24"/>
              <w:szCs w:val="24"/>
            </w:rPr>
          </w:rPrChange>
        </w:rPr>
        <w:t>ом</w:t>
      </w:r>
      <w:r w:rsidR="00462F7B" w:rsidRPr="00A47B15">
        <w:rPr>
          <w:rFonts w:ascii="Times New Roman" w:hAnsi="Times New Roman" w:cs="Times New Roman"/>
          <w:sz w:val="24"/>
          <w:szCs w:val="24"/>
          <w:highlight w:val="green"/>
          <w:rPrChange w:id="3767" w:author="Соколов Сергей Вадимович" w:date="2024-01-22T09:26:00Z">
            <w:rPr>
              <w:rFonts w:ascii="Times New Roman" w:hAnsi="Times New Roman" w:cs="Times New Roman"/>
              <w:sz w:val="24"/>
              <w:szCs w:val="24"/>
            </w:rPr>
          </w:rPrChange>
        </w:rPr>
        <w:t xml:space="preserve"> правил</w:t>
      </w:r>
      <w:r w:rsidR="00522BB4" w:rsidRPr="00A47B15">
        <w:rPr>
          <w:rFonts w:ascii="Times New Roman" w:hAnsi="Times New Roman" w:cs="Times New Roman"/>
          <w:sz w:val="24"/>
          <w:szCs w:val="24"/>
          <w:highlight w:val="green"/>
          <w:rPrChange w:id="3768" w:author="Соколов Сергей Вадимович" w:date="2024-01-22T09:26:00Z">
            <w:rPr>
              <w:rFonts w:ascii="Times New Roman" w:hAnsi="Times New Roman" w:cs="Times New Roman"/>
              <w:sz w:val="24"/>
              <w:szCs w:val="24"/>
            </w:rPr>
          </w:rPrChange>
        </w:rPr>
        <w:t>.</w:t>
      </w:r>
    </w:p>
    <w:p w14:paraId="09A18227" w14:textId="2B75F369" w:rsidR="0099588B" w:rsidRPr="002150CE" w:rsidRDefault="0099588B" w:rsidP="00AA3FB8">
      <w:pPr>
        <w:pStyle w:val="aff1"/>
        <w:numPr>
          <w:ilvl w:val="2"/>
          <w:numId w:val="15"/>
        </w:numPr>
        <w:tabs>
          <w:tab w:val="left" w:pos="1560"/>
        </w:tabs>
        <w:spacing w:line="360" w:lineRule="auto"/>
        <w:ind w:left="0" w:firstLine="709"/>
        <w:jc w:val="both"/>
        <w:rPr>
          <w:rFonts w:ascii="Times New Roman" w:eastAsia="Calibri" w:hAnsi="Times New Roman" w:cs="Times New Roman"/>
          <w:sz w:val="24"/>
          <w:szCs w:val="24"/>
        </w:rPr>
      </w:pPr>
      <w:r w:rsidRPr="002150CE">
        <w:rPr>
          <w:rFonts w:ascii="Times New Roman" w:eastAsia="Calibri" w:hAnsi="Times New Roman" w:cs="Times New Roman"/>
          <w:sz w:val="24"/>
          <w:szCs w:val="24"/>
        </w:rPr>
        <w:t xml:space="preserve">В составе инженерно-геодезических изысканий выполняются наблюдения за развитием оползневых процессов при выявлении их признаков на участках строительства и окружающих территориях; на территориях, прилегающих к реконструируемым объектам капитального строительства (склонах, </w:t>
      </w:r>
      <w:commentRangeStart w:id="3769"/>
      <w:r w:rsidRPr="002150CE">
        <w:rPr>
          <w:rFonts w:ascii="Times New Roman" w:eastAsia="Calibri" w:hAnsi="Times New Roman" w:cs="Times New Roman"/>
          <w:sz w:val="24"/>
          <w:szCs w:val="24"/>
        </w:rPr>
        <w:t>отвалах</w:t>
      </w:r>
      <w:commentRangeEnd w:id="3769"/>
      <w:r w:rsidR="007A1870">
        <w:rPr>
          <w:rStyle w:val="aa"/>
          <w:rFonts w:ascii="Times New Roman CYR" w:hAnsi="Times New Roman CYR" w:cs="Times New Roman"/>
        </w:rPr>
        <w:commentReference w:id="3769"/>
      </w:r>
      <w:del w:id="3770" w:author="Н.И." w:date="2019-02-15T09:51:00Z">
        <w:r w:rsidRPr="002150CE" w:rsidDel="007A1870">
          <w:rPr>
            <w:rFonts w:ascii="Times New Roman" w:eastAsia="Calibri" w:hAnsi="Times New Roman" w:cs="Times New Roman"/>
            <w:sz w:val="24"/>
            <w:szCs w:val="24"/>
          </w:rPr>
          <w:delText xml:space="preserve">; </w:delText>
        </w:r>
      </w:del>
      <w:ins w:id="3771" w:author="Н.И." w:date="2019-02-15T09:51:00Z">
        <w:r w:rsidR="007A1870">
          <w:rPr>
            <w:rFonts w:ascii="Times New Roman" w:eastAsia="Calibri" w:hAnsi="Times New Roman" w:cs="Times New Roman"/>
            <w:sz w:val="24"/>
            <w:szCs w:val="24"/>
          </w:rPr>
          <w:t>,</w:t>
        </w:r>
        <w:r w:rsidR="007A1870" w:rsidRPr="002150CE">
          <w:rPr>
            <w:rFonts w:ascii="Times New Roman" w:eastAsia="Calibri" w:hAnsi="Times New Roman" w:cs="Times New Roman"/>
            <w:sz w:val="24"/>
            <w:szCs w:val="24"/>
          </w:rPr>
          <w:t xml:space="preserve"> </w:t>
        </w:r>
      </w:ins>
      <w:r w:rsidRPr="002150CE">
        <w:rPr>
          <w:rFonts w:ascii="Times New Roman" w:eastAsia="Calibri" w:hAnsi="Times New Roman" w:cs="Times New Roman"/>
          <w:sz w:val="24"/>
          <w:szCs w:val="24"/>
        </w:rPr>
        <w:t>берегах водо</w:t>
      </w:r>
      <w:r w:rsidR="002150CE" w:rsidRPr="002150CE">
        <w:rPr>
          <w:rFonts w:ascii="Times New Roman" w:eastAsia="Calibri" w:hAnsi="Times New Roman" w:cs="Times New Roman"/>
          <w:sz w:val="24"/>
          <w:szCs w:val="24"/>
        </w:rPr>
        <w:t>е</w:t>
      </w:r>
      <w:r w:rsidRPr="002150CE">
        <w:rPr>
          <w:rFonts w:ascii="Times New Roman" w:eastAsia="Calibri" w:hAnsi="Times New Roman" w:cs="Times New Roman"/>
          <w:sz w:val="24"/>
          <w:szCs w:val="24"/>
        </w:rPr>
        <w:t>мов и водотоков); на возводимых и реконструируемых грунтовых сооружениях (плотинах, дамбах, дорожных насыпях, берегах каналов и водохранилищ).</w:t>
      </w:r>
    </w:p>
    <w:p w14:paraId="140ABAC8" w14:textId="3113A560" w:rsidR="007B1FCD" w:rsidRPr="00A47B15" w:rsidRDefault="007B1FCD" w:rsidP="00AA3FB8">
      <w:pPr>
        <w:pStyle w:val="aff1"/>
        <w:numPr>
          <w:ilvl w:val="2"/>
          <w:numId w:val="15"/>
        </w:numPr>
        <w:tabs>
          <w:tab w:val="left" w:pos="851"/>
          <w:tab w:val="left" w:pos="1560"/>
        </w:tabs>
        <w:spacing w:line="360" w:lineRule="auto"/>
        <w:ind w:left="0" w:firstLine="709"/>
        <w:jc w:val="both"/>
        <w:rPr>
          <w:rFonts w:ascii="Times New Roman" w:eastAsia="Calibri" w:hAnsi="Times New Roman" w:cs="Times New Roman"/>
          <w:sz w:val="24"/>
          <w:szCs w:val="24"/>
          <w:highlight w:val="green"/>
          <w:lang w:eastAsia="en-US"/>
          <w:rPrChange w:id="3772" w:author="Соколов Сергей Вадимович" w:date="2024-01-22T09:27:00Z">
            <w:rPr>
              <w:rFonts w:ascii="Times New Roman" w:eastAsia="Calibri" w:hAnsi="Times New Roman" w:cs="Times New Roman"/>
              <w:sz w:val="24"/>
              <w:szCs w:val="24"/>
              <w:lang w:eastAsia="en-US"/>
            </w:rPr>
          </w:rPrChange>
        </w:rPr>
      </w:pPr>
      <w:r w:rsidRPr="00A47B15">
        <w:rPr>
          <w:rFonts w:ascii="Times New Roman" w:eastAsia="Calibri" w:hAnsi="Times New Roman" w:cs="Times New Roman"/>
          <w:sz w:val="24"/>
          <w:szCs w:val="24"/>
          <w:highlight w:val="green"/>
          <w:rPrChange w:id="3773" w:author="Соколов Сергей Вадимович" w:date="2024-01-22T09:27:00Z">
            <w:rPr>
              <w:rFonts w:ascii="Times New Roman" w:eastAsia="Calibri" w:hAnsi="Times New Roman" w:cs="Times New Roman"/>
              <w:sz w:val="24"/>
              <w:szCs w:val="24"/>
            </w:rPr>
          </w:rPrChange>
        </w:rPr>
        <w:t>Инженерно-геодезические изыскания при строительстве и реконструкции зданий и сооружений дополнительно к СП</w:t>
      </w:r>
      <w:r w:rsidR="0001204C" w:rsidRPr="00A47B15">
        <w:rPr>
          <w:rFonts w:ascii="Times New Roman" w:eastAsia="Calibri" w:hAnsi="Times New Roman" w:cs="Times New Roman"/>
          <w:sz w:val="24"/>
          <w:szCs w:val="24"/>
          <w:highlight w:val="green"/>
          <w:rPrChange w:id="3774" w:author="Соколов Сергей Вадимович" w:date="2024-01-22T09:27:00Z">
            <w:rPr>
              <w:rFonts w:ascii="Times New Roman" w:eastAsia="Calibri" w:hAnsi="Times New Roman" w:cs="Times New Roman"/>
              <w:sz w:val="24"/>
              <w:szCs w:val="24"/>
            </w:rPr>
          </w:rPrChange>
        </w:rPr>
        <w:t> </w:t>
      </w:r>
      <w:r w:rsidR="00F66A2B" w:rsidRPr="00A47B15">
        <w:rPr>
          <w:rFonts w:ascii="Times New Roman" w:eastAsia="Calibri" w:hAnsi="Times New Roman" w:cs="Times New Roman"/>
          <w:sz w:val="24"/>
          <w:szCs w:val="24"/>
          <w:highlight w:val="green"/>
          <w:rPrChange w:id="3775" w:author="Соколов Сергей Вадимович" w:date="2024-01-22T09:27:00Z">
            <w:rPr>
              <w:rFonts w:ascii="Times New Roman" w:eastAsia="Calibri" w:hAnsi="Times New Roman" w:cs="Times New Roman"/>
              <w:sz w:val="24"/>
              <w:szCs w:val="24"/>
            </w:rPr>
          </w:rPrChange>
        </w:rPr>
        <w:t xml:space="preserve">317.1325800.2017 </w:t>
      </w:r>
      <w:r w:rsidR="00373FE2" w:rsidRPr="00A47B15">
        <w:rPr>
          <w:rFonts w:ascii="Times New Roman" w:eastAsia="Calibri" w:hAnsi="Times New Roman" w:cs="Times New Roman"/>
          <w:sz w:val="24"/>
          <w:szCs w:val="24"/>
          <w:highlight w:val="green"/>
          <w:rPrChange w:id="3776" w:author="Соколов Сергей Вадимович" w:date="2024-01-22T09:27:00Z">
            <w:rPr>
              <w:rFonts w:ascii="Times New Roman" w:eastAsia="Calibri" w:hAnsi="Times New Roman" w:cs="Times New Roman"/>
              <w:sz w:val="24"/>
              <w:szCs w:val="24"/>
            </w:rPr>
          </w:rPrChange>
        </w:rPr>
        <w:t>(</w:t>
      </w:r>
      <w:r w:rsidR="00F32FC2" w:rsidRPr="00A47B15">
        <w:rPr>
          <w:rFonts w:ascii="Times New Roman" w:eastAsia="Calibri" w:hAnsi="Times New Roman" w:cs="Times New Roman"/>
          <w:sz w:val="24"/>
          <w:szCs w:val="24"/>
          <w:highlight w:val="green"/>
          <w:rPrChange w:id="3777" w:author="Соколов Сергей Вадимович" w:date="2024-01-22T09:27:00Z">
            <w:rPr>
              <w:rFonts w:ascii="Times New Roman" w:eastAsia="Calibri" w:hAnsi="Times New Roman" w:cs="Times New Roman"/>
              <w:sz w:val="24"/>
              <w:szCs w:val="24"/>
            </w:rPr>
          </w:rPrChange>
        </w:rPr>
        <w:t xml:space="preserve">пункты 5.7.1, 5.7.2, </w:t>
      </w:r>
      <w:r w:rsidR="00F35190" w:rsidRPr="00A47B15">
        <w:rPr>
          <w:rFonts w:ascii="Times New Roman" w:eastAsia="Calibri" w:hAnsi="Times New Roman" w:cs="Times New Roman"/>
          <w:sz w:val="24"/>
          <w:szCs w:val="24"/>
          <w:highlight w:val="green"/>
          <w:rPrChange w:id="3778" w:author="Соколов Сергей Вадимович" w:date="2024-01-22T09:27:00Z">
            <w:rPr>
              <w:rFonts w:ascii="Times New Roman" w:eastAsia="Calibri" w:hAnsi="Times New Roman" w:cs="Times New Roman"/>
              <w:sz w:val="24"/>
              <w:szCs w:val="24"/>
            </w:rPr>
          </w:rPrChange>
        </w:rPr>
        <w:t>раздел 8</w:t>
      </w:r>
      <w:r w:rsidR="00373FE2" w:rsidRPr="00A47B15">
        <w:rPr>
          <w:rFonts w:ascii="Times New Roman" w:eastAsia="Calibri" w:hAnsi="Times New Roman" w:cs="Times New Roman"/>
          <w:sz w:val="24"/>
          <w:szCs w:val="24"/>
          <w:highlight w:val="green"/>
          <w:rPrChange w:id="3779" w:author="Соколов Сергей Вадимович" w:date="2024-01-22T09:27:00Z">
            <w:rPr>
              <w:rFonts w:ascii="Times New Roman" w:eastAsia="Calibri" w:hAnsi="Times New Roman" w:cs="Times New Roman"/>
              <w:sz w:val="24"/>
              <w:szCs w:val="24"/>
            </w:rPr>
          </w:rPrChange>
        </w:rPr>
        <w:t>)</w:t>
      </w:r>
      <w:r w:rsidRPr="00A47B15">
        <w:rPr>
          <w:rFonts w:ascii="Times New Roman" w:eastAsia="Calibri" w:hAnsi="Times New Roman" w:cs="Times New Roman"/>
          <w:sz w:val="24"/>
          <w:szCs w:val="24"/>
          <w:highlight w:val="green"/>
          <w:rPrChange w:id="3780" w:author="Соколов Сергей Вадимович" w:date="2024-01-22T09:27:00Z">
            <w:rPr>
              <w:rFonts w:ascii="Times New Roman" w:eastAsia="Calibri" w:hAnsi="Times New Roman" w:cs="Times New Roman"/>
              <w:sz w:val="24"/>
              <w:szCs w:val="24"/>
            </w:rPr>
          </w:rPrChange>
        </w:rPr>
        <w:t xml:space="preserve"> включают следующие виды работ</w:t>
      </w:r>
      <w:r w:rsidR="00FA060E" w:rsidRPr="00A47B15">
        <w:rPr>
          <w:rFonts w:ascii="Times New Roman" w:eastAsia="Calibri" w:hAnsi="Times New Roman" w:cs="Times New Roman"/>
          <w:sz w:val="24"/>
          <w:szCs w:val="24"/>
          <w:highlight w:val="green"/>
          <w:rPrChange w:id="3781" w:author="Соколов Сергей Вадимович" w:date="2024-01-22T09:27:00Z">
            <w:rPr>
              <w:rFonts w:ascii="Times New Roman" w:eastAsia="Calibri" w:hAnsi="Times New Roman" w:cs="Times New Roman"/>
              <w:sz w:val="24"/>
              <w:szCs w:val="24"/>
            </w:rPr>
          </w:rPrChange>
        </w:rPr>
        <w:t>:</w:t>
      </w:r>
    </w:p>
    <w:p w14:paraId="7AAC4F5D" w14:textId="141300CC" w:rsidR="007B1FCD" w:rsidRPr="00A47B15" w:rsidRDefault="00F35190" w:rsidP="00F32FC2">
      <w:pPr>
        <w:pStyle w:val="aff3"/>
        <w:spacing w:line="360" w:lineRule="auto"/>
        <w:ind w:firstLine="709"/>
        <w:jc w:val="both"/>
        <w:rPr>
          <w:rFonts w:ascii="Times New Roman" w:hAnsi="Times New Roman"/>
          <w:sz w:val="24"/>
          <w:szCs w:val="24"/>
          <w:highlight w:val="green"/>
          <w:rPrChange w:id="3782" w:author="Соколов Сергей Вадимович" w:date="2024-01-22T09:27:00Z">
            <w:rPr>
              <w:rFonts w:ascii="Times New Roman" w:hAnsi="Times New Roman"/>
              <w:sz w:val="24"/>
              <w:szCs w:val="24"/>
            </w:rPr>
          </w:rPrChange>
        </w:rPr>
      </w:pPr>
      <w:r w:rsidRPr="00A47B15">
        <w:rPr>
          <w:rFonts w:ascii="Times New Roman" w:hAnsi="Times New Roman"/>
          <w:sz w:val="24"/>
          <w:szCs w:val="24"/>
          <w:highlight w:val="green"/>
          <w:rPrChange w:id="3783" w:author="Соколов Сергей Вадимович" w:date="2024-01-22T09:27:00Z">
            <w:rPr>
              <w:rFonts w:ascii="Times New Roman" w:hAnsi="Times New Roman"/>
              <w:sz w:val="24"/>
              <w:szCs w:val="24"/>
            </w:rPr>
          </w:rPrChange>
        </w:rPr>
        <w:t>-</w:t>
      </w:r>
      <w:r w:rsidR="00F32FC2" w:rsidRPr="00A47B15">
        <w:rPr>
          <w:rFonts w:ascii="Times New Roman" w:hAnsi="Times New Roman"/>
          <w:sz w:val="24"/>
          <w:szCs w:val="24"/>
          <w:highlight w:val="green"/>
          <w:rPrChange w:id="3784" w:author="Соколов Сергей Вадимович" w:date="2024-01-22T09:27:00Z">
            <w:rPr>
              <w:rFonts w:ascii="Times New Roman" w:hAnsi="Times New Roman"/>
              <w:sz w:val="24"/>
              <w:szCs w:val="24"/>
            </w:rPr>
          </w:rPrChange>
        </w:rPr>
        <w:t xml:space="preserve"> </w:t>
      </w:r>
      <w:r w:rsidR="007B1FCD" w:rsidRPr="00A47B15">
        <w:rPr>
          <w:rFonts w:ascii="Times New Roman" w:hAnsi="Times New Roman"/>
          <w:sz w:val="24"/>
          <w:szCs w:val="24"/>
          <w:highlight w:val="green"/>
          <w:rPrChange w:id="3785" w:author="Соколов Сергей Вадимович" w:date="2024-01-22T09:27:00Z">
            <w:rPr>
              <w:rFonts w:ascii="Times New Roman" w:hAnsi="Times New Roman"/>
              <w:sz w:val="24"/>
              <w:szCs w:val="24"/>
            </w:rPr>
          </w:rPrChange>
        </w:rPr>
        <w:t>наблюдения в планово-высотной геодезической сети специального назначения на участках развития оползневых процессов (повторные измерения);</w:t>
      </w:r>
    </w:p>
    <w:p w14:paraId="3F6D9247" w14:textId="1537D1EA" w:rsidR="007B1FCD" w:rsidRPr="00A47B15" w:rsidRDefault="00F35190" w:rsidP="00F32FC2">
      <w:pPr>
        <w:pStyle w:val="aff3"/>
        <w:spacing w:line="360" w:lineRule="auto"/>
        <w:ind w:firstLine="709"/>
        <w:jc w:val="both"/>
        <w:rPr>
          <w:rFonts w:ascii="Times New Roman" w:hAnsi="Times New Roman"/>
          <w:sz w:val="24"/>
          <w:szCs w:val="24"/>
          <w:highlight w:val="green"/>
          <w:rPrChange w:id="3786" w:author="Соколов Сергей Вадимович" w:date="2024-01-22T09:27:00Z">
            <w:rPr>
              <w:rFonts w:ascii="Times New Roman" w:hAnsi="Times New Roman"/>
              <w:sz w:val="24"/>
              <w:szCs w:val="24"/>
            </w:rPr>
          </w:rPrChange>
        </w:rPr>
      </w:pPr>
      <w:r w:rsidRPr="00A47B15">
        <w:rPr>
          <w:rFonts w:ascii="Times New Roman" w:hAnsi="Times New Roman"/>
          <w:sz w:val="24"/>
          <w:szCs w:val="24"/>
          <w:highlight w:val="green"/>
          <w:rPrChange w:id="3787" w:author="Соколов Сергей Вадимович" w:date="2024-01-22T09:27:00Z">
            <w:rPr>
              <w:rFonts w:ascii="Times New Roman" w:hAnsi="Times New Roman"/>
              <w:sz w:val="24"/>
              <w:szCs w:val="24"/>
            </w:rPr>
          </w:rPrChange>
        </w:rPr>
        <w:t>-</w:t>
      </w:r>
      <w:r w:rsidR="00F32FC2" w:rsidRPr="00A47B15">
        <w:rPr>
          <w:rFonts w:ascii="Times New Roman" w:hAnsi="Times New Roman"/>
          <w:sz w:val="24"/>
          <w:szCs w:val="24"/>
          <w:highlight w:val="green"/>
          <w:rPrChange w:id="3788" w:author="Соколов Сергей Вадимович" w:date="2024-01-22T09:27:00Z">
            <w:rPr>
              <w:rFonts w:ascii="Times New Roman" w:hAnsi="Times New Roman"/>
              <w:sz w:val="24"/>
              <w:szCs w:val="24"/>
            </w:rPr>
          </w:rPrChange>
        </w:rPr>
        <w:t xml:space="preserve"> </w:t>
      </w:r>
      <w:r w:rsidR="007B1FCD" w:rsidRPr="00A47B15">
        <w:rPr>
          <w:rFonts w:ascii="Times New Roman" w:hAnsi="Times New Roman"/>
          <w:sz w:val="24"/>
          <w:szCs w:val="24"/>
          <w:highlight w:val="green"/>
          <w:rPrChange w:id="3789" w:author="Соколов Сергей Вадимович" w:date="2024-01-22T09:27:00Z">
            <w:rPr>
              <w:rFonts w:ascii="Times New Roman" w:hAnsi="Times New Roman"/>
              <w:sz w:val="24"/>
              <w:szCs w:val="24"/>
            </w:rPr>
          </w:rPrChange>
        </w:rPr>
        <w:t>наблюдения за деформациями оснований и фундаментов возводимых (реконструируемых) зданий и сооружений;</w:t>
      </w:r>
    </w:p>
    <w:p w14:paraId="6991926B" w14:textId="64D0B67A" w:rsidR="007B1FCD" w:rsidRPr="00A47B15" w:rsidRDefault="00F35190" w:rsidP="00F32FC2">
      <w:pPr>
        <w:pStyle w:val="aff3"/>
        <w:spacing w:line="360" w:lineRule="auto"/>
        <w:ind w:firstLine="709"/>
        <w:jc w:val="both"/>
        <w:rPr>
          <w:rFonts w:ascii="Times New Roman" w:hAnsi="Times New Roman"/>
          <w:sz w:val="24"/>
          <w:szCs w:val="24"/>
          <w:highlight w:val="green"/>
          <w:rPrChange w:id="3790" w:author="Соколов Сергей Вадимович" w:date="2024-01-22T09:27:00Z">
            <w:rPr>
              <w:rFonts w:ascii="Times New Roman" w:hAnsi="Times New Roman"/>
              <w:sz w:val="24"/>
              <w:szCs w:val="24"/>
            </w:rPr>
          </w:rPrChange>
        </w:rPr>
      </w:pPr>
      <w:r w:rsidRPr="00A47B15">
        <w:rPr>
          <w:rFonts w:ascii="Times New Roman" w:hAnsi="Times New Roman"/>
          <w:sz w:val="24"/>
          <w:szCs w:val="24"/>
          <w:highlight w:val="green"/>
          <w:rPrChange w:id="3791" w:author="Соколов Сергей Вадимович" w:date="2024-01-22T09:27:00Z">
            <w:rPr>
              <w:rFonts w:ascii="Times New Roman" w:hAnsi="Times New Roman"/>
              <w:sz w:val="24"/>
              <w:szCs w:val="24"/>
            </w:rPr>
          </w:rPrChange>
        </w:rPr>
        <w:t>-</w:t>
      </w:r>
      <w:r w:rsidR="00F32FC2" w:rsidRPr="00A47B15">
        <w:rPr>
          <w:rFonts w:ascii="Times New Roman" w:hAnsi="Times New Roman"/>
          <w:sz w:val="24"/>
          <w:szCs w:val="24"/>
          <w:highlight w:val="green"/>
          <w:rPrChange w:id="3792" w:author="Соколов Сергей Вадимович" w:date="2024-01-22T09:27:00Z">
            <w:rPr>
              <w:rFonts w:ascii="Times New Roman" w:hAnsi="Times New Roman"/>
              <w:sz w:val="24"/>
              <w:szCs w:val="24"/>
            </w:rPr>
          </w:rPrChange>
        </w:rPr>
        <w:t xml:space="preserve"> </w:t>
      </w:r>
      <w:r w:rsidR="007B1FCD" w:rsidRPr="00A47B15">
        <w:rPr>
          <w:rFonts w:ascii="Times New Roman" w:hAnsi="Times New Roman"/>
          <w:sz w:val="24"/>
          <w:szCs w:val="24"/>
          <w:highlight w:val="green"/>
          <w:rPrChange w:id="3793" w:author="Соколов Сергей Вадимович" w:date="2024-01-22T09:27:00Z">
            <w:rPr>
              <w:rFonts w:ascii="Times New Roman" w:hAnsi="Times New Roman"/>
              <w:sz w:val="24"/>
              <w:szCs w:val="24"/>
            </w:rPr>
          </w:rPrChange>
        </w:rPr>
        <w:t>выполнение повторных специальных оползневых съ</w:t>
      </w:r>
      <w:r w:rsidR="002150CE" w:rsidRPr="00A47B15">
        <w:rPr>
          <w:rFonts w:ascii="Times New Roman" w:hAnsi="Times New Roman"/>
          <w:sz w:val="24"/>
          <w:szCs w:val="24"/>
          <w:highlight w:val="green"/>
          <w:rPrChange w:id="3794" w:author="Соколов Сергей Вадимович" w:date="2024-01-22T09:27:00Z">
            <w:rPr>
              <w:rFonts w:ascii="Times New Roman" w:hAnsi="Times New Roman"/>
              <w:sz w:val="24"/>
              <w:szCs w:val="24"/>
            </w:rPr>
          </w:rPrChange>
        </w:rPr>
        <w:t>е</w:t>
      </w:r>
      <w:r w:rsidR="007B1FCD" w:rsidRPr="00A47B15">
        <w:rPr>
          <w:rFonts w:ascii="Times New Roman" w:hAnsi="Times New Roman"/>
          <w:sz w:val="24"/>
          <w:szCs w:val="24"/>
          <w:highlight w:val="green"/>
          <w:rPrChange w:id="3795" w:author="Соколов Сергей Вадимович" w:date="2024-01-22T09:27:00Z">
            <w:rPr>
              <w:rFonts w:ascii="Times New Roman" w:hAnsi="Times New Roman"/>
              <w:sz w:val="24"/>
              <w:szCs w:val="24"/>
            </w:rPr>
          </w:rPrChange>
        </w:rPr>
        <w:t xml:space="preserve">мок в масштабах </w:t>
      </w:r>
      <w:r w:rsidR="00193D20" w:rsidRPr="00A47B15">
        <w:rPr>
          <w:rFonts w:ascii="Times New Roman" w:hAnsi="Times New Roman"/>
          <w:sz w:val="24"/>
          <w:szCs w:val="24"/>
          <w:highlight w:val="green"/>
          <w:rPrChange w:id="3796" w:author="Соколов Сергей Вадимович" w:date="2024-01-22T09:27:00Z">
            <w:rPr>
              <w:rFonts w:ascii="Times New Roman" w:hAnsi="Times New Roman"/>
              <w:sz w:val="24"/>
              <w:szCs w:val="24"/>
            </w:rPr>
          </w:rPrChange>
        </w:rPr>
        <w:t>1:5</w:t>
      </w:r>
      <w:ins w:id="3797" w:author="Н.И." w:date="2019-02-14T17:25:00Z">
        <w:r w:rsidR="00CB1DD0" w:rsidRPr="00A47B15">
          <w:rPr>
            <w:rFonts w:ascii="Times New Roman" w:hAnsi="Times New Roman"/>
            <w:sz w:val="24"/>
            <w:szCs w:val="24"/>
            <w:highlight w:val="green"/>
            <w:rPrChange w:id="3798" w:author="Соколов Сергей Вадимович" w:date="2024-01-22T09:27:00Z">
              <w:rPr>
                <w:rFonts w:ascii="Times New Roman" w:hAnsi="Times New Roman"/>
                <w:sz w:val="24"/>
                <w:szCs w:val="24"/>
              </w:rPr>
            </w:rPrChange>
          </w:rPr>
          <w:t> </w:t>
        </w:r>
      </w:ins>
      <w:r w:rsidR="00B510E0" w:rsidRPr="00A47B15">
        <w:rPr>
          <w:rFonts w:ascii="Times New Roman" w:hAnsi="Times New Roman"/>
          <w:sz w:val="24"/>
          <w:szCs w:val="24"/>
          <w:highlight w:val="green"/>
          <w:rPrChange w:id="3799" w:author="Соколов Сергей Вадимович" w:date="2024-01-22T09:27:00Z">
            <w:rPr>
              <w:rFonts w:ascii="Times New Roman" w:hAnsi="Times New Roman"/>
              <w:sz w:val="24"/>
              <w:szCs w:val="24"/>
            </w:rPr>
          </w:rPrChange>
        </w:rPr>
        <w:t>000</w:t>
      </w:r>
      <w:r w:rsidR="00F95D61" w:rsidRPr="00A47B15">
        <w:rPr>
          <w:rFonts w:ascii="Times New Roman" w:hAnsi="Times New Roman"/>
          <w:sz w:val="24"/>
          <w:szCs w:val="24"/>
          <w:highlight w:val="green"/>
          <w:rPrChange w:id="3800" w:author="Соколов Сергей Вадимович" w:date="2024-01-22T09:27:00Z">
            <w:rPr>
              <w:rFonts w:ascii="Times New Roman" w:hAnsi="Times New Roman"/>
              <w:sz w:val="24"/>
              <w:szCs w:val="24"/>
            </w:rPr>
          </w:rPrChange>
        </w:rPr>
        <w:t>–</w:t>
      </w:r>
      <w:r w:rsidR="00193D20" w:rsidRPr="00A47B15">
        <w:rPr>
          <w:rFonts w:ascii="Times New Roman" w:hAnsi="Times New Roman"/>
          <w:sz w:val="24"/>
          <w:szCs w:val="24"/>
          <w:highlight w:val="green"/>
          <w:rPrChange w:id="3801" w:author="Соколов Сергей Вадимович" w:date="2024-01-22T09:27:00Z">
            <w:rPr>
              <w:rFonts w:ascii="Times New Roman" w:hAnsi="Times New Roman"/>
              <w:sz w:val="24"/>
              <w:szCs w:val="24"/>
            </w:rPr>
          </w:rPrChange>
        </w:rPr>
        <w:t>1:2</w:t>
      </w:r>
      <w:r w:rsidR="00B510E0" w:rsidRPr="00A47B15">
        <w:rPr>
          <w:rFonts w:ascii="Times New Roman" w:hAnsi="Times New Roman"/>
          <w:sz w:val="24"/>
          <w:szCs w:val="24"/>
          <w:highlight w:val="green"/>
          <w:rPrChange w:id="3802" w:author="Соколов Сергей Вадимович" w:date="2024-01-22T09:27:00Z">
            <w:rPr>
              <w:rFonts w:ascii="Times New Roman" w:hAnsi="Times New Roman"/>
              <w:sz w:val="24"/>
              <w:szCs w:val="24"/>
            </w:rPr>
          </w:rPrChange>
        </w:rPr>
        <w:t>00</w:t>
      </w:r>
      <w:r w:rsidR="007B1FCD" w:rsidRPr="00A47B15">
        <w:rPr>
          <w:rFonts w:ascii="Times New Roman" w:hAnsi="Times New Roman"/>
          <w:sz w:val="24"/>
          <w:szCs w:val="24"/>
          <w:highlight w:val="green"/>
          <w:rPrChange w:id="3803" w:author="Соколов Сергей Вадимович" w:date="2024-01-22T09:27:00Z">
            <w:rPr>
              <w:rFonts w:ascii="Times New Roman" w:hAnsi="Times New Roman"/>
              <w:sz w:val="24"/>
              <w:szCs w:val="24"/>
            </w:rPr>
          </w:rPrChange>
        </w:rPr>
        <w:t>;</w:t>
      </w:r>
    </w:p>
    <w:p w14:paraId="10AB10E7" w14:textId="0D9E5E5D" w:rsidR="007B1FCD" w:rsidRPr="00A47B15" w:rsidRDefault="00F35190" w:rsidP="00F32FC2">
      <w:pPr>
        <w:pStyle w:val="aff3"/>
        <w:spacing w:line="360" w:lineRule="auto"/>
        <w:ind w:firstLine="709"/>
        <w:jc w:val="both"/>
        <w:rPr>
          <w:rFonts w:ascii="Times New Roman" w:hAnsi="Times New Roman"/>
          <w:sz w:val="24"/>
          <w:szCs w:val="24"/>
          <w:highlight w:val="green"/>
          <w:rPrChange w:id="3804" w:author="Соколов Сергей Вадимович" w:date="2024-01-22T09:27:00Z">
            <w:rPr>
              <w:rFonts w:ascii="Times New Roman" w:hAnsi="Times New Roman"/>
              <w:sz w:val="24"/>
              <w:szCs w:val="24"/>
            </w:rPr>
          </w:rPrChange>
        </w:rPr>
      </w:pPr>
      <w:r w:rsidRPr="00A47B15">
        <w:rPr>
          <w:rFonts w:ascii="Times New Roman" w:hAnsi="Times New Roman"/>
          <w:sz w:val="24"/>
          <w:szCs w:val="24"/>
          <w:highlight w:val="green"/>
          <w:rPrChange w:id="3805" w:author="Соколов Сергей Вадимович" w:date="2024-01-22T09:27:00Z">
            <w:rPr>
              <w:rFonts w:ascii="Times New Roman" w:hAnsi="Times New Roman"/>
              <w:sz w:val="24"/>
              <w:szCs w:val="24"/>
            </w:rPr>
          </w:rPrChange>
        </w:rPr>
        <w:t>-</w:t>
      </w:r>
      <w:r w:rsidR="00F32FC2" w:rsidRPr="00A47B15">
        <w:rPr>
          <w:rFonts w:ascii="Times New Roman" w:hAnsi="Times New Roman"/>
          <w:sz w:val="24"/>
          <w:szCs w:val="24"/>
          <w:highlight w:val="green"/>
          <w:rPrChange w:id="3806" w:author="Соколов Сергей Вадимович" w:date="2024-01-22T09:27:00Z">
            <w:rPr>
              <w:rFonts w:ascii="Times New Roman" w:hAnsi="Times New Roman"/>
              <w:sz w:val="24"/>
              <w:szCs w:val="24"/>
            </w:rPr>
          </w:rPrChange>
        </w:rPr>
        <w:t xml:space="preserve"> </w:t>
      </w:r>
      <w:r w:rsidR="007B1FCD" w:rsidRPr="00A47B15">
        <w:rPr>
          <w:rFonts w:ascii="Times New Roman" w:hAnsi="Times New Roman"/>
          <w:sz w:val="24"/>
          <w:szCs w:val="24"/>
          <w:highlight w:val="green"/>
          <w:rPrChange w:id="3807" w:author="Соколов Сергей Вадимович" w:date="2024-01-22T09:27:00Z">
            <w:rPr>
              <w:rFonts w:ascii="Times New Roman" w:hAnsi="Times New Roman"/>
              <w:sz w:val="24"/>
              <w:szCs w:val="24"/>
            </w:rPr>
          </w:rPrChange>
        </w:rPr>
        <w:t>закладка дополнительных деформационных пунктов на выявленных участках ускорен</w:t>
      </w:r>
      <w:r w:rsidR="000969BF" w:rsidRPr="00A47B15">
        <w:rPr>
          <w:rFonts w:ascii="Times New Roman" w:hAnsi="Times New Roman"/>
          <w:sz w:val="24"/>
          <w:szCs w:val="24"/>
          <w:highlight w:val="green"/>
          <w:rPrChange w:id="3808" w:author="Соколов Сергей Вадимович" w:date="2024-01-22T09:27:00Z">
            <w:rPr>
              <w:rFonts w:ascii="Times New Roman" w:hAnsi="Times New Roman"/>
              <w:sz w:val="24"/>
              <w:szCs w:val="24"/>
            </w:rPr>
          </w:rPrChange>
        </w:rPr>
        <w:t>ного</w:t>
      </w:r>
      <w:r w:rsidR="007B1FCD" w:rsidRPr="00A47B15">
        <w:rPr>
          <w:rFonts w:ascii="Times New Roman" w:hAnsi="Times New Roman"/>
          <w:sz w:val="24"/>
          <w:szCs w:val="24"/>
          <w:highlight w:val="green"/>
          <w:rPrChange w:id="3809" w:author="Соколов Сергей Вадимович" w:date="2024-01-22T09:27:00Z">
            <w:rPr>
              <w:rFonts w:ascii="Times New Roman" w:hAnsi="Times New Roman"/>
              <w:sz w:val="24"/>
              <w:szCs w:val="24"/>
            </w:rPr>
          </w:rPrChange>
        </w:rPr>
        <w:t xml:space="preserve"> развития оползневых процессов;</w:t>
      </w:r>
    </w:p>
    <w:p w14:paraId="0DB43554" w14:textId="253B51F5" w:rsidR="007B1FCD" w:rsidRPr="00F32FC2" w:rsidRDefault="00F35190" w:rsidP="00F32FC2">
      <w:pPr>
        <w:pStyle w:val="aff3"/>
        <w:spacing w:line="360" w:lineRule="auto"/>
        <w:ind w:firstLine="709"/>
        <w:jc w:val="both"/>
        <w:rPr>
          <w:rFonts w:ascii="Times New Roman" w:hAnsi="Times New Roman"/>
          <w:sz w:val="24"/>
          <w:szCs w:val="24"/>
        </w:rPr>
      </w:pPr>
      <w:r w:rsidRPr="00A47B15">
        <w:rPr>
          <w:rFonts w:ascii="Times New Roman" w:hAnsi="Times New Roman"/>
          <w:sz w:val="24"/>
          <w:szCs w:val="24"/>
          <w:highlight w:val="green"/>
          <w:rPrChange w:id="3810" w:author="Соколов Сергей Вадимович" w:date="2024-01-22T09:27:00Z">
            <w:rPr>
              <w:rFonts w:ascii="Times New Roman" w:hAnsi="Times New Roman"/>
              <w:sz w:val="24"/>
              <w:szCs w:val="24"/>
            </w:rPr>
          </w:rPrChange>
        </w:rPr>
        <w:t>-</w:t>
      </w:r>
      <w:r w:rsidR="00F32FC2" w:rsidRPr="00A47B15">
        <w:rPr>
          <w:rFonts w:ascii="Times New Roman" w:hAnsi="Times New Roman"/>
          <w:sz w:val="24"/>
          <w:szCs w:val="24"/>
          <w:highlight w:val="green"/>
          <w:rPrChange w:id="3811" w:author="Соколов Сергей Вадимович" w:date="2024-01-22T09:27:00Z">
            <w:rPr>
              <w:rFonts w:ascii="Times New Roman" w:hAnsi="Times New Roman"/>
              <w:sz w:val="24"/>
              <w:szCs w:val="24"/>
            </w:rPr>
          </w:rPrChange>
        </w:rPr>
        <w:t xml:space="preserve"> </w:t>
      </w:r>
      <w:r w:rsidR="007B1FCD" w:rsidRPr="00A47B15">
        <w:rPr>
          <w:rFonts w:ascii="Times New Roman" w:hAnsi="Times New Roman"/>
          <w:sz w:val="24"/>
          <w:szCs w:val="24"/>
          <w:highlight w:val="green"/>
          <w:rPrChange w:id="3812" w:author="Соколов Сергей Вадимович" w:date="2024-01-22T09:27:00Z">
            <w:rPr>
              <w:rFonts w:ascii="Times New Roman" w:hAnsi="Times New Roman"/>
              <w:sz w:val="24"/>
              <w:szCs w:val="24"/>
            </w:rPr>
          </w:rPrChange>
        </w:rPr>
        <w:t>камеральная обработка наблюдений в геодезической сети специального назначения (включая наблюдения за деформациями оснований и фундаментов возводимых (реконструируемых) зданий и сооружений), материалов специальной оползневой съ</w:t>
      </w:r>
      <w:r w:rsidR="002150CE" w:rsidRPr="00A47B15">
        <w:rPr>
          <w:rFonts w:ascii="Times New Roman" w:hAnsi="Times New Roman"/>
          <w:sz w:val="24"/>
          <w:szCs w:val="24"/>
          <w:highlight w:val="green"/>
          <w:rPrChange w:id="3813" w:author="Соколов Сергей Вадимович" w:date="2024-01-22T09:27:00Z">
            <w:rPr>
              <w:rFonts w:ascii="Times New Roman" w:hAnsi="Times New Roman"/>
              <w:sz w:val="24"/>
              <w:szCs w:val="24"/>
            </w:rPr>
          </w:rPrChange>
        </w:rPr>
        <w:t>е</w:t>
      </w:r>
      <w:r w:rsidR="007B1FCD" w:rsidRPr="00A47B15">
        <w:rPr>
          <w:rFonts w:ascii="Times New Roman" w:hAnsi="Times New Roman"/>
          <w:sz w:val="24"/>
          <w:szCs w:val="24"/>
          <w:highlight w:val="green"/>
          <w:rPrChange w:id="3814" w:author="Соколов Сергей Вадимович" w:date="2024-01-22T09:27:00Z">
            <w:rPr>
              <w:rFonts w:ascii="Times New Roman" w:hAnsi="Times New Roman"/>
              <w:sz w:val="24"/>
              <w:szCs w:val="24"/>
            </w:rPr>
          </w:rPrChange>
        </w:rPr>
        <w:t>мки, составление технического отчета.</w:t>
      </w:r>
    </w:p>
    <w:p w14:paraId="556E8EF6" w14:textId="3BD8C65A" w:rsidR="007B1FCD" w:rsidRPr="00A47B15" w:rsidRDefault="007B1FCD" w:rsidP="00AA3FB8">
      <w:pPr>
        <w:pStyle w:val="aff1"/>
        <w:numPr>
          <w:ilvl w:val="2"/>
          <w:numId w:val="15"/>
        </w:numPr>
        <w:tabs>
          <w:tab w:val="left" w:pos="1560"/>
        </w:tabs>
        <w:spacing w:line="360" w:lineRule="auto"/>
        <w:ind w:left="0" w:firstLine="709"/>
        <w:jc w:val="both"/>
        <w:rPr>
          <w:rFonts w:ascii="Times New Roman" w:eastAsia="Calibri" w:hAnsi="Times New Roman" w:cs="Times New Roman"/>
          <w:sz w:val="24"/>
          <w:szCs w:val="24"/>
          <w:highlight w:val="green"/>
          <w:rPrChange w:id="3815" w:author="Соколов Сергей Вадимович" w:date="2024-01-22T09:27: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816" w:author="Соколов Сергей Вадимович" w:date="2024-01-22T09:27:00Z">
            <w:rPr>
              <w:rFonts w:ascii="Times New Roman" w:eastAsia="Calibri" w:hAnsi="Times New Roman" w:cs="Times New Roman"/>
              <w:sz w:val="24"/>
              <w:szCs w:val="24"/>
            </w:rPr>
          </w:rPrChange>
        </w:rPr>
        <w:t>Технический отч</w:t>
      </w:r>
      <w:r w:rsidR="002150CE" w:rsidRPr="00A47B15">
        <w:rPr>
          <w:rFonts w:ascii="Times New Roman" w:eastAsia="Calibri" w:hAnsi="Times New Roman" w:cs="Times New Roman"/>
          <w:sz w:val="24"/>
          <w:szCs w:val="24"/>
          <w:highlight w:val="green"/>
          <w:rPrChange w:id="3817" w:author="Соколов Сергей Вадимович" w:date="2024-01-22T09:27:00Z">
            <w:rPr>
              <w:rFonts w:ascii="Times New Roman" w:eastAsia="Calibri" w:hAnsi="Times New Roman" w:cs="Times New Roman"/>
              <w:sz w:val="24"/>
              <w:szCs w:val="24"/>
            </w:rPr>
          </w:rPrChange>
        </w:rPr>
        <w:t>е</w:t>
      </w:r>
      <w:r w:rsidRPr="00A47B15">
        <w:rPr>
          <w:rFonts w:ascii="Times New Roman" w:eastAsia="Calibri" w:hAnsi="Times New Roman" w:cs="Times New Roman"/>
          <w:sz w:val="24"/>
          <w:szCs w:val="24"/>
          <w:highlight w:val="green"/>
          <w:rPrChange w:id="3818" w:author="Соколов Сергей Вадимович" w:date="2024-01-22T09:27:00Z">
            <w:rPr>
              <w:rFonts w:ascii="Times New Roman" w:eastAsia="Calibri" w:hAnsi="Times New Roman" w:cs="Times New Roman"/>
              <w:sz w:val="24"/>
              <w:szCs w:val="24"/>
            </w:rPr>
          </w:rPrChange>
        </w:rPr>
        <w:t>т по результатам инженерно-геодезических изысканий</w:t>
      </w:r>
      <w:r w:rsidR="00E824B6" w:rsidRPr="00A47B15">
        <w:rPr>
          <w:rFonts w:ascii="Times New Roman" w:eastAsia="Calibri" w:hAnsi="Times New Roman" w:cs="Times New Roman"/>
          <w:sz w:val="24"/>
          <w:szCs w:val="24"/>
          <w:highlight w:val="green"/>
          <w:rPrChange w:id="3819" w:author="Соколов Сергей Вадимович" w:date="2024-01-22T09:27:00Z">
            <w:rPr>
              <w:rFonts w:ascii="Times New Roman" w:eastAsia="Calibri" w:hAnsi="Times New Roman" w:cs="Times New Roman"/>
              <w:sz w:val="24"/>
              <w:szCs w:val="24"/>
            </w:rPr>
          </w:rPrChange>
        </w:rPr>
        <w:t xml:space="preserve"> </w:t>
      </w:r>
      <w:r w:rsidR="00C9073F" w:rsidRPr="00A47B15">
        <w:rPr>
          <w:rFonts w:ascii="Times New Roman" w:eastAsia="Calibri" w:hAnsi="Times New Roman" w:cs="Times New Roman"/>
          <w:sz w:val="24"/>
          <w:szCs w:val="24"/>
          <w:highlight w:val="green"/>
          <w:rPrChange w:id="3820" w:author="Соколов Сергей Вадимович" w:date="2024-01-22T09:27:00Z">
            <w:rPr>
              <w:rFonts w:ascii="Times New Roman" w:eastAsia="Calibri" w:hAnsi="Times New Roman" w:cs="Times New Roman"/>
              <w:sz w:val="24"/>
              <w:szCs w:val="24"/>
            </w:rPr>
          </w:rPrChange>
        </w:rPr>
        <w:t>при строительстве и реконструкции зданий и сооружений в районах развития оползневых процессов</w:t>
      </w:r>
      <w:r w:rsidRPr="00A47B15">
        <w:rPr>
          <w:rFonts w:ascii="Times New Roman" w:eastAsia="Calibri" w:hAnsi="Times New Roman" w:cs="Times New Roman"/>
          <w:sz w:val="24"/>
          <w:szCs w:val="24"/>
          <w:highlight w:val="green"/>
          <w:rPrChange w:id="3821" w:author="Соколов Сергей Вадимович" w:date="2024-01-22T09:27:00Z">
            <w:rPr>
              <w:rFonts w:ascii="Times New Roman" w:eastAsia="Calibri" w:hAnsi="Times New Roman" w:cs="Times New Roman"/>
              <w:sz w:val="24"/>
              <w:szCs w:val="24"/>
            </w:rPr>
          </w:rPrChange>
        </w:rPr>
        <w:t xml:space="preserve"> составляется в соответствии с </w:t>
      </w:r>
      <w:r w:rsidR="00504198" w:rsidRPr="00A47B15">
        <w:rPr>
          <w:rFonts w:ascii="Times New Roman" w:eastAsia="Calibri" w:hAnsi="Times New Roman" w:cs="Times New Roman"/>
          <w:sz w:val="24"/>
          <w:szCs w:val="24"/>
          <w:highlight w:val="green"/>
          <w:rPrChange w:id="3822" w:author="Соколов Сергей Вадимович" w:date="2024-01-22T09:27:00Z">
            <w:rPr>
              <w:rFonts w:ascii="Times New Roman" w:eastAsia="Calibri" w:hAnsi="Times New Roman" w:cs="Times New Roman"/>
              <w:sz w:val="24"/>
              <w:szCs w:val="24"/>
            </w:rPr>
          </w:rPrChange>
        </w:rPr>
        <w:t>СП</w:t>
      </w:r>
      <w:r w:rsidR="00F66A2B" w:rsidRPr="00A47B15">
        <w:rPr>
          <w:rFonts w:ascii="Times New Roman" w:eastAsia="Calibri" w:hAnsi="Times New Roman" w:cs="Times New Roman"/>
          <w:sz w:val="24"/>
          <w:szCs w:val="24"/>
          <w:highlight w:val="green"/>
          <w:rPrChange w:id="3823" w:author="Соколов Сергей Вадимович" w:date="2024-01-22T09:27:00Z">
            <w:rPr>
              <w:rFonts w:ascii="Times New Roman" w:eastAsia="Calibri" w:hAnsi="Times New Roman" w:cs="Times New Roman"/>
              <w:sz w:val="24"/>
              <w:szCs w:val="24"/>
            </w:rPr>
          </w:rPrChange>
        </w:rPr>
        <w:t xml:space="preserve"> 317.1325800.2017 </w:t>
      </w:r>
      <w:r w:rsidRPr="00A47B15">
        <w:rPr>
          <w:rFonts w:ascii="Times New Roman" w:eastAsia="Calibri" w:hAnsi="Times New Roman" w:cs="Times New Roman"/>
          <w:sz w:val="24"/>
          <w:szCs w:val="24"/>
          <w:highlight w:val="green"/>
          <w:rPrChange w:id="3824" w:author="Соколов Сергей Вадимович" w:date="2024-01-22T09:27:00Z">
            <w:rPr>
              <w:rFonts w:ascii="Times New Roman" w:eastAsia="Calibri" w:hAnsi="Times New Roman" w:cs="Times New Roman"/>
              <w:sz w:val="24"/>
              <w:szCs w:val="24"/>
            </w:rPr>
          </w:rPrChange>
        </w:rPr>
        <w:t>(</w:t>
      </w:r>
      <w:r w:rsidR="00A40E62" w:rsidRPr="00A47B15">
        <w:rPr>
          <w:rFonts w:ascii="Times New Roman" w:eastAsia="Calibri" w:hAnsi="Times New Roman" w:cs="Times New Roman"/>
          <w:sz w:val="24"/>
          <w:szCs w:val="24"/>
          <w:highlight w:val="green"/>
          <w:rPrChange w:id="3825" w:author="Соколов Сергей Вадимович" w:date="2024-01-22T09:27:00Z">
            <w:rPr>
              <w:rFonts w:ascii="Times New Roman" w:eastAsia="Calibri" w:hAnsi="Times New Roman" w:cs="Times New Roman"/>
              <w:sz w:val="24"/>
              <w:szCs w:val="24"/>
            </w:rPr>
          </w:rPrChange>
        </w:rPr>
        <w:t>пункты</w:t>
      </w:r>
      <w:r w:rsidR="005316AE" w:rsidRPr="00A47B15">
        <w:rPr>
          <w:rFonts w:ascii="Times New Roman" w:eastAsia="Calibri" w:hAnsi="Times New Roman" w:cs="Times New Roman"/>
          <w:sz w:val="24"/>
          <w:szCs w:val="24"/>
          <w:highlight w:val="green"/>
          <w:rPrChange w:id="3826" w:author="Соколов Сергей Вадимович" w:date="2024-01-22T09:27:00Z">
            <w:rPr>
              <w:rFonts w:ascii="Times New Roman" w:eastAsia="Calibri" w:hAnsi="Times New Roman" w:cs="Times New Roman"/>
              <w:sz w:val="24"/>
              <w:szCs w:val="24"/>
            </w:rPr>
          </w:rPrChange>
        </w:rPr>
        <w:t xml:space="preserve"> </w:t>
      </w:r>
      <w:r w:rsidR="00A40E62" w:rsidRPr="00A47B15">
        <w:rPr>
          <w:rFonts w:ascii="Times New Roman" w:eastAsia="Calibri" w:hAnsi="Times New Roman" w:cs="Times New Roman"/>
          <w:sz w:val="24"/>
          <w:szCs w:val="24"/>
          <w:highlight w:val="green"/>
          <w:rPrChange w:id="3827" w:author="Соколов Сергей Вадимович" w:date="2024-01-22T09:27:00Z">
            <w:rPr>
              <w:rFonts w:ascii="Times New Roman" w:eastAsia="Calibri" w:hAnsi="Times New Roman" w:cs="Times New Roman"/>
              <w:sz w:val="24"/>
              <w:szCs w:val="24"/>
            </w:rPr>
          </w:rPrChange>
        </w:rPr>
        <w:t>8.1.7, 8.2.6</w:t>
      </w:r>
      <w:r w:rsidRPr="00A47B15">
        <w:rPr>
          <w:rFonts w:ascii="Times New Roman" w:eastAsia="Calibri" w:hAnsi="Times New Roman" w:cs="Times New Roman"/>
          <w:sz w:val="24"/>
          <w:szCs w:val="24"/>
          <w:highlight w:val="green"/>
          <w:rPrChange w:id="3828" w:author="Соколов Сергей Вадимович" w:date="2024-01-22T09:27:00Z">
            <w:rPr>
              <w:rFonts w:ascii="Times New Roman" w:eastAsia="Calibri" w:hAnsi="Times New Roman" w:cs="Times New Roman"/>
              <w:sz w:val="24"/>
              <w:szCs w:val="24"/>
            </w:rPr>
          </w:rPrChange>
        </w:rPr>
        <w:t>)</w:t>
      </w:r>
      <w:r w:rsidR="00F87D96" w:rsidRPr="00A47B15">
        <w:rPr>
          <w:rFonts w:ascii="Times New Roman" w:eastAsia="Calibri" w:hAnsi="Times New Roman" w:cs="Times New Roman"/>
          <w:sz w:val="24"/>
          <w:szCs w:val="24"/>
          <w:highlight w:val="green"/>
          <w:rPrChange w:id="3829" w:author="Соколов Сергей Вадимович" w:date="2024-01-22T09:27:00Z">
            <w:rPr>
              <w:rFonts w:ascii="Times New Roman" w:eastAsia="Calibri" w:hAnsi="Times New Roman" w:cs="Times New Roman"/>
              <w:sz w:val="24"/>
              <w:szCs w:val="24"/>
            </w:rPr>
          </w:rPrChange>
        </w:rPr>
        <w:t>,</w:t>
      </w:r>
      <w:r w:rsidRPr="00A47B15">
        <w:rPr>
          <w:rFonts w:ascii="Times New Roman" w:eastAsia="Calibri" w:hAnsi="Times New Roman" w:cs="Times New Roman"/>
          <w:sz w:val="24"/>
          <w:szCs w:val="24"/>
          <w:highlight w:val="green"/>
          <w:rPrChange w:id="3830" w:author="Соколов Сергей Вадимович" w:date="2024-01-22T09:27:00Z">
            <w:rPr>
              <w:rFonts w:ascii="Times New Roman" w:eastAsia="Calibri" w:hAnsi="Times New Roman" w:cs="Times New Roman"/>
              <w:sz w:val="24"/>
              <w:szCs w:val="24"/>
            </w:rPr>
          </w:rPrChange>
        </w:rPr>
        <w:t xml:space="preserve"> </w:t>
      </w:r>
      <w:r w:rsidR="00462F7B" w:rsidRPr="00A47B15">
        <w:rPr>
          <w:rFonts w:ascii="Times New Roman" w:eastAsia="Calibri" w:hAnsi="Times New Roman" w:cs="Times New Roman"/>
          <w:sz w:val="24"/>
          <w:szCs w:val="24"/>
          <w:highlight w:val="green"/>
          <w:rPrChange w:id="3831" w:author="Соколов Сергей Вадимович" w:date="2024-01-22T09:27:00Z">
            <w:rPr>
              <w:rFonts w:ascii="Times New Roman" w:eastAsia="Calibri" w:hAnsi="Times New Roman" w:cs="Times New Roman"/>
              <w:sz w:val="24"/>
              <w:szCs w:val="24"/>
            </w:rPr>
          </w:rPrChange>
        </w:rPr>
        <w:t>с учетом видов</w:t>
      </w:r>
      <w:r w:rsidR="00193D20" w:rsidRPr="00A47B15">
        <w:rPr>
          <w:rFonts w:ascii="Times New Roman" w:eastAsia="Calibri" w:hAnsi="Times New Roman" w:cs="Times New Roman"/>
          <w:sz w:val="24"/>
          <w:szCs w:val="24"/>
          <w:highlight w:val="green"/>
          <w:rPrChange w:id="3832" w:author="Соколов Сергей Вадимович" w:date="2024-01-22T09:27:00Z">
            <w:rPr>
              <w:rFonts w:ascii="Times New Roman" w:eastAsia="Calibri" w:hAnsi="Times New Roman" w:cs="Times New Roman"/>
              <w:sz w:val="24"/>
              <w:szCs w:val="24"/>
            </w:rPr>
          </w:rPrChange>
        </w:rPr>
        <w:t xml:space="preserve"> фактически </w:t>
      </w:r>
      <w:r w:rsidR="00FA060E" w:rsidRPr="00A47B15">
        <w:rPr>
          <w:rFonts w:ascii="Times New Roman" w:eastAsia="Calibri" w:hAnsi="Times New Roman" w:cs="Times New Roman"/>
          <w:sz w:val="24"/>
          <w:szCs w:val="24"/>
          <w:highlight w:val="green"/>
          <w:rPrChange w:id="3833" w:author="Соколов Сергей Вадимович" w:date="2024-01-22T09:27:00Z">
            <w:rPr>
              <w:rFonts w:ascii="Times New Roman" w:eastAsia="Calibri" w:hAnsi="Times New Roman" w:cs="Times New Roman"/>
              <w:sz w:val="24"/>
              <w:szCs w:val="24"/>
            </w:rPr>
          </w:rPrChange>
        </w:rPr>
        <w:t xml:space="preserve">выполненных </w:t>
      </w:r>
      <w:r w:rsidRPr="00A47B15">
        <w:rPr>
          <w:rFonts w:ascii="Times New Roman" w:eastAsia="Calibri" w:hAnsi="Times New Roman" w:cs="Times New Roman"/>
          <w:sz w:val="24"/>
          <w:szCs w:val="24"/>
          <w:highlight w:val="green"/>
          <w:rPrChange w:id="3834" w:author="Соколов Сергей Вадимович" w:date="2024-01-22T09:27:00Z">
            <w:rPr>
              <w:rFonts w:ascii="Times New Roman" w:eastAsia="Calibri" w:hAnsi="Times New Roman" w:cs="Times New Roman"/>
              <w:sz w:val="24"/>
              <w:szCs w:val="24"/>
            </w:rPr>
          </w:rPrChange>
        </w:rPr>
        <w:t>работ</w:t>
      </w:r>
      <w:r w:rsidR="00FA060E" w:rsidRPr="00A47B15">
        <w:rPr>
          <w:rFonts w:ascii="Times New Roman" w:eastAsia="Calibri" w:hAnsi="Times New Roman" w:cs="Times New Roman"/>
          <w:sz w:val="24"/>
          <w:szCs w:val="24"/>
          <w:highlight w:val="green"/>
          <w:rPrChange w:id="3835" w:author="Соколов Сергей Вадимович" w:date="2024-01-22T09:27:00Z">
            <w:rPr>
              <w:rFonts w:ascii="Times New Roman" w:eastAsia="Calibri" w:hAnsi="Times New Roman" w:cs="Times New Roman"/>
              <w:sz w:val="24"/>
              <w:szCs w:val="24"/>
            </w:rPr>
          </w:rPrChange>
        </w:rPr>
        <w:t>.</w:t>
      </w:r>
    </w:p>
    <w:p w14:paraId="0D6F5D18" w14:textId="77777777" w:rsidR="0010482A" w:rsidRPr="00A47B15" w:rsidRDefault="0010482A" w:rsidP="00AA3FB8">
      <w:pPr>
        <w:pStyle w:val="aff1"/>
        <w:numPr>
          <w:ilvl w:val="1"/>
          <w:numId w:val="15"/>
        </w:numPr>
        <w:tabs>
          <w:tab w:val="left" w:pos="1560"/>
        </w:tabs>
        <w:spacing w:line="360" w:lineRule="auto"/>
        <w:ind w:left="0" w:firstLine="709"/>
        <w:jc w:val="both"/>
        <w:rPr>
          <w:rFonts w:ascii="Times New Roman" w:hAnsi="Times New Roman" w:cs="Times New Roman"/>
          <w:sz w:val="24"/>
          <w:szCs w:val="24"/>
          <w:highlight w:val="green"/>
          <w:rPrChange w:id="3836" w:author="Соколов Сергей Вадимович" w:date="2024-01-22T09:27:00Z">
            <w:rPr>
              <w:rFonts w:ascii="Times New Roman" w:hAnsi="Times New Roman" w:cs="Times New Roman"/>
              <w:sz w:val="24"/>
              <w:szCs w:val="24"/>
            </w:rPr>
          </w:rPrChange>
        </w:rPr>
      </w:pPr>
      <w:bookmarkStart w:id="3837" w:name="sub_461"/>
      <w:r w:rsidRPr="00A47B15">
        <w:rPr>
          <w:rFonts w:ascii="Times New Roman" w:hAnsi="Times New Roman" w:cs="Times New Roman"/>
          <w:sz w:val="24"/>
          <w:szCs w:val="24"/>
          <w:highlight w:val="green"/>
          <w:rPrChange w:id="3838" w:author="Соколов Сергей Вадимович" w:date="2024-01-22T09:27:00Z">
            <w:rPr>
              <w:rFonts w:ascii="Times New Roman" w:hAnsi="Times New Roman" w:cs="Times New Roman"/>
              <w:sz w:val="24"/>
              <w:szCs w:val="24"/>
            </w:rPr>
          </w:rPrChange>
        </w:rPr>
        <w:t xml:space="preserve">Инженерно-геологические изыскания при строительстве зданий и сооружений в районах развития оползневых процессов должны обеспечивать получение материалов и данных о состоянии и изменении </w:t>
      </w:r>
      <w:r w:rsidR="00C9073F" w:rsidRPr="00A47B15">
        <w:rPr>
          <w:rFonts w:ascii="Times New Roman" w:hAnsi="Times New Roman" w:cs="Times New Roman"/>
          <w:sz w:val="24"/>
          <w:szCs w:val="24"/>
          <w:highlight w:val="green"/>
          <w:rPrChange w:id="3839" w:author="Соколов Сергей Вадимович" w:date="2024-01-22T09:27:00Z">
            <w:rPr>
              <w:rFonts w:ascii="Times New Roman" w:hAnsi="Times New Roman" w:cs="Times New Roman"/>
              <w:sz w:val="24"/>
              <w:szCs w:val="24"/>
            </w:rPr>
          </w:rPrChange>
        </w:rPr>
        <w:t>оползневой опасности</w:t>
      </w:r>
      <w:r w:rsidRPr="00A47B15">
        <w:rPr>
          <w:rFonts w:ascii="Times New Roman" w:hAnsi="Times New Roman" w:cs="Times New Roman"/>
          <w:sz w:val="24"/>
          <w:szCs w:val="24"/>
          <w:highlight w:val="green"/>
          <w:rPrChange w:id="3840" w:author="Соколов Сергей Вадимович" w:date="2024-01-22T09:27:00Z">
            <w:rPr>
              <w:rFonts w:ascii="Times New Roman" w:hAnsi="Times New Roman" w:cs="Times New Roman"/>
              <w:sz w:val="24"/>
              <w:szCs w:val="24"/>
            </w:rPr>
          </w:rPrChange>
        </w:rPr>
        <w:t xml:space="preserve"> для контроля или корректировки проектных решений и мероприятий, связанных с повышением </w:t>
      </w:r>
      <w:r w:rsidRPr="00A47B15">
        <w:rPr>
          <w:rFonts w:ascii="Times New Roman" w:hAnsi="Times New Roman" w:cs="Times New Roman"/>
          <w:sz w:val="24"/>
          <w:szCs w:val="24"/>
          <w:highlight w:val="green"/>
          <w:rPrChange w:id="3841" w:author="Соколов Сергей Вадимович" w:date="2024-01-22T09:27:00Z">
            <w:rPr>
              <w:rFonts w:ascii="Times New Roman" w:hAnsi="Times New Roman" w:cs="Times New Roman"/>
              <w:sz w:val="24"/>
              <w:szCs w:val="24"/>
            </w:rPr>
          </w:rPrChange>
        </w:rPr>
        <w:lastRenderedPageBreak/>
        <w:t>устойчивости, надежности и эксплуатационной пригодности возводимых зданий и сооружений.</w:t>
      </w:r>
    </w:p>
    <w:bookmarkEnd w:id="3837"/>
    <w:p w14:paraId="04532083" w14:textId="77777777" w:rsidR="00504198" w:rsidRPr="00A47B15" w:rsidRDefault="0010482A" w:rsidP="00534C64">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842" w:author="Соколов Сергей Вадимович" w:date="2024-01-22T09:27: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843" w:author="Соколов Сергей Вадимович" w:date="2024-01-22T09:27:00Z">
            <w:rPr>
              <w:rFonts w:ascii="Times New Roman" w:eastAsia="Calibri" w:hAnsi="Times New Roman" w:cs="Times New Roman"/>
              <w:sz w:val="24"/>
              <w:szCs w:val="24"/>
            </w:rPr>
          </w:rPrChange>
        </w:rPr>
        <w:t xml:space="preserve">Состав и объемы изыскательских работ следует устанавливать в программе с учетом состояния и </w:t>
      </w:r>
      <w:r w:rsidR="00511305" w:rsidRPr="00A47B15">
        <w:rPr>
          <w:rFonts w:ascii="Times New Roman" w:eastAsia="Calibri" w:hAnsi="Times New Roman" w:cs="Times New Roman"/>
          <w:sz w:val="24"/>
          <w:szCs w:val="24"/>
          <w:highlight w:val="green"/>
          <w:rPrChange w:id="3844" w:author="Соколов Сергей Вадимович" w:date="2024-01-22T09:27:00Z">
            <w:rPr>
              <w:rFonts w:ascii="Times New Roman" w:eastAsia="Calibri" w:hAnsi="Times New Roman" w:cs="Times New Roman"/>
              <w:sz w:val="24"/>
              <w:szCs w:val="24"/>
            </w:rPr>
          </w:rPrChange>
        </w:rPr>
        <w:t>устойчивости оползневых склонов, в зависимости от стадии оползневого процесса</w:t>
      </w:r>
      <w:r w:rsidR="00504198" w:rsidRPr="00A47B15">
        <w:rPr>
          <w:rFonts w:ascii="Times New Roman" w:eastAsia="Calibri" w:hAnsi="Times New Roman" w:cs="Times New Roman"/>
          <w:sz w:val="24"/>
          <w:szCs w:val="24"/>
          <w:highlight w:val="green"/>
          <w:rPrChange w:id="3845" w:author="Соколов Сергей Вадимович" w:date="2024-01-22T09:27:00Z">
            <w:rPr>
              <w:rFonts w:ascii="Times New Roman" w:eastAsia="Calibri" w:hAnsi="Times New Roman" w:cs="Times New Roman"/>
              <w:sz w:val="24"/>
              <w:szCs w:val="24"/>
            </w:rPr>
          </w:rPrChange>
        </w:rPr>
        <w:t>.</w:t>
      </w:r>
    </w:p>
    <w:p w14:paraId="0412FD50" w14:textId="77777777" w:rsidR="0010482A" w:rsidRPr="00A47B15" w:rsidRDefault="0010482A" w:rsidP="00534C64">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846" w:author="Соколов Сергей Вадимович" w:date="2024-01-22T09:28: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847" w:author="Соколов Сергей Вадимович" w:date="2024-01-22T09:28:00Z">
            <w:rPr>
              <w:rFonts w:ascii="Times New Roman" w:eastAsia="Calibri" w:hAnsi="Times New Roman" w:cs="Times New Roman"/>
              <w:sz w:val="24"/>
              <w:szCs w:val="24"/>
            </w:rPr>
          </w:rPrChange>
        </w:rPr>
        <w:t>При ведении исполнительной геологической документации строительных выработок (котлованы, траншеи) необходимо фиксировать признаки проявления оползневых процессов, в том числе трещины отрыва и бортового отпора, зоны ослабленных грунтов, вывалов.</w:t>
      </w:r>
    </w:p>
    <w:p w14:paraId="678C909F" w14:textId="77777777" w:rsidR="0010482A" w:rsidRPr="00A47B15" w:rsidRDefault="0010482A" w:rsidP="00534C64">
      <w:pPr>
        <w:pStyle w:val="aff1"/>
        <w:numPr>
          <w:ilvl w:val="2"/>
          <w:numId w:val="15"/>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3848" w:author="Соколов Сергей Вадимович" w:date="2024-01-22T09:29: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849" w:author="Соколов Сергей Вадимович" w:date="2024-01-22T09:29:00Z">
            <w:rPr>
              <w:rFonts w:ascii="Times New Roman" w:eastAsia="Calibri" w:hAnsi="Times New Roman" w:cs="Times New Roman"/>
              <w:sz w:val="24"/>
              <w:szCs w:val="24"/>
            </w:rPr>
          </w:rPrChange>
        </w:rPr>
        <w:t>На оползневых территориях в начальн</w:t>
      </w:r>
      <w:r w:rsidR="00C9073F" w:rsidRPr="00A47B15">
        <w:rPr>
          <w:rFonts w:ascii="Times New Roman" w:eastAsia="Calibri" w:hAnsi="Times New Roman" w:cs="Times New Roman"/>
          <w:sz w:val="24"/>
          <w:szCs w:val="24"/>
          <w:highlight w:val="green"/>
          <w:rPrChange w:id="3850" w:author="Соколов Сергей Вадимович" w:date="2024-01-22T09:29:00Z">
            <w:rPr>
              <w:rFonts w:ascii="Times New Roman" w:eastAsia="Calibri" w:hAnsi="Times New Roman" w:cs="Times New Roman"/>
              <w:sz w:val="24"/>
              <w:szCs w:val="24"/>
            </w:rPr>
          </w:rPrChange>
        </w:rPr>
        <w:t>ый</w:t>
      </w:r>
      <w:r w:rsidRPr="00A47B15">
        <w:rPr>
          <w:rFonts w:ascii="Times New Roman" w:eastAsia="Calibri" w:hAnsi="Times New Roman" w:cs="Times New Roman"/>
          <w:sz w:val="24"/>
          <w:szCs w:val="24"/>
          <w:highlight w:val="green"/>
          <w:rPrChange w:id="3851" w:author="Соколов Сергей Вадимович" w:date="2024-01-22T09:29:00Z">
            <w:rPr>
              <w:rFonts w:ascii="Times New Roman" w:eastAsia="Calibri" w:hAnsi="Times New Roman" w:cs="Times New Roman"/>
              <w:sz w:val="24"/>
              <w:szCs w:val="24"/>
            </w:rPr>
          </w:rPrChange>
        </w:rPr>
        <w:t xml:space="preserve"> период смещени</w:t>
      </w:r>
      <w:r w:rsidR="00C9073F" w:rsidRPr="00A47B15">
        <w:rPr>
          <w:rFonts w:ascii="Times New Roman" w:eastAsia="Calibri" w:hAnsi="Times New Roman" w:cs="Times New Roman"/>
          <w:sz w:val="24"/>
          <w:szCs w:val="24"/>
          <w:highlight w:val="green"/>
          <w:rPrChange w:id="3852" w:author="Соколов Сергей Вадимович" w:date="2024-01-22T09:29:00Z">
            <w:rPr>
              <w:rFonts w:ascii="Times New Roman" w:eastAsia="Calibri" w:hAnsi="Times New Roman" w:cs="Times New Roman"/>
              <w:sz w:val="24"/>
              <w:szCs w:val="24"/>
            </w:rPr>
          </w:rPrChange>
        </w:rPr>
        <w:t>я</w:t>
      </w:r>
      <w:r w:rsidRPr="00A47B15">
        <w:rPr>
          <w:rFonts w:ascii="Times New Roman" w:eastAsia="Calibri" w:hAnsi="Times New Roman" w:cs="Times New Roman"/>
          <w:sz w:val="24"/>
          <w:szCs w:val="24"/>
          <w:highlight w:val="green"/>
          <w:rPrChange w:id="3853" w:author="Соколов Сергей Вадимович" w:date="2024-01-22T09:29:00Z">
            <w:rPr>
              <w:rFonts w:ascii="Times New Roman" w:eastAsia="Calibri" w:hAnsi="Times New Roman" w:cs="Times New Roman"/>
              <w:sz w:val="24"/>
              <w:szCs w:val="24"/>
            </w:rPr>
          </w:rPrChange>
        </w:rPr>
        <w:t xml:space="preserve"> оползня  необходимо выполнять </w:t>
      </w:r>
      <w:r w:rsidR="000308FF" w:rsidRPr="00A47B15">
        <w:rPr>
          <w:rFonts w:ascii="Times New Roman" w:eastAsia="Calibri" w:hAnsi="Times New Roman" w:cs="Times New Roman"/>
          <w:sz w:val="24"/>
          <w:szCs w:val="24"/>
          <w:highlight w:val="green"/>
          <w:rPrChange w:id="3854" w:author="Соколов Сергей Вадимович" w:date="2024-01-22T09:29:00Z">
            <w:rPr>
              <w:rFonts w:ascii="Times New Roman" w:eastAsia="Calibri" w:hAnsi="Times New Roman" w:cs="Times New Roman"/>
              <w:sz w:val="24"/>
              <w:szCs w:val="24"/>
            </w:rPr>
          </w:rPrChange>
        </w:rPr>
        <w:t xml:space="preserve">локальный мониторинг </w:t>
      </w:r>
      <w:r w:rsidRPr="00A47B15">
        <w:rPr>
          <w:rFonts w:ascii="Times New Roman" w:eastAsia="Calibri" w:hAnsi="Times New Roman" w:cs="Times New Roman"/>
          <w:sz w:val="24"/>
          <w:szCs w:val="24"/>
          <w:highlight w:val="green"/>
          <w:rPrChange w:id="3855" w:author="Соколов Сергей Вадимович" w:date="2024-01-22T09:29:00Z">
            <w:rPr>
              <w:rFonts w:ascii="Times New Roman" w:eastAsia="Calibri" w:hAnsi="Times New Roman" w:cs="Times New Roman"/>
              <w:sz w:val="24"/>
              <w:szCs w:val="24"/>
            </w:rPr>
          </w:rPrChange>
        </w:rPr>
        <w:t>за появлением и развитием трещин отрыва, динамикой смещения оползневых масс, изменением состояния и свойств грунтов, гидрогеологических условий, морфологии и устойчивости оползневого склона.</w:t>
      </w:r>
    </w:p>
    <w:p w14:paraId="16950433" w14:textId="2753ED73" w:rsidR="0010482A" w:rsidRPr="00A47B15" w:rsidRDefault="0010482A" w:rsidP="00534C64">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856" w:author="Соколов Сергей Вадимович" w:date="2024-01-22T09:29: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857" w:author="Соколов Сергей Вадимович" w:date="2024-01-22T09:29:00Z">
            <w:rPr>
              <w:rFonts w:ascii="Times New Roman" w:eastAsia="Calibri" w:hAnsi="Times New Roman" w:cs="Times New Roman"/>
              <w:sz w:val="24"/>
              <w:szCs w:val="24"/>
            </w:rPr>
          </w:rPrChange>
        </w:rPr>
        <w:t xml:space="preserve">На потенциально оползневых </w:t>
      </w:r>
      <w:r w:rsidR="00FB5729" w:rsidRPr="00A47B15">
        <w:rPr>
          <w:rFonts w:ascii="Times New Roman" w:eastAsia="Calibri" w:hAnsi="Times New Roman" w:cs="Times New Roman"/>
          <w:sz w:val="24"/>
          <w:szCs w:val="24"/>
          <w:highlight w:val="green"/>
          <w:rPrChange w:id="3858" w:author="Соколов Сергей Вадимович" w:date="2024-01-22T09:29:00Z">
            <w:rPr>
              <w:rFonts w:ascii="Times New Roman" w:eastAsia="Calibri" w:hAnsi="Times New Roman" w:cs="Times New Roman"/>
              <w:sz w:val="24"/>
              <w:szCs w:val="24"/>
            </w:rPr>
          </w:rPrChange>
        </w:rPr>
        <w:t>участках</w:t>
      </w:r>
      <w:r w:rsidRPr="00A47B15">
        <w:rPr>
          <w:rFonts w:ascii="Times New Roman" w:eastAsia="Calibri" w:hAnsi="Times New Roman" w:cs="Times New Roman"/>
          <w:sz w:val="24"/>
          <w:szCs w:val="24"/>
          <w:highlight w:val="green"/>
          <w:rPrChange w:id="3859" w:author="Соколов Сергей Вадимович" w:date="2024-01-22T09:29:00Z">
            <w:rPr>
              <w:rFonts w:ascii="Times New Roman" w:eastAsia="Calibri" w:hAnsi="Times New Roman" w:cs="Times New Roman"/>
              <w:sz w:val="24"/>
              <w:szCs w:val="24"/>
            </w:rPr>
          </w:rPrChange>
        </w:rPr>
        <w:t xml:space="preserve"> и оползневых </w:t>
      </w:r>
      <w:r w:rsidR="00FB5729" w:rsidRPr="00A47B15">
        <w:rPr>
          <w:rFonts w:ascii="Times New Roman" w:eastAsia="Calibri" w:hAnsi="Times New Roman" w:cs="Times New Roman"/>
          <w:sz w:val="24"/>
          <w:szCs w:val="24"/>
          <w:highlight w:val="green"/>
          <w:rPrChange w:id="3860" w:author="Соколов Сергей Вадимович" w:date="2024-01-22T09:29:00Z">
            <w:rPr>
              <w:rFonts w:ascii="Times New Roman" w:eastAsia="Calibri" w:hAnsi="Times New Roman" w:cs="Times New Roman"/>
              <w:sz w:val="24"/>
              <w:szCs w:val="24"/>
            </w:rPr>
          </w:rPrChange>
        </w:rPr>
        <w:t>склонах</w:t>
      </w:r>
      <w:r w:rsidR="00E824B6" w:rsidRPr="00A47B15">
        <w:rPr>
          <w:rFonts w:ascii="Times New Roman" w:eastAsia="Calibri" w:hAnsi="Times New Roman" w:cs="Times New Roman"/>
          <w:sz w:val="24"/>
          <w:szCs w:val="24"/>
          <w:highlight w:val="green"/>
          <w:rPrChange w:id="3861" w:author="Соколов Сергей Вадимович" w:date="2024-01-22T09:29:00Z">
            <w:rPr>
              <w:rFonts w:ascii="Times New Roman" w:eastAsia="Calibri" w:hAnsi="Times New Roman" w:cs="Times New Roman"/>
              <w:sz w:val="24"/>
              <w:szCs w:val="24"/>
            </w:rPr>
          </w:rPrChange>
        </w:rPr>
        <w:t xml:space="preserve"> </w:t>
      </w:r>
      <w:r w:rsidR="00FB5729" w:rsidRPr="00A47B15">
        <w:rPr>
          <w:rFonts w:ascii="Times New Roman" w:eastAsia="Calibri" w:hAnsi="Times New Roman" w:cs="Times New Roman"/>
          <w:sz w:val="24"/>
          <w:szCs w:val="24"/>
          <w:highlight w:val="green"/>
          <w:rPrChange w:id="3862" w:author="Соколов Сергей Вадимович" w:date="2024-01-22T09:29:00Z">
            <w:rPr>
              <w:rFonts w:ascii="Times New Roman" w:eastAsia="Calibri" w:hAnsi="Times New Roman" w:cs="Times New Roman"/>
              <w:sz w:val="24"/>
              <w:szCs w:val="24"/>
            </w:rPr>
          </w:rPrChange>
        </w:rPr>
        <w:t>при</w:t>
      </w:r>
      <w:r w:rsidRPr="00A47B15">
        <w:rPr>
          <w:rFonts w:ascii="Times New Roman" w:eastAsia="Calibri" w:hAnsi="Times New Roman" w:cs="Times New Roman"/>
          <w:sz w:val="24"/>
          <w:szCs w:val="24"/>
          <w:highlight w:val="green"/>
          <w:rPrChange w:id="3863" w:author="Соколов Сергей Вадимович" w:date="2024-01-22T09:29:00Z">
            <w:rPr>
              <w:rFonts w:ascii="Times New Roman" w:eastAsia="Calibri" w:hAnsi="Times New Roman" w:cs="Times New Roman"/>
              <w:sz w:val="24"/>
              <w:szCs w:val="24"/>
            </w:rPr>
          </w:rPrChange>
        </w:rPr>
        <w:t xml:space="preserve"> временной и длительной стабилизации </w:t>
      </w:r>
      <w:r w:rsidR="00FB5729" w:rsidRPr="00A47B15">
        <w:rPr>
          <w:rFonts w:ascii="Times New Roman" w:eastAsia="Calibri" w:hAnsi="Times New Roman" w:cs="Times New Roman"/>
          <w:sz w:val="24"/>
          <w:szCs w:val="24"/>
          <w:highlight w:val="green"/>
          <w:rPrChange w:id="3864" w:author="Соколов Сергей Вадимович" w:date="2024-01-22T09:29:00Z">
            <w:rPr>
              <w:rFonts w:ascii="Times New Roman" w:eastAsia="Calibri" w:hAnsi="Times New Roman" w:cs="Times New Roman"/>
              <w:sz w:val="24"/>
              <w:szCs w:val="24"/>
            </w:rPr>
          </w:rPrChange>
        </w:rPr>
        <w:t xml:space="preserve">оползней </w:t>
      </w:r>
      <w:r w:rsidRPr="00A47B15">
        <w:rPr>
          <w:rFonts w:ascii="Times New Roman" w:eastAsia="Calibri" w:hAnsi="Times New Roman" w:cs="Times New Roman"/>
          <w:sz w:val="24"/>
          <w:szCs w:val="24"/>
          <w:highlight w:val="green"/>
          <w:rPrChange w:id="3865" w:author="Соколов Сергей Вадимович" w:date="2024-01-22T09:29:00Z">
            <w:rPr>
              <w:rFonts w:ascii="Times New Roman" w:eastAsia="Calibri" w:hAnsi="Times New Roman" w:cs="Times New Roman"/>
              <w:sz w:val="24"/>
              <w:szCs w:val="24"/>
            </w:rPr>
          </w:rPrChange>
        </w:rPr>
        <w:t xml:space="preserve">следует выполнять </w:t>
      </w:r>
      <w:r w:rsidR="005A415B" w:rsidRPr="00A47B15">
        <w:rPr>
          <w:rFonts w:ascii="Times New Roman" w:eastAsia="Calibri" w:hAnsi="Times New Roman" w:cs="Times New Roman"/>
          <w:sz w:val="24"/>
          <w:szCs w:val="24"/>
          <w:highlight w:val="green"/>
          <w:rPrChange w:id="3866" w:author="Соколов Сергей Вадимович" w:date="2024-01-22T09:29:00Z">
            <w:rPr>
              <w:rFonts w:ascii="Times New Roman" w:eastAsia="Calibri" w:hAnsi="Times New Roman" w:cs="Times New Roman"/>
              <w:sz w:val="24"/>
              <w:szCs w:val="24"/>
            </w:rPr>
          </w:rPrChange>
        </w:rPr>
        <w:t xml:space="preserve">локальный мониторинг </w:t>
      </w:r>
      <w:r w:rsidRPr="00A47B15">
        <w:rPr>
          <w:rFonts w:ascii="Times New Roman" w:eastAsia="Calibri" w:hAnsi="Times New Roman" w:cs="Times New Roman"/>
          <w:sz w:val="24"/>
          <w:szCs w:val="24"/>
          <w:highlight w:val="green"/>
          <w:rPrChange w:id="3867" w:author="Соколов Сергей Вадимович" w:date="2024-01-22T09:29:00Z">
            <w:rPr>
              <w:rFonts w:ascii="Times New Roman" w:eastAsia="Calibri" w:hAnsi="Times New Roman" w:cs="Times New Roman"/>
              <w:sz w:val="24"/>
              <w:szCs w:val="24"/>
            </w:rPr>
          </w:rPrChange>
        </w:rPr>
        <w:t xml:space="preserve">за изменениями напряжений в массиве, порового давления и гидрогеологическими условиями </w:t>
      </w:r>
      <w:r w:rsidR="005316AE" w:rsidRPr="00A47B15">
        <w:rPr>
          <w:rFonts w:ascii="Times New Roman" w:eastAsia="Calibri" w:hAnsi="Times New Roman" w:cs="Times New Roman"/>
          <w:sz w:val="24"/>
          <w:szCs w:val="24"/>
          <w:highlight w:val="green"/>
          <w:rPrChange w:id="3868" w:author="Соколов Сергей Вадимович" w:date="2024-01-22T09:29:00Z">
            <w:rPr>
              <w:rFonts w:ascii="Times New Roman" w:eastAsia="Calibri" w:hAnsi="Times New Roman" w:cs="Times New Roman"/>
              <w:sz w:val="24"/>
              <w:szCs w:val="24"/>
            </w:rPr>
          </w:rPrChange>
        </w:rPr>
        <w:t>для</w:t>
      </w:r>
      <w:r w:rsidRPr="00A47B15">
        <w:rPr>
          <w:rFonts w:ascii="Times New Roman" w:eastAsia="Calibri" w:hAnsi="Times New Roman" w:cs="Times New Roman"/>
          <w:sz w:val="24"/>
          <w:szCs w:val="24"/>
          <w:highlight w:val="green"/>
          <w:rPrChange w:id="3869" w:author="Соколов Сергей Вадимович" w:date="2024-01-22T09:29:00Z">
            <w:rPr>
              <w:rFonts w:ascii="Times New Roman" w:eastAsia="Calibri" w:hAnsi="Times New Roman" w:cs="Times New Roman"/>
              <w:sz w:val="24"/>
              <w:szCs w:val="24"/>
            </w:rPr>
          </w:rPrChange>
        </w:rPr>
        <w:t xml:space="preserve"> установления степени влияния природных и техногенных факторов на устойчивость оползневых склонов.</w:t>
      </w:r>
    </w:p>
    <w:p w14:paraId="6DCEC33C" w14:textId="6E68D3EC" w:rsidR="0010482A" w:rsidRPr="00A47B15" w:rsidRDefault="005316AE" w:rsidP="00534C64">
      <w:pPr>
        <w:pStyle w:val="aff1"/>
        <w:numPr>
          <w:ilvl w:val="2"/>
          <w:numId w:val="15"/>
        </w:numPr>
        <w:tabs>
          <w:tab w:val="left" w:pos="426"/>
          <w:tab w:val="left" w:pos="710"/>
          <w:tab w:val="left" w:pos="1560"/>
        </w:tabs>
        <w:spacing w:line="360" w:lineRule="auto"/>
        <w:ind w:left="0" w:firstLine="709"/>
        <w:jc w:val="both"/>
        <w:rPr>
          <w:rFonts w:ascii="Times New Roman" w:eastAsiaTheme="minorEastAsia" w:hAnsi="Times New Roman" w:cs="Times New Roman"/>
          <w:sz w:val="24"/>
          <w:szCs w:val="24"/>
          <w:highlight w:val="green"/>
          <w:rPrChange w:id="3870" w:author="Соколов Сергей Вадимович" w:date="2024-01-22T09:29:00Z">
            <w:rPr>
              <w:rFonts w:ascii="Times New Roman" w:eastAsiaTheme="minorEastAsia" w:hAnsi="Times New Roman" w:cs="Times New Roman"/>
              <w:sz w:val="24"/>
              <w:szCs w:val="24"/>
            </w:rPr>
          </w:rPrChange>
        </w:rPr>
      </w:pPr>
      <w:r w:rsidRPr="00A47B15">
        <w:rPr>
          <w:rFonts w:ascii="Times New Roman" w:eastAsia="Calibri" w:hAnsi="Times New Roman" w:cs="Times New Roman"/>
          <w:sz w:val="24"/>
          <w:szCs w:val="24"/>
          <w:highlight w:val="green"/>
          <w:rPrChange w:id="3871" w:author="Соколов Сергей Вадимович" w:date="2024-01-22T09:29:00Z">
            <w:rPr>
              <w:rFonts w:ascii="Times New Roman" w:eastAsia="Calibri" w:hAnsi="Times New Roman" w:cs="Times New Roman"/>
              <w:sz w:val="24"/>
              <w:szCs w:val="24"/>
            </w:rPr>
          </w:rPrChange>
        </w:rPr>
        <w:t>На участках активи</w:t>
      </w:r>
      <w:r w:rsidR="00117362" w:rsidRPr="00A47B15">
        <w:rPr>
          <w:rFonts w:ascii="Times New Roman" w:eastAsia="Calibri" w:hAnsi="Times New Roman" w:cs="Times New Roman"/>
          <w:sz w:val="24"/>
          <w:szCs w:val="24"/>
          <w:highlight w:val="green"/>
          <w:rPrChange w:id="3872" w:author="Соколов Сергей Вадимович" w:date="2024-01-22T09:29:00Z">
            <w:rPr>
              <w:rFonts w:ascii="Times New Roman" w:eastAsia="Calibri" w:hAnsi="Times New Roman" w:cs="Times New Roman"/>
              <w:sz w:val="24"/>
              <w:szCs w:val="24"/>
            </w:rPr>
          </w:rPrChange>
        </w:rPr>
        <w:t xml:space="preserve">зации оползневых процессов </w:t>
      </w:r>
      <w:r w:rsidRPr="00A47B15">
        <w:rPr>
          <w:rFonts w:ascii="Times New Roman" w:eastAsia="Calibri" w:hAnsi="Times New Roman" w:cs="Times New Roman"/>
          <w:sz w:val="24"/>
          <w:szCs w:val="24"/>
          <w:highlight w:val="green"/>
          <w:rPrChange w:id="3873" w:author="Соколов Сергей Вадимович" w:date="2024-01-22T09:29:00Z">
            <w:rPr>
              <w:rFonts w:ascii="Times New Roman" w:eastAsia="Calibri" w:hAnsi="Times New Roman" w:cs="Times New Roman"/>
              <w:sz w:val="24"/>
              <w:szCs w:val="24"/>
            </w:rPr>
          </w:rPrChange>
        </w:rPr>
        <w:t>в ходе</w:t>
      </w:r>
      <w:r w:rsidR="00117362" w:rsidRPr="00A47B15">
        <w:rPr>
          <w:rFonts w:ascii="Times New Roman" w:eastAsia="Calibri" w:hAnsi="Times New Roman" w:cs="Times New Roman"/>
          <w:sz w:val="24"/>
          <w:szCs w:val="24"/>
          <w:highlight w:val="green"/>
          <w:rPrChange w:id="3874" w:author="Соколов Сергей Вадимович" w:date="2024-01-22T09:29:00Z">
            <w:rPr>
              <w:rFonts w:ascii="Times New Roman" w:eastAsia="Calibri" w:hAnsi="Times New Roman" w:cs="Times New Roman"/>
              <w:sz w:val="24"/>
              <w:szCs w:val="24"/>
            </w:rPr>
          </w:rPrChange>
        </w:rPr>
        <w:t xml:space="preserve"> строительства для оперативного принятия решений по восстановлению и повышению устойчивости склонов и организации строительных работ</w:t>
      </w:r>
      <w:r w:rsidRPr="00A47B15">
        <w:rPr>
          <w:rFonts w:ascii="Times New Roman" w:eastAsia="Calibri" w:hAnsi="Times New Roman" w:cs="Times New Roman"/>
          <w:sz w:val="24"/>
          <w:szCs w:val="24"/>
          <w:highlight w:val="green"/>
          <w:rPrChange w:id="3875" w:author="Соколов Сергей Вадимович" w:date="2024-01-22T09:29:00Z">
            <w:rPr>
              <w:rFonts w:ascii="Times New Roman" w:eastAsia="Calibri" w:hAnsi="Times New Roman" w:cs="Times New Roman"/>
              <w:sz w:val="24"/>
              <w:szCs w:val="24"/>
            </w:rPr>
          </w:rPrChange>
        </w:rPr>
        <w:t>,</w:t>
      </w:r>
      <w:r w:rsidR="00117362" w:rsidRPr="00A47B15">
        <w:rPr>
          <w:rFonts w:ascii="Times New Roman" w:eastAsia="Calibri" w:hAnsi="Times New Roman" w:cs="Times New Roman"/>
          <w:sz w:val="24"/>
          <w:szCs w:val="24"/>
          <w:highlight w:val="green"/>
          <w:rPrChange w:id="3876" w:author="Соколов Сергей Вадимович" w:date="2024-01-22T09:29:00Z">
            <w:rPr>
              <w:rFonts w:ascii="Times New Roman" w:eastAsia="Calibri" w:hAnsi="Times New Roman" w:cs="Times New Roman"/>
              <w:sz w:val="24"/>
              <w:szCs w:val="24"/>
            </w:rPr>
          </w:rPrChange>
        </w:rPr>
        <w:t xml:space="preserve"> </w:t>
      </w:r>
      <w:r w:rsidR="00FB5729" w:rsidRPr="00A47B15">
        <w:rPr>
          <w:rFonts w:ascii="Times New Roman" w:eastAsiaTheme="minorEastAsia" w:hAnsi="Times New Roman" w:cs="Times New Roman"/>
          <w:sz w:val="24"/>
          <w:szCs w:val="24"/>
          <w:highlight w:val="green"/>
          <w:rPrChange w:id="3877" w:author="Соколов Сергей Вадимович" w:date="2024-01-22T09:29:00Z">
            <w:rPr>
              <w:rFonts w:ascii="Times New Roman" w:eastAsiaTheme="minorEastAsia" w:hAnsi="Times New Roman" w:cs="Times New Roman"/>
              <w:sz w:val="24"/>
              <w:szCs w:val="24"/>
            </w:rPr>
          </w:rPrChange>
        </w:rPr>
        <w:t>в составе инженерно-геологических изысканий</w:t>
      </w:r>
      <w:r w:rsidRPr="00A47B15">
        <w:rPr>
          <w:rFonts w:ascii="Times New Roman" w:eastAsiaTheme="minorEastAsia" w:hAnsi="Times New Roman" w:cs="Times New Roman"/>
          <w:sz w:val="24"/>
          <w:szCs w:val="24"/>
          <w:highlight w:val="green"/>
          <w:rPrChange w:id="3878" w:author="Соколов Сергей Вадимович" w:date="2024-01-22T09:29:00Z">
            <w:rPr>
              <w:rFonts w:ascii="Times New Roman" w:eastAsiaTheme="minorEastAsia" w:hAnsi="Times New Roman" w:cs="Times New Roman"/>
              <w:sz w:val="24"/>
              <w:szCs w:val="24"/>
            </w:rPr>
          </w:rPrChange>
        </w:rPr>
        <w:t xml:space="preserve"> </w:t>
      </w:r>
      <w:r w:rsidR="00117362" w:rsidRPr="00A47B15">
        <w:rPr>
          <w:rFonts w:ascii="Times New Roman" w:eastAsiaTheme="minorEastAsia" w:hAnsi="Times New Roman" w:cs="Times New Roman"/>
          <w:sz w:val="24"/>
          <w:szCs w:val="24"/>
          <w:highlight w:val="green"/>
          <w:rPrChange w:id="3879" w:author="Соколов Сергей Вадимович" w:date="2024-01-22T09:29:00Z">
            <w:rPr>
              <w:rFonts w:ascii="Times New Roman" w:eastAsiaTheme="minorEastAsia" w:hAnsi="Times New Roman" w:cs="Times New Roman"/>
              <w:sz w:val="24"/>
              <w:szCs w:val="24"/>
            </w:rPr>
          </w:rPrChange>
        </w:rPr>
        <w:t xml:space="preserve">дополнительно </w:t>
      </w:r>
      <w:r w:rsidR="00FB5729" w:rsidRPr="00A47B15">
        <w:rPr>
          <w:rFonts w:ascii="Times New Roman" w:eastAsiaTheme="minorEastAsia" w:hAnsi="Times New Roman" w:cs="Times New Roman"/>
          <w:sz w:val="24"/>
          <w:szCs w:val="24"/>
          <w:highlight w:val="green"/>
          <w:rPrChange w:id="3880" w:author="Соколов Сергей Вадимович" w:date="2024-01-22T09:29:00Z">
            <w:rPr>
              <w:rFonts w:ascii="Times New Roman" w:eastAsiaTheme="minorEastAsia" w:hAnsi="Times New Roman" w:cs="Times New Roman"/>
              <w:sz w:val="24"/>
              <w:szCs w:val="24"/>
            </w:rPr>
          </w:rPrChange>
        </w:rPr>
        <w:t>должны выполняться</w:t>
      </w:r>
      <w:r w:rsidR="00117362" w:rsidRPr="00A47B15">
        <w:rPr>
          <w:rFonts w:ascii="Times New Roman" w:eastAsiaTheme="minorEastAsia" w:hAnsi="Times New Roman" w:cs="Times New Roman"/>
          <w:sz w:val="24"/>
          <w:szCs w:val="24"/>
          <w:highlight w:val="green"/>
          <w:rPrChange w:id="3881" w:author="Соколов Сергей Вадимович" w:date="2024-01-22T09:29:00Z">
            <w:rPr>
              <w:rFonts w:ascii="Times New Roman" w:eastAsiaTheme="minorEastAsia" w:hAnsi="Times New Roman" w:cs="Times New Roman"/>
              <w:sz w:val="24"/>
              <w:szCs w:val="24"/>
            </w:rPr>
          </w:rPrChange>
        </w:rPr>
        <w:t>:</w:t>
      </w:r>
      <w:r w:rsidR="00E824B6" w:rsidRPr="00A47B15">
        <w:rPr>
          <w:rFonts w:ascii="Times New Roman" w:eastAsiaTheme="minorEastAsia" w:hAnsi="Times New Roman" w:cs="Times New Roman"/>
          <w:sz w:val="24"/>
          <w:szCs w:val="24"/>
          <w:highlight w:val="green"/>
          <w:rPrChange w:id="3882" w:author="Соколов Сергей Вадимович" w:date="2024-01-22T09:29:00Z">
            <w:rPr>
              <w:rFonts w:ascii="Times New Roman" w:eastAsiaTheme="minorEastAsia" w:hAnsi="Times New Roman" w:cs="Times New Roman"/>
              <w:sz w:val="24"/>
              <w:szCs w:val="24"/>
            </w:rPr>
          </w:rPrChange>
        </w:rPr>
        <w:t xml:space="preserve"> </w:t>
      </w:r>
      <w:r w:rsidR="00117362" w:rsidRPr="00A47B15">
        <w:rPr>
          <w:rFonts w:ascii="Times New Roman" w:eastAsiaTheme="minorEastAsia" w:hAnsi="Times New Roman" w:cs="Times New Roman"/>
          <w:sz w:val="24"/>
          <w:szCs w:val="24"/>
          <w:highlight w:val="green"/>
          <w:rPrChange w:id="3883" w:author="Соколов Сергей Вадимович" w:date="2024-01-22T09:29:00Z">
            <w:rPr>
              <w:rFonts w:ascii="Times New Roman" w:eastAsiaTheme="minorEastAsia" w:hAnsi="Times New Roman" w:cs="Times New Roman"/>
              <w:sz w:val="24"/>
              <w:szCs w:val="24"/>
            </w:rPr>
          </w:rPrChange>
        </w:rPr>
        <w:t>рекогносцировочное обследование</w:t>
      </w:r>
      <w:r w:rsidR="0010482A" w:rsidRPr="00A47B15">
        <w:rPr>
          <w:rFonts w:ascii="Times New Roman" w:eastAsiaTheme="minorEastAsia" w:hAnsi="Times New Roman" w:cs="Times New Roman"/>
          <w:sz w:val="24"/>
          <w:szCs w:val="24"/>
          <w:highlight w:val="green"/>
          <w:rPrChange w:id="3884" w:author="Соколов Сергей Вадимович" w:date="2024-01-22T09:29:00Z">
            <w:rPr>
              <w:rFonts w:ascii="Times New Roman" w:eastAsiaTheme="minorEastAsia" w:hAnsi="Times New Roman" w:cs="Times New Roman"/>
              <w:sz w:val="24"/>
              <w:szCs w:val="24"/>
            </w:rPr>
          </w:rPrChange>
        </w:rPr>
        <w:t xml:space="preserve">, проходка </w:t>
      </w:r>
      <w:r w:rsidR="009306B8" w:rsidRPr="00A47B15">
        <w:rPr>
          <w:rFonts w:ascii="Times New Roman" w:eastAsiaTheme="minorEastAsia" w:hAnsi="Times New Roman" w:cs="Times New Roman"/>
          <w:sz w:val="24"/>
          <w:szCs w:val="24"/>
          <w:highlight w:val="green"/>
          <w:rPrChange w:id="3885" w:author="Соколов Сергей Вадимович" w:date="2024-01-22T09:29:00Z">
            <w:rPr>
              <w:rFonts w:ascii="Times New Roman" w:eastAsiaTheme="minorEastAsia" w:hAnsi="Times New Roman" w:cs="Times New Roman"/>
              <w:sz w:val="24"/>
              <w:szCs w:val="24"/>
            </w:rPr>
          </w:rPrChange>
        </w:rPr>
        <w:t>инженерно-геологических</w:t>
      </w:r>
      <w:r w:rsidR="0010482A" w:rsidRPr="00A47B15">
        <w:rPr>
          <w:rFonts w:ascii="Times New Roman" w:eastAsiaTheme="minorEastAsia" w:hAnsi="Times New Roman" w:cs="Times New Roman"/>
          <w:sz w:val="24"/>
          <w:szCs w:val="24"/>
          <w:highlight w:val="green"/>
          <w:rPrChange w:id="3886" w:author="Соколов Сергей Вадимович" w:date="2024-01-22T09:29:00Z">
            <w:rPr>
              <w:rFonts w:ascii="Times New Roman" w:eastAsiaTheme="minorEastAsia" w:hAnsi="Times New Roman" w:cs="Times New Roman"/>
              <w:sz w:val="24"/>
              <w:szCs w:val="24"/>
            </w:rPr>
          </w:rPrChange>
        </w:rPr>
        <w:t xml:space="preserve"> выработок, отбор образцов грунтов и проб подземных вод и их лабораторные анализы, геофизические и гидрогеологические исследования, полевые исследования свойств грунтов, расчеты устойчивости склонов и моделирование.</w:t>
      </w:r>
    </w:p>
    <w:p w14:paraId="3024C32B" w14:textId="4696F6ED" w:rsidR="0010482A" w:rsidRPr="00A47B15" w:rsidRDefault="0010482A" w:rsidP="00534C64">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887" w:author="Соколов Сергей Вадимович" w:date="2024-01-22T09:29: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888" w:author="Соколов Сергей Вадимович" w:date="2024-01-22T09:29:00Z">
            <w:rPr>
              <w:rFonts w:ascii="Times New Roman" w:eastAsia="Calibri" w:hAnsi="Times New Roman" w:cs="Times New Roman"/>
              <w:sz w:val="24"/>
              <w:szCs w:val="24"/>
            </w:rPr>
          </w:rPrChange>
        </w:rPr>
        <w:t>Результаты инженерно-геологических изысканий в период строительства объекта представля</w:t>
      </w:r>
      <w:r w:rsidR="006F38B3" w:rsidRPr="00A47B15">
        <w:rPr>
          <w:rFonts w:ascii="Times New Roman" w:eastAsia="Calibri" w:hAnsi="Times New Roman" w:cs="Times New Roman"/>
          <w:sz w:val="24"/>
          <w:szCs w:val="24"/>
          <w:highlight w:val="green"/>
          <w:rPrChange w:id="3889" w:author="Соколов Сергей Вадимович" w:date="2024-01-22T09:29:00Z">
            <w:rPr>
              <w:rFonts w:ascii="Times New Roman" w:eastAsia="Calibri" w:hAnsi="Times New Roman" w:cs="Times New Roman"/>
              <w:sz w:val="24"/>
              <w:szCs w:val="24"/>
            </w:rPr>
          </w:rPrChange>
        </w:rPr>
        <w:t>ю</w:t>
      </w:r>
      <w:r w:rsidRPr="00A47B15">
        <w:rPr>
          <w:rFonts w:ascii="Times New Roman" w:eastAsia="Calibri" w:hAnsi="Times New Roman" w:cs="Times New Roman"/>
          <w:sz w:val="24"/>
          <w:szCs w:val="24"/>
          <w:highlight w:val="green"/>
          <w:rPrChange w:id="3890" w:author="Соколов Сергей Вадимович" w:date="2024-01-22T09:29:00Z">
            <w:rPr>
              <w:rFonts w:ascii="Times New Roman" w:eastAsia="Calibri" w:hAnsi="Times New Roman" w:cs="Times New Roman"/>
              <w:sz w:val="24"/>
              <w:szCs w:val="24"/>
            </w:rPr>
          </w:rPrChange>
        </w:rPr>
        <w:t xml:space="preserve">тся в виде технического отчета, который должен содержать данные о скорости и периодичности смещения оползневых масс, проявлении и развитии трещин отрыва, изменении состояния и свойств грунтов, гидрогеологических условий, морфологии и устойчивости оползневых склонов, а также рекомендации для производства строительных работ </w:t>
      </w:r>
      <w:r w:rsidR="00117362" w:rsidRPr="00A47B15">
        <w:rPr>
          <w:rFonts w:ascii="Times New Roman" w:eastAsia="Calibri" w:hAnsi="Times New Roman" w:cs="Times New Roman"/>
          <w:sz w:val="24"/>
          <w:szCs w:val="24"/>
          <w:highlight w:val="green"/>
          <w:rPrChange w:id="3891" w:author="Соколов Сергей Вадимович" w:date="2024-01-22T09:29:00Z">
            <w:rPr>
              <w:rFonts w:ascii="Times New Roman" w:eastAsia="Calibri" w:hAnsi="Times New Roman" w:cs="Times New Roman"/>
              <w:sz w:val="24"/>
              <w:szCs w:val="24"/>
            </w:rPr>
          </w:rPrChange>
        </w:rPr>
        <w:t xml:space="preserve">и проведения </w:t>
      </w:r>
      <w:r w:rsidRPr="00A47B15">
        <w:rPr>
          <w:rFonts w:ascii="Times New Roman" w:eastAsia="Calibri" w:hAnsi="Times New Roman" w:cs="Times New Roman"/>
          <w:sz w:val="24"/>
          <w:szCs w:val="24"/>
          <w:highlight w:val="green"/>
          <w:rPrChange w:id="3892" w:author="Соколов Сергей Вадимович" w:date="2024-01-22T09:29:00Z">
            <w:rPr>
              <w:rFonts w:ascii="Times New Roman" w:eastAsia="Calibri" w:hAnsi="Times New Roman" w:cs="Times New Roman"/>
              <w:sz w:val="24"/>
              <w:szCs w:val="24"/>
            </w:rPr>
          </w:rPrChange>
        </w:rPr>
        <w:t>противооползневых мероприятий.</w:t>
      </w:r>
    </w:p>
    <w:p w14:paraId="0D601188" w14:textId="77F5377D" w:rsidR="00087099" w:rsidRPr="00A47B15" w:rsidRDefault="00087099" w:rsidP="00534C64">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893" w:author="Соколов Сергей Вадимович" w:date="2024-01-22T09:29: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894" w:author="Соколов Сергей Вадимович" w:date="2024-01-22T09:29:00Z">
            <w:rPr>
              <w:rFonts w:ascii="Times New Roman" w:eastAsia="Calibri" w:hAnsi="Times New Roman" w:cs="Times New Roman"/>
              <w:sz w:val="24"/>
              <w:szCs w:val="24"/>
            </w:rPr>
          </w:rPrChange>
        </w:rPr>
        <w:t xml:space="preserve">Инженерно-геологические изыскания </w:t>
      </w:r>
      <w:r w:rsidR="0063291F" w:rsidRPr="00A47B15">
        <w:rPr>
          <w:rFonts w:ascii="Times New Roman" w:eastAsia="Calibri" w:hAnsi="Times New Roman" w:cs="Times New Roman"/>
          <w:sz w:val="24"/>
          <w:szCs w:val="24"/>
          <w:highlight w:val="green"/>
          <w:rPrChange w:id="3895" w:author="Соколов Сергей Вадимович" w:date="2024-01-22T09:29:00Z">
            <w:rPr>
              <w:rFonts w:ascii="Times New Roman" w:eastAsia="Calibri" w:hAnsi="Times New Roman" w:cs="Times New Roman"/>
              <w:sz w:val="24"/>
              <w:szCs w:val="24"/>
            </w:rPr>
          </w:rPrChange>
        </w:rPr>
        <w:t xml:space="preserve">для реконструкции зданий и сооружений </w:t>
      </w:r>
      <w:r w:rsidRPr="00A47B15">
        <w:rPr>
          <w:rFonts w:ascii="Times New Roman" w:eastAsia="Calibri" w:hAnsi="Times New Roman" w:cs="Times New Roman"/>
          <w:sz w:val="24"/>
          <w:szCs w:val="24"/>
          <w:highlight w:val="green"/>
          <w:rPrChange w:id="3896" w:author="Соколов Сергей Вадимович" w:date="2024-01-22T09:29:00Z">
            <w:rPr>
              <w:rFonts w:ascii="Times New Roman" w:eastAsia="Calibri" w:hAnsi="Times New Roman" w:cs="Times New Roman"/>
              <w:sz w:val="24"/>
              <w:szCs w:val="24"/>
            </w:rPr>
          </w:rPrChange>
        </w:rPr>
        <w:t>в районах развития оползневых процессов</w:t>
      </w:r>
      <w:r w:rsidR="001740F0" w:rsidRPr="00A47B15">
        <w:rPr>
          <w:rFonts w:ascii="Times New Roman" w:eastAsia="Calibri" w:hAnsi="Times New Roman" w:cs="Times New Roman"/>
          <w:sz w:val="24"/>
          <w:szCs w:val="24"/>
          <w:highlight w:val="green"/>
          <w:rPrChange w:id="3897" w:author="Соколов Сергей Вадимович" w:date="2024-01-22T09:29:00Z">
            <w:rPr>
              <w:rFonts w:ascii="Times New Roman" w:eastAsia="Calibri" w:hAnsi="Times New Roman" w:cs="Times New Roman"/>
              <w:sz w:val="24"/>
              <w:szCs w:val="24"/>
            </w:rPr>
          </w:rPrChange>
        </w:rPr>
        <w:t>,</w:t>
      </w:r>
      <w:r w:rsidRPr="00A47B15">
        <w:rPr>
          <w:rFonts w:ascii="Times New Roman" w:eastAsia="Calibri" w:hAnsi="Times New Roman" w:cs="Times New Roman"/>
          <w:sz w:val="24"/>
          <w:szCs w:val="24"/>
          <w:highlight w:val="green"/>
          <w:rPrChange w:id="3898" w:author="Соколов Сергей Вадимович" w:date="2024-01-22T09:29:00Z">
            <w:rPr>
              <w:rFonts w:ascii="Times New Roman" w:eastAsia="Calibri" w:hAnsi="Times New Roman" w:cs="Times New Roman"/>
              <w:sz w:val="24"/>
              <w:szCs w:val="24"/>
            </w:rPr>
          </w:rPrChange>
        </w:rPr>
        <w:t xml:space="preserve"> в соответствии с СП 47.13330.2016 (</w:t>
      </w:r>
      <w:r w:rsidR="005316AE" w:rsidRPr="00A47B15">
        <w:rPr>
          <w:rFonts w:ascii="Times New Roman" w:eastAsia="Calibri" w:hAnsi="Times New Roman" w:cs="Times New Roman"/>
          <w:sz w:val="24"/>
          <w:szCs w:val="24"/>
          <w:highlight w:val="green"/>
          <w:rPrChange w:id="3899" w:author="Соколов Сергей Вадимович" w:date="2024-01-22T09:29:00Z">
            <w:rPr>
              <w:rFonts w:ascii="Times New Roman" w:eastAsia="Calibri" w:hAnsi="Times New Roman" w:cs="Times New Roman"/>
              <w:sz w:val="24"/>
              <w:szCs w:val="24"/>
            </w:rPr>
          </w:rPrChange>
        </w:rPr>
        <w:t xml:space="preserve">пункт </w:t>
      </w:r>
      <w:r w:rsidRPr="00A47B15">
        <w:rPr>
          <w:rFonts w:ascii="Times New Roman" w:eastAsia="Calibri" w:hAnsi="Times New Roman" w:cs="Times New Roman"/>
          <w:sz w:val="24"/>
          <w:szCs w:val="24"/>
          <w:highlight w:val="green"/>
          <w:rPrChange w:id="3900" w:author="Соколов Сергей Вадимович" w:date="2024-01-22T09:29:00Z">
            <w:rPr>
              <w:rFonts w:ascii="Times New Roman" w:eastAsia="Calibri" w:hAnsi="Times New Roman" w:cs="Times New Roman"/>
              <w:sz w:val="24"/>
              <w:szCs w:val="24"/>
            </w:rPr>
          </w:rPrChange>
        </w:rPr>
        <w:t>6.4.5)</w:t>
      </w:r>
      <w:r w:rsidR="001740F0" w:rsidRPr="00A47B15">
        <w:rPr>
          <w:rFonts w:ascii="Times New Roman" w:eastAsia="Calibri" w:hAnsi="Times New Roman" w:cs="Times New Roman"/>
          <w:sz w:val="24"/>
          <w:szCs w:val="24"/>
          <w:highlight w:val="green"/>
          <w:rPrChange w:id="3901" w:author="Соколов Сергей Вадимович" w:date="2024-01-22T09:29:00Z">
            <w:rPr>
              <w:rFonts w:ascii="Times New Roman" w:eastAsia="Calibri" w:hAnsi="Times New Roman" w:cs="Times New Roman"/>
              <w:sz w:val="24"/>
              <w:szCs w:val="24"/>
            </w:rPr>
          </w:rPrChange>
        </w:rPr>
        <w:t>,</w:t>
      </w:r>
      <w:r w:rsidRPr="00A47B15">
        <w:rPr>
          <w:rFonts w:ascii="Times New Roman" w:eastAsia="Calibri" w:hAnsi="Times New Roman" w:cs="Times New Roman"/>
          <w:sz w:val="24"/>
          <w:szCs w:val="24"/>
          <w:highlight w:val="green"/>
          <w:rPrChange w:id="3902" w:author="Соколов Сергей Вадимович" w:date="2024-01-22T09:29:00Z">
            <w:rPr>
              <w:rFonts w:ascii="Times New Roman" w:eastAsia="Calibri" w:hAnsi="Times New Roman" w:cs="Times New Roman"/>
              <w:sz w:val="24"/>
              <w:szCs w:val="24"/>
            </w:rPr>
          </w:rPrChange>
        </w:rPr>
        <w:t xml:space="preserve"> должны обеспечивать получение материалов и</w:t>
      </w:r>
      <w:r w:rsidR="00E824B6" w:rsidRPr="00A47B15">
        <w:rPr>
          <w:rFonts w:ascii="Times New Roman" w:eastAsia="Calibri" w:hAnsi="Times New Roman" w:cs="Times New Roman"/>
          <w:sz w:val="24"/>
          <w:szCs w:val="24"/>
          <w:highlight w:val="green"/>
          <w:rPrChange w:id="3903" w:author="Соколов Сергей Вадимович" w:date="2024-01-22T09:29:00Z">
            <w:rPr>
              <w:rFonts w:ascii="Times New Roman" w:eastAsia="Calibri" w:hAnsi="Times New Roman" w:cs="Times New Roman"/>
              <w:sz w:val="24"/>
              <w:szCs w:val="24"/>
            </w:rPr>
          </w:rPrChange>
        </w:rPr>
        <w:t xml:space="preserve"> </w:t>
      </w:r>
      <w:r w:rsidRPr="00A47B15">
        <w:rPr>
          <w:rFonts w:ascii="Times New Roman" w:eastAsia="Calibri" w:hAnsi="Times New Roman" w:cs="Times New Roman"/>
          <w:sz w:val="24"/>
          <w:szCs w:val="24"/>
          <w:highlight w:val="green"/>
          <w:rPrChange w:id="3904" w:author="Соколов Сергей Вадимович" w:date="2024-01-22T09:29:00Z">
            <w:rPr>
              <w:rFonts w:ascii="Times New Roman" w:eastAsia="Calibri" w:hAnsi="Times New Roman" w:cs="Times New Roman"/>
              <w:sz w:val="24"/>
              <w:szCs w:val="24"/>
            </w:rPr>
          </w:rPrChange>
        </w:rPr>
        <w:t xml:space="preserve">данных, необходимых для разработки проектной документации </w:t>
      </w:r>
      <w:r w:rsidRPr="00A47B15">
        <w:rPr>
          <w:rFonts w:ascii="Times New Roman" w:eastAsia="Calibri" w:hAnsi="Times New Roman" w:cs="Times New Roman"/>
          <w:spacing w:val="4"/>
          <w:sz w:val="24"/>
          <w:szCs w:val="24"/>
          <w:highlight w:val="green"/>
          <w:rPrChange w:id="3905" w:author="Соколов Сергей Вадимович" w:date="2024-01-22T09:29:00Z">
            <w:rPr>
              <w:rFonts w:ascii="Times New Roman" w:eastAsia="Calibri" w:hAnsi="Times New Roman" w:cs="Times New Roman"/>
              <w:spacing w:val="4"/>
              <w:sz w:val="24"/>
              <w:szCs w:val="24"/>
            </w:rPr>
          </w:rPrChange>
        </w:rPr>
        <w:t>на</w:t>
      </w:r>
      <w:r w:rsidR="00E824B6" w:rsidRPr="00A47B15">
        <w:rPr>
          <w:rFonts w:ascii="Times New Roman" w:eastAsia="Calibri" w:hAnsi="Times New Roman" w:cs="Times New Roman"/>
          <w:spacing w:val="4"/>
          <w:sz w:val="24"/>
          <w:szCs w:val="24"/>
          <w:highlight w:val="green"/>
          <w:rPrChange w:id="3906" w:author="Соколов Сергей Вадимович" w:date="2024-01-22T09:29:00Z">
            <w:rPr>
              <w:rFonts w:ascii="Times New Roman" w:eastAsia="Calibri" w:hAnsi="Times New Roman" w:cs="Times New Roman"/>
              <w:spacing w:val="4"/>
              <w:sz w:val="24"/>
              <w:szCs w:val="24"/>
            </w:rPr>
          </w:rPrChange>
        </w:rPr>
        <w:t xml:space="preserve"> </w:t>
      </w:r>
      <w:r w:rsidRPr="00A47B15">
        <w:rPr>
          <w:rFonts w:ascii="Times New Roman" w:eastAsia="Calibri" w:hAnsi="Times New Roman" w:cs="Times New Roman"/>
          <w:sz w:val="24"/>
          <w:szCs w:val="24"/>
          <w:highlight w:val="green"/>
          <w:rPrChange w:id="3907" w:author="Соколов Сергей Вадимович" w:date="2024-01-22T09:29:00Z">
            <w:rPr>
              <w:rFonts w:ascii="Times New Roman" w:eastAsia="Calibri" w:hAnsi="Times New Roman" w:cs="Times New Roman"/>
              <w:sz w:val="24"/>
              <w:szCs w:val="24"/>
            </w:rPr>
          </w:rPrChange>
        </w:rPr>
        <w:t xml:space="preserve">осуществление реконструкции, в т. ч. мероприятий </w:t>
      </w:r>
      <w:r w:rsidRPr="00A47B15">
        <w:rPr>
          <w:rFonts w:ascii="Times New Roman" w:eastAsia="Calibri" w:hAnsi="Times New Roman" w:cs="Times New Roman"/>
          <w:sz w:val="24"/>
          <w:szCs w:val="24"/>
          <w:highlight w:val="green"/>
          <w:rPrChange w:id="3908" w:author="Соколов Сергей Вадимович" w:date="2024-01-22T09:29:00Z">
            <w:rPr>
              <w:rFonts w:ascii="Times New Roman" w:eastAsia="Calibri" w:hAnsi="Times New Roman" w:cs="Times New Roman"/>
              <w:sz w:val="24"/>
              <w:szCs w:val="24"/>
            </w:rPr>
          </w:rPrChange>
        </w:rPr>
        <w:lastRenderedPageBreak/>
        <w:t>инженерной защиты объекта строительства.</w:t>
      </w:r>
    </w:p>
    <w:p w14:paraId="0D1DE21A" w14:textId="77777777" w:rsidR="005316AE" w:rsidRPr="00A47B15" w:rsidRDefault="00087099" w:rsidP="00534C64">
      <w:pPr>
        <w:pStyle w:val="aff1"/>
        <w:numPr>
          <w:ilvl w:val="2"/>
          <w:numId w:val="15"/>
        </w:numPr>
        <w:tabs>
          <w:tab w:val="left" w:pos="426"/>
          <w:tab w:val="left" w:pos="710"/>
          <w:tab w:val="left" w:pos="1560"/>
        </w:tabs>
        <w:spacing w:line="360" w:lineRule="auto"/>
        <w:ind w:left="0" w:firstLine="709"/>
        <w:jc w:val="both"/>
        <w:rPr>
          <w:rFonts w:ascii="Times New Roman" w:eastAsia="Calibri" w:hAnsi="Times New Roman" w:cs="Times New Roman"/>
          <w:sz w:val="24"/>
          <w:szCs w:val="24"/>
          <w:highlight w:val="green"/>
          <w:rPrChange w:id="3909" w:author="Соколов Сергей Вадимович" w:date="2024-01-22T09:30: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910" w:author="Соколов Сергей Вадимович" w:date="2024-01-22T09:30:00Z">
            <w:rPr>
              <w:rFonts w:ascii="Times New Roman" w:eastAsia="Calibri" w:hAnsi="Times New Roman" w:cs="Times New Roman"/>
              <w:sz w:val="24"/>
              <w:szCs w:val="24"/>
            </w:rPr>
          </w:rPrChange>
        </w:rPr>
        <w:t>При инженерно-геологических изысканиях для реконструкции</w:t>
      </w:r>
      <w:r w:rsidR="00E824B6" w:rsidRPr="00A47B15">
        <w:rPr>
          <w:rFonts w:ascii="Times New Roman" w:eastAsia="Calibri" w:hAnsi="Times New Roman" w:cs="Times New Roman"/>
          <w:sz w:val="24"/>
          <w:szCs w:val="24"/>
          <w:highlight w:val="green"/>
          <w:rPrChange w:id="3911" w:author="Соколов Сергей Вадимович" w:date="2024-01-22T09:30:00Z">
            <w:rPr>
              <w:rFonts w:ascii="Times New Roman" w:eastAsia="Calibri" w:hAnsi="Times New Roman" w:cs="Times New Roman"/>
              <w:sz w:val="24"/>
              <w:szCs w:val="24"/>
            </w:rPr>
          </w:rPrChange>
        </w:rPr>
        <w:t xml:space="preserve"> </w:t>
      </w:r>
      <w:r w:rsidRPr="00A47B15">
        <w:rPr>
          <w:rFonts w:ascii="Times New Roman" w:eastAsia="Calibri" w:hAnsi="Times New Roman" w:cs="Times New Roman"/>
          <w:sz w:val="24"/>
          <w:szCs w:val="24"/>
          <w:highlight w:val="green"/>
          <w:rPrChange w:id="3912" w:author="Соколов Сергей Вадимович" w:date="2024-01-22T09:30:00Z">
            <w:rPr>
              <w:rFonts w:ascii="Times New Roman" w:eastAsia="Calibri" w:hAnsi="Times New Roman" w:cs="Times New Roman"/>
              <w:sz w:val="24"/>
              <w:szCs w:val="24"/>
            </w:rPr>
          </w:rPrChange>
        </w:rPr>
        <w:t>зданий и сооружений должны быть установлены</w:t>
      </w:r>
      <w:r w:rsidR="00E824B6" w:rsidRPr="00A47B15">
        <w:rPr>
          <w:rFonts w:ascii="Times New Roman" w:eastAsia="Calibri" w:hAnsi="Times New Roman" w:cs="Times New Roman"/>
          <w:sz w:val="24"/>
          <w:szCs w:val="24"/>
          <w:highlight w:val="green"/>
          <w:rPrChange w:id="3913" w:author="Соколов Сергей Вадимович" w:date="2024-01-22T09:30:00Z">
            <w:rPr>
              <w:rFonts w:ascii="Times New Roman" w:eastAsia="Calibri" w:hAnsi="Times New Roman" w:cs="Times New Roman"/>
              <w:sz w:val="24"/>
              <w:szCs w:val="24"/>
            </w:rPr>
          </w:rPrChange>
        </w:rPr>
        <w:t xml:space="preserve"> </w:t>
      </w:r>
      <w:r w:rsidRPr="00A47B15">
        <w:rPr>
          <w:rFonts w:ascii="Times New Roman" w:eastAsia="Calibri" w:hAnsi="Times New Roman" w:cs="Times New Roman"/>
          <w:sz w:val="24"/>
          <w:szCs w:val="24"/>
          <w:highlight w:val="green"/>
          <w:rPrChange w:id="3914" w:author="Соколов Сергей Вадимович" w:date="2024-01-22T09:30:00Z">
            <w:rPr>
              <w:rFonts w:ascii="Times New Roman" w:eastAsia="Calibri" w:hAnsi="Times New Roman" w:cs="Times New Roman"/>
              <w:sz w:val="24"/>
              <w:szCs w:val="24"/>
            </w:rPr>
          </w:rPrChange>
        </w:rPr>
        <w:t>и отражены в техническом</w:t>
      </w:r>
      <w:r w:rsidR="00E824B6" w:rsidRPr="00A47B15">
        <w:rPr>
          <w:rFonts w:ascii="Times New Roman" w:eastAsia="Calibri" w:hAnsi="Times New Roman" w:cs="Times New Roman"/>
          <w:sz w:val="24"/>
          <w:szCs w:val="24"/>
          <w:highlight w:val="green"/>
          <w:rPrChange w:id="3915" w:author="Соколов Сергей Вадимович" w:date="2024-01-22T09:30:00Z">
            <w:rPr>
              <w:rFonts w:ascii="Times New Roman" w:eastAsia="Calibri" w:hAnsi="Times New Roman" w:cs="Times New Roman"/>
              <w:sz w:val="24"/>
              <w:szCs w:val="24"/>
            </w:rPr>
          </w:rPrChange>
        </w:rPr>
        <w:t xml:space="preserve"> </w:t>
      </w:r>
      <w:r w:rsidRPr="00A47B15">
        <w:rPr>
          <w:rFonts w:ascii="Times New Roman" w:eastAsia="Calibri" w:hAnsi="Times New Roman" w:cs="Times New Roman"/>
          <w:sz w:val="24"/>
          <w:szCs w:val="24"/>
          <w:highlight w:val="green"/>
          <w:rPrChange w:id="3916" w:author="Соколов Сергей Вадимович" w:date="2024-01-22T09:30:00Z">
            <w:rPr>
              <w:rFonts w:ascii="Times New Roman" w:eastAsia="Calibri" w:hAnsi="Times New Roman" w:cs="Times New Roman"/>
              <w:sz w:val="24"/>
              <w:szCs w:val="24"/>
            </w:rPr>
          </w:rPrChange>
        </w:rPr>
        <w:t>отчете:</w:t>
      </w:r>
    </w:p>
    <w:p w14:paraId="79A13E3B" w14:textId="47877759" w:rsidR="00087099" w:rsidRPr="00A47B15" w:rsidRDefault="005316AE" w:rsidP="005316AE">
      <w:pPr>
        <w:pStyle w:val="aff1"/>
        <w:tabs>
          <w:tab w:val="left" w:pos="709"/>
          <w:tab w:val="left" w:pos="1276"/>
        </w:tabs>
        <w:spacing w:line="360" w:lineRule="auto"/>
        <w:ind w:left="0" w:firstLine="851"/>
        <w:jc w:val="both"/>
        <w:rPr>
          <w:rFonts w:ascii="Times New Roman" w:eastAsia="Calibri" w:hAnsi="Times New Roman" w:cs="Times New Roman"/>
          <w:sz w:val="24"/>
          <w:szCs w:val="24"/>
          <w:highlight w:val="green"/>
          <w:rPrChange w:id="3917" w:author="Соколов Сергей Вадимович" w:date="2024-01-22T09:30:00Z">
            <w:rPr>
              <w:rFonts w:ascii="Times New Roman" w:eastAsia="Calibri" w:hAnsi="Times New Roman" w:cs="Times New Roman"/>
              <w:sz w:val="24"/>
              <w:szCs w:val="24"/>
            </w:rPr>
          </w:rPrChange>
        </w:rPr>
      </w:pPr>
      <w:r w:rsidRPr="00A47B15">
        <w:rPr>
          <w:rFonts w:ascii="Times New Roman" w:hAnsi="Times New Roman" w:cs="Times New Roman"/>
          <w:sz w:val="24"/>
          <w:szCs w:val="24"/>
          <w:highlight w:val="green"/>
          <w:rPrChange w:id="3918" w:author="Соколов Сергей Вадимович" w:date="2024-01-22T09:30:00Z">
            <w:rPr>
              <w:rFonts w:ascii="Times New Roman" w:hAnsi="Times New Roman" w:cs="Times New Roman"/>
              <w:sz w:val="24"/>
              <w:szCs w:val="24"/>
            </w:rPr>
          </w:rPrChange>
        </w:rPr>
        <w:t>-</w:t>
      </w:r>
      <w:r w:rsidR="00F32FC2" w:rsidRPr="00A47B15">
        <w:rPr>
          <w:rFonts w:ascii="Times New Roman" w:hAnsi="Times New Roman" w:cs="Times New Roman"/>
          <w:sz w:val="24"/>
          <w:szCs w:val="24"/>
          <w:highlight w:val="green"/>
          <w:rPrChange w:id="3919" w:author="Соколов Сергей Вадимович" w:date="2024-01-22T09:30:00Z">
            <w:rPr>
              <w:rFonts w:ascii="Times New Roman" w:hAnsi="Times New Roman" w:cs="Times New Roman"/>
              <w:sz w:val="24"/>
              <w:szCs w:val="24"/>
            </w:rPr>
          </w:rPrChange>
        </w:rPr>
        <w:t xml:space="preserve"> </w:t>
      </w:r>
      <w:r w:rsidR="008278DD" w:rsidRPr="00A47B15">
        <w:rPr>
          <w:rFonts w:ascii="Times New Roman" w:hAnsi="Times New Roman" w:cs="Times New Roman"/>
          <w:sz w:val="24"/>
          <w:szCs w:val="24"/>
          <w:highlight w:val="green"/>
          <w:rPrChange w:id="3920" w:author="Соколов Сергей Вадимович" w:date="2024-01-22T09:30:00Z">
            <w:rPr>
              <w:rFonts w:ascii="Times New Roman" w:hAnsi="Times New Roman" w:cs="Times New Roman"/>
              <w:sz w:val="24"/>
              <w:szCs w:val="24"/>
            </w:rPr>
          </w:rPrChange>
        </w:rPr>
        <w:t xml:space="preserve">динамика </w:t>
      </w:r>
      <w:r w:rsidR="00087099" w:rsidRPr="00A47B15">
        <w:rPr>
          <w:rFonts w:ascii="Times New Roman" w:hAnsi="Times New Roman" w:cs="Times New Roman"/>
          <w:sz w:val="24"/>
          <w:szCs w:val="24"/>
          <w:highlight w:val="green"/>
          <w:rPrChange w:id="3921" w:author="Соколов Сергей Вадимович" w:date="2024-01-22T09:30:00Z">
            <w:rPr>
              <w:rFonts w:ascii="Times New Roman" w:hAnsi="Times New Roman" w:cs="Times New Roman"/>
              <w:sz w:val="24"/>
              <w:szCs w:val="24"/>
            </w:rPr>
          </w:rPrChange>
        </w:rPr>
        <w:t>развития и активизации оползневых процессов за время эксплуатации зданий и сооружений (включая изменение свойств и состояния грунтов основания зданий и сооружений, в пределах зоны их влияния), гидрогеологических условий;</w:t>
      </w:r>
    </w:p>
    <w:p w14:paraId="39DD4A15" w14:textId="49FA1F29" w:rsidR="00087099" w:rsidRPr="00A47B15" w:rsidRDefault="005316AE" w:rsidP="005316AE">
      <w:pPr>
        <w:pStyle w:val="aff1"/>
        <w:tabs>
          <w:tab w:val="left" w:pos="709"/>
          <w:tab w:val="left" w:pos="990"/>
        </w:tabs>
        <w:autoSpaceDE/>
        <w:autoSpaceDN/>
        <w:adjustRightInd/>
        <w:spacing w:line="360" w:lineRule="auto"/>
        <w:ind w:left="0" w:firstLine="851"/>
        <w:contextualSpacing w:val="0"/>
        <w:jc w:val="both"/>
        <w:rPr>
          <w:rFonts w:ascii="Times New Roman" w:hAnsi="Times New Roman" w:cs="Times New Roman"/>
          <w:sz w:val="24"/>
          <w:szCs w:val="24"/>
          <w:highlight w:val="green"/>
          <w:rPrChange w:id="3922" w:author="Соколов Сергей Вадимович" w:date="2024-01-22T09:30:00Z">
            <w:rPr>
              <w:rFonts w:ascii="Times New Roman" w:hAnsi="Times New Roman" w:cs="Times New Roman"/>
              <w:sz w:val="24"/>
              <w:szCs w:val="24"/>
            </w:rPr>
          </w:rPrChange>
        </w:rPr>
      </w:pPr>
      <w:r w:rsidRPr="00A47B15">
        <w:rPr>
          <w:rFonts w:ascii="Times New Roman" w:hAnsi="Times New Roman" w:cs="Times New Roman"/>
          <w:sz w:val="24"/>
          <w:szCs w:val="24"/>
          <w:highlight w:val="green"/>
          <w:rPrChange w:id="3923" w:author="Соколов Сергей Вадимович" w:date="2024-01-22T09:30:00Z">
            <w:rPr>
              <w:rFonts w:ascii="Times New Roman" w:hAnsi="Times New Roman" w:cs="Times New Roman"/>
              <w:sz w:val="24"/>
              <w:szCs w:val="24"/>
            </w:rPr>
          </w:rPrChange>
        </w:rPr>
        <w:t>-</w:t>
      </w:r>
      <w:r w:rsidR="00F32FC2" w:rsidRPr="00A47B15">
        <w:rPr>
          <w:rFonts w:ascii="Times New Roman" w:hAnsi="Times New Roman" w:cs="Times New Roman"/>
          <w:sz w:val="24"/>
          <w:szCs w:val="24"/>
          <w:highlight w:val="green"/>
          <w:rPrChange w:id="3924" w:author="Соколов Сергей Вадимович" w:date="2024-01-22T09:30:00Z">
            <w:rPr>
              <w:rFonts w:ascii="Times New Roman" w:hAnsi="Times New Roman" w:cs="Times New Roman"/>
              <w:sz w:val="24"/>
              <w:szCs w:val="24"/>
            </w:rPr>
          </w:rPrChange>
        </w:rPr>
        <w:t xml:space="preserve"> </w:t>
      </w:r>
      <w:r w:rsidR="00087099" w:rsidRPr="00A47B15">
        <w:rPr>
          <w:rFonts w:ascii="Times New Roman" w:hAnsi="Times New Roman" w:cs="Times New Roman"/>
          <w:sz w:val="24"/>
          <w:szCs w:val="24"/>
          <w:highlight w:val="green"/>
          <w:rPrChange w:id="3925" w:author="Соколов Сергей Вадимович" w:date="2024-01-22T09:30:00Z">
            <w:rPr>
              <w:rFonts w:ascii="Times New Roman" w:hAnsi="Times New Roman" w:cs="Times New Roman"/>
              <w:sz w:val="24"/>
              <w:szCs w:val="24"/>
            </w:rPr>
          </w:rPrChange>
        </w:rPr>
        <w:t xml:space="preserve">уточненный прогноз изменения </w:t>
      </w:r>
      <w:r w:rsidR="008278DD" w:rsidRPr="00A47B15">
        <w:rPr>
          <w:rFonts w:ascii="Times New Roman" w:hAnsi="Times New Roman" w:cs="Times New Roman"/>
          <w:sz w:val="24"/>
          <w:szCs w:val="24"/>
          <w:highlight w:val="green"/>
          <w:rPrChange w:id="3926" w:author="Соколов Сергей Вадимович" w:date="2024-01-22T09:30:00Z">
            <w:rPr>
              <w:rFonts w:ascii="Times New Roman" w:hAnsi="Times New Roman" w:cs="Times New Roman"/>
              <w:sz w:val="24"/>
              <w:szCs w:val="24"/>
            </w:rPr>
          </w:rPrChange>
        </w:rPr>
        <w:t>устойчивости оползневых склонов</w:t>
      </w:r>
      <w:r w:rsidR="00087099" w:rsidRPr="00A47B15">
        <w:rPr>
          <w:rFonts w:ascii="Times New Roman" w:hAnsi="Times New Roman" w:cs="Times New Roman"/>
          <w:sz w:val="24"/>
          <w:szCs w:val="24"/>
          <w:highlight w:val="green"/>
          <w:rPrChange w:id="3927" w:author="Соколов Сергей Вадимович" w:date="2024-01-22T09:30:00Z">
            <w:rPr>
              <w:rFonts w:ascii="Times New Roman" w:hAnsi="Times New Roman" w:cs="Times New Roman"/>
              <w:sz w:val="24"/>
              <w:szCs w:val="24"/>
            </w:rPr>
          </w:rPrChange>
        </w:rPr>
        <w:t>;</w:t>
      </w:r>
    </w:p>
    <w:p w14:paraId="796FC9CA" w14:textId="2031302E" w:rsidR="00087099" w:rsidRPr="002150CE" w:rsidRDefault="005316AE" w:rsidP="005316AE">
      <w:pPr>
        <w:pStyle w:val="aff1"/>
        <w:tabs>
          <w:tab w:val="left" w:pos="709"/>
          <w:tab w:val="left" w:pos="990"/>
        </w:tabs>
        <w:autoSpaceDE/>
        <w:autoSpaceDN/>
        <w:adjustRightInd/>
        <w:spacing w:line="360" w:lineRule="auto"/>
        <w:ind w:left="0" w:firstLine="851"/>
        <w:contextualSpacing w:val="0"/>
        <w:jc w:val="both"/>
        <w:rPr>
          <w:rFonts w:ascii="Times New Roman" w:hAnsi="Times New Roman" w:cs="Times New Roman"/>
          <w:sz w:val="24"/>
          <w:szCs w:val="24"/>
        </w:rPr>
      </w:pPr>
      <w:r w:rsidRPr="00A47B15">
        <w:rPr>
          <w:rFonts w:ascii="Times New Roman" w:hAnsi="Times New Roman" w:cs="Times New Roman"/>
          <w:sz w:val="24"/>
          <w:szCs w:val="24"/>
          <w:highlight w:val="green"/>
          <w:rPrChange w:id="3928" w:author="Соколов Сергей Вадимович" w:date="2024-01-22T09:30:00Z">
            <w:rPr>
              <w:rFonts w:ascii="Times New Roman" w:hAnsi="Times New Roman" w:cs="Times New Roman"/>
              <w:sz w:val="24"/>
              <w:szCs w:val="24"/>
            </w:rPr>
          </w:rPrChange>
        </w:rPr>
        <w:t>-</w:t>
      </w:r>
      <w:r w:rsidR="00F32FC2" w:rsidRPr="00A47B15">
        <w:rPr>
          <w:rFonts w:ascii="Times New Roman" w:hAnsi="Times New Roman" w:cs="Times New Roman"/>
          <w:sz w:val="24"/>
          <w:szCs w:val="24"/>
          <w:highlight w:val="green"/>
          <w:rPrChange w:id="3929" w:author="Соколов Сергей Вадимович" w:date="2024-01-22T09:30:00Z">
            <w:rPr>
              <w:rFonts w:ascii="Times New Roman" w:hAnsi="Times New Roman" w:cs="Times New Roman"/>
              <w:sz w:val="24"/>
              <w:szCs w:val="24"/>
            </w:rPr>
          </w:rPrChange>
        </w:rPr>
        <w:t xml:space="preserve"> </w:t>
      </w:r>
      <w:r w:rsidR="00087099" w:rsidRPr="00A47B15">
        <w:rPr>
          <w:rFonts w:ascii="Times New Roman" w:hAnsi="Times New Roman" w:cs="Times New Roman"/>
          <w:sz w:val="24"/>
          <w:szCs w:val="24"/>
          <w:highlight w:val="green"/>
          <w:rPrChange w:id="3930" w:author="Соколов Сергей Вадимович" w:date="2024-01-22T09:30:00Z">
            <w:rPr>
              <w:rFonts w:ascii="Times New Roman" w:hAnsi="Times New Roman" w:cs="Times New Roman"/>
              <w:sz w:val="24"/>
              <w:szCs w:val="24"/>
            </w:rPr>
          </w:rPrChange>
        </w:rPr>
        <w:t xml:space="preserve">рекомендации для принятия решений </w:t>
      </w:r>
      <w:r w:rsidR="008278DD" w:rsidRPr="00A47B15">
        <w:rPr>
          <w:rFonts w:ascii="Times New Roman" w:hAnsi="Times New Roman" w:cs="Times New Roman"/>
          <w:sz w:val="24"/>
          <w:szCs w:val="24"/>
          <w:highlight w:val="green"/>
          <w:rPrChange w:id="3931" w:author="Соколов Сергей Вадимович" w:date="2024-01-22T09:30:00Z">
            <w:rPr>
              <w:rFonts w:ascii="Times New Roman" w:hAnsi="Times New Roman" w:cs="Times New Roman"/>
              <w:sz w:val="24"/>
              <w:szCs w:val="24"/>
            </w:rPr>
          </w:rPrChange>
        </w:rPr>
        <w:t>по</w:t>
      </w:r>
      <w:r w:rsidR="00087099" w:rsidRPr="00A47B15">
        <w:rPr>
          <w:rFonts w:ascii="Times New Roman" w:hAnsi="Times New Roman" w:cs="Times New Roman"/>
          <w:sz w:val="24"/>
          <w:szCs w:val="24"/>
          <w:highlight w:val="green"/>
          <w:rPrChange w:id="3932" w:author="Соколов Сергей Вадимович" w:date="2024-01-22T09:30:00Z">
            <w:rPr>
              <w:rFonts w:ascii="Times New Roman" w:hAnsi="Times New Roman" w:cs="Times New Roman"/>
              <w:sz w:val="24"/>
              <w:szCs w:val="24"/>
            </w:rPr>
          </w:rPrChange>
        </w:rPr>
        <w:t xml:space="preserve"> разработк</w:t>
      </w:r>
      <w:r w:rsidR="008278DD" w:rsidRPr="00A47B15">
        <w:rPr>
          <w:rFonts w:ascii="Times New Roman" w:hAnsi="Times New Roman" w:cs="Times New Roman"/>
          <w:sz w:val="24"/>
          <w:szCs w:val="24"/>
          <w:highlight w:val="green"/>
          <w:rPrChange w:id="3933" w:author="Соколов Сергей Вадимович" w:date="2024-01-22T09:30:00Z">
            <w:rPr>
              <w:rFonts w:ascii="Times New Roman" w:hAnsi="Times New Roman" w:cs="Times New Roman"/>
              <w:sz w:val="24"/>
              <w:szCs w:val="24"/>
            </w:rPr>
          </w:rPrChange>
        </w:rPr>
        <w:t>е</w:t>
      </w:r>
      <w:r w:rsidR="00087099" w:rsidRPr="00A47B15">
        <w:rPr>
          <w:rFonts w:ascii="Times New Roman" w:hAnsi="Times New Roman" w:cs="Times New Roman"/>
          <w:sz w:val="24"/>
          <w:szCs w:val="24"/>
          <w:highlight w:val="green"/>
          <w:rPrChange w:id="3934" w:author="Соколов Сергей Вадимович" w:date="2024-01-22T09:30:00Z">
            <w:rPr>
              <w:rFonts w:ascii="Times New Roman" w:hAnsi="Times New Roman" w:cs="Times New Roman"/>
              <w:sz w:val="24"/>
              <w:szCs w:val="24"/>
            </w:rPr>
          </w:rPrChange>
        </w:rPr>
        <w:t xml:space="preserve"> мероприятий инженерной защиты.</w:t>
      </w:r>
    </w:p>
    <w:p w14:paraId="509D3322" w14:textId="77777777" w:rsidR="0010482A" w:rsidRPr="00A47B15" w:rsidRDefault="00117362" w:rsidP="00534C64">
      <w:pPr>
        <w:pStyle w:val="aff1"/>
        <w:numPr>
          <w:ilvl w:val="2"/>
          <w:numId w:val="15"/>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3935" w:author="Соколов Сергей Вадимович" w:date="2024-01-22T09:33:00Z">
            <w:rPr>
              <w:rFonts w:ascii="Times New Roman" w:eastAsia="Calibri" w:hAnsi="Times New Roman" w:cs="Times New Roman"/>
              <w:sz w:val="24"/>
              <w:szCs w:val="24"/>
            </w:rPr>
          </w:rPrChange>
        </w:rPr>
      </w:pPr>
      <w:bookmarkStart w:id="3936" w:name="sub_462"/>
      <w:r w:rsidRPr="00A47B15">
        <w:rPr>
          <w:rFonts w:ascii="Times New Roman" w:eastAsia="Calibri" w:hAnsi="Times New Roman" w:cs="Times New Roman"/>
          <w:sz w:val="24"/>
          <w:szCs w:val="24"/>
          <w:highlight w:val="green"/>
          <w:rPrChange w:id="3937" w:author="Соколов Сергей Вадимович" w:date="2024-01-22T09:33:00Z">
            <w:rPr>
              <w:rFonts w:ascii="Times New Roman" w:eastAsia="Calibri" w:hAnsi="Times New Roman" w:cs="Times New Roman"/>
              <w:sz w:val="24"/>
              <w:szCs w:val="24"/>
            </w:rPr>
          </w:rPrChange>
        </w:rPr>
        <w:t>При и</w:t>
      </w:r>
      <w:r w:rsidR="0010482A" w:rsidRPr="00A47B15">
        <w:rPr>
          <w:rFonts w:ascii="Times New Roman" w:eastAsia="Calibri" w:hAnsi="Times New Roman" w:cs="Times New Roman"/>
          <w:sz w:val="24"/>
          <w:szCs w:val="24"/>
          <w:highlight w:val="green"/>
          <w:rPrChange w:id="3938" w:author="Соколов Сергей Вадимович" w:date="2024-01-22T09:33:00Z">
            <w:rPr>
              <w:rFonts w:ascii="Times New Roman" w:eastAsia="Calibri" w:hAnsi="Times New Roman" w:cs="Times New Roman"/>
              <w:sz w:val="24"/>
              <w:szCs w:val="24"/>
            </w:rPr>
          </w:rPrChange>
        </w:rPr>
        <w:t>нженерно-геологически</w:t>
      </w:r>
      <w:r w:rsidRPr="00A47B15">
        <w:rPr>
          <w:rFonts w:ascii="Times New Roman" w:eastAsia="Calibri" w:hAnsi="Times New Roman" w:cs="Times New Roman"/>
          <w:sz w:val="24"/>
          <w:szCs w:val="24"/>
          <w:highlight w:val="green"/>
          <w:rPrChange w:id="3939" w:author="Соколов Сергей Вадимович" w:date="2024-01-22T09:33:00Z">
            <w:rPr>
              <w:rFonts w:ascii="Times New Roman" w:eastAsia="Calibri" w:hAnsi="Times New Roman" w:cs="Times New Roman"/>
              <w:sz w:val="24"/>
              <w:szCs w:val="24"/>
            </w:rPr>
          </w:rPrChange>
        </w:rPr>
        <w:t>х</w:t>
      </w:r>
      <w:r w:rsidR="0010482A" w:rsidRPr="00A47B15">
        <w:rPr>
          <w:rFonts w:ascii="Times New Roman" w:eastAsia="Calibri" w:hAnsi="Times New Roman" w:cs="Times New Roman"/>
          <w:sz w:val="24"/>
          <w:szCs w:val="24"/>
          <w:highlight w:val="green"/>
          <w:rPrChange w:id="3940" w:author="Соколов Сергей Вадимович" w:date="2024-01-22T09:33:00Z">
            <w:rPr>
              <w:rFonts w:ascii="Times New Roman" w:eastAsia="Calibri" w:hAnsi="Times New Roman" w:cs="Times New Roman"/>
              <w:sz w:val="24"/>
              <w:szCs w:val="24"/>
            </w:rPr>
          </w:rPrChange>
        </w:rPr>
        <w:t xml:space="preserve"> изыскания</w:t>
      </w:r>
      <w:r w:rsidRPr="00A47B15">
        <w:rPr>
          <w:rFonts w:ascii="Times New Roman" w:eastAsia="Calibri" w:hAnsi="Times New Roman" w:cs="Times New Roman"/>
          <w:sz w:val="24"/>
          <w:szCs w:val="24"/>
          <w:highlight w:val="green"/>
          <w:rPrChange w:id="3941" w:author="Соколов Сергей Вадимович" w:date="2024-01-22T09:33:00Z">
            <w:rPr>
              <w:rFonts w:ascii="Times New Roman" w:eastAsia="Calibri" w:hAnsi="Times New Roman" w:cs="Times New Roman"/>
              <w:sz w:val="24"/>
              <w:szCs w:val="24"/>
            </w:rPr>
          </w:rPrChange>
        </w:rPr>
        <w:t>х</w:t>
      </w:r>
      <w:r w:rsidR="0010482A" w:rsidRPr="00A47B15">
        <w:rPr>
          <w:rFonts w:ascii="Times New Roman" w:eastAsia="Calibri" w:hAnsi="Times New Roman" w:cs="Times New Roman"/>
          <w:sz w:val="24"/>
          <w:szCs w:val="24"/>
          <w:highlight w:val="green"/>
          <w:rPrChange w:id="3942" w:author="Соколов Сергей Вадимович" w:date="2024-01-22T09:33:00Z">
            <w:rPr>
              <w:rFonts w:ascii="Times New Roman" w:eastAsia="Calibri" w:hAnsi="Times New Roman" w:cs="Times New Roman"/>
              <w:sz w:val="24"/>
              <w:szCs w:val="24"/>
            </w:rPr>
          </w:rPrChange>
        </w:rPr>
        <w:t xml:space="preserve"> в период эксплуатации зданий и сооружений </w:t>
      </w:r>
      <w:r w:rsidRPr="00A47B15">
        <w:rPr>
          <w:rFonts w:ascii="Times New Roman" w:eastAsia="Calibri" w:hAnsi="Times New Roman" w:cs="Times New Roman"/>
          <w:sz w:val="24"/>
          <w:szCs w:val="24"/>
          <w:highlight w:val="green"/>
          <w:rPrChange w:id="3943" w:author="Соколов Сергей Вадимович" w:date="2024-01-22T09:33:00Z">
            <w:rPr>
              <w:rFonts w:ascii="Times New Roman" w:eastAsia="Calibri" w:hAnsi="Times New Roman" w:cs="Times New Roman"/>
              <w:sz w:val="24"/>
              <w:szCs w:val="24"/>
            </w:rPr>
          </w:rPrChange>
        </w:rPr>
        <w:t xml:space="preserve">в районах развития оползневых процессов </w:t>
      </w:r>
      <w:bookmarkEnd w:id="3936"/>
      <w:r w:rsidR="005D06F1" w:rsidRPr="00A47B15">
        <w:rPr>
          <w:rFonts w:ascii="Times New Roman" w:eastAsia="Calibri" w:hAnsi="Times New Roman" w:cs="Times New Roman"/>
          <w:sz w:val="24"/>
          <w:szCs w:val="24"/>
          <w:highlight w:val="green"/>
          <w:rPrChange w:id="3944" w:author="Соколов Сергей Вадимович" w:date="2024-01-22T09:33:00Z">
            <w:rPr>
              <w:rFonts w:ascii="Times New Roman" w:eastAsia="Calibri" w:hAnsi="Times New Roman" w:cs="Times New Roman"/>
              <w:sz w:val="24"/>
              <w:szCs w:val="24"/>
            </w:rPr>
          </w:rPrChange>
        </w:rPr>
        <w:t xml:space="preserve">выполняются </w:t>
      </w:r>
      <w:r w:rsidRPr="00A47B15">
        <w:rPr>
          <w:rFonts w:ascii="Times New Roman" w:eastAsia="Calibri" w:hAnsi="Times New Roman" w:cs="Times New Roman"/>
          <w:sz w:val="24"/>
          <w:szCs w:val="24"/>
          <w:highlight w:val="green"/>
          <w:rPrChange w:id="3945" w:author="Соколов Сергей Вадимович" w:date="2024-01-22T09:33:00Z">
            <w:rPr>
              <w:rFonts w:ascii="Times New Roman" w:eastAsia="Calibri" w:hAnsi="Times New Roman" w:cs="Times New Roman"/>
              <w:sz w:val="24"/>
              <w:szCs w:val="24"/>
            </w:rPr>
          </w:rPrChange>
        </w:rPr>
        <w:t xml:space="preserve">наблюдения за осадками и деформациями эксплуатируемых зданий и сооружений, обследование их оснований, а также наблюдения за состоянием и использованием оползневого склона, включая прилегающую территорию для </w:t>
      </w:r>
      <w:r w:rsidR="0010482A" w:rsidRPr="00A47B15">
        <w:rPr>
          <w:rFonts w:ascii="Times New Roman" w:eastAsia="Calibri" w:hAnsi="Times New Roman" w:cs="Times New Roman"/>
          <w:sz w:val="24"/>
          <w:szCs w:val="24"/>
          <w:highlight w:val="green"/>
          <w:rPrChange w:id="3946" w:author="Соколов Сергей Вадимович" w:date="2024-01-22T09:33:00Z">
            <w:rPr>
              <w:rFonts w:ascii="Times New Roman" w:eastAsia="Calibri" w:hAnsi="Times New Roman" w:cs="Times New Roman"/>
              <w:sz w:val="24"/>
              <w:szCs w:val="24"/>
            </w:rPr>
          </w:rPrChange>
        </w:rPr>
        <w:t>устан</w:t>
      </w:r>
      <w:r w:rsidRPr="00A47B15">
        <w:rPr>
          <w:rFonts w:ascii="Times New Roman" w:eastAsia="Calibri" w:hAnsi="Times New Roman" w:cs="Times New Roman"/>
          <w:sz w:val="24"/>
          <w:szCs w:val="24"/>
          <w:highlight w:val="green"/>
          <w:rPrChange w:id="3947" w:author="Соколов Сергей Вадимович" w:date="2024-01-22T09:33:00Z">
            <w:rPr>
              <w:rFonts w:ascii="Times New Roman" w:eastAsia="Calibri" w:hAnsi="Times New Roman" w:cs="Times New Roman"/>
              <w:sz w:val="24"/>
              <w:szCs w:val="24"/>
            </w:rPr>
          </w:rPrChange>
        </w:rPr>
        <w:t>о</w:t>
      </w:r>
      <w:r w:rsidR="0010482A" w:rsidRPr="00A47B15">
        <w:rPr>
          <w:rFonts w:ascii="Times New Roman" w:eastAsia="Calibri" w:hAnsi="Times New Roman" w:cs="Times New Roman"/>
          <w:sz w:val="24"/>
          <w:szCs w:val="24"/>
          <w:highlight w:val="green"/>
          <w:rPrChange w:id="3948" w:author="Соколов Сергей Вадимович" w:date="2024-01-22T09:33:00Z">
            <w:rPr>
              <w:rFonts w:ascii="Times New Roman" w:eastAsia="Calibri" w:hAnsi="Times New Roman" w:cs="Times New Roman"/>
              <w:sz w:val="24"/>
              <w:szCs w:val="24"/>
            </w:rPr>
          </w:rPrChange>
        </w:rPr>
        <w:t>вл</w:t>
      </w:r>
      <w:r w:rsidRPr="00A47B15">
        <w:rPr>
          <w:rFonts w:ascii="Times New Roman" w:eastAsia="Calibri" w:hAnsi="Times New Roman" w:cs="Times New Roman"/>
          <w:sz w:val="24"/>
          <w:szCs w:val="24"/>
          <w:highlight w:val="green"/>
          <w:rPrChange w:id="3949" w:author="Соколов Сергей Вадимович" w:date="2024-01-22T09:33:00Z">
            <w:rPr>
              <w:rFonts w:ascii="Times New Roman" w:eastAsia="Calibri" w:hAnsi="Times New Roman" w:cs="Times New Roman"/>
              <w:sz w:val="24"/>
              <w:szCs w:val="24"/>
            </w:rPr>
          </w:rPrChange>
        </w:rPr>
        <w:t>ения</w:t>
      </w:r>
      <w:r w:rsidR="0010482A" w:rsidRPr="00A47B15">
        <w:rPr>
          <w:rFonts w:ascii="Times New Roman" w:eastAsia="Calibri" w:hAnsi="Times New Roman" w:cs="Times New Roman"/>
          <w:sz w:val="24"/>
          <w:szCs w:val="24"/>
          <w:highlight w:val="green"/>
          <w:rPrChange w:id="3950" w:author="Соколов Сергей Вадимович" w:date="2024-01-22T09:33:00Z">
            <w:rPr>
              <w:rFonts w:ascii="Times New Roman" w:eastAsia="Calibri" w:hAnsi="Times New Roman" w:cs="Times New Roman"/>
              <w:sz w:val="24"/>
              <w:szCs w:val="24"/>
            </w:rPr>
          </w:rPrChange>
        </w:rPr>
        <w:t xml:space="preserve"> динамик</w:t>
      </w:r>
      <w:r w:rsidRPr="00A47B15">
        <w:rPr>
          <w:rFonts w:ascii="Times New Roman" w:eastAsia="Calibri" w:hAnsi="Times New Roman" w:cs="Times New Roman"/>
          <w:sz w:val="24"/>
          <w:szCs w:val="24"/>
          <w:highlight w:val="green"/>
          <w:rPrChange w:id="3951" w:author="Соколов Сергей Вадимович" w:date="2024-01-22T09:33:00Z">
            <w:rPr>
              <w:rFonts w:ascii="Times New Roman" w:eastAsia="Calibri" w:hAnsi="Times New Roman" w:cs="Times New Roman"/>
              <w:sz w:val="24"/>
              <w:szCs w:val="24"/>
            </w:rPr>
          </w:rPrChange>
        </w:rPr>
        <w:t xml:space="preserve">и </w:t>
      </w:r>
      <w:r w:rsidR="0010482A" w:rsidRPr="00A47B15">
        <w:rPr>
          <w:rFonts w:ascii="Times New Roman" w:eastAsia="Calibri" w:hAnsi="Times New Roman" w:cs="Times New Roman"/>
          <w:sz w:val="24"/>
          <w:szCs w:val="24"/>
          <w:highlight w:val="green"/>
          <w:rPrChange w:id="3952" w:author="Соколов Сергей Вадимович" w:date="2024-01-22T09:33:00Z">
            <w:rPr>
              <w:rFonts w:ascii="Times New Roman" w:eastAsia="Calibri" w:hAnsi="Times New Roman" w:cs="Times New Roman"/>
              <w:sz w:val="24"/>
              <w:szCs w:val="24"/>
            </w:rPr>
          </w:rPrChange>
        </w:rPr>
        <w:t>изменения факторов, обусловливающих активизацию оползней.</w:t>
      </w:r>
    </w:p>
    <w:p w14:paraId="39BF76CB" w14:textId="54FE908B" w:rsidR="0010482A" w:rsidRPr="00A47B15" w:rsidRDefault="005D06F1" w:rsidP="00534C64">
      <w:pPr>
        <w:pStyle w:val="aff1"/>
        <w:numPr>
          <w:ilvl w:val="2"/>
          <w:numId w:val="15"/>
        </w:numPr>
        <w:tabs>
          <w:tab w:val="left" w:pos="426"/>
          <w:tab w:val="left" w:pos="1560"/>
        </w:tabs>
        <w:spacing w:line="360" w:lineRule="auto"/>
        <w:ind w:left="0" w:firstLine="709"/>
        <w:jc w:val="both"/>
        <w:rPr>
          <w:rFonts w:ascii="Times New Roman" w:eastAsia="Calibri" w:hAnsi="Times New Roman" w:cs="Times New Roman"/>
          <w:sz w:val="24"/>
          <w:szCs w:val="24"/>
          <w:highlight w:val="green"/>
          <w:rPrChange w:id="3953" w:author="Соколов Сергей Вадимович" w:date="2024-01-22T09:34:00Z">
            <w:rPr>
              <w:rFonts w:ascii="Times New Roman" w:eastAsia="Calibri" w:hAnsi="Times New Roman" w:cs="Times New Roman"/>
              <w:sz w:val="24"/>
              <w:szCs w:val="24"/>
            </w:rPr>
          </w:rPrChange>
        </w:rPr>
      </w:pPr>
      <w:r w:rsidRPr="00A47B15">
        <w:rPr>
          <w:rFonts w:ascii="Times New Roman" w:eastAsia="Calibri" w:hAnsi="Times New Roman" w:cs="Times New Roman"/>
          <w:sz w:val="24"/>
          <w:szCs w:val="24"/>
          <w:highlight w:val="green"/>
          <w:rPrChange w:id="3954" w:author="Соколов Сергей Вадимович" w:date="2024-01-22T09:34:00Z">
            <w:rPr>
              <w:rFonts w:ascii="Times New Roman" w:eastAsia="Calibri" w:hAnsi="Times New Roman" w:cs="Times New Roman"/>
              <w:sz w:val="24"/>
              <w:szCs w:val="24"/>
            </w:rPr>
          </w:rPrChange>
        </w:rPr>
        <w:t>Наблюдения</w:t>
      </w:r>
      <w:r w:rsidR="0010482A" w:rsidRPr="00A47B15">
        <w:rPr>
          <w:rFonts w:ascii="Times New Roman" w:eastAsia="Calibri" w:hAnsi="Times New Roman" w:cs="Times New Roman"/>
          <w:sz w:val="24"/>
          <w:szCs w:val="24"/>
          <w:highlight w:val="green"/>
          <w:rPrChange w:id="3955" w:author="Соколов Сергей Вадимович" w:date="2024-01-22T09:34:00Z">
            <w:rPr>
              <w:rFonts w:ascii="Times New Roman" w:eastAsia="Calibri" w:hAnsi="Times New Roman" w:cs="Times New Roman"/>
              <w:sz w:val="24"/>
              <w:szCs w:val="24"/>
            </w:rPr>
          </w:rPrChange>
        </w:rPr>
        <w:t xml:space="preserve"> следует выполнять на оползневых территориях </w:t>
      </w:r>
      <w:r w:rsidRPr="00A47B15">
        <w:rPr>
          <w:rFonts w:ascii="Times New Roman" w:eastAsia="Calibri" w:hAnsi="Times New Roman" w:cs="Times New Roman"/>
          <w:sz w:val="24"/>
          <w:szCs w:val="24"/>
          <w:highlight w:val="green"/>
          <w:rPrChange w:id="3956" w:author="Соколов Сергей Вадимович" w:date="2024-01-22T09:34:00Z">
            <w:rPr>
              <w:rFonts w:ascii="Times New Roman" w:eastAsia="Calibri" w:hAnsi="Times New Roman" w:cs="Times New Roman"/>
              <w:sz w:val="24"/>
              <w:szCs w:val="24"/>
            </w:rPr>
          </w:rPrChange>
        </w:rPr>
        <w:t>при</w:t>
      </w:r>
      <w:r w:rsidR="0010482A" w:rsidRPr="00A47B15">
        <w:rPr>
          <w:rFonts w:ascii="Times New Roman" w:eastAsia="Calibri" w:hAnsi="Times New Roman" w:cs="Times New Roman"/>
          <w:sz w:val="24"/>
          <w:szCs w:val="24"/>
          <w:highlight w:val="green"/>
          <w:rPrChange w:id="3957" w:author="Соколов Сергей Вадимович" w:date="2024-01-22T09:34:00Z">
            <w:rPr>
              <w:rFonts w:ascii="Times New Roman" w:eastAsia="Calibri" w:hAnsi="Times New Roman" w:cs="Times New Roman"/>
              <w:sz w:val="24"/>
              <w:szCs w:val="24"/>
            </w:rPr>
          </w:rPrChange>
        </w:rPr>
        <w:t xml:space="preserve"> временной и длительной стабилизации и на потенциально оползневых территориях </w:t>
      </w:r>
      <w:r w:rsidR="004D4493" w:rsidRPr="00A47B15">
        <w:rPr>
          <w:rFonts w:ascii="Times New Roman" w:eastAsia="Calibri" w:hAnsi="Times New Roman" w:cs="Times New Roman"/>
          <w:sz w:val="24"/>
          <w:szCs w:val="24"/>
          <w:highlight w:val="green"/>
          <w:rPrChange w:id="3958" w:author="Соколов Сергей Вадимович" w:date="2024-01-22T09:34:00Z">
            <w:rPr>
              <w:rFonts w:ascii="Times New Roman" w:eastAsia="Calibri" w:hAnsi="Times New Roman" w:cs="Times New Roman"/>
              <w:sz w:val="24"/>
              <w:szCs w:val="24"/>
            </w:rPr>
          </w:rPrChange>
        </w:rPr>
        <w:t>для</w:t>
      </w:r>
      <w:r w:rsidR="0010482A" w:rsidRPr="00A47B15">
        <w:rPr>
          <w:rFonts w:ascii="Times New Roman" w:eastAsia="Calibri" w:hAnsi="Times New Roman" w:cs="Times New Roman"/>
          <w:sz w:val="24"/>
          <w:szCs w:val="24"/>
          <w:highlight w:val="green"/>
          <w:rPrChange w:id="3959" w:author="Соколов Сергей Вадимович" w:date="2024-01-22T09:34:00Z">
            <w:rPr>
              <w:rFonts w:ascii="Times New Roman" w:eastAsia="Calibri" w:hAnsi="Times New Roman" w:cs="Times New Roman"/>
              <w:sz w:val="24"/>
              <w:szCs w:val="24"/>
            </w:rPr>
          </w:rPrChange>
        </w:rPr>
        <w:t xml:space="preserve"> своевременного выявления активизации оползневых процессов</w:t>
      </w:r>
      <w:r w:rsidRPr="00A47B15">
        <w:rPr>
          <w:rFonts w:ascii="Times New Roman" w:eastAsia="Calibri" w:hAnsi="Times New Roman" w:cs="Times New Roman"/>
          <w:sz w:val="24"/>
          <w:szCs w:val="24"/>
          <w:highlight w:val="green"/>
          <w:rPrChange w:id="3960" w:author="Соколов Сергей Вадимович" w:date="2024-01-22T09:34:00Z">
            <w:rPr>
              <w:rFonts w:ascii="Times New Roman" w:eastAsia="Calibri" w:hAnsi="Times New Roman" w:cs="Times New Roman"/>
              <w:sz w:val="24"/>
              <w:szCs w:val="24"/>
            </w:rPr>
          </w:rPrChange>
        </w:rPr>
        <w:t xml:space="preserve"> и </w:t>
      </w:r>
      <w:r w:rsidR="0010482A" w:rsidRPr="00A47B15">
        <w:rPr>
          <w:rFonts w:ascii="Times New Roman" w:eastAsia="Calibri" w:hAnsi="Times New Roman" w:cs="Times New Roman"/>
          <w:sz w:val="24"/>
          <w:szCs w:val="24"/>
          <w:highlight w:val="green"/>
          <w:rPrChange w:id="3961" w:author="Соколов Сергей Вадимович" w:date="2024-01-22T09:34:00Z">
            <w:rPr>
              <w:rFonts w:ascii="Times New Roman" w:eastAsia="Calibri" w:hAnsi="Times New Roman" w:cs="Times New Roman"/>
              <w:sz w:val="24"/>
              <w:szCs w:val="24"/>
            </w:rPr>
          </w:rPrChange>
        </w:rPr>
        <w:t xml:space="preserve">получения необходимых данных для обеспечения защитных мероприятий по сохранению устойчивости и эксплуатационной пригодности существующих зданий и сооружений, а также для уточнения ранее выполненных </w:t>
      </w:r>
      <w:r w:rsidRPr="00A47B15">
        <w:rPr>
          <w:rFonts w:ascii="Times New Roman" w:eastAsia="Calibri" w:hAnsi="Times New Roman" w:cs="Times New Roman"/>
          <w:sz w:val="24"/>
          <w:szCs w:val="24"/>
          <w:highlight w:val="green"/>
          <w:rPrChange w:id="3962" w:author="Соколов Сергей Вадимович" w:date="2024-01-22T09:34:00Z">
            <w:rPr>
              <w:rFonts w:ascii="Times New Roman" w:eastAsia="Calibri" w:hAnsi="Times New Roman" w:cs="Times New Roman"/>
              <w:sz w:val="24"/>
              <w:szCs w:val="24"/>
            </w:rPr>
          </w:rPrChange>
        </w:rPr>
        <w:t xml:space="preserve">прогнозов </w:t>
      </w:r>
      <w:r w:rsidR="0010482A" w:rsidRPr="00A47B15">
        <w:rPr>
          <w:rFonts w:ascii="Times New Roman" w:eastAsia="Calibri" w:hAnsi="Times New Roman" w:cs="Times New Roman"/>
          <w:sz w:val="24"/>
          <w:szCs w:val="24"/>
          <w:highlight w:val="green"/>
          <w:rPrChange w:id="3963" w:author="Соколов Сергей Вадимович" w:date="2024-01-22T09:34:00Z">
            <w:rPr>
              <w:rFonts w:ascii="Times New Roman" w:eastAsia="Calibri" w:hAnsi="Times New Roman" w:cs="Times New Roman"/>
              <w:sz w:val="24"/>
              <w:szCs w:val="24"/>
            </w:rPr>
          </w:rPrChange>
        </w:rPr>
        <w:t>устойчивости склонов и откосов.</w:t>
      </w:r>
    </w:p>
    <w:p w14:paraId="013D229D" w14:textId="36C50024" w:rsidR="00FA060E" w:rsidRPr="00A47B15" w:rsidRDefault="00FA060E" w:rsidP="00534C64">
      <w:pPr>
        <w:pStyle w:val="aff1"/>
        <w:numPr>
          <w:ilvl w:val="1"/>
          <w:numId w:val="15"/>
        </w:numPr>
        <w:tabs>
          <w:tab w:val="left" w:pos="1560"/>
        </w:tabs>
        <w:spacing w:line="360" w:lineRule="auto"/>
        <w:ind w:left="0" w:firstLine="709"/>
        <w:jc w:val="both"/>
        <w:rPr>
          <w:rFonts w:ascii="Times New Roman" w:hAnsi="Times New Roman" w:cs="Times New Roman"/>
          <w:sz w:val="24"/>
          <w:szCs w:val="24"/>
          <w:highlight w:val="green"/>
          <w:rPrChange w:id="3964" w:author="Соколов Сергей Вадимович" w:date="2024-01-22T09:35:00Z">
            <w:rPr>
              <w:rFonts w:ascii="Times New Roman" w:hAnsi="Times New Roman" w:cs="Times New Roman"/>
              <w:sz w:val="24"/>
              <w:szCs w:val="24"/>
            </w:rPr>
          </w:rPrChange>
        </w:rPr>
      </w:pPr>
      <w:bookmarkStart w:id="3965" w:name="sub_463"/>
      <w:r w:rsidRPr="00A47B15">
        <w:rPr>
          <w:rFonts w:ascii="Times New Roman" w:hAnsi="Times New Roman" w:cs="Times New Roman"/>
          <w:sz w:val="24"/>
          <w:szCs w:val="24"/>
          <w:highlight w:val="green"/>
          <w:rPrChange w:id="3966" w:author="Соколов Сергей Вадимович" w:date="2024-01-22T09:35:00Z">
            <w:rPr>
              <w:rFonts w:ascii="Times New Roman" w:hAnsi="Times New Roman" w:cs="Times New Roman"/>
              <w:sz w:val="24"/>
              <w:szCs w:val="24"/>
            </w:rPr>
          </w:rPrChange>
        </w:rPr>
        <w:t>Инженерно-гидрометеорологические изыскания в составе комплексных инженерных изысканий при строительстве и реконструкции зданий и сооружений в районах развития оползневых процессов выполняются в соответствии с СП 47.13330.2016 (</w:t>
      </w:r>
      <w:r w:rsidR="004D4493" w:rsidRPr="00A47B15">
        <w:rPr>
          <w:rFonts w:ascii="Times New Roman" w:hAnsi="Times New Roman" w:cs="Times New Roman"/>
          <w:sz w:val="24"/>
          <w:szCs w:val="24"/>
          <w:highlight w:val="green"/>
          <w:rPrChange w:id="3967" w:author="Соколов Сергей Вадимович" w:date="2024-01-22T09:35:00Z">
            <w:rPr>
              <w:rFonts w:ascii="Times New Roman" w:hAnsi="Times New Roman" w:cs="Times New Roman"/>
              <w:sz w:val="24"/>
              <w:szCs w:val="24"/>
            </w:rPr>
          </w:rPrChange>
        </w:rPr>
        <w:t xml:space="preserve">подраздел </w:t>
      </w:r>
      <w:r w:rsidRPr="00A47B15">
        <w:rPr>
          <w:rFonts w:ascii="Times New Roman" w:hAnsi="Times New Roman" w:cs="Times New Roman"/>
          <w:sz w:val="24"/>
          <w:szCs w:val="24"/>
          <w:highlight w:val="green"/>
          <w:rPrChange w:id="3968" w:author="Соколов Сергей Вадимович" w:date="2024-01-22T09:35:00Z">
            <w:rPr>
              <w:rFonts w:ascii="Times New Roman" w:hAnsi="Times New Roman" w:cs="Times New Roman"/>
              <w:sz w:val="24"/>
              <w:szCs w:val="24"/>
            </w:rPr>
          </w:rPrChange>
        </w:rPr>
        <w:t>7.</w:t>
      </w:r>
      <w:r w:rsidR="00BB1CC7" w:rsidRPr="00A47B15">
        <w:rPr>
          <w:rFonts w:ascii="Times New Roman" w:hAnsi="Times New Roman" w:cs="Times New Roman"/>
          <w:sz w:val="24"/>
          <w:szCs w:val="24"/>
          <w:highlight w:val="green"/>
          <w:rPrChange w:id="3969" w:author="Соколов Сергей Вадимович" w:date="2024-01-22T09:35:00Z">
            <w:rPr>
              <w:rFonts w:ascii="Times New Roman" w:hAnsi="Times New Roman" w:cs="Times New Roman"/>
              <w:sz w:val="24"/>
              <w:szCs w:val="24"/>
            </w:rPr>
          </w:rPrChange>
        </w:rPr>
        <w:t>4</w:t>
      </w:r>
      <w:r w:rsidRPr="00A47B15">
        <w:rPr>
          <w:rFonts w:ascii="Times New Roman" w:hAnsi="Times New Roman" w:cs="Times New Roman"/>
          <w:sz w:val="24"/>
          <w:szCs w:val="24"/>
          <w:highlight w:val="green"/>
          <w:rPrChange w:id="3970" w:author="Соколов Сергей Вадимович" w:date="2024-01-22T09:35:00Z">
            <w:rPr>
              <w:rFonts w:ascii="Times New Roman" w:hAnsi="Times New Roman" w:cs="Times New Roman"/>
              <w:sz w:val="24"/>
              <w:szCs w:val="24"/>
            </w:rPr>
          </w:rPrChange>
        </w:rPr>
        <w:t xml:space="preserve">) и </w:t>
      </w:r>
      <w:r w:rsidR="004941CF" w:rsidRPr="00A47B15">
        <w:rPr>
          <w:rFonts w:ascii="Times New Roman" w:hAnsi="Times New Roman" w:cs="Times New Roman"/>
          <w:iCs/>
          <w:sz w:val="24"/>
          <w:szCs w:val="24"/>
          <w:highlight w:val="green"/>
          <w:rPrChange w:id="3971" w:author="Соколов Сергей Вадимович" w:date="2024-01-22T09:35:00Z">
            <w:rPr>
              <w:rFonts w:ascii="Times New Roman" w:hAnsi="Times New Roman" w:cs="Times New Roman"/>
              <w:iCs/>
              <w:sz w:val="24"/>
              <w:szCs w:val="24"/>
            </w:rPr>
          </w:rPrChange>
        </w:rPr>
        <w:t>други</w:t>
      </w:r>
      <w:r w:rsidR="00F32FC2" w:rsidRPr="00A47B15">
        <w:rPr>
          <w:rFonts w:ascii="Times New Roman" w:hAnsi="Times New Roman" w:cs="Times New Roman"/>
          <w:iCs/>
          <w:sz w:val="24"/>
          <w:szCs w:val="24"/>
          <w:highlight w:val="green"/>
          <w:rPrChange w:id="3972" w:author="Соколов Сергей Вадимович" w:date="2024-01-22T09:35:00Z">
            <w:rPr>
              <w:rFonts w:ascii="Times New Roman" w:hAnsi="Times New Roman" w:cs="Times New Roman"/>
              <w:iCs/>
              <w:sz w:val="24"/>
              <w:szCs w:val="24"/>
            </w:rPr>
          </w:rPrChange>
        </w:rPr>
        <w:t>ми</w:t>
      </w:r>
      <w:r w:rsidR="004941CF" w:rsidRPr="00A47B15">
        <w:rPr>
          <w:rFonts w:ascii="Times New Roman" w:hAnsi="Times New Roman" w:cs="Times New Roman"/>
          <w:iCs/>
          <w:sz w:val="24"/>
          <w:szCs w:val="24"/>
          <w:highlight w:val="green"/>
          <w:rPrChange w:id="3973" w:author="Соколов Сергей Вадимович" w:date="2024-01-22T09:35:00Z">
            <w:rPr>
              <w:rFonts w:ascii="Times New Roman" w:hAnsi="Times New Roman" w:cs="Times New Roman"/>
              <w:iCs/>
              <w:sz w:val="24"/>
              <w:szCs w:val="24"/>
            </w:rPr>
          </w:rPrChange>
        </w:rPr>
        <w:t xml:space="preserve"> нормативны</w:t>
      </w:r>
      <w:r w:rsidR="00F32FC2" w:rsidRPr="00A47B15">
        <w:rPr>
          <w:rFonts w:ascii="Times New Roman" w:hAnsi="Times New Roman" w:cs="Times New Roman"/>
          <w:iCs/>
          <w:sz w:val="24"/>
          <w:szCs w:val="24"/>
          <w:highlight w:val="green"/>
          <w:rPrChange w:id="3974" w:author="Соколов Сергей Вадимович" w:date="2024-01-22T09:35:00Z">
            <w:rPr>
              <w:rFonts w:ascii="Times New Roman" w:hAnsi="Times New Roman" w:cs="Times New Roman"/>
              <w:iCs/>
              <w:sz w:val="24"/>
              <w:szCs w:val="24"/>
            </w:rPr>
          </w:rPrChange>
        </w:rPr>
        <w:t>ми</w:t>
      </w:r>
      <w:r w:rsidR="004941CF" w:rsidRPr="00A47B15">
        <w:rPr>
          <w:rFonts w:ascii="Times New Roman" w:hAnsi="Times New Roman" w:cs="Times New Roman"/>
          <w:iCs/>
          <w:sz w:val="24"/>
          <w:szCs w:val="24"/>
          <w:highlight w:val="green"/>
          <w:rPrChange w:id="3975" w:author="Соколов Сергей Вадимович" w:date="2024-01-22T09:35:00Z">
            <w:rPr>
              <w:rFonts w:ascii="Times New Roman" w:hAnsi="Times New Roman" w:cs="Times New Roman"/>
              <w:iCs/>
              <w:sz w:val="24"/>
              <w:szCs w:val="24"/>
            </w:rPr>
          </w:rPrChange>
        </w:rPr>
        <w:t xml:space="preserve"> документ</w:t>
      </w:r>
      <w:r w:rsidR="00F32FC2" w:rsidRPr="00A47B15">
        <w:rPr>
          <w:rFonts w:ascii="Times New Roman" w:hAnsi="Times New Roman" w:cs="Times New Roman"/>
          <w:iCs/>
          <w:sz w:val="24"/>
          <w:szCs w:val="24"/>
          <w:highlight w:val="green"/>
          <w:rPrChange w:id="3976" w:author="Соколов Сергей Вадимович" w:date="2024-01-22T09:35:00Z">
            <w:rPr>
              <w:rFonts w:ascii="Times New Roman" w:hAnsi="Times New Roman" w:cs="Times New Roman"/>
              <w:iCs/>
              <w:sz w:val="24"/>
              <w:szCs w:val="24"/>
            </w:rPr>
          </w:rPrChange>
        </w:rPr>
        <w:t>ами</w:t>
      </w:r>
      <w:r w:rsidR="004941CF" w:rsidRPr="00A47B15">
        <w:rPr>
          <w:rFonts w:ascii="Times New Roman" w:hAnsi="Times New Roman" w:cs="Times New Roman"/>
          <w:iCs/>
          <w:sz w:val="24"/>
          <w:szCs w:val="24"/>
          <w:highlight w:val="green"/>
          <w:rPrChange w:id="3977" w:author="Соколов Сергей Вадимович" w:date="2024-01-22T09:35:00Z">
            <w:rPr>
              <w:rFonts w:ascii="Times New Roman" w:hAnsi="Times New Roman" w:cs="Times New Roman"/>
              <w:iCs/>
              <w:sz w:val="24"/>
              <w:szCs w:val="24"/>
            </w:rPr>
          </w:rPrChange>
        </w:rPr>
        <w:t>, регламентирующи</w:t>
      </w:r>
      <w:r w:rsidR="00F32FC2" w:rsidRPr="00A47B15">
        <w:rPr>
          <w:rFonts w:ascii="Times New Roman" w:hAnsi="Times New Roman" w:cs="Times New Roman"/>
          <w:iCs/>
          <w:sz w:val="24"/>
          <w:szCs w:val="24"/>
          <w:highlight w:val="green"/>
          <w:rPrChange w:id="3978" w:author="Соколов Сергей Вадимович" w:date="2024-01-22T09:35:00Z">
            <w:rPr>
              <w:rFonts w:ascii="Times New Roman" w:hAnsi="Times New Roman" w:cs="Times New Roman"/>
              <w:iCs/>
              <w:sz w:val="24"/>
              <w:szCs w:val="24"/>
            </w:rPr>
          </w:rPrChange>
        </w:rPr>
        <w:t>ми</w:t>
      </w:r>
      <w:r w:rsidR="004941CF" w:rsidRPr="00A47B15">
        <w:rPr>
          <w:rFonts w:ascii="Times New Roman" w:hAnsi="Times New Roman" w:cs="Times New Roman"/>
          <w:iCs/>
          <w:sz w:val="24"/>
          <w:szCs w:val="24"/>
          <w:highlight w:val="green"/>
          <w:rPrChange w:id="3979" w:author="Соколов Сергей Вадимович" w:date="2024-01-22T09:35:00Z">
            <w:rPr>
              <w:rFonts w:ascii="Times New Roman" w:hAnsi="Times New Roman" w:cs="Times New Roman"/>
              <w:iCs/>
              <w:sz w:val="24"/>
              <w:szCs w:val="24"/>
            </w:rPr>
          </w:rPrChange>
        </w:rPr>
        <w:t xml:space="preserve"> общие правила производства работ</w:t>
      </w:r>
      <w:r w:rsidRPr="00A47B15">
        <w:rPr>
          <w:rFonts w:ascii="Times New Roman" w:hAnsi="Times New Roman" w:cs="Times New Roman"/>
          <w:sz w:val="24"/>
          <w:szCs w:val="24"/>
          <w:highlight w:val="green"/>
          <w:rPrChange w:id="3980" w:author="Соколов Сергей Вадимович" w:date="2024-01-22T09:35:00Z">
            <w:rPr>
              <w:rFonts w:ascii="Times New Roman" w:hAnsi="Times New Roman" w:cs="Times New Roman"/>
              <w:sz w:val="24"/>
              <w:szCs w:val="24"/>
            </w:rPr>
          </w:rPrChange>
        </w:rPr>
        <w:t>.</w:t>
      </w:r>
    </w:p>
    <w:p w14:paraId="2165A4D9" w14:textId="55CF43AF" w:rsidR="00FA060E" w:rsidRPr="00A47B15" w:rsidRDefault="00FA060E" w:rsidP="00534C64">
      <w:pPr>
        <w:pStyle w:val="aff1"/>
        <w:numPr>
          <w:ilvl w:val="1"/>
          <w:numId w:val="15"/>
        </w:numPr>
        <w:tabs>
          <w:tab w:val="left" w:pos="1560"/>
        </w:tabs>
        <w:spacing w:line="360" w:lineRule="auto"/>
        <w:ind w:left="0" w:firstLine="709"/>
        <w:jc w:val="both"/>
        <w:rPr>
          <w:rFonts w:ascii="Times New Roman" w:hAnsi="Times New Roman" w:cs="Times New Roman"/>
          <w:b/>
          <w:sz w:val="24"/>
          <w:szCs w:val="24"/>
          <w:highlight w:val="green"/>
          <w:rPrChange w:id="3981" w:author="Соколов Сергей Вадимович" w:date="2024-01-22T09:35:00Z">
            <w:rPr>
              <w:rFonts w:ascii="Times New Roman" w:hAnsi="Times New Roman" w:cs="Times New Roman"/>
              <w:b/>
              <w:sz w:val="24"/>
              <w:szCs w:val="24"/>
            </w:rPr>
          </w:rPrChange>
        </w:rPr>
      </w:pPr>
      <w:r w:rsidRPr="00A47B15">
        <w:rPr>
          <w:rFonts w:ascii="Times New Roman" w:hAnsi="Times New Roman" w:cs="Times New Roman"/>
          <w:sz w:val="24"/>
          <w:szCs w:val="24"/>
          <w:highlight w:val="green"/>
          <w:rPrChange w:id="3982" w:author="Соколов Сергей Вадимович" w:date="2024-01-22T09:35:00Z">
            <w:rPr>
              <w:rFonts w:ascii="Times New Roman" w:hAnsi="Times New Roman" w:cs="Times New Roman"/>
              <w:sz w:val="24"/>
              <w:szCs w:val="24"/>
            </w:rPr>
          </w:rPrChange>
        </w:rPr>
        <w:t xml:space="preserve">Инженерно-экологические изыскания в составе комплексных инженерных изысканий при строительстве и реконструкции зданий и сооружений в районах развития оползневых процессов </w:t>
      </w:r>
      <w:r w:rsidR="00AE2B0D" w:rsidRPr="00A47B15">
        <w:rPr>
          <w:rFonts w:ascii="Times New Roman" w:hAnsi="Times New Roman" w:cs="Times New Roman"/>
          <w:sz w:val="24"/>
          <w:szCs w:val="24"/>
          <w:highlight w:val="green"/>
          <w:rPrChange w:id="3983" w:author="Соколов Сергей Вадимович" w:date="2024-01-22T09:35:00Z">
            <w:rPr>
              <w:rFonts w:ascii="Times New Roman" w:hAnsi="Times New Roman" w:cs="Times New Roman"/>
              <w:sz w:val="24"/>
              <w:szCs w:val="24"/>
            </w:rPr>
          </w:rPrChange>
        </w:rPr>
        <w:t xml:space="preserve">выполняются в </w:t>
      </w:r>
      <w:r w:rsidRPr="00A47B15">
        <w:rPr>
          <w:rFonts w:ascii="Times New Roman" w:hAnsi="Times New Roman" w:cs="Times New Roman"/>
          <w:sz w:val="24"/>
          <w:szCs w:val="24"/>
          <w:highlight w:val="green"/>
          <w:rPrChange w:id="3984" w:author="Соколов Сергей Вадимович" w:date="2024-01-22T09:35:00Z">
            <w:rPr>
              <w:rFonts w:ascii="Times New Roman" w:hAnsi="Times New Roman" w:cs="Times New Roman"/>
              <w:sz w:val="24"/>
              <w:szCs w:val="24"/>
            </w:rPr>
          </w:rPrChange>
        </w:rPr>
        <w:t>соответствии с СП 47.13330.2016 (</w:t>
      </w:r>
      <w:r w:rsidR="004941CF" w:rsidRPr="00A47B15">
        <w:rPr>
          <w:rFonts w:ascii="Times New Roman" w:hAnsi="Times New Roman" w:cs="Times New Roman"/>
          <w:sz w:val="24"/>
          <w:szCs w:val="24"/>
          <w:highlight w:val="green"/>
          <w:rPrChange w:id="3985" w:author="Соколов Сергей Вадимович" w:date="2024-01-22T09:35:00Z">
            <w:rPr>
              <w:rFonts w:ascii="Times New Roman" w:hAnsi="Times New Roman" w:cs="Times New Roman"/>
              <w:sz w:val="24"/>
              <w:szCs w:val="24"/>
            </w:rPr>
          </w:rPrChange>
        </w:rPr>
        <w:t xml:space="preserve">подраздел </w:t>
      </w:r>
      <w:r w:rsidR="00BB1CC7" w:rsidRPr="00A47B15">
        <w:rPr>
          <w:rFonts w:ascii="Times New Roman" w:hAnsi="Times New Roman" w:cs="Times New Roman"/>
          <w:sz w:val="24"/>
          <w:szCs w:val="24"/>
          <w:highlight w:val="green"/>
          <w:rPrChange w:id="3986" w:author="Соколов Сергей Вадимович" w:date="2024-01-22T09:35:00Z">
            <w:rPr>
              <w:rFonts w:ascii="Times New Roman" w:hAnsi="Times New Roman" w:cs="Times New Roman"/>
              <w:sz w:val="24"/>
              <w:szCs w:val="24"/>
            </w:rPr>
          </w:rPrChange>
        </w:rPr>
        <w:t>8</w:t>
      </w:r>
      <w:r w:rsidRPr="00A47B15">
        <w:rPr>
          <w:rFonts w:ascii="Times New Roman" w:hAnsi="Times New Roman" w:cs="Times New Roman"/>
          <w:sz w:val="24"/>
          <w:szCs w:val="24"/>
          <w:highlight w:val="green"/>
          <w:rPrChange w:id="3987" w:author="Соколов Сергей Вадимович" w:date="2024-01-22T09:35:00Z">
            <w:rPr>
              <w:rFonts w:ascii="Times New Roman" w:hAnsi="Times New Roman" w:cs="Times New Roman"/>
              <w:sz w:val="24"/>
              <w:szCs w:val="24"/>
            </w:rPr>
          </w:rPrChange>
        </w:rPr>
        <w:t>.</w:t>
      </w:r>
      <w:r w:rsidR="00BB1CC7" w:rsidRPr="00A47B15">
        <w:rPr>
          <w:rFonts w:ascii="Times New Roman" w:hAnsi="Times New Roman" w:cs="Times New Roman"/>
          <w:sz w:val="24"/>
          <w:szCs w:val="24"/>
          <w:highlight w:val="green"/>
          <w:rPrChange w:id="3988" w:author="Соколов Сергей Вадимович" w:date="2024-01-22T09:35:00Z">
            <w:rPr>
              <w:rFonts w:ascii="Times New Roman" w:hAnsi="Times New Roman" w:cs="Times New Roman"/>
              <w:sz w:val="24"/>
              <w:szCs w:val="24"/>
            </w:rPr>
          </w:rPrChange>
        </w:rPr>
        <w:t>4</w:t>
      </w:r>
      <w:r w:rsidRPr="00A47B15">
        <w:rPr>
          <w:rFonts w:ascii="Times New Roman" w:hAnsi="Times New Roman" w:cs="Times New Roman"/>
          <w:sz w:val="24"/>
          <w:szCs w:val="24"/>
          <w:highlight w:val="green"/>
          <w:rPrChange w:id="3989" w:author="Соколов Сергей Вадимович" w:date="2024-01-22T09:35:00Z">
            <w:rPr>
              <w:rFonts w:ascii="Times New Roman" w:hAnsi="Times New Roman" w:cs="Times New Roman"/>
              <w:sz w:val="24"/>
              <w:szCs w:val="24"/>
            </w:rPr>
          </w:rPrChange>
        </w:rPr>
        <w:t xml:space="preserve">) </w:t>
      </w:r>
      <w:r w:rsidR="004941CF" w:rsidRPr="00A47B15">
        <w:rPr>
          <w:rFonts w:ascii="Times New Roman" w:hAnsi="Times New Roman" w:cs="Times New Roman"/>
          <w:iCs/>
          <w:sz w:val="24"/>
          <w:szCs w:val="24"/>
          <w:highlight w:val="green"/>
          <w:rPrChange w:id="3990" w:author="Соколов Сергей Вадимович" w:date="2024-01-22T09:35:00Z">
            <w:rPr>
              <w:rFonts w:ascii="Times New Roman" w:hAnsi="Times New Roman" w:cs="Times New Roman"/>
              <w:iCs/>
              <w:sz w:val="24"/>
              <w:szCs w:val="24"/>
            </w:rPr>
          </w:rPrChange>
        </w:rPr>
        <w:t xml:space="preserve">и </w:t>
      </w:r>
      <w:r w:rsidR="00F32FC2" w:rsidRPr="00A47B15">
        <w:rPr>
          <w:rFonts w:ascii="Times New Roman" w:hAnsi="Times New Roman" w:cs="Times New Roman"/>
          <w:iCs/>
          <w:sz w:val="24"/>
          <w:szCs w:val="24"/>
          <w:highlight w:val="green"/>
          <w:rPrChange w:id="3991" w:author="Соколов Сергей Вадимович" w:date="2024-01-22T09:35:00Z">
            <w:rPr>
              <w:rFonts w:ascii="Times New Roman" w:hAnsi="Times New Roman" w:cs="Times New Roman"/>
              <w:iCs/>
              <w:sz w:val="24"/>
              <w:szCs w:val="24"/>
            </w:rPr>
          </w:rPrChange>
        </w:rPr>
        <w:t>другими нормативными документами, регламентирующими общие правила производства работ</w:t>
      </w:r>
      <w:r w:rsidRPr="00A47B15">
        <w:rPr>
          <w:rFonts w:ascii="Times New Roman" w:hAnsi="Times New Roman" w:cs="Times New Roman"/>
          <w:sz w:val="24"/>
          <w:szCs w:val="24"/>
          <w:highlight w:val="green"/>
          <w:rPrChange w:id="3992" w:author="Соколов Сергей Вадимович" w:date="2024-01-22T09:35:00Z">
            <w:rPr>
              <w:rFonts w:ascii="Times New Roman" w:hAnsi="Times New Roman" w:cs="Times New Roman"/>
              <w:sz w:val="24"/>
              <w:szCs w:val="24"/>
            </w:rPr>
          </w:rPrChange>
        </w:rPr>
        <w:t>.</w:t>
      </w:r>
    </w:p>
    <w:bookmarkEnd w:id="3965"/>
    <w:p w14:paraId="5371DB12" w14:textId="77777777" w:rsidR="00A8102B" w:rsidRPr="002150CE" w:rsidRDefault="00A8102B" w:rsidP="004B0140">
      <w:pPr>
        <w:spacing w:line="360" w:lineRule="auto"/>
        <w:rPr>
          <w:rFonts w:ascii="Times New Roman" w:eastAsia="Arial Unicode MS" w:hAnsi="Times New Roman"/>
          <w:b/>
          <w:bCs/>
          <w:sz w:val="24"/>
          <w:szCs w:val="24"/>
          <w:lang w:eastAsia="ar-SA"/>
        </w:rPr>
      </w:pPr>
      <w:r w:rsidRPr="002150CE">
        <w:rPr>
          <w:rFonts w:ascii="Times New Roman" w:hAnsi="Times New Roman"/>
          <w:sz w:val="24"/>
          <w:szCs w:val="24"/>
        </w:rPr>
        <w:br w:type="page"/>
      </w:r>
    </w:p>
    <w:p w14:paraId="51EE1665" w14:textId="77777777" w:rsidR="00F41D9E" w:rsidRDefault="00F41D9E" w:rsidP="006B74E3">
      <w:pPr>
        <w:pStyle w:val="16"/>
        <w:rPr>
          <w:rFonts w:ascii="Times New Roman" w:hAnsi="Times New Roman" w:cs="Times New Roman"/>
          <w:sz w:val="24"/>
          <w:szCs w:val="24"/>
        </w:rPr>
      </w:pPr>
      <w:bookmarkStart w:id="3993" w:name="_Toc528240068"/>
      <w:bookmarkStart w:id="3994" w:name="_Toc478653664"/>
      <w:bookmarkStart w:id="3995" w:name="_Toc479089346"/>
      <w:bookmarkStart w:id="3996" w:name="_Toc386211156"/>
      <w:bookmarkEnd w:id="2609"/>
      <w:r w:rsidRPr="002150CE">
        <w:rPr>
          <w:rFonts w:ascii="Times New Roman" w:hAnsi="Times New Roman" w:cs="Times New Roman"/>
          <w:sz w:val="24"/>
          <w:szCs w:val="24"/>
        </w:rPr>
        <w:lastRenderedPageBreak/>
        <w:t>Приложение А</w:t>
      </w:r>
      <w:bookmarkEnd w:id="3993"/>
    </w:p>
    <w:p w14:paraId="7AF5C4C9" w14:textId="77777777" w:rsidR="00F32FC2" w:rsidRPr="002150CE" w:rsidRDefault="00F32FC2" w:rsidP="006B74E3">
      <w:pPr>
        <w:pStyle w:val="16"/>
        <w:rPr>
          <w:rFonts w:ascii="Times New Roman" w:hAnsi="Times New Roman" w:cs="Times New Roman"/>
          <w:sz w:val="24"/>
          <w:szCs w:val="24"/>
        </w:rPr>
      </w:pPr>
    </w:p>
    <w:p w14:paraId="35DE028C" w14:textId="77777777" w:rsidR="00F41D9E" w:rsidRPr="002150CE" w:rsidRDefault="00D31133" w:rsidP="002A2830">
      <w:pPr>
        <w:pStyle w:val="16"/>
        <w:spacing w:before="120"/>
        <w:rPr>
          <w:rFonts w:ascii="Times New Roman" w:hAnsi="Times New Roman" w:cs="Times New Roman"/>
          <w:sz w:val="24"/>
          <w:szCs w:val="24"/>
        </w:rPr>
      </w:pPr>
      <w:bookmarkStart w:id="3997" w:name="_Toc528240069"/>
      <w:r w:rsidRPr="002150CE">
        <w:rPr>
          <w:rFonts w:ascii="Times New Roman" w:hAnsi="Times New Roman" w:cs="Times New Roman"/>
          <w:sz w:val="24"/>
          <w:szCs w:val="24"/>
        </w:rPr>
        <w:t>Конструкция глубинных марок</w:t>
      </w:r>
      <w:bookmarkEnd w:id="3997"/>
    </w:p>
    <w:p w14:paraId="2114973E" w14:textId="77777777" w:rsidR="000969BF" w:rsidRPr="002150CE" w:rsidRDefault="000969BF" w:rsidP="00A31FF5">
      <w:pPr>
        <w:rPr>
          <w:rFonts w:ascii="Times New Roman" w:hAnsi="Times New Roman"/>
        </w:rPr>
      </w:pPr>
    </w:p>
    <w:p w14:paraId="6E44E5F8" w14:textId="28351A73" w:rsidR="00F44038" w:rsidRPr="002150CE" w:rsidRDefault="00F32FC2" w:rsidP="00F44038">
      <w:pPr>
        <w:jc w:val="center"/>
        <w:rPr>
          <w:rFonts w:ascii="Times New Roman" w:hAnsi="Times New Roman"/>
          <w:sz w:val="24"/>
          <w:szCs w:val="24"/>
        </w:rPr>
      </w:pPr>
      <w:r>
        <w:rPr>
          <w:noProof/>
          <w:lang w:val="en-US" w:eastAsia="en-US"/>
        </w:rPr>
        <w:drawing>
          <wp:inline distT="0" distB="0" distL="0" distR="0" wp14:anchorId="18448931" wp14:editId="184FE75B">
            <wp:extent cx="4746598" cy="4335694"/>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7327" cy="4382032"/>
                    </a:xfrm>
                    <a:prstGeom prst="rect">
                      <a:avLst/>
                    </a:prstGeom>
                    <a:noFill/>
                    <a:ln>
                      <a:noFill/>
                    </a:ln>
                  </pic:spPr>
                </pic:pic>
              </a:graphicData>
            </a:graphic>
          </wp:inline>
        </w:drawing>
      </w:r>
    </w:p>
    <w:p w14:paraId="64375394" w14:textId="77777777" w:rsidR="00F44038" w:rsidRPr="002150CE" w:rsidRDefault="00F44038" w:rsidP="00F44038">
      <w:pPr>
        <w:shd w:val="clear" w:color="auto" w:fill="FFFFFF"/>
        <w:spacing w:before="120" w:after="120"/>
        <w:jc w:val="center"/>
        <w:rPr>
          <w:rFonts w:ascii="Times New Roman" w:hAnsi="Times New Roman"/>
          <w:bCs/>
          <w:iCs/>
        </w:rPr>
      </w:pPr>
    </w:p>
    <w:p w14:paraId="398E319A" w14:textId="0ABC7589" w:rsidR="00F44038" w:rsidRPr="002150CE" w:rsidRDefault="00F32FC2" w:rsidP="00F44038">
      <w:pPr>
        <w:shd w:val="clear" w:color="auto" w:fill="FFFFFF"/>
        <w:jc w:val="center"/>
        <w:rPr>
          <w:rFonts w:ascii="Times New Roman" w:hAnsi="Times New Roman"/>
          <w:bCs/>
        </w:rPr>
      </w:pPr>
      <w:r>
        <w:rPr>
          <w:rFonts w:ascii="Times New Roman" w:hAnsi="Times New Roman"/>
          <w:bCs/>
          <w:i/>
          <w:iCs/>
        </w:rPr>
        <w:t>а</w:t>
      </w:r>
      <w:r w:rsidR="00F44038" w:rsidRPr="002150CE">
        <w:rPr>
          <w:rFonts w:ascii="Times New Roman" w:hAnsi="Times New Roman"/>
          <w:bCs/>
          <w:iCs/>
        </w:rPr>
        <w:t xml:space="preserve"> – </w:t>
      </w:r>
      <w:r w:rsidR="00F44038" w:rsidRPr="002150CE">
        <w:rPr>
          <w:rFonts w:ascii="Times New Roman" w:hAnsi="Times New Roman"/>
          <w:bCs/>
        </w:rPr>
        <w:t xml:space="preserve">схема расположения марок в кусте; </w:t>
      </w:r>
      <w:r>
        <w:rPr>
          <w:rFonts w:ascii="Times New Roman" w:hAnsi="Times New Roman"/>
          <w:bCs/>
          <w:i/>
          <w:iCs/>
        </w:rPr>
        <w:t>б</w:t>
      </w:r>
      <w:r w:rsidR="003A0691" w:rsidRPr="002150CE">
        <w:rPr>
          <w:rFonts w:ascii="Times New Roman" w:hAnsi="Times New Roman"/>
          <w:bCs/>
          <w:i/>
          <w:iCs/>
        </w:rPr>
        <w:t xml:space="preserve"> </w:t>
      </w:r>
      <w:r w:rsidR="00F44038" w:rsidRPr="002150CE">
        <w:rPr>
          <w:rFonts w:ascii="Times New Roman" w:hAnsi="Times New Roman"/>
          <w:bCs/>
        </w:rPr>
        <w:t xml:space="preserve">– заделка основания марки; </w:t>
      </w:r>
    </w:p>
    <w:p w14:paraId="1F11BCCF" w14:textId="35F56254" w:rsidR="00F44038" w:rsidRPr="002150CE" w:rsidRDefault="00F44038" w:rsidP="00F44038">
      <w:pPr>
        <w:shd w:val="clear" w:color="auto" w:fill="FFFFFF"/>
        <w:jc w:val="center"/>
        <w:rPr>
          <w:rFonts w:ascii="Times New Roman" w:hAnsi="Times New Roman"/>
          <w:bCs/>
        </w:rPr>
      </w:pPr>
      <w:r w:rsidRPr="002150CE">
        <w:rPr>
          <w:rFonts w:ascii="Times New Roman" w:hAnsi="Times New Roman"/>
          <w:bCs/>
          <w:i/>
          <w:iCs/>
        </w:rPr>
        <w:t>1</w:t>
      </w:r>
      <w:r w:rsidRPr="002150CE">
        <w:rPr>
          <w:rFonts w:ascii="Times New Roman" w:hAnsi="Times New Roman"/>
          <w:bCs/>
          <w:iCs/>
        </w:rPr>
        <w:t xml:space="preserve"> – </w:t>
      </w:r>
      <w:r w:rsidRPr="002150CE">
        <w:rPr>
          <w:rFonts w:ascii="Times New Roman" w:hAnsi="Times New Roman"/>
          <w:bCs/>
        </w:rPr>
        <w:t xml:space="preserve">защитный колодец; </w:t>
      </w:r>
      <w:r w:rsidRPr="002150CE">
        <w:rPr>
          <w:rFonts w:ascii="Times New Roman" w:hAnsi="Times New Roman"/>
          <w:bCs/>
          <w:i/>
        </w:rPr>
        <w:t>2</w:t>
      </w:r>
      <w:r w:rsidRPr="002150CE">
        <w:rPr>
          <w:rFonts w:ascii="Times New Roman" w:hAnsi="Times New Roman"/>
          <w:bCs/>
        </w:rPr>
        <w:t xml:space="preserve"> – хомут; </w:t>
      </w:r>
      <w:r w:rsidRPr="002150CE">
        <w:rPr>
          <w:rFonts w:ascii="Times New Roman" w:hAnsi="Times New Roman"/>
          <w:bCs/>
          <w:i/>
        </w:rPr>
        <w:t>3</w:t>
      </w:r>
      <w:r w:rsidRPr="002150CE">
        <w:rPr>
          <w:rFonts w:ascii="Times New Roman" w:hAnsi="Times New Roman"/>
          <w:bCs/>
        </w:rPr>
        <w:t xml:space="preserve"> – рабочая труба; </w:t>
      </w:r>
      <w:r w:rsidRPr="002150CE">
        <w:rPr>
          <w:rFonts w:ascii="Times New Roman" w:hAnsi="Times New Roman"/>
          <w:bCs/>
          <w:i/>
        </w:rPr>
        <w:t>4</w:t>
      </w:r>
      <w:r w:rsidRPr="002150CE">
        <w:rPr>
          <w:rFonts w:ascii="Times New Roman" w:hAnsi="Times New Roman"/>
          <w:bCs/>
        </w:rPr>
        <w:t xml:space="preserve"> – защитная труба;</w:t>
      </w:r>
      <w:ins w:id="3998" w:author="Н.И." w:date="2019-02-14T17:25:00Z">
        <w:r w:rsidR="00CB1DD0">
          <w:rPr>
            <w:rFonts w:ascii="Times New Roman" w:hAnsi="Times New Roman"/>
            <w:bCs/>
          </w:rPr>
          <w:t xml:space="preserve"> </w:t>
        </w:r>
      </w:ins>
      <w:commentRangeStart w:id="3999"/>
      <w:r w:rsidRPr="002150CE">
        <w:rPr>
          <w:rFonts w:ascii="Times New Roman" w:hAnsi="Times New Roman"/>
          <w:bCs/>
          <w:i/>
        </w:rPr>
        <w:t>5</w:t>
      </w:r>
      <w:commentRangeEnd w:id="3999"/>
      <w:r w:rsidR="00CB1DD0">
        <w:rPr>
          <w:rStyle w:val="aa"/>
        </w:rPr>
        <w:commentReference w:id="3999"/>
      </w:r>
      <w:r w:rsidRPr="002150CE">
        <w:rPr>
          <w:rFonts w:ascii="Times New Roman" w:hAnsi="Times New Roman"/>
          <w:bCs/>
        </w:rPr>
        <w:t xml:space="preserve"> – сальник;</w:t>
      </w:r>
      <w:r w:rsidRPr="002150CE">
        <w:rPr>
          <w:rFonts w:ascii="Times New Roman" w:hAnsi="Times New Roman"/>
          <w:bCs/>
          <w:i/>
        </w:rPr>
        <w:t xml:space="preserve"> 6</w:t>
      </w:r>
      <w:r w:rsidRPr="002150CE">
        <w:rPr>
          <w:rFonts w:ascii="Times New Roman" w:hAnsi="Times New Roman"/>
          <w:bCs/>
        </w:rPr>
        <w:t xml:space="preserve"> – зазор;</w:t>
      </w:r>
      <w:r w:rsidRPr="002150CE">
        <w:rPr>
          <w:rFonts w:ascii="Times New Roman" w:hAnsi="Times New Roman"/>
          <w:bCs/>
          <w:i/>
        </w:rPr>
        <w:t xml:space="preserve"> 7</w:t>
      </w:r>
      <w:r w:rsidRPr="002150CE">
        <w:rPr>
          <w:rFonts w:ascii="Times New Roman" w:hAnsi="Times New Roman"/>
          <w:bCs/>
        </w:rPr>
        <w:t xml:space="preserve"> – опорный диск с арматурой;</w:t>
      </w:r>
      <w:r w:rsidRPr="002150CE">
        <w:rPr>
          <w:rFonts w:ascii="Times New Roman" w:hAnsi="Times New Roman"/>
          <w:bCs/>
          <w:i/>
        </w:rPr>
        <w:t xml:space="preserve"> 8</w:t>
      </w:r>
      <w:r w:rsidRPr="002150CE">
        <w:rPr>
          <w:rFonts w:ascii="Times New Roman" w:hAnsi="Times New Roman"/>
          <w:bCs/>
        </w:rPr>
        <w:t xml:space="preserve"> – бетон</w:t>
      </w:r>
    </w:p>
    <w:p w14:paraId="06851F34" w14:textId="77777777" w:rsidR="00F44038" w:rsidRPr="002150CE" w:rsidRDefault="00F44038" w:rsidP="00F44038">
      <w:pPr>
        <w:shd w:val="clear" w:color="auto" w:fill="FFFFFF"/>
        <w:jc w:val="center"/>
        <w:rPr>
          <w:rFonts w:ascii="Times New Roman" w:hAnsi="Times New Roman"/>
          <w:bCs/>
        </w:rPr>
      </w:pPr>
    </w:p>
    <w:p w14:paraId="3C0AC4BD" w14:textId="77777777" w:rsidR="00F44038" w:rsidRPr="002150CE" w:rsidRDefault="00F44038" w:rsidP="00F44038">
      <w:pPr>
        <w:shd w:val="clear" w:color="auto" w:fill="FFFFFF"/>
        <w:spacing w:before="120" w:after="120" w:line="360" w:lineRule="auto"/>
        <w:ind w:firstLine="708"/>
        <w:jc w:val="center"/>
        <w:rPr>
          <w:rFonts w:ascii="Times New Roman" w:hAnsi="Times New Roman"/>
          <w:b/>
          <w:sz w:val="24"/>
          <w:szCs w:val="24"/>
        </w:rPr>
      </w:pPr>
      <w:r w:rsidRPr="002150CE">
        <w:rPr>
          <w:rFonts w:ascii="Times New Roman" w:hAnsi="Times New Roman"/>
          <w:b/>
          <w:i/>
          <w:sz w:val="24"/>
          <w:szCs w:val="24"/>
        </w:rPr>
        <w:t>Рисунок А.1</w:t>
      </w:r>
      <w:r w:rsidRPr="002150CE">
        <w:rPr>
          <w:rFonts w:ascii="Times New Roman" w:hAnsi="Times New Roman"/>
          <w:sz w:val="24"/>
          <w:szCs w:val="24"/>
        </w:rPr>
        <w:t xml:space="preserve"> </w:t>
      </w:r>
      <w:r w:rsidRPr="002150CE">
        <w:rPr>
          <w:rFonts w:ascii="Times New Roman" w:hAnsi="Times New Roman"/>
          <w:b/>
          <w:sz w:val="24"/>
          <w:szCs w:val="24"/>
        </w:rPr>
        <w:t>– Глубинная трубчатая марка</w:t>
      </w:r>
    </w:p>
    <w:p w14:paraId="3E3FCD9F" w14:textId="77777777" w:rsidR="00DE7354" w:rsidRPr="002150CE" w:rsidRDefault="00DE7354">
      <w:pPr>
        <w:rPr>
          <w:rFonts w:ascii="Times New Roman" w:hAnsi="Times New Roman"/>
          <w:sz w:val="24"/>
          <w:szCs w:val="24"/>
          <w:lang w:eastAsia="en-US"/>
        </w:rPr>
      </w:pPr>
      <w:r w:rsidRPr="002150CE">
        <w:rPr>
          <w:rFonts w:ascii="Times New Roman" w:hAnsi="Times New Roman"/>
          <w:sz w:val="24"/>
          <w:szCs w:val="24"/>
          <w:lang w:eastAsia="en-US"/>
        </w:rPr>
        <w:br w:type="page"/>
      </w:r>
    </w:p>
    <w:p w14:paraId="30C017B1" w14:textId="77777777" w:rsidR="00F41D9E" w:rsidRDefault="00DE7354" w:rsidP="00BC0C46">
      <w:pPr>
        <w:pStyle w:val="16"/>
        <w:spacing w:before="120"/>
        <w:rPr>
          <w:rFonts w:ascii="Times New Roman" w:hAnsi="Times New Roman" w:cs="Times New Roman"/>
          <w:sz w:val="24"/>
          <w:szCs w:val="24"/>
        </w:rPr>
      </w:pPr>
      <w:bookmarkStart w:id="4000" w:name="_Toc528240070"/>
      <w:r w:rsidRPr="002150CE">
        <w:rPr>
          <w:rFonts w:ascii="Times New Roman" w:hAnsi="Times New Roman" w:cs="Times New Roman"/>
          <w:sz w:val="24"/>
          <w:szCs w:val="24"/>
        </w:rPr>
        <w:lastRenderedPageBreak/>
        <w:t>П</w:t>
      </w:r>
      <w:r w:rsidR="00F41D9E" w:rsidRPr="002150CE">
        <w:rPr>
          <w:rFonts w:ascii="Times New Roman" w:hAnsi="Times New Roman" w:cs="Times New Roman"/>
          <w:sz w:val="24"/>
          <w:szCs w:val="24"/>
        </w:rPr>
        <w:t>риложение Б</w:t>
      </w:r>
      <w:bookmarkEnd w:id="4000"/>
    </w:p>
    <w:p w14:paraId="418B3FD1" w14:textId="77777777" w:rsidR="00F32FC2" w:rsidRPr="002150CE" w:rsidRDefault="00F32FC2" w:rsidP="00BC0C46">
      <w:pPr>
        <w:pStyle w:val="16"/>
        <w:spacing w:before="120"/>
        <w:rPr>
          <w:rFonts w:ascii="Times New Roman" w:hAnsi="Times New Roman" w:cs="Times New Roman"/>
          <w:sz w:val="24"/>
          <w:szCs w:val="24"/>
        </w:rPr>
      </w:pPr>
    </w:p>
    <w:p w14:paraId="5459AD5A" w14:textId="3CA87C0A" w:rsidR="00F41D9E" w:rsidRPr="002150CE" w:rsidRDefault="0082282C" w:rsidP="00BC0C46">
      <w:pPr>
        <w:pStyle w:val="16"/>
        <w:spacing w:before="120"/>
        <w:rPr>
          <w:rFonts w:ascii="Times New Roman" w:hAnsi="Times New Roman" w:cs="Times New Roman"/>
          <w:sz w:val="24"/>
          <w:szCs w:val="24"/>
        </w:rPr>
      </w:pPr>
      <w:bookmarkStart w:id="4001" w:name="_Toc528240071"/>
      <w:r w:rsidRPr="002150CE">
        <w:rPr>
          <w:rFonts w:ascii="Times New Roman" w:hAnsi="Times New Roman" w:cs="Times New Roman"/>
          <w:sz w:val="24"/>
          <w:szCs w:val="24"/>
        </w:rPr>
        <w:t>Конструкция п</w:t>
      </w:r>
      <w:r w:rsidR="00F41D9E" w:rsidRPr="002150CE">
        <w:rPr>
          <w:rFonts w:ascii="Times New Roman" w:hAnsi="Times New Roman" w:cs="Times New Roman"/>
          <w:sz w:val="24"/>
          <w:szCs w:val="24"/>
        </w:rPr>
        <w:t>оверхностн</w:t>
      </w:r>
      <w:r w:rsidRPr="002150CE">
        <w:rPr>
          <w:rFonts w:ascii="Times New Roman" w:hAnsi="Times New Roman" w:cs="Times New Roman"/>
          <w:sz w:val="24"/>
          <w:szCs w:val="24"/>
        </w:rPr>
        <w:t>ых</w:t>
      </w:r>
      <w:r w:rsidR="00F41D9E" w:rsidRPr="002150CE">
        <w:rPr>
          <w:rFonts w:ascii="Times New Roman" w:hAnsi="Times New Roman" w:cs="Times New Roman"/>
          <w:sz w:val="24"/>
          <w:szCs w:val="24"/>
        </w:rPr>
        <w:t xml:space="preserve"> </w:t>
      </w:r>
      <w:commentRangeStart w:id="4002"/>
      <w:r w:rsidR="00F41D9E" w:rsidRPr="002150CE">
        <w:rPr>
          <w:rFonts w:ascii="Times New Roman" w:hAnsi="Times New Roman" w:cs="Times New Roman"/>
          <w:sz w:val="24"/>
          <w:szCs w:val="24"/>
        </w:rPr>
        <w:t>мар</w:t>
      </w:r>
      <w:r w:rsidRPr="002150CE">
        <w:rPr>
          <w:rFonts w:ascii="Times New Roman" w:hAnsi="Times New Roman" w:cs="Times New Roman"/>
          <w:sz w:val="24"/>
          <w:szCs w:val="24"/>
        </w:rPr>
        <w:t>о</w:t>
      </w:r>
      <w:r w:rsidR="00F41D9E" w:rsidRPr="002150CE">
        <w:rPr>
          <w:rFonts w:ascii="Times New Roman" w:hAnsi="Times New Roman" w:cs="Times New Roman"/>
          <w:sz w:val="24"/>
          <w:szCs w:val="24"/>
        </w:rPr>
        <w:t>к</w:t>
      </w:r>
      <w:bookmarkEnd w:id="4001"/>
      <w:commentRangeEnd w:id="4002"/>
      <w:r w:rsidR="005010B6">
        <w:rPr>
          <w:rStyle w:val="aa"/>
          <w:rFonts w:ascii="Times New Roman CYR" w:eastAsia="Times New Roman" w:hAnsi="Times New Roman CYR" w:cs="Times New Roman"/>
          <w:b w:val="0"/>
          <w:bCs w:val="0"/>
          <w:szCs w:val="20"/>
          <w:lang w:eastAsia="ru-RU"/>
        </w:rPr>
        <w:commentReference w:id="4002"/>
      </w:r>
    </w:p>
    <w:p w14:paraId="520A4374" w14:textId="5B5E4492" w:rsidR="00F44038" w:rsidRPr="002150CE" w:rsidRDefault="00815553" w:rsidP="00F44038">
      <w:pPr>
        <w:jc w:val="center"/>
        <w:rPr>
          <w:rFonts w:ascii="Times New Roman" w:eastAsia="Calibri" w:hAnsi="Times New Roman"/>
          <w:sz w:val="24"/>
          <w:szCs w:val="24"/>
        </w:rPr>
      </w:pPr>
      <w:commentRangeStart w:id="4003"/>
      <w:ins w:id="4004" w:author="Н.И." w:date="2019-02-14T17:10:00Z">
        <w:r>
          <w:rPr>
            <w:rFonts w:ascii="Times New Roman" w:eastAsia="Calibri" w:hAnsi="Times New Roman"/>
            <w:noProof/>
            <w:sz w:val="24"/>
            <w:szCs w:val="24"/>
            <w:lang w:val="en-US" w:eastAsia="en-US"/>
          </w:rPr>
          <w:drawing>
            <wp:inline distT="0" distB="0" distL="0" distR="0" wp14:anchorId="6C9DF30B" wp14:editId="6B2A3095">
              <wp:extent cx="4393712" cy="7042638"/>
              <wp:effectExtent l="0" t="0" r="698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7491" cy="7048695"/>
                      </a:xfrm>
                      <a:prstGeom prst="rect">
                        <a:avLst/>
                      </a:prstGeom>
                      <a:noFill/>
                      <a:ln>
                        <a:noFill/>
                      </a:ln>
                    </pic:spPr>
                  </pic:pic>
                </a:graphicData>
              </a:graphic>
            </wp:inline>
          </w:drawing>
        </w:r>
      </w:ins>
      <w:commentRangeEnd w:id="4003"/>
      <w:ins w:id="4005" w:author="Н.И." w:date="2019-02-15T09:53:00Z">
        <w:r w:rsidR="007A1870">
          <w:rPr>
            <w:rStyle w:val="aa"/>
          </w:rPr>
          <w:commentReference w:id="4003"/>
        </w:r>
      </w:ins>
    </w:p>
    <w:p w14:paraId="6ECA9DC4" w14:textId="05FE397D" w:rsidR="00F44038" w:rsidRPr="002150CE" w:rsidRDefault="00F44038" w:rsidP="00F44038">
      <w:pPr>
        <w:shd w:val="clear" w:color="auto" w:fill="FFFFFF"/>
        <w:spacing w:before="120" w:after="120"/>
        <w:jc w:val="center"/>
        <w:rPr>
          <w:rFonts w:ascii="Times New Roman" w:hAnsi="Times New Roman"/>
          <w:bCs/>
          <w:iCs/>
        </w:rPr>
      </w:pPr>
      <w:r w:rsidRPr="002150CE">
        <w:rPr>
          <w:rFonts w:ascii="Times New Roman" w:hAnsi="Times New Roman"/>
          <w:bCs/>
          <w:i/>
        </w:rPr>
        <w:t>1</w:t>
      </w:r>
      <w:r w:rsidRPr="002150CE">
        <w:rPr>
          <w:rFonts w:ascii="Times New Roman" w:hAnsi="Times New Roman"/>
          <w:bCs/>
        </w:rPr>
        <w:t xml:space="preserve"> – марка из неокисляющегося металла; </w:t>
      </w:r>
      <w:r w:rsidRPr="002150CE">
        <w:rPr>
          <w:rFonts w:ascii="Times New Roman" w:hAnsi="Times New Roman"/>
          <w:bCs/>
          <w:i/>
        </w:rPr>
        <w:t>2</w:t>
      </w:r>
      <w:r w:rsidRPr="002150CE">
        <w:rPr>
          <w:rFonts w:ascii="Times New Roman" w:hAnsi="Times New Roman"/>
          <w:bCs/>
        </w:rPr>
        <w:t xml:space="preserve"> – труба марки; </w:t>
      </w:r>
      <w:r w:rsidRPr="002150CE">
        <w:rPr>
          <w:rFonts w:ascii="Times New Roman" w:hAnsi="Times New Roman"/>
          <w:bCs/>
          <w:i/>
          <w:iCs/>
        </w:rPr>
        <w:t>3</w:t>
      </w:r>
      <w:r w:rsidRPr="002150CE">
        <w:rPr>
          <w:rFonts w:ascii="Times New Roman" w:hAnsi="Times New Roman"/>
          <w:bCs/>
          <w:iCs/>
        </w:rPr>
        <w:t xml:space="preserve"> </w:t>
      </w:r>
      <w:r w:rsidRPr="002150CE">
        <w:rPr>
          <w:rFonts w:ascii="Times New Roman" w:hAnsi="Times New Roman"/>
          <w:bCs/>
        </w:rPr>
        <w:t>– колодец трубчатого типа;</w:t>
      </w:r>
      <w:r w:rsidRPr="002150CE">
        <w:rPr>
          <w:rFonts w:ascii="Times New Roman" w:hAnsi="Times New Roman"/>
          <w:bCs/>
          <w:iCs/>
        </w:rPr>
        <w:t xml:space="preserve"> </w:t>
      </w:r>
      <w:r w:rsidRPr="002150CE">
        <w:rPr>
          <w:rFonts w:ascii="Times New Roman" w:hAnsi="Times New Roman"/>
          <w:bCs/>
          <w:i/>
          <w:iCs/>
        </w:rPr>
        <w:t>4</w:t>
      </w:r>
      <w:r w:rsidRPr="002150CE">
        <w:rPr>
          <w:rFonts w:ascii="Times New Roman" w:hAnsi="Times New Roman"/>
          <w:bCs/>
          <w:iCs/>
        </w:rPr>
        <w:t xml:space="preserve"> – </w:t>
      </w:r>
      <w:r w:rsidRPr="002150CE">
        <w:rPr>
          <w:rFonts w:ascii="Times New Roman" w:hAnsi="Times New Roman"/>
          <w:bCs/>
        </w:rPr>
        <w:t xml:space="preserve">граница шурфа; </w:t>
      </w:r>
      <w:r w:rsidRPr="002150CE">
        <w:rPr>
          <w:rFonts w:ascii="Times New Roman" w:hAnsi="Times New Roman"/>
          <w:bCs/>
          <w:i/>
        </w:rPr>
        <w:t>5</w:t>
      </w:r>
      <w:r w:rsidRPr="002150CE">
        <w:rPr>
          <w:rFonts w:ascii="Times New Roman" w:hAnsi="Times New Roman"/>
          <w:bCs/>
        </w:rPr>
        <w:t xml:space="preserve"> – глубина промерзания грунта; </w:t>
      </w:r>
      <w:r w:rsidRPr="002150CE">
        <w:rPr>
          <w:rFonts w:ascii="Times New Roman" w:hAnsi="Times New Roman"/>
          <w:bCs/>
          <w:i/>
        </w:rPr>
        <w:t>6</w:t>
      </w:r>
      <w:r w:rsidRPr="002150CE">
        <w:rPr>
          <w:rFonts w:ascii="Times New Roman" w:hAnsi="Times New Roman"/>
          <w:bCs/>
        </w:rPr>
        <w:t xml:space="preserve"> – слой бетона; </w:t>
      </w:r>
      <w:r w:rsidRPr="002150CE">
        <w:rPr>
          <w:rFonts w:ascii="Times New Roman" w:hAnsi="Times New Roman"/>
          <w:bCs/>
          <w:i/>
        </w:rPr>
        <w:t>7</w:t>
      </w:r>
      <w:r w:rsidRPr="002150CE">
        <w:rPr>
          <w:rFonts w:ascii="Times New Roman" w:hAnsi="Times New Roman"/>
          <w:bCs/>
        </w:rPr>
        <w:t xml:space="preserve"> </w:t>
      </w:r>
      <w:r w:rsidRPr="002150CE">
        <w:rPr>
          <w:rFonts w:ascii="Times New Roman" w:hAnsi="Times New Roman"/>
          <w:bCs/>
          <w:iCs/>
        </w:rPr>
        <w:t xml:space="preserve">– </w:t>
      </w:r>
      <w:r w:rsidRPr="002150CE">
        <w:rPr>
          <w:rFonts w:ascii="Times New Roman" w:hAnsi="Times New Roman"/>
          <w:bCs/>
        </w:rPr>
        <w:t xml:space="preserve">анкерная плита; </w:t>
      </w:r>
      <w:r w:rsidRPr="002150CE">
        <w:rPr>
          <w:rFonts w:ascii="Times New Roman" w:hAnsi="Times New Roman"/>
          <w:bCs/>
          <w:i/>
        </w:rPr>
        <w:t>8</w:t>
      </w:r>
      <w:r w:rsidRPr="002150CE">
        <w:rPr>
          <w:rFonts w:ascii="Times New Roman" w:hAnsi="Times New Roman"/>
          <w:bCs/>
        </w:rPr>
        <w:t xml:space="preserve"> – патрубок; </w:t>
      </w:r>
      <w:r w:rsidRPr="002150CE">
        <w:rPr>
          <w:rFonts w:ascii="Times New Roman" w:hAnsi="Times New Roman"/>
          <w:bCs/>
          <w:i/>
        </w:rPr>
        <w:t>9</w:t>
      </w:r>
      <w:r w:rsidRPr="002150CE">
        <w:rPr>
          <w:rFonts w:ascii="Times New Roman" w:hAnsi="Times New Roman"/>
          <w:bCs/>
        </w:rPr>
        <w:t xml:space="preserve"> – основание колодца; </w:t>
      </w:r>
      <w:r w:rsidRPr="002150CE">
        <w:rPr>
          <w:rFonts w:ascii="Times New Roman" w:hAnsi="Times New Roman"/>
          <w:bCs/>
          <w:i/>
        </w:rPr>
        <w:t>10</w:t>
      </w:r>
      <w:r w:rsidRPr="002150CE">
        <w:rPr>
          <w:rFonts w:ascii="Times New Roman" w:hAnsi="Times New Roman"/>
          <w:bCs/>
        </w:rPr>
        <w:t xml:space="preserve"> </w:t>
      </w:r>
      <w:r w:rsidRPr="002150CE">
        <w:rPr>
          <w:rFonts w:ascii="Times New Roman" w:hAnsi="Times New Roman"/>
          <w:bCs/>
          <w:iCs/>
        </w:rPr>
        <w:t xml:space="preserve">– </w:t>
      </w:r>
      <w:r w:rsidRPr="002150CE">
        <w:rPr>
          <w:rFonts w:ascii="Times New Roman" w:hAnsi="Times New Roman"/>
          <w:bCs/>
        </w:rPr>
        <w:t>теплоизоляция;</w:t>
      </w:r>
      <w:ins w:id="4006" w:author="Н.И." w:date="2019-02-14T17:26:00Z">
        <w:r w:rsidR="00CB1DD0">
          <w:rPr>
            <w:rFonts w:ascii="Times New Roman" w:hAnsi="Times New Roman"/>
            <w:bCs/>
          </w:rPr>
          <w:t xml:space="preserve"> </w:t>
        </w:r>
      </w:ins>
      <w:commentRangeStart w:id="4007"/>
      <w:r w:rsidRPr="002150CE">
        <w:rPr>
          <w:rFonts w:ascii="Times New Roman" w:hAnsi="Times New Roman"/>
          <w:bCs/>
          <w:i/>
        </w:rPr>
        <w:t>11</w:t>
      </w:r>
      <w:commentRangeEnd w:id="4007"/>
      <w:r w:rsidR="00CB1DD0">
        <w:rPr>
          <w:rStyle w:val="aa"/>
        </w:rPr>
        <w:commentReference w:id="4007"/>
      </w:r>
      <w:r w:rsidRPr="002150CE">
        <w:rPr>
          <w:rFonts w:ascii="Times New Roman" w:hAnsi="Times New Roman"/>
          <w:bCs/>
        </w:rPr>
        <w:t xml:space="preserve"> </w:t>
      </w:r>
      <w:r w:rsidRPr="002150CE">
        <w:rPr>
          <w:rFonts w:ascii="Times New Roman" w:hAnsi="Times New Roman"/>
          <w:bCs/>
          <w:iCs/>
        </w:rPr>
        <w:t xml:space="preserve">– </w:t>
      </w:r>
      <w:r w:rsidRPr="002150CE">
        <w:rPr>
          <w:rFonts w:ascii="Times New Roman" w:hAnsi="Times New Roman"/>
          <w:bCs/>
        </w:rPr>
        <w:t xml:space="preserve">суглинистый грунт; </w:t>
      </w:r>
      <w:r w:rsidRPr="002150CE">
        <w:rPr>
          <w:rFonts w:ascii="Times New Roman" w:hAnsi="Times New Roman"/>
          <w:bCs/>
          <w:i/>
        </w:rPr>
        <w:t>12</w:t>
      </w:r>
      <w:r w:rsidRPr="002150CE">
        <w:rPr>
          <w:rFonts w:ascii="Times New Roman" w:hAnsi="Times New Roman"/>
          <w:bCs/>
        </w:rPr>
        <w:t xml:space="preserve"> </w:t>
      </w:r>
      <w:r w:rsidRPr="002150CE">
        <w:rPr>
          <w:rFonts w:ascii="Times New Roman" w:hAnsi="Times New Roman"/>
          <w:bCs/>
          <w:iCs/>
        </w:rPr>
        <w:t xml:space="preserve">– </w:t>
      </w:r>
      <w:r w:rsidRPr="002150CE">
        <w:rPr>
          <w:rFonts w:ascii="Times New Roman" w:hAnsi="Times New Roman"/>
          <w:bCs/>
        </w:rPr>
        <w:t xml:space="preserve">защитный слой песка; </w:t>
      </w:r>
      <w:r w:rsidRPr="002150CE">
        <w:rPr>
          <w:rFonts w:ascii="Times New Roman" w:hAnsi="Times New Roman"/>
          <w:bCs/>
          <w:i/>
        </w:rPr>
        <w:t>13</w:t>
      </w:r>
      <w:r w:rsidRPr="002150CE">
        <w:rPr>
          <w:rFonts w:ascii="Times New Roman" w:hAnsi="Times New Roman"/>
          <w:bCs/>
        </w:rPr>
        <w:t xml:space="preserve"> </w:t>
      </w:r>
      <w:r w:rsidRPr="002150CE">
        <w:rPr>
          <w:rFonts w:ascii="Times New Roman" w:hAnsi="Times New Roman"/>
          <w:bCs/>
          <w:iCs/>
        </w:rPr>
        <w:t xml:space="preserve">– </w:t>
      </w:r>
      <w:r w:rsidRPr="002150CE">
        <w:rPr>
          <w:rFonts w:ascii="Times New Roman" w:hAnsi="Times New Roman"/>
          <w:bCs/>
        </w:rPr>
        <w:t xml:space="preserve">переходный слой; </w:t>
      </w:r>
      <w:r w:rsidRPr="002150CE">
        <w:rPr>
          <w:rFonts w:ascii="Times New Roman" w:hAnsi="Times New Roman"/>
          <w:bCs/>
          <w:i/>
        </w:rPr>
        <w:t>14</w:t>
      </w:r>
      <w:r w:rsidRPr="002150CE">
        <w:rPr>
          <w:rFonts w:ascii="Times New Roman" w:hAnsi="Times New Roman"/>
          <w:bCs/>
        </w:rPr>
        <w:t xml:space="preserve"> – защитная крышка</w:t>
      </w:r>
    </w:p>
    <w:p w14:paraId="6E13663B" w14:textId="77777777" w:rsidR="00F44038" w:rsidRPr="002150CE" w:rsidRDefault="00F44038" w:rsidP="00F44038">
      <w:pPr>
        <w:shd w:val="clear" w:color="auto" w:fill="FFFFFF"/>
        <w:spacing w:before="120" w:after="120" w:line="360" w:lineRule="auto"/>
        <w:jc w:val="center"/>
        <w:rPr>
          <w:rFonts w:ascii="Times New Roman" w:hAnsi="Times New Roman"/>
          <w:b/>
          <w:sz w:val="24"/>
          <w:szCs w:val="24"/>
        </w:rPr>
      </w:pPr>
      <w:r w:rsidRPr="002150CE">
        <w:rPr>
          <w:rFonts w:ascii="Times New Roman" w:hAnsi="Times New Roman"/>
          <w:b/>
          <w:i/>
          <w:sz w:val="24"/>
          <w:szCs w:val="24"/>
        </w:rPr>
        <w:t>Рисунок Б.1</w:t>
      </w:r>
      <w:r w:rsidRPr="002150CE">
        <w:rPr>
          <w:rFonts w:ascii="Times New Roman" w:hAnsi="Times New Roman"/>
          <w:sz w:val="24"/>
          <w:szCs w:val="24"/>
        </w:rPr>
        <w:t xml:space="preserve"> </w:t>
      </w:r>
      <w:r w:rsidRPr="002150CE">
        <w:rPr>
          <w:rFonts w:ascii="Times New Roman" w:hAnsi="Times New Roman"/>
          <w:b/>
          <w:sz w:val="24"/>
          <w:szCs w:val="24"/>
        </w:rPr>
        <w:t>– Поверхностная марка</w:t>
      </w:r>
    </w:p>
    <w:p w14:paraId="7AC4A9A0" w14:textId="10B6B9CB" w:rsidR="00A31FF5" w:rsidRPr="002150CE" w:rsidRDefault="00A31FF5">
      <w:pPr>
        <w:rPr>
          <w:rFonts w:ascii="Times New Roman" w:hAnsi="Times New Roman"/>
          <w:sz w:val="24"/>
          <w:szCs w:val="24"/>
        </w:rPr>
      </w:pPr>
      <w:r w:rsidRPr="002150CE">
        <w:rPr>
          <w:rFonts w:ascii="Times New Roman" w:hAnsi="Times New Roman"/>
          <w:sz w:val="24"/>
          <w:szCs w:val="24"/>
        </w:rPr>
        <w:br w:type="page"/>
      </w:r>
    </w:p>
    <w:p w14:paraId="785376C6" w14:textId="77777777" w:rsidR="00F41D9E" w:rsidRPr="002150CE" w:rsidRDefault="00F41D9E" w:rsidP="006C3934">
      <w:pPr>
        <w:pStyle w:val="16"/>
        <w:spacing w:beforeLines="120" w:before="288"/>
        <w:rPr>
          <w:rFonts w:ascii="Times New Roman" w:hAnsi="Times New Roman" w:cs="Times New Roman"/>
          <w:sz w:val="24"/>
          <w:szCs w:val="24"/>
        </w:rPr>
      </w:pPr>
      <w:bookmarkStart w:id="4008" w:name="_Toc528240072"/>
      <w:r w:rsidRPr="002150CE">
        <w:rPr>
          <w:rFonts w:ascii="Times New Roman" w:hAnsi="Times New Roman" w:cs="Times New Roman"/>
          <w:sz w:val="24"/>
          <w:szCs w:val="24"/>
        </w:rPr>
        <w:lastRenderedPageBreak/>
        <w:t>Приложение В</w:t>
      </w:r>
      <w:bookmarkEnd w:id="4008"/>
    </w:p>
    <w:p w14:paraId="35009153" w14:textId="77777777" w:rsidR="00F41D9E" w:rsidRPr="002150CE" w:rsidRDefault="0082282C" w:rsidP="006C3934">
      <w:pPr>
        <w:pStyle w:val="16"/>
        <w:spacing w:beforeLines="120" w:before="288"/>
        <w:rPr>
          <w:rFonts w:ascii="Times New Roman" w:hAnsi="Times New Roman" w:cs="Times New Roman"/>
          <w:sz w:val="24"/>
          <w:szCs w:val="24"/>
        </w:rPr>
      </w:pPr>
      <w:bookmarkStart w:id="4009" w:name="_Toc528240073"/>
      <w:r w:rsidRPr="002150CE">
        <w:rPr>
          <w:rFonts w:ascii="Times New Roman" w:hAnsi="Times New Roman" w:cs="Times New Roman"/>
          <w:sz w:val="24"/>
          <w:szCs w:val="24"/>
        </w:rPr>
        <w:t>Конструкция к</w:t>
      </w:r>
      <w:r w:rsidR="00F41D9E" w:rsidRPr="002150CE">
        <w:rPr>
          <w:rFonts w:ascii="Times New Roman" w:hAnsi="Times New Roman" w:cs="Times New Roman"/>
          <w:sz w:val="24"/>
          <w:szCs w:val="24"/>
        </w:rPr>
        <w:t>онтрольн</w:t>
      </w:r>
      <w:r w:rsidRPr="002150CE">
        <w:rPr>
          <w:rFonts w:ascii="Times New Roman" w:hAnsi="Times New Roman" w:cs="Times New Roman"/>
          <w:sz w:val="24"/>
          <w:szCs w:val="24"/>
        </w:rPr>
        <w:t>ых</w:t>
      </w:r>
      <w:r w:rsidR="00F41D9E" w:rsidRPr="002150CE">
        <w:rPr>
          <w:rFonts w:ascii="Times New Roman" w:hAnsi="Times New Roman" w:cs="Times New Roman"/>
          <w:sz w:val="24"/>
          <w:szCs w:val="24"/>
        </w:rPr>
        <w:t xml:space="preserve"> мар</w:t>
      </w:r>
      <w:r w:rsidRPr="002150CE">
        <w:rPr>
          <w:rFonts w:ascii="Times New Roman" w:hAnsi="Times New Roman" w:cs="Times New Roman"/>
          <w:sz w:val="24"/>
          <w:szCs w:val="24"/>
        </w:rPr>
        <w:t>о</w:t>
      </w:r>
      <w:r w:rsidR="00F41D9E" w:rsidRPr="002150CE">
        <w:rPr>
          <w:rFonts w:ascii="Times New Roman" w:hAnsi="Times New Roman" w:cs="Times New Roman"/>
          <w:sz w:val="24"/>
          <w:szCs w:val="24"/>
        </w:rPr>
        <w:t>к</w:t>
      </w:r>
      <w:bookmarkEnd w:id="4009"/>
    </w:p>
    <w:p w14:paraId="71D3FFAE" w14:textId="77777777" w:rsidR="000969BF" w:rsidRPr="002150CE" w:rsidRDefault="000969BF" w:rsidP="00A31FF5">
      <w:pPr>
        <w:rPr>
          <w:rFonts w:ascii="Times New Roman" w:hAnsi="Times New Roman"/>
        </w:rPr>
      </w:pPr>
    </w:p>
    <w:p w14:paraId="20ACCC33" w14:textId="39682FB4" w:rsidR="00F44038" w:rsidRPr="002150CE" w:rsidRDefault="00F32FC2" w:rsidP="00F44038">
      <w:pPr>
        <w:spacing w:line="360" w:lineRule="auto"/>
        <w:jc w:val="center"/>
        <w:rPr>
          <w:rFonts w:ascii="Times New Roman" w:eastAsia="Calibri" w:hAnsi="Times New Roman"/>
          <w:sz w:val="24"/>
          <w:szCs w:val="24"/>
        </w:rPr>
      </w:pPr>
      <w:r>
        <w:rPr>
          <w:noProof/>
          <w:lang w:val="en-US" w:eastAsia="en-US"/>
        </w:rPr>
        <w:drawing>
          <wp:inline distT="0" distB="0" distL="0" distR="0" wp14:anchorId="4BEA8460" wp14:editId="7EE52FD0">
            <wp:extent cx="4916163" cy="603999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0356" cy="6069716"/>
                    </a:xfrm>
                    <a:prstGeom prst="rect">
                      <a:avLst/>
                    </a:prstGeom>
                    <a:noFill/>
                    <a:ln>
                      <a:noFill/>
                    </a:ln>
                  </pic:spPr>
                </pic:pic>
              </a:graphicData>
            </a:graphic>
          </wp:inline>
        </w:drawing>
      </w:r>
    </w:p>
    <w:p w14:paraId="202274E8" w14:textId="77777777" w:rsidR="00F44038" w:rsidRPr="002150CE" w:rsidRDefault="00F44038" w:rsidP="00F44038">
      <w:pPr>
        <w:shd w:val="clear" w:color="auto" w:fill="FFFFFF"/>
        <w:spacing w:line="360" w:lineRule="auto"/>
        <w:jc w:val="center"/>
        <w:rPr>
          <w:rFonts w:ascii="Times New Roman" w:hAnsi="Times New Roman"/>
          <w:bCs/>
        </w:rPr>
      </w:pPr>
    </w:p>
    <w:p w14:paraId="64EB9A7B" w14:textId="741FED6F" w:rsidR="00F44038" w:rsidRPr="002150CE" w:rsidRDefault="00F32FC2" w:rsidP="00F44038">
      <w:pPr>
        <w:shd w:val="clear" w:color="auto" w:fill="FFFFFF"/>
        <w:spacing w:line="240" w:lineRule="atLeast"/>
        <w:contextualSpacing/>
        <w:jc w:val="center"/>
        <w:rPr>
          <w:rFonts w:ascii="Times New Roman" w:eastAsia="Calibri" w:hAnsi="Times New Roman"/>
        </w:rPr>
      </w:pPr>
      <w:r>
        <w:rPr>
          <w:rFonts w:ascii="Times New Roman" w:hAnsi="Times New Roman"/>
          <w:bCs/>
          <w:i/>
        </w:rPr>
        <w:t>а</w:t>
      </w:r>
      <w:r w:rsidR="001A724C" w:rsidRPr="002150CE">
        <w:rPr>
          <w:rFonts w:ascii="Times New Roman" w:hAnsi="Times New Roman"/>
          <w:bCs/>
          <w:i/>
        </w:rPr>
        <w:t xml:space="preserve">, </w:t>
      </w:r>
      <w:r>
        <w:rPr>
          <w:rFonts w:ascii="Times New Roman" w:hAnsi="Times New Roman"/>
          <w:bCs/>
          <w:i/>
        </w:rPr>
        <w:t>б</w:t>
      </w:r>
      <w:r w:rsidR="00F44038" w:rsidRPr="002150CE">
        <w:rPr>
          <w:rFonts w:ascii="Times New Roman" w:hAnsi="Times New Roman"/>
          <w:bCs/>
        </w:rPr>
        <w:t xml:space="preserve"> – отрезки труб или арматуры, заведенные на дно шурфа в слой бетона или установленные в бетон; </w:t>
      </w:r>
      <w:r>
        <w:rPr>
          <w:rFonts w:ascii="Times New Roman" w:hAnsi="Times New Roman"/>
          <w:bCs/>
          <w:i/>
        </w:rPr>
        <w:t>в</w:t>
      </w:r>
      <w:r w:rsidR="00F44038" w:rsidRPr="002150CE">
        <w:rPr>
          <w:rFonts w:ascii="Times New Roman" w:hAnsi="Times New Roman"/>
          <w:bCs/>
        </w:rPr>
        <w:t xml:space="preserve"> – стержни из труб, арматуры или дерева, вертикально располож</w:t>
      </w:r>
      <w:r>
        <w:rPr>
          <w:rFonts w:ascii="Times New Roman" w:hAnsi="Times New Roman"/>
          <w:bCs/>
        </w:rPr>
        <w:t>енные в грунте до глубины 0,6–</w:t>
      </w:r>
      <w:r w:rsidR="00F44038" w:rsidRPr="002150CE">
        <w:rPr>
          <w:rFonts w:ascii="Times New Roman" w:hAnsi="Times New Roman"/>
          <w:bCs/>
        </w:rPr>
        <w:t>0,9 м;</w:t>
      </w:r>
      <w:r w:rsidR="00F44038" w:rsidRPr="002150CE">
        <w:rPr>
          <w:rFonts w:ascii="Times New Roman" w:hAnsi="Times New Roman"/>
          <w:bCs/>
          <w:i/>
        </w:rPr>
        <w:t xml:space="preserve"> </w:t>
      </w:r>
      <w:r>
        <w:rPr>
          <w:rFonts w:ascii="Times New Roman" w:hAnsi="Times New Roman"/>
          <w:bCs/>
          <w:i/>
        </w:rPr>
        <w:t>г</w:t>
      </w:r>
      <w:r w:rsidR="00F44038" w:rsidRPr="002150CE">
        <w:rPr>
          <w:rFonts w:ascii="Times New Roman" w:hAnsi="Times New Roman"/>
          <w:bCs/>
        </w:rPr>
        <w:t xml:space="preserve"> – стержни из трубы или арматуры, установленные в заполненном бетоном шурфе размер 0,4×0,4×0,5 м; </w:t>
      </w:r>
      <w:r>
        <w:rPr>
          <w:rFonts w:ascii="Times New Roman" w:hAnsi="Times New Roman"/>
          <w:bCs/>
          <w:i/>
        </w:rPr>
        <w:t>д</w:t>
      </w:r>
      <w:r w:rsidR="00F44038" w:rsidRPr="002150CE">
        <w:rPr>
          <w:rFonts w:ascii="Times New Roman" w:hAnsi="Times New Roman"/>
          <w:bCs/>
        </w:rPr>
        <w:t xml:space="preserve"> – цокольная марка; </w:t>
      </w:r>
      <w:r>
        <w:rPr>
          <w:rFonts w:ascii="Times New Roman" w:hAnsi="Times New Roman"/>
          <w:bCs/>
          <w:i/>
        </w:rPr>
        <w:t>е</w:t>
      </w:r>
      <w:r w:rsidR="00F44038" w:rsidRPr="002150CE">
        <w:rPr>
          <w:rFonts w:ascii="Times New Roman" w:hAnsi="Times New Roman"/>
          <w:bCs/>
        </w:rPr>
        <w:t xml:space="preserve"> – боковая поверхностная марка. </w:t>
      </w:r>
      <w:r w:rsidR="00F44038" w:rsidRPr="002150CE">
        <w:rPr>
          <w:rFonts w:ascii="Times New Roman" w:hAnsi="Times New Roman"/>
          <w:bCs/>
          <w:i/>
        </w:rPr>
        <w:t>1</w:t>
      </w:r>
      <w:r w:rsidR="00F44038" w:rsidRPr="002150CE">
        <w:rPr>
          <w:rFonts w:ascii="Times New Roman" w:eastAsia="Calibri" w:hAnsi="Times New Roman"/>
        </w:rPr>
        <w:t> – </w:t>
      </w:r>
      <w:r w:rsidR="00F44038" w:rsidRPr="002150CE">
        <w:rPr>
          <w:rFonts w:ascii="Times New Roman" w:hAnsi="Times New Roman"/>
          <w:bCs/>
        </w:rPr>
        <w:t>металлическая труба или арматурный стержень;</w:t>
      </w:r>
      <w:r w:rsidR="00F44038" w:rsidRPr="002150CE">
        <w:rPr>
          <w:rFonts w:ascii="Times New Roman" w:hAnsi="Times New Roman"/>
          <w:bCs/>
          <w:i/>
        </w:rPr>
        <w:t xml:space="preserve"> 2</w:t>
      </w:r>
      <w:r w:rsidR="00F44038" w:rsidRPr="002150CE">
        <w:rPr>
          <w:rFonts w:ascii="Times New Roman" w:eastAsia="Calibri" w:hAnsi="Times New Roman"/>
        </w:rPr>
        <w:t> – </w:t>
      </w:r>
      <w:r w:rsidR="00AC75BE" w:rsidRPr="002150CE">
        <w:rPr>
          <w:rFonts w:ascii="Times New Roman" w:hAnsi="Times New Roman"/>
          <w:bCs/>
        </w:rPr>
        <w:t>полусферическая головка</w:t>
      </w:r>
      <w:r w:rsidR="00F44038" w:rsidRPr="002150CE">
        <w:rPr>
          <w:rFonts w:ascii="Times New Roman" w:hAnsi="Times New Roman"/>
          <w:bCs/>
        </w:rPr>
        <w:t xml:space="preserve">; </w:t>
      </w:r>
      <w:r w:rsidR="00F44038" w:rsidRPr="002150CE">
        <w:rPr>
          <w:rFonts w:ascii="Times New Roman" w:hAnsi="Times New Roman"/>
          <w:bCs/>
          <w:i/>
        </w:rPr>
        <w:t>3</w:t>
      </w:r>
      <w:r w:rsidR="00F44038" w:rsidRPr="002150CE">
        <w:rPr>
          <w:rFonts w:ascii="Times New Roman" w:eastAsia="Calibri" w:hAnsi="Times New Roman"/>
        </w:rPr>
        <w:t> – </w:t>
      </w:r>
      <w:r w:rsidR="00AC75BE" w:rsidRPr="002150CE">
        <w:rPr>
          <w:rFonts w:ascii="Times New Roman" w:eastAsia="Calibri" w:hAnsi="Times New Roman"/>
        </w:rPr>
        <w:t>з</w:t>
      </w:r>
      <w:r w:rsidR="00AC75BE" w:rsidRPr="002150CE">
        <w:rPr>
          <w:rFonts w:ascii="Times New Roman" w:hAnsi="Times New Roman"/>
          <w:bCs/>
        </w:rPr>
        <w:t>ащитный колпачок</w:t>
      </w:r>
      <w:r w:rsidR="00F44038" w:rsidRPr="002150CE">
        <w:rPr>
          <w:rFonts w:ascii="Times New Roman" w:hAnsi="Times New Roman"/>
          <w:bCs/>
        </w:rPr>
        <w:t xml:space="preserve">; </w:t>
      </w:r>
      <w:r w:rsidR="00F44038" w:rsidRPr="002150CE">
        <w:rPr>
          <w:rFonts w:ascii="Times New Roman" w:hAnsi="Times New Roman"/>
          <w:bCs/>
          <w:i/>
        </w:rPr>
        <w:t>4</w:t>
      </w:r>
      <w:r w:rsidR="00F44038" w:rsidRPr="002150CE">
        <w:rPr>
          <w:rFonts w:ascii="Times New Roman" w:eastAsia="Calibri" w:hAnsi="Times New Roman"/>
        </w:rPr>
        <w:t> – </w:t>
      </w:r>
      <w:r w:rsidR="00F44038" w:rsidRPr="002150CE">
        <w:rPr>
          <w:rFonts w:ascii="Times New Roman" w:hAnsi="Times New Roman"/>
          <w:bCs/>
        </w:rPr>
        <w:t xml:space="preserve">бетон; </w:t>
      </w:r>
      <w:r w:rsidR="00F44038" w:rsidRPr="002150CE">
        <w:rPr>
          <w:rFonts w:ascii="Times New Roman" w:hAnsi="Times New Roman"/>
          <w:bCs/>
          <w:i/>
        </w:rPr>
        <w:t>5</w:t>
      </w:r>
      <w:r w:rsidR="00F44038" w:rsidRPr="002150CE">
        <w:rPr>
          <w:rFonts w:ascii="Times New Roman" w:eastAsia="Calibri" w:hAnsi="Times New Roman"/>
        </w:rPr>
        <w:t> – </w:t>
      </w:r>
      <w:r w:rsidR="00F44038" w:rsidRPr="002150CE">
        <w:rPr>
          <w:rFonts w:ascii="Times New Roman" w:hAnsi="Times New Roman"/>
          <w:bCs/>
        </w:rPr>
        <w:t xml:space="preserve">наибольшая глубина промерзания; </w:t>
      </w:r>
      <w:r w:rsidR="00F44038" w:rsidRPr="002150CE">
        <w:rPr>
          <w:rFonts w:ascii="Times New Roman" w:hAnsi="Times New Roman"/>
          <w:bCs/>
          <w:i/>
        </w:rPr>
        <w:t>6</w:t>
      </w:r>
      <w:r w:rsidR="00F44038" w:rsidRPr="002150CE">
        <w:rPr>
          <w:rFonts w:ascii="Times New Roman" w:eastAsia="Calibri" w:hAnsi="Times New Roman"/>
        </w:rPr>
        <w:t> – </w:t>
      </w:r>
      <w:r w:rsidR="00F44038" w:rsidRPr="002150CE">
        <w:rPr>
          <w:rFonts w:ascii="Times New Roman" w:hAnsi="Times New Roman"/>
          <w:bCs/>
        </w:rPr>
        <w:t xml:space="preserve">закладная марка; </w:t>
      </w:r>
      <w:r w:rsidR="00F44038" w:rsidRPr="002150CE">
        <w:rPr>
          <w:rFonts w:ascii="Times New Roman" w:hAnsi="Times New Roman"/>
          <w:bCs/>
          <w:i/>
        </w:rPr>
        <w:t>7</w:t>
      </w:r>
      <w:r w:rsidR="00F44038" w:rsidRPr="002150CE">
        <w:rPr>
          <w:rFonts w:ascii="Times New Roman" w:eastAsia="Calibri" w:hAnsi="Times New Roman"/>
          <w:i/>
        </w:rPr>
        <w:t> </w:t>
      </w:r>
      <w:r w:rsidR="00F44038" w:rsidRPr="002150CE">
        <w:rPr>
          <w:rFonts w:ascii="Times New Roman" w:eastAsia="Calibri" w:hAnsi="Times New Roman"/>
        </w:rPr>
        <w:t>– </w:t>
      </w:r>
      <w:r w:rsidR="00F44038" w:rsidRPr="002150CE">
        <w:rPr>
          <w:rFonts w:ascii="Times New Roman" w:hAnsi="Times New Roman"/>
          <w:bCs/>
        </w:rPr>
        <w:t>железобетонный элемент</w:t>
      </w:r>
    </w:p>
    <w:p w14:paraId="45B54DEE" w14:textId="3D925559" w:rsidR="00DE7354" w:rsidRPr="002150CE" w:rsidRDefault="00F44038" w:rsidP="00F44038">
      <w:pPr>
        <w:shd w:val="clear" w:color="auto" w:fill="FFFFFF"/>
        <w:spacing w:before="120" w:after="120" w:line="360" w:lineRule="auto"/>
        <w:jc w:val="center"/>
        <w:rPr>
          <w:rFonts w:ascii="Times New Roman" w:hAnsi="Times New Roman"/>
          <w:bCs/>
        </w:rPr>
      </w:pPr>
      <w:r w:rsidRPr="002150CE">
        <w:rPr>
          <w:rFonts w:ascii="Times New Roman" w:hAnsi="Times New Roman"/>
          <w:b/>
          <w:i/>
          <w:sz w:val="24"/>
          <w:szCs w:val="24"/>
        </w:rPr>
        <w:t>Рисунок В.1</w:t>
      </w:r>
      <w:r w:rsidRPr="002150CE">
        <w:rPr>
          <w:rFonts w:ascii="Times New Roman" w:hAnsi="Times New Roman"/>
          <w:sz w:val="24"/>
          <w:szCs w:val="24"/>
        </w:rPr>
        <w:t xml:space="preserve"> </w:t>
      </w:r>
      <w:r w:rsidRPr="002150CE">
        <w:rPr>
          <w:rFonts w:ascii="Times New Roman" w:hAnsi="Times New Roman"/>
          <w:b/>
          <w:sz w:val="24"/>
          <w:szCs w:val="24"/>
        </w:rPr>
        <w:t>– Контрольная марка</w:t>
      </w:r>
      <w:commentRangeStart w:id="4010"/>
      <w:r w:rsidR="00B87451" w:rsidRPr="002150CE">
        <w:rPr>
          <w:rFonts w:ascii="Times New Roman" w:hAnsi="Times New Roman"/>
          <w:bCs/>
        </w:rPr>
        <w:t>.</w:t>
      </w:r>
      <w:commentRangeEnd w:id="4010"/>
      <w:r w:rsidR="00FF1595">
        <w:rPr>
          <w:rStyle w:val="aa"/>
        </w:rPr>
        <w:commentReference w:id="4010"/>
      </w:r>
      <w:r w:rsidR="00DE7354" w:rsidRPr="002150CE">
        <w:rPr>
          <w:rFonts w:ascii="Times New Roman" w:hAnsi="Times New Roman"/>
          <w:bCs/>
        </w:rPr>
        <w:br w:type="page"/>
      </w:r>
    </w:p>
    <w:p w14:paraId="577B7FD9" w14:textId="77777777" w:rsidR="0099290D" w:rsidRPr="002150CE" w:rsidRDefault="0099290D" w:rsidP="00BC0C46">
      <w:pPr>
        <w:pStyle w:val="16"/>
        <w:spacing w:before="120"/>
        <w:rPr>
          <w:rFonts w:ascii="Times New Roman" w:hAnsi="Times New Roman" w:cs="Times New Roman"/>
          <w:sz w:val="24"/>
          <w:szCs w:val="24"/>
        </w:rPr>
      </w:pPr>
      <w:bookmarkStart w:id="4011" w:name="_Toc528240074"/>
      <w:r w:rsidRPr="002150CE">
        <w:rPr>
          <w:rFonts w:ascii="Times New Roman" w:hAnsi="Times New Roman" w:cs="Times New Roman"/>
          <w:sz w:val="24"/>
          <w:szCs w:val="24"/>
        </w:rPr>
        <w:lastRenderedPageBreak/>
        <w:t xml:space="preserve">Приложение </w:t>
      </w:r>
      <w:bookmarkEnd w:id="3994"/>
      <w:bookmarkEnd w:id="3995"/>
      <w:r w:rsidR="000E08E8" w:rsidRPr="002150CE">
        <w:rPr>
          <w:rFonts w:ascii="Times New Roman" w:hAnsi="Times New Roman" w:cs="Times New Roman"/>
          <w:sz w:val="24"/>
          <w:szCs w:val="24"/>
        </w:rPr>
        <w:t>Г</w:t>
      </w:r>
      <w:bookmarkEnd w:id="4011"/>
    </w:p>
    <w:p w14:paraId="37E48040" w14:textId="77777777" w:rsidR="00106C1B" w:rsidRPr="002150CE" w:rsidRDefault="00106C1B" w:rsidP="00BC0C46">
      <w:pPr>
        <w:pStyle w:val="16"/>
        <w:spacing w:before="120"/>
        <w:rPr>
          <w:rFonts w:ascii="Times New Roman" w:hAnsi="Times New Roman" w:cs="Times New Roman"/>
          <w:sz w:val="24"/>
          <w:szCs w:val="24"/>
        </w:rPr>
      </w:pPr>
      <w:bookmarkStart w:id="4012" w:name="_Toc528240075"/>
      <w:r w:rsidRPr="002150CE">
        <w:rPr>
          <w:rFonts w:ascii="Times New Roman" w:hAnsi="Times New Roman" w:cs="Times New Roman"/>
          <w:sz w:val="24"/>
          <w:szCs w:val="24"/>
        </w:rPr>
        <w:t>Классификация оползневых процессов</w:t>
      </w:r>
      <w:bookmarkEnd w:id="4012"/>
    </w:p>
    <w:p w14:paraId="5418D79D" w14:textId="16D27CA5" w:rsidR="008F5DE1" w:rsidRPr="006B0EDD" w:rsidRDefault="008F5DE1" w:rsidP="00B70089">
      <w:pPr>
        <w:ind w:left="142"/>
        <w:rPr>
          <w:rFonts w:ascii="Times New Roman" w:hAnsi="Times New Roman"/>
          <w:sz w:val="24"/>
          <w:szCs w:val="24"/>
        </w:rPr>
      </w:pPr>
      <w:bookmarkStart w:id="4013" w:name="_Toc482628946"/>
      <w:r w:rsidRPr="006B0EDD">
        <w:rPr>
          <w:rFonts w:ascii="Times New Roman" w:hAnsi="Times New Roman"/>
          <w:spacing w:val="40"/>
          <w:sz w:val="24"/>
          <w:szCs w:val="24"/>
        </w:rPr>
        <w:t>Таблица</w:t>
      </w:r>
      <w:r w:rsidRPr="006B0EDD">
        <w:rPr>
          <w:rFonts w:ascii="Times New Roman" w:hAnsi="Times New Roman"/>
          <w:sz w:val="24"/>
          <w:szCs w:val="24"/>
        </w:rPr>
        <w:t xml:space="preserve"> Г.1</w:t>
      </w:r>
      <w:bookmarkEnd w:id="4013"/>
    </w:p>
    <w:tbl>
      <w:tblPr>
        <w:tblW w:w="9493" w:type="dxa"/>
        <w:jc w:val="center"/>
        <w:tblLayout w:type="fixed"/>
        <w:tblCellMar>
          <w:left w:w="28" w:type="dxa"/>
          <w:right w:w="28" w:type="dxa"/>
        </w:tblCellMar>
        <w:tblLook w:val="0000" w:firstRow="0" w:lastRow="0" w:firstColumn="0" w:lastColumn="0" w:noHBand="0" w:noVBand="0"/>
      </w:tblPr>
      <w:tblGrid>
        <w:gridCol w:w="1839"/>
        <w:gridCol w:w="1559"/>
        <w:gridCol w:w="2835"/>
        <w:gridCol w:w="3260"/>
      </w:tblGrid>
      <w:tr w:rsidR="00446300" w:rsidRPr="002150CE" w14:paraId="16512F1C" w14:textId="77777777" w:rsidTr="006B0EDD">
        <w:trPr>
          <w:tblHeader/>
          <w:jc w:val="center"/>
        </w:trPr>
        <w:tc>
          <w:tcPr>
            <w:tcW w:w="1839" w:type="dxa"/>
            <w:tcBorders>
              <w:top w:val="single" w:sz="4" w:space="0" w:color="auto"/>
              <w:left w:val="single" w:sz="4" w:space="0" w:color="auto"/>
              <w:bottom w:val="single" w:sz="4" w:space="0" w:color="auto"/>
              <w:right w:val="single" w:sz="4" w:space="0" w:color="auto"/>
            </w:tcBorders>
            <w:vAlign w:val="center"/>
          </w:tcPr>
          <w:p w14:paraId="58147CFF" w14:textId="77777777" w:rsidR="006C14F9" w:rsidRPr="00F32FC2" w:rsidRDefault="006C14F9" w:rsidP="006B0EDD">
            <w:pPr>
              <w:pStyle w:val="aff3"/>
              <w:jc w:val="center"/>
              <w:rPr>
                <w:rFonts w:ascii="Times New Roman" w:hAnsi="Times New Roman"/>
              </w:rPr>
            </w:pPr>
            <w:bookmarkStart w:id="4014" w:name="_Hlk485760668"/>
            <w:bookmarkStart w:id="4015" w:name="TO0000001"/>
            <w:r w:rsidRPr="00F32FC2">
              <w:rPr>
                <w:rFonts w:ascii="Times New Roman" w:hAnsi="Times New Roman"/>
              </w:rPr>
              <w:t>Типы оползневых процессов (по механизму смещения пород)</w:t>
            </w:r>
          </w:p>
        </w:tc>
        <w:tc>
          <w:tcPr>
            <w:tcW w:w="1559" w:type="dxa"/>
            <w:tcBorders>
              <w:top w:val="single" w:sz="4" w:space="0" w:color="auto"/>
              <w:left w:val="single" w:sz="4" w:space="0" w:color="auto"/>
              <w:bottom w:val="single" w:sz="4" w:space="0" w:color="auto"/>
              <w:right w:val="single" w:sz="4" w:space="0" w:color="auto"/>
            </w:tcBorders>
            <w:vAlign w:val="center"/>
          </w:tcPr>
          <w:p w14:paraId="250C301C" w14:textId="77777777" w:rsidR="006C14F9" w:rsidRPr="00F32FC2" w:rsidRDefault="006C14F9" w:rsidP="006B0EDD">
            <w:pPr>
              <w:pStyle w:val="aff3"/>
              <w:jc w:val="center"/>
              <w:rPr>
                <w:rFonts w:ascii="Times New Roman" w:hAnsi="Times New Roman"/>
              </w:rPr>
            </w:pPr>
            <w:r w:rsidRPr="00F32FC2">
              <w:rPr>
                <w:rFonts w:ascii="Times New Roman" w:hAnsi="Times New Roman"/>
              </w:rPr>
              <w:t>Подтипы</w:t>
            </w:r>
          </w:p>
        </w:tc>
        <w:tc>
          <w:tcPr>
            <w:tcW w:w="2835" w:type="dxa"/>
            <w:tcBorders>
              <w:top w:val="single" w:sz="4" w:space="0" w:color="auto"/>
              <w:left w:val="single" w:sz="4" w:space="0" w:color="auto"/>
              <w:bottom w:val="single" w:sz="4" w:space="0" w:color="auto"/>
              <w:right w:val="single" w:sz="4" w:space="0" w:color="auto"/>
            </w:tcBorders>
            <w:vAlign w:val="center"/>
          </w:tcPr>
          <w:p w14:paraId="5F9E641B" w14:textId="0708693B" w:rsidR="006C14F9" w:rsidRPr="00F32FC2" w:rsidRDefault="006C14F9" w:rsidP="006B0EDD">
            <w:pPr>
              <w:pStyle w:val="aff3"/>
              <w:jc w:val="center"/>
              <w:rPr>
                <w:rFonts w:ascii="Times New Roman" w:hAnsi="Times New Roman"/>
              </w:rPr>
            </w:pPr>
            <w:r w:rsidRPr="00F32FC2">
              <w:rPr>
                <w:rFonts w:ascii="Times New Roman" w:hAnsi="Times New Roman"/>
              </w:rPr>
              <w:t>Характеристика пород основного деформируемого горизонта</w:t>
            </w:r>
          </w:p>
        </w:tc>
        <w:tc>
          <w:tcPr>
            <w:tcW w:w="3260" w:type="dxa"/>
            <w:tcBorders>
              <w:top w:val="single" w:sz="4" w:space="0" w:color="auto"/>
              <w:left w:val="single" w:sz="4" w:space="0" w:color="auto"/>
              <w:bottom w:val="single" w:sz="4" w:space="0" w:color="auto"/>
              <w:right w:val="single" w:sz="4" w:space="0" w:color="auto"/>
            </w:tcBorders>
            <w:vAlign w:val="center"/>
          </w:tcPr>
          <w:p w14:paraId="5A735A04" w14:textId="77777777" w:rsidR="006C14F9" w:rsidRPr="00F32FC2" w:rsidRDefault="006C14F9" w:rsidP="006B0EDD">
            <w:pPr>
              <w:pStyle w:val="aff3"/>
              <w:jc w:val="center"/>
              <w:rPr>
                <w:rFonts w:ascii="Times New Roman" w:hAnsi="Times New Roman"/>
              </w:rPr>
            </w:pPr>
            <w:r w:rsidRPr="00F32FC2">
              <w:rPr>
                <w:rFonts w:ascii="Times New Roman" w:hAnsi="Times New Roman"/>
              </w:rPr>
              <w:t>Характер проявления</w:t>
            </w:r>
          </w:p>
        </w:tc>
      </w:tr>
      <w:bookmarkEnd w:id="4014"/>
      <w:tr w:rsidR="00446300" w:rsidRPr="002150CE" w14:paraId="0E2FAC0E" w14:textId="77777777" w:rsidTr="006B0EDD">
        <w:trPr>
          <w:jc w:val="center"/>
        </w:trPr>
        <w:tc>
          <w:tcPr>
            <w:tcW w:w="1839" w:type="dxa"/>
            <w:vMerge w:val="restart"/>
            <w:tcBorders>
              <w:top w:val="single" w:sz="4" w:space="0" w:color="auto"/>
              <w:left w:val="single" w:sz="4" w:space="0" w:color="auto"/>
              <w:bottom w:val="single" w:sz="6" w:space="0" w:color="auto"/>
              <w:right w:val="single" w:sz="4" w:space="0" w:color="auto"/>
            </w:tcBorders>
          </w:tcPr>
          <w:p w14:paraId="43890EFA" w14:textId="77777777" w:rsidR="006C14F9" w:rsidRPr="00F32FC2" w:rsidRDefault="006C14F9" w:rsidP="00F32FC2">
            <w:pPr>
              <w:pStyle w:val="aff3"/>
              <w:rPr>
                <w:rFonts w:ascii="Times New Roman" w:hAnsi="Times New Roman"/>
              </w:rPr>
            </w:pPr>
            <w:r w:rsidRPr="00F32FC2">
              <w:rPr>
                <w:rFonts w:ascii="Times New Roman" w:hAnsi="Times New Roman"/>
              </w:rPr>
              <w:t>Оползни сдвига (скольжения)</w:t>
            </w:r>
          </w:p>
        </w:tc>
        <w:tc>
          <w:tcPr>
            <w:tcW w:w="1559" w:type="dxa"/>
            <w:tcBorders>
              <w:top w:val="single" w:sz="4" w:space="0" w:color="auto"/>
              <w:left w:val="single" w:sz="4" w:space="0" w:color="auto"/>
              <w:bottom w:val="single" w:sz="6" w:space="0" w:color="auto"/>
              <w:right w:val="single" w:sz="4" w:space="0" w:color="auto"/>
            </w:tcBorders>
          </w:tcPr>
          <w:p w14:paraId="7C10636F" w14:textId="77777777" w:rsidR="006C14F9" w:rsidRPr="00F32FC2" w:rsidRDefault="006C14F9" w:rsidP="00F32FC2">
            <w:pPr>
              <w:pStyle w:val="aff3"/>
              <w:rPr>
                <w:rFonts w:ascii="Times New Roman" w:hAnsi="Times New Roman"/>
              </w:rPr>
            </w:pPr>
            <w:r w:rsidRPr="00F32FC2">
              <w:rPr>
                <w:rFonts w:ascii="Times New Roman" w:hAnsi="Times New Roman"/>
              </w:rPr>
              <w:t>Инсеквентные (срезающие)</w:t>
            </w:r>
          </w:p>
        </w:tc>
        <w:tc>
          <w:tcPr>
            <w:tcW w:w="2835" w:type="dxa"/>
            <w:tcBorders>
              <w:top w:val="single" w:sz="4" w:space="0" w:color="auto"/>
              <w:left w:val="single" w:sz="4" w:space="0" w:color="auto"/>
              <w:bottom w:val="single" w:sz="6" w:space="0" w:color="auto"/>
              <w:right w:val="single" w:sz="4" w:space="0" w:color="auto"/>
            </w:tcBorders>
          </w:tcPr>
          <w:p w14:paraId="1BC398A1" w14:textId="63139BB5" w:rsidR="006C14F9" w:rsidRPr="00F32FC2" w:rsidRDefault="006C14F9" w:rsidP="00F32FC2">
            <w:pPr>
              <w:pStyle w:val="aff3"/>
              <w:rPr>
                <w:rFonts w:ascii="Times New Roman" w:hAnsi="Times New Roman"/>
              </w:rPr>
            </w:pPr>
            <w:r w:rsidRPr="00F32FC2">
              <w:rPr>
                <w:rFonts w:ascii="Times New Roman" w:hAnsi="Times New Roman"/>
              </w:rPr>
              <w:t xml:space="preserve">Глинистые (реже выветрелые полускальные и скальные) </w:t>
            </w:r>
            <w:r w:rsidR="002C11EF" w:rsidRPr="00F32FC2">
              <w:rPr>
                <w:rFonts w:ascii="Times New Roman" w:hAnsi="Times New Roman"/>
              </w:rPr>
              <w:t>грунты</w:t>
            </w:r>
            <w:r w:rsidRPr="00F32FC2">
              <w:rPr>
                <w:rFonts w:ascii="Times New Roman" w:hAnsi="Times New Roman"/>
              </w:rPr>
              <w:t>, массивные</w:t>
            </w:r>
            <w:r w:rsidR="002F1794" w:rsidRPr="00F32FC2">
              <w:rPr>
                <w:rFonts w:ascii="Times New Roman" w:hAnsi="Times New Roman"/>
              </w:rPr>
              <w:t>,</w:t>
            </w:r>
            <w:r w:rsidRPr="00F32FC2">
              <w:rPr>
                <w:rFonts w:ascii="Times New Roman" w:hAnsi="Times New Roman"/>
              </w:rPr>
              <w:t xml:space="preserve"> слоистые, с пологим или обратным падению склона залеганием слоев</w:t>
            </w:r>
          </w:p>
        </w:tc>
        <w:tc>
          <w:tcPr>
            <w:tcW w:w="3260" w:type="dxa"/>
            <w:tcBorders>
              <w:top w:val="single" w:sz="4" w:space="0" w:color="auto"/>
              <w:left w:val="single" w:sz="4" w:space="0" w:color="auto"/>
              <w:bottom w:val="single" w:sz="6" w:space="0" w:color="auto"/>
              <w:right w:val="single" w:sz="4" w:space="0" w:color="auto"/>
            </w:tcBorders>
          </w:tcPr>
          <w:p w14:paraId="39C32358" w14:textId="77777777" w:rsidR="006C14F9" w:rsidRPr="00F32FC2" w:rsidRDefault="00267D73" w:rsidP="00F32FC2">
            <w:pPr>
              <w:pStyle w:val="aff3"/>
              <w:rPr>
                <w:rFonts w:ascii="Times New Roman" w:hAnsi="Times New Roman"/>
              </w:rPr>
            </w:pPr>
            <w:r w:rsidRPr="00F32FC2">
              <w:rPr>
                <w:rFonts w:ascii="Times New Roman" w:hAnsi="Times New Roman"/>
              </w:rPr>
              <w:t>Смещ</w:t>
            </w:r>
            <w:r w:rsidR="006C14F9" w:rsidRPr="00F32FC2">
              <w:rPr>
                <w:rFonts w:ascii="Times New Roman" w:hAnsi="Times New Roman"/>
              </w:rPr>
              <w:t>ение блоков пород по вогнутой криволинейной поверхности с одновременным их запрокидыванием</w:t>
            </w:r>
          </w:p>
        </w:tc>
      </w:tr>
      <w:tr w:rsidR="00446300" w:rsidRPr="002150CE" w14:paraId="563513B5" w14:textId="77777777" w:rsidTr="006B0EDD">
        <w:trPr>
          <w:jc w:val="center"/>
        </w:trPr>
        <w:tc>
          <w:tcPr>
            <w:tcW w:w="1839" w:type="dxa"/>
            <w:vMerge/>
            <w:tcBorders>
              <w:top w:val="single" w:sz="6" w:space="0" w:color="auto"/>
              <w:left w:val="single" w:sz="4" w:space="0" w:color="auto"/>
              <w:bottom w:val="single" w:sz="6" w:space="0" w:color="auto"/>
              <w:right w:val="single" w:sz="4" w:space="0" w:color="auto"/>
            </w:tcBorders>
            <w:vAlign w:val="center"/>
          </w:tcPr>
          <w:p w14:paraId="55E85AB1" w14:textId="77777777" w:rsidR="006C14F9" w:rsidRPr="00F32FC2" w:rsidRDefault="006C14F9" w:rsidP="00F32FC2">
            <w:pPr>
              <w:pStyle w:val="aff3"/>
              <w:rPr>
                <w:rFonts w:ascii="Times New Roman" w:hAnsi="Times New Roman"/>
              </w:rPr>
            </w:pPr>
          </w:p>
        </w:tc>
        <w:tc>
          <w:tcPr>
            <w:tcW w:w="1559" w:type="dxa"/>
            <w:tcBorders>
              <w:top w:val="single" w:sz="6" w:space="0" w:color="auto"/>
              <w:left w:val="single" w:sz="4" w:space="0" w:color="auto"/>
              <w:bottom w:val="single" w:sz="6" w:space="0" w:color="auto"/>
              <w:right w:val="single" w:sz="4" w:space="0" w:color="auto"/>
            </w:tcBorders>
          </w:tcPr>
          <w:p w14:paraId="4DEC2EB0" w14:textId="5E6DB253" w:rsidR="006C14F9" w:rsidRPr="00F32FC2" w:rsidRDefault="006C14F9" w:rsidP="006B0EDD">
            <w:pPr>
              <w:pStyle w:val="aff3"/>
              <w:rPr>
                <w:rFonts w:ascii="Times New Roman" w:hAnsi="Times New Roman"/>
              </w:rPr>
            </w:pPr>
            <w:r w:rsidRPr="00F32FC2">
              <w:rPr>
                <w:rFonts w:ascii="Times New Roman" w:hAnsi="Times New Roman"/>
              </w:rPr>
              <w:t>Консеквентные (соскальзыва</w:t>
            </w:r>
            <w:r w:rsidR="006B0EDD">
              <w:rPr>
                <w:rFonts w:ascii="Times New Roman" w:hAnsi="Times New Roman"/>
              </w:rPr>
              <w:t>-</w:t>
            </w:r>
            <w:r w:rsidRPr="00F32FC2">
              <w:rPr>
                <w:rFonts w:ascii="Times New Roman" w:hAnsi="Times New Roman"/>
              </w:rPr>
              <w:t>ющие)</w:t>
            </w:r>
          </w:p>
        </w:tc>
        <w:tc>
          <w:tcPr>
            <w:tcW w:w="2835" w:type="dxa"/>
            <w:tcBorders>
              <w:top w:val="single" w:sz="6" w:space="0" w:color="auto"/>
              <w:left w:val="single" w:sz="4" w:space="0" w:color="auto"/>
              <w:bottom w:val="single" w:sz="6" w:space="0" w:color="auto"/>
              <w:right w:val="single" w:sz="4" w:space="0" w:color="auto"/>
            </w:tcBorders>
          </w:tcPr>
          <w:p w14:paraId="78C7EF79" w14:textId="77777777" w:rsidR="006C14F9" w:rsidRPr="00F32FC2" w:rsidRDefault="006C14F9" w:rsidP="00F32FC2">
            <w:pPr>
              <w:pStyle w:val="aff3"/>
              <w:rPr>
                <w:rFonts w:ascii="Times New Roman" w:hAnsi="Times New Roman"/>
              </w:rPr>
            </w:pPr>
            <w:r w:rsidRPr="00F32FC2">
              <w:rPr>
                <w:rFonts w:ascii="Times New Roman" w:hAnsi="Times New Roman"/>
              </w:rPr>
              <w:t>Прослои глинистых пластичных грунтов в толще более прочных грунтов и поверхности ослабления, наклоненные в сторону падения склона</w:t>
            </w:r>
          </w:p>
        </w:tc>
        <w:tc>
          <w:tcPr>
            <w:tcW w:w="3260" w:type="dxa"/>
            <w:tcBorders>
              <w:top w:val="single" w:sz="6" w:space="0" w:color="auto"/>
              <w:left w:val="single" w:sz="4" w:space="0" w:color="auto"/>
              <w:bottom w:val="single" w:sz="6" w:space="0" w:color="auto"/>
              <w:right w:val="single" w:sz="4" w:space="0" w:color="auto"/>
            </w:tcBorders>
          </w:tcPr>
          <w:p w14:paraId="293AF77C" w14:textId="77777777" w:rsidR="006C14F9" w:rsidRPr="00F32FC2" w:rsidRDefault="006C14F9" w:rsidP="00F32FC2">
            <w:pPr>
              <w:pStyle w:val="aff3"/>
              <w:rPr>
                <w:rFonts w:ascii="Times New Roman" w:hAnsi="Times New Roman"/>
              </w:rPr>
            </w:pPr>
            <w:r w:rsidRPr="00F32FC2">
              <w:rPr>
                <w:rFonts w:ascii="Times New Roman" w:hAnsi="Times New Roman"/>
              </w:rPr>
              <w:t>Смещение массива или блоков пород по поверхностям ослабления</w:t>
            </w:r>
          </w:p>
        </w:tc>
      </w:tr>
      <w:tr w:rsidR="00446300" w:rsidRPr="002150CE" w14:paraId="1C6313DA" w14:textId="77777777" w:rsidTr="006B0EDD">
        <w:trPr>
          <w:jc w:val="center"/>
        </w:trPr>
        <w:tc>
          <w:tcPr>
            <w:tcW w:w="1839" w:type="dxa"/>
            <w:tcBorders>
              <w:top w:val="single" w:sz="6" w:space="0" w:color="auto"/>
              <w:left w:val="single" w:sz="4" w:space="0" w:color="auto"/>
              <w:bottom w:val="single" w:sz="6" w:space="0" w:color="auto"/>
              <w:right w:val="single" w:sz="4" w:space="0" w:color="auto"/>
            </w:tcBorders>
          </w:tcPr>
          <w:p w14:paraId="4D41E16B" w14:textId="702EF6D7" w:rsidR="006C14F9" w:rsidRPr="00F32FC2" w:rsidRDefault="006C14F9" w:rsidP="006B0EDD">
            <w:pPr>
              <w:pStyle w:val="aff3"/>
              <w:rPr>
                <w:rFonts w:ascii="Times New Roman" w:hAnsi="Times New Roman"/>
              </w:rPr>
            </w:pPr>
            <w:r w:rsidRPr="00F32FC2">
              <w:rPr>
                <w:rFonts w:ascii="Times New Roman" w:hAnsi="Times New Roman"/>
              </w:rPr>
              <w:t>Оползни выдавливания</w:t>
            </w:r>
          </w:p>
        </w:tc>
        <w:tc>
          <w:tcPr>
            <w:tcW w:w="1559" w:type="dxa"/>
            <w:tcBorders>
              <w:top w:val="single" w:sz="6" w:space="0" w:color="auto"/>
              <w:left w:val="single" w:sz="4" w:space="0" w:color="auto"/>
              <w:bottom w:val="single" w:sz="6" w:space="0" w:color="auto"/>
              <w:right w:val="single" w:sz="4" w:space="0" w:color="auto"/>
            </w:tcBorders>
          </w:tcPr>
          <w:p w14:paraId="73719777" w14:textId="0008A501" w:rsidR="006C14F9" w:rsidRPr="00F32FC2" w:rsidRDefault="006B0EDD" w:rsidP="006B0EDD">
            <w:pPr>
              <w:pStyle w:val="aff3"/>
              <w:jc w:val="center"/>
              <w:rPr>
                <w:rFonts w:ascii="Times New Roman" w:hAnsi="Times New Roman"/>
              </w:rPr>
            </w:pPr>
            <w:r w:rsidRPr="002150CE">
              <w:rPr>
                <w:rFonts w:ascii="Times New Roman" w:hAnsi="Times New Roman"/>
                <w:bCs/>
              </w:rPr>
              <w:t>–</w:t>
            </w:r>
          </w:p>
        </w:tc>
        <w:tc>
          <w:tcPr>
            <w:tcW w:w="2835" w:type="dxa"/>
            <w:tcBorders>
              <w:top w:val="single" w:sz="6" w:space="0" w:color="auto"/>
              <w:left w:val="single" w:sz="4" w:space="0" w:color="auto"/>
              <w:bottom w:val="single" w:sz="6" w:space="0" w:color="auto"/>
              <w:right w:val="single" w:sz="4" w:space="0" w:color="auto"/>
            </w:tcBorders>
          </w:tcPr>
          <w:p w14:paraId="67CCA903" w14:textId="77777777" w:rsidR="006C14F9" w:rsidRPr="00F32FC2" w:rsidRDefault="006C14F9" w:rsidP="00F32FC2">
            <w:pPr>
              <w:pStyle w:val="aff3"/>
              <w:rPr>
                <w:rFonts w:ascii="Times New Roman" w:hAnsi="Times New Roman"/>
              </w:rPr>
            </w:pPr>
            <w:r w:rsidRPr="00F32FC2">
              <w:rPr>
                <w:rFonts w:ascii="Times New Roman" w:hAnsi="Times New Roman"/>
              </w:rPr>
              <w:t>Глинистые, преимущественно пластичные</w:t>
            </w:r>
          </w:p>
        </w:tc>
        <w:tc>
          <w:tcPr>
            <w:tcW w:w="3260" w:type="dxa"/>
            <w:tcBorders>
              <w:top w:val="single" w:sz="6" w:space="0" w:color="auto"/>
              <w:left w:val="single" w:sz="4" w:space="0" w:color="auto"/>
              <w:bottom w:val="single" w:sz="6" w:space="0" w:color="auto"/>
              <w:right w:val="single" w:sz="4" w:space="0" w:color="auto"/>
            </w:tcBorders>
          </w:tcPr>
          <w:p w14:paraId="317CD0CD" w14:textId="77777777" w:rsidR="006C14F9" w:rsidRPr="006B0EDD" w:rsidRDefault="006C14F9" w:rsidP="00F32FC2">
            <w:pPr>
              <w:pStyle w:val="aff3"/>
              <w:rPr>
                <w:rFonts w:ascii="Times New Roman" w:hAnsi="Times New Roman"/>
              </w:rPr>
            </w:pPr>
            <w:r w:rsidRPr="006B0EDD">
              <w:rPr>
                <w:rFonts w:ascii="Times New Roman" w:hAnsi="Times New Roman"/>
              </w:rPr>
              <w:t>Выдавливание грунта из-под подошвы прибровочного уступа склона и его смещение совместно с ранее образовавшимися на склоне оползневыми накоплениями</w:t>
            </w:r>
          </w:p>
        </w:tc>
      </w:tr>
      <w:tr w:rsidR="00446300" w:rsidRPr="002150CE" w14:paraId="464D843F" w14:textId="77777777" w:rsidTr="006B0EDD">
        <w:trPr>
          <w:jc w:val="center"/>
        </w:trPr>
        <w:tc>
          <w:tcPr>
            <w:tcW w:w="1839" w:type="dxa"/>
            <w:tcBorders>
              <w:top w:val="single" w:sz="6" w:space="0" w:color="auto"/>
              <w:left w:val="single" w:sz="4" w:space="0" w:color="auto"/>
              <w:bottom w:val="single" w:sz="6" w:space="0" w:color="auto"/>
              <w:right w:val="single" w:sz="4" w:space="0" w:color="auto"/>
            </w:tcBorders>
          </w:tcPr>
          <w:p w14:paraId="1FFD61B2" w14:textId="77777777" w:rsidR="006C14F9" w:rsidRPr="00F32FC2" w:rsidRDefault="006C14F9" w:rsidP="00F32FC2">
            <w:pPr>
              <w:pStyle w:val="aff3"/>
              <w:rPr>
                <w:rFonts w:ascii="Times New Roman" w:hAnsi="Times New Roman"/>
              </w:rPr>
            </w:pPr>
            <w:r w:rsidRPr="00F32FC2">
              <w:rPr>
                <w:rFonts w:ascii="Times New Roman" w:hAnsi="Times New Roman"/>
              </w:rPr>
              <w:t>Оползни вязкопласти</w:t>
            </w:r>
            <w:r w:rsidR="00692368" w:rsidRPr="00F32FC2">
              <w:rPr>
                <w:rFonts w:ascii="Times New Roman" w:hAnsi="Times New Roman"/>
              </w:rPr>
              <w:t>-</w:t>
            </w:r>
            <w:r w:rsidRPr="00F32FC2">
              <w:rPr>
                <w:rFonts w:ascii="Times New Roman" w:hAnsi="Times New Roman"/>
              </w:rPr>
              <w:t>ческие</w:t>
            </w:r>
          </w:p>
        </w:tc>
        <w:tc>
          <w:tcPr>
            <w:tcW w:w="1559" w:type="dxa"/>
            <w:tcBorders>
              <w:top w:val="single" w:sz="6" w:space="0" w:color="auto"/>
              <w:left w:val="single" w:sz="4" w:space="0" w:color="auto"/>
              <w:bottom w:val="single" w:sz="6" w:space="0" w:color="auto"/>
              <w:right w:val="single" w:sz="4" w:space="0" w:color="auto"/>
            </w:tcBorders>
          </w:tcPr>
          <w:p w14:paraId="5699B8CA" w14:textId="77777777" w:rsidR="006C14F9" w:rsidRPr="00F32FC2" w:rsidRDefault="006C14F9" w:rsidP="00F32FC2">
            <w:pPr>
              <w:pStyle w:val="aff3"/>
              <w:rPr>
                <w:rFonts w:ascii="Times New Roman" w:hAnsi="Times New Roman"/>
              </w:rPr>
            </w:pPr>
            <w:r w:rsidRPr="00F32FC2">
              <w:rPr>
                <w:rFonts w:ascii="Times New Roman" w:hAnsi="Times New Roman"/>
              </w:rPr>
              <w:t>Оползни-потоки</w:t>
            </w:r>
          </w:p>
          <w:p w14:paraId="6252F007" w14:textId="77777777" w:rsidR="006C14F9" w:rsidRPr="00F32FC2" w:rsidRDefault="006C14F9" w:rsidP="00F32FC2">
            <w:pPr>
              <w:pStyle w:val="aff3"/>
              <w:rPr>
                <w:rFonts w:ascii="Times New Roman" w:hAnsi="Times New Roman"/>
              </w:rPr>
            </w:pPr>
            <w:r w:rsidRPr="00F32FC2">
              <w:rPr>
                <w:rFonts w:ascii="Times New Roman" w:hAnsi="Times New Roman"/>
              </w:rPr>
              <w:t>Сплывы (оплывины)</w:t>
            </w:r>
          </w:p>
        </w:tc>
        <w:tc>
          <w:tcPr>
            <w:tcW w:w="2835" w:type="dxa"/>
            <w:tcBorders>
              <w:top w:val="single" w:sz="6" w:space="0" w:color="auto"/>
              <w:left w:val="single" w:sz="4" w:space="0" w:color="auto"/>
              <w:bottom w:val="single" w:sz="6" w:space="0" w:color="auto"/>
              <w:right w:val="single" w:sz="4" w:space="0" w:color="auto"/>
            </w:tcBorders>
          </w:tcPr>
          <w:p w14:paraId="22CF23CC" w14:textId="77777777" w:rsidR="006C14F9" w:rsidRPr="00F32FC2" w:rsidRDefault="006C14F9" w:rsidP="00F32FC2">
            <w:pPr>
              <w:pStyle w:val="aff3"/>
              <w:rPr>
                <w:rFonts w:ascii="Times New Roman" w:hAnsi="Times New Roman"/>
              </w:rPr>
            </w:pPr>
            <w:r w:rsidRPr="00F32FC2">
              <w:rPr>
                <w:rFonts w:ascii="Times New Roman" w:hAnsi="Times New Roman"/>
              </w:rPr>
              <w:t>Глинистые, мал</w:t>
            </w:r>
            <w:r w:rsidR="00805491" w:rsidRPr="00F32FC2">
              <w:rPr>
                <w:rFonts w:ascii="Times New Roman" w:hAnsi="Times New Roman"/>
              </w:rPr>
              <w:t xml:space="preserve">оуплотненные и </w:t>
            </w:r>
            <w:commentRangeStart w:id="4016"/>
            <w:r w:rsidR="00805491" w:rsidRPr="00F32FC2">
              <w:rPr>
                <w:rFonts w:ascii="Times New Roman" w:hAnsi="Times New Roman"/>
              </w:rPr>
              <w:t>слаболитифициро</w:t>
            </w:r>
            <w:del w:id="4017" w:author="Н.И." w:date="2019-02-15T10:14:00Z">
              <w:r w:rsidR="00805491" w:rsidRPr="00F32FC2" w:rsidDel="00822B0E">
                <w:rPr>
                  <w:rFonts w:ascii="Times New Roman" w:hAnsi="Times New Roman"/>
                </w:rPr>
                <w:delText>-</w:delText>
              </w:r>
            </w:del>
            <w:r w:rsidR="00805491" w:rsidRPr="00F32FC2">
              <w:rPr>
                <w:rFonts w:ascii="Times New Roman" w:hAnsi="Times New Roman"/>
              </w:rPr>
              <w:t>ванн</w:t>
            </w:r>
            <w:r w:rsidRPr="00F32FC2">
              <w:rPr>
                <w:rFonts w:ascii="Times New Roman" w:hAnsi="Times New Roman"/>
              </w:rPr>
              <w:t>ые</w:t>
            </w:r>
            <w:commentRangeEnd w:id="4016"/>
            <w:r w:rsidR="00822B0E">
              <w:rPr>
                <w:rStyle w:val="aa"/>
                <w:rFonts w:ascii="Times New Roman CYR" w:hAnsi="Times New Roman CYR"/>
                <w:szCs w:val="20"/>
                <w:lang w:eastAsia="ru-RU"/>
              </w:rPr>
              <w:commentReference w:id="4016"/>
            </w:r>
            <w:r w:rsidRPr="00F32FC2">
              <w:rPr>
                <w:rFonts w:ascii="Times New Roman" w:hAnsi="Times New Roman"/>
              </w:rPr>
              <w:t>, пластичные</w:t>
            </w:r>
          </w:p>
        </w:tc>
        <w:tc>
          <w:tcPr>
            <w:tcW w:w="3260" w:type="dxa"/>
            <w:tcBorders>
              <w:top w:val="single" w:sz="6" w:space="0" w:color="auto"/>
              <w:left w:val="single" w:sz="4" w:space="0" w:color="auto"/>
              <w:bottom w:val="single" w:sz="6" w:space="0" w:color="auto"/>
              <w:right w:val="single" w:sz="4" w:space="0" w:color="auto"/>
            </w:tcBorders>
          </w:tcPr>
          <w:p w14:paraId="7F9D081F" w14:textId="77777777" w:rsidR="006C14F9" w:rsidRPr="006B0EDD" w:rsidRDefault="006C14F9" w:rsidP="00F32FC2">
            <w:pPr>
              <w:pStyle w:val="aff3"/>
              <w:rPr>
                <w:rFonts w:ascii="Times New Roman" w:hAnsi="Times New Roman"/>
              </w:rPr>
            </w:pPr>
            <w:r w:rsidRPr="006B0EDD">
              <w:rPr>
                <w:rFonts w:ascii="Times New Roman" w:hAnsi="Times New Roman"/>
              </w:rPr>
              <w:t>Вязкопластическое течение массы грунта: по</w:t>
            </w:r>
            <w:r w:rsidR="00C36EC4" w:rsidRPr="006B0EDD">
              <w:rPr>
                <w:rFonts w:ascii="Times New Roman" w:hAnsi="Times New Roman"/>
              </w:rPr>
              <w:t> </w:t>
            </w:r>
            <w:r w:rsidRPr="006B0EDD">
              <w:rPr>
                <w:rFonts w:ascii="Times New Roman" w:hAnsi="Times New Roman"/>
              </w:rPr>
              <w:t xml:space="preserve">ложбинам </w:t>
            </w:r>
            <w:r w:rsidR="00FF2343" w:rsidRPr="006B0EDD">
              <w:rPr>
                <w:rFonts w:ascii="Times New Roman" w:hAnsi="Times New Roman"/>
              </w:rPr>
              <w:t>–</w:t>
            </w:r>
            <w:r w:rsidRPr="006B0EDD">
              <w:rPr>
                <w:rFonts w:ascii="Times New Roman" w:hAnsi="Times New Roman"/>
              </w:rPr>
              <w:t xml:space="preserve"> оползни-потоки, вытянутой по оси оползания формы в плане; на увлажненных крутых уступах </w:t>
            </w:r>
            <w:r w:rsidR="00C36EC4" w:rsidRPr="006B0EDD">
              <w:rPr>
                <w:rFonts w:ascii="Times New Roman" w:hAnsi="Times New Roman"/>
              </w:rPr>
              <w:t>–</w:t>
            </w:r>
            <w:r w:rsidRPr="006B0EDD">
              <w:rPr>
                <w:rFonts w:ascii="Times New Roman" w:hAnsi="Times New Roman"/>
              </w:rPr>
              <w:t xml:space="preserve"> сплывы; в пределах зоны сезонного промерзания при оттаивании</w:t>
            </w:r>
            <w:r w:rsidR="00C36EC4" w:rsidRPr="006B0EDD">
              <w:rPr>
                <w:rFonts w:ascii="Times New Roman" w:hAnsi="Times New Roman"/>
              </w:rPr>
              <w:t> – </w:t>
            </w:r>
            <w:r w:rsidRPr="006B0EDD">
              <w:rPr>
                <w:rFonts w:ascii="Times New Roman" w:hAnsi="Times New Roman"/>
              </w:rPr>
              <w:t>оплывины</w:t>
            </w:r>
          </w:p>
        </w:tc>
      </w:tr>
      <w:tr w:rsidR="00446300" w:rsidRPr="002150CE" w14:paraId="3C3135DE" w14:textId="77777777" w:rsidTr="006B0EDD">
        <w:trPr>
          <w:jc w:val="center"/>
        </w:trPr>
        <w:tc>
          <w:tcPr>
            <w:tcW w:w="1839" w:type="dxa"/>
            <w:tcBorders>
              <w:top w:val="single" w:sz="6" w:space="0" w:color="auto"/>
              <w:left w:val="single" w:sz="4" w:space="0" w:color="auto"/>
              <w:bottom w:val="single" w:sz="6" w:space="0" w:color="auto"/>
              <w:right w:val="single" w:sz="4" w:space="0" w:color="auto"/>
            </w:tcBorders>
          </w:tcPr>
          <w:p w14:paraId="26D74FD0" w14:textId="77777777" w:rsidR="006C14F9" w:rsidRPr="00F32FC2" w:rsidRDefault="006C14F9" w:rsidP="00F32FC2">
            <w:pPr>
              <w:pStyle w:val="aff3"/>
              <w:rPr>
                <w:rFonts w:ascii="Times New Roman" w:hAnsi="Times New Roman"/>
              </w:rPr>
            </w:pPr>
            <w:r w:rsidRPr="00F32FC2">
              <w:rPr>
                <w:rFonts w:ascii="Times New Roman" w:hAnsi="Times New Roman"/>
              </w:rPr>
              <w:t>Оползни гидродинами</w:t>
            </w:r>
            <w:r w:rsidR="00692368" w:rsidRPr="00F32FC2">
              <w:rPr>
                <w:rFonts w:ascii="Times New Roman" w:hAnsi="Times New Roman"/>
              </w:rPr>
              <w:t>-</w:t>
            </w:r>
            <w:r w:rsidRPr="00F32FC2">
              <w:rPr>
                <w:rFonts w:ascii="Times New Roman" w:hAnsi="Times New Roman"/>
              </w:rPr>
              <w:t>ческого разрушения</w:t>
            </w:r>
          </w:p>
        </w:tc>
        <w:tc>
          <w:tcPr>
            <w:tcW w:w="1559" w:type="dxa"/>
            <w:tcBorders>
              <w:top w:val="single" w:sz="6" w:space="0" w:color="auto"/>
              <w:left w:val="single" w:sz="4" w:space="0" w:color="auto"/>
              <w:bottom w:val="single" w:sz="6" w:space="0" w:color="auto"/>
              <w:right w:val="single" w:sz="4" w:space="0" w:color="auto"/>
            </w:tcBorders>
          </w:tcPr>
          <w:p w14:paraId="2D1D99C2" w14:textId="77777777" w:rsidR="006C14F9" w:rsidRPr="00F32FC2" w:rsidRDefault="006C14F9" w:rsidP="00F32FC2">
            <w:pPr>
              <w:pStyle w:val="aff3"/>
              <w:rPr>
                <w:rFonts w:ascii="Times New Roman" w:hAnsi="Times New Roman"/>
              </w:rPr>
            </w:pPr>
            <w:r w:rsidRPr="00F32FC2">
              <w:rPr>
                <w:rFonts w:ascii="Times New Roman" w:hAnsi="Times New Roman"/>
              </w:rPr>
              <w:t>Суффозионные</w:t>
            </w:r>
          </w:p>
          <w:p w14:paraId="63A06DFB" w14:textId="22478E82" w:rsidR="006C14F9" w:rsidRPr="00F32FC2" w:rsidRDefault="006C14F9" w:rsidP="006B0EDD">
            <w:pPr>
              <w:pStyle w:val="aff3"/>
              <w:rPr>
                <w:rFonts w:ascii="Times New Roman" w:hAnsi="Times New Roman"/>
              </w:rPr>
            </w:pPr>
            <w:r w:rsidRPr="00F32FC2">
              <w:rPr>
                <w:rFonts w:ascii="Times New Roman" w:hAnsi="Times New Roman"/>
              </w:rPr>
              <w:t>Гидродинами</w:t>
            </w:r>
            <w:r w:rsidR="006B0EDD">
              <w:rPr>
                <w:rFonts w:ascii="Times New Roman" w:hAnsi="Times New Roman"/>
              </w:rPr>
              <w:t>-</w:t>
            </w:r>
            <w:r w:rsidRPr="00F32FC2">
              <w:rPr>
                <w:rFonts w:ascii="Times New Roman" w:hAnsi="Times New Roman"/>
              </w:rPr>
              <w:t>ческого выпора</w:t>
            </w:r>
          </w:p>
        </w:tc>
        <w:tc>
          <w:tcPr>
            <w:tcW w:w="2835" w:type="dxa"/>
            <w:tcBorders>
              <w:top w:val="single" w:sz="6" w:space="0" w:color="auto"/>
              <w:left w:val="single" w:sz="4" w:space="0" w:color="auto"/>
              <w:bottom w:val="single" w:sz="6" w:space="0" w:color="auto"/>
              <w:right w:val="single" w:sz="4" w:space="0" w:color="auto"/>
            </w:tcBorders>
          </w:tcPr>
          <w:p w14:paraId="1CA83377" w14:textId="77777777" w:rsidR="006C14F9" w:rsidRPr="00F32FC2" w:rsidRDefault="006C14F9" w:rsidP="00F32FC2">
            <w:pPr>
              <w:pStyle w:val="aff3"/>
              <w:rPr>
                <w:rFonts w:ascii="Times New Roman" w:hAnsi="Times New Roman"/>
              </w:rPr>
            </w:pPr>
            <w:r w:rsidRPr="00F32FC2">
              <w:rPr>
                <w:rFonts w:ascii="Times New Roman" w:hAnsi="Times New Roman"/>
              </w:rPr>
              <w:t>Водонасыщенные песчаные и глинистые пылеватые грунты</w:t>
            </w:r>
          </w:p>
        </w:tc>
        <w:tc>
          <w:tcPr>
            <w:tcW w:w="3260" w:type="dxa"/>
            <w:tcBorders>
              <w:top w:val="single" w:sz="6" w:space="0" w:color="auto"/>
              <w:left w:val="single" w:sz="4" w:space="0" w:color="auto"/>
              <w:bottom w:val="single" w:sz="6" w:space="0" w:color="auto"/>
              <w:right w:val="single" w:sz="4" w:space="0" w:color="auto"/>
            </w:tcBorders>
          </w:tcPr>
          <w:p w14:paraId="7BCB2AAD" w14:textId="77777777" w:rsidR="006C14F9" w:rsidRPr="006B0EDD" w:rsidRDefault="006C14F9" w:rsidP="00F32FC2">
            <w:pPr>
              <w:pStyle w:val="aff3"/>
              <w:rPr>
                <w:rFonts w:ascii="Times New Roman" w:hAnsi="Times New Roman"/>
              </w:rPr>
            </w:pPr>
            <w:r w:rsidRPr="006B0EDD">
              <w:rPr>
                <w:rFonts w:ascii="Times New Roman" w:hAnsi="Times New Roman"/>
              </w:rPr>
              <w:t>Отрыв оползневого тела или обрушение суффозионной ниши с последующим растеканием сместившейся водонасыщенной массы</w:t>
            </w:r>
          </w:p>
        </w:tc>
      </w:tr>
      <w:tr w:rsidR="00446300" w:rsidRPr="002150CE" w14:paraId="100F6E47" w14:textId="77777777" w:rsidTr="006B0EDD">
        <w:trPr>
          <w:jc w:val="center"/>
        </w:trPr>
        <w:tc>
          <w:tcPr>
            <w:tcW w:w="1839" w:type="dxa"/>
            <w:tcBorders>
              <w:top w:val="single" w:sz="6" w:space="0" w:color="auto"/>
              <w:left w:val="single" w:sz="4" w:space="0" w:color="auto"/>
              <w:bottom w:val="single" w:sz="6" w:space="0" w:color="auto"/>
              <w:right w:val="single" w:sz="4" w:space="0" w:color="auto"/>
            </w:tcBorders>
          </w:tcPr>
          <w:p w14:paraId="46EC6BC7" w14:textId="77777777" w:rsidR="006C14F9" w:rsidRPr="00F32FC2" w:rsidRDefault="006C14F9" w:rsidP="00F32FC2">
            <w:pPr>
              <w:pStyle w:val="aff3"/>
              <w:rPr>
                <w:rFonts w:ascii="Times New Roman" w:hAnsi="Times New Roman"/>
              </w:rPr>
            </w:pPr>
            <w:r w:rsidRPr="00F32FC2">
              <w:rPr>
                <w:rFonts w:ascii="Times New Roman" w:hAnsi="Times New Roman"/>
              </w:rPr>
              <w:t>Оползни внезапного разжижения</w:t>
            </w:r>
          </w:p>
        </w:tc>
        <w:tc>
          <w:tcPr>
            <w:tcW w:w="1559" w:type="dxa"/>
            <w:tcBorders>
              <w:top w:val="single" w:sz="6" w:space="0" w:color="auto"/>
              <w:left w:val="single" w:sz="4" w:space="0" w:color="auto"/>
              <w:bottom w:val="single" w:sz="6" w:space="0" w:color="auto"/>
              <w:right w:val="single" w:sz="4" w:space="0" w:color="auto"/>
            </w:tcBorders>
          </w:tcPr>
          <w:p w14:paraId="76EF7ADF" w14:textId="2E32DC02" w:rsidR="006C14F9" w:rsidRPr="00F32FC2" w:rsidRDefault="006C14F9" w:rsidP="00F32FC2">
            <w:pPr>
              <w:pStyle w:val="aff3"/>
              <w:rPr>
                <w:rFonts w:ascii="Times New Roman" w:hAnsi="Times New Roman"/>
              </w:rPr>
            </w:pPr>
            <w:r w:rsidRPr="00F32FC2">
              <w:rPr>
                <w:rFonts w:ascii="Times New Roman" w:hAnsi="Times New Roman"/>
              </w:rPr>
              <w:t>Несейсмоген</w:t>
            </w:r>
            <w:r w:rsidR="006B0EDD">
              <w:rPr>
                <w:rFonts w:ascii="Times New Roman" w:hAnsi="Times New Roman"/>
              </w:rPr>
              <w:t>-</w:t>
            </w:r>
            <w:r w:rsidRPr="00F32FC2">
              <w:rPr>
                <w:rFonts w:ascii="Times New Roman" w:hAnsi="Times New Roman"/>
              </w:rPr>
              <w:t>ного разжижения</w:t>
            </w:r>
          </w:p>
          <w:p w14:paraId="5C49A516" w14:textId="77777777" w:rsidR="006C14F9" w:rsidRPr="00F32FC2" w:rsidRDefault="006C14F9" w:rsidP="00F32FC2">
            <w:pPr>
              <w:pStyle w:val="aff3"/>
              <w:rPr>
                <w:rFonts w:ascii="Times New Roman" w:hAnsi="Times New Roman"/>
              </w:rPr>
            </w:pPr>
            <w:r w:rsidRPr="00F32FC2">
              <w:rPr>
                <w:rFonts w:ascii="Times New Roman" w:hAnsi="Times New Roman"/>
              </w:rPr>
              <w:t>Сейсмогенного разжижения</w:t>
            </w:r>
          </w:p>
        </w:tc>
        <w:tc>
          <w:tcPr>
            <w:tcW w:w="2835" w:type="dxa"/>
            <w:tcBorders>
              <w:top w:val="single" w:sz="6" w:space="0" w:color="auto"/>
              <w:left w:val="single" w:sz="4" w:space="0" w:color="auto"/>
              <w:bottom w:val="single" w:sz="6" w:space="0" w:color="auto"/>
              <w:right w:val="single" w:sz="4" w:space="0" w:color="auto"/>
            </w:tcBorders>
          </w:tcPr>
          <w:p w14:paraId="104F2260" w14:textId="77777777" w:rsidR="006C14F9" w:rsidRPr="00F32FC2" w:rsidRDefault="006C14F9" w:rsidP="00F32FC2">
            <w:pPr>
              <w:pStyle w:val="aff3"/>
              <w:rPr>
                <w:rFonts w:ascii="Times New Roman" w:hAnsi="Times New Roman"/>
              </w:rPr>
            </w:pPr>
            <w:r w:rsidRPr="00F32FC2">
              <w:rPr>
                <w:rFonts w:ascii="Times New Roman" w:hAnsi="Times New Roman"/>
              </w:rPr>
              <w:t>Слабоуплотненные глинистые и песчаные водонасыщенные грунты, подверженные быстрому разупрочнению при динамических воздействиях</w:t>
            </w:r>
          </w:p>
        </w:tc>
        <w:tc>
          <w:tcPr>
            <w:tcW w:w="3260" w:type="dxa"/>
            <w:tcBorders>
              <w:top w:val="single" w:sz="6" w:space="0" w:color="auto"/>
              <w:left w:val="single" w:sz="4" w:space="0" w:color="auto"/>
              <w:bottom w:val="single" w:sz="6" w:space="0" w:color="auto"/>
              <w:right w:val="single" w:sz="4" w:space="0" w:color="auto"/>
            </w:tcBorders>
          </w:tcPr>
          <w:p w14:paraId="46E66722" w14:textId="77777777" w:rsidR="006C14F9" w:rsidRPr="00F32FC2" w:rsidRDefault="006C14F9" w:rsidP="00F32FC2">
            <w:pPr>
              <w:pStyle w:val="aff3"/>
              <w:rPr>
                <w:rFonts w:ascii="Times New Roman" w:hAnsi="Times New Roman"/>
              </w:rPr>
            </w:pPr>
            <w:r w:rsidRPr="00F32FC2">
              <w:rPr>
                <w:rFonts w:ascii="Times New Roman" w:hAnsi="Times New Roman"/>
              </w:rPr>
              <w:t>Разжижение при динамическом воздействии (техногенном сотрясении или сейсмических толчках) и быстрое вязкое течение разжиженного грунта по уклону рельефа</w:t>
            </w:r>
          </w:p>
        </w:tc>
      </w:tr>
      <w:tr w:rsidR="00CC2EFA" w:rsidRPr="002150CE" w14:paraId="4766CE09" w14:textId="77777777" w:rsidTr="006B0EDD">
        <w:trPr>
          <w:jc w:val="center"/>
        </w:trPr>
        <w:tc>
          <w:tcPr>
            <w:tcW w:w="1839" w:type="dxa"/>
            <w:tcBorders>
              <w:top w:val="single" w:sz="6" w:space="0" w:color="auto"/>
              <w:left w:val="single" w:sz="4" w:space="0" w:color="auto"/>
              <w:bottom w:val="single" w:sz="6" w:space="0" w:color="auto"/>
              <w:right w:val="single" w:sz="4" w:space="0" w:color="auto"/>
            </w:tcBorders>
          </w:tcPr>
          <w:p w14:paraId="3B0654FD" w14:textId="77777777" w:rsidR="00CC2EFA" w:rsidRPr="00F32FC2" w:rsidRDefault="00CC2EFA" w:rsidP="00F32FC2">
            <w:pPr>
              <w:pStyle w:val="aff3"/>
              <w:rPr>
                <w:rFonts w:ascii="Times New Roman" w:hAnsi="Times New Roman"/>
              </w:rPr>
            </w:pPr>
            <w:r w:rsidRPr="00F32FC2">
              <w:rPr>
                <w:rFonts w:ascii="Times New Roman" w:hAnsi="Times New Roman"/>
              </w:rPr>
              <w:t>Каменные лавины</w:t>
            </w:r>
          </w:p>
        </w:tc>
        <w:tc>
          <w:tcPr>
            <w:tcW w:w="1559" w:type="dxa"/>
            <w:tcBorders>
              <w:top w:val="single" w:sz="6" w:space="0" w:color="auto"/>
              <w:left w:val="single" w:sz="4" w:space="0" w:color="auto"/>
              <w:bottom w:val="single" w:sz="6" w:space="0" w:color="auto"/>
              <w:right w:val="single" w:sz="4" w:space="0" w:color="auto"/>
            </w:tcBorders>
          </w:tcPr>
          <w:p w14:paraId="7CF7346A" w14:textId="7DF61B3E" w:rsidR="00CC2EFA" w:rsidRPr="00F32FC2" w:rsidRDefault="006B0EDD" w:rsidP="006B0EDD">
            <w:pPr>
              <w:pStyle w:val="aff3"/>
              <w:jc w:val="center"/>
              <w:rPr>
                <w:rFonts w:ascii="Times New Roman" w:hAnsi="Times New Roman"/>
              </w:rPr>
            </w:pPr>
            <w:r w:rsidRPr="002150CE">
              <w:rPr>
                <w:rFonts w:ascii="Times New Roman" w:hAnsi="Times New Roman"/>
                <w:bCs/>
              </w:rPr>
              <w:t>–</w:t>
            </w:r>
          </w:p>
        </w:tc>
        <w:tc>
          <w:tcPr>
            <w:tcW w:w="2835" w:type="dxa"/>
            <w:tcBorders>
              <w:top w:val="single" w:sz="6" w:space="0" w:color="auto"/>
              <w:left w:val="single" w:sz="4" w:space="0" w:color="auto"/>
              <w:bottom w:val="single" w:sz="6" w:space="0" w:color="auto"/>
              <w:right w:val="single" w:sz="4" w:space="0" w:color="auto"/>
            </w:tcBorders>
          </w:tcPr>
          <w:p w14:paraId="32A2C3CA" w14:textId="77777777" w:rsidR="00CC2EFA" w:rsidRPr="00F32FC2" w:rsidRDefault="00DD01D8" w:rsidP="00F32FC2">
            <w:pPr>
              <w:pStyle w:val="aff3"/>
              <w:rPr>
                <w:rFonts w:ascii="Times New Roman" w:hAnsi="Times New Roman"/>
              </w:rPr>
            </w:pPr>
            <w:r w:rsidRPr="00F32FC2">
              <w:rPr>
                <w:rFonts w:ascii="Times New Roman" w:hAnsi="Times New Roman"/>
              </w:rPr>
              <w:t xml:space="preserve">Скальные и полускальные </w:t>
            </w:r>
            <w:r w:rsidR="002C11EF" w:rsidRPr="00F32FC2">
              <w:rPr>
                <w:rFonts w:ascii="Times New Roman" w:hAnsi="Times New Roman"/>
              </w:rPr>
              <w:t>грунт</w:t>
            </w:r>
            <w:r w:rsidRPr="00F32FC2">
              <w:rPr>
                <w:rFonts w:ascii="Times New Roman" w:hAnsi="Times New Roman"/>
              </w:rPr>
              <w:t>ы</w:t>
            </w:r>
          </w:p>
        </w:tc>
        <w:tc>
          <w:tcPr>
            <w:tcW w:w="3260" w:type="dxa"/>
            <w:tcBorders>
              <w:top w:val="single" w:sz="6" w:space="0" w:color="auto"/>
              <w:left w:val="single" w:sz="4" w:space="0" w:color="auto"/>
              <w:bottom w:val="single" w:sz="6" w:space="0" w:color="auto"/>
              <w:right w:val="single" w:sz="4" w:space="0" w:color="auto"/>
            </w:tcBorders>
          </w:tcPr>
          <w:p w14:paraId="293DEAD6" w14:textId="3140E4FF" w:rsidR="00CC2EFA" w:rsidRPr="00F32FC2" w:rsidRDefault="00CC2EFA" w:rsidP="00F32FC2">
            <w:pPr>
              <w:pStyle w:val="aff3"/>
              <w:rPr>
                <w:rFonts w:ascii="Times New Roman" w:hAnsi="Times New Roman"/>
              </w:rPr>
            </w:pPr>
            <w:r w:rsidRPr="00F32FC2">
              <w:rPr>
                <w:rFonts w:ascii="Times New Roman" w:hAnsi="Times New Roman"/>
              </w:rPr>
              <w:t xml:space="preserve">Быстрое (скорость </w:t>
            </w:r>
            <w:r w:rsidR="00C36EC4" w:rsidRPr="00F32FC2">
              <w:rPr>
                <w:rFonts w:ascii="Times New Roman" w:hAnsi="Times New Roman"/>
              </w:rPr>
              <w:t xml:space="preserve">более </w:t>
            </w:r>
            <w:r w:rsidRPr="00F32FC2">
              <w:rPr>
                <w:rFonts w:ascii="Times New Roman" w:hAnsi="Times New Roman"/>
              </w:rPr>
              <w:t>20 м/с) перемещение очень крупных и грандиозных скальных оползней, затрагивающее большие площади у подножия склона и противопол</w:t>
            </w:r>
            <w:r w:rsidR="00B87451" w:rsidRPr="00F32FC2">
              <w:rPr>
                <w:rFonts w:ascii="Times New Roman" w:hAnsi="Times New Roman"/>
              </w:rPr>
              <w:t>о</w:t>
            </w:r>
            <w:r w:rsidRPr="00F32FC2">
              <w:rPr>
                <w:rFonts w:ascii="Times New Roman" w:hAnsi="Times New Roman"/>
              </w:rPr>
              <w:t>жные склоны на значительную высоту</w:t>
            </w:r>
          </w:p>
        </w:tc>
      </w:tr>
      <w:tr w:rsidR="00446300" w:rsidRPr="002150CE" w14:paraId="346AF3E5" w14:textId="77777777" w:rsidTr="006B0EDD">
        <w:trPr>
          <w:trHeight w:val="543"/>
          <w:jc w:val="center"/>
        </w:trPr>
        <w:tc>
          <w:tcPr>
            <w:tcW w:w="9493" w:type="dxa"/>
            <w:gridSpan w:val="4"/>
            <w:tcBorders>
              <w:top w:val="single" w:sz="6" w:space="0" w:color="auto"/>
              <w:left w:val="single" w:sz="4" w:space="0" w:color="auto"/>
              <w:bottom w:val="single" w:sz="6" w:space="0" w:color="auto"/>
              <w:right w:val="single" w:sz="4" w:space="0" w:color="auto"/>
            </w:tcBorders>
          </w:tcPr>
          <w:p w14:paraId="4DFB153F" w14:textId="77777777" w:rsidR="00E76ED8" w:rsidRPr="006B0EDD" w:rsidRDefault="00E76ED8" w:rsidP="006B0EDD">
            <w:pPr>
              <w:pStyle w:val="aff3"/>
              <w:ind w:firstLine="393"/>
              <w:rPr>
                <w:rFonts w:ascii="Times New Roman" w:hAnsi="Times New Roman"/>
                <w:sz w:val="20"/>
                <w:szCs w:val="20"/>
              </w:rPr>
            </w:pPr>
            <w:r w:rsidRPr="006B0EDD">
              <w:rPr>
                <w:rFonts w:ascii="Times New Roman" w:hAnsi="Times New Roman"/>
                <w:spacing w:val="40"/>
                <w:sz w:val="20"/>
                <w:szCs w:val="20"/>
              </w:rPr>
              <w:t>Примечание</w:t>
            </w:r>
            <w:r w:rsidR="00FF2343" w:rsidRPr="006B0EDD">
              <w:rPr>
                <w:rFonts w:ascii="Times New Roman" w:eastAsia="Calibri" w:hAnsi="Times New Roman"/>
                <w:sz w:val="20"/>
                <w:szCs w:val="20"/>
              </w:rPr>
              <w:t> – </w:t>
            </w:r>
            <w:r w:rsidRPr="006B0EDD">
              <w:rPr>
                <w:rFonts w:ascii="Times New Roman" w:hAnsi="Times New Roman"/>
                <w:sz w:val="20"/>
                <w:szCs w:val="20"/>
              </w:rPr>
              <w:t>Воз</w:t>
            </w:r>
            <w:r w:rsidR="00CE75B4" w:rsidRPr="006B0EDD">
              <w:rPr>
                <w:rFonts w:ascii="Times New Roman" w:hAnsi="Times New Roman"/>
                <w:sz w:val="20"/>
                <w:szCs w:val="20"/>
              </w:rPr>
              <w:t>можны промежуточные типы оползневых процессов</w:t>
            </w:r>
            <w:r w:rsidRPr="006B0EDD">
              <w:rPr>
                <w:rFonts w:ascii="Times New Roman" w:hAnsi="Times New Roman"/>
                <w:sz w:val="20"/>
                <w:szCs w:val="20"/>
              </w:rPr>
              <w:t>, а также наличие сложного (комбинированного) механизма их проявления.</w:t>
            </w:r>
          </w:p>
        </w:tc>
      </w:tr>
      <w:bookmarkEnd w:id="4015"/>
    </w:tbl>
    <w:p w14:paraId="061B6226" w14:textId="77777777" w:rsidR="00243AFE" w:rsidRPr="002150CE" w:rsidRDefault="00243AFE">
      <w:pPr>
        <w:rPr>
          <w:rFonts w:ascii="Times New Roman" w:hAnsi="Times New Roman"/>
          <w:sz w:val="24"/>
          <w:szCs w:val="24"/>
        </w:rPr>
      </w:pPr>
      <w:r w:rsidRPr="002150CE">
        <w:rPr>
          <w:rFonts w:ascii="Times New Roman" w:hAnsi="Times New Roman"/>
          <w:sz w:val="24"/>
          <w:szCs w:val="24"/>
        </w:rPr>
        <w:br w:type="page"/>
      </w:r>
    </w:p>
    <w:p w14:paraId="639109FE" w14:textId="77777777" w:rsidR="00513CCC" w:rsidRPr="002150CE" w:rsidRDefault="00513CCC" w:rsidP="00513CCC">
      <w:pPr>
        <w:pStyle w:val="16"/>
        <w:spacing w:before="120"/>
        <w:rPr>
          <w:rFonts w:ascii="Times New Roman" w:hAnsi="Times New Roman" w:cs="Times New Roman"/>
          <w:sz w:val="24"/>
          <w:szCs w:val="24"/>
        </w:rPr>
      </w:pPr>
      <w:bookmarkStart w:id="4018" w:name="_Toc528240076"/>
      <w:r w:rsidRPr="002150CE">
        <w:rPr>
          <w:rFonts w:ascii="Times New Roman" w:hAnsi="Times New Roman" w:cs="Times New Roman"/>
          <w:sz w:val="24"/>
          <w:szCs w:val="24"/>
        </w:rPr>
        <w:lastRenderedPageBreak/>
        <w:t xml:space="preserve">Приложение </w:t>
      </w:r>
      <w:r w:rsidR="003C1B3E" w:rsidRPr="002150CE">
        <w:rPr>
          <w:rFonts w:ascii="Times New Roman" w:hAnsi="Times New Roman" w:cs="Times New Roman"/>
          <w:sz w:val="24"/>
          <w:szCs w:val="24"/>
        </w:rPr>
        <w:t>Д</w:t>
      </w:r>
      <w:bookmarkEnd w:id="4018"/>
    </w:p>
    <w:p w14:paraId="4E394C55" w14:textId="77777777" w:rsidR="00513CCC" w:rsidRPr="002150CE" w:rsidRDefault="00513CCC" w:rsidP="00513CCC">
      <w:pPr>
        <w:pStyle w:val="16"/>
        <w:spacing w:before="120"/>
        <w:rPr>
          <w:rFonts w:ascii="Times New Roman" w:hAnsi="Times New Roman" w:cs="Times New Roman"/>
          <w:sz w:val="24"/>
          <w:szCs w:val="24"/>
        </w:rPr>
      </w:pPr>
      <w:bookmarkStart w:id="4019" w:name="_Toc528240077"/>
      <w:r w:rsidRPr="002150CE">
        <w:rPr>
          <w:rFonts w:ascii="Times New Roman" w:hAnsi="Times New Roman" w:cs="Times New Roman"/>
          <w:sz w:val="24"/>
          <w:szCs w:val="24"/>
        </w:rPr>
        <w:t>Стадии оползневого процесса и соответствующие задачи, методы инженерно-геологических исследований</w:t>
      </w:r>
      <w:bookmarkEnd w:id="4019"/>
    </w:p>
    <w:p w14:paraId="07324AC6" w14:textId="77777777" w:rsidR="00513CCC" w:rsidRPr="006B0EDD" w:rsidRDefault="00513CCC" w:rsidP="00513CCC">
      <w:pPr>
        <w:rPr>
          <w:rFonts w:ascii="Times New Roman" w:hAnsi="Times New Roman"/>
          <w:sz w:val="24"/>
          <w:szCs w:val="24"/>
        </w:rPr>
      </w:pPr>
      <w:bookmarkStart w:id="4020" w:name="_Toc482628950"/>
      <w:r w:rsidRPr="006B0EDD">
        <w:rPr>
          <w:rFonts w:ascii="Times New Roman" w:hAnsi="Times New Roman"/>
          <w:spacing w:val="40"/>
          <w:sz w:val="24"/>
          <w:szCs w:val="24"/>
        </w:rPr>
        <w:t xml:space="preserve">Таблица </w:t>
      </w:r>
      <w:r w:rsidR="003C1B3E" w:rsidRPr="006B0EDD">
        <w:rPr>
          <w:rFonts w:ascii="Times New Roman" w:hAnsi="Times New Roman"/>
          <w:sz w:val="24"/>
          <w:szCs w:val="24"/>
        </w:rPr>
        <w:t>Д</w:t>
      </w:r>
      <w:r w:rsidRPr="006B0EDD">
        <w:rPr>
          <w:rFonts w:ascii="Times New Roman" w:hAnsi="Times New Roman"/>
          <w:sz w:val="24"/>
          <w:szCs w:val="24"/>
        </w:rPr>
        <w:t>.1</w:t>
      </w:r>
      <w:bookmarkEnd w:id="4020"/>
    </w:p>
    <w:tbl>
      <w:tblPr>
        <w:tblW w:w="5000" w:type="pct"/>
        <w:jc w:val="center"/>
        <w:tblCellMar>
          <w:left w:w="0" w:type="dxa"/>
          <w:right w:w="0" w:type="dxa"/>
        </w:tblCellMar>
        <w:tblLook w:val="04A0" w:firstRow="1" w:lastRow="0" w:firstColumn="1" w:lastColumn="0" w:noHBand="0" w:noVBand="1"/>
      </w:tblPr>
      <w:tblGrid>
        <w:gridCol w:w="1852"/>
        <w:gridCol w:w="2820"/>
        <w:gridCol w:w="1845"/>
        <w:gridCol w:w="2828"/>
      </w:tblGrid>
      <w:tr w:rsidR="00513CCC" w:rsidRPr="002150CE" w14:paraId="778C6DDE" w14:textId="77777777" w:rsidTr="006B0EDD">
        <w:trPr>
          <w:cantSplit/>
          <w:trHeight w:val="1133"/>
          <w:tblHeader/>
          <w:jc w:val="center"/>
        </w:trPr>
        <w:tc>
          <w:tcPr>
            <w:tcW w:w="99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142FE3F" w14:textId="77777777" w:rsidR="00513CCC" w:rsidRPr="006B0EDD" w:rsidRDefault="00513CCC" w:rsidP="006B0EDD">
            <w:pPr>
              <w:pStyle w:val="aff3"/>
              <w:jc w:val="center"/>
              <w:rPr>
                <w:rFonts w:ascii="Times New Roman" w:hAnsi="Times New Roman"/>
              </w:rPr>
            </w:pPr>
            <w:bookmarkStart w:id="4021" w:name="TO0000002"/>
            <w:r w:rsidRPr="006B0EDD">
              <w:rPr>
                <w:rFonts w:ascii="Times New Roman" w:hAnsi="Times New Roman"/>
              </w:rPr>
              <w:t>Стадия оползневого процесса</w:t>
            </w:r>
            <w:bookmarkEnd w:id="4021"/>
          </w:p>
        </w:tc>
        <w:tc>
          <w:tcPr>
            <w:tcW w:w="1509"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42208A48" w14:textId="77777777" w:rsidR="00513CCC" w:rsidRPr="006B0EDD" w:rsidRDefault="00513CCC" w:rsidP="006B0EDD">
            <w:pPr>
              <w:pStyle w:val="aff3"/>
              <w:jc w:val="center"/>
              <w:rPr>
                <w:rFonts w:ascii="Times New Roman" w:hAnsi="Times New Roman"/>
              </w:rPr>
            </w:pPr>
            <w:r w:rsidRPr="006B0EDD">
              <w:rPr>
                <w:rFonts w:ascii="Times New Roman" w:hAnsi="Times New Roman"/>
              </w:rPr>
              <w:t>Характерные признаки стадии оползневого процесса</w:t>
            </w:r>
          </w:p>
        </w:tc>
        <w:tc>
          <w:tcPr>
            <w:tcW w:w="987"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7565CC5C" w14:textId="77777777" w:rsidR="00513CCC" w:rsidRPr="006B0EDD" w:rsidRDefault="00513CCC" w:rsidP="006B0EDD">
            <w:pPr>
              <w:pStyle w:val="aff3"/>
              <w:jc w:val="center"/>
              <w:rPr>
                <w:rFonts w:ascii="Times New Roman" w:hAnsi="Times New Roman"/>
              </w:rPr>
            </w:pPr>
            <w:r w:rsidRPr="006B0EDD">
              <w:rPr>
                <w:rFonts w:ascii="Times New Roman" w:hAnsi="Times New Roman"/>
              </w:rPr>
              <w:t>Задачи исследований</w:t>
            </w:r>
          </w:p>
        </w:tc>
        <w:tc>
          <w:tcPr>
            <w:tcW w:w="1514"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5D5DEE50" w14:textId="77777777" w:rsidR="00513CCC" w:rsidRPr="006B0EDD" w:rsidRDefault="00513CCC" w:rsidP="006B0EDD">
            <w:pPr>
              <w:pStyle w:val="aff3"/>
              <w:jc w:val="center"/>
              <w:rPr>
                <w:rFonts w:ascii="Times New Roman" w:hAnsi="Times New Roman"/>
              </w:rPr>
            </w:pPr>
            <w:r w:rsidRPr="006B0EDD">
              <w:rPr>
                <w:rFonts w:ascii="Times New Roman" w:hAnsi="Times New Roman"/>
              </w:rPr>
              <w:t>Методы исследований</w:t>
            </w:r>
          </w:p>
        </w:tc>
      </w:tr>
      <w:tr w:rsidR="00513CCC" w:rsidRPr="002150CE" w14:paraId="75166A19" w14:textId="77777777" w:rsidTr="006B0EDD">
        <w:trPr>
          <w:cantSplit/>
          <w:jc w:val="center"/>
        </w:trPr>
        <w:tc>
          <w:tcPr>
            <w:tcW w:w="991" w:type="pc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hideMark/>
          </w:tcPr>
          <w:p w14:paraId="615FD2AF" w14:textId="77777777" w:rsidR="00513CCC" w:rsidRPr="006B0EDD" w:rsidRDefault="00513CCC" w:rsidP="006B0EDD">
            <w:pPr>
              <w:pStyle w:val="aff3"/>
              <w:rPr>
                <w:rFonts w:ascii="Times New Roman" w:hAnsi="Times New Roman"/>
              </w:rPr>
            </w:pPr>
            <w:r w:rsidRPr="006B0EDD">
              <w:rPr>
                <w:rFonts w:ascii="Times New Roman" w:hAnsi="Times New Roman"/>
              </w:rPr>
              <w:t>Подготовительный период</w:t>
            </w:r>
          </w:p>
        </w:tc>
        <w:tc>
          <w:tcPr>
            <w:tcW w:w="1509" w:type="pct"/>
            <w:tcBorders>
              <w:top w:val="single" w:sz="4" w:space="0" w:color="auto"/>
              <w:left w:val="nil"/>
              <w:bottom w:val="single" w:sz="6" w:space="0" w:color="auto"/>
              <w:right w:val="single" w:sz="4" w:space="0" w:color="auto"/>
            </w:tcBorders>
            <w:tcMar>
              <w:top w:w="0" w:type="dxa"/>
              <w:left w:w="28" w:type="dxa"/>
              <w:bottom w:w="0" w:type="dxa"/>
              <w:right w:w="28" w:type="dxa"/>
            </w:tcMar>
            <w:hideMark/>
          </w:tcPr>
          <w:p w14:paraId="3422794A" w14:textId="77777777" w:rsidR="00513CCC" w:rsidRPr="006B0EDD" w:rsidRDefault="00513CCC" w:rsidP="006B0EDD">
            <w:pPr>
              <w:pStyle w:val="aff3"/>
              <w:rPr>
                <w:rFonts w:ascii="Times New Roman" w:hAnsi="Times New Roman"/>
              </w:rPr>
            </w:pPr>
            <w:r w:rsidRPr="006B0EDD">
              <w:rPr>
                <w:rFonts w:ascii="Times New Roman" w:hAnsi="Times New Roman"/>
              </w:rPr>
              <w:t>Повышение напряжений при эрозионном (абразионном) или техногенном воздействии на склон. Увеличение влажности, выветривание. Уменьшение прочности грунта</w:t>
            </w:r>
          </w:p>
        </w:tc>
        <w:tc>
          <w:tcPr>
            <w:tcW w:w="987" w:type="pct"/>
            <w:tcBorders>
              <w:top w:val="single" w:sz="4" w:space="0" w:color="auto"/>
              <w:left w:val="nil"/>
              <w:bottom w:val="single" w:sz="6" w:space="0" w:color="auto"/>
              <w:right w:val="single" w:sz="4" w:space="0" w:color="auto"/>
            </w:tcBorders>
            <w:tcMar>
              <w:top w:w="0" w:type="dxa"/>
              <w:left w:w="28" w:type="dxa"/>
              <w:bottom w:w="0" w:type="dxa"/>
              <w:right w:w="28" w:type="dxa"/>
            </w:tcMar>
            <w:hideMark/>
          </w:tcPr>
          <w:p w14:paraId="2993CD12" w14:textId="77777777" w:rsidR="00513CCC" w:rsidRPr="006B0EDD" w:rsidRDefault="00513CCC" w:rsidP="006B0EDD">
            <w:pPr>
              <w:pStyle w:val="aff3"/>
              <w:rPr>
                <w:rFonts w:ascii="Times New Roman" w:hAnsi="Times New Roman"/>
              </w:rPr>
            </w:pPr>
            <w:r w:rsidRPr="006B0EDD">
              <w:rPr>
                <w:rFonts w:ascii="Times New Roman" w:hAnsi="Times New Roman"/>
              </w:rPr>
              <w:t>Установление возможности проявления оползневого процесса, факторов его активизации</w:t>
            </w:r>
          </w:p>
        </w:tc>
        <w:tc>
          <w:tcPr>
            <w:tcW w:w="1514" w:type="pct"/>
            <w:tcBorders>
              <w:top w:val="single" w:sz="4" w:space="0" w:color="auto"/>
              <w:left w:val="nil"/>
              <w:bottom w:val="single" w:sz="6" w:space="0" w:color="auto"/>
              <w:right w:val="single" w:sz="4" w:space="0" w:color="auto"/>
            </w:tcBorders>
            <w:tcMar>
              <w:top w:w="0" w:type="dxa"/>
              <w:left w:w="28" w:type="dxa"/>
              <w:bottom w:w="0" w:type="dxa"/>
              <w:right w:w="28" w:type="dxa"/>
            </w:tcMar>
            <w:hideMark/>
          </w:tcPr>
          <w:p w14:paraId="262F066E" w14:textId="77777777" w:rsidR="00513CCC" w:rsidRPr="006B0EDD" w:rsidRDefault="00513CCC" w:rsidP="006B0EDD">
            <w:pPr>
              <w:pStyle w:val="aff3"/>
              <w:rPr>
                <w:rFonts w:ascii="Times New Roman" w:hAnsi="Times New Roman"/>
              </w:rPr>
            </w:pPr>
            <w:r w:rsidRPr="006B0EDD">
              <w:rPr>
                <w:rFonts w:ascii="Times New Roman" w:hAnsi="Times New Roman"/>
              </w:rPr>
              <w:t>Сбор данных по объектам-аналогам. Определение свойств грунтов. Наблюдения за уровнем грунтовых вод и напорами. Расчетные методы</w:t>
            </w:r>
          </w:p>
        </w:tc>
      </w:tr>
      <w:tr w:rsidR="00513CCC" w:rsidRPr="002150CE" w14:paraId="5EE67AD8" w14:textId="77777777" w:rsidTr="006B0EDD">
        <w:trPr>
          <w:cantSplit/>
          <w:jc w:val="center"/>
        </w:trPr>
        <w:tc>
          <w:tcPr>
            <w:tcW w:w="991" w:type="pct"/>
            <w:tcBorders>
              <w:top w:val="nil"/>
              <w:left w:val="single" w:sz="4" w:space="0" w:color="auto"/>
              <w:bottom w:val="single" w:sz="6" w:space="0" w:color="auto"/>
              <w:right w:val="single" w:sz="4" w:space="0" w:color="auto"/>
            </w:tcBorders>
            <w:tcMar>
              <w:top w:w="0" w:type="dxa"/>
              <w:left w:w="28" w:type="dxa"/>
              <w:bottom w:w="0" w:type="dxa"/>
              <w:right w:w="28" w:type="dxa"/>
            </w:tcMar>
            <w:hideMark/>
          </w:tcPr>
          <w:p w14:paraId="77F12D80" w14:textId="77777777" w:rsidR="00513CCC" w:rsidRPr="006B0EDD" w:rsidRDefault="00513CCC" w:rsidP="006B0EDD">
            <w:pPr>
              <w:pStyle w:val="aff3"/>
              <w:rPr>
                <w:rFonts w:ascii="Times New Roman" w:hAnsi="Times New Roman"/>
              </w:rPr>
            </w:pPr>
            <w:r w:rsidRPr="006B0EDD">
              <w:rPr>
                <w:rFonts w:ascii="Times New Roman" w:hAnsi="Times New Roman"/>
              </w:rPr>
              <w:t>Начальный период проявления</w:t>
            </w:r>
          </w:p>
        </w:tc>
        <w:tc>
          <w:tcPr>
            <w:tcW w:w="1509" w:type="pct"/>
            <w:tcBorders>
              <w:top w:val="nil"/>
              <w:left w:val="nil"/>
              <w:bottom w:val="single" w:sz="6" w:space="0" w:color="auto"/>
              <w:right w:val="single" w:sz="4" w:space="0" w:color="auto"/>
            </w:tcBorders>
            <w:tcMar>
              <w:top w:w="0" w:type="dxa"/>
              <w:left w:w="28" w:type="dxa"/>
              <w:bottom w:w="0" w:type="dxa"/>
              <w:right w:w="28" w:type="dxa"/>
            </w:tcMar>
            <w:hideMark/>
          </w:tcPr>
          <w:p w14:paraId="7A6B8168" w14:textId="77777777" w:rsidR="00513CCC" w:rsidRPr="006B0EDD" w:rsidRDefault="00513CCC" w:rsidP="006B0EDD">
            <w:pPr>
              <w:pStyle w:val="aff3"/>
              <w:rPr>
                <w:rFonts w:ascii="Times New Roman" w:hAnsi="Times New Roman"/>
              </w:rPr>
            </w:pPr>
            <w:r w:rsidRPr="006B0EDD">
              <w:rPr>
                <w:rFonts w:ascii="Times New Roman" w:hAnsi="Times New Roman"/>
              </w:rPr>
              <w:t>Образование трещин растяжения. Оконтуривание трещинами тела оползня. Начало оседания поверхности с образованием западины, появление вала выпирания в основании склона</w:t>
            </w:r>
          </w:p>
        </w:tc>
        <w:tc>
          <w:tcPr>
            <w:tcW w:w="987" w:type="pct"/>
            <w:tcBorders>
              <w:top w:val="nil"/>
              <w:left w:val="nil"/>
              <w:bottom w:val="single" w:sz="6" w:space="0" w:color="auto"/>
              <w:right w:val="single" w:sz="4" w:space="0" w:color="auto"/>
            </w:tcBorders>
            <w:tcMar>
              <w:top w:w="0" w:type="dxa"/>
              <w:left w:w="28" w:type="dxa"/>
              <w:bottom w:w="0" w:type="dxa"/>
              <w:right w:w="28" w:type="dxa"/>
            </w:tcMar>
            <w:hideMark/>
          </w:tcPr>
          <w:p w14:paraId="09506101" w14:textId="77777777" w:rsidR="00513CCC" w:rsidRPr="006B0EDD" w:rsidRDefault="00513CCC" w:rsidP="006B0EDD">
            <w:pPr>
              <w:pStyle w:val="aff3"/>
              <w:rPr>
                <w:rFonts w:ascii="Times New Roman" w:hAnsi="Times New Roman"/>
              </w:rPr>
            </w:pPr>
            <w:r w:rsidRPr="006B0EDD">
              <w:rPr>
                <w:rFonts w:ascii="Times New Roman" w:hAnsi="Times New Roman"/>
              </w:rPr>
              <w:t>Определение масштабов начинающегося процесса, оперативный прогноз времени смещения</w:t>
            </w:r>
          </w:p>
        </w:tc>
        <w:tc>
          <w:tcPr>
            <w:tcW w:w="1514" w:type="pct"/>
            <w:tcBorders>
              <w:top w:val="nil"/>
              <w:left w:val="nil"/>
              <w:bottom w:val="single" w:sz="6" w:space="0" w:color="auto"/>
              <w:right w:val="single" w:sz="4" w:space="0" w:color="auto"/>
            </w:tcBorders>
            <w:tcMar>
              <w:top w:w="0" w:type="dxa"/>
              <w:left w:w="28" w:type="dxa"/>
              <w:bottom w:w="0" w:type="dxa"/>
              <w:right w:w="28" w:type="dxa"/>
            </w:tcMar>
            <w:hideMark/>
          </w:tcPr>
          <w:p w14:paraId="6BA61E54" w14:textId="77777777" w:rsidR="00513CCC" w:rsidRPr="006B0EDD" w:rsidRDefault="00513CCC" w:rsidP="006B0EDD">
            <w:pPr>
              <w:pStyle w:val="aff3"/>
              <w:rPr>
                <w:rFonts w:ascii="Times New Roman" w:hAnsi="Times New Roman"/>
              </w:rPr>
            </w:pPr>
            <w:r w:rsidRPr="006B0EDD">
              <w:rPr>
                <w:rFonts w:ascii="Times New Roman" w:hAnsi="Times New Roman"/>
              </w:rPr>
              <w:t>Измерение трещин. Наблюдения за поверхностными и глубинными перемещениями, уровнем грунтовых вод. Расчетные методы</w:t>
            </w:r>
          </w:p>
        </w:tc>
      </w:tr>
      <w:tr w:rsidR="00513CCC" w:rsidRPr="002150CE" w14:paraId="74A9B16C" w14:textId="77777777" w:rsidTr="006B0EDD">
        <w:trPr>
          <w:cantSplit/>
          <w:jc w:val="center"/>
        </w:trPr>
        <w:tc>
          <w:tcPr>
            <w:tcW w:w="991" w:type="pc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hideMark/>
          </w:tcPr>
          <w:p w14:paraId="4B0393E6" w14:textId="77777777" w:rsidR="00513CCC" w:rsidRPr="006B0EDD" w:rsidRDefault="00513CCC" w:rsidP="006B0EDD">
            <w:pPr>
              <w:pStyle w:val="aff3"/>
              <w:rPr>
                <w:rFonts w:ascii="Times New Roman" w:hAnsi="Times New Roman"/>
              </w:rPr>
            </w:pPr>
            <w:r w:rsidRPr="006B0EDD">
              <w:rPr>
                <w:rFonts w:ascii="Times New Roman" w:hAnsi="Times New Roman"/>
              </w:rPr>
              <w:t>Основное смещение оползня</w:t>
            </w:r>
          </w:p>
        </w:tc>
        <w:tc>
          <w:tcPr>
            <w:tcW w:w="1509" w:type="pct"/>
            <w:tcBorders>
              <w:top w:val="single" w:sz="4" w:space="0" w:color="auto"/>
              <w:left w:val="nil"/>
              <w:bottom w:val="single" w:sz="6" w:space="0" w:color="auto"/>
              <w:right w:val="single" w:sz="4" w:space="0" w:color="auto"/>
            </w:tcBorders>
            <w:tcMar>
              <w:top w:w="0" w:type="dxa"/>
              <w:left w:w="28" w:type="dxa"/>
              <w:bottom w:w="0" w:type="dxa"/>
              <w:right w:w="28" w:type="dxa"/>
            </w:tcMar>
            <w:hideMark/>
          </w:tcPr>
          <w:p w14:paraId="634DB9D1" w14:textId="77777777" w:rsidR="00513CCC" w:rsidRPr="006B0EDD" w:rsidRDefault="00513CCC" w:rsidP="006B0EDD">
            <w:pPr>
              <w:pStyle w:val="aff3"/>
              <w:rPr>
                <w:rFonts w:ascii="Times New Roman" w:hAnsi="Times New Roman"/>
              </w:rPr>
            </w:pPr>
            <w:r w:rsidRPr="006B0EDD">
              <w:rPr>
                <w:rFonts w:ascii="Times New Roman" w:hAnsi="Times New Roman"/>
              </w:rPr>
              <w:t>Отчленение оползневых тел и основное их смещение. Регрессивное или прогрессивное развитие. Проявление различных форм и скоростей движения частей оползневых тел</w:t>
            </w:r>
          </w:p>
        </w:tc>
        <w:tc>
          <w:tcPr>
            <w:tcW w:w="987" w:type="pct"/>
            <w:tcBorders>
              <w:top w:val="single" w:sz="4" w:space="0" w:color="auto"/>
              <w:left w:val="nil"/>
              <w:bottom w:val="single" w:sz="6" w:space="0" w:color="auto"/>
              <w:right w:val="single" w:sz="4" w:space="0" w:color="auto"/>
            </w:tcBorders>
            <w:tcMar>
              <w:top w:w="0" w:type="dxa"/>
              <w:left w:w="28" w:type="dxa"/>
              <w:bottom w:w="0" w:type="dxa"/>
              <w:right w:w="28" w:type="dxa"/>
            </w:tcMar>
            <w:hideMark/>
          </w:tcPr>
          <w:p w14:paraId="37DE69E8" w14:textId="77777777" w:rsidR="00513CCC" w:rsidRPr="006B0EDD" w:rsidRDefault="00513CCC" w:rsidP="006B0EDD">
            <w:pPr>
              <w:pStyle w:val="aff3"/>
              <w:rPr>
                <w:rFonts w:ascii="Times New Roman" w:hAnsi="Times New Roman"/>
              </w:rPr>
            </w:pPr>
            <w:r w:rsidRPr="006B0EDD">
              <w:rPr>
                <w:rFonts w:ascii="Times New Roman" w:hAnsi="Times New Roman"/>
              </w:rPr>
              <w:t>Оперативный прогноз интенсивности развития дальнейшего смещения</w:t>
            </w:r>
          </w:p>
        </w:tc>
        <w:tc>
          <w:tcPr>
            <w:tcW w:w="1514" w:type="pct"/>
            <w:tcBorders>
              <w:top w:val="single" w:sz="4" w:space="0" w:color="auto"/>
              <w:left w:val="nil"/>
              <w:bottom w:val="single" w:sz="6" w:space="0" w:color="auto"/>
              <w:right w:val="single" w:sz="4" w:space="0" w:color="auto"/>
            </w:tcBorders>
            <w:tcMar>
              <w:top w:w="0" w:type="dxa"/>
              <w:left w:w="28" w:type="dxa"/>
              <w:bottom w:w="0" w:type="dxa"/>
              <w:right w:w="28" w:type="dxa"/>
            </w:tcMar>
            <w:hideMark/>
          </w:tcPr>
          <w:p w14:paraId="6A91C118" w14:textId="77777777" w:rsidR="00513CCC" w:rsidRPr="006B0EDD" w:rsidRDefault="00513CCC" w:rsidP="006B0EDD">
            <w:pPr>
              <w:pStyle w:val="aff3"/>
              <w:rPr>
                <w:rFonts w:ascii="Times New Roman" w:hAnsi="Times New Roman"/>
              </w:rPr>
            </w:pPr>
            <w:r w:rsidRPr="006B0EDD">
              <w:rPr>
                <w:rFonts w:ascii="Times New Roman" w:hAnsi="Times New Roman"/>
              </w:rPr>
              <w:t>Определение изменений формы поверхности склона, векторов и скоростей смещения, мощности оползня, трещинная оползневая съемка. Расчетные методы</w:t>
            </w:r>
          </w:p>
        </w:tc>
      </w:tr>
      <w:tr w:rsidR="00513CCC" w:rsidRPr="002150CE" w14:paraId="211BA296" w14:textId="77777777" w:rsidTr="006B0EDD">
        <w:trPr>
          <w:cantSplit/>
          <w:jc w:val="center"/>
        </w:trPr>
        <w:tc>
          <w:tcPr>
            <w:tcW w:w="991" w:type="pct"/>
            <w:tcBorders>
              <w:top w:val="nil"/>
              <w:left w:val="single" w:sz="4" w:space="0" w:color="auto"/>
              <w:bottom w:val="single" w:sz="6" w:space="0" w:color="auto"/>
              <w:right w:val="single" w:sz="4" w:space="0" w:color="auto"/>
            </w:tcBorders>
            <w:tcMar>
              <w:top w:w="0" w:type="dxa"/>
              <w:left w:w="28" w:type="dxa"/>
              <w:bottom w:w="0" w:type="dxa"/>
              <w:right w:w="28" w:type="dxa"/>
            </w:tcMar>
            <w:hideMark/>
          </w:tcPr>
          <w:p w14:paraId="2D08782B" w14:textId="77777777" w:rsidR="00513CCC" w:rsidRPr="006B0EDD" w:rsidRDefault="00513CCC" w:rsidP="006B0EDD">
            <w:pPr>
              <w:pStyle w:val="aff3"/>
              <w:rPr>
                <w:rFonts w:ascii="Times New Roman" w:hAnsi="Times New Roman"/>
              </w:rPr>
            </w:pPr>
            <w:r w:rsidRPr="006B0EDD">
              <w:rPr>
                <w:rFonts w:ascii="Times New Roman" w:hAnsi="Times New Roman"/>
              </w:rPr>
              <w:t>Временная стабилизация</w:t>
            </w:r>
          </w:p>
        </w:tc>
        <w:tc>
          <w:tcPr>
            <w:tcW w:w="1509" w:type="pct"/>
            <w:tcBorders>
              <w:top w:val="nil"/>
              <w:left w:val="nil"/>
              <w:bottom w:val="single" w:sz="6" w:space="0" w:color="auto"/>
              <w:right w:val="single" w:sz="4" w:space="0" w:color="auto"/>
            </w:tcBorders>
            <w:tcMar>
              <w:top w:w="0" w:type="dxa"/>
              <w:left w:w="28" w:type="dxa"/>
              <w:bottom w:w="0" w:type="dxa"/>
              <w:right w:w="28" w:type="dxa"/>
            </w:tcMar>
            <w:hideMark/>
          </w:tcPr>
          <w:p w14:paraId="38F6CDE2" w14:textId="77777777" w:rsidR="00513CCC" w:rsidRPr="006B0EDD" w:rsidRDefault="00513CCC" w:rsidP="006B0EDD">
            <w:pPr>
              <w:pStyle w:val="aff3"/>
              <w:rPr>
                <w:rFonts w:ascii="Times New Roman" w:hAnsi="Times New Roman"/>
              </w:rPr>
            </w:pPr>
            <w:r w:rsidRPr="006B0EDD">
              <w:rPr>
                <w:rFonts w:ascii="Times New Roman" w:hAnsi="Times New Roman"/>
              </w:rPr>
              <w:t>Неизменность формы склона. Отсутствие появления свежих трещин растяжения. Появление растительности и ее нормальное развитие</w:t>
            </w:r>
          </w:p>
        </w:tc>
        <w:tc>
          <w:tcPr>
            <w:tcW w:w="987" w:type="pct"/>
            <w:tcBorders>
              <w:top w:val="nil"/>
              <w:left w:val="nil"/>
              <w:bottom w:val="single" w:sz="6" w:space="0" w:color="auto"/>
              <w:right w:val="single" w:sz="4" w:space="0" w:color="auto"/>
            </w:tcBorders>
            <w:tcMar>
              <w:top w:w="0" w:type="dxa"/>
              <w:left w:w="28" w:type="dxa"/>
              <w:bottom w:w="0" w:type="dxa"/>
              <w:right w:w="28" w:type="dxa"/>
            </w:tcMar>
            <w:hideMark/>
          </w:tcPr>
          <w:p w14:paraId="6F451CC8" w14:textId="77777777" w:rsidR="00513CCC" w:rsidRPr="006B0EDD" w:rsidRDefault="00513CCC" w:rsidP="006B0EDD">
            <w:pPr>
              <w:pStyle w:val="aff3"/>
              <w:rPr>
                <w:rFonts w:ascii="Times New Roman" w:hAnsi="Times New Roman"/>
              </w:rPr>
            </w:pPr>
            <w:r w:rsidRPr="006B0EDD">
              <w:rPr>
                <w:rFonts w:ascii="Times New Roman" w:hAnsi="Times New Roman"/>
              </w:rPr>
              <w:t>Оценка возможности повторной активизации процесса и дальнейшего смещения</w:t>
            </w:r>
          </w:p>
        </w:tc>
        <w:tc>
          <w:tcPr>
            <w:tcW w:w="1514" w:type="pct"/>
            <w:tcBorders>
              <w:top w:val="nil"/>
              <w:left w:val="nil"/>
              <w:bottom w:val="single" w:sz="6" w:space="0" w:color="auto"/>
              <w:right w:val="single" w:sz="4" w:space="0" w:color="auto"/>
            </w:tcBorders>
            <w:tcMar>
              <w:top w:w="0" w:type="dxa"/>
              <w:left w:w="28" w:type="dxa"/>
              <w:bottom w:w="0" w:type="dxa"/>
              <w:right w:w="28" w:type="dxa"/>
            </w:tcMar>
            <w:hideMark/>
          </w:tcPr>
          <w:p w14:paraId="496E2203" w14:textId="77777777" w:rsidR="00513CCC" w:rsidRPr="006B0EDD" w:rsidRDefault="00513CCC" w:rsidP="006B0EDD">
            <w:pPr>
              <w:pStyle w:val="aff3"/>
              <w:rPr>
                <w:rFonts w:ascii="Times New Roman" w:hAnsi="Times New Roman"/>
              </w:rPr>
            </w:pPr>
            <w:r w:rsidRPr="006B0EDD">
              <w:rPr>
                <w:rFonts w:ascii="Times New Roman" w:hAnsi="Times New Roman"/>
              </w:rPr>
              <w:t>Наблюдения за реперами и уровнем грунтовых вод, напорами, периодические обследования с выполнением отдельных видов работ в целях контроля стабилизации склона</w:t>
            </w:r>
          </w:p>
        </w:tc>
      </w:tr>
    </w:tbl>
    <w:p w14:paraId="3C3911A2" w14:textId="77777777" w:rsidR="00513CCC" w:rsidRPr="002150CE" w:rsidRDefault="00513CCC" w:rsidP="00513CCC">
      <w:pPr>
        <w:spacing w:line="360" w:lineRule="auto"/>
        <w:rPr>
          <w:rFonts w:ascii="Times New Roman" w:eastAsia="Calibri" w:hAnsi="Times New Roman"/>
          <w:sz w:val="24"/>
          <w:szCs w:val="24"/>
        </w:rPr>
      </w:pPr>
    </w:p>
    <w:p w14:paraId="74665614" w14:textId="77777777" w:rsidR="00513CCC" w:rsidRPr="002150CE" w:rsidRDefault="00513CCC">
      <w:pPr>
        <w:rPr>
          <w:rFonts w:ascii="Times New Roman" w:eastAsia="Calibri" w:hAnsi="Times New Roman"/>
          <w:b/>
          <w:sz w:val="24"/>
          <w:szCs w:val="24"/>
        </w:rPr>
      </w:pPr>
      <w:r w:rsidRPr="002150CE">
        <w:rPr>
          <w:rFonts w:ascii="Times New Roman" w:eastAsia="Calibri" w:hAnsi="Times New Roman"/>
          <w:b/>
          <w:sz w:val="24"/>
          <w:szCs w:val="24"/>
        </w:rPr>
        <w:br w:type="page"/>
      </w:r>
    </w:p>
    <w:p w14:paraId="1501427E" w14:textId="77777777" w:rsidR="00D12072" w:rsidRPr="002150CE" w:rsidRDefault="00D12072" w:rsidP="00D12072">
      <w:pPr>
        <w:pStyle w:val="16"/>
        <w:spacing w:before="120" w:line="276" w:lineRule="auto"/>
        <w:rPr>
          <w:rFonts w:ascii="Times New Roman" w:hAnsi="Times New Roman" w:cs="Times New Roman"/>
          <w:sz w:val="24"/>
          <w:szCs w:val="24"/>
        </w:rPr>
      </w:pPr>
      <w:bookmarkStart w:id="4022" w:name="_Toc528240078"/>
      <w:r w:rsidRPr="002150CE">
        <w:rPr>
          <w:rFonts w:ascii="Times New Roman" w:hAnsi="Times New Roman" w:cs="Times New Roman"/>
          <w:sz w:val="24"/>
          <w:szCs w:val="24"/>
        </w:rPr>
        <w:lastRenderedPageBreak/>
        <w:t xml:space="preserve">Приложение </w:t>
      </w:r>
      <w:r w:rsidR="003C1B3E" w:rsidRPr="002150CE">
        <w:rPr>
          <w:rFonts w:ascii="Times New Roman" w:hAnsi="Times New Roman" w:cs="Times New Roman"/>
          <w:sz w:val="24"/>
          <w:szCs w:val="24"/>
        </w:rPr>
        <w:t>Ж</w:t>
      </w:r>
      <w:bookmarkEnd w:id="4022"/>
    </w:p>
    <w:p w14:paraId="6C608DC0" w14:textId="77777777" w:rsidR="00106C1B" w:rsidRPr="002150CE" w:rsidRDefault="00AA3C87" w:rsidP="00BC0C46">
      <w:pPr>
        <w:pStyle w:val="16"/>
        <w:spacing w:before="240" w:line="276" w:lineRule="auto"/>
        <w:rPr>
          <w:rFonts w:ascii="Times New Roman" w:hAnsi="Times New Roman" w:cs="Times New Roman"/>
          <w:sz w:val="24"/>
          <w:szCs w:val="24"/>
        </w:rPr>
      </w:pPr>
      <w:bookmarkStart w:id="4023" w:name="_Toc459381321"/>
      <w:bookmarkStart w:id="4024" w:name="_Toc459382441"/>
      <w:bookmarkStart w:id="4025" w:name="_Toc462413965"/>
      <w:bookmarkStart w:id="4026" w:name="_Toc465240720"/>
      <w:bookmarkStart w:id="4027" w:name="_Toc528240079"/>
      <w:r w:rsidRPr="002150CE">
        <w:rPr>
          <w:rFonts w:ascii="Times New Roman" w:hAnsi="Times New Roman" w:cs="Times New Roman"/>
          <w:sz w:val="24"/>
          <w:szCs w:val="24"/>
          <w:lang w:val="en-US"/>
        </w:rPr>
        <w:t>C</w:t>
      </w:r>
      <w:r w:rsidR="00106C1B" w:rsidRPr="002150CE">
        <w:rPr>
          <w:rFonts w:ascii="Times New Roman" w:hAnsi="Times New Roman" w:cs="Times New Roman"/>
          <w:sz w:val="24"/>
          <w:szCs w:val="24"/>
        </w:rPr>
        <w:t>хемы описания оползня</w:t>
      </w:r>
      <w:r w:rsidR="005E57B0" w:rsidRPr="002150CE">
        <w:rPr>
          <w:rFonts w:ascii="Times New Roman" w:hAnsi="Times New Roman" w:cs="Times New Roman"/>
          <w:sz w:val="24"/>
          <w:szCs w:val="24"/>
        </w:rPr>
        <w:t xml:space="preserve"> </w:t>
      </w:r>
      <w:r w:rsidR="00106C1B" w:rsidRPr="002150CE">
        <w:rPr>
          <w:rFonts w:ascii="Times New Roman" w:hAnsi="Times New Roman" w:cs="Times New Roman"/>
          <w:sz w:val="24"/>
          <w:szCs w:val="24"/>
        </w:rPr>
        <w:t>и оползневых трещин</w:t>
      </w:r>
      <w:bookmarkEnd w:id="4023"/>
      <w:bookmarkEnd w:id="4024"/>
      <w:bookmarkEnd w:id="4025"/>
      <w:bookmarkEnd w:id="4026"/>
      <w:bookmarkEnd w:id="4027"/>
    </w:p>
    <w:p w14:paraId="4F2ADE82" w14:textId="77777777" w:rsidR="00BC0C46" w:rsidRPr="002150CE" w:rsidRDefault="00BC0C46" w:rsidP="00BB45AD">
      <w:pPr>
        <w:spacing w:line="360" w:lineRule="auto"/>
        <w:ind w:firstLine="709"/>
        <w:contextualSpacing/>
        <w:jc w:val="both"/>
        <w:rPr>
          <w:rFonts w:ascii="Times New Roman" w:hAnsi="Times New Roman"/>
          <w:b/>
          <w:bCs/>
          <w:sz w:val="24"/>
          <w:szCs w:val="24"/>
        </w:rPr>
      </w:pPr>
    </w:p>
    <w:p w14:paraId="3AA70076" w14:textId="77777777" w:rsidR="00106C1B" w:rsidRPr="002150CE" w:rsidRDefault="002E463B" w:rsidP="00BB45AD">
      <w:pPr>
        <w:spacing w:line="360" w:lineRule="auto"/>
        <w:ind w:firstLine="709"/>
        <w:contextualSpacing/>
        <w:jc w:val="both"/>
        <w:rPr>
          <w:rFonts w:ascii="Times New Roman" w:hAnsi="Times New Roman"/>
          <w:b/>
          <w:bCs/>
          <w:sz w:val="24"/>
          <w:szCs w:val="24"/>
        </w:rPr>
      </w:pPr>
      <w:r w:rsidRPr="002150CE">
        <w:rPr>
          <w:rFonts w:ascii="Times New Roman" w:hAnsi="Times New Roman"/>
          <w:b/>
          <w:bCs/>
          <w:sz w:val="24"/>
          <w:szCs w:val="24"/>
        </w:rPr>
        <w:t>Ж</w:t>
      </w:r>
      <w:r w:rsidR="0028048C" w:rsidRPr="002150CE">
        <w:rPr>
          <w:rFonts w:ascii="Times New Roman" w:hAnsi="Times New Roman"/>
          <w:b/>
          <w:bCs/>
          <w:sz w:val="24"/>
          <w:szCs w:val="24"/>
        </w:rPr>
        <w:t>.1 С</w:t>
      </w:r>
      <w:r w:rsidR="00106C1B" w:rsidRPr="002150CE">
        <w:rPr>
          <w:rFonts w:ascii="Times New Roman" w:hAnsi="Times New Roman"/>
          <w:b/>
          <w:bCs/>
          <w:sz w:val="24"/>
          <w:szCs w:val="24"/>
        </w:rPr>
        <w:t>хема описания оползня</w:t>
      </w:r>
    </w:p>
    <w:p w14:paraId="33C9838A" w14:textId="1D85DDCE"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 xml:space="preserve">1 </w:t>
      </w:r>
      <w:r w:rsidR="00567A34" w:rsidRPr="002150CE">
        <w:rPr>
          <w:rFonts w:ascii="Times New Roman" w:hAnsi="Times New Roman"/>
          <w:bCs/>
          <w:sz w:val="24"/>
          <w:szCs w:val="24"/>
        </w:rPr>
        <w:t>Наименование</w:t>
      </w:r>
      <w:r w:rsidRPr="002150CE">
        <w:rPr>
          <w:rFonts w:ascii="Times New Roman" w:hAnsi="Times New Roman"/>
          <w:bCs/>
          <w:sz w:val="24"/>
          <w:szCs w:val="24"/>
        </w:rPr>
        <w:t xml:space="preserve"> типа (подтипа) и местоположение оползня по отношению к геоморфологическим элементам.</w:t>
      </w:r>
    </w:p>
    <w:p w14:paraId="54C80259" w14:textId="339AE7E7"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2 Генезис, ориентировка, конфигурация, высота и крутизна склона, на котором расположен оползень.</w:t>
      </w:r>
    </w:p>
    <w:p w14:paraId="180EF989" w14:textId="58BF4802"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3 Базис оползня.</w:t>
      </w:r>
    </w:p>
    <w:p w14:paraId="1187B126" w14:textId="000F48BE"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4 Форма и размер</w:t>
      </w:r>
      <w:r w:rsidR="000006B8" w:rsidRPr="002150CE">
        <w:rPr>
          <w:rFonts w:ascii="Times New Roman" w:hAnsi="Times New Roman"/>
          <w:bCs/>
          <w:sz w:val="24"/>
          <w:szCs w:val="24"/>
        </w:rPr>
        <w:t>ы</w:t>
      </w:r>
      <w:r w:rsidRPr="002150CE">
        <w:rPr>
          <w:rFonts w:ascii="Times New Roman" w:hAnsi="Times New Roman"/>
          <w:bCs/>
          <w:sz w:val="24"/>
          <w:szCs w:val="24"/>
        </w:rPr>
        <w:t xml:space="preserve"> </w:t>
      </w:r>
      <w:r w:rsidR="008C3B17">
        <w:rPr>
          <w:rFonts w:ascii="Times New Roman" w:hAnsi="Times New Roman"/>
          <w:bCs/>
          <w:sz w:val="24"/>
          <w:szCs w:val="24"/>
        </w:rPr>
        <w:t>о</w:t>
      </w:r>
      <w:r w:rsidRPr="002150CE">
        <w:rPr>
          <w:rFonts w:ascii="Times New Roman" w:hAnsi="Times New Roman"/>
          <w:bCs/>
          <w:sz w:val="24"/>
          <w:szCs w:val="24"/>
        </w:rPr>
        <w:t>ползня в плане (длина, ширина, площадь).</w:t>
      </w:r>
    </w:p>
    <w:p w14:paraId="1DA3B102" w14:textId="008EA63B"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5 Средний уклон поверхности оползня.</w:t>
      </w:r>
    </w:p>
    <w:p w14:paraId="2BCA6807" w14:textId="7B8BE100"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6 Характер границ оползня (стенка срыва, борта, язык), характер и состояние обрывов (свежие, выветрелые, задернованные), их профиль, высота, крутизна и характер бровок, амплитуда смещения, характер и ширина трещин, наличие просевших участков, следов надвигания и смятия, валов и бугров выпирания, следов подмыва или свежей подрезки языка.</w:t>
      </w:r>
    </w:p>
    <w:p w14:paraId="0F05A744" w14:textId="1CA19B69"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7 Границы водосборной площади оползня и е</w:t>
      </w:r>
      <w:r w:rsidR="002150CE" w:rsidRPr="002150CE">
        <w:rPr>
          <w:rFonts w:ascii="Times New Roman" w:hAnsi="Times New Roman"/>
          <w:bCs/>
          <w:sz w:val="24"/>
          <w:szCs w:val="24"/>
        </w:rPr>
        <w:t>е</w:t>
      </w:r>
      <w:r w:rsidRPr="002150CE">
        <w:rPr>
          <w:rFonts w:ascii="Times New Roman" w:hAnsi="Times New Roman"/>
          <w:bCs/>
          <w:sz w:val="24"/>
          <w:szCs w:val="24"/>
        </w:rPr>
        <w:t xml:space="preserve"> размеры.</w:t>
      </w:r>
    </w:p>
    <w:p w14:paraId="66EEA38F" w14:textId="7E51988B"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8</w:t>
      </w:r>
      <w:r w:rsidR="000305D8" w:rsidRPr="002150CE">
        <w:rPr>
          <w:rFonts w:ascii="Times New Roman" w:hAnsi="Times New Roman"/>
          <w:bCs/>
          <w:sz w:val="24"/>
          <w:szCs w:val="24"/>
        </w:rPr>
        <w:t> </w:t>
      </w:r>
      <w:r w:rsidRPr="002150CE">
        <w:rPr>
          <w:rFonts w:ascii="Times New Roman" w:hAnsi="Times New Roman"/>
          <w:bCs/>
          <w:sz w:val="24"/>
          <w:szCs w:val="24"/>
        </w:rPr>
        <w:t>Рельеф и характер поверхности вокруг оползня в пределах его водосборной площади. Если водосборная площадь очень велика, то дается ее общая характеристика, а детально описывается только та часть, которая непосредственно примыкает к оползню. Наиболее детально следует описывать овраги, балки, канавы, водоемы, их расположение, условия, определяющие сток и фильтрацию (наличие трещин, распашка склонов и пр.).</w:t>
      </w:r>
    </w:p>
    <w:p w14:paraId="6C058634" w14:textId="1B560223"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9 Общая характеристика рельефа оползня (с выделением отдельных геоморфологических элементов).</w:t>
      </w:r>
    </w:p>
    <w:p w14:paraId="2AFA7041" w14:textId="4D9CB315"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 xml:space="preserve">10 Подробная характеристика каждого выделенного морфологического элемента оползня (оползневой ступени и уступа, цирка </w:t>
      </w:r>
      <w:r w:rsidR="0076723B" w:rsidRPr="002150CE">
        <w:rPr>
          <w:rFonts w:ascii="Times New Roman" w:hAnsi="Times New Roman"/>
          <w:bCs/>
          <w:sz w:val="24"/>
          <w:szCs w:val="24"/>
        </w:rPr>
        <w:t>второго</w:t>
      </w:r>
      <w:r w:rsidRPr="002150CE">
        <w:rPr>
          <w:rFonts w:ascii="Times New Roman" w:hAnsi="Times New Roman"/>
          <w:bCs/>
          <w:sz w:val="24"/>
          <w:szCs w:val="24"/>
        </w:rPr>
        <w:t xml:space="preserve"> порядка и т. п.), его формы, размеров, среднего уклона и характера поверхности (наличие бессточных впадин, запрокинутых площадок, валов, бугров, гряд, трещин, суффозионных воронок), отдельных элементов макрорельефа, следов свежих смещений.</w:t>
      </w:r>
    </w:p>
    <w:p w14:paraId="64B12EB9" w14:textId="2DF38490"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 xml:space="preserve">11 Рельеф и характер поверхности ниже языка оползня: пляж или бичевник – его ширина, профиль, крутизна (средняя и на отдельных участках профиля), слагающий материал, урез воды в водоеме; терраса – ее наименование, возраст, высота (относительная и абсолютная), ширина, характер поверхности и характер сопряжения с оползнем; наличие водотока и свежего размыва (тела и языка оползня), профиль оврага, наличие искусственной подрезки основания склона и ее характеристики; следы суффозии; наличие </w:t>
      </w:r>
      <w:r w:rsidRPr="002150CE">
        <w:rPr>
          <w:rFonts w:ascii="Times New Roman" w:hAnsi="Times New Roman"/>
          <w:bCs/>
          <w:sz w:val="24"/>
          <w:szCs w:val="24"/>
        </w:rPr>
        <w:lastRenderedPageBreak/>
        <w:t>выпирания впереди оползня – расстояние вала (или валов) выпирания от языка оползня, форма вала в плане и его профиль, размеры, уклон внешнего и внутреннего склон</w:t>
      </w:r>
      <w:r w:rsidR="004770B3" w:rsidRPr="002150CE">
        <w:rPr>
          <w:rFonts w:ascii="Times New Roman" w:hAnsi="Times New Roman"/>
          <w:bCs/>
          <w:sz w:val="24"/>
          <w:szCs w:val="24"/>
        </w:rPr>
        <w:t>ов</w:t>
      </w:r>
      <w:r w:rsidRPr="002150CE">
        <w:rPr>
          <w:rFonts w:ascii="Times New Roman" w:hAnsi="Times New Roman"/>
          <w:bCs/>
          <w:sz w:val="24"/>
          <w:szCs w:val="24"/>
        </w:rPr>
        <w:t>, характер поверхности и строение.</w:t>
      </w:r>
    </w:p>
    <w:p w14:paraId="7C5A697D" w14:textId="7FD4FA49"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 xml:space="preserve">12 Гидрографическая сеть на оползне, водопроявления и источники питания оползня водой: канавы, овраги с постоянным или временным водотоком – их профиль, геологическое строение стенок, расположение, водосборная площадь (положение водоразделов </w:t>
      </w:r>
      <w:r w:rsidR="0076723B" w:rsidRPr="002150CE">
        <w:rPr>
          <w:rFonts w:ascii="Times New Roman" w:hAnsi="Times New Roman"/>
          <w:bCs/>
          <w:sz w:val="24"/>
          <w:szCs w:val="24"/>
        </w:rPr>
        <w:t xml:space="preserve">второго </w:t>
      </w:r>
      <w:r w:rsidRPr="002150CE">
        <w:rPr>
          <w:rFonts w:ascii="Times New Roman" w:hAnsi="Times New Roman"/>
          <w:bCs/>
          <w:sz w:val="24"/>
          <w:szCs w:val="24"/>
        </w:rPr>
        <w:t>порядка); колодцы, источники, условия выхода воды, дебит; бессточные площади, заболоченности, временные озерца, мочажины, их расположение, форма и размеры; расположение и состояние водопроводной и канализационной сети.</w:t>
      </w:r>
    </w:p>
    <w:p w14:paraId="338DCB09" w14:textId="2892B337"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13 Растительный покров на оползне (по выделенным геоморфологическим элементам) и вокруг него: вид растительности, ее густота и расположение, наличие болотной растительности, сохранение или нарушение правильности рядов деревьев (аллеи, сады, плантации), наклон, искривление или разрыв стволов деревьев, их возраст, сведения о времени посадки.</w:t>
      </w:r>
    </w:p>
    <w:p w14:paraId="61B2DE07" w14:textId="1EF1FFA7"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 xml:space="preserve">14 Положение скальных выступов, крупных камней, пней </w:t>
      </w:r>
      <w:r w:rsidR="00285863" w:rsidRPr="002150CE">
        <w:rPr>
          <w:rFonts w:ascii="Times New Roman" w:hAnsi="Times New Roman"/>
          <w:bCs/>
          <w:sz w:val="24"/>
          <w:szCs w:val="24"/>
        </w:rPr>
        <w:t>и других заметных предметов.</w:t>
      </w:r>
    </w:p>
    <w:p w14:paraId="25FC9081" w14:textId="44E965C3"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15 Здания и инженерные сооружения на оползне и вокруг него (в том числе дороги, насыпи, водоемы, водопроводная и канализационная сеть, наличие утечек воды, противооползневые и берегоукрепительные сооружения); краткие сведения о материале, конструкции и основных размерах, времени их сооружения, последнего ремонта, состояние, наличие и характер деформаций.</w:t>
      </w:r>
    </w:p>
    <w:p w14:paraId="7501DFCD" w14:textId="77777777" w:rsidR="00106C1B" w:rsidRPr="002150CE" w:rsidRDefault="002E463B" w:rsidP="00BB45AD">
      <w:pPr>
        <w:spacing w:line="360" w:lineRule="auto"/>
        <w:ind w:firstLine="709"/>
        <w:contextualSpacing/>
        <w:jc w:val="both"/>
        <w:rPr>
          <w:rFonts w:ascii="Times New Roman" w:hAnsi="Times New Roman"/>
          <w:b/>
          <w:bCs/>
          <w:sz w:val="24"/>
          <w:szCs w:val="24"/>
        </w:rPr>
      </w:pPr>
      <w:r w:rsidRPr="002150CE">
        <w:rPr>
          <w:rFonts w:ascii="Times New Roman" w:hAnsi="Times New Roman"/>
          <w:b/>
          <w:bCs/>
          <w:sz w:val="24"/>
          <w:szCs w:val="24"/>
        </w:rPr>
        <w:t>Ж</w:t>
      </w:r>
      <w:r w:rsidR="00106C1B" w:rsidRPr="002150CE">
        <w:rPr>
          <w:rFonts w:ascii="Times New Roman" w:hAnsi="Times New Roman"/>
          <w:b/>
          <w:bCs/>
          <w:sz w:val="24"/>
          <w:szCs w:val="24"/>
        </w:rPr>
        <w:t xml:space="preserve">.2 </w:t>
      </w:r>
      <w:r w:rsidR="0028048C" w:rsidRPr="002150CE">
        <w:rPr>
          <w:rFonts w:ascii="Times New Roman" w:hAnsi="Times New Roman"/>
          <w:b/>
          <w:bCs/>
          <w:sz w:val="24"/>
          <w:szCs w:val="24"/>
        </w:rPr>
        <w:t>С</w:t>
      </w:r>
      <w:r w:rsidR="00106C1B" w:rsidRPr="002150CE">
        <w:rPr>
          <w:rFonts w:ascii="Times New Roman" w:hAnsi="Times New Roman"/>
          <w:b/>
          <w:bCs/>
          <w:sz w:val="24"/>
          <w:szCs w:val="24"/>
        </w:rPr>
        <w:t>хема описания оползневых трещин</w:t>
      </w:r>
    </w:p>
    <w:p w14:paraId="63F3C4AA" w14:textId="698B1D94"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1 Принадлежность к системе трещин.</w:t>
      </w:r>
    </w:p>
    <w:p w14:paraId="19CC9E14" w14:textId="18FA95B4"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2 Форма в плане (прямая, изогнутая, полукруглая, извилистая, волнистая, ломаная, зубчатая), ее длина, ориентировка относительно оси и границ оползня, направление выпуклости, положение на оползне по отношению к его морфологическим элементам.</w:t>
      </w:r>
    </w:p>
    <w:p w14:paraId="59D92374" w14:textId="1FFCCAD1"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 xml:space="preserve">3 Ширина трещин (максимальная, минимальная и средняя), ее длина и характер концов (замыкаются, доходят раскрытыми до другой трещины и </w:t>
      </w:r>
      <w:commentRangeStart w:id="4028"/>
      <w:r w:rsidRPr="002150CE">
        <w:rPr>
          <w:rFonts w:ascii="Times New Roman" w:hAnsi="Times New Roman"/>
          <w:bCs/>
          <w:sz w:val="24"/>
          <w:szCs w:val="24"/>
        </w:rPr>
        <w:t>т</w:t>
      </w:r>
      <w:commentRangeEnd w:id="4028"/>
      <w:r w:rsidR="007A1870">
        <w:rPr>
          <w:rStyle w:val="aa"/>
        </w:rPr>
        <w:commentReference w:id="4028"/>
      </w:r>
      <w:r w:rsidRPr="002150CE">
        <w:rPr>
          <w:rFonts w:ascii="Times New Roman" w:hAnsi="Times New Roman"/>
          <w:bCs/>
          <w:sz w:val="24"/>
          <w:szCs w:val="24"/>
        </w:rPr>
        <w:t>.</w:t>
      </w:r>
      <w:del w:id="4029" w:author="Н.И." w:date="2019-02-15T09:54:00Z">
        <w:r w:rsidRPr="002150CE" w:rsidDel="007A1870">
          <w:rPr>
            <w:rFonts w:ascii="Times New Roman" w:hAnsi="Times New Roman"/>
            <w:bCs/>
            <w:sz w:val="24"/>
            <w:szCs w:val="24"/>
          </w:rPr>
          <w:delText xml:space="preserve"> </w:delText>
        </w:r>
      </w:del>
      <w:r w:rsidRPr="002150CE">
        <w:rPr>
          <w:rFonts w:ascii="Times New Roman" w:hAnsi="Times New Roman"/>
          <w:bCs/>
          <w:sz w:val="24"/>
          <w:szCs w:val="24"/>
        </w:rPr>
        <w:t>п.).</w:t>
      </w:r>
    </w:p>
    <w:p w14:paraId="7A321033" w14:textId="24ABA624"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4 Видимая глубина трещины и ее падение.</w:t>
      </w:r>
    </w:p>
    <w:p w14:paraId="6DA4666A" w14:textId="6811746A"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5 Характер стенок трещины: гладкие – с зеркалами скольжения, бороздами и штрихами (с указанием направления последних) или неровные – шероховатые, бугристые, смятые.</w:t>
      </w:r>
    </w:p>
    <w:p w14:paraId="56F9F44E" w14:textId="49C7D95B"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6 Взаимное расположение и перепад по высоте бровок трещины.</w:t>
      </w:r>
    </w:p>
    <w:p w14:paraId="4E1E41A8" w14:textId="71F73047"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7</w:t>
      </w:r>
      <w:r w:rsidR="005E0025">
        <w:rPr>
          <w:rFonts w:ascii="Times New Roman" w:hAnsi="Times New Roman"/>
          <w:bCs/>
          <w:sz w:val="24"/>
          <w:szCs w:val="24"/>
        </w:rPr>
        <w:t xml:space="preserve"> </w:t>
      </w:r>
      <w:r w:rsidRPr="002150CE">
        <w:rPr>
          <w:rFonts w:ascii="Times New Roman" w:hAnsi="Times New Roman"/>
          <w:bCs/>
          <w:sz w:val="24"/>
          <w:szCs w:val="24"/>
        </w:rPr>
        <w:t>Связь трещин с геологическими условиями (приуроченность к определенной породе, изменение характера при пересечении пород разного состава и т.</w:t>
      </w:r>
      <w:del w:id="4030" w:author="Н.И." w:date="2019-02-15T09:54:00Z">
        <w:r w:rsidRPr="002150CE" w:rsidDel="007A1870">
          <w:rPr>
            <w:rFonts w:ascii="Times New Roman" w:hAnsi="Times New Roman"/>
            <w:bCs/>
            <w:sz w:val="24"/>
            <w:szCs w:val="24"/>
          </w:rPr>
          <w:delText xml:space="preserve"> </w:delText>
        </w:r>
      </w:del>
      <w:r w:rsidRPr="002150CE">
        <w:rPr>
          <w:rFonts w:ascii="Times New Roman" w:hAnsi="Times New Roman"/>
          <w:bCs/>
          <w:sz w:val="24"/>
          <w:szCs w:val="24"/>
        </w:rPr>
        <w:t>п.).</w:t>
      </w:r>
    </w:p>
    <w:p w14:paraId="79C9A464" w14:textId="5F096E23"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lastRenderedPageBreak/>
        <w:t>8 Наличие заполнителя трещин и его состав.</w:t>
      </w:r>
    </w:p>
    <w:p w14:paraId="47B492C7" w14:textId="07D321E4"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9 Влияние трещин на гидрогеологическое условия – разгрузка подземных вод, инфильтрация поверхностных вод.</w:t>
      </w:r>
    </w:p>
    <w:p w14:paraId="756FBF45" w14:textId="12EA5460"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10 Соображения о генезисе трещин (растяжения, сдвига), о характере деформации, факторах, вызвавших их появление.</w:t>
      </w:r>
    </w:p>
    <w:p w14:paraId="5B09B83F" w14:textId="77777777"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При наличии сходных трещин следует описывать по приведенной схеме отдельные наиболее крупные и типичные трещины.</w:t>
      </w:r>
    </w:p>
    <w:p w14:paraId="1EEE1E3B" w14:textId="2CA325E7"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11 Взаимное расположение трещин: правильно ориентированные – параллельны</w:t>
      </w:r>
      <w:ins w:id="4031" w:author="Н.И." w:date="2019-02-15T09:56:00Z">
        <w:r w:rsidR="00AA5FD2">
          <w:rPr>
            <w:rFonts w:ascii="Times New Roman" w:hAnsi="Times New Roman"/>
            <w:bCs/>
            <w:sz w:val="24"/>
            <w:szCs w:val="24"/>
          </w:rPr>
          <w:t>е</w:t>
        </w:r>
      </w:ins>
      <w:r w:rsidRPr="002150CE">
        <w:rPr>
          <w:rFonts w:ascii="Times New Roman" w:hAnsi="Times New Roman"/>
          <w:bCs/>
          <w:sz w:val="24"/>
          <w:szCs w:val="24"/>
        </w:rPr>
        <w:t xml:space="preserve"> или </w:t>
      </w:r>
      <w:del w:id="4032" w:author="Н.И." w:date="2019-02-15T09:56:00Z">
        <w:r w:rsidRPr="002150CE" w:rsidDel="00AA5FD2">
          <w:rPr>
            <w:rFonts w:ascii="Times New Roman" w:hAnsi="Times New Roman"/>
            <w:bCs/>
            <w:sz w:val="24"/>
            <w:szCs w:val="24"/>
          </w:rPr>
          <w:delText xml:space="preserve">пересекаются </w:delText>
        </w:r>
      </w:del>
      <w:ins w:id="4033" w:author="Н.И." w:date="2019-02-15T09:56:00Z">
        <w:r w:rsidR="00AA5FD2" w:rsidRPr="002150CE">
          <w:rPr>
            <w:rFonts w:ascii="Times New Roman" w:hAnsi="Times New Roman"/>
            <w:bCs/>
            <w:sz w:val="24"/>
            <w:szCs w:val="24"/>
          </w:rPr>
          <w:t>пересекаю</w:t>
        </w:r>
        <w:r w:rsidR="00AA5FD2">
          <w:rPr>
            <w:rFonts w:ascii="Times New Roman" w:hAnsi="Times New Roman"/>
            <w:bCs/>
            <w:sz w:val="24"/>
            <w:szCs w:val="24"/>
          </w:rPr>
          <w:t>щие</w:t>
        </w:r>
        <w:r w:rsidR="00AA5FD2" w:rsidRPr="002150CE">
          <w:rPr>
            <w:rFonts w:ascii="Times New Roman" w:hAnsi="Times New Roman"/>
            <w:bCs/>
            <w:sz w:val="24"/>
            <w:szCs w:val="24"/>
          </w:rPr>
          <w:t xml:space="preserve">ся </w:t>
        </w:r>
      </w:ins>
      <w:r w:rsidRPr="002150CE">
        <w:rPr>
          <w:rFonts w:ascii="Times New Roman" w:hAnsi="Times New Roman"/>
          <w:bCs/>
          <w:sz w:val="24"/>
          <w:szCs w:val="24"/>
        </w:rPr>
        <w:t>(углы пересечения), или неправильно переплетающиеся.</w:t>
      </w:r>
    </w:p>
    <w:p w14:paraId="300A9301" w14:textId="7DF34ED9"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12 Характер сопряжения трещин в местах их пересечения и соображения о последовательности их образования.</w:t>
      </w:r>
    </w:p>
    <w:p w14:paraId="20B6517A" w14:textId="60831A00"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 xml:space="preserve">При наличии пересекающихся трещин разного характера выделяются их типы или серии </w:t>
      </w:r>
      <w:r w:rsidR="00E87918" w:rsidRPr="002150CE">
        <w:rPr>
          <w:rFonts w:ascii="Times New Roman" w:hAnsi="Times New Roman"/>
          <w:bCs/>
          <w:sz w:val="24"/>
          <w:szCs w:val="24"/>
        </w:rPr>
        <w:t>со</w:t>
      </w:r>
      <w:r w:rsidRPr="002150CE">
        <w:rPr>
          <w:rFonts w:ascii="Times New Roman" w:hAnsi="Times New Roman"/>
          <w:bCs/>
          <w:sz w:val="24"/>
          <w:szCs w:val="24"/>
        </w:rPr>
        <w:t xml:space="preserve"> сходн</w:t>
      </w:r>
      <w:r w:rsidR="00E87918" w:rsidRPr="002150CE">
        <w:rPr>
          <w:rFonts w:ascii="Times New Roman" w:hAnsi="Times New Roman"/>
          <w:bCs/>
          <w:sz w:val="24"/>
          <w:szCs w:val="24"/>
        </w:rPr>
        <w:t>ой</w:t>
      </w:r>
      <w:r w:rsidRPr="002150CE">
        <w:rPr>
          <w:rFonts w:ascii="Times New Roman" w:hAnsi="Times New Roman"/>
          <w:bCs/>
          <w:sz w:val="24"/>
          <w:szCs w:val="24"/>
        </w:rPr>
        <w:t xml:space="preserve"> характеристик</w:t>
      </w:r>
      <w:r w:rsidR="00E87918" w:rsidRPr="002150CE">
        <w:rPr>
          <w:rFonts w:ascii="Times New Roman" w:hAnsi="Times New Roman"/>
          <w:bCs/>
          <w:sz w:val="24"/>
          <w:szCs w:val="24"/>
        </w:rPr>
        <w:t>ой</w:t>
      </w:r>
      <w:r w:rsidRPr="002150CE">
        <w:rPr>
          <w:rFonts w:ascii="Times New Roman" w:hAnsi="Times New Roman"/>
          <w:bCs/>
          <w:sz w:val="24"/>
          <w:szCs w:val="24"/>
        </w:rPr>
        <w:t>, при этом каждый тип или серия описывается отдельно</w:t>
      </w:r>
      <w:r w:rsidR="00F16352" w:rsidRPr="002150CE">
        <w:rPr>
          <w:rFonts w:ascii="Times New Roman" w:hAnsi="Times New Roman"/>
          <w:bCs/>
          <w:sz w:val="24"/>
          <w:szCs w:val="24"/>
        </w:rPr>
        <w:t>, определяется расстояние между трещин</w:t>
      </w:r>
      <w:r w:rsidR="00860195" w:rsidRPr="002150CE">
        <w:rPr>
          <w:rFonts w:ascii="Times New Roman" w:hAnsi="Times New Roman"/>
          <w:bCs/>
          <w:sz w:val="24"/>
          <w:szCs w:val="24"/>
        </w:rPr>
        <w:t>а</w:t>
      </w:r>
      <w:r w:rsidR="00F16352" w:rsidRPr="002150CE">
        <w:rPr>
          <w:rFonts w:ascii="Times New Roman" w:hAnsi="Times New Roman"/>
          <w:bCs/>
          <w:sz w:val="24"/>
          <w:szCs w:val="24"/>
        </w:rPr>
        <w:t>ми и рас</w:t>
      </w:r>
      <w:r w:rsidR="00860195" w:rsidRPr="002150CE">
        <w:rPr>
          <w:rFonts w:ascii="Times New Roman" w:hAnsi="Times New Roman"/>
          <w:bCs/>
          <w:sz w:val="24"/>
          <w:szCs w:val="24"/>
        </w:rPr>
        <w:t>с</w:t>
      </w:r>
      <w:r w:rsidR="00F16352" w:rsidRPr="002150CE">
        <w:rPr>
          <w:rFonts w:ascii="Times New Roman" w:hAnsi="Times New Roman"/>
          <w:bCs/>
          <w:sz w:val="24"/>
          <w:szCs w:val="24"/>
        </w:rPr>
        <w:t>читывается блочность массива.</w:t>
      </w:r>
    </w:p>
    <w:p w14:paraId="0D606D12" w14:textId="13568069"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 xml:space="preserve">Предельными границами больших оползней могут </w:t>
      </w:r>
      <w:r w:rsidR="00C362A2" w:rsidRPr="002150CE">
        <w:rPr>
          <w:rFonts w:ascii="Times New Roman" w:hAnsi="Times New Roman"/>
          <w:bCs/>
          <w:sz w:val="24"/>
          <w:szCs w:val="24"/>
        </w:rPr>
        <w:t>быть</w:t>
      </w:r>
      <w:r w:rsidRPr="002150CE">
        <w:rPr>
          <w:rFonts w:ascii="Times New Roman" w:hAnsi="Times New Roman"/>
          <w:bCs/>
          <w:sz w:val="24"/>
          <w:szCs w:val="24"/>
        </w:rPr>
        <w:t xml:space="preserve"> основные водоразделы между главными гидрографическими единицами – ручьями и реками. На склоне эти границы – гребни, которые определяют группы урочищ.</w:t>
      </w:r>
    </w:p>
    <w:p w14:paraId="47450469" w14:textId="77777777"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Положение головы произошедшего оползня нередко может определять родник или их группа, балка, лог или распадок с постоянным или периодическим водотоком, значительно увлажненный участок местности, озеро или пруд, крутой склон, ре</w:t>
      </w:r>
      <w:r w:rsidR="00140921" w:rsidRPr="002150CE">
        <w:rPr>
          <w:rFonts w:ascii="Times New Roman" w:hAnsi="Times New Roman"/>
          <w:bCs/>
          <w:sz w:val="24"/>
          <w:szCs w:val="24"/>
        </w:rPr>
        <w:t>зервуары с водой (лотки, канавы</w:t>
      </w:r>
      <w:r w:rsidRPr="002150CE">
        <w:rPr>
          <w:rFonts w:ascii="Times New Roman" w:hAnsi="Times New Roman"/>
          <w:bCs/>
          <w:sz w:val="24"/>
          <w:szCs w:val="24"/>
        </w:rPr>
        <w:t>).</w:t>
      </w:r>
    </w:p>
    <w:p w14:paraId="3DC704D0" w14:textId="77777777"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Борта оползня могут теряться в рельефе, тогда границы между оползнем и рельефом определяются по косвенным признакам:</w:t>
      </w:r>
    </w:p>
    <w:p w14:paraId="17108325" w14:textId="4D05064F" w:rsidR="00106C1B" w:rsidRPr="006B0EDD" w:rsidRDefault="006B0EDD" w:rsidP="006B0EDD">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106C1B" w:rsidRPr="006B0EDD">
        <w:rPr>
          <w:rFonts w:ascii="Times New Roman" w:hAnsi="Times New Roman"/>
          <w:sz w:val="24"/>
          <w:szCs w:val="24"/>
        </w:rPr>
        <w:t>тело оползня у борта име</w:t>
      </w:r>
      <w:r>
        <w:rPr>
          <w:rFonts w:ascii="Times New Roman" w:hAnsi="Times New Roman"/>
          <w:sz w:val="24"/>
          <w:szCs w:val="24"/>
        </w:rPr>
        <w:t>ет</w:t>
      </w:r>
      <w:r w:rsidR="00106C1B" w:rsidRPr="006B0EDD">
        <w:rPr>
          <w:rFonts w:ascii="Times New Roman" w:hAnsi="Times New Roman"/>
          <w:sz w:val="24"/>
          <w:szCs w:val="24"/>
        </w:rPr>
        <w:t xml:space="preserve"> следы растяжения;</w:t>
      </w:r>
    </w:p>
    <w:p w14:paraId="6F83E546" w14:textId="54CFF1CB" w:rsidR="00106C1B" w:rsidRPr="006B0EDD" w:rsidRDefault="006B0EDD" w:rsidP="006B0EDD">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106C1B" w:rsidRPr="006B0EDD">
        <w:rPr>
          <w:rFonts w:ascii="Times New Roman" w:hAnsi="Times New Roman"/>
          <w:sz w:val="24"/>
          <w:szCs w:val="24"/>
        </w:rPr>
        <w:t>различный цвет травы с разным направлением роста;</w:t>
      </w:r>
    </w:p>
    <w:p w14:paraId="31FFAF88" w14:textId="487BE491" w:rsidR="00106C1B" w:rsidRPr="006B0EDD" w:rsidRDefault="006B0EDD" w:rsidP="006B0EDD">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106C1B" w:rsidRPr="006B0EDD">
        <w:rPr>
          <w:rFonts w:ascii="Times New Roman" w:hAnsi="Times New Roman"/>
          <w:sz w:val="24"/>
          <w:szCs w:val="24"/>
        </w:rPr>
        <w:t>хворост у борта повернут по направлению оползня;</w:t>
      </w:r>
    </w:p>
    <w:p w14:paraId="38FDCD0C" w14:textId="53FC7720" w:rsidR="00106C1B" w:rsidRPr="006B0EDD" w:rsidRDefault="006B0EDD" w:rsidP="006B0EDD">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106C1B" w:rsidRPr="006B0EDD">
        <w:rPr>
          <w:rFonts w:ascii="Times New Roman" w:hAnsi="Times New Roman"/>
          <w:sz w:val="24"/>
          <w:szCs w:val="24"/>
        </w:rPr>
        <w:t>более рыхлый грунт вблизи к краю оползня;</w:t>
      </w:r>
    </w:p>
    <w:p w14:paraId="7BB01AA0" w14:textId="1772E869" w:rsidR="00106C1B" w:rsidRPr="006B0EDD" w:rsidRDefault="006B0EDD" w:rsidP="006B0EDD">
      <w:pPr>
        <w:pStyle w:val="aff3"/>
        <w:spacing w:line="360" w:lineRule="auto"/>
        <w:ind w:firstLine="709"/>
        <w:jc w:val="both"/>
        <w:rPr>
          <w:rFonts w:ascii="Times New Roman" w:hAnsi="Times New Roman"/>
          <w:sz w:val="24"/>
          <w:szCs w:val="24"/>
        </w:rPr>
      </w:pPr>
      <w:r>
        <w:rPr>
          <w:rFonts w:ascii="Times New Roman" w:hAnsi="Times New Roman"/>
          <w:sz w:val="24"/>
          <w:szCs w:val="24"/>
        </w:rPr>
        <w:t xml:space="preserve">- </w:t>
      </w:r>
      <w:r w:rsidR="00106C1B" w:rsidRPr="006B0EDD">
        <w:rPr>
          <w:rFonts w:ascii="Times New Roman" w:hAnsi="Times New Roman"/>
          <w:sz w:val="24"/>
          <w:szCs w:val="24"/>
        </w:rPr>
        <w:t>корни волочения у деревьев и кустарников</w:t>
      </w:r>
      <w:r w:rsidR="00285863" w:rsidRPr="006B0EDD">
        <w:rPr>
          <w:rFonts w:ascii="Times New Roman" w:hAnsi="Times New Roman"/>
          <w:sz w:val="24"/>
          <w:szCs w:val="24"/>
        </w:rPr>
        <w:t>,</w:t>
      </w:r>
      <w:r w:rsidR="00106C1B" w:rsidRPr="006B0EDD">
        <w:rPr>
          <w:rFonts w:ascii="Times New Roman" w:hAnsi="Times New Roman"/>
          <w:sz w:val="24"/>
          <w:szCs w:val="24"/>
        </w:rPr>
        <w:t xml:space="preserve"> растущих у борта и прочее.</w:t>
      </w:r>
    </w:p>
    <w:p w14:paraId="2DFA6117" w14:textId="03AF7DB9" w:rsidR="00106C1B" w:rsidRPr="002150CE" w:rsidRDefault="00106C1B" w:rsidP="00BB45AD">
      <w:pPr>
        <w:spacing w:line="360" w:lineRule="auto"/>
        <w:ind w:firstLine="709"/>
        <w:contextualSpacing/>
        <w:jc w:val="both"/>
        <w:rPr>
          <w:rFonts w:ascii="Times New Roman" w:hAnsi="Times New Roman"/>
          <w:bCs/>
          <w:sz w:val="24"/>
          <w:szCs w:val="24"/>
        </w:rPr>
      </w:pPr>
      <w:r w:rsidRPr="002150CE">
        <w:rPr>
          <w:rFonts w:ascii="Times New Roman" w:hAnsi="Times New Roman"/>
          <w:bCs/>
          <w:sz w:val="24"/>
          <w:szCs w:val="24"/>
        </w:rPr>
        <w:t>Язык оползня определяется по его значительному обводнению, сочной траве</w:t>
      </w:r>
      <w:r w:rsidR="00AF1CBF" w:rsidRPr="002150CE">
        <w:rPr>
          <w:rFonts w:ascii="Times New Roman" w:hAnsi="Times New Roman"/>
          <w:bCs/>
          <w:sz w:val="24"/>
          <w:szCs w:val="24"/>
        </w:rPr>
        <w:t xml:space="preserve"> и другим влаголюбивым растениям</w:t>
      </w:r>
      <w:r w:rsidRPr="002150CE">
        <w:rPr>
          <w:rFonts w:ascii="Times New Roman" w:hAnsi="Times New Roman"/>
          <w:bCs/>
          <w:sz w:val="24"/>
          <w:szCs w:val="24"/>
        </w:rPr>
        <w:t>, растущ</w:t>
      </w:r>
      <w:r w:rsidR="00AF1CBF" w:rsidRPr="002150CE">
        <w:rPr>
          <w:rFonts w:ascii="Times New Roman" w:hAnsi="Times New Roman"/>
          <w:bCs/>
          <w:sz w:val="24"/>
          <w:szCs w:val="24"/>
        </w:rPr>
        <w:t>и</w:t>
      </w:r>
      <w:r w:rsidR="006B0EDD">
        <w:rPr>
          <w:rFonts w:ascii="Times New Roman" w:hAnsi="Times New Roman"/>
          <w:bCs/>
          <w:sz w:val="24"/>
          <w:szCs w:val="24"/>
        </w:rPr>
        <w:t>м</w:t>
      </w:r>
      <w:r w:rsidRPr="002150CE">
        <w:rPr>
          <w:rFonts w:ascii="Times New Roman" w:hAnsi="Times New Roman"/>
          <w:bCs/>
          <w:sz w:val="24"/>
          <w:szCs w:val="24"/>
        </w:rPr>
        <w:t xml:space="preserve"> в его пределах</w:t>
      </w:r>
      <w:r w:rsidR="00AF1CBF" w:rsidRPr="002150CE">
        <w:rPr>
          <w:rFonts w:ascii="Times New Roman" w:hAnsi="Times New Roman"/>
          <w:bCs/>
          <w:sz w:val="24"/>
          <w:szCs w:val="24"/>
        </w:rPr>
        <w:t>.</w:t>
      </w:r>
    </w:p>
    <w:p w14:paraId="796B77A8" w14:textId="77777777" w:rsidR="005A7DE7" w:rsidRPr="00A47B15" w:rsidRDefault="005A7DE7" w:rsidP="005A7DE7">
      <w:pPr>
        <w:pStyle w:val="16"/>
        <w:spacing w:before="120" w:line="276" w:lineRule="auto"/>
        <w:rPr>
          <w:rFonts w:ascii="Times New Roman" w:hAnsi="Times New Roman" w:cs="Times New Roman"/>
          <w:sz w:val="24"/>
          <w:szCs w:val="24"/>
          <w:highlight w:val="green"/>
          <w:rPrChange w:id="4034" w:author="Соколов Сергей Вадимович" w:date="2024-01-22T09:35:00Z">
            <w:rPr>
              <w:rFonts w:ascii="Times New Roman" w:hAnsi="Times New Roman" w:cs="Times New Roman"/>
              <w:sz w:val="24"/>
              <w:szCs w:val="24"/>
            </w:rPr>
          </w:rPrChange>
        </w:rPr>
      </w:pPr>
      <w:r w:rsidRPr="002150CE">
        <w:rPr>
          <w:rFonts w:ascii="Times New Roman" w:eastAsia="Calibri" w:hAnsi="Times New Roman" w:cs="Times New Roman"/>
          <w:sz w:val="24"/>
          <w:szCs w:val="24"/>
        </w:rPr>
        <w:br w:type="page"/>
      </w:r>
      <w:bookmarkStart w:id="4035" w:name="_Toc528240080"/>
      <w:r w:rsidRPr="00A47B15">
        <w:rPr>
          <w:rFonts w:ascii="Times New Roman" w:hAnsi="Times New Roman" w:cs="Times New Roman"/>
          <w:sz w:val="24"/>
          <w:szCs w:val="24"/>
          <w:highlight w:val="green"/>
          <w:rPrChange w:id="4036" w:author="Соколов Сергей Вадимович" w:date="2024-01-22T09:35:00Z">
            <w:rPr>
              <w:rFonts w:ascii="Times New Roman" w:hAnsi="Times New Roman" w:cs="Times New Roman"/>
              <w:sz w:val="24"/>
              <w:szCs w:val="24"/>
            </w:rPr>
          </w:rPrChange>
        </w:rPr>
        <w:lastRenderedPageBreak/>
        <w:t xml:space="preserve">Приложение </w:t>
      </w:r>
      <w:r w:rsidR="002E463B" w:rsidRPr="00A47B15">
        <w:rPr>
          <w:rFonts w:ascii="Times New Roman" w:hAnsi="Times New Roman" w:cs="Times New Roman"/>
          <w:sz w:val="24"/>
          <w:szCs w:val="24"/>
          <w:highlight w:val="green"/>
          <w:rPrChange w:id="4037" w:author="Соколов Сергей Вадимович" w:date="2024-01-22T09:35:00Z">
            <w:rPr>
              <w:rFonts w:ascii="Times New Roman" w:hAnsi="Times New Roman" w:cs="Times New Roman"/>
              <w:sz w:val="24"/>
              <w:szCs w:val="24"/>
            </w:rPr>
          </w:rPrChange>
        </w:rPr>
        <w:t>И</w:t>
      </w:r>
      <w:bookmarkEnd w:id="4035"/>
    </w:p>
    <w:p w14:paraId="2ADA731A" w14:textId="77777777" w:rsidR="00556F6E" w:rsidRPr="00A47B15" w:rsidRDefault="00556F6E" w:rsidP="00E61679">
      <w:pPr>
        <w:pStyle w:val="16"/>
        <w:spacing w:before="120" w:line="276" w:lineRule="auto"/>
        <w:ind w:firstLine="709"/>
        <w:rPr>
          <w:rFonts w:ascii="Times New Roman" w:hAnsi="Times New Roman" w:cs="Times New Roman"/>
          <w:sz w:val="24"/>
          <w:szCs w:val="24"/>
          <w:highlight w:val="green"/>
          <w:rPrChange w:id="4038" w:author="Соколов Сергей Вадимович" w:date="2024-01-22T09:35:00Z">
            <w:rPr>
              <w:rFonts w:ascii="Times New Roman" w:hAnsi="Times New Roman" w:cs="Times New Roman"/>
              <w:sz w:val="24"/>
              <w:szCs w:val="24"/>
            </w:rPr>
          </w:rPrChange>
        </w:rPr>
      </w:pPr>
      <w:bookmarkStart w:id="4039" w:name="_Toc528240081"/>
      <w:r w:rsidRPr="00A47B15">
        <w:rPr>
          <w:rFonts w:ascii="Times New Roman" w:hAnsi="Times New Roman" w:cs="Times New Roman"/>
          <w:sz w:val="24"/>
          <w:szCs w:val="24"/>
          <w:highlight w:val="green"/>
          <w:rPrChange w:id="4040" w:author="Соколов Сергей Вадимович" w:date="2024-01-22T09:35:00Z">
            <w:rPr>
              <w:rFonts w:ascii="Times New Roman" w:hAnsi="Times New Roman" w:cs="Times New Roman"/>
              <w:sz w:val="24"/>
              <w:szCs w:val="24"/>
            </w:rPr>
          </w:rPrChange>
        </w:rPr>
        <w:t xml:space="preserve">Входные лабораторные </w:t>
      </w:r>
      <w:r w:rsidR="00DF37AA" w:rsidRPr="00A47B15">
        <w:rPr>
          <w:rFonts w:ascii="Times New Roman" w:hAnsi="Times New Roman" w:cs="Times New Roman"/>
          <w:sz w:val="24"/>
          <w:szCs w:val="24"/>
          <w:highlight w:val="green"/>
          <w:rPrChange w:id="4041" w:author="Соколов Сергей Вадимович" w:date="2024-01-22T09:35:00Z">
            <w:rPr>
              <w:rFonts w:ascii="Times New Roman" w:hAnsi="Times New Roman" w:cs="Times New Roman"/>
              <w:sz w:val="24"/>
              <w:szCs w:val="24"/>
            </w:rPr>
          </w:rPrChange>
        </w:rPr>
        <w:t>параметры</w:t>
      </w:r>
      <w:r w:rsidRPr="00A47B15">
        <w:rPr>
          <w:rFonts w:ascii="Times New Roman" w:hAnsi="Times New Roman" w:cs="Times New Roman"/>
          <w:sz w:val="24"/>
          <w:szCs w:val="24"/>
          <w:highlight w:val="green"/>
          <w:rPrChange w:id="4042" w:author="Соколов Сергей Вадимович" w:date="2024-01-22T09:35:00Z">
            <w:rPr>
              <w:rFonts w:ascii="Times New Roman" w:hAnsi="Times New Roman" w:cs="Times New Roman"/>
              <w:sz w:val="24"/>
              <w:szCs w:val="24"/>
            </w:rPr>
          </w:rPrChange>
        </w:rPr>
        <w:t xml:space="preserve"> для моделей грунта</w:t>
      </w:r>
      <w:r w:rsidR="003B1E1A" w:rsidRPr="00A47B15">
        <w:rPr>
          <w:rFonts w:ascii="Times New Roman" w:hAnsi="Times New Roman" w:cs="Times New Roman"/>
          <w:sz w:val="24"/>
          <w:szCs w:val="24"/>
          <w:highlight w:val="green"/>
          <w:rPrChange w:id="4043" w:author="Соколов Сергей Вадимович" w:date="2024-01-22T09:35:00Z">
            <w:rPr>
              <w:rFonts w:ascii="Times New Roman" w:hAnsi="Times New Roman" w:cs="Times New Roman"/>
              <w:sz w:val="24"/>
              <w:szCs w:val="24"/>
            </w:rPr>
          </w:rPrChange>
        </w:rPr>
        <w:t xml:space="preserve"> (при моделировании деформаций </w:t>
      </w:r>
      <w:r w:rsidR="00A678FE" w:rsidRPr="00A47B15">
        <w:rPr>
          <w:rFonts w:ascii="Times New Roman" w:hAnsi="Times New Roman" w:cs="Times New Roman"/>
          <w:sz w:val="24"/>
          <w:szCs w:val="24"/>
          <w:highlight w:val="green"/>
          <w:rPrChange w:id="4044" w:author="Соколов Сергей Вадимович" w:date="2024-01-22T09:35:00Z">
            <w:rPr>
              <w:rFonts w:ascii="Times New Roman" w:hAnsi="Times New Roman" w:cs="Times New Roman"/>
              <w:sz w:val="24"/>
              <w:szCs w:val="24"/>
            </w:rPr>
          </w:rPrChange>
        </w:rPr>
        <w:t xml:space="preserve">на </w:t>
      </w:r>
      <w:r w:rsidR="003B1E1A" w:rsidRPr="00A47B15">
        <w:rPr>
          <w:rFonts w:ascii="Times New Roman" w:hAnsi="Times New Roman" w:cs="Times New Roman"/>
          <w:sz w:val="24"/>
          <w:szCs w:val="24"/>
          <w:highlight w:val="green"/>
          <w:rPrChange w:id="4045" w:author="Соколов Сергей Вадимович" w:date="2024-01-22T09:35:00Z">
            <w:rPr>
              <w:rFonts w:ascii="Times New Roman" w:hAnsi="Times New Roman" w:cs="Times New Roman"/>
              <w:sz w:val="24"/>
              <w:szCs w:val="24"/>
            </w:rPr>
          </w:rPrChange>
        </w:rPr>
        <w:t xml:space="preserve">оползневых </w:t>
      </w:r>
      <w:r w:rsidR="00A678FE" w:rsidRPr="00A47B15">
        <w:rPr>
          <w:rFonts w:ascii="Times New Roman" w:hAnsi="Times New Roman" w:cs="Times New Roman"/>
          <w:sz w:val="24"/>
          <w:szCs w:val="24"/>
          <w:highlight w:val="green"/>
          <w:rPrChange w:id="4046" w:author="Соколов Сергей Вадимович" w:date="2024-01-22T09:35:00Z">
            <w:rPr>
              <w:rFonts w:ascii="Times New Roman" w:hAnsi="Times New Roman" w:cs="Times New Roman"/>
              <w:sz w:val="24"/>
              <w:szCs w:val="24"/>
            </w:rPr>
          </w:rPrChange>
        </w:rPr>
        <w:t>и оползнеопасных склонах</w:t>
      </w:r>
      <w:r w:rsidR="003B1E1A" w:rsidRPr="00A47B15">
        <w:rPr>
          <w:rFonts w:ascii="Times New Roman" w:hAnsi="Times New Roman" w:cs="Times New Roman"/>
          <w:sz w:val="24"/>
          <w:szCs w:val="24"/>
          <w:highlight w:val="green"/>
          <w:rPrChange w:id="4047" w:author="Соколов Сергей Вадимович" w:date="2024-01-22T09:35:00Z">
            <w:rPr>
              <w:rFonts w:ascii="Times New Roman" w:hAnsi="Times New Roman" w:cs="Times New Roman"/>
              <w:sz w:val="24"/>
              <w:szCs w:val="24"/>
            </w:rPr>
          </w:rPrChange>
        </w:rPr>
        <w:t>)</w:t>
      </w:r>
      <w:bookmarkEnd w:id="4039"/>
    </w:p>
    <w:p w14:paraId="197E64B8" w14:textId="77777777" w:rsidR="007A411B" w:rsidRPr="00A47B15" w:rsidRDefault="007A411B" w:rsidP="003702B6">
      <w:pPr>
        <w:spacing w:line="360" w:lineRule="auto"/>
        <w:rPr>
          <w:rFonts w:ascii="Times New Roman" w:eastAsia="Calibri" w:hAnsi="Times New Roman"/>
          <w:sz w:val="24"/>
          <w:szCs w:val="24"/>
          <w:highlight w:val="green"/>
          <w:rPrChange w:id="4048" w:author="Соколов Сергей Вадимович" w:date="2024-01-22T09:35:00Z">
            <w:rPr>
              <w:rFonts w:ascii="Times New Roman" w:eastAsia="Calibri" w:hAnsi="Times New Roman"/>
              <w:sz w:val="24"/>
              <w:szCs w:val="24"/>
            </w:rPr>
          </w:rPrChange>
        </w:rPr>
      </w:pPr>
      <w:r w:rsidRPr="00A47B15">
        <w:rPr>
          <w:rFonts w:ascii="Times New Roman" w:eastAsia="Calibri" w:hAnsi="Times New Roman"/>
          <w:spacing w:val="40"/>
          <w:sz w:val="24"/>
          <w:szCs w:val="24"/>
          <w:highlight w:val="green"/>
          <w:rPrChange w:id="4049" w:author="Соколов Сергей Вадимович" w:date="2024-01-22T09:35:00Z">
            <w:rPr>
              <w:rFonts w:ascii="Times New Roman" w:eastAsia="Calibri" w:hAnsi="Times New Roman"/>
              <w:spacing w:val="40"/>
              <w:sz w:val="24"/>
              <w:szCs w:val="24"/>
            </w:rPr>
          </w:rPrChange>
        </w:rPr>
        <w:t>Таблица</w:t>
      </w:r>
      <w:r w:rsidRPr="00A47B15">
        <w:rPr>
          <w:rFonts w:ascii="Times New Roman" w:eastAsia="Calibri" w:hAnsi="Times New Roman"/>
          <w:sz w:val="24"/>
          <w:szCs w:val="24"/>
          <w:highlight w:val="green"/>
          <w:rPrChange w:id="4050" w:author="Соколов Сергей Вадимович" w:date="2024-01-22T09:35:00Z">
            <w:rPr>
              <w:rFonts w:ascii="Times New Roman" w:eastAsia="Calibri" w:hAnsi="Times New Roman"/>
              <w:sz w:val="24"/>
              <w:szCs w:val="24"/>
            </w:rPr>
          </w:rPrChange>
        </w:rPr>
        <w:t xml:space="preserve"> </w:t>
      </w:r>
      <w:r w:rsidR="00F95D7C" w:rsidRPr="00A47B15">
        <w:rPr>
          <w:rFonts w:ascii="Times New Roman" w:eastAsia="Calibri" w:hAnsi="Times New Roman"/>
          <w:sz w:val="24"/>
          <w:szCs w:val="24"/>
          <w:highlight w:val="green"/>
          <w:rPrChange w:id="4051" w:author="Соколов Сергей Вадимович" w:date="2024-01-22T09:35:00Z">
            <w:rPr>
              <w:rFonts w:ascii="Times New Roman" w:eastAsia="Calibri" w:hAnsi="Times New Roman"/>
              <w:sz w:val="24"/>
              <w:szCs w:val="24"/>
            </w:rPr>
          </w:rPrChange>
        </w:rPr>
        <w:t>И</w:t>
      </w:r>
      <w:r w:rsidRPr="00A47B15">
        <w:rPr>
          <w:rFonts w:ascii="Times New Roman" w:eastAsia="Calibri" w:hAnsi="Times New Roman"/>
          <w:sz w:val="24"/>
          <w:szCs w:val="24"/>
          <w:highlight w:val="green"/>
          <w:rPrChange w:id="4052" w:author="Соколов Сергей Вадимович" w:date="2024-01-22T09:35:00Z">
            <w:rPr>
              <w:rFonts w:ascii="Times New Roman" w:eastAsia="Calibri" w:hAnsi="Times New Roman"/>
              <w:sz w:val="24"/>
              <w:szCs w:val="24"/>
            </w:rPr>
          </w:rPrChange>
        </w:rPr>
        <w:t>.1</w:t>
      </w:r>
    </w:p>
    <w:tbl>
      <w:tblPr>
        <w:tblW w:w="9233"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50"/>
        <w:gridCol w:w="5783"/>
      </w:tblGrid>
      <w:tr w:rsidR="00446300" w:rsidRPr="00A47B15" w14:paraId="032D8831" w14:textId="77777777" w:rsidTr="006B0EDD">
        <w:trPr>
          <w:trHeight w:val="365"/>
        </w:trPr>
        <w:tc>
          <w:tcPr>
            <w:tcW w:w="3450" w:type="dxa"/>
            <w:tcBorders>
              <w:bottom w:val="single" w:sz="4" w:space="0" w:color="auto"/>
            </w:tcBorders>
          </w:tcPr>
          <w:p w14:paraId="20EAAA22" w14:textId="77777777" w:rsidR="00586E8F" w:rsidRPr="00A47B15" w:rsidRDefault="005576FE" w:rsidP="006B0EDD">
            <w:pPr>
              <w:pStyle w:val="aff3"/>
              <w:jc w:val="center"/>
              <w:rPr>
                <w:rFonts w:ascii="Times New Roman" w:eastAsia="Calibri" w:hAnsi="Times New Roman"/>
                <w:highlight w:val="green"/>
                <w:rPrChange w:id="4053" w:author="Соколов Сергей Вадимович" w:date="2024-01-22T09:35:00Z">
                  <w:rPr>
                    <w:rFonts w:ascii="Times New Roman" w:eastAsia="Calibri" w:hAnsi="Times New Roman"/>
                  </w:rPr>
                </w:rPrChange>
              </w:rPr>
            </w:pPr>
            <w:r w:rsidRPr="00A47B15">
              <w:rPr>
                <w:rFonts w:ascii="Times New Roman" w:eastAsia="Calibri" w:hAnsi="Times New Roman"/>
                <w:highlight w:val="green"/>
                <w:rPrChange w:id="4054" w:author="Соколов Сергей Вадимович" w:date="2024-01-22T09:35:00Z">
                  <w:rPr>
                    <w:rFonts w:ascii="Times New Roman" w:eastAsia="Calibri" w:hAnsi="Times New Roman"/>
                  </w:rPr>
                </w:rPrChange>
              </w:rPr>
              <w:t>На</w:t>
            </w:r>
            <w:r w:rsidR="000A1D57" w:rsidRPr="00A47B15">
              <w:rPr>
                <w:rFonts w:ascii="Times New Roman" w:eastAsia="Calibri" w:hAnsi="Times New Roman"/>
                <w:highlight w:val="green"/>
                <w:rPrChange w:id="4055" w:author="Соколов Сергей Вадимович" w:date="2024-01-22T09:35:00Z">
                  <w:rPr>
                    <w:rFonts w:ascii="Times New Roman" w:eastAsia="Calibri" w:hAnsi="Times New Roman"/>
                  </w:rPr>
                </w:rPrChange>
              </w:rPr>
              <w:t>именование</w:t>
            </w:r>
            <w:r w:rsidRPr="00A47B15">
              <w:rPr>
                <w:rFonts w:ascii="Times New Roman" w:eastAsia="Calibri" w:hAnsi="Times New Roman"/>
                <w:highlight w:val="green"/>
                <w:rPrChange w:id="4056" w:author="Соколов Сергей Вадимович" w:date="2024-01-22T09:35:00Z">
                  <w:rPr>
                    <w:rFonts w:ascii="Times New Roman" w:eastAsia="Calibri" w:hAnsi="Times New Roman"/>
                  </w:rPr>
                </w:rPrChange>
              </w:rPr>
              <w:t xml:space="preserve"> м</w:t>
            </w:r>
            <w:r w:rsidR="00586E8F" w:rsidRPr="00A47B15">
              <w:rPr>
                <w:rFonts w:ascii="Times New Roman" w:eastAsia="Calibri" w:hAnsi="Times New Roman"/>
                <w:highlight w:val="green"/>
                <w:rPrChange w:id="4057" w:author="Соколов Сергей Вадимович" w:date="2024-01-22T09:35:00Z">
                  <w:rPr>
                    <w:rFonts w:ascii="Times New Roman" w:eastAsia="Calibri" w:hAnsi="Times New Roman"/>
                  </w:rPr>
                </w:rPrChange>
              </w:rPr>
              <w:t>одел</w:t>
            </w:r>
            <w:r w:rsidRPr="00A47B15">
              <w:rPr>
                <w:rFonts w:ascii="Times New Roman" w:eastAsia="Calibri" w:hAnsi="Times New Roman"/>
                <w:highlight w:val="green"/>
                <w:rPrChange w:id="4058" w:author="Соколов Сергей Вадимович" w:date="2024-01-22T09:35:00Z">
                  <w:rPr>
                    <w:rFonts w:ascii="Times New Roman" w:eastAsia="Calibri" w:hAnsi="Times New Roman"/>
                  </w:rPr>
                </w:rPrChange>
              </w:rPr>
              <w:t>и</w:t>
            </w:r>
          </w:p>
        </w:tc>
        <w:tc>
          <w:tcPr>
            <w:tcW w:w="5783" w:type="dxa"/>
            <w:tcBorders>
              <w:bottom w:val="single" w:sz="4" w:space="0" w:color="auto"/>
            </w:tcBorders>
          </w:tcPr>
          <w:p w14:paraId="658D922C" w14:textId="77777777" w:rsidR="00586E8F" w:rsidRPr="00A47B15" w:rsidRDefault="00586E8F" w:rsidP="006B0EDD">
            <w:pPr>
              <w:pStyle w:val="aff3"/>
              <w:jc w:val="center"/>
              <w:rPr>
                <w:rFonts w:ascii="Times New Roman" w:eastAsia="Calibri" w:hAnsi="Times New Roman"/>
                <w:highlight w:val="green"/>
                <w:rPrChange w:id="4059" w:author="Соколов Сергей Вадимович" w:date="2024-01-22T09:35:00Z">
                  <w:rPr>
                    <w:rFonts w:ascii="Times New Roman" w:eastAsia="Calibri" w:hAnsi="Times New Roman"/>
                  </w:rPr>
                </w:rPrChange>
              </w:rPr>
            </w:pPr>
            <w:r w:rsidRPr="00A47B15">
              <w:rPr>
                <w:rFonts w:ascii="Times New Roman" w:eastAsia="Calibri" w:hAnsi="Times New Roman"/>
                <w:highlight w:val="green"/>
                <w:rPrChange w:id="4060" w:author="Соколов Сергей Вадимович" w:date="2024-01-22T09:35:00Z">
                  <w:rPr>
                    <w:rFonts w:ascii="Times New Roman" w:eastAsia="Calibri" w:hAnsi="Times New Roman"/>
                  </w:rPr>
                </w:rPrChange>
              </w:rPr>
              <w:t>Лабораторные параметры</w:t>
            </w:r>
          </w:p>
        </w:tc>
      </w:tr>
      <w:tr w:rsidR="00446300" w:rsidRPr="00A47B15" w14:paraId="7A453747" w14:textId="77777777" w:rsidTr="006B0EDD">
        <w:trPr>
          <w:trHeight w:val="271"/>
        </w:trPr>
        <w:tc>
          <w:tcPr>
            <w:tcW w:w="3450" w:type="dxa"/>
            <w:vMerge w:val="restart"/>
            <w:tcBorders>
              <w:top w:val="single" w:sz="4" w:space="0" w:color="auto"/>
            </w:tcBorders>
          </w:tcPr>
          <w:p w14:paraId="04CE69FD" w14:textId="77777777" w:rsidR="00586E8F" w:rsidRPr="00A47B15" w:rsidRDefault="00586E8F" w:rsidP="006B0EDD">
            <w:pPr>
              <w:pStyle w:val="aff3"/>
              <w:rPr>
                <w:rFonts w:ascii="Times New Roman" w:hAnsi="Times New Roman"/>
                <w:highlight w:val="green"/>
                <w:rPrChange w:id="4061" w:author="Соколов Сергей Вадимович" w:date="2024-01-22T09:35:00Z">
                  <w:rPr>
                    <w:rFonts w:ascii="Times New Roman" w:hAnsi="Times New Roman"/>
                  </w:rPr>
                </w:rPrChange>
              </w:rPr>
            </w:pPr>
            <w:r w:rsidRPr="00A47B15">
              <w:rPr>
                <w:rFonts w:ascii="Times New Roman" w:hAnsi="Times New Roman"/>
                <w:highlight w:val="green"/>
                <w:rPrChange w:id="4062" w:author="Соколов Сергей Вадимович" w:date="2024-01-22T09:35:00Z">
                  <w:rPr>
                    <w:rFonts w:ascii="Times New Roman" w:hAnsi="Times New Roman"/>
                  </w:rPr>
                </w:rPrChange>
              </w:rPr>
              <w:t>Упругопластическая модель Мора-Кулона</w:t>
            </w:r>
          </w:p>
          <w:p w14:paraId="7DC4CC80" w14:textId="77777777" w:rsidR="00586E8F" w:rsidRPr="00A47B15" w:rsidRDefault="00586E8F" w:rsidP="006B0EDD">
            <w:pPr>
              <w:pStyle w:val="aff3"/>
              <w:rPr>
                <w:rFonts w:ascii="Times New Roman" w:eastAsia="Calibri" w:hAnsi="Times New Roman"/>
                <w:highlight w:val="green"/>
                <w:rPrChange w:id="4063" w:author="Соколов Сергей Вадимович" w:date="2024-01-22T09:35:00Z">
                  <w:rPr>
                    <w:rFonts w:ascii="Times New Roman" w:eastAsia="Calibri" w:hAnsi="Times New Roman"/>
                  </w:rPr>
                </w:rPrChange>
              </w:rPr>
            </w:pPr>
            <w:r w:rsidRPr="00A47B15">
              <w:rPr>
                <w:rFonts w:ascii="Times New Roman" w:hAnsi="Times New Roman"/>
                <w:highlight w:val="green"/>
                <w:rPrChange w:id="4064" w:author="Соколов Сергей Вадимович" w:date="2024-01-22T09:35:00Z">
                  <w:rPr>
                    <w:rFonts w:ascii="Times New Roman" w:hAnsi="Times New Roman"/>
                  </w:rPr>
                </w:rPrChange>
              </w:rPr>
              <w:t>(Mohr-Coulomb)</w:t>
            </w:r>
          </w:p>
        </w:tc>
        <w:tc>
          <w:tcPr>
            <w:tcW w:w="5783" w:type="dxa"/>
            <w:tcBorders>
              <w:top w:val="single" w:sz="4" w:space="0" w:color="auto"/>
              <w:bottom w:val="single" w:sz="4" w:space="0" w:color="auto"/>
            </w:tcBorders>
          </w:tcPr>
          <w:p w14:paraId="01E6472D" w14:textId="77777777" w:rsidR="00586E8F" w:rsidRPr="00A47B15" w:rsidRDefault="00586E8F" w:rsidP="006B0EDD">
            <w:pPr>
              <w:pStyle w:val="aff3"/>
              <w:rPr>
                <w:rFonts w:ascii="Times New Roman" w:eastAsia="Calibri" w:hAnsi="Times New Roman"/>
                <w:highlight w:val="green"/>
                <w:rPrChange w:id="4065" w:author="Соколов Сергей Вадимович" w:date="2024-01-22T09:35:00Z">
                  <w:rPr>
                    <w:rFonts w:ascii="Times New Roman" w:eastAsia="Calibri" w:hAnsi="Times New Roman"/>
                  </w:rPr>
                </w:rPrChange>
              </w:rPr>
            </w:pPr>
            <w:r w:rsidRPr="00A47B15">
              <w:rPr>
                <w:rFonts w:ascii="Times New Roman" w:eastAsia="Calibri" w:hAnsi="Times New Roman"/>
                <w:i/>
                <w:highlight w:val="green"/>
                <w:lang w:val="en-US"/>
                <w:rPrChange w:id="4066" w:author="Соколов Сергей Вадимович" w:date="2024-01-22T09:35:00Z">
                  <w:rPr>
                    <w:rFonts w:ascii="Times New Roman" w:eastAsia="Calibri" w:hAnsi="Times New Roman"/>
                    <w:i/>
                    <w:lang w:val="en-US"/>
                  </w:rPr>
                </w:rPrChange>
              </w:rPr>
              <w:t>E</w:t>
            </w:r>
            <w:r w:rsidRPr="00A47B15">
              <w:rPr>
                <w:rFonts w:ascii="Times New Roman" w:eastAsia="Calibri" w:hAnsi="Times New Roman"/>
                <w:highlight w:val="green"/>
                <w:rPrChange w:id="4067" w:author="Соколов Сергей Вадимович" w:date="2024-01-22T09:35:00Z">
                  <w:rPr>
                    <w:rFonts w:ascii="Times New Roman" w:eastAsia="Calibri" w:hAnsi="Times New Roman"/>
                  </w:rPr>
                </w:rPrChange>
              </w:rPr>
              <w:t xml:space="preserve"> – </w:t>
            </w:r>
            <w:r w:rsidR="000006B8" w:rsidRPr="00A47B15">
              <w:rPr>
                <w:rFonts w:ascii="Times New Roman" w:eastAsia="Calibri" w:hAnsi="Times New Roman"/>
                <w:highlight w:val="green"/>
                <w:rPrChange w:id="4068" w:author="Соколов Сергей Вадимович" w:date="2024-01-22T09:35:00Z">
                  <w:rPr>
                    <w:rFonts w:ascii="Times New Roman" w:eastAsia="Calibri" w:hAnsi="Times New Roman"/>
                  </w:rPr>
                </w:rPrChange>
              </w:rPr>
              <w:t>м</w:t>
            </w:r>
            <w:r w:rsidRPr="00A47B15">
              <w:rPr>
                <w:rFonts w:ascii="Times New Roman" w:eastAsia="Calibri" w:hAnsi="Times New Roman"/>
                <w:highlight w:val="green"/>
                <w:rPrChange w:id="4069" w:author="Соколов Сергей Вадимович" w:date="2024-01-22T09:35:00Z">
                  <w:rPr>
                    <w:rFonts w:ascii="Times New Roman" w:eastAsia="Calibri" w:hAnsi="Times New Roman"/>
                  </w:rPr>
                </w:rPrChange>
              </w:rPr>
              <w:t>одуль</w:t>
            </w:r>
            <w:r w:rsidR="00FB3887" w:rsidRPr="00A47B15">
              <w:rPr>
                <w:rFonts w:ascii="Times New Roman" w:eastAsia="Calibri" w:hAnsi="Times New Roman"/>
                <w:highlight w:val="green"/>
                <w:rPrChange w:id="4070" w:author="Соколов Сергей Вадимович" w:date="2024-01-22T09:35:00Z">
                  <w:rPr>
                    <w:rFonts w:ascii="Times New Roman" w:eastAsia="Calibri" w:hAnsi="Times New Roman"/>
                  </w:rPr>
                </w:rPrChange>
              </w:rPr>
              <w:t xml:space="preserve"> </w:t>
            </w:r>
            <w:r w:rsidRPr="00A47B15">
              <w:rPr>
                <w:rFonts w:ascii="Times New Roman" w:eastAsia="Calibri" w:hAnsi="Times New Roman"/>
                <w:highlight w:val="green"/>
                <w:rPrChange w:id="4071" w:author="Соколов Сергей Вадимович" w:date="2024-01-22T09:35:00Z">
                  <w:rPr>
                    <w:rFonts w:ascii="Times New Roman" w:eastAsia="Calibri" w:hAnsi="Times New Roman"/>
                  </w:rPr>
                </w:rPrChange>
              </w:rPr>
              <w:t>д</w:t>
            </w:r>
            <w:r w:rsidR="00F6418A" w:rsidRPr="00A47B15">
              <w:rPr>
                <w:rFonts w:ascii="Times New Roman" w:eastAsia="Calibri" w:hAnsi="Times New Roman"/>
                <w:highlight w:val="green"/>
                <w:rPrChange w:id="4072" w:author="Соколов Сергей Вадимович" w:date="2024-01-22T09:35:00Z">
                  <w:rPr>
                    <w:rFonts w:ascii="Times New Roman" w:eastAsia="Calibri" w:hAnsi="Times New Roman"/>
                  </w:rPr>
                </w:rPrChange>
              </w:rPr>
              <w:t>еформации</w:t>
            </w:r>
            <w:r w:rsidR="005576FE" w:rsidRPr="00A47B15">
              <w:rPr>
                <w:rFonts w:ascii="Times New Roman" w:eastAsia="Calibri" w:hAnsi="Times New Roman"/>
                <w:highlight w:val="green"/>
                <w:rPrChange w:id="4073" w:author="Соколов Сергей Вадимович" w:date="2024-01-22T09:35:00Z">
                  <w:rPr>
                    <w:rFonts w:ascii="Times New Roman" w:eastAsia="Calibri" w:hAnsi="Times New Roman"/>
                  </w:rPr>
                </w:rPrChange>
              </w:rPr>
              <w:t>, МПа</w:t>
            </w:r>
          </w:p>
        </w:tc>
      </w:tr>
      <w:tr w:rsidR="00111210" w:rsidRPr="00A47B15" w14:paraId="665B6CE2" w14:textId="77777777" w:rsidTr="006B0EDD">
        <w:trPr>
          <w:trHeight w:val="291"/>
        </w:trPr>
        <w:tc>
          <w:tcPr>
            <w:tcW w:w="3450" w:type="dxa"/>
            <w:vMerge/>
          </w:tcPr>
          <w:p w14:paraId="4C6685E5" w14:textId="77777777" w:rsidR="00111210" w:rsidRPr="00A47B15" w:rsidRDefault="00111210" w:rsidP="006B0EDD">
            <w:pPr>
              <w:pStyle w:val="aff3"/>
              <w:rPr>
                <w:rFonts w:ascii="Times New Roman" w:hAnsi="Times New Roman"/>
                <w:highlight w:val="green"/>
                <w:rPrChange w:id="4074" w:author="Соколов Сергей Вадимович" w:date="2024-01-22T09:35:00Z">
                  <w:rPr>
                    <w:rFonts w:ascii="Times New Roman" w:hAnsi="Times New Roman"/>
                  </w:rPr>
                </w:rPrChange>
              </w:rPr>
            </w:pPr>
          </w:p>
        </w:tc>
        <w:tc>
          <w:tcPr>
            <w:tcW w:w="5783" w:type="dxa"/>
            <w:tcBorders>
              <w:bottom w:val="single" w:sz="4" w:space="0" w:color="auto"/>
            </w:tcBorders>
          </w:tcPr>
          <w:p w14:paraId="142B90B7" w14:textId="77777777" w:rsidR="00111210" w:rsidRPr="00A47B15" w:rsidRDefault="00111210" w:rsidP="006B0EDD">
            <w:pPr>
              <w:pStyle w:val="aff3"/>
              <w:rPr>
                <w:rFonts w:ascii="Times New Roman" w:hAnsi="Times New Roman"/>
                <w:highlight w:val="green"/>
                <w:rPrChange w:id="4075" w:author="Соколов Сергей Вадимович" w:date="2024-01-22T09:35:00Z">
                  <w:rPr>
                    <w:rFonts w:ascii="Times New Roman" w:hAnsi="Times New Roman"/>
                  </w:rPr>
                </w:rPrChange>
              </w:rPr>
            </w:pPr>
            <w:r w:rsidRPr="00A47B15">
              <w:rPr>
                <w:rFonts w:ascii="Times New Roman" w:eastAsia="Calibri" w:hAnsi="Times New Roman"/>
                <w:highlight w:val="green"/>
                <w:rPrChange w:id="4076" w:author="Соколов Сергей Вадимович" w:date="2024-01-22T09:35:00Z">
                  <w:rPr>
                    <w:rFonts w:ascii="Times New Roman" w:eastAsia="Calibri" w:hAnsi="Times New Roman"/>
                  </w:rPr>
                </w:rPrChange>
              </w:rPr>
              <w:t xml:space="preserve">ν – </w:t>
            </w:r>
            <w:r w:rsidR="000006B8" w:rsidRPr="00A47B15">
              <w:rPr>
                <w:rFonts w:ascii="Times New Roman" w:hAnsi="Times New Roman"/>
                <w:highlight w:val="green"/>
                <w:rPrChange w:id="4077" w:author="Соколов Сергей Вадимович" w:date="2024-01-22T09:35:00Z">
                  <w:rPr>
                    <w:rFonts w:ascii="Times New Roman" w:hAnsi="Times New Roman"/>
                  </w:rPr>
                </w:rPrChange>
              </w:rPr>
              <w:t xml:space="preserve">коэффициент </w:t>
            </w:r>
            <w:r w:rsidRPr="00A47B15">
              <w:rPr>
                <w:rFonts w:ascii="Times New Roman" w:hAnsi="Times New Roman"/>
                <w:highlight w:val="green"/>
                <w:rPrChange w:id="4078" w:author="Соколов Сергей Вадимович" w:date="2024-01-22T09:35:00Z">
                  <w:rPr>
                    <w:rFonts w:ascii="Times New Roman" w:hAnsi="Times New Roman"/>
                  </w:rPr>
                </w:rPrChange>
              </w:rPr>
              <w:t>Пуассона</w:t>
            </w:r>
          </w:p>
        </w:tc>
      </w:tr>
      <w:tr w:rsidR="00111210" w:rsidRPr="00A47B15" w14:paraId="0123FB13" w14:textId="77777777" w:rsidTr="006B0EDD">
        <w:trPr>
          <w:trHeight w:val="345"/>
        </w:trPr>
        <w:tc>
          <w:tcPr>
            <w:tcW w:w="3450" w:type="dxa"/>
            <w:vMerge/>
          </w:tcPr>
          <w:p w14:paraId="5C6D00FA" w14:textId="77777777" w:rsidR="00111210" w:rsidRPr="00A47B15" w:rsidRDefault="00111210" w:rsidP="006B0EDD">
            <w:pPr>
              <w:pStyle w:val="aff3"/>
              <w:rPr>
                <w:rFonts w:ascii="Times New Roman" w:hAnsi="Times New Roman"/>
                <w:highlight w:val="green"/>
                <w:rPrChange w:id="4079" w:author="Соколов Сергей Вадимович" w:date="2024-01-22T09:35:00Z">
                  <w:rPr>
                    <w:rFonts w:ascii="Times New Roman" w:hAnsi="Times New Roman"/>
                  </w:rPr>
                </w:rPrChange>
              </w:rPr>
            </w:pPr>
          </w:p>
        </w:tc>
        <w:tc>
          <w:tcPr>
            <w:tcW w:w="5783" w:type="dxa"/>
            <w:tcBorders>
              <w:bottom w:val="single" w:sz="4" w:space="0" w:color="auto"/>
            </w:tcBorders>
          </w:tcPr>
          <w:p w14:paraId="5CCB5FB8" w14:textId="6916238E" w:rsidR="00111210" w:rsidRPr="00A47B15" w:rsidRDefault="00111210" w:rsidP="006B0EDD">
            <w:pPr>
              <w:pStyle w:val="aff3"/>
              <w:rPr>
                <w:rFonts w:ascii="Times New Roman" w:eastAsia="Calibri" w:hAnsi="Times New Roman"/>
                <w:highlight w:val="green"/>
                <w:rPrChange w:id="4080" w:author="Соколов Сергей Вадимович" w:date="2024-01-22T09:35:00Z">
                  <w:rPr>
                    <w:rFonts w:ascii="Times New Roman" w:eastAsia="Calibri" w:hAnsi="Times New Roman"/>
                  </w:rPr>
                </w:rPrChange>
              </w:rPr>
            </w:pPr>
            <w:r w:rsidRPr="00A47B15">
              <w:rPr>
                <w:rFonts w:ascii="Times New Roman" w:hAnsi="Times New Roman"/>
                <w:highlight w:val="green"/>
                <w:rPrChange w:id="4081" w:author="Соколов Сергей Вадимович" w:date="2024-01-22T09:35:00Z">
                  <w:rPr>
                    <w:rFonts w:ascii="Times New Roman" w:hAnsi="Times New Roman"/>
                  </w:rPr>
                </w:rPrChange>
              </w:rPr>
              <w:t xml:space="preserve">φ – </w:t>
            </w:r>
            <w:r w:rsidR="000006B8" w:rsidRPr="00A47B15">
              <w:rPr>
                <w:rFonts w:ascii="Times New Roman" w:hAnsi="Times New Roman"/>
                <w:highlight w:val="green"/>
                <w:rPrChange w:id="4082" w:author="Соколов Сергей Вадимович" w:date="2024-01-22T09:35:00Z">
                  <w:rPr>
                    <w:rFonts w:ascii="Times New Roman" w:hAnsi="Times New Roman"/>
                  </w:rPr>
                </w:rPrChange>
              </w:rPr>
              <w:t xml:space="preserve">угол </w:t>
            </w:r>
            <w:r w:rsidRPr="00A47B15">
              <w:rPr>
                <w:rFonts w:ascii="Times New Roman" w:hAnsi="Times New Roman"/>
                <w:highlight w:val="green"/>
                <w:rPrChange w:id="4083" w:author="Соколов Сергей Вадимович" w:date="2024-01-22T09:35:00Z">
                  <w:rPr>
                    <w:rFonts w:ascii="Times New Roman" w:hAnsi="Times New Roman"/>
                  </w:rPr>
                </w:rPrChange>
              </w:rPr>
              <w:t>внутреннего трения грунта</w:t>
            </w:r>
            <w:r w:rsidR="00C82C19" w:rsidRPr="00A47B15">
              <w:rPr>
                <w:rFonts w:ascii="Times New Roman" w:hAnsi="Times New Roman"/>
                <w:highlight w:val="green"/>
                <w:rPrChange w:id="4084" w:author="Соколов Сергей Вадимович" w:date="2024-01-22T09:35:00Z">
                  <w:rPr>
                    <w:rFonts w:ascii="Times New Roman" w:hAnsi="Times New Roman"/>
                  </w:rPr>
                </w:rPrChange>
              </w:rPr>
              <w:t xml:space="preserve">, </w:t>
            </w:r>
            <w:r w:rsidR="00C72DB8" w:rsidRPr="00A47B15">
              <w:rPr>
                <w:rFonts w:ascii="Times New Roman" w:eastAsiaTheme="minorHAnsi" w:hAnsi="Times New Roman"/>
                <w:highlight w:val="green"/>
                <w:rPrChange w:id="4085" w:author="Соколов Сергей Вадимович" w:date="2024-01-22T09:35:00Z">
                  <w:rPr>
                    <w:rFonts w:ascii="Times New Roman" w:eastAsiaTheme="minorHAnsi" w:hAnsi="Times New Roman"/>
                  </w:rPr>
                </w:rPrChange>
              </w:rPr>
              <w:t>град</w:t>
            </w:r>
          </w:p>
        </w:tc>
      </w:tr>
      <w:tr w:rsidR="00111210" w:rsidRPr="00A47B15" w14:paraId="25AE4C4E" w14:textId="77777777" w:rsidTr="00C72DB8">
        <w:trPr>
          <w:trHeight w:val="328"/>
        </w:trPr>
        <w:tc>
          <w:tcPr>
            <w:tcW w:w="3450" w:type="dxa"/>
            <w:vMerge/>
          </w:tcPr>
          <w:p w14:paraId="5C63CA96" w14:textId="77777777" w:rsidR="00111210" w:rsidRPr="00A47B15" w:rsidRDefault="00111210" w:rsidP="006B0EDD">
            <w:pPr>
              <w:pStyle w:val="aff3"/>
              <w:rPr>
                <w:rFonts w:ascii="Times New Roman" w:hAnsi="Times New Roman"/>
                <w:highlight w:val="green"/>
                <w:rPrChange w:id="4086" w:author="Соколов Сергей Вадимович" w:date="2024-01-22T09:35:00Z">
                  <w:rPr>
                    <w:rFonts w:ascii="Times New Roman" w:hAnsi="Times New Roman"/>
                  </w:rPr>
                </w:rPrChange>
              </w:rPr>
            </w:pPr>
          </w:p>
        </w:tc>
        <w:tc>
          <w:tcPr>
            <w:tcW w:w="5783" w:type="dxa"/>
            <w:tcBorders>
              <w:bottom w:val="single" w:sz="4" w:space="0" w:color="auto"/>
            </w:tcBorders>
          </w:tcPr>
          <w:p w14:paraId="7B5FCFA8" w14:textId="3E8BD601" w:rsidR="00111210" w:rsidRPr="00A47B15" w:rsidRDefault="00111210" w:rsidP="006B0EDD">
            <w:pPr>
              <w:pStyle w:val="aff3"/>
              <w:rPr>
                <w:rFonts w:ascii="Times New Roman" w:eastAsia="Calibri" w:hAnsi="Times New Roman"/>
                <w:highlight w:val="green"/>
                <w:rPrChange w:id="4087" w:author="Соколов Сергей Вадимович" w:date="2024-01-22T09:35:00Z">
                  <w:rPr>
                    <w:rFonts w:ascii="Times New Roman" w:eastAsia="Calibri" w:hAnsi="Times New Roman"/>
                  </w:rPr>
                </w:rPrChange>
              </w:rPr>
            </w:pPr>
            <w:r w:rsidRPr="00A47B15">
              <w:rPr>
                <w:rFonts w:ascii="Times New Roman" w:hAnsi="Times New Roman"/>
                <w:highlight w:val="green"/>
                <w:rPrChange w:id="4088" w:author="Соколов Сергей Вадимович" w:date="2024-01-22T09:35:00Z">
                  <w:rPr>
                    <w:rFonts w:ascii="Times New Roman" w:hAnsi="Times New Roman"/>
                  </w:rPr>
                </w:rPrChange>
              </w:rPr>
              <w:t xml:space="preserve">с – </w:t>
            </w:r>
            <w:r w:rsidR="00EF7082" w:rsidRPr="00A47B15">
              <w:rPr>
                <w:rFonts w:ascii="Times New Roman" w:hAnsi="Times New Roman"/>
                <w:highlight w:val="green"/>
                <w:rPrChange w:id="4089" w:author="Соколов Сергей Вадимович" w:date="2024-01-22T09:35:00Z">
                  <w:rPr>
                    <w:rFonts w:ascii="Times New Roman" w:hAnsi="Times New Roman"/>
                  </w:rPr>
                </w:rPrChange>
              </w:rPr>
              <w:t>у</w:t>
            </w:r>
            <w:r w:rsidRPr="00A47B15">
              <w:rPr>
                <w:rFonts w:ascii="Times New Roman" w:hAnsi="Times New Roman"/>
                <w:highlight w:val="green"/>
                <w:rPrChange w:id="4090" w:author="Соколов Сергей Вадимович" w:date="2024-01-22T09:35:00Z">
                  <w:rPr>
                    <w:rFonts w:ascii="Times New Roman" w:hAnsi="Times New Roman"/>
                  </w:rPr>
                </w:rPrChange>
              </w:rPr>
              <w:t>дельное сцепление грунта</w:t>
            </w:r>
            <w:r w:rsidR="006106D1" w:rsidRPr="00A47B15">
              <w:rPr>
                <w:rFonts w:ascii="Times New Roman" w:hAnsi="Times New Roman"/>
                <w:highlight w:val="green"/>
                <w:rPrChange w:id="4091" w:author="Соколов Сергей Вадимович" w:date="2024-01-22T09:35:00Z">
                  <w:rPr>
                    <w:rFonts w:ascii="Times New Roman" w:hAnsi="Times New Roman"/>
                  </w:rPr>
                </w:rPrChange>
              </w:rPr>
              <w:t>, кПа</w:t>
            </w:r>
          </w:p>
        </w:tc>
      </w:tr>
      <w:tr w:rsidR="007F4B43" w:rsidRPr="00A47B15" w14:paraId="703310B9" w14:textId="77777777" w:rsidTr="00C72DB8">
        <w:trPr>
          <w:trHeight w:val="700"/>
        </w:trPr>
        <w:tc>
          <w:tcPr>
            <w:tcW w:w="3450" w:type="dxa"/>
            <w:vMerge w:val="restart"/>
          </w:tcPr>
          <w:p w14:paraId="2AB211F2" w14:textId="77777777" w:rsidR="007F4B43" w:rsidRPr="00A47B15" w:rsidRDefault="007F4B43" w:rsidP="006B0EDD">
            <w:pPr>
              <w:pStyle w:val="aff3"/>
              <w:rPr>
                <w:rFonts w:ascii="Times New Roman" w:eastAsia="Calibri" w:hAnsi="Times New Roman"/>
                <w:highlight w:val="green"/>
                <w:rPrChange w:id="4092" w:author="Соколов Сергей Вадимович" w:date="2024-01-22T09:35:00Z">
                  <w:rPr>
                    <w:rFonts w:ascii="Times New Roman" w:eastAsia="Calibri" w:hAnsi="Times New Roman"/>
                  </w:rPr>
                </w:rPrChange>
              </w:rPr>
            </w:pPr>
            <w:r w:rsidRPr="00A47B15">
              <w:rPr>
                <w:rFonts w:ascii="Times New Roman" w:hAnsi="Times New Roman"/>
                <w:highlight w:val="green"/>
                <w:rPrChange w:id="4093" w:author="Соколов Сергей Вадимович" w:date="2024-01-22T09:35:00Z">
                  <w:rPr>
                    <w:rFonts w:ascii="Times New Roman" w:hAnsi="Times New Roman"/>
                  </w:rPr>
                </w:rPrChange>
              </w:rPr>
              <w:t>Упругопластическая модель с упрочнением грунта (Hardening Soi</w:t>
            </w:r>
            <w:r w:rsidRPr="00A47B15">
              <w:rPr>
                <w:rFonts w:ascii="Times New Roman" w:hAnsi="Times New Roman"/>
                <w:highlight w:val="green"/>
                <w:lang w:val="en-US"/>
                <w:rPrChange w:id="4094" w:author="Соколов Сергей Вадимович" w:date="2024-01-22T09:35:00Z">
                  <w:rPr>
                    <w:rFonts w:ascii="Times New Roman" w:hAnsi="Times New Roman"/>
                    <w:lang w:val="en-US"/>
                  </w:rPr>
                </w:rPrChange>
              </w:rPr>
              <w:t>l</w:t>
            </w:r>
            <w:r w:rsidRPr="00A47B15">
              <w:rPr>
                <w:rFonts w:ascii="Times New Roman" w:hAnsi="Times New Roman"/>
                <w:highlight w:val="green"/>
                <w:rPrChange w:id="4095" w:author="Соколов Сергей Вадимович" w:date="2024-01-22T09:35:00Z">
                  <w:rPr>
                    <w:rFonts w:ascii="Times New Roman" w:hAnsi="Times New Roman"/>
                  </w:rPr>
                </w:rPrChange>
              </w:rPr>
              <w:t>)</w:t>
            </w:r>
          </w:p>
        </w:tc>
        <w:tc>
          <w:tcPr>
            <w:tcW w:w="5783" w:type="dxa"/>
            <w:tcBorders>
              <w:top w:val="single" w:sz="4" w:space="0" w:color="auto"/>
              <w:left w:val="nil"/>
              <w:bottom w:val="single" w:sz="4" w:space="0" w:color="auto"/>
              <w:right w:val="single" w:sz="8" w:space="0" w:color="auto"/>
            </w:tcBorders>
          </w:tcPr>
          <w:p w14:paraId="0C6740F1" w14:textId="4FBEEE03" w:rsidR="007F4B43" w:rsidRPr="00A47B15" w:rsidRDefault="007F4B43" w:rsidP="00C72DB8">
            <w:pPr>
              <w:pStyle w:val="aff3"/>
              <w:rPr>
                <w:rFonts w:ascii="Times New Roman" w:hAnsi="Times New Roman"/>
                <w:highlight w:val="green"/>
                <w:rPrChange w:id="4096" w:author="Соколов Сергей Вадимович" w:date="2024-01-22T09:35:00Z">
                  <w:rPr>
                    <w:rFonts w:ascii="Times New Roman" w:hAnsi="Times New Roman"/>
                  </w:rPr>
                </w:rPrChange>
              </w:rPr>
            </w:pPr>
            <w:r w:rsidRPr="00A47B15">
              <w:rPr>
                <w:rFonts w:ascii="Times New Roman" w:hAnsi="Times New Roman"/>
                <w:i/>
                <w:iCs/>
                <w:highlight w:val="green"/>
                <w:lang w:val="en-US"/>
                <w:rPrChange w:id="4097" w:author="Соколов Сергей Вадимович" w:date="2024-01-22T09:35:00Z">
                  <w:rPr>
                    <w:rFonts w:ascii="Times New Roman" w:hAnsi="Times New Roman"/>
                    <w:i/>
                    <w:iCs/>
                    <w:lang w:val="en-US"/>
                  </w:rPr>
                </w:rPrChange>
              </w:rPr>
              <w:t>E</w:t>
            </w:r>
            <w:r w:rsidRPr="00A47B15">
              <w:rPr>
                <w:rFonts w:ascii="Times New Roman" w:hAnsi="Times New Roman"/>
                <w:iCs/>
                <w:highlight w:val="green"/>
                <w:vertAlign w:val="subscript"/>
                <w:rPrChange w:id="4098" w:author="Соколов Сергей Вадимович" w:date="2024-01-22T09:35:00Z">
                  <w:rPr>
                    <w:rFonts w:ascii="Times New Roman" w:hAnsi="Times New Roman"/>
                    <w:iCs/>
                    <w:vertAlign w:val="subscript"/>
                  </w:rPr>
                </w:rPrChange>
              </w:rPr>
              <w:t>50</w:t>
            </w:r>
            <w:r w:rsidR="006F04B0" w:rsidRPr="00A47B15">
              <w:rPr>
                <w:rFonts w:ascii="Times New Roman" w:hAnsi="Times New Roman"/>
                <w:highlight w:val="green"/>
                <w:vertAlign w:val="subscript"/>
                <w:rPrChange w:id="4099" w:author="Соколов Сергей Вадимович" w:date="2024-01-22T09:35:00Z">
                  <w:rPr>
                    <w:rFonts w:ascii="Times New Roman" w:hAnsi="Times New Roman"/>
                    <w:vertAlign w:val="subscript"/>
                  </w:rPr>
                </w:rPrChange>
              </w:rPr>
              <w:t xml:space="preserve"> </w:t>
            </w:r>
            <w:r w:rsidRPr="00A47B15">
              <w:rPr>
                <w:rFonts w:ascii="Times New Roman" w:hAnsi="Times New Roman"/>
                <w:i/>
                <w:iCs/>
                <w:highlight w:val="green"/>
                <w:vertAlign w:val="superscript"/>
                <w:lang w:val="en-US"/>
                <w:rPrChange w:id="4100" w:author="Соколов Сергей Вадимович" w:date="2024-01-22T09:35:00Z">
                  <w:rPr>
                    <w:rFonts w:ascii="Times New Roman" w:hAnsi="Times New Roman"/>
                    <w:i/>
                    <w:iCs/>
                    <w:vertAlign w:val="superscript"/>
                    <w:lang w:val="en-US"/>
                  </w:rPr>
                </w:rPrChange>
              </w:rPr>
              <w:t>ref</w:t>
            </w:r>
            <w:r w:rsidRPr="00A47B15">
              <w:rPr>
                <w:rFonts w:ascii="Times New Roman" w:hAnsi="Times New Roman"/>
                <w:highlight w:val="green"/>
                <w:rPrChange w:id="4101" w:author="Соколов Сергей Вадимович" w:date="2024-01-22T09:35:00Z">
                  <w:rPr>
                    <w:rFonts w:ascii="Times New Roman" w:hAnsi="Times New Roman"/>
                  </w:rPr>
                </w:rPrChange>
              </w:rPr>
              <w:t xml:space="preserve">– </w:t>
            </w:r>
            <w:r w:rsidR="00EF7082" w:rsidRPr="00A47B15">
              <w:rPr>
                <w:rFonts w:ascii="Times New Roman" w:hAnsi="Times New Roman"/>
                <w:highlight w:val="green"/>
                <w:rPrChange w:id="4102" w:author="Соколов Сергей Вадимович" w:date="2024-01-22T09:35:00Z">
                  <w:rPr>
                    <w:rFonts w:ascii="Times New Roman" w:hAnsi="Times New Roman"/>
                  </w:rPr>
                </w:rPrChange>
              </w:rPr>
              <w:t>с</w:t>
            </w:r>
            <w:r w:rsidRPr="00A47B15">
              <w:rPr>
                <w:rFonts w:ascii="Times New Roman" w:hAnsi="Times New Roman"/>
                <w:highlight w:val="green"/>
                <w:rPrChange w:id="4103" w:author="Соколов Сергей Вадимович" w:date="2024-01-22T09:35:00Z">
                  <w:rPr>
                    <w:rFonts w:ascii="Times New Roman" w:hAnsi="Times New Roman"/>
                  </w:rPr>
                </w:rPrChange>
              </w:rPr>
              <w:t>екущий модуль деформации при 50</w:t>
            </w:r>
            <w:r w:rsidR="006B0EDD" w:rsidRPr="00A47B15">
              <w:rPr>
                <w:rFonts w:ascii="Times New Roman" w:hAnsi="Times New Roman"/>
                <w:highlight w:val="green"/>
                <w:rPrChange w:id="4104" w:author="Соколов Сергей Вадимович" w:date="2024-01-22T09:35:00Z">
                  <w:rPr>
                    <w:rFonts w:ascii="Times New Roman" w:hAnsi="Times New Roman"/>
                  </w:rPr>
                </w:rPrChange>
              </w:rPr>
              <w:t xml:space="preserve"> </w:t>
            </w:r>
            <w:r w:rsidRPr="00A47B15">
              <w:rPr>
                <w:rFonts w:ascii="Times New Roman" w:hAnsi="Times New Roman"/>
                <w:highlight w:val="green"/>
                <w:rPrChange w:id="4105" w:author="Соколов Сергей Вадимович" w:date="2024-01-22T09:35:00Z">
                  <w:rPr>
                    <w:rFonts w:ascii="Times New Roman" w:hAnsi="Times New Roman"/>
                  </w:rPr>
                </w:rPrChange>
              </w:rPr>
              <w:t>%</w:t>
            </w:r>
            <w:r w:rsidR="008C3B17" w:rsidRPr="00A47B15">
              <w:rPr>
                <w:rFonts w:ascii="Times New Roman" w:hAnsi="Times New Roman"/>
                <w:highlight w:val="green"/>
                <w:rPrChange w:id="4106" w:author="Соколов Сергей Вадимович" w:date="2024-01-22T09:35:00Z">
                  <w:rPr>
                    <w:rFonts w:ascii="Times New Roman" w:hAnsi="Times New Roman"/>
                  </w:rPr>
                </w:rPrChange>
              </w:rPr>
              <w:t>-ном</w:t>
            </w:r>
            <w:r w:rsidRPr="00A47B15">
              <w:rPr>
                <w:rFonts w:ascii="Times New Roman" w:hAnsi="Times New Roman"/>
                <w:highlight w:val="green"/>
                <w:rPrChange w:id="4107" w:author="Соколов Сергей Вадимович" w:date="2024-01-22T09:35:00Z">
                  <w:rPr>
                    <w:rFonts w:ascii="Times New Roman" w:hAnsi="Times New Roman"/>
                  </w:rPr>
                </w:rPrChange>
              </w:rPr>
              <w:t xml:space="preserve"> значении (</w:t>
            </w:r>
            <w:r w:rsidR="006F04B0" w:rsidRPr="00A47B15">
              <w:rPr>
                <w:rFonts w:ascii="Times New Roman" w:hAnsi="Times New Roman"/>
                <w:iCs/>
                <w:highlight w:val="green"/>
                <w:rPrChange w:id="4108" w:author="Соколов Сергей Вадимович" w:date="2024-01-22T09:35:00Z">
                  <w:rPr>
                    <w:rFonts w:ascii="Times New Roman" w:hAnsi="Times New Roman"/>
                    <w:iCs/>
                  </w:rPr>
                </w:rPrChange>
              </w:rPr>
              <w:t>σ</w:t>
            </w:r>
            <w:r w:rsidRPr="00A47B15">
              <w:rPr>
                <w:rFonts w:ascii="Times New Roman" w:hAnsi="Times New Roman"/>
                <w:iCs/>
                <w:highlight w:val="green"/>
                <w:vertAlign w:val="subscript"/>
                <w:rPrChange w:id="4109" w:author="Соколов Сергей Вадимович" w:date="2024-01-22T09:35:00Z">
                  <w:rPr>
                    <w:rFonts w:ascii="Times New Roman" w:hAnsi="Times New Roman"/>
                    <w:iCs/>
                    <w:vertAlign w:val="subscript"/>
                  </w:rPr>
                </w:rPrChange>
              </w:rPr>
              <w:t>1</w:t>
            </w:r>
            <w:r w:rsidR="00C72DB8" w:rsidRPr="00A47B15">
              <w:rPr>
                <w:rFonts w:ascii="Times New Roman" w:hAnsi="Times New Roman"/>
                <w:iCs/>
                <w:highlight w:val="green"/>
                <w:rPrChange w:id="4110" w:author="Соколов Сергей Вадимович" w:date="2024-01-22T09:35:00Z">
                  <w:rPr>
                    <w:rFonts w:ascii="Times New Roman" w:hAnsi="Times New Roman"/>
                    <w:iCs/>
                  </w:rPr>
                </w:rPrChange>
              </w:rPr>
              <w:t xml:space="preserve"> </w:t>
            </w:r>
            <w:r w:rsidR="00EF7082" w:rsidRPr="00A47B15">
              <w:rPr>
                <w:rFonts w:ascii="Times New Roman" w:hAnsi="Times New Roman"/>
                <w:highlight w:val="green"/>
                <w:rPrChange w:id="4111" w:author="Соколов Сергей Вадимович" w:date="2024-01-22T09:35:00Z">
                  <w:rPr>
                    <w:rFonts w:ascii="Times New Roman" w:hAnsi="Times New Roman"/>
                  </w:rPr>
                </w:rPrChange>
              </w:rPr>
              <w:t>–</w:t>
            </w:r>
            <w:r w:rsidR="006F04B0" w:rsidRPr="00A47B15">
              <w:rPr>
                <w:rFonts w:ascii="Times New Roman" w:hAnsi="Times New Roman"/>
                <w:iCs/>
                <w:highlight w:val="green"/>
                <w:rPrChange w:id="4112" w:author="Соколов Сергей Вадимович" w:date="2024-01-22T09:35:00Z">
                  <w:rPr>
                    <w:rFonts w:ascii="Times New Roman" w:hAnsi="Times New Roman"/>
                    <w:iCs/>
                  </w:rPr>
                </w:rPrChange>
              </w:rPr>
              <w:t xml:space="preserve"> σ</w:t>
            </w:r>
            <w:r w:rsidRPr="00A47B15">
              <w:rPr>
                <w:rFonts w:ascii="Times New Roman" w:hAnsi="Times New Roman"/>
                <w:iCs/>
                <w:highlight w:val="green"/>
                <w:vertAlign w:val="subscript"/>
                <w:rPrChange w:id="4113" w:author="Соколов Сергей Вадимович" w:date="2024-01-22T09:35:00Z">
                  <w:rPr>
                    <w:rFonts w:ascii="Times New Roman" w:hAnsi="Times New Roman"/>
                    <w:iCs/>
                    <w:vertAlign w:val="subscript"/>
                  </w:rPr>
                </w:rPrChange>
              </w:rPr>
              <w:t>3</w:t>
            </w:r>
            <w:r w:rsidRPr="00A47B15">
              <w:rPr>
                <w:rFonts w:ascii="Times New Roman" w:hAnsi="Times New Roman"/>
                <w:iCs/>
                <w:highlight w:val="green"/>
                <w:rPrChange w:id="4114" w:author="Соколов Сергей Вадимович" w:date="2024-01-22T09:35:00Z">
                  <w:rPr>
                    <w:rFonts w:ascii="Times New Roman" w:hAnsi="Times New Roman"/>
                    <w:iCs/>
                  </w:rPr>
                </w:rPrChange>
              </w:rPr>
              <w:t>)</w:t>
            </w:r>
            <w:r w:rsidR="00EF7082" w:rsidRPr="00A47B15">
              <w:rPr>
                <w:rFonts w:ascii="Times New Roman" w:hAnsi="Times New Roman"/>
                <w:iCs/>
                <w:highlight w:val="green"/>
                <w:rPrChange w:id="4115" w:author="Соколов Сергей Вадимович" w:date="2024-01-22T09:35:00Z">
                  <w:rPr>
                    <w:rFonts w:ascii="Times New Roman" w:hAnsi="Times New Roman"/>
                    <w:iCs/>
                  </w:rPr>
                </w:rPrChange>
              </w:rPr>
              <w:t xml:space="preserve"> </w:t>
            </w:r>
            <w:r w:rsidRPr="00A47B15">
              <w:rPr>
                <w:rFonts w:ascii="Times New Roman" w:hAnsi="Times New Roman"/>
                <w:highlight w:val="green"/>
                <w:rPrChange w:id="4116" w:author="Соколов Сергей Вадимович" w:date="2024-01-22T09:35:00Z">
                  <w:rPr>
                    <w:rFonts w:ascii="Times New Roman" w:hAnsi="Times New Roman"/>
                  </w:rPr>
                </w:rPrChange>
              </w:rPr>
              <w:t xml:space="preserve">из трехосных испытаний с заданным опорным давлением </w:t>
            </w:r>
            <w:r w:rsidRPr="00A47B15">
              <w:rPr>
                <w:rFonts w:ascii="Times New Roman" w:hAnsi="Times New Roman"/>
                <w:i/>
                <w:highlight w:val="green"/>
                <w:rPrChange w:id="4117" w:author="Соколов Сергей Вадимович" w:date="2024-01-22T09:35:00Z">
                  <w:rPr>
                    <w:rFonts w:ascii="Times New Roman" w:hAnsi="Times New Roman"/>
                    <w:i/>
                  </w:rPr>
                </w:rPrChange>
              </w:rPr>
              <w:t>p</w:t>
            </w:r>
            <w:r w:rsidRPr="00A47B15">
              <w:rPr>
                <w:rFonts w:ascii="Times New Roman" w:hAnsi="Times New Roman"/>
                <w:i/>
                <w:highlight w:val="green"/>
                <w:vertAlign w:val="subscript"/>
                <w:rPrChange w:id="4118" w:author="Соколов Сергей Вадимович" w:date="2024-01-22T09:35:00Z">
                  <w:rPr>
                    <w:rFonts w:ascii="Times New Roman" w:hAnsi="Times New Roman"/>
                    <w:i/>
                    <w:vertAlign w:val="subscript"/>
                  </w:rPr>
                </w:rPrChange>
              </w:rPr>
              <w:t>ref</w:t>
            </w:r>
            <w:r w:rsidR="006106D1" w:rsidRPr="00A47B15">
              <w:rPr>
                <w:rFonts w:ascii="Times New Roman" w:hAnsi="Times New Roman"/>
                <w:highlight w:val="green"/>
                <w:vertAlign w:val="subscript"/>
                <w:rPrChange w:id="4119" w:author="Соколов Сергей Вадимович" w:date="2024-01-22T09:35:00Z">
                  <w:rPr>
                    <w:rFonts w:ascii="Times New Roman" w:hAnsi="Times New Roman"/>
                    <w:vertAlign w:val="subscript"/>
                  </w:rPr>
                </w:rPrChange>
              </w:rPr>
              <w:t xml:space="preserve">, </w:t>
            </w:r>
            <w:r w:rsidR="006106D1" w:rsidRPr="00A47B15">
              <w:rPr>
                <w:rFonts w:ascii="Times New Roman" w:hAnsi="Times New Roman"/>
                <w:highlight w:val="green"/>
                <w:rPrChange w:id="4120" w:author="Соколов Сергей Вадимович" w:date="2024-01-22T09:35:00Z">
                  <w:rPr>
                    <w:rFonts w:ascii="Times New Roman" w:hAnsi="Times New Roman"/>
                  </w:rPr>
                </w:rPrChange>
              </w:rPr>
              <w:t>кПа</w:t>
            </w:r>
          </w:p>
        </w:tc>
      </w:tr>
      <w:tr w:rsidR="007F4B43" w:rsidRPr="00A47B15" w14:paraId="3C1387BE" w14:textId="77777777" w:rsidTr="00C72DB8">
        <w:trPr>
          <w:trHeight w:val="773"/>
        </w:trPr>
        <w:tc>
          <w:tcPr>
            <w:tcW w:w="3450" w:type="dxa"/>
            <w:vMerge/>
          </w:tcPr>
          <w:p w14:paraId="72158BBB" w14:textId="77777777" w:rsidR="007F4B43" w:rsidRPr="00A47B15" w:rsidRDefault="007F4B43" w:rsidP="006B0EDD">
            <w:pPr>
              <w:pStyle w:val="aff3"/>
              <w:rPr>
                <w:rFonts w:ascii="Times New Roman" w:hAnsi="Times New Roman"/>
                <w:highlight w:val="green"/>
                <w:rPrChange w:id="4121" w:author="Соколов Сергей Вадимович" w:date="2024-01-22T09:35:00Z">
                  <w:rPr>
                    <w:rFonts w:ascii="Times New Roman" w:hAnsi="Times New Roman"/>
                  </w:rPr>
                </w:rPrChange>
              </w:rPr>
            </w:pPr>
          </w:p>
        </w:tc>
        <w:tc>
          <w:tcPr>
            <w:tcW w:w="5783" w:type="dxa"/>
            <w:tcBorders>
              <w:top w:val="single" w:sz="4" w:space="0" w:color="auto"/>
              <w:left w:val="nil"/>
              <w:bottom w:val="single" w:sz="4" w:space="0" w:color="auto"/>
              <w:right w:val="single" w:sz="8" w:space="0" w:color="auto"/>
            </w:tcBorders>
          </w:tcPr>
          <w:p w14:paraId="3F9E6EF5" w14:textId="26EC924C" w:rsidR="007F4B43" w:rsidRPr="00A47B15" w:rsidRDefault="007F4B43" w:rsidP="006B0EDD">
            <w:pPr>
              <w:pStyle w:val="aff3"/>
              <w:rPr>
                <w:rFonts w:ascii="Times New Roman" w:hAnsi="Times New Roman"/>
                <w:highlight w:val="green"/>
                <w:rPrChange w:id="4122" w:author="Соколов Сергей Вадимович" w:date="2024-01-22T09:35:00Z">
                  <w:rPr>
                    <w:rFonts w:ascii="Times New Roman" w:hAnsi="Times New Roman"/>
                  </w:rPr>
                </w:rPrChange>
              </w:rPr>
            </w:pPr>
            <w:r w:rsidRPr="00A47B15">
              <w:rPr>
                <w:rFonts w:ascii="Times New Roman" w:hAnsi="Times New Roman"/>
                <w:i/>
                <w:iCs/>
                <w:highlight w:val="green"/>
                <w:lang w:val="en-US"/>
                <w:rPrChange w:id="4123" w:author="Соколов Сергей Вадимович" w:date="2024-01-22T09:35:00Z">
                  <w:rPr>
                    <w:rFonts w:ascii="Times New Roman" w:hAnsi="Times New Roman"/>
                    <w:i/>
                    <w:iCs/>
                    <w:lang w:val="en-US"/>
                  </w:rPr>
                </w:rPrChange>
              </w:rPr>
              <w:t>E</w:t>
            </w:r>
            <w:r w:rsidRPr="00A47B15">
              <w:rPr>
                <w:rFonts w:ascii="Times New Roman" w:hAnsi="Times New Roman"/>
                <w:i/>
                <w:iCs/>
                <w:highlight w:val="green"/>
                <w:vertAlign w:val="subscript"/>
                <w:lang w:val="en-US"/>
                <w:rPrChange w:id="4124" w:author="Соколов Сергей Вадимович" w:date="2024-01-22T09:35:00Z">
                  <w:rPr>
                    <w:rFonts w:ascii="Times New Roman" w:hAnsi="Times New Roman"/>
                    <w:i/>
                    <w:iCs/>
                    <w:vertAlign w:val="subscript"/>
                    <w:lang w:val="en-US"/>
                  </w:rPr>
                </w:rPrChange>
              </w:rPr>
              <w:t>oed</w:t>
            </w:r>
            <w:r w:rsidRPr="00A47B15">
              <w:rPr>
                <w:rFonts w:ascii="Times New Roman" w:hAnsi="Times New Roman"/>
                <w:i/>
                <w:highlight w:val="green"/>
                <w:vertAlign w:val="subscript"/>
                <w:lang w:val="en-US"/>
                <w:rPrChange w:id="4125" w:author="Соколов Сергей Вадимович" w:date="2024-01-22T09:35:00Z">
                  <w:rPr>
                    <w:rFonts w:ascii="Times New Roman" w:hAnsi="Times New Roman"/>
                    <w:i/>
                    <w:vertAlign w:val="subscript"/>
                    <w:lang w:val="en-US"/>
                  </w:rPr>
                </w:rPrChange>
              </w:rPr>
              <w:t> </w:t>
            </w:r>
            <w:r w:rsidRPr="00A47B15">
              <w:rPr>
                <w:rFonts w:ascii="Times New Roman" w:hAnsi="Times New Roman"/>
                <w:i/>
                <w:iCs/>
                <w:highlight w:val="green"/>
                <w:vertAlign w:val="superscript"/>
                <w:lang w:val="en-US"/>
                <w:rPrChange w:id="4126" w:author="Соколов Сергей Вадимович" w:date="2024-01-22T09:35:00Z">
                  <w:rPr>
                    <w:rFonts w:ascii="Times New Roman" w:hAnsi="Times New Roman"/>
                    <w:i/>
                    <w:iCs/>
                    <w:vertAlign w:val="superscript"/>
                    <w:lang w:val="en-US"/>
                  </w:rPr>
                </w:rPrChange>
              </w:rPr>
              <w:t>ref</w:t>
            </w:r>
            <w:r w:rsidRPr="00A47B15">
              <w:rPr>
                <w:rFonts w:ascii="Times New Roman" w:hAnsi="Times New Roman"/>
                <w:iCs/>
                <w:highlight w:val="green"/>
                <w:vertAlign w:val="superscript"/>
                <w:lang w:val="en-US"/>
                <w:rPrChange w:id="4127" w:author="Соколов Сергей Вадимович" w:date="2024-01-22T09:35:00Z">
                  <w:rPr>
                    <w:rFonts w:ascii="Times New Roman" w:hAnsi="Times New Roman"/>
                    <w:iCs/>
                    <w:vertAlign w:val="superscript"/>
                    <w:lang w:val="en-US"/>
                  </w:rPr>
                </w:rPrChange>
              </w:rPr>
              <w:t> </w:t>
            </w:r>
            <w:r w:rsidRPr="00A47B15">
              <w:rPr>
                <w:rFonts w:ascii="Times New Roman" w:hAnsi="Times New Roman"/>
                <w:highlight w:val="green"/>
                <w:rPrChange w:id="4128" w:author="Соколов Сергей Вадимович" w:date="2024-01-22T09:35:00Z">
                  <w:rPr>
                    <w:rFonts w:ascii="Times New Roman" w:hAnsi="Times New Roman"/>
                  </w:rPr>
                </w:rPrChange>
              </w:rPr>
              <w:t xml:space="preserve">– </w:t>
            </w:r>
            <w:r w:rsidR="00EF7082" w:rsidRPr="00A47B15">
              <w:rPr>
                <w:rFonts w:ascii="Times New Roman" w:hAnsi="Times New Roman"/>
                <w:highlight w:val="green"/>
                <w:rPrChange w:id="4129" w:author="Соколов Сергей Вадимович" w:date="2024-01-22T09:35:00Z">
                  <w:rPr>
                    <w:rFonts w:ascii="Times New Roman" w:hAnsi="Times New Roman"/>
                  </w:rPr>
                </w:rPrChange>
              </w:rPr>
              <w:t>к</w:t>
            </w:r>
            <w:r w:rsidRPr="00A47B15">
              <w:rPr>
                <w:rFonts w:ascii="Times New Roman" w:hAnsi="Times New Roman"/>
                <w:highlight w:val="green"/>
                <w:rPrChange w:id="4130" w:author="Соколов Сергей Вадимович" w:date="2024-01-22T09:35:00Z">
                  <w:rPr>
                    <w:rFonts w:ascii="Times New Roman" w:hAnsi="Times New Roman"/>
                  </w:rPr>
                </w:rPrChange>
              </w:rPr>
              <w:t xml:space="preserve">асательный модуль деформации из компрессионных испытаний с заданным опорным давлением </w:t>
            </w:r>
            <w:r w:rsidRPr="00A47B15">
              <w:rPr>
                <w:rFonts w:ascii="Times New Roman" w:hAnsi="Times New Roman"/>
                <w:i/>
                <w:highlight w:val="green"/>
                <w:rPrChange w:id="4131" w:author="Соколов Сергей Вадимович" w:date="2024-01-22T09:35:00Z">
                  <w:rPr>
                    <w:rFonts w:ascii="Times New Roman" w:hAnsi="Times New Roman"/>
                    <w:i/>
                  </w:rPr>
                </w:rPrChange>
              </w:rPr>
              <w:t>p</w:t>
            </w:r>
            <w:r w:rsidRPr="00A47B15">
              <w:rPr>
                <w:rFonts w:ascii="Times New Roman" w:hAnsi="Times New Roman"/>
                <w:i/>
                <w:highlight w:val="green"/>
                <w:vertAlign w:val="subscript"/>
                <w:rPrChange w:id="4132" w:author="Соколов Сергей Вадимович" w:date="2024-01-22T09:35:00Z">
                  <w:rPr>
                    <w:rFonts w:ascii="Times New Roman" w:hAnsi="Times New Roman"/>
                    <w:i/>
                    <w:vertAlign w:val="subscript"/>
                  </w:rPr>
                </w:rPrChange>
              </w:rPr>
              <w:t>ref</w:t>
            </w:r>
            <w:r w:rsidR="006106D1" w:rsidRPr="00A47B15">
              <w:rPr>
                <w:rFonts w:ascii="Times New Roman" w:hAnsi="Times New Roman"/>
                <w:highlight w:val="green"/>
                <w:vertAlign w:val="subscript"/>
                <w:rPrChange w:id="4133" w:author="Соколов Сергей Вадимович" w:date="2024-01-22T09:35:00Z">
                  <w:rPr>
                    <w:rFonts w:ascii="Times New Roman" w:hAnsi="Times New Roman"/>
                    <w:vertAlign w:val="subscript"/>
                  </w:rPr>
                </w:rPrChange>
              </w:rPr>
              <w:t xml:space="preserve">, </w:t>
            </w:r>
            <w:r w:rsidR="006106D1" w:rsidRPr="00A47B15">
              <w:rPr>
                <w:rFonts w:ascii="Times New Roman" w:hAnsi="Times New Roman"/>
                <w:highlight w:val="green"/>
                <w:rPrChange w:id="4134" w:author="Соколов Сергей Вадимович" w:date="2024-01-22T09:35:00Z">
                  <w:rPr>
                    <w:rFonts w:ascii="Times New Roman" w:hAnsi="Times New Roman"/>
                  </w:rPr>
                </w:rPrChange>
              </w:rPr>
              <w:t>кПа</w:t>
            </w:r>
          </w:p>
        </w:tc>
      </w:tr>
      <w:tr w:rsidR="007F4B43" w:rsidRPr="00A47B15" w14:paraId="2F836041" w14:textId="77777777" w:rsidTr="00C72DB8">
        <w:trPr>
          <w:trHeight w:val="826"/>
        </w:trPr>
        <w:tc>
          <w:tcPr>
            <w:tcW w:w="3450" w:type="dxa"/>
            <w:vMerge/>
          </w:tcPr>
          <w:p w14:paraId="544B5C96" w14:textId="77777777" w:rsidR="007F4B43" w:rsidRPr="00A47B15" w:rsidRDefault="007F4B43" w:rsidP="006B0EDD">
            <w:pPr>
              <w:pStyle w:val="aff3"/>
              <w:rPr>
                <w:rFonts w:ascii="Times New Roman" w:hAnsi="Times New Roman"/>
                <w:highlight w:val="green"/>
                <w:rPrChange w:id="4135" w:author="Соколов Сергей Вадимович" w:date="2024-01-22T09:35:00Z">
                  <w:rPr>
                    <w:rFonts w:ascii="Times New Roman" w:hAnsi="Times New Roman"/>
                  </w:rPr>
                </w:rPrChange>
              </w:rPr>
            </w:pPr>
          </w:p>
        </w:tc>
        <w:tc>
          <w:tcPr>
            <w:tcW w:w="5783" w:type="dxa"/>
            <w:tcBorders>
              <w:top w:val="single" w:sz="4" w:space="0" w:color="auto"/>
              <w:left w:val="nil"/>
              <w:bottom w:val="single" w:sz="4" w:space="0" w:color="auto"/>
              <w:right w:val="single" w:sz="8" w:space="0" w:color="auto"/>
            </w:tcBorders>
          </w:tcPr>
          <w:p w14:paraId="6A2BDB27" w14:textId="2CB1AFEE" w:rsidR="007F4B43" w:rsidRPr="00A47B15" w:rsidRDefault="007F4B43" w:rsidP="006B0EDD">
            <w:pPr>
              <w:pStyle w:val="aff3"/>
              <w:rPr>
                <w:rFonts w:ascii="Times New Roman" w:hAnsi="Times New Roman"/>
                <w:highlight w:val="green"/>
                <w:rPrChange w:id="4136" w:author="Соколов Сергей Вадимович" w:date="2024-01-22T09:35:00Z">
                  <w:rPr>
                    <w:rFonts w:ascii="Times New Roman" w:hAnsi="Times New Roman"/>
                  </w:rPr>
                </w:rPrChange>
              </w:rPr>
            </w:pPr>
            <w:r w:rsidRPr="00A47B15">
              <w:rPr>
                <w:rFonts w:ascii="Times New Roman" w:hAnsi="Times New Roman"/>
                <w:i/>
                <w:iCs/>
                <w:highlight w:val="green"/>
                <w:lang w:val="en-US"/>
                <w:rPrChange w:id="4137" w:author="Соколов Сергей Вадимович" w:date="2024-01-22T09:35:00Z">
                  <w:rPr>
                    <w:rFonts w:ascii="Times New Roman" w:hAnsi="Times New Roman"/>
                    <w:i/>
                    <w:iCs/>
                    <w:lang w:val="en-US"/>
                  </w:rPr>
                </w:rPrChange>
              </w:rPr>
              <w:t>E</w:t>
            </w:r>
            <w:r w:rsidRPr="00A47B15">
              <w:rPr>
                <w:rFonts w:ascii="Times New Roman" w:hAnsi="Times New Roman"/>
                <w:i/>
                <w:iCs/>
                <w:highlight w:val="green"/>
                <w:vertAlign w:val="subscript"/>
                <w:lang w:val="en-US"/>
                <w:rPrChange w:id="4138" w:author="Соколов Сергей Вадимович" w:date="2024-01-22T09:35:00Z">
                  <w:rPr>
                    <w:rFonts w:ascii="Times New Roman" w:hAnsi="Times New Roman"/>
                    <w:i/>
                    <w:iCs/>
                    <w:vertAlign w:val="subscript"/>
                    <w:lang w:val="en-US"/>
                  </w:rPr>
                </w:rPrChange>
              </w:rPr>
              <w:t>ur</w:t>
            </w:r>
            <w:r w:rsidRPr="00A47B15">
              <w:rPr>
                <w:rFonts w:ascii="Times New Roman" w:hAnsi="Times New Roman"/>
                <w:i/>
                <w:highlight w:val="green"/>
                <w:vertAlign w:val="subscript"/>
                <w:lang w:val="en-US"/>
                <w:rPrChange w:id="4139" w:author="Соколов Сергей Вадимович" w:date="2024-01-22T09:35:00Z">
                  <w:rPr>
                    <w:rFonts w:ascii="Times New Roman" w:hAnsi="Times New Roman"/>
                    <w:i/>
                    <w:vertAlign w:val="subscript"/>
                    <w:lang w:val="en-US"/>
                  </w:rPr>
                </w:rPrChange>
              </w:rPr>
              <w:t> </w:t>
            </w:r>
            <w:r w:rsidRPr="00A47B15">
              <w:rPr>
                <w:rFonts w:ascii="Times New Roman" w:hAnsi="Times New Roman"/>
                <w:i/>
                <w:iCs/>
                <w:highlight w:val="green"/>
                <w:vertAlign w:val="superscript"/>
                <w:lang w:val="en-US"/>
                <w:rPrChange w:id="4140" w:author="Соколов Сергей Вадимович" w:date="2024-01-22T09:35:00Z">
                  <w:rPr>
                    <w:rFonts w:ascii="Times New Roman" w:hAnsi="Times New Roman"/>
                    <w:i/>
                    <w:iCs/>
                    <w:vertAlign w:val="superscript"/>
                    <w:lang w:val="en-US"/>
                  </w:rPr>
                </w:rPrChange>
              </w:rPr>
              <w:t>ref</w:t>
            </w:r>
            <w:r w:rsidRPr="00A47B15">
              <w:rPr>
                <w:rFonts w:ascii="Times New Roman" w:hAnsi="Times New Roman"/>
                <w:iCs/>
                <w:highlight w:val="green"/>
                <w:vertAlign w:val="superscript"/>
                <w:lang w:val="en-US"/>
                <w:rPrChange w:id="4141" w:author="Соколов Сергей Вадимович" w:date="2024-01-22T09:35:00Z">
                  <w:rPr>
                    <w:rFonts w:ascii="Times New Roman" w:hAnsi="Times New Roman"/>
                    <w:iCs/>
                    <w:vertAlign w:val="superscript"/>
                    <w:lang w:val="en-US"/>
                  </w:rPr>
                </w:rPrChange>
              </w:rPr>
              <w:t> </w:t>
            </w:r>
            <w:r w:rsidRPr="00A47B15">
              <w:rPr>
                <w:rFonts w:ascii="Times New Roman" w:hAnsi="Times New Roman"/>
                <w:highlight w:val="green"/>
                <w:rPrChange w:id="4142" w:author="Соколов Сергей Вадимович" w:date="2024-01-22T09:35:00Z">
                  <w:rPr>
                    <w:rFonts w:ascii="Times New Roman" w:hAnsi="Times New Roman"/>
                  </w:rPr>
                </w:rPrChange>
              </w:rPr>
              <w:t xml:space="preserve">– </w:t>
            </w:r>
            <w:r w:rsidR="00EF7082" w:rsidRPr="00A47B15">
              <w:rPr>
                <w:rFonts w:ascii="Times New Roman" w:hAnsi="Times New Roman"/>
                <w:highlight w:val="green"/>
                <w:rPrChange w:id="4143" w:author="Соколов Сергей Вадимович" w:date="2024-01-22T09:35:00Z">
                  <w:rPr>
                    <w:rFonts w:ascii="Times New Roman" w:hAnsi="Times New Roman"/>
                  </w:rPr>
                </w:rPrChange>
              </w:rPr>
              <w:t>м</w:t>
            </w:r>
            <w:r w:rsidRPr="00A47B15">
              <w:rPr>
                <w:rFonts w:ascii="Times New Roman" w:hAnsi="Times New Roman"/>
                <w:highlight w:val="green"/>
                <w:rPrChange w:id="4144" w:author="Соколов Сергей Вадимович" w:date="2024-01-22T09:35:00Z">
                  <w:rPr>
                    <w:rFonts w:ascii="Times New Roman" w:hAnsi="Times New Roman"/>
                  </w:rPr>
                </w:rPrChange>
              </w:rPr>
              <w:t xml:space="preserve">одуль деформации при разгрузке-повторном нагружении из трехосных испытаний с заданным опорным давлением </w:t>
            </w:r>
            <w:r w:rsidRPr="00A47B15">
              <w:rPr>
                <w:rFonts w:ascii="Times New Roman" w:hAnsi="Times New Roman"/>
                <w:i/>
                <w:highlight w:val="green"/>
                <w:rPrChange w:id="4145" w:author="Соколов Сергей Вадимович" w:date="2024-01-22T09:35:00Z">
                  <w:rPr>
                    <w:rFonts w:ascii="Times New Roman" w:hAnsi="Times New Roman"/>
                    <w:i/>
                  </w:rPr>
                </w:rPrChange>
              </w:rPr>
              <w:t>p</w:t>
            </w:r>
            <w:r w:rsidRPr="00A47B15">
              <w:rPr>
                <w:rFonts w:ascii="Times New Roman" w:hAnsi="Times New Roman"/>
                <w:i/>
                <w:highlight w:val="green"/>
                <w:vertAlign w:val="subscript"/>
                <w:rPrChange w:id="4146" w:author="Соколов Сергей Вадимович" w:date="2024-01-22T09:35:00Z">
                  <w:rPr>
                    <w:rFonts w:ascii="Times New Roman" w:hAnsi="Times New Roman"/>
                    <w:i/>
                    <w:vertAlign w:val="subscript"/>
                  </w:rPr>
                </w:rPrChange>
              </w:rPr>
              <w:t>ref</w:t>
            </w:r>
            <w:r w:rsidR="006106D1" w:rsidRPr="00A47B15">
              <w:rPr>
                <w:rFonts w:ascii="Times New Roman" w:hAnsi="Times New Roman"/>
                <w:highlight w:val="green"/>
                <w:vertAlign w:val="subscript"/>
                <w:rPrChange w:id="4147" w:author="Соколов Сергей Вадимович" w:date="2024-01-22T09:35:00Z">
                  <w:rPr>
                    <w:rFonts w:ascii="Times New Roman" w:hAnsi="Times New Roman"/>
                    <w:vertAlign w:val="subscript"/>
                  </w:rPr>
                </w:rPrChange>
              </w:rPr>
              <w:t xml:space="preserve">, </w:t>
            </w:r>
            <w:r w:rsidR="006106D1" w:rsidRPr="00A47B15">
              <w:rPr>
                <w:rFonts w:ascii="Times New Roman" w:hAnsi="Times New Roman"/>
                <w:highlight w:val="green"/>
                <w:rPrChange w:id="4148" w:author="Соколов Сергей Вадимович" w:date="2024-01-22T09:35:00Z">
                  <w:rPr>
                    <w:rFonts w:ascii="Times New Roman" w:hAnsi="Times New Roman"/>
                  </w:rPr>
                </w:rPrChange>
              </w:rPr>
              <w:t>кПа</w:t>
            </w:r>
          </w:p>
        </w:tc>
      </w:tr>
      <w:tr w:rsidR="007F4B43" w:rsidRPr="00A47B15" w14:paraId="5A7BB531" w14:textId="77777777" w:rsidTr="00C72DB8">
        <w:trPr>
          <w:trHeight w:val="555"/>
        </w:trPr>
        <w:tc>
          <w:tcPr>
            <w:tcW w:w="3450" w:type="dxa"/>
            <w:vMerge/>
          </w:tcPr>
          <w:p w14:paraId="5E106578" w14:textId="77777777" w:rsidR="007F4B43" w:rsidRPr="00A47B15" w:rsidRDefault="007F4B43" w:rsidP="006B0EDD">
            <w:pPr>
              <w:pStyle w:val="aff3"/>
              <w:rPr>
                <w:rFonts w:ascii="Times New Roman" w:hAnsi="Times New Roman"/>
                <w:highlight w:val="green"/>
                <w:rPrChange w:id="4149" w:author="Соколов Сергей Вадимович" w:date="2024-01-22T09:35:00Z">
                  <w:rPr>
                    <w:rFonts w:ascii="Times New Roman" w:hAnsi="Times New Roman"/>
                  </w:rPr>
                </w:rPrChange>
              </w:rPr>
            </w:pPr>
          </w:p>
        </w:tc>
        <w:tc>
          <w:tcPr>
            <w:tcW w:w="5783" w:type="dxa"/>
            <w:tcBorders>
              <w:top w:val="single" w:sz="4" w:space="0" w:color="auto"/>
              <w:left w:val="nil"/>
              <w:bottom w:val="single" w:sz="4" w:space="0" w:color="auto"/>
              <w:right w:val="single" w:sz="8" w:space="0" w:color="auto"/>
            </w:tcBorders>
          </w:tcPr>
          <w:p w14:paraId="36118DDA" w14:textId="5837EDC8" w:rsidR="007F4B43" w:rsidRPr="00A47B15" w:rsidRDefault="007F4B43" w:rsidP="006B0EDD">
            <w:pPr>
              <w:pStyle w:val="aff3"/>
              <w:rPr>
                <w:rFonts w:ascii="Times New Roman" w:hAnsi="Times New Roman"/>
                <w:highlight w:val="green"/>
                <w:rPrChange w:id="4150" w:author="Соколов Сергей Вадимович" w:date="2024-01-22T09:35:00Z">
                  <w:rPr>
                    <w:rFonts w:ascii="Times New Roman" w:hAnsi="Times New Roman"/>
                  </w:rPr>
                </w:rPrChange>
              </w:rPr>
            </w:pPr>
            <w:r w:rsidRPr="00A47B15">
              <w:rPr>
                <w:rFonts w:ascii="Times New Roman" w:hAnsi="Times New Roman"/>
                <w:i/>
                <w:iCs/>
                <w:highlight w:val="green"/>
                <w:rPrChange w:id="4151" w:author="Соколов Сергей Вадимович" w:date="2024-01-22T09:35:00Z">
                  <w:rPr>
                    <w:rFonts w:ascii="Times New Roman" w:hAnsi="Times New Roman"/>
                    <w:i/>
                    <w:iCs/>
                  </w:rPr>
                </w:rPrChange>
              </w:rPr>
              <w:t>ν</w:t>
            </w:r>
            <w:r w:rsidRPr="00A47B15">
              <w:rPr>
                <w:rFonts w:ascii="Times New Roman" w:hAnsi="Times New Roman"/>
                <w:i/>
                <w:iCs/>
                <w:highlight w:val="green"/>
                <w:vertAlign w:val="subscript"/>
                <w:lang w:val="en-US"/>
                <w:rPrChange w:id="4152" w:author="Соколов Сергей Вадимович" w:date="2024-01-22T09:35:00Z">
                  <w:rPr>
                    <w:rFonts w:ascii="Times New Roman" w:hAnsi="Times New Roman"/>
                    <w:i/>
                    <w:iCs/>
                    <w:vertAlign w:val="subscript"/>
                    <w:lang w:val="en-US"/>
                  </w:rPr>
                </w:rPrChange>
              </w:rPr>
              <w:t>ur</w:t>
            </w:r>
            <w:r w:rsidRPr="00A47B15">
              <w:rPr>
                <w:rFonts w:ascii="Times New Roman" w:hAnsi="Times New Roman"/>
                <w:highlight w:val="green"/>
                <w:rPrChange w:id="4153" w:author="Соколов Сергей Вадимович" w:date="2024-01-22T09:35:00Z">
                  <w:rPr>
                    <w:rFonts w:ascii="Times New Roman" w:hAnsi="Times New Roman"/>
                  </w:rPr>
                </w:rPrChange>
              </w:rPr>
              <w:t> – </w:t>
            </w:r>
            <w:r w:rsidR="00EF7082" w:rsidRPr="00A47B15">
              <w:rPr>
                <w:rFonts w:ascii="Times New Roman" w:hAnsi="Times New Roman"/>
                <w:highlight w:val="green"/>
                <w:rPrChange w:id="4154" w:author="Соколов Сергей Вадимович" w:date="2024-01-22T09:35:00Z">
                  <w:rPr>
                    <w:rFonts w:ascii="Times New Roman" w:hAnsi="Times New Roman"/>
                  </w:rPr>
                </w:rPrChange>
              </w:rPr>
              <w:t>к</w:t>
            </w:r>
            <w:r w:rsidRPr="00A47B15">
              <w:rPr>
                <w:rFonts w:ascii="Times New Roman" w:hAnsi="Times New Roman"/>
                <w:highlight w:val="green"/>
                <w:rPrChange w:id="4155" w:author="Соколов Сергей Вадимович" w:date="2024-01-22T09:35:00Z">
                  <w:rPr>
                    <w:rFonts w:ascii="Times New Roman" w:hAnsi="Times New Roman"/>
                  </w:rPr>
                </w:rPrChange>
              </w:rPr>
              <w:t>оэффициент Пуассона при разгрузке</w:t>
            </w:r>
            <w:r w:rsidR="00C72DB8" w:rsidRPr="00A47B15">
              <w:rPr>
                <w:rFonts w:ascii="Times New Roman" w:hAnsi="Times New Roman"/>
                <w:highlight w:val="green"/>
                <w:rPrChange w:id="4156" w:author="Соколов Сергей Вадимович" w:date="2024-01-22T09:35:00Z">
                  <w:rPr>
                    <w:rFonts w:ascii="Times New Roman" w:hAnsi="Times New Roman"/>
                  </w:rPr>
                </w:rPrChange>
              </w:rPr>
              <w:t xml:space="preserve"> – </w:t>
            </w:r>
            <w:r w:rsidRPr="00A47B15">
              <w:rPr>
                <w:rFonts w:ascii="Times New Roman" w:hAnsi="Times New Roman"/>
                <w:highlight w:val="green"/>
                <w:rPrChange w:id="4157" w:author="Соколов Сергей Вадимович" w:date="2024-01-22T09:35:00Z">
                  <w:rPr>
                    <w:rFonts w:ascii="Times New Roman" w:hAnsi="Times New Roman"/>
                  </w:rPr>
                </w:rPrChange>
              </w:rPr>
              <w:t>повторном нагружении</w:t>
            </w:r>
          </w:p>
        </w:tc>
      </w:tr>
      <w:tr w:rsidR="007F4B43" w:rsidRPr="00A47B15" w14:paraId="4F4D01D9" w14:textId="77777777" w:rsidTr="00C72DB8">
        <w:trPr>
          <w:trHeight w:val="266"/>
        </w:trPr>
        <w:tc>
          <w:tcPr>
            <w:tcW w:w="3450" w:type="dxa"/>
            <w:vMerge/>
          </w:tcPr>
          <w:p w14:paraId="56E30033" w14:textId="77777777" w:rsidR="007F4B43" w:rsidRPr="00A47B15" w:rsidRDefault="007F4B43" w:rsidP="006B0EDD">
            <w:pPr>
              <w:pStyle w:val="aff3"/>
              <w:rPr>
                <w:rFonts w:ascii="Times New Roman" w:hAnsi="Times New Roman"/>
                <w:highlight w:val="green"/>
                <w:rPrChange w:id="4158" w:author="Соколов Сергей Вадимович" w:date="2024-01-22T09:35:00Z">
                  <w:rPr>
                    <w:rFonts w:ascii="Times New Roman" w:hAnsi="Times New Roman"/>
                  </w:rPr>
                </w:rPrChange>
              </w:rPr>
            </w:pPr>
          </w:p>
        </w:tc>
        <w:tc>
          <w:tcPr>
            <w:tcW w:w="5783" w:type="dxa"/>
            <w:tcBorders>
              <w:top w:val="single" w:sz="4" w:space="0" w:color="auto"/>
              <w:left w:val="nil"/>
              <w:bottom w:val="single" w:sz="4" w:space="0" w:color="auto"/>
              <w:right w:val="single" w:sz="8" w:space="0" w:color="auto"/>
            </w:tcBorders>
          </w:tcPr>
          <w:p w14:paraId="5D8B97D7" w14:textId="41736F9B" w:rsidR="007F4B43" w:rsidRPr="00A47B15" w:rsidRDefault="007F4B43" w:rsidP="006B0EDD">
            <w:pPr>
              <w:pStyle w:val="aff3"/>
              <w:rPr>
                <w:rFonts w:ascii="Times New Roman" w:hAnsi="Times New Roman"/>
                <w:highlight w:val="green"/>
                <w:rPrChange w:id="4159" w:author="Соколов Сергей Вадимович" w:date="2024-01-22T09:35:00Z">
                  <w:rPr>
                    <w:rFonts w:ascii="Times New Roman" w:hAnsi="Times New Roman"/>
                  </w:rPr>
                </w:rPrChange>
              </w:rPr>
            </w:pPr>
            <w:r w:rsidRPr="00A47B15">
              <w:rPr>
                <w:rFonts w:ascii="Times New Roman" w:hAnsi="Times New Roman"/>
                <w:i/>
                <w:highlight w:val="green"/>
                <w:lang w:val="en-US"/>
                <w:rPrChange w:id="4160" w:author="Соколов Сергей Вадимович" w:date="2024-01-22T09:35:00Z">
                  <w:rPr>
                    <w:rFonts w:ascii="Times New Roman" w:hAnsi="Times New Roman"/>
                    <w:i/>
                    <w:lang w:val="en-US"/>
                  </w:rPr>
                </w:rPrChange>
              </w:rPr>
              <w:t>m</w:t>
            </w:r>
            <w:r w:rsidRPr="00A47B15">
              <w:rPr>
                <w:rFonts w:ascii="Times New Roman" w:hAnsi="Times New Roman"/>
                <w:highlight w:val="green"/>
                <w:rPrChange w:id="4161" w:author="Соколов Сергей Вадимович" w:date="2024-01-22T09:35:00Z">
                  <w:rPr>
                    <w:rFonts w:ascii="Times New Roman" w:hAnsi="Times New Roman"/>
                  </w:rPr>
                </w:rPrChange>
              </w:rPr>
              <w:t> – </w:t>
            </w:r>
            <w:r w:rsidR="00EF7082" w:rsidRPr="00A47B15">
              <w:rPr>
                <w:rFonts w:ascii="Times New Roman" w:hAnsi="Times New Roman"/>
                <w:highlight w:val="green"/>
                <w:rPrChange w:id="4162" w:author="Соколов Сергей Вадимович" w:date="2024-01-22T09:35:00Z">
                  <w:rPr>
                    <w:rFonts w:ascii="Times New Roman" w:hAnsi="Times New Roman"/>
                  </w:rPr>
                </w:rPrChange>
              </w:rPr>
              <w:t>с</w:t>
            </w:r>
            <w:r w:rsidRPr="00A47B15">
              <w:rPr>
                <w:rFonts w:ascii="Times New Roman" w:hAnsi="Times New Roman"/>
                <w:highlight w:val="green"/>
                <w:rPrChange w:id="4163" w:author="Соколов Сергей Вадимович" w:date="2024-01-22T09:35:00Z">
                  <w:rPr>
                    <w:rFonts w:ascii="Times New Roman" w:hAnsi="Times New Roman"/>
                  </w:rPr>
                </w:rPrChange>
              </w:rPr>
              <w:t>тепенной показатель жесткости</w:t>
            </w:r>
          </w:p>
        </w:tc>
      </w:tr>
      <w:tr w:rsidR="007F4B43" w:rsidRPr="00A47B15" w14:paraId="376C54E6" w14:textId="77777777" w:rsidTr="00C72DB8">
        <w:trPr>
          <w:trHeight w:val="539"/>
        </w:trPr>
        <w:tc>
          <w:tcPr>
            <w:tcW w:w="3450" w:type="dxa"/>
            <w:vMerge/>
          </w:tcPr>
          <w:p w14:paraId="584CCD81" w14:textId="77777777" w:rsidR="007F4B43" w:rsidRPr="00A47B15" w:rsidRDefault="007F4B43" w:rsidP="006B0EDD">
            <w:pPr>
              <w:pStyle w:val="aff3"/>
              <w:rPr>
                <w:rFonts w:ascii="Times New Roman" w:hAnsi="Times New Roman"/>
                <w:highlight w:val="green"/>
                <w:rPrChange w:id="4164" w:author="Соколов Сергей Вадимович" w:date="2024-01-22T09:35:00Z">
                  <w:rPr>
                    <w:rFonts w:ascii="Times New Roman" w:hAnsi="Times New Roman"/>
                  </w:rPr>
                </w:rPrChange>
              </w:rPr>
            </w:pPr>
          </w:p>
        </w:tc>
        <w:tc>
          <w:tcPr>
            <w:tcW w:w="5783" w:type="dxa"/>
            <w:tcBorders>
              <w:top w:val="single" w:sz="4" w:space="0" w:color="auto"/>
              <w:left w:val="nil"/>
              <w:bottom w:val="single" w:sz="4" w:space="0" w:color="auto"/>
              <w:right w:val="single" w:sz="8" w:space="0" w:color="auto"/>
            </w:tcBorders>
          </w:tcPr>
          <w:p w14:paraId="1574A861" w14:textId="6142C954" w:rsidR="007F4B43" w:rsidRPr="00A47B15" w:rsidRDefault="007F4B43" w:rsidP="006B0EDD">
            <w:pPr>
              <w:pStyle w:val="aff3"/>
              <w:rPr>
                <w:rFonts w:ascii="Times New Roman" w:hAnsi="Times New Roman"/>
                <w:highlight w:val="green"/>
                <w:rPrChange w:id="4165" w:author="Соколов Сергей Вадимович" w:date="2024-01-22T09:35:00Z">
                  <w:rPr>
                    <w:rFonts w:ascii="Times New Roman" w:hAnsi="Times New Roman"/>
                  </w:rPr>
                </w:rPrChange>
              </w:rPr>
            </w:pPr>
            <w:r w:rsidRPr="00A47B15">
              <w:rPr>
                <w:rFonts w:ascii="Times New Roman" w:hAnsi="Times New Roman"/>
                <w:i/>
                <w:highlight w:val="green"/>
                <w:lang w:val="en-US"/>
                <w:rPrChange w:id="4166" w:author="Соколов Сергей Вадимович" w:date="2024-01-22T09:35:00Z">
                  <w:rPr>
                    <w:rFonts w:ascii="Times New Roman" w:hAnsi="Times New Roman"/>
                    <w:i/>
                    <w:lang w:val="en-US"/>
                  </w:rPr>
                </w:rPrChange>
              </w:rPr>
              <w:t>K</w:t>
            </w:r>
            <w:r w:rsidR="00EF7082" w:rsidRPr="00A47B15">
              <w:rPr>
                <w:rFonts w:ascii="Cambria Math" w:hAnsi="Cambria Math" w:cs="Cambria Math"/>
                <w:highlight w:val="green"/>
                <w:vertAlign w:val="subscript"/>
                <w:rPrChange w:id="4167" w:author="Соколов Сергей Вадимович" w:date="2024-01-22T09:35:00Z">
                  <w:rPr>
                    <w:rFonts w:ascii="Cambria Math" w:hAnsi="Cambria Math" w:cs="Cambria Math"/>
                    <w:vertAlign w:val="subscript"/>
                  </w:rPr>
                </w:rPrChange>
              </w:rPr>
              <w:t>₀</w:t>
            </w:r>
            <w:r w:rsidRPr="00A47B15">
              <w:rPr>
                <w:rFonts w:ascii="Times New Roman" w:hAnsi="Times New Roman"/>
                <w:i/>
                <w:highlight w:val="green"/>
                <w:vertAlign w:val="superscript"/>
                <w:lang w:val="en-US"/>
                <w:rPrChange w:id="4168" w:author="Соколов Сергей Вадимович" w:date="2024-01-22T09:35:00Z">
                  <w:rPr>
                    <w:rFonts w:ascii="Times New Roman" w:hAnsi="Times New Roman"/>
                    <w:i/>
                    <w:vertAlign w:val="superscript"/>
                    <w:lang w:val="en-US"/>
                  </w:rPr>
                </w:rPrChange>
              </w:rPr>
              <w:t>nc</w:t>
            </w:r>
            <w:r w:rsidRPr="00A47B15">
              <w:rPr>
                <w:rFonts w:ascii="Times New Roman" w:hAnsi="Times New Roman"/>
                <w:highlight w:val="green"/>
                <w:vertAlign w:val="subscript"/>
                <w:lang w:val="en-US"/>
                <w:rPrChange w:id="4169" w:author="Соколов Сергей Вадимович" w:date="2024-01-22T09:35:00Z">
                  <w:rPr>
                    <w:rFonts w:ascii="Times New Roman" w:hAnsi="Times New Roman"/>
                    <w:vertAlign w:val="subscript"/>
                    <w:lang w:val="en-US"/>
                  </w:rPr>
                </w:rPrChange>
              </w:rPr>
              <w:t> </w:t>
            </w:r>
            <w:r w:rsidRPr="00A47B15">
              <w:rPr>
                <w:rFonts w:ascii="Times New Roman" w:hAnsi="Times New Roman"/>
                <w:highlight w:val="green"/>
                <w:rPrChange w:id="4170" w:author="Соколов Сергей Вадимович" w:date="2024-01-22T09:35:00Z">
                  <w:rPr>
                    <w:rFonts w:ascii="Times New Roman" w:hAnsi="Times New Roman"/>
                  </w:rPr>
                </w:rPrChange>
              </w:rPr>
              <w:t>–</w:t>
            </w:r>
            <w:r w:rsidRPr="00A47B15">
              <w:rPr>
                <w:rFonts w:ascii="Times New Roman" w:hAnsi="Times New Roman"/>
                <w:highlight w:val="green"/>
                <w:vertAlign w:val="subscript"/>
                <w:rPrChange w:id="4171" w:author="Соколов Сергей Вадимович" w:date="2024-01-22T09:35:00Z">
                  <w:rPr>
                    <w:rFonts w:ascii="Times New Roman" w:hAnsi="Times New Roman"/>
                    <w:vertAlign w:val="subscript"/>
                  </w:rPr>
                </w:rPrChange>
              </w:rPr>
              <w:t> </w:t>
            </w:r>
            <w:r w:rsidR="00EF7082" w:rsidRPr="00A47B15">
              <w:rPr>
                <w:rFonts w:ascii="Times New Roman" w:hAnsi="Times New Roman"/>
                <w:highlight w:val="green"/>
                <w:rPrChange w:id="4172" w:author="Соколов Сергей Вадимович" w:date="2024-01-22T09:35:00Z">
                  <w:rPr>
                    <w:rFonts w:ascii="Times New Roman" w:hAnsi="Times New Roman"/>
                  </w:rPr>
                </w:rPrChange>
              </w:rPr>
              <w:t>к</w:t>
            </w:r>
            <w:r w:rsidRPr="00A47B15">
              <w:rPr>
                <w:rFonts w:ascii="Times New Roman" w:hAnsi="Times New Roman"/>
                <w:highlight w:val="green"/>
                <w:rPrChange w:id="4173" w:author="Соколов Сергей Вадимович" w:date="2024-01-22T09:35:00Z">
                  <w:rPr>
                    <w:rFonts w:ascii="Times New Roman" w:hAnsi="Times New Roman"/>
                  </w:rPr>
                </w:rPrChange>
              </w:rPr>
              <w:t>оэффициент бокового давления грунта при нормальном уплотнении</w:t>
            </w:r>
          </w:p>
        </w:tc>
      </w:tr>
      <w:tr w:rsidR="007F4B43" w:rsidRPr="00A47B15" w14:paraId="003236FA" w14:textId="77777777" w:rsidTr="00C72DB8">
        <w:trPr>
          <w:trHeight w:val="263"/>
        </w:trPr>
        <w:tc>
          <w:tcPr>
            <w:tcW w:w="3450" w:type="dxa"/>
            <w:vMerge/>
          </w:tcPr>
          <w:p w14:paraId="5201D638" w14:textId="77777777" w:rsidR="007F4B43" w:rsidRPr="00A47B15" w:rsidRDefault="007F4B43" w:rsidP="006B0EDD">
            <w:pPr>
              <w:pStyle w:val="aff3"/>
              <w:rPr>
                <w:rFonts w:ascii="Times New Roman" w:hAnsi="Times New Roman"/>
                <w:highlight w:val="green"/>
                <w:rPrChange w:id="4174" w:author="Соколов Сергей Вадимович" w:date="2024-01-22T09:35:00Z">
                  <w:rPr>
                    <w:rFonts w:ascii="Times New Roman" w:hAnsi="Times New Roman"/>
                  </w:rPr>
                </w:rPrChange>
              </w:rPr>
            </w:pPr>
          </w:p>
        </w:tc>
        <w:tc>
          <w:tcPr>
            <w:tcW w:w="5783" w:type="dxa"/>
            <w:tcBorders>
              <w:top w:val="single" w:sz="4" w:space="0" w:color="auto"/>
              <w:left w:val="nil"/>
              <w:bottom w:val="single" w:sz="4" w:space="0" w:color="auto"/>
              <w:right w:val="single" w:sz="8" w:space="0" w:color="auto"/>
            </w:tcBorders>
          </w:tcPr>
          <w:p w14:paraId="2B83F3F1" w14:textId="40E9D7E1" w:rsidR="007F4B43" w:rsidRPr="00A47B15" w:rsidRDefault="007F4B43" w:rsidP="006B0EDD">
            <w:pPr>
              <w:pStyle w:val="aff3"/>
              <w:rPr>
                <w:rFonts w:ascii="Times New Roman" w:hAnsi="Times New Roman"/>
                <w:highlight w:val="green"/>
                <w:rPrChange w:id="4175" w:author="Соколов Сергей Вадимович" w:date="2024-01-22T09:35:00Z">
                  <w:rPr>
                    <w:rFonts w:ascii="Times New Roman" w:hAnsi="Times New Roman"/>
                  </w:rPr>
                </w:rPrChange>
              </w:rPr>
            </w:pPr>
            <w:r w:rsidRPr="00A47B15">
              <w:rPr>
                <w:rFonts w:ascii="Times New Roman" w:hAnsi="Times New Roman"/>
                <w:i/>
                <w:highlight w:val="green"/>
                <w:rPrChange w:id="4176" w:author="Соколов Сергей Вадимович" w:date="2024-01-22T09:35:00Z">
                  <w:rPr>
                    <w:rFonts w:ascii="Times New Roman" w:hAnsi="Times New Roman"/>
                    <w:i/>
                  </w:rPr>
                </w:rPrChange>
              </w:rPr>
              <w:t>R</w:t>
            </w:r>
            <w:r w:rsidRPr="00A47B15">
              <w:rPr>
                <w:rFonts w:ascii="Times New Roman" w:hAnsi="Times New Roman"/>
                <w:i/>
                <w:highlight w:val="green"/>
                <w:vertAlign w:val="subscript"/>
                <w:rPrChange w:id="4177" w:author="Соколов Сергей Вадимович" w:date="2024-01-22T09:35:00Z">
                  <w:rPr>
                    <w:rFonts w:ascii="Times New Roman" w:hAnsi="Times New Roman"/>
                    <w:i/>
                    <w:vertAlign w:val="subscript"/>
                  </w:rPr>
                </w:rPrChange>
              </w:rPr>
              <w:t>f</w:t>
            </w:r>
            <w:r w:rsidRPr="00A47B15">
              <w:rPr>
                <w:rFonts w:ascii="Times New Roman" w:hAnsi="Times New Roman"/>
                <w:highlight w:val="green"/>
                <w:rPrChange w:id="4178" w:author="Соколов Сергей Вадимович" w:date="2024-01-22T09:35:00Z">
                  <w:rPr>
                    <w:rFonts w:ascii="Times New Roman" w:hAnsi="Times New Roman"/>
                  </w:rPr>
                </w:rPrChange>
              </w:rPr>
              <w:t> – </w:t>
            </w:r>
            <w:r w:rsidR="00EF7082" w:rsidRPr="00A47B15">
              <w:rPr>
                <w:rFonts w:ascii="Times New Roman" w:hAnsi="Times New Roman"/>
                <w:highlight w:val="green"/>
                <w:rPrChange w:id="4179" w:author="Соколов Сергей Вадимович" w:date="2024-01-22T09:35:00Z">
                  <w:rPr>
                    <w:rFonts w:ascii="Times New Roman" w:hAnsi="Times New Roman"/>
                  </w:rPr>
                </w:rPrChange>
              </w:rPr>
              <w:t>п</w:t>
            </w:r>
            <w:r w:rsidRPr="00A47B15">
              <w:rPr>
                <w:rFonts w:ascii="Times New Roman" w:hAnsi="Times New Roman"/>
                <w:highlight w:val="green"/>
                <w:rPrChange w:id="4180" w:author="Соколов Сергей Вадимович" w:date="2024-01-22T09:35:00Z">
                  <w:rPr>
                    <w:rFonts w:ascii="Times New Roman" w:hAnsi="Times New Roman"/>
                  </w:rPr>
                </w:rPrChange>
              </w:rPr>
              <w:t>араметр асимптоты девиатора напряжений</w:t>
            </w:r>
          </w:p>
        </w:tc>
      </w:tr>
      <w:tr w:rsidR="007F4B43" w:rsidRPr="00A47B15" w14:paraId="6DCF9DDD" w14:textId="77777777" w:rsidTr="006F04B0">
        <w:trPr>
          <w:trHeight w:val="277"/>
        </w:trPr>
        <w:tc>
          <w:tcPr>
            <w:tcW w:w="3450" w:type="dxa"/>
            <w:vMerge/>
          </w:tcPr>
          <w:p w14:paraId="2173C0CE" w14:textId="77777777" w:rsidR="007F4B43" w:rsidRPr="00A47B15" w:rsidRDefault="007F4B43" w:rsidP="006B0EDD">
            <w:pPr>
              <w:pStyle w:val="aff3"/>
              <w:rPr>
                <w:rFonts w:ascii="Times New Roman" w:hAnsi="Times New Roman"/>
                <w:highlight w:val="green"/>
                <w:rPrChange w:id="4181" w:author="Соколов Сергей Вадимович" w:date="2024-01-22T09:35:00Z">
                  <w:rPr>
                    <w:rFonts w:ascii="Times New Roman" w:hAnsi="Times New Roman"/>
                  </w:rPr>
                </w:rPrChange>
              </w:rPr>
            </w:pPr>
          </w:p>
        </w:tc>
        <w:tc>
          <w:tcPr>
            <w:tcW w:w="5783" w:type="dxa"/>
            <w:tcBorders>
              <w:top w:val="single" w:sz="4" w:space="0" w:color="auto"/>
              <w:left w:val="nil"/>
              <w:bottom w:val="single" w:sz="4" w:space="0" w:color="auto"/>
              <w:right w:val="single" w:sz="4" w:space="0" w:color="auto"/>
            </w:tcBorders>
          </w:tcPr>
          <w:p w14:paraId="70B86A36" w14:textId="662DFADD" w:rsidR="007F4B43" w:rsidRPr="00A47B15" w:rsidRDefault="007F4B43" w:rsidP="006B0EDD">
            <w:pPr>
              <w:pStyle w:val="aff3"/>
              <w:rPr>
                <w:rFonts w:ascii="Times New Roman" w:hAnsi="Times New Roman"/>
                <w:highlight w:val="green"/>
                <w:rPrChange w:id="4182" w:author="Соколов Сергей Вадимович" w:date="2024-01-22T09:35:00Z">
                  <w:rPr>
                    <w:rFonts w:ascii="Times New Roman" w:hAnsi="Times New Roman"/>
                  </w:rPr>
                </w:rPrChange>
              </w:rPr>
            </w:pPr>
            <w:r w:rsidRPr="00A47B15">
              <w:rPr>
                <w:rFonts w:ascii="Times New Roman" w:hAnsi="Times New Roman"/>
                <w:i/>
                <w:highlight w:val="green"/>
                <w:lang w:val="en-US"/>
                <w:rPrChange w:id="4183" w:author="Соколов Сергей Вадимович" w:date="2024-01-22T09:35:00Z">
                  <w:rPr>
                    <w:rFonts w:ascii="Times New Roman" w:hAnsi="Times New Roman"/>
                    <w:i/>
                    <w:lang w:val="en-US"/>
                  </w:rPr>
                </w:rPrChange>
              </w:rPr>
              <w:t>p</w:t>
            </w:r>
            <w:r w:rsidRPr="00A47B15">
              <w:rPr>
                <w:rFonts w:ascii="Times New Roman" w:hAnsi="Times New Roman"/>
                <w:i/>
                <w:highlight w:val="green"/>
                <w:vertAlign w:val="superscript"/>
                <w:lang w:val="en-US"/>
                <w:rPrChange w:id="4184" w:author="Соколов Сергей Вадимович" w:date="2024-01-22T09:35:00Z">
                  <w:rPr>
                    <w:rFonts w:ascii="Times New Roman" w:hAnsi="Times New Roman"/>
                    <w:i/>
                    <w:vertAlign w:val="superscript"/>
                    <w:lang w:val="en-US"/>
                  </w:rPr>
                </w:rPrChange>
              </w:rPr>
              <w:t>ref</w:t>
            </w:r>
            <w:r w:rsidRPr="00A47B15">
              <w:rPr>
                <w:rFonts w:ascii="Times New Roman" w:hAnsi="Times New Roman"/>
                <w:highlight w:val="green"/>
                <w:vertAlign w:val="superscript"/>
                <w:lang w:val="en-US"/>
                <w:rPrChange w:id="4185" w:author="Соколов Сергей Вадимович" w:date="2024-01-22T09:35:00Z">
                  <w:rPr>
                    <w:rFonts w:ascii="Times New Roman" w:hAnsi="Times New Roman"/>
                    <w:vertAlign w:val="superscript"/>
                    <w:lang w:val="en-US"/>
                  </w:rPr>
                </w:rPrChange>
              </w:rPr>
              <w:t> </w:t>
            </w:r>
            <w:r w:rsidRPr="00A47B15">
              <w:rPr>
                <w:rFonts w:ascii="Times New Roman" w:hAnsi="Times New Roman"/>
                <w:highlight w:val="green"/>
                <w:rPrChange w:id="4186" w:author="Соколов Сергей Вадимович" w:date="2024-01-22T09:35:00Z">
                  <w:rPr>
                    <w:rFonts w:ascii="Times New Roman" w:hAnsi="Times New Roman"/>
                  </w:rPr>
                </w:rPrChange>
              </w:rPr>
              <w:t xml:space="preserve">– </w:t>
            </w:r>
            <w:r w:rsidR="00EF7082" w:rsidRPr="00A47B15">
              <w:rPr>
                <w:rFonts w:ascii="Times New Roman" w:hAnsi="Times New Roman"/>
                <w:highlight w:val="green"/>
                <w:rPrChange w:id="4187" w:author="Соколов Сергей Вадимович" w:date="2024-01-22T09:35:00Z">
                  <w:rPr>
                    <w:rFonts w:ascii="Times New Roman" w:hAnsi="Times New Roman"/>
                  </w:rPr>
                </w:rPrChange>
              </w:rPr>
              <w:t>о</w:t>
            </w:r>
            <w:r w:rsidRPr="00A47B15">
              <w:rPr>
                <w:rFonts w:ascii="Times New Roman" w:hAnsi="Times New Roman"/>
                <w:highlight w:val="green"/>
                <w:rPrChange w:id="4188" w:author="Соколов Сергей Вадимович" w:date="2024-01-22T09:35:00Z">
                  <w:rPr>
                    <w:rFonts w:ascii="Times New Roman" w:hAnsi="Times New Roman"/>
                  </w:rPr>
                </w:rPrChange>
              </w:rPr>
              <w:t>порный уровень напряжений при испытаниях</w:t>
            </w:r>
            <w:r w:rsidR="006106D1" w:rsidRPr="00A47B15">
              <w:rPr>
                <w:rFonts w:ascii="Times New Roman" w:hAnsi="Times New Roman"/>
                <w:highlight w:val="green"/>
                <w:rPrChange w:id="4189" w:author="Соколов Сергей Вадимович" w:date="2024-01-22T09:35:00Z">
                  <w:rPr>
                    <w:rFonts w:ascii="Times New Roman" w:hAnsi="Times New Roman"/>
                  </w:rPr>
                </w:rPrChange>
              </w:rPr>
              <w:t>, кПа</w:t>
            </w:r>
          </w:p>
        </w:tc>
      </w:tr>
      <w:tr w:rsidR="007F4B43" w:rsidRPr="00A47B15" w14:paraId="6BDF8169" w14:textId="77777777" w:rsidTr="006F04B0">
        <w:trPr>
          <w:trHeight w:val="268"/>
        </w:trPr>
        <w:tc>
          <w:tcPr>
            <w:tcW w:w="3450" w:type="dxa"/>
            <w:vMerge/>
          </w:tcPr>
          <w:p w14:paraId="50E8180D" w14:textId="77777777" w:rsidR="007F4B43" w:rsidRPr="00A47B15" w:rsidRDefault="007F4B43" w:rsidP="006B0EDD">
            <w:pPr>
              <w:pStyle w:val="aff3"/>
              <w:rPr>
                <w:rFonts w:ascii="Times New Roman" w:hAnsi="Times New Roman"/>
                <w:highlight w:val="green"/>
                <w:rPrChange w:id="4190" w:author="Соколов Сергей Вадимович" w:date="2024-01-22T09:35:00Z">
                  <w:rPr>
                    <w:rFonts w:ascii="Times New Roman" w:hAnsi="Times New Roman"/>
                  </w:rPr>
                </w:rPrChange>
              </w:rPr>
            </w:pPr>
          </w:p>
        </w:tc>
        <w:tc>
          <w:tcPr>
            <w:tcW w:w="5783" w:type="dxa"/>
            <w:tcBorders>
              <w:top w:val="single" w:sz="4" w:space="0" w:color="auto"/>
              <w:left w:val="nil"/>
              <w:bottom w:val="single" w:sz="4" w:space="0" w:color="auto"/>
              <w:right w:val="single" w:sz="4" w:space="0" w:color="auto"/>
            </w:tcBorders>
          </w:tcPr>
          <w:p w14:paraId="72EF92CC" w14:textId="393D1076" w:rsidR="007F4B43" w:rsidRPr="00A47B15" w:rsidRDefault="007F4B43" w:rsidP="006B0EDD">
            <w:pPr>
              <w:pStyle w:val="aff3"/>
              <w:rPr>
                <w:rFonts w:ascii="Times New Roman" w:hAnsi="Times New Roman"/>
                <w:highlight w:val="green"/>
                <w:rPrChange w:id="4191" w:author="Соколов Сергей Вадимович" w:date="2024-01-22T09:35:00Z">
                  <w:rPr>
                    <w:rFonts w:ascii="Times New Roman" w:hAnsi="Times New Roman"/>
                  </w:rPr>
                </w:rPrChange>
              </w:rPr>
            </w:pPr>
            <w:r w:rsidRPr="00A47B15">
              <w:rPr>
                <w:rFonts w:ascii="Times New Roman" w:hAnsi="Times New Roman"/>
                <w:highlight w:val="green"/>
                <w:rPrChange w:id="4192" w:author="Соколов Сергей Вадимович" w:date="2024-01-22T09:35:00Z">
                  <w:rPr>
                    <w:rFonts w:ascii="Times New Roman" w:hAnsi="Times New Roman"/>
                  </w:rPr>
                </w:rPrChange>
              </w:rPr>
              <w:t xml:space="preserve">φ – </w:t>
            </w:r>
            <w:r w:rsidR="00EF7082" w:rsidRPr="00A47B15">
              <w:rPr>
                <w:rFonts w:ascii="Times New Roman" w:hAnsi="Times New Roman"/>
                <w:highlight w:val="green"/>
                <w:rPrChange w:id="4193" w:author="Соколов Сергей Вадимович" w:date="2024-01-22T09:35:00Z">
                  <w:rPr>
                    <w:rFonts w:ascii="Times New Roman" w:hAnsi="Times New Roman"/>
                  </w:rPr>
                </w:rPrChange>
              </w:rPr>
              <w:t>у</w:t>
            </w:r>
            <w:r w:rsidRPr="00A47B15">
              <w:rPr>
                <w:rFonts w:ascii="Times New Roman" w:hAnsi="Times New Roman"/>
                <w:highlight w:val="green"/>
                <w:rPrChange w:id="4194" w:author="Соколов Сергей Вадимович" w:date="2024-01-22T09:35:00Z">
                  <w:rPr>
                    <w:rFonts w:ascii="Times New Roman" w:hAnsi="Times New Roman"/>
                  </w:rPr>
                </w:rPrChange>
              </w:rPr>
              <w:t>гол внутреннего трения грунта</w:t>
            </w:r>
            <w:r w:rsidR="006106D1" w:rsidRPr="00A47B15">
              <w:rPr>
                <w:rFonts w:ascii="Times New Roman" w:hAnsi="Times New Roman"/>
                <w:highlight w:val="green"/>
                <w:rPrChange w:id="4195" w:author="Соколов Сергей Вадимович" w:date="2024-01-22T09:35:00Z">
                  <w:rPr>
                    <w:rFonts w:ascii="Times New Roman" w:hAnsi="Times New Roman"/>
                  </w:rPr>
                </w:rPrChange>
              </w:rPr>
              <w:t>,</w:t>
            </w:r>
            <w:r w:rsidR="00BC4426" w:rsidRPr="00A47B15">
              <w:rPr>
                <w:rFonts w:ascii="Times New Roman" w:hAnsi="Times New Roman"/>
                <w:highlight w:val="green"/>
                <w:rPrChange w:id="4196" w:author="Соколов Сергей Вадимович" w:date="2024-01-22T09:35:00Z">
                  <w:rPr>
                    <w:rFonts w:ascii="Times New Roman" w:hAnsi="Times New Roman"/>
                  </w:rPr>
                </w:rPrChange>
              </w:rPr>
              <w:t xml:space="preserve"> </w:t>
            </w:r>
            <w:r w:rsidR="00C72DB8" w:rsidRPr="00A47B15">
              <w:rPr>
                <w:rFonts w:ascii="Times New Roman" w:eastAsiaTheme="minorHAnsi" w:hAnsi="Times New Roman"/>
                <w:highlight w:val="green"/>
                <w:rPrChange w:id="4197" w:author="Соколов Сергей Вадимович" w:date="2024-01-22T09:35:00Z">
                  <w:rPr>
                    <w:rFonts w:ascii="Times New Roman" w:eastAsiaTheme="minorHAnsi" w:hAnsi="Times New Roman"/>
                  </w:rPr>
                </w:rPrChange>
              </w:rPr>
              <w:t>град</w:t>
            </w:r>
          </w:p>
        </w:tc>
      </w:tr>
      <w:tr w:rsidR="007F4B43" w:rsidRPr="00A47B15" w14:paraId="19983051" w14:textId="77777777" w:rsidTr="006F04B0">
        <w:trPr>
          <w:trHeight w:val="285"/>
        </w:trPr>
        <w:tc>
          <w:tcPr>
            <w:tcW w:w="3450" w:type="dxa"/>
            <w:vMerge/>
          </w:tcPr>
          <w:p w14:paraId="78748929" w14:textId="77777777" w:rsidR="007F4B43" w:rsidRPr="00A47B15" w:rsidRDefault="007F4B43" w:rsidP="006B0EDD">
            <w:pPr>
              <w:pStyle w:val="aff3"/>
              <w:rPr>
                <w:rFonts w:ascii="Times New Roman" w:hAnsi="Times New Roman"/>
                <w:highlight w:val="green"/>
                <w:rPrChange w:id="4198" w:author="Соколов Сергей Вадимович" w:date="2024-01-22T09:35:00Z">
                  <w:rPr>
                    <w:rFonts w:ascii="Times New Roman" w:hAnsi="Times New Roman"/>
                  </w:rPr>
                </w:rPrChange>
              </w:rPr>
            </w:pPr>
          </w:p>
        </w:tc>
        <w:tc>
          <w:tcPr>
            <w:tcW w:w="5783" w:type="dxa"/>
            <w:tcBorders>
              <w:top w:val="single" w:sz="4" w:space="0" w:color="auto"/>
              <w:left w:val="nil"/>
              <w:right w:val="single" w:sz="8" w:space="0" w:color="auto"/>
            </w:tcBorders>
          </w:tcPr>
          <w:p w14:paraId="29BED904" w14:textId="106DE7C2" w:rsidR="007F4B43" w:rsidRPr="00A47B15" w:rsidRDefault="007F4B43" w:rsidP="006B0EDD">
            <w:pPr>
              <w:pStyle w:val="aff3"/>
              <w:rPr>
                <w:rFonts w:ascii="Times New Roman" w:hAnsi="Times New Roman"/>
                <w:highlight w:val="green"/>
                <w:rPrChange w:id="4199" w:author="Соколов Сергей Вадимович" w:date="2024-01-22T09:35:00Z">
                  <w:rPr>
                    <w:rFonts w:ascii="Times New Roman" w:hAnsi="Times New Roman"/>
                  </w:rPr>
                </w:rPrChange>
              </w:rPr>
            </w:pPr>
            <w:r w:rsidRPr="00A47B15">
              <w:rPr>
                <w:rFonts w:ascii="Times New Roman" w:hAnsi="Times New Roman"/>
                <w:i/>
                <w:highlight w:val="green"/>
                <w:rPrChange w:id="4200" w:author="Соколов Сергей Вадимович" w:date="2024-01-22T09:35:00Z">
                  <w:rPr>
                    <w:rFonts w:ascii="Times New Roman" w:hAnsi="Times New Roman"/>
                    <w:i/>
                  </w:rPr>
                </w:rPrChange>
              </w:rPr>
              <w:t>с</w:t>
            </w:r>
            <w:r w:rsidRPr="00A47B15">
              <w:rPr>
                <w:rFonts w:ascii="Times New Roman" w:hAnsi="Times New Roman"/>
                <w:highlight w:val="green"/>
                <w:rPrChange w:id="4201" w:author="Соколов Сергей Вадимович" w:date="2024-01-22T09:35:00Z">
                  <w:rPr>
                    <w:rFonts w:ascii="Times New Roman" w:hAnsi="Times New Roman"/>
                  </w:rPr>
                </w:rPrChange>
              </w:rPr>
              <w:t xml:space="preserve"> – </w:t>
            </w:r>
            <w:r w:rsidR="00EF7082" w:rsidRPr="00A47B15">
              <w:rPr>
                <w:rFonts w:ascii="Times New Roman" w:hAnsi="Times New Roman"/>
                <w:highlight w:val="green"/>
                <w:rPrChange w:id="4202" w:author="Соколов Сергей Вадимович" w:date="2024-01-22T09:35:00Z">
                  <w:rPr>
                    <w:rFonts w:ascii="Times New Roman" w:hAnsi="Times New Roman"/>
                  </w:rPr>
                </w:rPrChange>
              </w:rPr>
              <w:t>у</w:t>
            </w:r>
            <w:r w:rsidRPr="00A47B15">
              <w:rPr>
                <w:rFonts w:ascii="Times New Roman" w:hAnsi="Times New Roman"/>
                <w:highlight w:val="green"/>
                <w:rPrChange w:id="4203" w:author="Соколов Сергей Вадимович" w:date="2024-01-22T09:35:00Z">
                  <w:rPr>
                    <w:rFonts w:ascii="Times New Roman" w:hAnsi="Times New Roman"/>
                  </w:rPr>
                </w:rPrChange>
              </w:rPr>
              <w:t>дельное сцепление грунта</w:t>
            </w:r>
            <w:r w:rsidR="00BA26D8" w:rsidRPr="00A47B15">
              <w:rPr>
                <w:rFonts w:ascii="Times New Roman" w:hAnsi="Times New Roman"/>
                <w:highlight w:val="green"/>
                <w:rPrChange w:id="4204" w:author="Соколов Сергей Вадимович" w:date="2024-01-22T09:35:00Z">
                  <w:rPr>
                    <w:rFonts w:ascii="Times New Roman" w:hAnsi="Times New Roman"/>
                  </w:rPr>
                </w:rPrChange>
              </w:rPr>
              <w:t>, кПа</w:t>
            </w:r>
          </w:p>
        </w:tc>
      </w:tr>
    </w:tbl>
    <w:p w14:paraId="7E82604C" w14:textId="77777777" w:rsidR="00556F6E" w:rsidRPr="00A47B15" w:rsidRDefault="00556F6E" w:rsidP="004B0140">
      <w:pPr>
        <w:spacing w:line="360" w:lineRule="auto"/>
        <w:rPr>
          <w:rFonts w:ascii="Times New Roman" w:eastAsia="Calibri" w:hAnsi="Times New Roman"/>
          <w:sz w:val="24"/>
          <w:szCs w:val="24"/>
          <w:highlight w:val="green"/>
          <w:rPrChange w:id="4205" w:author="Соколов Сергей Вадимович" w:date="2024-01-22T09:35:00Z">
            <w:rPr>
              <w:rFonts w:ascii="Times New Roman" w:eastAsia="Calibri" w:hAnsi="Times New Roman"/>
              <w:sz w:val="24"/>
              <w:szCs w:val="24"/>
            </w:rPr>
          </w:rPrChange>
        </w:rPr>
      </w:pPr>
    </w:p>
    <w:p w14:paraId="6AB551BF" w14:textId="77777777" w:rsidR="007A411B" w:rsidRPr="00A47B15" w:rsidRDefault="007A411B">
      <w:pPr>
        <w:rPr>
          <w:rFonts w:ascii="Times New Roman" w:eastAsia="Calibri" w:hAnsi="Times New Roman"/>
          <w:sz w:val="24"/>
          <w:szCs w:val="24"/>
          <w:highlight w:val="green"/>
          <w:rPrChange w:id="4206" w:author="Соколов Сергей Вадимович" w:date="2024-01-22T09:35:00Z">
            <w:rPr>
              <w:rFonts w:ascii="Times New Roman" w:eastAsia="Calibri" w:hAnsi="Times New Roman"/>
              <w:sz w:val="24"/>
              <w:szCs w:val="24"/>
            </w:rPr>
          </w:rPrChange>
        </w:rPr>
      </w:pPr>
      <w:r w:rsidRPr="00A47B15">
        <w:rPr>
          <w:rFonts w:ascii="Times New Roman" w:eastAsia="Calibri" w:hAnsi="Times New Roman"/>
          <w:sz w:val="24"/>
          <w:szCs w:val="24"/>
          <w:highlight w:val="green"/>
          <w:rPrChange w:id="4207" w:author="Соколов Сергей Вадимович" w:date="2024-01-22T09:35:00Z">
            <w:rPr>
              <w:rFonts w:ascii="Times New Roman" w:eastAsia="Calibri" w:hAnsi="Times New Roman"/>
              <w:sz w:val="24"/>
              <w:szCs w:val="24"/>
            </w:rPr>
          </w:rPrChange>
        </w:rPr>
        <w:br w:type="page"/>
      </w:r>
    </w:p>
    <w:p w14:paraId="5A0F3A19" w14:textId="291C03EB" w:rsidR="00E43EB1" w:rsidRPr="00A47B15" w:rsidRDefault="00000000" w:rsidP="008501E5">
      <w:pPr>
        <w:pStyle w:val="16"/>
        <w:rPr>
          <w:rStyle w:val="af0"/>
          <w:rFonts w:ascii="Times New Roman" w:hAnsi="Times New Roman"/>
          <w:szCs w:val="24"/>
          <w:highlight w:val="green"/>
          <w:rPrChange w:id="4208" w:author="Соколов Сергей Вадимович" w:date="2024-01-22T09:35:00Z">
            <w:rPr>
              <w:rStyle w:val="af0"/>
              <w:rFonts w:ascii="Times New Roman" w:hAnsi="Times New Roman"/>
              <w:szCs w:val="24"/>
            </w:rPr>
          </w:rPrChange>
        </w:rPr>
      </w:pPr>
      <w:r w:rsidRPr="00A47B15">
        <w:rPr>
          <w:highlight w:val="green"/>
          <w:rPrChange w:id="4209" w:author="Соколов Сергей Вадимович" w:date="2024-01-22T09:35:00Z">
            <w:rPr/>
          </w:rPrChange>
        </w:rPr>
        <w:lastRenderedPageBreak/>
        <w:fldChar w:fldCharType="begin"/>
      </w:r>
      <w:r w:rsidRPr="00A47B15">
        <w:rPr>
          <w:highlight w:val="green"/>
          <w:rPrChange w:id="4210" w:author="Соколов Сергей Вадимович" w:date="2024-01-22T09:35:00Z">
            <w:rPr/>
          </w:rPrChange>
        </w:rPr>
        <w:instrText>HYPERLINK \l "_Toc469306005"</w:instrText>
      </w:r>
      <w:r w:rsidRPr="00A47B15">
        <w:rPr>
          <w:highlight w:val="green"/>
          <w:rPrChange w:id="4211" w:author="Соколов Сергей Вадимович" w:date="2024-01-22T09:35:00Z">
            <w:rPr/>
          </w:rPrChange>
        </w:rPr>
      </w:r>
      <w:r w:rsidRPr="00A47B15">
        <w:rPr>
          <w:highlight w:val="green"/>
          <w:rPrChange w:id="4212" w:author="Соколов Сергей Вадимович" w:date="2024-01-22T09:35:00Z">
            <w:rPr/>
          </w:rPrChange>
        </w:rPr>
        <w:fldChar w:fldCharType="separate"/>
      </w:r>
      <w:bookmarkStart w:id="4213" w:name="_Toc528240082"/>
      <w:r w:rsidR="00AA3C87" w:rsidRPr="00A47B15">
        <w:rPr>
          <w:rStyle w:val="af0"/>
          <w:rFonts w:ascii="Times New Roman" w:hAnsi="Times New Roman"/>
          <w:szCs w:val="24"/>
          <w:highlight w:val="green"/>
          <w:rPrChange w:id="4214" w:author="Соколов Сергей Вадимович" w:date="2024-01-22T09:35:00Z">
            <w:rPr>
              <w:rStyle w:val="af0"/>
              <w:rFonts w:ascii="Times New Roman" w:hAnsi="Times New Roman"/>
              <w:szCs w:val="24"/>
            </w:rPr>
          </w:rPrChange>
        </w:rPr>
        <w:t>Библиография</w:t>
      </w:r>
      <w:bookmarkEnd w:id="4213"/>
      <w:r w:rsidRPr="00A47B15">
        <w:rPr>
          <w:rStyle w:val="af0"/>
          <w:rFonts w:ascii="Times New Roman" w:hAnsi="Times New Roman"/>
          <w:szCs w:val="24"/>
          <w:highlight w:val="green"/>
          <w:rPrChange w:id="4215" w:author="Соколов Сергей Вадимович" w:date="2024-01-22T09:35:00Z">
            <w:rPr>
              <w:rStyle w:val="af0"/>
              <w:rFonts w:ascii="Times New Roman" w:hAnsi="Times New Roman"/>
              <w:szCs w:val="24"/>
            </w:rPr>
          </w:rPrChange>
        </w:rPr>
        <w:fldChar w:fldCharType="end"/>
      </w:r>
    </w:p>
    <w:p w14:paraId="32CF2A3C" w14:textId="595893BF" w:rsidR="00997E7E" w:rsidRPr="00A47B15" w:rsidRDefault="00997E7E" w:rsidP="00997E7E">
      <w:pPr>
        <w:rPr>
          <w:rStyle w:val="af0"/>
          <w:rFonts w:ascii="Times New Roman" w:hAnsi="Times New Roman"/>
          <w:szCs w:val="24"/>
          <w:highlight w:val="green"/>
          <w:rPrChange w:id="4216" w:author="Соколов Сергей Вадимович" w:date="2024-01-22T09:35:00Z">
            <w:rPr>
              <w:rStyle w:val="af0"/>
              <w:rFonts w:ascii="Times New Roman" w:hAnsi="Times New Roman"/>
              <w:szCs w:val="24"/>
            </w:rPr>
          </w:rPrChange>
        </w:rPr>
      </w:pPr>
    </w:p>
    <w:p w14:paraId="38932AB9" w14:textId="77777777" w:rsidR="00020160" w:rsidRPr="00A47B15" w:rsidRDefault="00F71B8F" w:rsidP="009069BE">
      <w:pPr>
        <w:spacing w:line="360" w:lineRule="auto"/>
        <w:jc w:val="both"/>
        <w:rPr>
          <w:rFonts w:ascii="Times New Roman" w:eastAsia="Calibri" w:hAnsi="Times New Roman"/>
          <w:sz w:val="24"/>
          <w:szCs w:val="24"/>
          <w:highlight w:val="green"/>
          <w:rPrChange w:id="4217" w:author="Соколов Сергей Вадимович" w:date="2024-01-22T09:35:00Z">
            <w:rPr>
              <w:rFonts w:ascii="Times New Roman" w:eastAsia="Calibri" w:hAnsi="Times New Roman"/>
              <w:sz w:val="24"/>
              <w:szCs w:val="24"/>
            </w:rPr>
          </w:rPrChange>
        </w:rPr>
      </w:pPr>
      <w:bookmarkStart w:id="4218" w:name="_Hlk528160713"/>
      <w:r w:rsidRPr="00A47B15">
        <w:rPr>
          <w:rFonts w:ascii="Times New Roman" w:eastAsia="Calibri" w:hAnsi="Times New Roman"/>
          <w:sz w:val="24"/>
          <w:szCs w:val="24"/>
          <w:highlight w:val="green"/>
          <w:rPrChange w:id="4219" w:author="Соколов Сергей Вадимович" w:date="2024-01-22T09:35:00Z">
            <w:rPr>
              <w:rFonts w:ascii="Times New Roman" w:eastAsia="Calibri" w:hAnsi="Times New Roman"/>
              <w:sz w:val="24"/>
              <w:szCs w:val="24"/>
            </w:rPr>
          </w:rPrChange>
        </w:rPr>
        <w:t>[</w:t>
      </w:r>
      <w:r w:rsidR="00CF6C49" w:rsidRPr="00A47B15">
        <w:rPr>
          <w:rFonts w:ascii="Times New Roman" w:eastAsia="Calibri" w:hAnsi="Times New Roman"/>
          <w:sz w:val="24"/>
          <w:szCs w:val="24"/>
          <w:highlight w:val="green"/>
          <w:rPrChange w:id="4220" w:author="Соколов Сергей Вадимович" w:date="2024-01-22T09:35:00Z">
            <w:rPr>
              <w:rFonts w:ascii="Times New Roman" w:eastAsia="Calibri" w:hAnsi="Times New Roman"/>
              <w:sz w:val="24"/>
              <w:szCs w:val="24"/>
            </w:rPr>
          </w:rPrChange>
        </w:rPr>
        <w:t>1</w:t>
      </w:r>
      <w:r w:rsidRPr="00A47B15">
        <w:rPr>
          <w:rFonts w:ascii="Times New Roman" w:eastAsia="Calibri" w:hAnsi="Times New Roman"/>
          <w:sz w:val="24"/>
          <w:szCs w:val="24"/>
          <w:highlight w:val="green"/>
          <w:rPrChange w:id="4221" w:author="Соколов Сергей Вадимович" w:date="2024-01-22T09:35:00Z">
            <w:rPr>
              <w:rFonts w:ascii="Times New Roman" w:eastAsia="Calibri" w:hAnsi="Times New Roman"/>
              <w:sz w:val="24"/>
              <w:szCs w:val="24"/>
            </w:rPr>
          </w:rPrChange>
        </w:rPr>
        <w:t xml:space="preserve">] </w:t>
      </w:r>
      <w:bookmarkStart w:id="4222" w:name="_Hlk528241827"/>
      <w:r w:rsidR="00050D3C" w:rsidRPr="00A47B15">
        <w:rPr>
          <w:rFonts w:ascii="Times New Roman" w:eastAsia="Calibri" w:hAnsi="Times New Roman"/>
          <w:sz w:val="24"/>
          <w:szCs w:val="24"/>
          <w:highlight w:val="green"/>
          <w:rPrChange w:id="4223" w:author="Соколов Сергей Вадимович" w:date="2024-01-22T09:35:00Z">
            <w:rPr>
              <w:rFonts w:ascii="Times New Roman" w:eastAsia="Calibri" w:hAnsi="Times New Roman"/>
              <w:sz w:val="24"/>
              <w:szCs w:val="24"/>
            </w:rPr>
          </w:rPrChange>
        </w:rPr>
        <w:t>ОСТ 68-14-99 Виды и процессы геодезической и картографической производственной деятельности. Термины и определения</w:t>
      </w:r>
    </w:p>
    <w:p w14:paraId="00DABE46" w14:textId="77777777" w:rsidR="00502938" w:rsidRPr="00A47B15" w:rsidRDefault="00502938" w:rsidP="009069BE">
      <w:pPr>
        <w:spacing w:line="360" w:lineRule="auto"/>
        <w:jc w:val="both"/>
        <w:rPr>
          <w:rFonts w:ascii="Times New Roman" w:eastAsia="Calibri" w:hAnsi="Times New Roman"/>
          <w:sz w:val="24"/>
          <w:szCs w:val="24"/>
          <w:highlight w:val="green"/>
          <w:rPrChange w:id="4224" w:author="Соколов Сергей Вадимович" w:date="2024-01-22T09:35:00Z">
            <w:rPr>
              <w:rFonts w:ascii="Times New Roman" w:eastAsia="Calibri" w:hAnsi="Times New Roman"/>
              <w:sz w:val="24"/>
              <w:szCs w:val="24"/>
            </w:rPr>
          </w:rPrChange>
        </w:rPr>
      </w:pPr>
      <w:r w:rsidRPr="00A47B15">
        <w:rPr>
          <w:rFonts w:ascii="Times New Roman" w:eastAsia="Calibri" w:hAnsi="Times New Roman"/>
          <w:sz w:val="24"/>
          <w:szCs w:val="24"/>
          <w:highlight w:val="green"/>
          <w:rPrChange w:id="4225" w:author="Соколов Сергей Вадимович" w:date="2024-01-22T09:35:00Z">
            <w:rPr>
              <w:rFonts w:ascii="Times New Roman" w:eastAsia="Calibri" w:hAnsi="Times New Roman"/>
              <w:sz w:val="24"/>
              <w:szCs w:val="24"/>
            </w:rPr>
          </w:rPrChange>
        </w:rPr>
        <w:t>[</w:t>
      </w:r>
      <w:r w:rsidR="00CF6C49" w:rsidRPr="00A47B15">
        <w:rPr>
          <w:rFonts w:ascii="Times New Roman" w:eastAsia="Calibri" w:hAnsi="Times New Roman"/>
          <w:sz w:val="24"/>
          <w:szCs w:val="24"/>
          <w:highlight w:val="green"/>
          <w:rPrChange w:id="4226" w:author="Соколов Сергей Вадимович" w:date="2024-01-22T09:35:00Z">
            <w:rPr>
              <w:rFonts w:ascii="Times New Roman" w:eastAsia="Calibri" w:hAnsi="Times New Roman"/>
              <w:sz w:val="24"/>
              <w:szCs w:val="24"/>
            </w:rPr>
          </w:rPrChange>
        </w:rPr>
        <w:t>2</w:t>
      </w:r>
      <w:r w:rsidRPr="00A47B15">
        <w:rPr>
          <w:rFonts w:ascii="Times New Roman" w:eastAsia="Calibri" w:hAnsi="Times New Roman"/>
          <w:sz w:val="24"/>
          <w:szCs w:val="24"/>
          <w:highlight w:val="green"/>
          <w:rPrChange w:id="4227" w:author="Соколов Сергей Вадимович" w:date="2024-01-22T09:35:00Z">
            <w:rPr>
              <w:rFonts w:ascii="Times New Roman" w:eastAsia="Calibri" w:hAnsi="Times New Roman"/>
              <w:sz w:val="24"/>
              <w:szCs w:val="24"/>
            </w:rPr>
          </w:rPrChange>
        </w:rPr>
        <w:t xml:space="preserve">] </w:t>
      </w:r>
      <w:r w:rsidR="00050D3C" w:rsidRPr="00A47B15">
        <w:rPr>
          <w:rFonts w:ascii="Times New Roman" w:eastAsia="Calibri" w:hAnsi="Times New Roman"/>
          <w:sz w:val="24"/>
          <w:szCs w:val="24"/>
          <w:highlight w:val="green"/>
          <w:rPrChange w:id="4228" w:author="Соколов Сергей Вадимович" w:date="2024-01-22T09:35:00Z">
            <w:rPr>
              <w:rFonts w:ascii="Times New Roman" w:eastAsia="Calibri" w:hAnsi="Times New Roman"/>
              <w:sz w:val="24"/>
              <w:szCs w:val="24"/>
            </w:rPr>
          </w:rPrChange>
        </w:rPr>
        <w:t>ОСТ 68-15-01 Измерения геодезические. Термины и определения</w:t>
      </w:r>
    </w:p>
    <w:p w14:paraId="7015F80F" w14:textId="1FA8C461" w:rsidR="004F49B1" w:rsidRPr="00A47B15" w:rsidRDefault="004B15B7" w:rsidP="004B15B7">
      <w:pPr>
        <w:spacing w:line="360" w:lineRule="auto"/>
        <w:jc w:val="both"/>
        <w:rPr>
          <w:rFonts w:ascii="Times New Roman" w:eastAsia="Calibri" w:hAnsi="Times New Roman"/>
          <w:sz w:val="24"/>
          <w:szCs w:val="24"/>
          <w:highlight w:val="green"/>
          <w:rPrChange w:id="4229" w:author="Соколов Сергей Вадимович" w:date="2024-01-22T09:35:00Z">
            <w:rPr>
              <w:rFonts w:ascii="Times New Roman" w:eastAsia="Calibri" w:hAnsi="Times New Roman"/>
              <w:sz w:val="24"/>
              <w:szCs w:val="24"/>
            </w:rPr>
          </w:rPrChange>
        </w:rPr>
      </w:pPr>
      <w:r w:rsidRPr="00A47B15">
        <w:rPr>
          <w:rFonts w:ascii="Times New Roman" w:eastAsia="Calibri" w:hAnsi="Times New Roman"/>
          <w:sz w:val="24"/>
          <w:szCs w:val="24"/>
          <w:highlight w:val="green"/>
          <w:rPrChange w:id="4230" w:author="Соколов Сергей Вадимович" w:date="2024-01-22T09:35:00Z">
            <w:rPr>
              <w:rFonts w:ascii="Times New Roman" w:eastAsia="Calibri" w:hAnsi="Times New Roman"/>
              <w:sz w:val="24"/>
              <w:szCs w:val="24"/>
            </w:rPr>
          </w:rPrChange>
        </w:rPr>
        <w:t>[</w:t>
      </w:r>
      <w:r w:rsidR="00CF6C49" w:rsidRPr="00A47B15">
        <w:rPr>
          <w:rFonts w:ascii="Times New Roman" w:eastAsia="Calibri" w:hAnsi="Times New Roman"/>
          <w:sz w:val="24"/>
          <w:szCs w:val="24"/>
          <w:highlight w:val="green"/>
          <w:rPrChange w:id="4231" w:author="Соколов Сергей Вадимович" w:date="2024-01-22T09:35:00Z">
            <w:rPr>
              <w:rFonts w:ascii="Times New Roman" w:eastAsia="Calibri" w:hAnsi="Times New Roman"/>
              <w:sz w:val="24"/>
              <w:szCs w:val="24"/>
            </w:rPr>
          </w:rPrChange>
        </w:rPr>
        <w:t>3</w:t>
      </w:r>
      <w:bookmarkStart w:id="4232" w:name="_Hlk483319618"/>
      <w:r w:rsidR="004F49B1" w:rsidRPr="00A47B15">
        <w:rPr>
          <w:rFonts w:ascii="Times New Roman" w:eastAsia="Calibri" w:hAnsi="Times New Roman"/>
          <w:sz w:val="24"/>
          <w:szCs w:val="24"/>
          <w:highlight w:val="green"/>
          <w:rPrChange w:id="4233" w:author="Соколов Сергей Вадимович" w:date="2024-01-22T09:35:00Z">
            <w:rPr>
              <w:rFonts w:ascii="Times New Roman" w:eastAsia="Calibri" w:hAnsi="Times New Roman"/>
              <w:sz w:val="24"/>
              <w:szCs w:val="24"/>
            </w:rPr>
          </w:rPrChange>
        </w:rPr>
        <w:t>]</w:t>
      </w:r>
      <w:r w:rsidR="008501E5" w:rsidRPr="00A47B15">
        <w:rPr>
          <w:rFonts w:ascii="Times New Roman" w:eastAsia="Calibri" w:hAnsi="Times New Roman"/>
          <w:sz w:val="24"/>
          <w:szCs w:val="24"/>
          <w:highlight w:val="green"/>
          <w:rPrChange w:id="4234" w:author="Соколов Сергей Вадимович" w:date="2024-01-22T09:35:00Z">
            <w:rPr>
              <w:rFonts w:ascii="Times New Roman" w:eastAsia="Calibri" w:hAnsi="Times New Roman"/>
              <w:sz w:val="24"/>
              <w:szCs w:val="24"/>
            </w:rPr>
          </w:rPrChange>
        </w:rPr>
        <w:t xml:space="preserve"> </w:t>
      </w:r>
      <w:r w:rsidR="004F49B1" w:rsidRPr="00A47B15">
        <w:rPr>
          <w:rFonts w:ascii="Times New Roman" w:eastAsia="Calibri" w:hAnsi="Times New Roman"/>
          <w:sz w:val="24"/>
          <w:szCs w:val="24"/>
          <w:highlight w:val="green"/>
          <w:rPrChange w:id="4235" w:author="Соколов Сергей Вадимович" w:date="2024-01-22T09:35:00Z">
            <w:rPr>
              <w:rFonts w:ascii="Times New Roman" w:eastAsia="Calibri" w:hAnsi="Times New Roman"/>
              <w:sz w:val="24"/>
              <w:szCs w:val="24"/>
            </w:rPr>
          </w:rPrChange>
        </w:rPr>
        <w:t>ГКИНП-02-033-82 Инструкция по топографической съ</w:t>
      </w:r>
      <w:r w:rsidR="002150CE" w:rsidRPr="00A47B15">
        <w:rPr>
          <w:rFonts w:ascii="Times New Roman" w:eastAsia="Calibri" w:hAnsi="Times New Roman"/>
          <w:sz w:val="24"/>
          <w:szCs w:val="24"/>
          <w:highlight w:val="green"/>
          <w:rPrChange w:id="4236" w:author="Соколов Сергей Вадимович" w:date="2024-01-22T09:35:00Z">
            <w:rPr>
              <w:rFonts w:ascii="Times New Roman" w:eastAsia="Calibri" w:hAnsi="Times New Roman"/>
              <w:sz w:val="24"/>
              <w:szCs w:val="24"/>
            </w:rPr>
          </w:rPrChange>
        </w:rPr>
        <w:t>е</w:t>
      </w:r>
      <w:r w:rsidR="004F49B1" w:rsidRPr="00A47B15">
        <w:rPr>
          <w:rFonts w:ascii="Times New Roman" w:eastAsia="Calibri" w:hAnsi="Times New Roman"/>
          <w:sz w:val="24"/>
          <w:szCs w:val="24"/>
          <w:highlight w:val="green"/>
          <w:rPrChange w:id="4237" w:author="Соколов Сергей Вадимович" w:date="2024-01-22T09:35:00Z">
            <w:rPr>
              <w:rFonts w:ascii="Times New Roman" w:eastAsia="Calibri" w:hAnsi="Times New Roman"/>
              <w:sz w:val="24"/>
              <w:szCs w:val="24"/>
            </w:rPr>
          </w:rPrChange>
        </w:rPr>
        <w:t>мке в масштабах 1:5000, 1:2000, 1:1000 и 1:500</w:t>
      </w:r>
    </w:p>
    <w:bookmarkEnd w:id="4232"/>
    <w:p w14:paraId="4B8659BD" w14:textId="17C3BBF6" w:rsidR="004F49B1" w:rsidRPr="00A47B15" w:rsidRDefault="004B15B7" w:rsidP="004F49B1">
      <w:pPr>
        <w:spacing w:line="360" w:lineRule="auto"/>
        <w:jc w:val="both"/>
        <w:rPr>
          <w:rFonts w:ascii="Times New Roman" w:eastAsia="Calibri" w:hAnsi="Times New Roman"/>
          <w:sz w:val="24"/>
          <w:szCs w:val="24"/>
          <w:highlight w:val="green"/>
          <w:rPrChange w:id="4238" w:author="Соколов Сергей Вадимович" w:date="2024-01-22T09:35:00Z">
            <w:rPr>
              <w:rFonts w:ascii="Times New Roman" w:eastAsia="Calibri" w:hAnsi="Times New Roman"/>
              <w:sz w:val="24"/>
              <w:szCs w:val="24"/>
            </w:rPr>
          </w:rPrChange>
        </w:rPr>
      </w:pPr>
      <w:r w:rsidRPr="00A47B15">
        <w:rPr>
          <w:rFonts w:ascii="Times New Roman" w:eastAsia="Calibri" w:hAnsi="Times New Roman"/>
          <w:sz w:val="24"/>
          <w:szCs w:val="24"/>
          <w:highlight w:val="green"/>
          <w:rPrChange w:id="4239" w:author="Соколов Сергей Вадимович" w:date="2024-01-22T09:35:00Z">
            <w:rPr>
              <w:rFonts w:ascii="Times New Roman" w:eastAsia="Calibri" w:hAnsi="Times New Roman"/>
              <w:sz w:val="24"/>
              <w:szCs w:val="24"/>
            </w:rPr>
          </w:rPrChange>
        </w:rPr>
        <w:t>[</w:t>
      </w:r>
      <w:r w:rsidR="00CF6C49" w:rsidRPr="00A47B15">
        <w:rPr>
          <w:rFonts w:ascii="Times New Roman" w:eastAsia="Calibri" w:hAnsi="Times New Roman"/>
          <w:sz w:val="24"/>
          <w:szCs w:val="24"/>
          <w:highlight w:val="green"/>
          <w:rPrChange w:id="4240" w:author="Соколов Сергей Вадимович" w:date="2024-01-22T09:35:00Z">
            <w:rPr>
              <w:rFonts w:ascii="Times New Roman" w:eastAsia="Calibri" w:hAnsi="Times New Roman"/>
              <w:sz w:val="24"/>
              <w:szCs w:val="24"/>
            </w:rPr>
          </w:rPrChange>
        </w:rPr>
        <w:t>4</w:t>
      </w:r>
      <w:r w:rsidRPr="00A47B15">
        <w:rPr>
          <w:rFonts w:ascii="Times New Roman" w:eastAsia="Calibri" w:hAnsi="Times New Roman"/>
          <w:sz w:val="24"/>
          <w:szCs w:val="24"/>
          <w:highlight w:val="green"/>
          <w:rPrChange w:id="4241" w:author="Соколов Сергей Вадимович" w:date="2024-01-22T09:35:00Z">
            <w:rPr>
              <w:rFonts w:ascii="Times New Roman" w:eastAsia="Calibri" w:hAnsi="Times New Roman"/>
              <w:sz w:val="24"/>
              <w:szCs w:val="24"/>
            </w:rPr>
          </w:rPrChange>
        </w:rPr>
        <w:t xml:space="preserve">] </w:t>
      </w:r>
      <w:r w:rsidR="004F49B1" w:rsidRPr="00A47B15">
        <w:rPr>
          <w:rFonts w:ascii="Times New Roman" w:eastAsia="Calibri" w:hAnsi="Times New Roman"/>
          <w:sz w:val="24"/>
          <w:szCs w:val="24"/>
          <w:highlight w:val="green"/>
          <w:rPrChange w:id="4242" w:author="Соколов Сергей Вадимович" w:date="2024-01-22T09:35:00Z">
            <w:rPr>
              <w:rFonts w:ascii="Times New Roman" w:eastAsia="Calibri" w:hAnsi="Times New Roman"/>
              <w:sz w:val="24"/>
              <w:szCs w:val="24"/>
            </w:rPr>
          </w:rPrChange>
        </w:rPr>
        <w:t>ГКИНП (ОНТА)-02-262-02 Инструкция по развитию съ</w:t>
      </w:r>
      <w:r w:rsidR="002150CE" w:rsidRPr="00A47B15">
        <w:rPr>
          <w:rFonts w:ascii="Times New Roman" w:eastAsia="Calibri" w:hAnsi="Times New Roman"/>
          <w:sz w:val="24"/>
          <w:szCs w:val="24"/>
          <w:highlight w:val="green"/>
          <w:rPrChange w:id="4243" w:author="Соколов Сергей Вадимович" w:date="2024-01-22T09:35:00Z">
            <w:rPr>
              <w:rFonts w:ascii="Times New Roman" w:eastAsia="Calibri" w:hAnsi="Times New Roman"/>
              <w:sz w:val="24"/>
              <w:szCs w:val="24"/>
            </w:rPr>
          </w:rPrChange>
        </w:rPr>
        <w:t>е</w:t>
      </w:r>
      <w:r w:rsidR="004F49B1" w:rsidRPr="00A47B15">
        <w:rPr>
          <w:rFonts w:ascii="Times New Roman" w:eastAsia="Calibri" w:hAnsi="Times New Roman"/>
          <w:sz w:val="24"/>
          <w:szCs w:val="24"/>
          <w:highlight w:val="green"/>
          <w:rPrChange w:id="4244" w:author="Соколов Сергей Вадимович" w:date="2024-01-22T09:35:00Z">
            <w:rPr>
              <w:rFonts w:ascii="Times New Roman" w:eastAsia="Calibri" w:hAnsi="Times New Roman"/>
              <w:sz w:val="24"/>
              <w:szCs w:val="24"/>
            </w:rPr>
          </w:rPrChange>
        </w:rPr>
        <w:t>мочного обоснования и съ</w:t>
      </w:r>
      <w:r w:rsidR="002150CE" w:rsidRPr="00A47B15">
        <w:rPr>
          <w:rFonts w:ascii="Times New Roman" w:eastAsia="Calibri" w:hAnsi="Times New Roman"/>
          <w:sz w:val="24"/>
          <w:szCs w:val="24"/>
          <w:highlight w:val="green"/>
          <w:rPrChange w:id="4245" w:author="Соколов Сергей Вадимович" w:date="2024-01-22T09:35:00Z">
            <w:rPr>
              <w:rFonts w:ascii="Times New Roman" w:eastAsia="Calibri" w:hAnsi="Times New Roman"/>
              <w:sz w:val="24"/>
              <w:szCs w:val="24"/>
            </w:rPr>
          </w:rPrChange>
        </w:rPr>
        <w:t>е</w:t>
      </w:r>
      <w:r w:rsidR="004F49B1" w:rsidRPr="00A47B15">
        <w:rPr>
          <w:rFonts w:ascii="Times New Roman" w:eastAsia="Calibri" w:hAnsi="Times New Roman"/>
          <w:sz w:val="24"/>
          <w:szCs w:val="24"/>
          <w:highlight w:val="green"/>
          <w:rPrChange w:id="4246" w:author="Соколов Сергей Вадимович" w:date="2024-01-22T09:35:00Z">
            <w:rPr>
              <w:rFonts w:ascii="Times New Roman" w:eastAsia="Calibri" w:hAnsi="Times New Roman"/>
              <w:sz w:val="24"/>
              <w:szCs w:val="24"/>
            </w:rPr>
          </w:rPrChange>
        </w:rPr>
        <w:t xml:space="preserve">мке ситуации и рельефа с применением глобальных навигационных спутниковых систем ГЛОНАСС и </w:t>
      </w:r>
      <w:commentRangeStart w:id="4247"/>
      <w:r w:rsidR="004F49B1" w:rsidRPr="00A47B15">
        <w:rPr>
          <w:rFonts w:ascii="Times New Roman" w:eastAsia="Calibri" w:hAnsi="Times New Roman"/>
          <w:sz w:val="24"/>
          <w:szCs w:val="24"/>
          <w:highlight w:val="green"/>
          <w:rPrChange w:id="4248" w:author="Соколов Сергей Вадимович" w:date="2024-01-22T09:35:00Z">
            <w:rPr>
              <w:rFonts w:ascii="Times New Roman" w:eastAsia="Calibri" w:hAnsi="Times New Roman"/>
              <w:sz w:val="24"/>
              <w:szCs w:val="24"/>
            </w:rPr>
          </w:rPrChange>
        </w:rPr>
        <w:t>GPS</w:t>
      </w:r>
      <w:commentRangeEnd w:id="4247"/>
      <w:r w:rsidR="007B2FEC" w:rsidRPr="00A47B15">
        <w:rPr>
          <w:rStyle w:val="aa"/>
          <w:highlight w:val="green"/>
          <w:rPrChange w:id="4249" w:author="Соколов Сергей Вадимович" w:date="2024-01-22T09:35:00Z">
            <w:rPr>
              <w:rStyle w:val="aa"/>
            </w:rPr>
          </w:rPrChange>
        </w:rPr>
        <w:commentReference w:id="4247"/>
      </w:r>
      <w:del w:id="4250" w:author="Н.И." w:date="2019-02-15T09:56:00Z">
        <w:r w:rsidR="004F49B1" w:rsidRPr="00A47B15" w:rsidDel="007B2FEC">
          <w:rPr>
            <w:rFonts w:ascii="Times New Roman" w:eastAsia="Calibri" w:hAnsi="Times New Roman"/>
            <w:sz w:val="24"/>
            <w:szCs w:val="24"/>
            <w:highlight w:val="green"/>
            <w:rPrChange w:id="4251" w:author="Соколов Сергей Вадимович" w:date="2024-01-22T09:35:00Z">
              <w:rPr>
                <w:rFonts w:ascii="Times New Roman" w:eastAsia="Calibri" w:hAnsi="Times New Roman"/>
                <w:sz w:val="24"/>
                <w:szCs w:val="24"/>
              </w:rPr>
            </w:rPrChange>
          </w:rPr>
          <w:delText>]</w:delText>
        </w:r>
      </w:del>
    </w:p>
    <w:p w14:paraId="0F2992A9" w14:textId="540700CB" w:rsidR="00E4415C" w:rsidRPr="00A47B15" w:rsidRDefault="00E4415C" w:rsidP="00E4415C">
      <w:pPr>
        <w:spacing w:line="360" w:lineRule="auto"/>
        <w:jc w:val="both"/>
        <w:rPr>
          <w:rFonts w:ascii="Times New Roman" w:eastAsia="Calibri" w:hAnsi="Times New Roman"/>
          <w:sz w:val="24"/>
          <w:szCs w:val="24"/>
          <w:highlight w:val="green"/>
          <w:rPrChange w:id="4252" w:author="Соколов Сергей Вадимович" w:date="2024-01-22T09:35:00Z">
            <w:rPr>
              <w:rFonts w:ascii="Times New Roman" w:eastAsia="Calibri" w:hAnsi="Times New Roman"/>
              <w:sz w:val="24"/>
              <w:szCs w:val="24"/>
            </w:rPr>
          </w:rPrChange>
        </w:rPr>
      </w:pPr>
      <w:r w:rsidRPr="00A47B15">
        <w:rPr>
          <w:rFonts w:ascii="Times New Roman" w:eastAsia="Calibri" w:hAnsi="Times New Roman"/>
          <w:sz w:val="24"/>
          <w:szCs w:val="24"/>
          <w:highlight w:val="green"/>
          <w:rPrChange w:id="4253" w:author="Соколов Сергей Вадимович" w:date="2024-01-22T09:35:00Z">
            <w:rPr>
              <w:rFonts w:ascii="Times New Roman" w:eastAsia="Calibri" w:hAnsi="Times New Roman"/>
              <w:sz w:val="24"/>
              <w:szCs w:val="24"/>
            </w:rPr>
          </w:rPrChange>
        </w:rPr>
        <w:t xml:space="preserve">[5] </w:t>
      </w:r>
      <w:r w:rsidR="001B295E" w:rsidRPr="00A47B15">
        <w:rPr>
          <w:rFonts w:ascii="Times New Roman" w:eastAsia="Calibri" w:hAnsi="Times New Roman"/>
          <w:sz w:val="24"/>
          <w:szCs w:val="24"/>
          <w:highlight w:val="green"/>
          <w:rPrChange w:id="4254" w:author="Соколов Сергей Вадимович" w:date="2024-01-22T09:35:00Z">
            <w:rPr>
              <w:rFonts w:ascii="Times New Roman" w:eastAsia="Calibri" w:hAnsi="Times New Roman"/>
              <w:sz w:val="24"/>
              <w:szCs w:val="24"/>
            </w:rPr>
          </w:rPrChange>
        </w:rPr>
        <w:t>ГКИНП (</w:t>
      </w:r>
      <w:commentRangeStart w:id="4255"/>
      <w:r w:rsidR="001B295E" w:rsidRPr="00A47B15">
        <w:rPr>
          <w:rFonts w:ascii="Times New Roman" w:eastAsia="Calibri" w:hAnsi="Times New Roman"/>
          <w:sz w:val="24"/>
          <w:szCs w:val="24"/>
          <w:highlight w:val="green"/>
          <w:rPrChange w:id="4256" w:author="Соколов Сергей Вадимович" w:date="2024-01-22T09:35:00Z">
            <w:rPr>
              <w:rFonts w:ascii="Times New Roman" w:eastAsia="Calibri" w:hAnsi="Times New Roman"/>
              <w:sz w:val="24"/>
              <w:szCs w:val="24"/>
            </w:rPr>
          </w:rPrChange>
        </w:rPr>
        <w:t>ОНТА</w:t>
      </w:r>
      <w:commentRangeEnd w:id="4255"/>
      <w:r w:rsidR="007B2FEC" w:rsidRPr="00A47B15">
        <w:rPr>
          <w:rStyle w:val="aa"/>
          <w:highlight w:val="green"/>
          <w:rPrChange w:id="4257" w:author="Соколов Сергей Вадимович" w:date="2024-01-22T09:35:00Z">
            <w:rPr>
              <w:rStyle w:val="aa"/>
            </w:rPr>
          </w:rPrChange>
        </w:rPr>
        <w:commentReference w:id="4255"/>
      </w:r>
      <w:r w:rsidR="001B295E" w:rsidRPr="00A47B15">
        <w:rPr>
          <w:rFonts w:ascii="Times New Roman" w:eastAsia="Calibri" w:hAnsi="Times New Roman"/>
          <w:sz w:val="24"/>
          <w:szCs w:val="24"/>
          <w:highlight w:val="green"/>
          <w:rPrChange w:id="4258" w:author="Соколов Сергей Вадимович" w:date="2024-01-22T09:35:00Z">
            <w:rPr>
              <w:rFonts w:ascii="Times New Roman" w:eastAsia="Calibri" w:hAnsi="Times New Roman"/>
              <w:sz w:val="24"/>
              <w:szCs w:val="24"/>
            </w:rPr>
          </w:rPrChange>
        </w:rPr>
        <w:t>)</w:t>
      </w:r>
      <w:del w:id="4259" w:author="Н.И." w:date="2019-02-15T09:57:00Z">
        <w:r w:rsidR="001B295E" w:rsidRPr="00A47B15" w:rsidDel="007B2FEC">
          <w:rPr>
            <w:rFonts w:ascii="Times New Roman" w:eastAsia="Calibri" w:hAnsi="Times New Roman"/>
            <w:sz w:val="24"/>
            <w:szCs w:val="24"/>
            <w:highlight w:val="green"/>
            <w:rPrChange w:id="4260" w:author="Соколов Сергей Вадимович" w:date="2024-01-22T09:35:00Z">
              <w:rPr>
                <w:rFonts w:ascii="Times New Roman" w:eastAsia="Calibri" w:hAnsi="Times New Roman"/>
                <w:sz w:val="24"/>
                <w:szCs w:val="24"/>
              </w:rPr>
            </w:rPrChange>
          </w:rPr>
          <w:delText xml:space="preserve"> </w:delText>
        </w:r>
      </w:del>
      <w:r w:rsidR="001B295E" w:rsidRPr="00A47B15">
        <w:rPr>
          <w:rFonts w:ascii="Times New Roman" w:eastAsia="Calibri" w:hAnsi="Times New Roman"/>
          <w:sz w:val="24"/>
          <w:szCs w:val="24"/>
          <w:highlight w:val="green"/>
          <w:rPrChange w:id="4261" w:author="Соколов Сергей Вадимович" w:date="2024-01-22T09:35:00Z">
            <w:rPr>
              <w:rFonts w:ascii="Times New Roman" w:eastAsia="Calibri" w:hAnsi="Times New Roman"/>
              <w:sz w:val="24"/>
              <w:szCs w:val="24"/>
            </w:rPr>
          </w:rPrChange>
        </w:rPr>
        <w:t>-01-271-03 Руководство по созданию и реконструкции городских геодезических сетей с использованием спутниковых систем ГЛОНАСС и GPS</w:t>
      </w:r>
    </w:p>
    <w:p w14:paraId="48EC1D88" w14:textId="77777777" w:rsidR="001105C4" w:rsidRPr="00A47B15" w:rsidRDefault="001105C4" w:rsidP="009069BE">
      <w:pPr>
        <w:spacing w:line="360" w:lineRule="auto"/>
        <w:jc w:val="both"/>
        <w:rPr>
          <w:rFonts w:ascii="Times New Roman" w:eastAsia="Calibri" w:hAnsi="Times New Roman"/>
          <w:sz w:val="24"/>
          <w:szCs w:val="24"/>
          <w:highlight w:val="green"/>
          <w:rPrChange w:id="4262" w:author="Соколов Сергей Вадимович" w:date="2024-01-22T09:35:00Z">
            <w:rPr>
              <w:rFonts w:ascii="Times New Roman" w:eastAsia="Calibri" w:hAnsi="Times New Roman"/>
              <w:sz w:val="24"/>
              <w:szCs w:val="24"/>
            </w:rPr>
          </w:rPrChange>
        </w:rPr>
      </w:pPr>
      <w:r w:rsidRPr="00A47B15">
        <w:rPr>
          <w:rFonts w:ascii="Times New Roman" w:eastAsia="Calibri" w:hAnsi="Times New Roman"/>
          <w:sz w:val="24"/>
          <w:szCs w:val="24"/>
          <w:highlight w:val="green"/>
          <w:rPrChange w:id="4263" w:author="Соколов Сергей Вадимович" w:date="2024-01-22T09:35:00Z">
            <w:rPr>
              <w:rFonts w:ascii="Times New Roman" w:eastAsia="Calibri" w:hAnsi="Times New Roman"/>
              <w:sz w:val="24"/>
              <w:szCs w:val="24"/>
            </w:rPr>
          </w:rPrChange>
        </w:rPr>
        <w:t xml:space="preserve">[6] </w:t>
      </w:r>
      <w:r w:rsidR="001B295E" w:rsidRPr="00A47B15">
        <w:rPr>
          <w:rFonts w:ascii="Times New Roman" w:eastAsia="Calibri" w:hAnsi="Times New Roman"/>
          <w:sz w:val="24"/>
          <w:szCs w:val="24"/>
          <w:highlight w:val="green"/>
          <w:rPrChange w:id="4264" w:author="Соколов Сергей Вадимович" w:date="2024-01-22T09:35:00Z">
            <w:rPr>
              <w:rFonts w:ascii="Times New Roman" w:eastAsia="Calibri" w:hAnsi="Times New Roman"/>
              <w:sz w:val="24"/>
              <w:szCs w:val="24"/>
            </w:rPr>
          </w:rPrChange>
        </w:rPr>
        <w:t>ГКИНП (ГНТА)-03-010-02 Инструкция по нивелированию I, II, III и IV классов</w:t>
      </w:r>
    </w:p>
    <w:p w14:paraId="2535D6D4" w14:textId="4E691802" w:rsidR="001105C4" w:rsidRPr="00A47B15" w:rsidRDefault="001105C4" w:rsidP="009069BE">
      <w:pPr>
        <w:spacing w:line="360" w:lineRule="auto"/>
        <w:jc w:val="both"/>
        <w:rPr>
          <w:rFonts w:ascii="Times New Roman" w:eastAsia="Calibri" w:hAnsi="Times New Roman"/>
          <w:sz w:val="24"/>
          <w:szCs w:val="24"/>
          <w:highlight w:val="green"/>
          <w:rPrChange w:id="4265" w:author="Соколов Сергей Вадимович" w:date="2024-01-22T09:35:00Z">
            <w:rPr>
              <w:rFonts w:ascii="Times New Roman" w:eastAsia="Calibri" w:hAnsi="Times New Roman"/>
              <w:sz w:val="24"/>
              <w:szCs w:val="24"/>
            </w:rPr>
          </w:rPrChange>
        </w:rPr>
      </w:pPr>
      <w:r w:rsidRPr="00A47B15">
        <w:rPr>
          <w:rFonts w:ascii="Times New Roman" w:eastAsia="Calibri" w:hAnsi="Times New Roman"/>
          <w:sz w:val="24"/>
          <w:szCs w:val="24"/>
          <w:highlight w:val="green"/>
          <w:rPrChange w:id="4266" w:author="Соколов Сергей Вадимович" w:date="2024-01-22T09:35:00Z">
            <w:rPr>
              <w:rFonts w:ascii="Times New Roman" w:eastAsia="Calibri" w:hAnsi="Times New Roman"/>
              <w:sz w:val="24"/>
              <w:szCs w:val="24"/>
            </w:rPr>
          </w:rPrChange>
        </w:rPr>
        <w:t>[7]</w:t>
      </w:r>
      <w:r w:rsidR="005E0025" w:rsidRPr="00A47B15">
        <w:rPr>
          <w:rFonts w:ascii="Times New Roman" w:eastAsia="Calibri" w:hAnsi="Times New Roman"/>
          <w:sz w:val="24"/>
          <w:szCs w:val="24"/>
          <w:highlight w:val="green"/>
          <w:rPrChange w:id="4267" w:author="Соколов Сергей Вадимович" w:date="2024-01-22T09:35:00Z">
            <w:rPr>
              <w:rFonts w:ascii="Times New Roman" w:eastAsia="Calibri" w:hAnsi="Times New Roman"/>
              <w:sz w:val="24"/>
              <w:szCs w:val="24"/>
            </w:rPr>
          </w:rPrChange>
        </w:rPr>
        <w:t xml:space="preserve"> </w:t>
      </w:r>
      <w:r w:rsidR="008501E5" w:rsidRPr="00A47B15">
        <w:rPr>
          <w:rFonts w:ascii="Times New Roman" w:eastAsia="Calibri" w:hAnsi="Times New Roman"/>
          <w:sz w:val="24"/>
          <w:szCs w:val="24"/>
          <w:highlight w:val="green"/>
          <w:rPrChange w:id="4268" w:author="Соколов Сергей Вадимович" w:date="2024-01-22T09:35:00Z">
            <w:rPr>
              <w:rFonts w:ascii="Times New Roman" w:eastAsia="Calibri" w:hAnsi="Times New Roman"/>
              <w:sz w:val="24"/>
              <w:szCs w:val="24"/>
            </w:rPr>
          </w:rPrChange>
        </w:rPr>
        <w:t>П87-2001 Рекомендации по проведению натурных наблюдений за осадками грунтовых плотин</w:t>
      </w:r>
    </w:p>
    <w:p w14:paraId="1D7F567D" w14:textId="486C990C" w:rsidR="006C5E8E" w:rsidRPr="002150CE" w:rsidRDefault="006C5E8E" w:rsidP="009069BE">
      <w:pPr>
        <w:spacing w:line="360" w:lineRule="auto"/>
        <w:jc w:val="both"/>
        <w:rPr>
          <w:rFonts w:ascii="Times New Roman" w:eastAsia="Calibri" w:hAnsi="Times New Roman"/>
          <w:sz w:val="24"/>
          <w:szCs w:val="24"/>
        </w:rPr>
      </w:pPr>
      <w:r w:rsidRPr="00A47B15">
        <w:rPr>
          <w:rFonts w:ascii="Times New Roman" w:eastAsia="Calibri" w:hAnsi="Times New Roman"/>
          <w:sz w:val="24"/>
          <w:szCs w:val="24"/>
          <w:highlight w:val="green"/>
          <w:rPrChange w:id="4269" w:author="Соколов Сергей Вадимович" w:date="2024-01-22T09:35:00Z">
            <w:rPr>
              <w:rFonts w:ascii="Times New Roman" w:eastAsia="Calibri" w:hAnsi="Times New Roman"/>
              <w:sz w:val="24"/>
              <w:szCs w:val="24"/>
            </w:rPr>
          </w:rPrChange>
        </w:rPr>
        <w:t>[8]</w:t>
      </w:r>
      <w:r w:rsidR="005E0025" w:rsidRPr="00A47B15">
        <w:rPr>
          <w:rFonts w:ascii="Times New Roman" w:eastAsia="Calibri" w:hAnsi="Times New Roman"/>
          <w:sz w:val="24"/>
          <w:szCs w:val="24"/>
          <w:highlight w:val="green"/>
          <w:rPrChange w:id="4270" w:author="Соколов Сергей Вадимович" w:date="2024-01-22T09:35:00Z">
            <w:rPr>
              <w:rFonts w:ascii="Times New Roman" w:eastAsia="Calibri" w:hAnsi="Times New Roman"/>
              <w:sz w:val="24"/>
              <w:szCs w:val="24"/>
            </w:rPr>
          </w:rPrChange>
        </w:rPr>
        <w:t xml:space="preserve"> </w:t>
      </w:r>
      <w:r w:rsidR="008501E5" w:rsidRPr="00A47B15">
        <w:rPr>
          <w:rFonts w:ascii="Times New Roman" w:eastAsia="Calibri" w:hAnsi="Times New Roman"/>
          <w:sz w:val="24"/>
          <w:szCs w:val="24"/>
          <w:highlight w:val="green"/>
          <w:rPrChange w:id="4271" w:author="Соколов Сергей Вадимович" w:date="2024-01-22T09:35:00Z">
            <w:rPr>
              <w:rFonts w:ascii="Times New Roman" w:eastAsia="Calibri" w:hAnsi="Times New Roman"/>
              <w:sz w:val="24"/>
              <w:szCs w:val="24"/>
            </w:rPr>
          </w:rPrChange>
        </w:rPr>
        <w:t>ГКИНП (ГНТА)-17-004-99 Инструкция о порядке контроля и при</w:t>
      </w:r>
      <w:r w:rsidR="002150CE" w:rsidRPr="00A47B15">
        <w:rPr>
          <w:rFonts w:ascii="Times New Roman" w:eastAsia="Calibri" w:hAnsi="Times New Roman"/>
          <w:sz w:val="24"/>
          <w:szCs w:val="24"/>
          <w:highlight w:val="green"/>
          <w:rPrChange w:id="4272" w:author="Соколов Сергей Вадимович" w:date="2024-01-22T09:35:00Z">
            <w:rPr>
              <w:rFonts w:ascii="Times New Roman" w:eastAsia="Calibri" w:hAnsi="Times New Roman"/>
              <w:sz w:val="24"/>
              <w:szCs w:val="24"/>
            </w:rPr>
          </w:rPrChange>
        </w:rPr>
        <w:t>е</w:t>
      </w:r>
      <w:r w:rsidR="008501E5" w:rsidRPr="00A47B15">
        <w:rPr>
          <w:rFonts w:ascii="Times New Roman" w:eastAsia="Calibri" w:hAnsi="Times New Roman"/>
          <w:sz w:val="24"/>
          <w:szCs w:val="24"/>
          <w:highlight w:val="green"/>
          <w:rPrChange w:id="4273" w:author="Соколов Сергей Вадимович" w:date="2024-01-22T09:35:00Z">
            <w:rPr>
              <w:rFonts w:ascii="Times New Roman" w:eastAsia="Calibri" w:hAnsi="Times New Roman"/>
              <w:sz w:val="24"/>
              <w:szCs w:val="24"/>
            </w:rPr>
          </w:rPrChange>
        </w:rPr>
        <w:t>мки геодезических, топографических и картографических работ</w:t>
      </w:r>
    </w:p>
    <w:bookmarkEnd w:id="3996"/>
    <w:bookmarkEnd w:id="4218"/>
    <w:bookmarkEnd w:id="4222"/>
    <w:p w14:paraId="3925BA39" w14:textId="77777777" w:rsidR="00F02703" w:rsidRPr="002150CE" w:rsidRDefault="00F02703" w:rsidP="001105C4">
      <w:pPr>
        <w:spacing w:line="360" w:lineRule="auto"/>
        <w:rPr>
          <w:rFonts w:ascii="Times New Roman" w:hAnsi="Times New Roman"/>
          <w:sz w:val="24"/>
          <w:szCs w:val="24"/>
        </w:rPr>
      </w:pPr>
      <w:r w:rsidRPr="002150CE">
        <w:rPr>
          <w:rFonts w:ascii="Times New Roman" w:hAnsi="Times New Roman"/>
          <w:sz w:val="24"/>
          <w:szCs w:val="24"/>
        </w:rPr>
        <w:br w:type="page"/>
      </w:r>
    </w:p>
    <w:p w14:paraId="024553AA" w14:textId="77777777" w:rsidR="005E0025" w:rsidRDefault="005E0025" w:rsidP="005E0025">
      <w:pPr>
        <w:spacing w:line="360" w:lineRule="auto"/>
        <w:rPr>
          <w:rFonts w:ascii="Times New Roman" w:hAnsi="Times New Roman"/>
          <w:sz w:val="24"/>
          <w:szCs w:val="24"/>
        </w:rPr>
      </w:pPr>
      <w:bookmarkStart w:id="4274" w:name="_Hlk493600905"/>
    </w:p>
    <w:p w14:paraId="3FCBA352" w14:textId="57DBAE97" w:rsidR="005E0025" w:rsidRPr="002150CE" w:rsidRDefault="005E0025" w:rsidP="005E0025">
      <w:pPr>
        <w:pBdr>
          <w:top w:val="single" w:sz="4" w:space="1" w:color="auto"/>
        </w:pBdr>
        <w:spacing w:line="360" w:lineRule="auto"/>
        <w:rPr>
          <w:rFonts w:ascii="Times New Roman" w:hAnsi="Times New Roman"/>
          <w:sz w:val="24"/>
          <w:szCs w:val="24"/>
        </w:rPr>
      </w:pPr>
      <w:r w:rsidRPr="002150CE">
        <w:rPr>
          <w:rFonts w:ascii="Times New Roman" w:hAnsi="Times New Roman"/>
          <w:sz w:val="24"/>
          <w:szCs w:val="24"/>
        </w:rPr>
        <w:t xml:space="preserve">УДК </w:t>
      </w:r>
      <w:r w:rsidR="00DE7E9C">
        <w:rPr>
          <w:rFonts w:ascii="Times New Roman" w:hAnsi="Times New Roman"/>
          <w:sz w:val="24"/>
          <w:szCs w:val="24"/>
        </w:rPr>
        <w:t xml:space="preserve">            </w:t>
      </w:r>
      <w:r w:rsidRPr="002150CE">
        <w:rPr>
          <w:rFonts w:ascii="Times New Roman" w:hAnsi="Times New Roman"/>
          <w:sz w:val="24"/>
          <w:szCs w:val="24"/>
        </w:rPr>
        <w:t xml:space="preserve">                                                                                     </w:t>
      </w:r>
      <w:r>
        <w:rPr>
          <w:rFonts w:ascii="Times New Roman" w:hAnsi="Times New Roman"/>
          <w:sz w:val="24"/>
          <w:szCs w:val="24"/>
        </w:rPr>
        <w:t xml:space="preserve">                   </w:t>
      </w:r>
      <w:r w:rsidRPr="002150CE">
        <w:rPr>
          <w:rFonts w:ascii="Times New Roman" w:hAnsi="Times New Roman"/>
          <w:sz w:val="24"/>
          <w:szCs w:val="24"/>
        </w:rPr>
        <w:t xml:space="preserve">  ОКС 91.040.01</w:t>
      </w:r>
    </w:p>
    <w:p w14:paraId="074010A8" w14:textId="77777777" w:rsidR="005E0025" w:rsidRDefault="005E0025" w:rsidP="005E0025">
      <w:pPr>
        <w:pStyle w:val="aff3"/>
        <w:jc w:val="both"/>
        <w:rPr>
          <w:rFonts w:ascii="Times New Roman" w:eastAsia="Calibri" w:hAnsi="Times New Roman"/>
          <w:sz w:val="24"/>
          <w:szCs w:val="24"/>
        </w:rPr>
      </w:pPr>
    </w:p>
    <w:p w14:paraId="1E5F82A5" w14:textId="77777777" w:rsidR="00500998" w:rsidRPr="005E0025" w:rsidRDefault="00500998" w:rsidP="005E0025">
      <w:pPr>
        <w:pStyle w:val="aff3"/>
        <w:pBdr>
          <w:bottom w:val="single" w:sz="4" w:space="1" w:color="auto"/>
        </w:pBdr>
        <w:jc w:val="both"/>
        <w:rPr>
          <w:rFonts w:ascii="Times New Roman" w:eastAsia="Calibri" w:hAnsi="Times New Roman"/>
          <w:sz w:val="24"/>
          <w:szCs w:val="24"/>
        </w:rPr>
      </w:pPr>
      <w:r w:rsidRPr="005E0025">
        <w:rPr>
          <w:rFonts w:ascii="Times New Roman" w:eastAsia="Calibri" w:hAnsi="Times New Roman"/>
          <w:sz w:val="24"/>
          <w:szCs w:val="24"/>
        </w:rPr>
        <w:t xml:space="preserve">Ключевые слова: оползни, инженерные изыскания для строительства, оползневые процессы и явления, </w:t>
      </w:r>
      <w:r w:rsidR="00193AF5" w:rsidRPr="005E0025">
        <w:rPr>
          <w:rFonts w:ascii="Times New Roman" w:eastAsia="Calibri" w:hAnsi="Times New Roman"/>
          <w:sz w:val="24"/>
          <w:szCs w:val="24"/>
        </w:rPr>
        <w:t>оползневая опасность</w:t>
      </w:r>
      <w:r w:rsidR="00927F27" w:rsidRPr="005E0025">
        <w:rPr>
          <w:rFonts w:ascii="Times New Roman" w:eastAsia="Calibri" w:hAnsi="Times New Roman"/>
          <w:sz w:val="24"/>
          <w:szCs w:val="24"/>
        </w:rPr>
        <w:t xml:space="preserve">, </w:t>
      </w:r>
      <w:r w:rsidR="00193AF5" w:rsidRPr="005E0025">
        <w:rPr>
          <w:rFonts w:ascii="Times New Roman" w:eastAsia="Calibri" w:hAnsi="Times New Roman"/>
          <w:sz w:val="24"/>
          <w:szCs w:val="24"/>
        </w:rPr>
        <w:t xml:space="preserve">оползневые трещины, </w:t>
      </w:r>
      <w:r w:rsidR="009D0857" w:rsidRPr="005E0025">
        <w:rPr>
          <w:rFonts w:ascii="Times New Roman" w:eastAsia="Calibri" w:hAnsi="Times New Roman"/>
          <w:sz w:val="24"/>
          <w:szCs w:val="24"/>
        </w:rPr>
        <w:t xml:space="preserve">стадии оползневого процесса, </w:t>
      </w:r>
      <w:r w:rsidR="00193AF5" w:rsidRPr="005E0025">
        <w:rPr>
          <w:rFonts w:ascii="Times New Roman" w:eastAsia="Calibri" w:hAnsi="Times New Roman"/>
          <w:sz w:val="24"/>
          <w:szCs w:val="24"/>
        </w:rPr>
        <w:t xml:space="preserve">методы исследования оползней, </w:t>
      </w:r>
      <w:r w:rsidRPr="005E0025">
        <w:rPr>
          <w:rFonts w:ascii="Times New Roman" w:eastAsia="Calibri" w:hAnsi="Times New Roman"/>
          <w:sz w:val="24"/>
          <w:szCs w:val="24"/>
        </w:rPr>
        <w:t>расчет устойчивости склонов</w:t>
      </w:r>
    </w:p>
    <w:p w14:paraId="5123B833" w14:textId="77777777" w:rsidR="00500998" w:rsidRPr="005E0025" w:rsidRDefault="00500998" w:rsidP="005E0025">
      <w:pPr>
        <w:pStyle w:val="aff3"/>
        <w:jc w:val="both"/>
        <w:rPr>
          <w:rFonts w:ascii="Times New Roman" w:hAnsi="Times New Roman"/>
          <w:sz w:val="24"/>
          <w:szCs w:val="24"/>
        </w:rPr>
      </w:pPr>
    </w:p>
    <w:p w14:paraId="625E6892" w14:textId="77777777" w:rsidR="00500998" w:rsidRPr="002150CE" w:rsidRDefault="00500998" w:rsidP="00500998">
      <w:pPr>
        <w:spacing w:line="360" w:lineRule="auto"/>
        <w:rPr>
          <w:rFonts w:ascii="Times New Roman" w:eastAsia="Calibri" w:hAnsi="Times New Roman"/>
          <w:b/>
          <w:spacing w:val="2"/>
          <w:sz w:val="24"/>
          <w:szCs w:val="24"/>
          <w:shd w:val="clear" w:color="auto" w:fill="FFFFFF"/>
        </w:rPr>
      </w:pPr>
    </w:p>
    <w:p w14:paraId="5ADEA665" w14:textId="77777777" w:rsidR="00500998" w:rsidRPr="002150CE" w:rsidRDefault="00500998" w:rsidP="00500998">
      <w:pPr>
        <w:spacing w:line="360" w:lineRule="auto"/>
        <w:rPr>
          <w:rFonts w:ascii="Times New Roman" w:hAnsi="Times New Roman"/>
          <w:b/>
          <w:spacing w:val="2"/>
          <w:sz w:val="24"/>
          <w:szCs w:val="24"/>
          <w:shd w:val="clear" w:color="auto" w:fill="FFFFFF"/>
        </w:rPr>
      </w:pPr>
      <w:r w:rsidRPr="002150CE">
        <w:rPr>
          <w:rFonts w:ascii="Times New Roman" w:eastAsia="Calibri" w:hAnsi="Times New Roman"/>
          <w:b/>
          <w:spacing w:val="2"/>
          <w:sz w:val="24"/>
          <w:szCs w:val="24"/>
          <w:shd w:val="clear" w:color="auto" w:fill="FFFFFF"/>
        </w:rPr>
        <w:t>ИСПОЛНИТЕЛЬ</w:t>
      </w:r>
    </w:p>
    <w:p w14:paraId="2AA2461C" w14:textId="77777777" w:rsidR="00500998" w:rsidRPr="002150CE" w:rsidRDefault="00500998" w:rsidP="00500998">
      <w:pPr>
        <w:spacing w:line="360" w:lineRule="auto"/>
        <w:rPr>
          <w:rFonts w:ascii="Times New Roman" w:eastAsia="Calibri" w:hAnsi="Times New Roman"/>
          <w:b/>
          <w:spacing w:val="2"/>
          <w:sz w:val="24"/>
          <w:szCs w:val="24"/>
          <w:shd w:val="clear" w:color="auto" w:fill="FFFFFF"/>
        </w:rPr>
      </w:pPr>
      <w:r w:rsidRPr="002150CE">
        <w:rPr>
          <w:rFonts w:ascii="Times New Roman" w:hAnsi="Times New Roman"/>
          <w:b/>
          <w:spacing w:val="2"/>
          <w:sz w:val="24"/>
          <w:szCs w:val="24"/>
          <w:shd w:val="clear" w:color="auto" w:fill="FFFFFF"/>
        </w:rPr>
        <w:t>АО «НИЦ «Строительство»</w:t>
      </w:r>
    </w:p>
    <w:tbl>
      <w:tblPr>
        <w:tblW w:w="9575" w:type="dxa"/>
        <w:tblLook w:val="04A0" w:firstRow="1" w:lastRow="0" w:firstColumn="1" w:lastColumn="0" w:noHBand="0" w:noVBand="1"/>
      </w:tblPr>
      <w:tblGrid>
        <w:gridCol w:w="2297"/>
        <w:gridCol w:w="2911"/>
        <w:gridCol w:w="2304"/>
        <w:gridCol w:w="2063"/>
      </w:tblGrid>
      <w:tr w:rsidR="00500998" w:rsidRPr="002150CE" w14:paraId="673EA007" w14:textId="77777777" w:rsidTr="00F66E4E">
        <w:trPr>
          <w:trHeight w:val="1070"/>
        </w:trPr>
        <w:tc>
          <w:tcPr>
            <w:tcW w:w="2297" w:type="dxa"/>
            <w:shd w:val="clear" w:color="auto" w:fill="auto"/>
          </w:tcPr>
          <w:p w14:paraId="2E687CB6"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 xml:space="preserve">Руководитель </w:t>
            </w:r>
          </w:p>
          <w:p w14:paraId="7985121A"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разработки</w:t>
            </w:r>
          </w:p>
          <w:p w14:paraId="0114744C"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08BE3D09"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tc>
        <w:tc>
          <w:tcPr>
            <w:tcW w:w="2911" w:type="dxa"/>
            <w:shd w:val="clear" w:color="auto" w:fill="auto"/>
          </w:tcPr>
          <w:p w14:paraId="0538494E"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5B60FBCE"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 xml:space="preserve">Генеральный директор </w:t>
            </w:r>
          </w:p>
        </w:tc>
        <w:tc>
          <w:tcPr>
            <w:tcW w:w="2304" w:type="dxa"/>
            <w:shd w:val="clear" w:color="auto" w:fill="auto"/>
          </w:tcPr>
          <w:p w14:paraId="32A8F474"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16B6C36F"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_______________</w:t>
            </w:r>
          </w:p>
        </w:tc>
        <w:tc>
          <w:tcPr>
            <w:tcW w:w="2063" w:type="dxa"/>
            <w:shd w:val="clear" w:color="auto" w:fill="auto"/>
          </w:tcPr>
          <w:p w14:paraId="7C744320"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13401F9C"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hAnsi="Times New Roman"/>
                <w:spacing w:val="2"/>
                <w:sz w:val="24"/>
                <w:szCs w:val="24"/>
                <w:shd w:val="clear" w:color="auto" w:fill="FFFFFF"/>
              </w:rPr>
              <w:t>А.В.</w:t>
            </w:r>
            <w:r w:rsidR="00CF6C49" w:rsidRPr="002150CE">
              <w:rPr>
                <w:rFonts w:ascii="Times New Roman" w:hAnsi="Times New Roman"/>
                <w:spacing w:val="2"/>
                <w:sz w:val="24"/>
                <w:szCs w:val="24"/>
                <w:shd w:val="clear" w:color="auto" w:fill="FFFFFF"/>
              </w:rPr>
              <w:t xml:space="preserve"> </w:t>
            </w:r>
            <w:r w:rsidRPr="002150CE">
              <w:rPr>
                <w:rFonts w:ascii="Times New Roman" w:hAnsi="Times New Roman"/>
                <w:spacing w:val="2"/>
                <w:sz w:val="24"/>
                <w:szCs w:val="24"/>
                <w:shd w:val="clear" w:color="auto" w:fill="FFFFFF"/>
              </w:rPr>
              <w:t>Кузьмин</w:t>
            </w:r>
          </w:p>
          <w:p w14:paraId="1E095640"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tc>
      </w:tr>
    </w:tbl>
    <w:p w14:paraId="688E1105" w14:textId="77777777" w:rsidR="00500998" w:rsidRPr="002150CE" w:rsidRDefault="00500998" w:rsidP="00500998">
      <w:pPr>
        <w:spacing w:line="360" w:lineRule="auto"/>
        <w:rPr>
          <w:rFonts w:ascii="Times New Roman" w:hAnsi="Times New Roman"/>
          <w:spacing w:val="2"/>
          <w:sz w:val="24"/>
          <w:szCs w:val="24"/>
          <w:shd w:val="clear" w:color="auto" w:fill="FFFFFF"/>
        </w:rPr>
      </w:pPr>
    </w:p>
    <w:p w14:paraId="2D2FDCE9" w14:textId="77777777" w:rsidR="00500998" w:rsidRPr="002150CE" w:rsidRDefault="00500998" w:rsidP="00500998">
      <w:pPr>
        <w:spacing w:line="360" w:lineRule="auto"/>
        <w:rPr>
          <w:rFonts w:ascii="Times New Roman" w:eastAsia="Calibri" w:hAnsi="Times New Roman"/>
          <w:b/>
          <w:spacing w:val="2"/>
          <w:sz w:val="24"/>
          <w:szCs w:val="24"/>
          <w:shd w:val="clear" w:color="auto" w:fill="FFFFFF"/>
        </w:rPr>
      </w:pPr>
      <w:r w:rsidRPr="002150CE">
        <w:rPr>
          <w:rFonts w:ascii="Times New Roman" w:eastAsia="Calibri" w:hAnsi="Times New Roman"/>
          <w:b/>
          <w:spacing w:val="2"/>
          <w:sz w:val="24"/>
          <w:szCs w:val="24"/>
          <w:shd w:val="clear" w:color="auto" w:fill="FFFFFF"/>
        </w:rPr>
        <w:t>Соисполнитель</w:t>
      </w:r>
    </w:p>
    <w:p w14:paraId="203AA64C" w14:textId="77777777" w:rsidR="00500998" w:rsidRPr="002150CE" w:rsidRDefault="00500998" w:rsidP="00500998">
      <w:pPr>
        <w:spacing w:line="360" w:lineRule="auto"/>
        <w:rPr>
          <w:rFonts w:ascii="Times New Roman" w:hAnsi="Times New Roman"/>
          <w:b/>
          <w:spacing w:val="2"/>
          <w:sz w:val="24"/>
          <w:szCs w:val="24"/>
          <w:shd w:val="clear" w:color="auto" w:fill="FFFFFF"/>
        </w:rPr>
      </w:pPr>
      <w:r w:rsidRPr="002150CE">
        <w:rPr>
          <w:rFonts w:ascii="Times New Roman" w:eastAsia="Calibri" w:hAnsi="Times New Roman"/>
          <w:b/>
          <w:spacing w:val="2"/>
          <w:sz w:val="24"/>
          <w:szCs w:val="24"/>
          <w:shd w:val="clear" w:color="auto" w:fill="FFFFFF"/>
        </w:rPr>
        <w:t>ООО «ИГИИС»</w:t>
      </w:r>
    </w:p>
    <w:tbl>
      <w:tblPr>
        <w:tblW w:w="9575" w:type="dxa"/>
        <w:tblLook w:val="04A0" w:firstRow="1" w:lastRow="0" w:firstColumn="1" w:lastColumn="0" w:noHBand="0" w:noVBand="1"/>
      </w:tblPr>
      <w:tblGrid>
        <w:gridCol w:w="2297"/>
        <w:gridCol w:w="2911"/>
        <w:gridCol w:w="2304"/>
        <w:gridCol w:w="2063"/>
      </w:tblGrid>
      <w:tr w:rsidR="00446300" w:rsidRPr="002150CE" w14:paraId="794A12DA" w14:textId="77777777" w:rsidTr="00F66E4E">
        <w:trPr>
          <w:trHeight w:val="1070"/>
        </w:trPr>
        <w:tc>
          <w:tcPr>
            <w:tcW w:w="2297" w:type="dxa"/>
            <w:shd w:val="clear" w:color="auto" w:fill="auto"/>
          </w:tcPr>
          <w:p w14:paraId="050A6850"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 xml:space="preserve">Руководитель </w:t>
            </w:r>
          </w:p>
          <w:p w14:paraId="7B50691A"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разработки</w:t>
            </w:r>
          </w:p>
          <w:p w14:paraId="56DCF272"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754DDDBF"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tc>
        <w:tc>
          <w:tcPr>
            <w:tcW w:w="2911" w:type="dxa"/>
            <w:shd w:val="clear" w:color="auto" w:fill="auto"/>
          </w:tcPr>
          <w:p w14:paraId="4740DC87"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1E58EF80"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 xml:space="preserve">Генеральный директор </w:t>
            </w:r>
          </w:p>
        </w:tc>
        <w:tc>
          <w:tcPr>
            <w:tcW w:w="2304" w:type="dxa"/>
            <w:shd w:val="clear" w:color="auto" w:fill="auto"/>
          </w:tcPr>
          <w:p w14:paraId="54E8CDC7"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022B21B0"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_______________</w:t>
            </w:r>
          </w:p>
        </w:tc>
        <w:tc>
          <w:tcPr>
            <w:tcW w:w="2063" w:type="dxa"/>
            <w:shd w:val="clear" w:color="auto" w:fill="auto"/>
          </w:tcPr>
          <w:p w14:paraId="4BB820F9"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71D5C799"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М.И. Богданов</w:t>
            </w:r>
          </w:p>
          <w:p w14:paraId="315732F1"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tc>
      </w:tr>
      <w:tr w:rsidR="00500998" w:rsidRPr="002150CE" w14:paraId="4B095202" w14:textId="77777777" w:rsidTr="00F66E4E">
        <w:trPr>
          <w:trHeight w:val="1128"/>
        </w:trPr>
        <w:tc>
          <w:tcPr>
            <w:tcW w:w="2297" w:type="dxa"/>
            <w:shd w:val="clear" w:color="auto" w:fill="auto"/>
          </w:tcPr>
          <w:p w14:paraId="29C22417"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Ответственный исполнитель</w:t>
            </w:r>
          </w:p>
        </w:tc>
        <w:tc>
          <w:tcPr>
            <w:tcW w:w="2911" w:type="dxa"/>
            <w:shd w:val="clear" w:color="auto" w:fill="auto"/>
          </w:tcPr>
          <w:p w14:paraId="17EF599B" w14:textId="77777777" w:rsidR="002408B4" w:rsidRPr="002150CE" w:rsidRDefault="002408B4" w:rsidP="00F66E4E">
            <w:pPr>
              <w:spacing w:line="360" w:lineRule="auto"/>
              <w:rPr>
                <w:rFonts w:ascii="Times New Roman" w:eastAsia="Calibri" w:hAnsi="Times New Roman"/>
                <w:spacing w:val="2"/>
                <w:sz w:val="24"/>
                <w:szCs w:val="24"/>
                <w:shd w:val="clear" w:color="auto" w:fill="FFFFFF"/>
              </w:rPr>
            </w:pPr>
          </w:p>
          <w:p w14:paraId="544D3B37" w14:textId="77777777" w:rsidR="002408B4" w:rsidRPr="002150CE" w:rsidRDefault="002408B4" w:rsidP="00F66E4E">
            <w:pPr>
              <w:spacing w:line="360" w:lineRule="auto"/>
              <w:rPr>
                <w:rFonts w:ascii="Times New Roman" w:eastAsia="Calibri" w:hAnsi="Times New Roman"/>
                <w:spacing w:val="2"/>
                <w:sz w:val="24"/>
                <w:szCs w:val="24"/>
                <w:shd w:val="clear" w:color="auto" w:fill="FFFFFF"/>
              </w:rPr>
            </w:pPr>
          </w:p>
          <w:p w14:paraId="31E597C1" w14:textId="77777777" w:rsidR="00500998" w:rsidRPr="002150CE" w:rsidRDefault="006C477F"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Главный специалист</w:t>
            </w:r>
          </w:p>
        </w:tc>
        <w:tc>
          <w:tcPr>
            <w:tcW w:w="2304" w:type="dxa"/>
            <w:shd w:val="clear" w:color="auto" w:fill="auto"/>
          </w:tcPr>
          <w:p w14:paraId="4FFB9ABC"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026BED0D"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0171BB88"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_______________</w:t>
            </w:r>
          </w:p>
        </w:tc>
        <w:tc>
          <w:tcPr>
            <w:tcW w:w="2063" w:type="dxa"/>
            <w:shd w:val="clear" w:color="auto" w:fill="auto"/>
          </w:tcPr>
          <w:p w14:paraId="0333FF8B"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7CDF2545" w14:textId="77777777" w:rsidR="00500998" w:rsidRPr="002150CE" w:rsidRDefault="00500998" w:rsidP="00F66E4E">
            <w:pPr>
              <w:spacing w:line="360" w:lineRule="auto"/>
              <w:rPr>
                <w:rFonts w:ascii="Times New Roman" w:eastAsia="Calibri" w:hAnsi="Times New Roman"/>
                <w:spacing w:val="2"/>
                <w:sz w:val="24"/>
                <w:szCs w:val="24"/>
                <w:shd w:val="clear" w:color="auto" w:fill="FFFFFF"/>
              </w:rPr>
            </w:pPr>
          </w:p>
          <w:p w14:paraId="17A5B479" w14:textId="77777777" w:rsidR="00500998" w:rsidRPr="002150CE" w:rsidRDefault="00C509BE" w:rsidP="00F66E4E">
            <w:pPr>
              <w:spacing w:line="360" w:lineRule="auto"/>
              <w:rPr>
                <w:rFonts w:ascii="Times New Roman" w:eastAsia="Calibri" w:hAnsi="Times New Roman"/>
                <w:spacing w:val="2"/>
                <w:sz w:val="24"/>
                <w:szCs w:val="24"/>
                <w:shd w:val="clear" w:color="auto" w:fill="FFFFFF"/>
              </w:rPr>
            </w:pPr>
            <w:r w:rsidRPr="002150CE">
              <w:rPr>
                <w:rFonts w:ascii="Times New Roman" w:eastAsia="Calibri" w:hAnsi="Times New Roman"/>
                <w:spacing w:val="2"/>
                <w:sz w:val="24"/>
                <w:szCs w:val="24"/>
                <w:shd w:val="clear" w:color="auto" w:fill="FFFFFF"/>
              </w:rPr>
              <w:t>В.А.</w:t>
            </w:r>
            <w:r w:rsidR="002E22A1" w:rsidRPr="002150CE">
              <w:rPr>
                <w:rFonts w:ascii="Times New Roman" w:eastAsia="Calibri" w:hAnsi="Times New Roman"/>
                <w:spacing w:val="2"/>
                <w:sz w:val="24"/>
                <w:szCs w:val="24"/>
                <w:shd w:val="clear" w:color="auto" w:fill="FFFFFF"/>
              </w:rPr>
              <w:t xml:space="preserve"> </w:t>
            </w:r>
            <w:r w:rsidRPr="002150CE">
              <w:rPr>
                <w:rFonts w:ascii="Times New Roman" w:eastAsia="Calibri" w:hAnsi="Times New Roman"/>
                <w:spacing w:val="2"/>
                <w:sz w:val="24"/>
                <w:szCs w:val="24"/>
                <w:shd w:val="clear" w:color="auto" w:fill="FFFFFF"/>
              </w:rPr>
              <w:t>Елкин</w:t>
            </w:r>
          </w:p>
        </w:tc>
      </w:tr>
      <w:bookmarkEnd w:id="4274"/>
    </w:tbl>
    <w:p w14:paraId="3F9BFE94" w14:textId="77777777" w:rsidR="001D437A" w:rsidRPr="002150CE" w:rsidRDefault="001D437A" w:rsidP="00500998">
      <w:pPr>
        <w:spacing w:line="360" w:lineRule="auto"/>
        <w:rPr>
          <w:rFonts w:ascii="Times New Roman" w:hAnsi="Times New Roman"/>
          <w:sz w:val="24"/>
          <w:szCs w:val="24"/>
        </w:rPr>
      </w:pPr>
    </w:p>
    <w:sectPr w:rsidR="001D437A" w:rsidRPr="002150CE" w:rsidSect="00840306">
      <w:pgSz w:w="11906" w:h="16838"/>
      <w:pgMar w:top="1134" w:right="850" w:bottom="1134"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3" w:author="Н.И." w:date="2019-02-14T20:10:00Z" w:initials="Н.П.">
    <w:p w14:paraId="64159826" w14:textId="32CC18AB" w:rsidR="008C0A4D" w:rsidRDefault="008C0A4D">
      <w:pPr>
        <w:pStyle w:val="ab"/>
      </w:pPr>
      <w:r>
        <w:rPr>
          <w:rStyle w:val="aa"/>
        </w:rPr>
        <w:annotationRef/>
      </w:r>
      <w:r>
        <w:t>1.ГОСТ 1.5-20</w:t>
      </w:r>
      <w:r w:rsidR="00D91747" w:rsidRPr="006442AC">
        <w:t>0</w:t>
      </w:r>
      <w:r>
        <w:t>1</w:t>
      </w:r>
      <w:r w:rsidR="006442AC">
        <w:t xml:space="preserve"> п</w:t>
      </w:r>
      <w:r w:rsidR="006442AC" w:rsidRPr="006442AC">
        <w:t xml:space="preserve"> </w:t>
      </w:r>
      <w:r>
        <w:t>,3.4.2 «после заголовка каждого из указанных структурных элементов ставят отточие, а затем приводят номер страницы стандарта»</w:t>
      </w:r>
    </w:p>
    <w:p w14:paraId="3960026F" w14:textId="313FD2F1" w:rsidR="008C0A4D" w:rsidRDefault="008C0A4D">
      <w:pPr>
        <w:pStyle w:val="ab"/>
      </w:pPr>
      <w:r>
        <w:t xml:space="preserve">НЕТ НОМЕРОВ СТРАНИЦ! </w:t>
      </w:r>
    </w:p>
    <w:p w14:paraId="12786ED0" w14:textId="0D1FE259" w:rsidR="008C0A4D" w:rsidRPr="006C2C8D" w:rsidRDefault="008C0A4D">
      <w:pPr>
        <w:pStyle w:val="ab"/>
        <w:rPr>
          <w:color w:val="FF0000"/>
        </w:rPr>
      </w:pPr>
    </w:p>
    <w:p w14:paraId="4F65BAC2" w14:textId="077634BA" w:rsidR="008C0A4D" w:rsidRDefault="008C0A4D">
      <w:pPr>
        <w:pStyle w:val="ab"/>
      </w:pPr>
      <w:r>
        <w:t>2. Испралено отточие.</w:t>
      </w:r>
    </w:p>
  </w:comment>
  <w:comment w:id="87" w:author="Н.И." w:date="2019-02-15T10:03:00Z" w:initials="Н.П.">
    <w:p w14:paraId="35454194" w14:textId="0AA3BBFF" w:rsidR="00A23FC7" w:rsidRDefault="00A23FC7">
      <w:pPr>
        <w:pStyle w:val="ab"/>
      </w:pPr>
      <w:r>
        <w:rPr>
          <w:rStyle w:val="aa"/>
        </w:rPr>
        <w:annotationRef/>
      </w:r>
      <w:r>
        <w:t>тире</w:t>
      </w:r>
    </w:p>
  </w:comment>
  <w:comment w:id="93" w:author="Н.И." w:date="2019-02-15T09:39:00Z" w:initials="Н.П.">
    <w:p w14:paraId="64CA9E7A" w14:textId="77777777" w:rsidR="00EA1E84" w:rsidRDefault="00EA1E84" w:rsidP="00EA1E84">
      <w:pPr>
        <w:pStyle w:val="ab"/>
      </w:pPr>
      <w:r>
        <w:rPr>
          <w:rStyle w:val="aa"/>
        </w:rPr>
        <w:annotationRef/>
      </w:r>
      <w:r>
        <w:t xml:space="preserve">ОШИБКА </w:t>
      </w:r>
      <w:r w:rsidRPr="002150CE">
        <w:rPr>
          <w:rFonts w:ascii="Times New Roman" w:hAnsi="Times New Roman"/>
          <w:sz w:val="24"/>
          <w:szCs w:val="24"/>
        </w:rPr>
        <w:t>СП 47.13330.20</w:t>
      </w:r>
      <w:r w:rsidRPr="00E9718E">
        <w:rPr>
          <w:highlight w:val="yellow"/>
        </w:rPr>
        <w:t>16</w:t>
      </w:r>
      <w:r>
        <w:t xml:space="preserve"> </w:t>
      </w:r>
    </w:p>
    <w:p w14:paraId="689C5DF8" w14:textId="4C2EA767" w:rsidR="00EA1E84" w:rsidRDefault="00EA1E84" w:rsidP="00EA1E84">
      <w:pPr>
        <w:pStyle w:val="ab"/>
      </w:pPr>
      <w:r>
        <w:rPr>
          <w:rFonts w:ascii="Times New Roman" w:hAnsi="Times New Roman"/>
          <w:sz w:val="24"/>
          <w:szCs w:val="24"/>
        </w:rPr>
        <w:t>Источник: сайт «Стандартинформ»</w:t>
      </w:r>
    </w:p>
  </w:comment>
  <w:comment w:id="107" w:author="Н.И." w:date="2019-02-14T17:32:00Z" w:initials="Н.П.">
    <w:p w14:paraId="3C446898" w14:textId="288CF6D8" w:rsidR="008C0A4D" w:rsidRDefault="008C0A4D">
      <w:pPr>
        <w:pStyle w:val="ab"/>
      </w:pPr>
      <w:r>
        <w:rPr>
          <w:rStyle w:val="aa"/>
        </w:rPr>
        <w:annotationRef/>
      </w:r>
      <w:r w:rsidRPr="002150CE">
        <w:rPr>
          <w:rFonts w:ascii="Times New Roman" w:eastAsia="Calibri" w:hAnsi="Times New Roman"/>
          <w:bCs/>
          <w:iCs/>
          <w:sz w:val="24"/>
          <w:szCs w:val="24"/>
          <w:lang w:eastAsia="en-US"/>
        </w:rPr>
        <w:t>ОДГ</w:t>
      </w:r>
      <w:r>
        <w:rPr>
          <w:rFonts w:ascii="Times New Roman" w:eastAsia="Calibri" w:hAnsi="Times New Roman"/>
          <w:bCs/>
          <w:iCs/>
          <w:sz w:val="24"/>
          <w:szCs w:val="24"/>
        </w:rPr>
        <w:t xml:space="preserve"> - это сокращение, используется один раз в тексте</w:t>
      </w:r>
    </w:p>
  </w:comment>
  <w:comment w:id="518" w:author="Н.И." w:date="2019-02-14T11:23:00Z" w:initials="Н.П.">
    <w:p w14:paraId="5CB0C79D" w14:textId="2A069588" w:rsidR="008C0A4D" w:rsidRDefault="008C0A4D">
      <w:pPr>
        <w:pStyle w:val="ab"/>
      </w:pPr>
      <w:r>
        <w:rPr>
          <w:rStyle w:val="aa"/>
        </w:rPr>
        <w:annotationRef/>
      </w:r>
      <w:r>
        <w:t>точка</w:t>
      </w:r>
    </w:p>
  </w:comment>
  <w:comment w:id="787" w:author="Н.И." w:date="2019-02-15T09:40:00Z" w:initials="Н.П.">
    <w:p w14:paraId="72247D17" w14:textId="3144C227" w:rsidR="008F48B8" w:rsidRDefault="008F48B8">
      <w:pPr>
        <w:pStyle w:val="ab"/>
      </w:pPr>
      <w:r>
        <w:rPr>
          <w:rStyle w:val="aa"/>
        </w:rPr>
        <w:annotationRef/>
      </w:r>
      <w:r>
        <w:t>, запятая</w:t>
      </w:r>
    </w:p>
  </w:comment>
  <w:comment w:id="1013" w:author="Н.И." w:date="2019-02-14T17:19:00Z" w:initials="Н.П.">
    <w:p w14:paraId="12F16193" w14:textId="12C39651" w:rsidR="008C0A4D" w:rsidRDefault="008C0A4D">
      <w:pPr>
        <w:pStyle w:val="ab"/>
      </w:pPr>
      <w:r>
        <w:rPr>
          <w:rStyle w:val="aa"/>
        </w:rPr>
        <w:annotationRef/>
      </w:r>
      <w:r>
        <w:t>пробел неразрывный</w:t>
      </w:r>
    </w:p>
  </w:comment>
  <w:comment w:id="1149" w:author="Н.И." w:date="2019-02-14T17:20:00Z" w:initials="Н.П.">
    <w:p w14:paraId="549E08FA" w14:textId="0A93E2B0" w:rsidR="008C0A4D" w:rsidRDefault="008C0A4D">
      <w:pPr>
        <w:pStyle w:val="ab"/>
      </w:pPr>
      <w:r>
        <w:rPr>
          <w:rStyle w:val="aa"/>
        </w:rPr>
        <w:annotationRef/>
      </w:r>
      <w:r>
        <w:t>пробел неразрывный</w:t>
      </w:r>
    </w:p>
  </w:comment>
  <w:comment w:id="1220" w:author="Н.И." w:date="2019-02-14T17:20:00Z" w:initials="Н.П.">
    <w:p w14:paraId="6C625162" w14:textId="2EA2F79E" w:rsidR="008C0A4D" w:rsidRDefault="008C0A4D">
      <w:pPr>
        <w:pStyle w:val="ab"/>
      </w:pPr>
      <w:r>
        <w:rPr>
          <w:rStyle w:val="aa"/>
        </w:rPr>
        <w:annotationRef/>
      </w:r>
      <w:r>
        <w:t>пробел неразрывный</w:t>
      </w:r>
    </w:p>
  </w:comment>
  <w:comment w:id="1608" w:author="Н.И." w:date="2019-02-14T17:20:00Z" w:initials="Н.П.">
    <w:p w14:paraId="14B29810" w14:textId="766A50CD" w:rsidR="008C0A4D" w:rsidRDefault="008C0A4D">
      <w:pPr>
        <w:pStyle w:val="ab"/>
      </w:pPr>
      <w:r>
        <w:rPr>
          <w:rStyle w:val="aa"/>
        </w:rPr>
        <w:annotationRef/>
      </w:r>
      <w:r w:rsidR="00333703">
        <w:t>цифра и знак должны располагаться вместе</w:t>
      </w:r>
      <w:r>
        <w:t xml:space="preserve"> 85% по ГОСТ 1.5-2001</w:t>
      </w:r>
    </w:p>
  </w:comment>
  <w:comment w:id="1983" w:author="Н.И." w:date="2019-02-14T12:22:00Z" w:initials="Н.П.">
    <w:p w14:paraId="6779A318" w14:textId="77777777" w:rsidR="008C0A4D" w:rsidRPr="00CB4744" w:rsidRDefault="008C0A4D" w:rsidP="0045743E">
      <w:pPr>
        <w:pStyle w:val="aff1"/>
        <w:tabs>
          <w:tab w:val="left" w:pos="426"/>
          <w:tab w:val="left" w:pos="1560"/>
        </w:tabs>
        <w:spacing w:line="360" w:lineRule="auto"/>
        <w:ind w:left="0" w:firstLine="709"/>
        <w:jc w:val="both"/>
        <w:rPr>
          <w:rFonts w:ascii="Times New Roman" w:eastAsia="Calibri" w:hAnsi="Times New Roman" w:cs="Times New Roman"/>
          <w:sz w:val="24"/>
          <w:szCs w:val="24"/>
        </w:rPr>
      </w:pPr>
      <w:r>
        <w:rPr>
          <w:rStyle w:val="aa"/>
        </w:rPr>
        <w:annotationRef/>
      </w:r>
      <w:r w:rsidRPr="001F2799">
        <w:rPr>
          <w:rFonts w:ascii="Times New Roman" w:eastAsia="Calibri" w:hAnsi="Times New Roman" w:cs="Times New Roman"/>
          <w:sz w:val="24"/>
          <w:szCs w:val="24"/>
        </w:rPr>
        <w:t>При определении гидрогеологических параметров водоносных горизонтов и грунтов на оползневых (оползнеопасных) склонах и откосах полевыми методами следует руководствоваться ГОСТ 23278.</w:t>
      </w:r>
    </w:p>
    <w:p w14:paraId="21EB75D7" w14:textId="61146BD5" w:rsidR="008C0A4D" w:rsidRDefault="008C0A4D">
      <w:pPr>
        <w:pStyle w:val="ab"/>
      </w:pPr>
    </w:p>
  </w:comment>
  <w:comment w:id="3014" w:author="Н.И." w:date="2019-02-14T17:22:00Z" w:initials="Н.П.">
    <w:p w14:paraId="6FA7B345" w14:textId="2DE338B5" w:rsidR="008C0A4D" w:rsidRDefault="008C0A4D">
      <w:pPr>
        <w:pStyle w:val="ab"/>
      </w:pPr>
      <w:r>
        <w:rPr>
          <w:rStyle w:val="aa"/>
        </w:rPr>
        <w:annotationRef/>
      </w:r>
      <w:r>
        <w:t>неразрывный пробел</w:t>
      </w:r>
    </w:p>
  </w:comment>
  <w:comment w:id="3148" w:author="Н.И." w:date="2019-02-14T17:23:00Z" w:initials="Н.П.">
    <w:p w14:paraId="1B9086C5" w14:textId="120E2278" w:rsidR="008C0A4D" w:rsidRDefault="008C0A4D">
      <w:pPr>
        <w:pStyle w:val="ab"/>
      </w:pPr>
      <w:r>
        <w:rPr>
          <w:rStyle w:val="aa"/>
        </w:rPr>
        <w:annotationRef/>
      </w:r>
      <w:r>
        <w:t>неразрывный пробел</w:t>
      </w:r>
    </w:p>
  </w:comment>
  <w:comment w:id="3292" w:author="Н.И." w:date="2019-02-15T09:48:00Z" w:initials="Н.П.">
    <w:p w14:paraId="6DE0EAC0" w14:textId="2D1B5130" w:rsidR="00263872" w:rsidRDefault="00263872">
      <w:pPr>
        <w:pStyle w:val="ab"/>
      </w:pPr>
      <w:r>
        <w:rPr>
          <w:rStyle w:val="aa"/>
        </w:rPr>
        <w:annotationRef/>
      </w:r>
      <w:r>
        <w:t>т.п. – ГОСТ 1.5-2001 без пробела</w:t>
      </w:r>
    </w:p>
  </w:comment>
  <w:comment w:id="3318" w:author="Н.И." w:date="2019-02-14T17:24:00Z" w:initials="Н.П.">
    <w:p w14:paraId="2E41B59E" w14:textId="7A76C5BD" w:rsidR="008C0A4D" w:rsidRDefault="008C0A4D">
      <w:pPr>
        <w:pStyle w:val="ab"/>
      </w:pPr>
      <w:r>
        <w:rPr>
          <w:rStyle w:val="aa"/>
        </w:rPr>
        <w:annotationRef/>
      </w:r>
      <w:r>
        <w:t>пробел</w:t>
      </w:r>
      <w:r w:rsidR="00263872">
        <w:t>а нет между числом и % –</w:t>
      </w:r>
      <w:r>
        <w:t xml:space="preserve"> ГОСТ 1.5-2001 примеры п. 4.1.4; 4.15.7;</w:t>
      </w:r>
      <w:r w:rsidRPr="00947BE7">
        <w:t xml:space="preserve"> </w:t>
      </w:r>
      <w:r>
        <w:t>7.3.6.1 и др.</w:t>
      </w:r>
    </w:p>
  </w:comment>
  <w:comment w:id="3408" w:author="Н.И." w:date="2019-02-15T09:50:00Z" w:initials="Н.П.">
    <w:p w14:paraId="6BAD3179" w14:textId="07F9334A" w:rsidR="00263872" w:rsidRDefault="00263872">
      <w:pPr>
        <w:pStyle w:val="ab"/>
      </w:pPr>
      <w:r>
        <w:rPr>
          <w:rStyle w:val="aa"/>
        </w:rPr>
        <w:annotationRef/>
      </w:r>
      <w:r>
        <w:t>, запятая</w:t>
      </w:r>
    </w:p>
  </w:comment>
  <w:comment w:id="3769" w:author="Н.И." w:date="2019-02-15T09:51:00Z" w:initials="Н.П.">
    <w:p w14:paraId="203C929F" w14:textId="77777777" w:rsidR="007A1870" w:rsidRDefault="007A1870" w:rsidP="007A1870">
      <w:pPr>
        <w:pStyle w:val="ab"/>
      </w:pPr>
      <w:r>
        <w:rPr>
          <w:rStyle w:val="aa"/>
        </w:rPr>
        <w:annotationRef/>
      </w:r>
      <w:r>
        <w:t>, запятая</w:t>
      </w:r>
    </w:p>
    <w:p w14:paraId="6707D377" w14:textId="324871A5" w:rsidR="007A1870" w:rsidRDefault="007A1870">
      <w:pPr>
        <w:pStyle w:val="ab"/>
      </w:pPr>
    </w:p>
  </w:comment>
  <w:comment w:id="3999" w:author="Н.И." w:date="2019-02-14T17:25:00Z" w:initials="Н.П.">
    <w:p w14:paraId="21C9FB99" w14:textId="76250A04" w:rsidR="008C0A4D" w:rsidRDefault="008C0A4D">
      <w:pPr>
        <w:pStyle w:val="ab"/>
      </w:pPr>
      <w:r>
        <w:rPr>
          <w:rStyle w:val="aa"/>
        </w:rPr>
        <w:annotationRef/>
      </w:r>
      <w:r>
        <w:t>пробел</w:t>
      </w:r>
    </w:p>
  </w:comment>
  <w:comment w:id="4002" w:author="Н.И." w:date="2019-02-14T17:11:00Z" w:initials="Н.П.">
    <w:p w14:paraId="4D36A859" w14:textId="238B7D74" w:rsidR="008C0A4D" w:rsidRDefault="008C0A4D">
      <w:pPr>
        <w:pStyle w:val="ab"/>
      </w:pPr>
      <w:r>
        <w:t xml:space="preserve">Замена рисунка. </w:t>
      </w:r>
      <w:r>
        <w:rPr>
          <w:rStyle w:val="aa"/>
        </w:rPr>
        <w:annotationRef/>
      </w:r>
      <w:r>
        <w:t xml:space="preserve">Ошибочные обозначения. </w:t>
      </w:r>
    </w:p>
  </w:comment>
  <w:comment w:id="4003" w:author="Н.И." w:date="2019-02-15T09:53:00Z" w:initials="Н.П.">
    <w:p w14:paraId="6C62C331" w14:textId="77777777" w:rsidR="007A1870" w:rsidRDefault="007A1870">
      <w:pPr>
        <w:pStyle w:val="ab"/>
      </w:pPr>
      <w:r>
        <w:rPr>
          <w:rStyle w:val="aa"/>
        </w:rPr>
        <w:annotationRef/>
      </w:r>
      <w:r>
        <w:t xml:space="preserve">РИСУНОК ЗАМЕНЕН!!!! </w:t>
      </w:r>
    </w:p>
    <w:p w14:paraId="4A79692F" w14:textId="36D6D650" w:rsidR="007A1870" w:rsidRDefault="007A1870">
      <w:pPr>
        <w:pStyle w:val="ab"/>
      </w:pPr>
      <w:r>
        <w:t>Неверная нумерация.</w:t>
      </w:r>
    </w:p>
  </w:comment>
  <w:comment w:id="4007" w:author="Н.И." w:date="2019-02-14T17:26:00Z" w:initials="Н.П.">
    <w:p w14:paraId="1B1F63C9" w14:textId="2B64A9FD" w:rsidR="008C0A4D" w:rsidRDefault="008C0A4D">
      <w:pPr>
        <w:pStyle w:val="ab"/>
      </w:pPr>
      <w:r>
        <w:rPr>
          <w:rStyle w:val="aa"/>
        </w:rPr>
        <w:annotationRef/>
      </w:r>
      <w:r>
        <w:t>пробел</w:t>
      </w:r>
    </w:p>
  </w:comment>
  <w:comment w:id="4010" w:author="Н.И." w:date="2019-02-14T16:00:00Z" w:initials="Н.П.">
    <w:p w14:paraId="205F2962" w14:textId="20B7131F" w:rsidR="008C0A4D" w:rsidRDefault="008C0A4D">
      <w:pPr>
        <w:pStyle w:val="ab"/>
      </w:pPr>
      <w:r>
        <w:rPr>
          <w:rStyle w:val="aa"/>
        </w:rPr>
        <w:annotationRef/>
      </w:r>
      <w:r>
        <w:t>точка не нужна</w:t>
      </w:r>
    </w:p>
  </w:comment>
  <w:comment w:id="4016" w:author="Н.И." w:date="2019-02-15T10:14:00Z" w:initials="Н.П.">
    <w:p w14:paraId="6173F64A" w14:textId="095DFDF2" w:rsidR="00822B0E" w:rsidRDefault="00822B0E">
      <w:pPr>
        <w:pStyle w:val="ab"/>
      </w:pPr>
      <w:r>
        <w:rPr>
          <w:rStyle w:val="aa"/>
        </w:rPr>
        <w:annotationRef/>
      </w:r>
      <w:r>
        <w:t>убрать пробел</w:t>
      </w:r>
    </w:p>
  </w:comment>
  <w:comment w:id="4028" w:author="Н.И." w:date="2019-02-15T09:54:00Z" w:initials="Н.П.">
    <w:p w14:paraId="7931E1BD" w14:textId="7694D82A" w:rsidR="007A1870" w:rsidRDefault="007A1870">
      <w:pPr>
        <w:pStyle w:val="ab"/>
      </w:pPr>
      <w:r>
        <w:rPr>
          <w:rStyle w:val="aa"/>
        </w:rPr>
        <w:annotationRef/>
      </w:r>
      <w:r>
        <w:t>т.п. - ГОСР 1.5-2001</w:t>
      </w:r>
    </w:p>
  </w:comment>
  <w:comment w:id="4247" w:author="Н.И." w:date="2019-02-15T09:56:00Z" w:initials="Н.П.">
    <w:p w14:paraId="4B0E90DA" w14:textId="7DE79E20" w:rsidR="007B2FEC" w:rsidRDefault="007B2FEC">
      <w:pPr>
        <w:pStyle w:val="ab"/>
      </w:pPr>
      <w:r>
        <w:rPr>
          <w:rStyle w:val="aa"/>
        </w:rPr>
        <w:annotationRef/>
      </w:r>
      <w:r w:rsidR="008C0893">
        <w:t>У</w:t>
      </w:r>
      <w:r>
        <w:t>далена скобка</w:t>
      </w:r>
    </w:p>
  </w:comment>
  <w:comment w:id="4255" w:author="Н.И." w:date="2019-02-15T09:57:00Z" w:initials="Н.П.">
    <w:p w14:paraId="2BB63D32" w14:textId="506F50F9" w:rsidR="007B2FEC" w:rsidRDefault="007B2FEC">
      <w:pPr>
        <w:pStyle w:val="ab"/>
      </w:pPr>
      <w:r>
        <w:rPr>
          <w:rStyle w:val="aa"/>
        </w:rPr>
        <w:annotationRef/>
      </w:r>
      <w:r>
        <w:t>Уданен пробел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65BAC2" w15:done="0"/>
  <w15:commentEx w15:paraId="35454194" w15:done="0"/>
  <w15:commentEx w15:paraId="689C5DF8" w15:done="0"/>
  <w15:commentEx w15:paraId="3C446898" w15:done="0"/>
  <w15:commentEx w15:paraId="5CB0C79D" w15:done="0"/>
  <w15:commentEx w15:paraId="72247D17" w15:done="0"/>
  <w15:commentEx w15:paraId="12F16193" w15:done="0"/>
  <w15:commentEx w15:paraId="549E08FA" w15:done="0"/>
  <w15:commentEx w15:paraId="6C625162" w15:done="0"/>
  <w15:commentEx w15:paraId="14B29810" w15:done="0"/>
  <w15:commentEx w15:paraId="21EB75D7" w15:done="0"/>
  <w15:commentEx w15:paraId="6FA7B345" w15:done="0"/>
  <w15:commentEx w15:paraId="1B9086C5" w15:done="0"/>
  <w15:commentEx w15:paraId="6DE0EAC0" w15:done="0"/>
  <w15:commentEx w15:paraId="2E41B59E" w15:done="0"/>
  <w15:commentEx w15:paraId="6BAD3179" w15:done="0"/>
  <w15:commentEx w15:paraId="6707D377" w15:done="0"/>
  <w15:commentEx w15:paraId="21C9FB99" w15:done="0"/>
  <w15:commentEx w15:paraId="4D36A859" w15:done="0"/>
  <w15:commentEx w15:paraId="4A79692F" w15:done="0"/>
  <w15:commentEx w15:paraId="1B1F63C9" w15:done="0"/>
  <w15:commentEx w15:paraId="205F2962" w15:done="0"/>
  <w15:commentEx w15:paraId="6173F64A" w15:done="0"/>
  <w15:commentEx w15:paraId="7931E1BD" w15:done="0"/>
  <w15:commentEx w15:paraId="4B0E90DA" w15:done="0"/>
  <w15:commentEx w15:paraId="2BB63D3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65BAC2" w16cid:durableId="201008B2"/>
  <w16cid:commentId w16cid:paraId="35454194" w16cid:durableId="20110CDA"/>
  <w16cid:commentId w16cid:paraId="689C5DF8" w16cid:durableId="20110739"/>
  <w16cid:commentId w16cid:paraId="3C446898" w16cid:durableId="201024A7"/>
  <w16cid:commentId w16cid:paraId="5CB0C79D" w16cid:durableId="200FCE22"/>
  <w16cid:commentId w16cid:paraId="72247D17" w16cid:durableId="2011079A"/>
  <w16cid:commentId w16cid:paraId="12F16193" w16cid:durableId="201021B1"/>
  <w16cid:commentId w16cid:paraId="549E08FA" w16cid:durableId="201021CD"/>
  <w16cid:commentId w16cid:paraId="6C625162" w16cid:durableId="201021DC"/>
  <w16cid:commentId w16cid:paraId="14B29810" w16cid:durableId="201021F9"/>
  <w16cid:commentId w16cid:paraId="21EB75D7" w16cid:durableId="200FDC0A"/>
  <w16cid:commentId w16cid:paraId="6FA7B345" w16cid:durableId="2010225B"/>
  <w16cid:commentId w16cid:paraId="1B9086C5" w16cid:durableId="2010227E"/>
  <w16cid:commentId w16cid:paraId="6DE0EAC0" w16cid:durableId="20110985"/>
  <w16cid:commentId w16cid:paraId="2E41B59E" w16cid:durableId="201022BF"/>
  <w16cid:commentId w16cid:paraId="6BAD3179" w16cid:durableId="201109F9"/>
  <w16cid:commentId w16cid:paraId="6707D377" w16cid:durableId="20110A11"/>
  <w16cid:commentId w16cid:paraId="21C9FB99" w16cid:durableId="20102314"/>
  <w16cid:commentId w16cid:paraId="4D36A859" w16cid:durableId="20101FB8"/>
  <w16cid:commentId w16cid:paraId="4A79692F" w16cid:durableId="20110A84"/>
  <w16cid:commentId w16cid:paraId="1B1F63C9" w16cid:durableId="20102338"/>
  <w16cid:commentId w16cid:paraId="205F2962" w16cid:durableId="20100F21"/>
  <w16cid:commentId w16cid:paraId="6173F64A" w16cid:durableId="20110F6E"/>
  <w16cid:commentId w16cid:paraId="7931E1BD" w16cid:durableId="20110ABF"/>
  <w16cid:commentId w16cid:paraId="4B0E90DA" w16cid:durableId="20110B68"/>
  <w16cid:commentId w16cid:paraId="2BB63D32" w16cid:durableId="20110B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8579A" w14:textId="77777777" w:rsidR="00840306" w:rsidRDefault="00840306">
      <w:r>
        <w:separator/>
      </w:r>
    </w:p>
  </w:endnote>
  <w:endnote w:type="continuationSeparator" w:id="0">
    <w:p w14:paraId="449D6F65" w14:textId="77777777" w:rsidR="00840306" w:rsidRDefault="00840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880634"/>
      <w:docPartObj>
        <w:docPartGallery w:val="Page Numbers (Bottom of Page)"/>
        <w:docPartUnique/>
      </w:docPartObj>
    </w:sdtPr>
    <w:sdtEndPr>
      <w:rPr>
        <w:rFonts w:ascii="Arial" w:hAnsi="Arial" w:cs="Arial"/>
        <w:sz w:val="24"/>
        <w:szCs w:val="24"/>
      </w:rPr>
    </w:sdtEndPr>
    <w:sdtContent>
      <w:p w14:paraId="5B375FD6" w14:textId="4CB7A3E2" w:rsidR="008C0A4D" w:rsidRPr="00942392" w:rsidRDefault="008C0A4D">
        <w:pPr>
          <w:pStyle w:val="a3"/>
          <w:rPr>
            <w:rFonts w:ascii="Arial" w:hAnsi="Arial" w:cs="Arial"/>
            <w:sz w:val="24"/>
            <w:szCs w:val="24"/>
          </w:rPr>
        </w:pPr>
        <w:r w:rsidRPr="008C3B17">
          <w:rPr>
            <w:rFonts w:ascii="Times New Roman" w:hAnsi="Times New Roman"/>
          </w:rPr>
          <w:fldChar w:fldCharType="begin"/>
        </w:r>
        <w:r w:rsidRPr="008C3B17">
          <w:rPr>
            <w:rFonts w:ascii="Times New Roman" w:hAnsi="Times New Roman"/>
          </w:rPr>
          <w:instrText>PAGE   \* MERGEFORMAT</w:instrText>
        </w:r>
        <w:r w:rsidRPr="008C3B17">
          <w:rPr>
            <w:rFonts w:ascii="Times New Roman" w:hAnsi="Times New Roman"/>
          </w:rPr>
          <w:fldChar w:fldCharType="separate"/>
        </w:r>
        <w:r w:rsidR="00793285">
          <w:rPr>
            <w:rFonts w:ascii="Times New Roman" w:hAnsi="Times New Roman"/>
            <w:noProof/>
          </w:rPr>
          <w:t>16</w:t>
        </w:r>
        <w:r w:rsidRPr="008C3B17">
          <w:rPr>
            <w:rFonts w:ascii="Times New Roman" w:hAnsi="Times New Roman"/>
          </w:rPr>
          <w:fldChar w:fldCharType="end"/>
        </w:r>
      </w:p>
    </w:sdtContent>
  </w:sdt>
  <w:p w14:paraId="7664885B" w14:textId="77777777" w:rsidR="008C0A4D" w:rsidRDefault="008C0A4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CAB67" w14:textId="41A2621D" w:rsidR="008C0A4D" w:rsidRPr="008C3B17" w:rsidRDefault="008C0A4D" w:rsidP="00217ED0">
    <w:pPr>
      <w:pStyle w:val="a3"/>
      <w:jc w:val="right"/>
      <w:rPr>
        <w:rFonts w:ascii="Times New Roman" w:hAnsi="Times New Roman"/>
      </w:rPr>
    </w:pPr>
    <w:r w:rsidRPr="008C3B17">
      <w:rPr>
        <w:rFonts w:ascii="Times New Roman" w:hAnsi="Times New Roman"/>
      </w:rPr>
      <w:fldChar w:fldCharType="begin"/>
    </w:r>
    <w:r w:rsidRPr="008C3B17">
      <w:rPr>
        <w:rFonts w:ascii="Times New Roman" w:hAnsi="Times New Roman"/>
      </w:rPr>
      <w:instrText xml:space="preserve"> PAGE   \* MERGEFORMAT </w:instrText>
    </w:r>
    <w:r w:rsidRPr="008C3B17">
      <w:rPr>
        <w:rFonts w:ascii="Times New Roman" w:hAnsi="Times New Roman"/>
      </w:rPr>
      <w:fldChar w:fldCharType="separate"/>
    </w:r>
    <w:r w:rsidR="00793285">
      <w:rPr>
        <w:rFonts w:ascii="Times New Roman" w:hAnsi="Times New Roman"/>
        <w:noProof/>
      </w:rPr>
      <w:t>17</w:t>
    </w:r>
    <w:r w:rsidRPr="008C3B17">
      <w:rPr>
        <w:rFonts w:ascii="Times New Roman" w:hAnsi="Times New Roman"/>
        <w:noProof/>
      </w:rPr>
      <w:fldChar w:fldCharType="end"/>
    </w:r>
  </w:p>
  <w:p w14:paraId="2BE85201" w14:textId="77777777" w:rsidR="008C0A4D" w:rsidRDefault="008C0A4D">
    <w:pPr>
      <w:pStyle w:val="a3"/>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4492C" w14:textId="77777777" w:rsidR="008C0A4D" w:rsidRDefault="008C0A4D" w:rsidP="00551A31">
    <w:pPr>
      <w:pStyle w:val="a3"/>
      <w:jc w:val="right"/>
    </w:pPr>
  </w:p>
  <w:p w14:paraId="7607C8AA" w14:textId="77777777" w:rsidR="008C0A4D" w:rsidRDefault="008C0A4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751E3" w14:textId="77777777" w:rsidR="00840306" w:rsidRDefault="00840306">
      <w:r>
        <w:separator/>
      </w:r>
    </w:p>
  </w:footnote>
  <w:footnote w:type="continuationSeparator" w:id="0">
    <w:p w14:paraId="643A3222" w14:textId="77777777" w:rsidR="00840306" w:rsidRDefault="00840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4816" w14:textId="3E78EF14" w:rsidR="008C0A4D" w:rsidRPr="00687DA5" w:rsidRDefault="008C0A4D" w:rsidP="00863A93">
    <w:pPr>
      <w:pStyle w:val="a5"/>
      <w:rPr>
        <w:rFonts w:ascii="Arial" w:hAnsi="Arial" w:cs="Arial"/>
        <w:i/>
        <w:sz w:val="24"/>
        <w:szCs w:val="24"/>
      </w:rPr>
    </w:pPr>
    <w:r w:rsidRPr="00863A93">
      <w:rPr>
        <w:rFonts w:ascii="Arial" w:hAnsi="Arial" w:cs="Arial"/>
        <w:b/>
        <w:sz w:val="24"/>
        <w:szCs w:val="24"/>
      </w:rPr>
      <w:t xml:space="preserve">СП </w:t>
    </w:r>
    <w:r>
      <w:rPr>
        <w:rFonts w:ascii="Arial" w:hAnsi="Arial" w:cs="Arial"/>
        <w:b/>
        <w:sz w:val="24"/>
        <w:szCs w:val="24"/>
      </w:rPr>
      <w:t xml:space="preserve">       </w:t>
    </w:r>
    <w:ins w:id="82" w:author="Шуткина Мария Николаевна" w:date="2023-02-08T10:33:00Z">
      <w:r w:rsidR="009D65EB">
        <w:rPr>
          <w:rFonts w:ascii="Arial" w:hAnsi="Arial" w:cs="Arial"/>
          <w:b/>
          <w:sz w:val="24"/>
          <w:szCs w:val="24"/>
        </w:rPr>
        <w:t>420</w:t>
      </w:r>
    </w:ins>
    <w:r>
      <w:rPr>
        <w:rFonts w:ascii="Arial" w:hAnsi="Arial" w:cs="Arial"/>
        <w:b/>
        <w:sz w:val="24"/>
        <w:szCs w:val="24"/>
      </w:rPr>
      <w:t>.</w:t>
    </w:r>
    <w:r w:rsidRPr="00863A93">
      <w:rPr>
        <w:rFonts w:ascii="Arial" w:hAnsi="Arial" w:cs="Arial"/>
        <w:b/>
        <w:sz w:val="24"/>
        <w:szCs w:val="24"/>
      </w:rPr>
      <w:t>13</w:t>
    </w:r>
    <w:r w:rsidRPr="00BC33CE">
      <w:rPr>
        <w:rFonts w:ascii="Arial" w:hAnsi="Arial" w:cs="Arial"/>
        <w:b/>
        <w:sz w:val="24"/>
        <w:szCs w:val="24"/>
      </w:rPr>
      <w:t>25800</w:t>
    </w:r>
    <w:r w:rsidRPr="00863A93">
      <w:rPr>
        <w:rFonts w:ascii="Arial" w:hAnsi="Arial" w:cs="Arial"/>
        <w:b/>
        <w:sz w:val="24"/>
        <w:szCs w:val="24"/>
      </w:rPr>
      <w:t>.20</w:t>
    </w:r>
    <w:r>
      <w:rPr>
        <w:rFonts w:ascii="Arial" w:hAnsi="Arial" w:cs="Arial"/>
        <w:b/>
        <w:sz w:val="24"/>
        <w:szCs w:val="24"/>
      </w:rPr>
      <w:t>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93BBD" w14:textId="4D94C252" w:rsidR="008C0A4D" w:rsidRPr="00ED089F" w:rsidRDefault="008C0A4D" w:rsidP="00ED089F">
    <w:pPr>
      <w:pStyle w:val="a5"/>
      <w:tabs>
        <w:tab w:val="clear" w:pos="9072"/>
        <w:tab w:val="right" w:pos="9214"/>
      </w:tabs>
      <w:ind w:left="6381" w:hanging="285"/>
      <w:jc w:val="right"/>
      <w:rPr>
        <w:rFonts w:ascii="Arial" w:hAnsi="Arial" w:cs="Arial"/>
        <w:b/>
        <w:sz w:val="24"/>
        <w:szCs w:val="24"/>
      </w:rPr>
    </w:pPr>
    <w:r w:rsidRPr="00BC33CE">
      <w:rPr>
        <w:rFonts w:ascii="Arial" w:hAnsi="Arial" w:cs="Arial"/>
        <w:b/>
        <w:sz w:val="24"/>
        <w:szCs w:val="24"/>
      </w:rPr>
      <w:t xml:space="preserve">СП </w:t>
    </w:r>
    <w:r>
      <w:rPr>
        <w:rFonts w:ascii="Arial" w:hAnsi="Arial" w:cs="Arial"/>
        <w:b/>
        <w:sz w:val="24"/>
        <w:szCs w:val="24"/>
      </w:rPr>
      <w:t xml:space="preserve">     </w:t>
    </w:r>
    <w:ins w:id="83" w:author="Шуткина Мария Николаевна" w:date="2023-02-08T10:33:00Z">
      <w:r w:rsidR="009D65EB">
        <w:rPr>
          <w:rFonts w:ascii="Arial" w:hAnsi="Arial" w:cs="Arial"/>
          <w:b/>
          <w:sz w:val="24"/>
          <w:szCs w:val="24"/>
        </w:rPr>
        <w:t>420</w:t>
      </w:r>
    </w:ins>
    <w:r>
      <w:rPr>
        <w:rFonts w:ascii="Arial" w:hAnsi="Arial" w:cs="Arial"/>
        <w:b/>
        <w:sz w:val="24"/>
        <w:szCs w:val="24"/>
      </w:rPr>
      <w:t>.1325800.2018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16C8"/>
    <w:multiLevelType w:val="hybridMultilevel"/>
    <w:tmpl w:val="705035B6"/>
    <w:lvl w:ilvl="0" w:tplc="CC241D66">
      <w:start w:val="1"/>
      <w:numFmt w:val="bullet"/>
      <w:lvlText w:val="‐"/>
      <w:lvlJc w:val="left"/>
      <w:pPr>
        <w:ind w:left="360"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9F240C5"/>
    <w:multiLevelType w:val="hybridMultilevel"/>
    <w:tmpl w:val="F21A973A"/>
    <w:lvl w:ilvl="0" w:tplc="CC241D66">
      <w:start w:val="1"/>
      <w:numFmt w:val="bullet"/>
      <w:lvlText w:val="‐"/>
      <w:lvlJc w:val="left"/>
      <w:pPr>
        <w:ind w:left="1494"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2" w15:restartNumberingAfterBreak="0">
    <w:nsid w:val="0BF43C11"/>
    <w:multiLevelType w:val="multilevel"/>
    <w:tmpl w:val="CA1079AA"/>
    <w:lvl w:ilvl="0">
      <w:start w:val="4"/>
      <w:numFmt w:val="decimal"/>
      <w:lvlText w:val="%1."/>
      <w:lvlJc w:val="left"/>
      <w:pPr>
        <w:ind w:left="1429" w:hanging="360"/>
      </w:pPr>
      <w:rPr>
        <w:rFonts w:hint="default"/>
      </w:rPr>
    </w:lvl>
    <w:lvl w:ilvl="1">
      <w:start w:val="4"/>
      <w:numFmt w:val="decimal"/>
      <w:isLgl/>
      <w:lvlText w:val="%1.%2"/>
      <w:lvlJc w:val="left"/>
      <w:pPr>
        <w:ind w:left="1843" w:hanging="708"/>
      </w:pPr>
      <w:rPr>
        <w:rFonts w:hint="default"/>
        <w:strike w:val="0"/>
        <w:color w:val="auto"/>
      </w:rPr>
    </w:lvl>
    <w:lvl w:ilvl="2">
      <w:start w:val="1"/>
      <w:numFmt w:val="decimal"/>
      <w:isLgl/>
      <w:lvlText w:val="%1.%2.%3"/>
      <w:lvlJc w:val="left"/>
      <w:pPr>
        <w:ind w:left="1854" w:hanging="720"/>
      </w:pPr>
      <w:rPr>
        <w:rFonts w:hint="default"/>
        <w:b w:val="0"/>
        <w:strike w:val="0"/>
        <w:color w:val="auto"/>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3" w15:restartNumberingAfterBreak="0">
    <w:nsid w:val="0E4C3BEB"/>
    <w:multiLevelType w:val="hybridMultilevel"/>
    <w:tmpl w:val="6C0EF348"/>
    <w:lvl w:ilvl="0" w:tplc="CC241D66">
      <w:start w:val="1"/>
      <w:numFmt w:val="bullet"/>
      <w:lvlText w:val="‐"/>
      <w:lvlJc w:val="left"/>
      <w:pPr>
        <w:ind w:left="1440"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F067C88"/>
    <w:multiLevelType w:val="multilevel"/>
    <w:tmpl w:val="79CC17F2"/>
    <w:styleLink w:val="5"/>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60E3AFA"/>
    <w:multiLevelType w:val="hybridMultilevel"/>
    <w:tmpl w:val="8FDEBF4A"/>
    <w:lvl w:ilvl="0" w:tplc="CC241D66">
      <w:start w:val="1"/>
      <w:numFmt w:val="bullet"/>
      <w:lvlText w:val="‐"/>
      <w:lvlJc w:val="left"/>
      <w:pPr>
        <w:ind w:left="1637"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6" w15:restartNumberingAfterBreak="0">
    <w:nsid w:val="17E97D95"/>
    <w:multiLevelType w:val="hybridMultilevel"/>
    <w:tmpl w:val="87146D22"/>
    <w:lvl w:ilvl="0" w:tplc="0F9E7D54">
      <w:start w:val="1"/>
      <w:numFmt w:val="decimal"/>
      <w:pStyle w:val="2"/>
      <w:lvlText w:val="%1."/>
      <w:lvlJc w:val="left"/>
      <w:pPr>
        <w:ind w:left="1429"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AE45297"/>
    <w:multiLevelType w:val="hybridMultilevel"/>
    <w:tmpl w:val="6840DF74"/>
    <w:lvl w:ilvl="0" w:tplc="CC241D66">
      <w:start w:val="1"/>
      <w:numFmt w:val="bullet"/>
      <w:lvlText w:val="‐"/>
      <w:lvlJc w:val="left"/>
      <w:pPr>
        <w:ind w:left="720"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EDE6273"/>
    <w:multiLevelType w:val="hybridMultilevel"/>
    <w:tmpl w:val="495CBA90"/>
    <w:lvl w:ilvl="0" w:tplc="CC241D66">
      <w:start w:val="1"/>
      <w:numFmt w:val="bullet"/>
      <w:lvlText w:val="‐"/>
      <w:lvlJc w:val="left"/>
      <w:pPr>
        <w:ind w:left="1429"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FD27935"/>
    <w:multiLevelType w:val="hybridMultilevel"/>
    <w:tmpl w:val="9954901C"/>
    <w:lvl w:ilvl="0" w:tplc="CC241D66">
      <w:start w:val="1"/>
      <w:numFmt w:val="bullet"/>
      <w:lvlText w:val="‐"/>
      <w:lvlJc w:val="left"/>
      <w:pPr>
        <w:ind w:left="1429"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1B12C94"/>
    <w:multiLevelType w:val="hybridMultilevel"/>
    <w:tmpl w:val="D2A8182A"/>
    <w:lvl w:ilvl="0" w:tplc="CC241D66">
      <w:start w:val="1"/>
      <w:numFmt w:val="bullet"/>
      <w:lvlText w:val="‐"/>
      <w:lvlJc w:val="left"/>
      <w:pPr>
        <w:ind w:left="1494"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11" w15:restartNumberingAfterBreak="0">
    <w:nsid w:val="21E63CBA"/>
    <w:multiLevelType w:val="hybridMultilevel"/>
    <w:tmpl w:val="E0D8387C"/>
    <w:lvl w:ilvl="0" w:tplc="CC241D66">
      <w:start w:val="1"/>
      <w:numFmt w:val="bullet"/>
      <w:lvlText w:val="‐"/>
      <w:lvlJc w:val="left"/>
      <w:pPr>
        <w:ind w:left="1429"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CAE4A07"/>
    <w:multiLevelType w:val="multilevel"/>
    <w:tmpl w:val="6DB65F7C"/>
    <w:lvl w:ilvl="0">
      <w:start w:val="4"/>
      <w:numFmt w:val="decimal"/>
      <w:lvlText w:val="%1."/>
      <w:lvlJc w:val="left"/>
      <w:pPr>
        <w:ind w:left="1429" w:hanging="360"/>
      </w:pPr>
      <w:rPr>
        <w:rFonts w:hint="default"/>
      </w:rPr>
    </w:lvl>
    <w:lvl w:ilvl="1">
      <w:start w:val="1"/>
      <w:numFmt w:val="decimal"/>
      <w:isLgl/>
      <w:lvlText w:val="%1.%2"/>
      <w:lvlJc w:val="left"/>
      <w:pPr>
        <w:ind w:left="1777" w:hanging="708"/>
      </w:pPr>
      <w:rPr>
        <w:rFonts w:hint="default"/>
        <w:strike w:val="0"/>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13" w15:restartNumberingAfterBreak="0">
    <w:nsid w:val="35B06AA7"/>
    <w:multiLevelType w:val="hybridMultilevel"/>
    <w:tmpl w:val="61E0661C"/>
    <w:lvl w:ilvl="0" w:tplc="CC241D66">
      <w:start w:val="1"/>
      <w:numFmt w:val="bullet"/>
      <w:lvlText w:val="‐"/>
      <w:lvlJc w:val="left"/>
      <w:pPr>
        <w:ind w:left="360"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39442D61"/>
    <w:multiLevelType w:val="hybridMultilevel"/>
    <w:tmpl w:val="3868631E"/>
    <w:lvl w:ilvl="0" w:tplc="CC241D66">
      <w:start w:val="1"/>
      <w:numFmt w:val="bullet"/>
      <w:lvlText w:val="‐"/>
      <w:lvlJc w:val="left"/>
      <w:pPr>
        <w:ind w:left="1599" w:hanging="180"/>
      </w:pPr>
      <w:rPr>
        <w:rFonts w:ascii="Times New Roman" w:eastAsia="Times New Roman" w:hAnsi="Times New Roman" w:cs="Times New Roman" w:hint="default"/>
        <w:w w:val="100"/>
        <w:sz w:val="24"/>
        <w:szCs w:val="24"/>
      </w:rPr>
    </w:lvl>
    <w:lvl w:ilvl="1" w:tplc="ED384490">
      <w:start w:val="1"/>
      <w:numFmt w:val="bullet"/>
      <w:lvlText w:val="•"/>
      <w:lvlJc w:val="left"/>
      <w:pPr>
        <w:ind w:left="1046" w:hanging="180"/>
      </w:pPr>
      <w:rPr>
        <w:rFonts w:hint="default"/>
      </w:rPr>
    </w:lvl>
    <w:lvl w:ilvl="2" w:tplc="C4B4A06A">
      <w:start w:val="1"/>
      <w:numFmt w:val="bullet"/>
      <w:lvlText w:val="•"/>
      <w:lvlJc w:val="left"/>
      <w:pPr>
        <w:ind w:left="1993" w:hanging="180"/>
      </w:pPr>
      <w:rPr>
        <w:rFonts w:hint="default"/>
      </w:rPr>
    </w:lvl>
    <w:lvl w:ilvl="3" w:tplc="A8CC3BD0">
      <w:start w:val="1"/>
      <w:numFmt w:val="bullet"/>
      <w:lvlText w:val="•"/>
      <w:lvlJc w:val="left"/>
      <w:pPr>
        <w:ind w:left="2939" w:hanging="180"/>
      </w:pPr>
      <w:rPr>
        <w:rFonts w:hint="default"/>
      </w:rPr>
    </w:lvl>
    <w:lvl w:ilvl="4" w:tplc="027E0A24">
      <w:start w:val="1"/>
      <w:numFmt w:val="bullet"/>
      <w:lvlText w:val="•"/>
      <w:lvlJc w:val="left"/>
      <w:pPr>
        <w:ind w:left="3886" w:hanging="180"/>
      </w:pPr>
      <w:rPr>
        <w:rFonts w:hint="default"/>
      </w:rPr>
    </w:lvl>
    <w:lvl w:ilvl="5" w:tplc="5F9ECDAA">
      <w:start w:val="1"/>
      <w:numFmt w:val="bullet"/>
      <w:lvlText w:val="•"/>
      <w:lvlJc w:val="left"/>
      <w:pPr>
        <w:ind w:left="4833" w:hanging="180"/>
      </w:pPr>
      <w:rPr>
        <w:rFonts w:hint="default"/>
      </w:rPr>
    </w:lvl>
    <w:lvl w:ilvl="6" w:tplc="943A196C">
      <w:start w:val="1"/>
      <w:numFmt w:val="bullet"/>
      <w:lvlText w:val="•"/>
      <w:lvlJc w:val="left"/>
      <w:pPr>
        <w:ind w:left="5779" w:hanging="180"/>
      </w:pPr>
      <w:rPr>
        <w:rFonts w:hint="default"/>
      </w:rPr>
    </w:lvl>
    <w:lvl w:ilvl="7" w:tplc="A7BA0B26">
      <w:start w:val="1"/>
      <w:numFmt w:val="bullet"/>
      <w:lvlText w:val="•"/>
      <w:lvlJc w:val="left"/>
      <w:pPr>
        <w:ind w:left="6726" w:hanging="180"/>
      </w:pPr>
      <w:rPr>
        <w:rFonts w:hint="default"/>
      </w:rPr>
    </w:lvl>
    <w:lvl w:ilvl="8" w:tplc="19205F34">
      <w:start w:val="1"/>
      <w:numFmt w:val="bullet"/>
      <w:lvlText w:val="•"/>
      <w:lvlJc w:val="left"/>
      <w:pPr>
        <w:ind w:left="7673" w:hanging="180"/>
      </w:pPr>
      <w:rPr>
        <w:rFonts w:hint="default"/>
      </w:rPr>
    </w:lvl>
  </w:abstractNum>
  <w:abstractNum w:abstractNumId="15" w15:restartNumberingAfterBreak="0">
    <w:nsid w:val="3A8C4FD0"/>
    <w:multiLevelType w:val="hybridMultilevel"/>
    <w:tmpl w:val="541AE3EC"/>
    <w:lvl w:ilvl="0" w:tplc="CC241D66">
      <w:start w:val="1"/>
      <w:numFmt w:val="bullet"/>
      <w:lvlText w:val="‐"/>
      <w:lvlJc w:val="left"/>
      <w:pPr>
        <w:ind w:left="1494"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16" w15:restartNumberingAfterBreak="0">
    <w:nsid w:val="3DEF4563"/>
    <w:multiLevelType w:val="hybridMultilevel"/>
    <w:tmpl w:val="67AA667A"/>
    <w:lvl w:ilvl="0" w:tplc="CC241D66">
      <w:start w:val="1"/>
      <w:numFmt w:val="bullet"/>
      <w:lvlText w:val="‐"/>
      <w:lvlJc w:val="left"/>
      <w:pPr>
        <w:ind w:left="1494"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17" w15:restartNumberingAfterBreak="0">
    <w:nsid w:val="5071489E"/>
    <w:multiLevelType w:val="hybridMultilevel"/>
    <w:tmpl w:val="0978AFC0"/>
    <w:lvl w:ilvl="0" w:tplc="F124A19C">
      <w:start w:val="1"/>
      <w:numFmt w:val="decimal"/>
      <w:pStyle w:val="1"/>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pStyle w:val="3"/>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8" w15:restartNumberingAfterBreak="0">
    <w:nsid w:val="50B85BC2"/>
    <w:multiLevelType w:val="hybridMultilevel"/>
    <w:tmpl w:val="D9008F12"/>
    <w:lvl w:ilvl="0" w:tplc="CC241D66">
      <w:start w:val="1"/>
      <w:numFmt w:val="bullet"/>
      <w:lvlText w:val="‐"/>
      <w:lvlJc w:val="left"/>
      <w:pPr>
        <w:ind w:left="1494"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19" w15:restartNumberingAfterBreak="0">
    <w:nsid w:val="5140535B"/>
    <w:multiLevelType w:val="hybridMultilevel"/>
    <w:tmpl w:val="CF9AEB4A"/>
    <w:lvl w:ilvl="0" w:tplc="CC241D66">
      <w:start w:val="1"/>
      <w:numFmt w:val="bullet"/>
      <w:lvlText w:val="‐"/>
      <w:lvlJc w:val="left"/>
      <w:pPr>
        <w:ind w:left="720" w:hanging="360"/>
      </w:pPr>
      <w:rPr>
        <w:rFonts w:ascii="Times New Roman" w:eastAsia="Times New Roman" w:hAnsi="Times New Roman" w:cs="Times New Roman" w:hint="default"/>
        <w:w w:val="10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4D2003"/>
    <w:multiLevelType w:val="multilevel"/>
    <w:tmpl w:val="73D643EE"/>
    <w:styleLink w:val="6"/>
    <w:lvl w:ilvl="0">
      <w:start w:val="1"/>
      <w:numFmt w:val="decimal"/>
      <w:lvlText w:val="6.2.12.%1"/>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left"/>
      <w:pPr>
        <w:ind w:left="2160" w:hanging="360"/>
      </w:pPr>
      <w:rPr>
        <w:rFonts w:hint="default"/>
      </w:rPr>
    </w:lvl>
    <w:lvl w:ilvl="3">
      <w:start w:val="6"/>
      <w:numFmt w:val="decimal"/>
      <w:lvlText w:val="%4"/>
      <w:lvlJc w:val="left"/>
      <w:pPr>
        <w:ind w:left="2520" w:hanging="360"/>
      </w:pPr>
      <w:rPr>
        <w:rFonts w:ascii="Times New Roman" w:hAnsi="Times New Roman"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1" w15:restartNumberingAfterBreak="0">
    <w:nsid w:val="5A456163"/>
    <w:multiLevelType w:val="hybridMultilevel"/>
    <w:tmpl w:val="E1E4903C"/>
    <w:lvl w:ilvl="0" w:tplc="CC241D66">
      <w:start w:val="1"/>
      <w:numFmt w:val="bullet"/>
      <w:lvlText w:val="‐"/>
      <w:lvlJc w:val="left"/>
      <w:pPr>
        <w:ind w:left="1429"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BBA437A"/>
    <w:multiLevelType w:val="hybridMultilevel"/>
    <w:tmpl w:val="12B29132"/>
    <w:lvl w:ilvl="0" w:tplc="A6F802DC">
      <w:start w:val="1"/>
      <w:numFmt w:val="decimal"/>
      <w:lvlText w:val="3.%1"/>
      <w:lvlJc w:val="left"/>
      <w:pPr>
        <w:ind w:left="786" w:hanging="360"/>
      </w:pPr>
      <w:rPr>
        <w:rFonts w:hint="default"/>
        <w:b w:val="0"/>
        <w:i w:val="0"/>
        <w:strike w:val="0"/>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5BDB2F4E"/>
    <w:multiLevelType w:val="hybridMultilevel"/>
    <w:tmpl w:val="06FEA8D6"/>
    <w:lvl w:ilvl="0" w:tplc="CC241D66">
      <w:start w:val="1"/>
      <w:numFmt w:val="bullet"/>
      <w:lvlText w:val="‐"/>
      <w:lvlJc w:val="left"/>
      <w:pPr>
        <w:ind w:left="1494"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24" w15:restartNumberingAfterBreak="0">
    <w:nsid w:val="62CD2F3F"/>
    <w:multiLevelType w:val="hybridMultilevel"/>
    <w:tmpl w:val="700291DC"/>
    <w:lvl w:ilvl="0" w:tplc="CC241D66">
      <w:start w:val="1"/>
      <w:numFmt w:val="bullet"/>
      <w:lvlText w:val="‐"/>
      <w:lvlJc w:val="left"/>
      <w:pPr>
        <w:ind w:left="1494"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25" w15:restartNumberingAfterBreak="0">
    <w:nsid w:val="67B30AE1"/>
    <w:multiLevelType w:val="hybridMultilevel"/>
    <w:tmpl w:val="0A00EEAA"/>
    <w:lvl w:ilvl="0" w:tplc="CC241D66">
      <w:start w:val="1"/>
      <w:numFmt w:val="bullet"/>
      <w:lvlText w:val="‐"/>
      <w:lvlJc w:val="left"/>
      <w:pPr>
        <w:ind w:left="1429"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B8A5858"/>
    <w:multiLevelType w:val="multilevel"/>
    <w:tmpl w:val="6CEC1D2C"/>
    <w:lvl w:ilvl="0">
      <w:start w:val="1"/>
      <w:numFmt w:val="decimal"/>
      <w:lvlText w:val="%1"/>
      <w:lvlJc w:val="left"/>
      <w:pPr>
        <w:ind w:left="1495" w:hanging="360"/>
      </w:pPr>
      <w:rPr>
        <w:rFonts w:hint="default"/>
      </w:rPr>
    </w:lvl>
    <w:lvl w:ilvl="1">
      <w:start w:val="1"/>
      <w:numFmt w:val="decimal"/>
      <w:lvlText w:val="%1.%2"/>
      <w:lvlJc w:val="left"/>
      <w:pPr>
        <w:ind w:left="2844" w:hanging="432"/>
      </w:pPr>
      <w:rPr>
        <w:rFonts w:hint="default"/>
        <w:b w:val="0"/>
        <w:sz w:val="24"/>
        <w:szCs w:val="24"/>
      </w:rPr>
    </w:lvl>
    <w:lvl w:ilvl="2">
      <w:start w:val="1"/>
      <w:numFmt w:val="decimal"/>
      <w:lvlText w:val="%1.%2.%3"/>
      <w:lvlJc w:val="left"/>
      <w:pPr>
        <w:ind w:left="4190" w:hanging="504"/>
      </w:pPr>
      <w:rPr>
        <w:rFonts w:hint="default"/>
        <w:b w:val="0"/>
        <w:i w:val="0"/>
        <w:color w:val="auto"/>
        <w:sz w:val="24"/>
      </w:rPr>
    </w:lvl>
    <w:lvl w:ilvl="3">
      <w:start w:val="1"/>
      <w:numFmt w:val="decimal"/>
      <w:lvlText w:val="%1.%2.%3.%4."/>
      <w:lvlJc w:val="left"/>
      <w:pPr>
        <w:ind w:left="2863" w:hanging="648"/>
      </w:pPr>
      <w:rPr>
        <w:rFonts w:hint="default"/>
      </w:rPr>
    </w:lvl>
    <w:lvl w:ilvl="4">
      <w:start w:val="1"/>
      <w:numFmt w:val="decimal"/>
      <w:lvlText w:val="%1.%2.%3.%4.%5."/>
      <w:lvlJc w:val="left"/>
      <w:pPr>
        <w:ind w:left="3367" w:hanging="792"/>
      </w:pPr>
      <w:rPr>
        <w:rFonts w:hint="default"/>
      </w:rPr>
    </w:lvl>
    <w:lvl w:ilvl="5">
      <w:start w:val="1"/>
      <w:numFmt w:val="decimal"/>
      <w:lvlText w:val="%1.%2.%3.%4.%5.%6."/>
      <w:lvlJc w:val="left"/>
      <w:pPr>
        <w:ind w:left="3871" w:hanging="936"/>
      </w:pPr>
      <w:rPr>
        <w:rFonts w:hint="default"/>
      </w:rPr>
    </w:lvl>
    <w:lvl w:ilvl="6">
      <w:start w:val="1"/>
      <w:numFmt w:val="decimal"/>
      <w:lvlText w:val="%1.%2.%3.%4.%5.%6.%7."/>
      <w:lvlJc w:val="left"/>
      <w:pPr>
        <w:ind w:left="4375" w:hanging="1080"/>
      </w:pPr>
      <w:rPr>
        <w:rFonts w:hint="default"/>
      </w:rPr>
    </w:lvl>
    <w:lvl w:ilvl="7">
      <w:start w:val="1"/>
      <w:numFmt w:val="decimal"/>
      <w:lvlText w:val="%1.%2.%3.%4.%5.%6.%7.%8."/>
      <w:lvlJc w:val="left"/>
      <w:pPr>
        <w:ind w:left="4879" w:hanging="1224"/>
      </w:pPr>
      <w:rPr>
        <w:rFonts w:hint="default"/>
      </w:rPr>
    </w:lvl>
    <w:lvl w:ilvl="8">
      <w:start w:val="1"/>
      <w:numFmt w:val="decimal"/>
      <w:lvlText w:val="%1.%2.%3.%4.%5.%6.%7.%8.%9."/>
      <w:lvlJc w:val="left"/>
      <w:pPr>
        <w:ind w:left="5455" w:hanging="1440"/>
      </w:pPr>
      <w:rPr>
        <w:rFonts w:hint="default"/>
      </w:rPr>
    </w:lvl>
  </w:abstractNum>
  <w:abstractNum w:abstractNumId="27" w15:restartNumberingAfterBreak="0">
    <w:nsid w:val="77177E6E"/>
    <w:multiLevelType w:val="hybridMultilevel"/>
    <w:tmpl w:val="19A8CA5C"/>
    <w:lvl w:ilvl="0" w:tplc="CC241D66">
      <w:start w:val="1"/>
      <w:numFmt w:val="bullet"/>
      <w:lvlText w:val="‐"/>
      <w:lvlJc w:val="left"/>
      <w:pPr>
        <w:ind w:left="1429"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D4C1467"/>
    <w:multiLevelType w:val="hybridMultilevel"/>
    <w:tmpl w:val="9306C344"/>
    <w:lvl w:ilvl="0" w:tplc="CC241D66">
      <w:start w:val="1"/>
      <w:numFmt w:val="bullet"/>
      <w:lvlText w:val="‐"/>
      <w:lvlJc w:val="left"/>
      <w:pPr>
        <w:ind w:left="720"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0157653">
    <w:abstractNumId w:val="17"/>
  </w:num>
  <w:num w:numId="2" w16cid:durableId="897325170">
    <w:abstractNumId w:val="14"/>
  </w:num>
  <w:num w:numId="3" w16cid:durableId="1530293549">
    <w:abstractNumId w:val="22"/>
  </w:num>
  <w:num w:numId="4" w16cid:durableId="1002776070">
    <w:abstractNumId w:val="13"/>
  </w:num>
  <w:num w:numId="5" w16cid:durableId="101148755">
    <w:abstractNumId w:val="28"/>
  </w:num>
  <w:num w:numId="6" w16cid:durableId="300696285">
    <w:abstractNumId w:val="7"/>
  </w:num>
  <w:num w:numId="7" w16cid:durableId="1127628241">
    <w:abstractNumId w:val="3"/>
  </w:num>
  <w:num w:numId="8" w16cid:durableId="1661545481">
    <w:abstractNumId w:val="0"/>
  </w:num>
  <w:num w:numId="9" w16cid:durableId="909077204">
    <w:abstractNumId w:val="9"/>
  </w:num>
  <w:num w:numId="10" w16cid:durableId="1960066826">
    <w:abstractNumId w:val="19"/>
  </w:num>
  <w:num w:numId="11" w16cid:durableId="470827378">
    <w:abstractNumId w:val="4"/>
  </w:num>
  <w:num w:numId="12" w16cid:durableId="1214004957">
    <w:abstractNumId w:val="20"/>
  </w:num>
  <w:num w:numId="13" w16cid:durableId="1429426192">
    <w:abstractNumId w:val="12"/>
  </w:num>
  <w:num w:numId="14" w16cid:durableId="1653750117">
    <w:abstractNumId w:val="2"/>
  </w:num>
  <w:num w:numId="15" w16cid:durableId="370227818">
    <w:abstractNumId w:val="26"/>
  </w:num>
  <w:num w:numId="16" w16cid:durableId="1927955415">
    <w:abstractNumId w:val="6"/>
  </w:num>
  <w:num w:numId="17" w16cid:durableId="641544607">
    <w:abstractNumId w:val="27"/>
  </w:num>
  <w:num w:numId="18" w16cid:durableId="1226181437">
    <w:abstractNumId w:val="21"/>
  </w:num>
  <w:num w:numId="19" w16cid:durableId="1531213513">
    <w:abstractNumId w:val="8"/>
  </w:num>
  <w:num w:numId="20" w16cid:durableId="208693186">
    <w:abstractNumId w:val="11"/>
  </w:num>
  <w:num w:numId="21" w16cid:durableId="116069936">
    <w:abstractNumId w:val="15"/>
  </w:num>
  <w:num w:numId="22" w16cid:durableId="827131484">
    <w:abstractNumId w:val="1"/>
  </w:num>
  <w:num w:numId="23" w16cid:durableId="905261654">
    <w:abstractNumId w:val="16"/>
  </w:num>
  <w:num w:numId="24" w16cid:durableId="1923222778">
    <w:abstractNumId w:val="23"/>
  </w:num>
  <w:num w:numId="25" w16cid:durableId="824392852">
    <w:abstractNumId w:val="24"/>
  </w:num>
  <w:num w:numId="26" w16cid:durableId="596252267">
    <w:abstractNumId w:val="18"/>
  </w:num>
  <w:num w:numId="27" w16cid:durableId="340475878">
    <w:abstractNumId w:val="10"/>
  </w:num>
  <w:num w:numId="28" w16cid:durableId="1174950182">
    <w:abstractNumId w:val="25"/>
  </w:num>
  <w:num w:numId="29" w16cid:durableId="1761873938">
    <w:abstractNumId w:val="5"/>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околов Сергей Вадимович">
    <w15:presenceInfo w15:providerId="AD" w15:userId="S-1-5-21-3986283184-3361798185-3433851926-1657"/>
  </w15:person>
  <w15:person w15:author="Шуткина Мария Николаевна">
    <w15:presenceInfo w15:providerId="AD" w15:userId="S-1-5-21-3986283184-3361798185-3433851926-2153"/>
  </w15:person>
  <w15:person w15:author="Н.И.">
    <w15:presenceInfo w15:providerId="None" w15:userId="Н.И."/>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hideSpellingErrors/>
  <w:hideGrammaticalErrors/>
  <w:activeWritingStyle w:appName="MSWord" w:lang="ru-RU" w:vendorID="64" w:dllVersion="6" w:nlCheck="1" w:checkStyle="0"/>
  <w:activeWritingStyle w:appName="MSWord" w:lang="ru-RU"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0"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efaultTabStop w:val="709"/>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B7F"/>
    <w:rsid w:val="000006B8"/>
    <w:rsid w:val="00000B58"/>
    <w:rsid w:val="000012E0"/>
    <w:rsid w:val="0000179D"/>
    <w:rsid w:val="0000192F"/>
    <w:rsid w:val="00001954"/>
    <w:rsid w:val="00001C6D"/>
    <w:rsid w:val="000026C7"/>
    <w:rsid w:val="000027FB"/>
    <w:rsid w:val="00002C0A"/>
    <w:rsid w:val="00003216"/>
    <w:rsid w:val="00003256"/>
    <w:rsid w:val="00003DE4"/>
    <w:rsid w:val="000046D6"/>
    <w:rsid w:val="000057C5"/>
    <w:rsid w:val="00005DF3"/>
    <w:rsid w:val="00006139"/>
    <w:rsid w:val="000063FD"/>
    <w:rsid w:val="00007176"/>
    <w:rsid w:val="00007619"/>
    <w:rsid w:val="00007C9C"/>
    <w:rsid w:val="00007FC9"/>
    <w:rsid w:val="0001006E"/>
    <w:rsid w:val="00010231"/>
    <w:rsid w:val="00010BF5"/>
    <w:rsid w:val="00010C46"/>
    <w:rsid w:val="0001159E"/>
    <w:rsid w:val="00011CCC"/>
    <w:rsid w:val="0001204C"/>
    <w:rsid w:val="00012181"/>
    <w:rsid w:val="00012CEB"/>
    <w:rsid w:val="00013073"/>
    <w:rsid w:val="0001363D"/>
    <w:rsid w:val="00013986"/>
    <w:rsid w:val="00014167"/>
    <w:rsid w:val="0001484A"/>
    <w:rsid w:val="00014D6B"/>
    <w:rsid w:val="00015595"/>
    <w:rsid w:val="00016DB8"/>
    <w:rsid w:val="00016FA4"/>
    <w:rsid w:val="00017295"/>
    <w:rsid w:val="0001770D"/>
    <w:rsid w:val="00020160"/>
    <w:rsid w:val="00020278"/>
    <w:rsid w:val="000209FF"/>
    <w:rsid w:val="00020BA5"/>
    <w:rsid w:val="00020E61"/>
    <w:rsid w:val="00021243"/>
    <w:rsid w:val="00021317"/>
    <w:rsid w:val="00021454"/>
    <w:rsid w:val="00021753"/>
    <w:rsid w:val="00021CF8"/>
    <w:rsid w:val="00021E1E"/>
    <w:rsid w:val="000224CA"/>
    <w:rsid w:val="0002291C"/>
    <w:rsid w:val="00022D6B"/>
    <w:rsid w:val="00022DA6"/>
    <w:rsid w:val="00023F27"/>
    <w:rsid w:val="00024252"/>
    <w:rsid w:val="00024262"/>
    <w:rsid w:val="00024ABA"/>
    <w:rsid w:val="00024D47"/>
    <w:rsid w:val="000252A9"/>
    <w:rsid w:val="0002531E"/>
    <w:rsid w:val="00025329"/>
    <w:rsid w:val="00025403"/>
    <w:rsid w:val="00025738"/>
    <w:rsid w:val="00025A0F"/>
    <w:rsid w:val="00025F8D"/>
    <w:rsid w:val="000268DE"/>
    <w:rsid w:val="000269A3"/>
    <w:rsid w:val="00027146"/>
    <w:rsid w:val="00027186"/>
    <w:rsid w:val="00027423"/>
    <w:rsid w:val="000274CE"/>
    <w:rsid w:val="0002767B"/>
    <w:rsid w:val="000279CD"/>
    <w:rsid w:val="00027C1C"/>
    <w:rsid w:val="00030470"/>
    <w:rsid w:val="000305D8"/>
    <w:rsid w:val="000305E4"/>
    <w:rsid w:val="00030777"/>
    <w:rsid w:val="000308FF"/>
    <w:rsid w:val="00030CD1"/>
    <w:rsid w:val="0003171D"/>
    <w:rsid w:val="00032364"/>
    <w:rsid w:val="00032F54"/>
    <w:rsid w:val="00033374"/>
    <w:rsid w:val="000333E3"/>
    <w:rsid w:val="00033558"/>
    <w:rsid w:val="0003380D"/>
    <w:rsid w:val="00033C1D"/>
    <w:rsid w:val="00033C46"/>
    <w:rsid w:val="00033EE9"/>
    <w:rsid w:val="00034085"/>
    <w:rsid w:val="000344B8"/>
    <w:rsid w:val="000344DA"/>
    <w:rsid w:val="00034508"/>
    <w:rsid w:val="0003544C"/>
    <w:rsid w:val="00035A88"/>
    <w:rsid w:val="00035B6F"/>
    <w:rsid w:val="00035C83"/>
    <w:rsid w:val="000361FA"/>
    <w:rsid w:val="00036393"/>
    <w:rsid w:val="00036406"/>
    <w:rsid w:val="00036525"/>
    <w:rsid w:val="00037405"/>
    <w:rsid w:val="00037B63"/>
    <w:rsid w:val="0004141F"/>
    <w:rsid w:val="00041E96"/>
    <w:rsid w:val="00042658"/>
    <w:rsid w:val="00042F6E"/>
    <w:rsid w:val="0004337C"/>
    <w:rsid w:val="00043A36"/>
    <w:rsid w:val="00043CD7"/>
    <w:rsid w:val="00043D4E"/>
    <w:rsid w:val="00044B28"/>
    <w:rsid w:val="00044D98"/>
    <w:rsid w:val="0004537A"/>
    <w:rsid w:val="0004553A"/>
    <w:rsid w:val="0004555F"/>
    <w:rsid w:val="000455AC"/>
    <w:rsid w:val="000455BF"/>
    <w:rsid w:val="00045E47"/>
    <w:rsid w:val="00046469"/>
    <w:rsid w:val="000464B7"/>
    <w:rsid w:val="00046A7B"/>
    <w:rsid w:val="00046B4B"/>
    <w:rsid w:val="0004706A"/>
    <w:rsid w:val="0004769E"/>
    <w:rsid w:val="0004794B"/>
    <w:rsid w:val="00047992"/>
    <w:rsid w:val="000500D8"/>
    <w:rsid w:val="00050B10"/>
    <w:rsid w:val="00050BCB"/>
    <w:rsid w:val="00050D3C"/>
    <w:rsid w:val="00050E15"/>
    <w:rsid w:val="00050E40"/>
    <w:rsid w:val="00050FF1"/>
    <w:rsid w:val="00051418"/>
    <w:rsid w:val="000516D1"/>
    <w:rsid w:val="00051C30"/>
    <w:rsid w:val="00051F7F"/>
    <w:rsid w:val="000526D4"/>
    <w:rsid w:val="000535A5"/>
    <w:rsid w:val="00054019"/>
    <w:rsid w:val="0005405B"/>
    <w:rsid w:val="00054227"/>
    <w:rsid w:val="00054DEE"/>
    <w:rsid w:val="00055270"/>
    <w:rsid w:val="0005544A"/>
    <w:rsid w:val="000557DD"/>
    <w:rsid w:val="00055E68"/>
    <w:rsid w:val="0005608C"/>
    <w:rsid w:val="000562BF"/>
    <w:rsid w:val="00056A9D"/>
    <w:rsid w:val="00056D1F"/>
    <w:rsid w:val="000570D5"/>
    <w:rsid w:val="000570EF"/>
    <w:rsid w:val="000576D5"/>
    <w:rsid w:val="000578D8"/>
    <w:rsid w:val="00060063"/>
    <w:rsid w:val="00060107"/>
    <w:rsid w:val="00060B7D"/>
    <w:rsid w:val="00060C45"/>
    <w:rsid w:val="00060C52"/>
    <w:rsid w:val="00060D0E"/>
    <w:rsid w:val="00060D3C"/>
    <w:rsid w:val="00060D9E"/>
    <w:rsid w:val="00060DD6"/>
    <w:rsid w:val="00060F4E"/>
    <w:rsid w:val="000611A5"/>
    <w:rsid w:val="00061830"/>
    <w:rsid w:val="00061906"/>
    <w:rsid w:val="00062C46"/>
    <w:rsid w:val="00063E5B"/>
    <w:rsid w:val="00064090"/>
    <w:rsid w:val="000640AA"/>
    <w:rsid w:val="000640B7"/>
    <w:rsid w:val="000643B4"/>
    <w:rsid w:val="000645A0"/>
    <w:rsid w:val="00064E9D"/>
    <w:rsid w:val="000658B0"/>
    <w:rsid w:val="00065AA1"/>
    <w:rsid w:val="00066389"/>
    <w:rsid w:val="00066704"/>
    <w:rsid w:val="00066CA1"/>
    <w:rsid w:val="00067698"/>
    <w:rsid w:val="00067746"/>
    <w:rsid w:val="00067911"/>
    <w:rsid w:val="00067CEE"/>
    <w:rsid w:val="00067FE6"/>
    <w:rsid w:val="000707E6"/>
    <w:rsid w:val="00071194"/>
    <w:rsid w:val="000712EC"/>
    <w:rsid w:val="00071367"/>
    <w:rsid w:val="000727DD"/>
    <w:rsid w:val="00073B93"/>
    <w:rsid w:val="00073D5B"/>
    <w:rsid w:val="00074626"/>
    <w:rsid w:val="00074813"/>
    <w:rsid w:val="00074CF2"/>
    <w:rsid w:val="00074DE2"/>
    <w:rsid w:val="00075D11"/>
    <w:rsid w:val="0007620A"/>
    <w:rsid w:val="00076342"/>
    <w:rsid w:val="00076462"/>
    <w:rsid w:val="00076785"/>
    <w:rsid w:val="00076931"/>
    <w:rsid w:val="00076AC9"/>
    <w:rsid w:val="00076F55"/>
    <w:rsid w:val="0007717A"/>
    <w:rsid w:val="0008012C"/>
    <w:rsid w:val="000801FA"/>
    <w:rsid w:val="000804CD"/>
    <w:rsid w:val="000807C2"/>
    <w:rsid w:val="000807CE"/>
    <w:rsid w:val="0008166A"/>
    <w:rsid w:val="000817A2"/>
    <w:rsid w:val="000821F9"/>
    <w:rsid w:val="00082A4E"/>
    <w:rsid w:val="00082C60"/>
    <w:rsid w:val="00082D54"/>
    <w:rsid w:val="00083DC5"/>
    <w:rsid w:val="000842D9"/>
    <w:rsid w:val="00084ABE"/>
    <w:rsid w:val="00084CF2"/>
    <w:rsid w:val="00084E1B"/>
    <w:rsid w:val="00084ECF"/>
    <w:rsid w:val="00084FEB"/>
    <w:rsid w:val="00085435"/>
    <w:rsid w:val="000855F0"/>
    <w:rsid w:val="0008568C"/>
    <w:rsid w:val="00085BA3"/>
    <w:rsid w:val="00086180"/>
    <w:rsid w:val="00086C73"/>
    <w:rsid w:val="00086CEE"/>
    <w:rsid w:val="00087099"/>
    <w:rsid w:val="0008710B"/>
    <w:rsid w:val="00087691"/>
    <w:rsid w:val="00087753"/>
    <w:rsid w:val="00087F04"/>
    <w:rsid w:val="00090F89"/>
    <w:rsid w:val="0009119C"/>
    <w:rsid w:val="00091276"/>
    <w:rsid w:val="00091C46"/>
    <w:rsid w:val="00091EE4"/>
    <w:rsid w:val="00092387"/>
    <w:rsid w:val="00092470"/>
    <w:rsid w:val="00092D88"/>
    <w:rsid w:val="00092E08"/>
    <w:rsid w:val="00093212"/>
    <w:rsid w:val="00093636"/>
    <w:rsid w:val="000936B9"/>
    <w:rsid w:val="00093F91"/>
    <w:rsid w:val="00094049"/>
    <w:rsid w:val="00094B2C"/>
    <w:rsid w:val="000950EA"/>
    <w:rsid w:val="000951CC"/>
    <w:rsid w:val="000958AB"/>
    <w:rsid w:val="00095A02"/>
    <w:rsid w:val="00096136"/>
    <w:rsid w:val="0009632E"/>
    <w:rsid w:val="0009667E"/>
    <w:rsid w:val="00096686"/>
    <w:rsid w:val="000969BF"/>
    <w:rsid w:val="0009735F"/>
    <w:rsid w:val="000974B8"/>
    <w:rsid w:val="000978CC"/>
    <w:rsid w:val="000978FC"/>
    <w:rsid w:val="00097A7E"/>
    <w:rsid w:val="000A00CD"/>
    <w:rsid w:val="000A00EB"/>
    <w:rsid w:val="000A0949"/>
    <w:rsid w:val="000A1295"/>
    <w:rsid w:val="000A15F4"/>
    <w:rsid w:val="000A1B9F"/>
    <w:rsid w:val="000A1D57"/>
    <w:rsid w:val="000A1DBB"/>
    <w:rsid w:val="000A2518"/>
    <w:rsid w:val="000A25D9"/>
    <w:rsid w:val="000A2956"/>
    <w:rsid w:val="000A2AB3"/>
    <w:rsid w:val="000A2B3A"/>
    <w:rsid w:val="000A2D7F"/>
    <w:rsid w:val="000A2F23"/>
    <w:rsid w:val="000A30F1"/>
    <w:rsid w:val="000A3482"/>
    <w:rsid w:val="000A35C5"/>
    <w:rsid w:val="000A3D5B"/>
    <w:rsid w:val="000A3FDD"/>
    <w:rsid w:val="000A41C1"/>
    <w:rsid w:val="000A4337"/>
    <w:rsid w:val="000A43EC"/>
    <w:rsid w:val="000A451E"/>
    <w:rsid w:val="000A489B"/>
    <w:rsid w:val="000A4914"/>
    <w:rsid w:val="000A49D6"/>
    <w:rsid w:val="000A4F5E"/>
    <w:rsid w:val="000A52FF"/>
    <w:rsid w:val="000A5475"/>
    <w:rsid w:val="000A5492"/>
    <w:rsid w:val="000A6B8A"/>
    <w:rsid w:val="000A6E29"/>
    <w:rsid w:val="000A735B"/>
    <w:rsid w:val="000A7532"/>
    <w:rsid w:val="000A7603"/>
    <w:rsid w:val="000B0573"/>
    <w:rsid w:val="000B0706"/>
    <w:rsid w:val="000B162F"/>
    <w:rsid w:val="000B1AE6"/>
    <w:rsid w:val="000B1E8D"/>
    <w:rsid w:val="000B205A"/>
    <w:rsid w:val="000B29F8"/>
    <w:rsid w:val="000B2DBF"/>
    <w:rsid w:val="000B335B"/>
    <w:rsid w:val="000B37A1"/>
    <w:rsid w:val="000B3AB9"/>
    <w:rsid w:val="000B3C50"/>
    <w:rsid w:val="000B444D"/>
    <w:rsid w:val="000B47AE"/>
    <w:rsid w:val="000B4F66"/>
    <w:rsid w:val="000B50C4"/>
    <w:rsid w:val="000B5538"/>
    <w:rsid w:val="000B563D"/>
    <w:rsid w:val="000B577A"/>
    <w:rsid w:val="000B62F8"/>
    <w:rsid w:val="000B6B2E"/>
    <w:rsid w:val="000B7759"/>
    <w:rsid w:val="000B7788"/>
    <w:rsid w:val="000B795F"/>
    <w:rsid w:val="000B7CBC"/>
    <w:rsid w:val="000B7D99"/>
    <w:rsid w:val="000C0A24"/>
    <w:rsid w:val="000C135B"/>
    <w:rsid w:val="000C1817"/>
    <w:rsid w:val="000C1EEB"/>
    <w:rsid w:val="000C2106"/>
    <w:rsid w:val="000C2295"/>
    <w:rsid w:val="000C2405"/>
    <w:rsid w:val="000C24CC"/>
    <w:rsid w:val="000C2DBA"/>
    <w:rsid w:val="000C3FB5"/>
    <w:rsid w:val="000C48D7"/>
    <w:rsid w:val="000C4A8B"/>
    <w:rsid w:val="000C4B8D"/>
    <w:rsid w:val="000C4E03"/>
    <w:rsid w:val="000C570A"/>
    <w:rsid w:val="000C5D31"/>
    <w:rsid w:val="000C6054"/>
    <w:rsid w:val="000C78D7"/>
    <w:rsid w:val="000C7F29"/>
    <w:rsid w:val="000D084F"/>
    <w:rsid w:val="000D0EA9"/>
    <w:rsid w:val="000D0FFB"/>
    <w:rsid w:val="000D1748"/>
    <w:rsid w:val="000D18D7"/>
    <w:rsid w:val="000D1A32"/>
    <w:rsid w:val="000D2620"/>
    <w:rsid w:val="000D2CAE"/>
    <w:rsid w:val="000D3061"/>
    <w:rsid w:val="000D308C"/>
    <w:rsid w:val="000D3414"/>
    <w:rsid w:val="000D45D3"/>
    <w:rsid w:val="000D46B6"/>
    <w:rsid w:val="000D4A38"/>
    <w:rsid w:val="000D51C5"/>
    <w:rsid w:val="000D69B8"/>
    <w:rsid w:val="000D7592"/>
    <w:rsid w:val="000D78FC"/>
    <w:rsid w:val="000D7B03"/>
    <w:rsid w:val="000D7B1F"/>
    <w:rsid w:val="000E0144"/>
    <w:rsid w:val="000E0411"/>
    <w:rsid w:val="000E08E8"/>
    <w:rsid w:val="000E0BF1"/>
    <w:rsid w:val="000E1318"/>
    <w:rsid w:val="000E1409"/>
    <w:rsid w:val="000E168D"/>
    <w:rsid w:val="000E1A98"/>
    <w:rsid w:val="000E1A9E"/>
    <w:rsid w:val="000E28DB"/>
    <w:rsid w:val="000E2907"/>
    <w:rsid w:val="000E298E"/>
    <w:rsid w:val="000E2B41"/>
    <w:rsid w:val="000E2B54"/>
    <w:rsid w:val="000E2EBB"/>
    <w:rsid w:val="000E3067"/>
    <w:rsid w:val="000E3361"/>
    <w:rsid w:val="000E3600"/>
    <w:rsid w:val="000E3D60"/>
    <w:rsid w:val="000E3E92"/>
    <w:rsid w:val="000E45AE"/>
    <w:rsid w:val="000E45D7"/>
    <w:rsid w:val="000E4696"/>
    <w:rsid w:val="000E47B4"/>
    <w:rsid w:val="000E4C68"/>
    <w:rsid w:val="000E4D6C"/>
    <w:rsid w:val="000E4ECB"/>
    <w:rsid w:val="000E5543"/>
    <w:rsid w:val="000E5555"/>
    <w:rsid w:val="000E5DC6"/>
    <w:rsid w:val="000E683E"/>
    <w:rsid w:val="000E73C6"/>
    <w:rsid w:val="000E7A64"/>
    <w:rsid w:val="000E7ACF"/>
    <w:rsid w:val="000E7B09"/>
    <w:rsid w:val="000E7FC9"/>
    <w:rsid w:val="000F07A6"/>
    <w:rsid w:val="000F127C"/>
    <w:rsid w:val="000F12A1"/>
    <w:rsid w:val="000F1AC3"/>
    <w:rsid w:val="000F31D9"/>
    <w:rsid w:val="000F31EC"/>
    <w:rsid w:val="000F3639"/>
    <w:rsid w:val="000F385D"/>
    <w:rsid w:val="000F3F91"/>
    <w:rsid w:val="000F44F9"/>
    <w:rsid w:val="000F4589"/>
    <w:rsid w:val="000F45F3"/>
    <w:rsid w:val="000F4840"/>
    <w:rsid w:val="000F4E9C"/>
    <w:rsid w:val="000F5014"/>
    <w:rsid w:val="000F5168"/>
    <w:rsid w:val="000F5438"/>
    <w:rsid w:val="000F54E9"/>
    <w:rsid w:val="000F5BC1"/>
    <w:rsid w:val="000F5BDB"/>
    <w:rsid w:val="000F5F22"/>
    <w:rsid w:val="000F63A9"/>
    <w:rsid w:val="000F6920"/>
    <w:rsid w:val="000F6AE5"/>
    <w:rsid w:val="000F6EAA"/>
    <w:rsid w:val="000F7C1F"/>
    <w:rsid w:val="000F7C4D"/>
    <w:rsid w:val="00100436"/>
    <w:rsid w:val="001004F6"/>
    <w:rsid w:val="0010084C"/>
    <w:rsid w:val="0010105D"/>
    <w:rsid w:val="00101C58"/>
    <w:rsid w:val="00102CF6"/>
    <w:rsid w:val="00103587"/>
    <w:rsid w:val="00103772"/>
    <w:rsid w:val="00103C4F"/>
    <w:rsid w:val="00103D0A"/>
    <w:rsid w:val="001043BB"/>
    <w:rsid w:val="001045BF"/>
    <w:rsid w:val="0010468C"/>
    <w:rsid w:val="0010482A"/>
    <w:rsid w:val="001051FA"/>
    <w:rsid w:val="00105504"/>
    <w:rsid w:val="0010589A"/>
    <w:rsid w:val="001059F6"/>
    <w:rsid w:val="00105BB6"/>
    <w:rsid w:val="00106980"/>
    <w:rsid w:val="00106C1B"/>
    <w:rsid w:val="00107496"/>
    <w:rsid w:val="00107B5F"/>
    <w:rsid w:val="00110349"/>
    <w:rsid w:val="001105C4"/>
    <w:rsid w:val="00110B43"/>
    <w:rsid w:val="00110E8D"/>
    <w:rsid w:val="00111114"/>
    <w:rsid w:val="00111210"/>
    <w:rsid w:val="00111631"/>
    <w:rsid w:val="00111670"/>
    <w:rsid w:val="00111A28"/>
    <w:rsid w:val="00112226"/>
    <w:rsid w:val="001124EB"/>
    <w:rsid w:val="00112714"/>
    <w:rsid w:val="0011284B"/>
    <w:rsid w:val="00112E17"/>
    <w:rsid w:val="00113188"/>
    <w:rsid w:val="001138DC"/>
    <w:rsid w:val="00113B70"/>
    <w:rsid w:val="001143F2"/>
    <w:rsid w:val="00114BFE"/>
    <w:rsid w:val="00114CD8"/>
    <w:rsid w:val="00115087"/>
    <w:rsid w:val="00115C5E"/>
    <w:rsid w:val="00115EA9"/>
    <w:rsid w:val="00115EC3"/>
    <w:rsid w:val="001160AC"/>
    <w:rsid w:val="00116B43"/>
    <w:rsid w:val="00116CD7"/>
    <w:rsid w:val="00117362"/>
    <w:rsid w:val="00117465"/>
    <w:rsid w:val="00117597"/>
    <w:rsid w:val="00117A21"/>
    <w:rsid w:val="00117B53"/>
    <w:rsid w:val="00117BE2"/>
    <w:rsid w:val="00120223"/>
    <w:rsid w:val="00120643"/>
    <w:rsid w:val="00120A0B"/>
    <w:rsid w:val="00120B6F"/>
    <w:rsid w:val="00120FC9"/>
    <w:rsid w:val="001211C2"/>
    <w:rsid w:val="0012128C"/>
    <w:rsid w:val="001214DD"/>
    <w:rsid w:val="00121AC1"/>
    <w:rsid w:val="00121DDA"/>
    <w:rsid w:val="001220A3"/>
    <w:rsid w:val="00122113"/>
    <w:rsid w:val="0012222B"/>
    <w:rsid w:val="0012227F"/>
    <w:rsid w:val="00122EBA"/>
    <w:rsid w:val="0012326C"/>
    <w:rsid w:val="00123310"/>
    <w:rsid w:val="001237CC"/>
    <w:rsid w:val="00123967"/>
    <w:rsid w:val="00123A83"/>
    <w:rsid w:val="00123C6F"/>
    <w:rsid w:val="0012402D"/>
    <w:rsid w:val="001249E1"/>
    <w:rsid w:val="00124B9E"/>
    <w:rsid w:val="00124CAC"/>
    <w:rsid w:val="00124D24"/>
    <w:rsid w:val="0012535C"/>
    <w:rsid w:val="0012550A"/>
    <w:rsid w:val="0012595B"/>
    <w:rsid w:val="00125CC8"/>
    <w:rsid w:val="001260E8"/>
    <w:rsid w:val="00126194"/>
    <w:rsid w:val="00126548"/>
    <w:rsid w:val="001268A9"/>
    <w:rsid w:val="001268EB"/>
    <w:rsid w:val="00126B68"/>
    <w:rsid w:val="00127866"/>
    <w:rsid w:val="00127A2A"/>
    <w:rsid w:val="00127E76"/>
    <w:rsid w:val="00127F6D"/>
    <w:rsid w:val="0013001A"/>
    <w:rsid w:val="00130095"/>
    <w:rsid w:val="00130328"/>
    <w:rsid w:val="001305DD"/>
    <w:rsid w:val="0013070E"/>
    <w:rsid w:val="00130C71"/>
    <w:rsid w:val="00131051"/>
    <w:rsid w:val="001313F1"/>
    <w:rsid w:val="001314EF"/>
    <w:rsid w:val="00131543"/>
    <w:rsid w:val="001315EF"/>
    <w:rsid w:val="0013179C"/>
    <w:rsid w:val="00131AA1"/>
    <w:rsid w:val="00131CB3"/>
    <w:rsid w:val="00131FD7"/>
    <w:rsid w:val="00131FFE"/>
    <w:rsid w:val="001322C0"/>
    <w:rsid w:val="0013230A"/>
    <w:rsid w:val="00132364"/>
    <w:rsid w:val="00132597"/>
    <w:rsid w:val="00132767"/>
    <w:rsid w:val="00132787"/>
    <w:rsid w:val="001329B4"/>
    <w:rsid w:val="00133016"/>
    <w:rsid w:val="001330BD"/>
    <w:rsid w:val="00133447"/>
    <w:rsid w:val="00133CDC"/>
    <w:rsid w:val="00133EC1"/>
    <w:rsid w:val="001347EE"/>
    <w:rsid w:val="00134C59"/>
    <w:rsid w:val="0013507C"/>
    <w:rsid w:val="0013555C"/>
    <w:rsid w:val="00135725"/>
    <w:rsid w:val="00136231"/>
    <w:rsid w:val="0013700D"/>
    <w:rsid w:val="00137962"/>
    <w:rsid w:val="00137CFA"/>
    <w:rsid w:val="00137FEC"/>
    <w:rsid w:val="00140233"/>
    <w:rsid w:val="00140921"/>
    <w:rsid w:val="00140CDA"/>
    <w:rsid w:val="0014131F"/>
    <w:rsid w:val="00141384"/>
    <w:rsid w:val="00141480"/>
    <w:rsid w:val="00141740"/>
    <w:rsid w:val="00141AEB"/>
    <w:rsid w:val="0014207B"/>
    <w:rsid w:val="00142164"/>
    <w:rsid w:val="001423E6"/>
    <w:rsid w:val="001426DE"/>
    <w:rsid w:val="00142B5D"/>
    <w:rsid w:val="00143717"/>
    <w:rsid w:val="00143E87"/>
    <w:rsid w:val="001441A6"/>
    <w:rsid w:val="001448E5"/>
    <w:rsid w:val="00144EF1"/>
    <w:rsid w:val="001450D1"/>
    <w:rsid w:val="001456F3"/>
    <w:rsid w:val="0014583B"/>
    <w:rsid w:val="00145BD0"/>
    <w:rsid w:val="00145E99"/>
    <w:rsid w:val="001471B8"/>
    <w:rsid w:val="001473D0"/>
    <w:rsid w:val="0015026D"/>
    <w:rsid w:val="00150684"/>
    <w:rsid w:val="00150A20"/>
    <w:rsid w:val="001513C5"/>
    <w:rsid w:val="0015185F"/>
    <w:rsid w:val="001522E7"/>
    <w:rsid w:val="00152B04"/>
    <w:rsid w:val="00153597"/>
    <w:rsid w:val="00153759"/>
    <w:rsid w:val="00153768"/>
    <w:rsid w:val="00153780"/>
    <w:rsid w:val="001537EE"/>
    <w:rsid w:val="00153DD5"/>
    <w:rsid w:val="00154ABB"/>
    <w:rsid w:val="00154F2D"/>
    <w:rsid w:val="00155032"/>
    <w:rsid w:val="00155106"/>
    <w:rsid w:val="001556E3"/>
    <w:rsid w:val="00155904"/>
    <w:rsid w:val="001559A2"/>
    <w:rsid w:val="00155AD0"/>
    <w:rsid w:val="00156295"/>
    <w:rsid w:val="0015648F"/>
    <w:rsid w:val="00156D7C"/>
    <w:rsid w:val="00156DC4"/>
    <w:rsid w:val="0015767E"/>
    <w:rsid w:val="001576FB"/>
    <w:rsid w:val="00157896"/>
    <w:rsid w:val="001579F1"/>
    <w:rsid w:val="00157C71"/>
    <w:rsid w:val="001608C5"/>
    <w:rsid w:val="00160B90"/>
    <w:rsid w:val="00160E82"/>
    <w:rsid w:val="001615C6"/>
    <w:rsid w:val="00161A78"/>
    <w:rsid w:val="00162120"/>
    <w:rsid w:val="00162E72"/>
    <w:rsid w:val="001636F7"/>
    <w:rsid w:val="00163E83"/>
    <w:rsid w:val="001645E3"/>
    <w:rsid w:val="00164690"/>
    <w:rsid w:val="0016476A"/>
    <w:rsid w:val="00164B2F"/>
    <w:rsid w:val="00164FB2"/>
    <w:rsid w:val="001650A1"/>
    <w:rsid w:val="001652DF"/>
    <w:rsid w:val="00165696"/>
    <w:rsid w:val="001659E4"/>
    <w:rsid w:val="00165BEA"/>
    <w:rsid w:val="00165EBE"/>
    <w:rsid w:val="001666C9"/>
    <w:rsid w:val="0016697C"/>
    <w:rsid w:val="00166D04"/>
    <w:rsid w:val="00166DC3"/>
    <w:rsid w:val="00166F51"/>
    <w:rsid w:val="00167225"/>
    <w:rsid w:val="0016724A"/>
    <w:rsid w:val="0016769E"/>
    <w:rsid w:val="00167B95"/>
    <w:rsid w:val="00167E36"/>
    <w:rsid w:val="00167EB2"/>
    <w:rsid w:val="001703A6"/>
    <w:rsid w:val="001710A9"/>
    <w:rsid w:val="001715A4"/>
    <w:rsid w:val="00171D34"/>
    <w:rsid w:val="00172155"/>
    <w:rsid w:val="00172793"/>
    <w:rsid w:val="00172A69"/>
    <w:rsid w:val="00172E58"/>
    <w:rsid w:val="00172ECE"/>
    <w:rsid w:val="00173164"/>
    <w:rsid w:val="001732B7"/>
    <w:rsid w:val="00173663"/>
    <w:rsid w:val="00173CE2"/>
    <w:rsid w:val="00173D1A"/>
    <w:rsid w:val="001740F0"/>
    <w:rsid w:val="00174671"/>
    <w:rsid w:val="0017517B"/>
    <w:rsid w:val="001752AA"/>
    <w:rsid w:val="00175667"/>
    <w:rsid w:val="00175C27"/>
    <w:rsid w:val="00175FAF"/>
    <w:rsid w:val="00176123"/>
    <w:rsid w:val="00176193"/>
    <w:rsid w:val="00176F03"/>
    <w:rsid w:val="001771D4"/>
    <w:rsid w:val="00177213"/>
    <w:rsid w:val="00177635"/>
    <w:rsid w:val="00177DA7"/>
    <w:rsid w:val="00177EAD"/>
    <w:rsid w:val="001800F5"/>
    <w:rsid w:val="00180248"/>
    <w:rsid w:val="001808C7"/>
    <w:rsid w:val="00180F13"/>
    <w:rsid w:val="00181C9C"/>
    <w:rsid w:val="00182204"/>
    <w:rsid w:val="00182E47"/>
    <w:rsid w:val="001834AB"/>
    <w:rsid w:val="001834B9"/>
    <w:rsid w:val="0018379A"/>
    <w:rsid w:val="00183B3B"/>
    <w:rsid w:val="00184482"/>
    <w:rsid w:val="00184C6E"/>
    <w:rsid w:val="0018527A"/>
    <w:rsid w:val="001852F9"/>
    <w:rsid w:val="00185542"/>
    <w:rsid w:val="00185CEE"/>
    <w:rsid w:val="0018602E"/>
    <w:rsid w:val="0018606A"/>
    <w:rsid w:val="001868C8"/>
    <w:rsid w:val="00186B56"/>
    <w:rsid w:val="0018700F"/>
    <w:rsid w:val="00187240"/>
    <w:rsid w:val="0018754C"/>
    <w:rsid w:val="00187C46"/>
    <w:rsid w:val="001906A3"/>
    <w:rsid w:val="00191342"/>
    <w:rsid w:val="00191607"/>
    <w:rsid w:val="001917A4"/>
    <w:rsid w:val="00192479"/>
    <w:rsid w:val="001924D6"/>
    <w:rsid w:val="001935FB"/>
    <w:rsid w:val="001939C3"/>
    <w:rsid w:val="00193AF5"/>
    <w:rsid w:val="00193C0F"/>
    <w:rsid w:val="00193D20"/>
    <w:rsid w:val="00194ADB"/>
    <w:rsid w:val="00194CAB"/>
    <w:rsid w:val="001953FA"/>
    <w:rsid w:val="00195553"/>
    <w:rsid w:val="00195D60"/>
    <w:rsid w:val="00195ED9"/>
    <w:rsid w:val="001961B7"/>
    <w:rsid w:val="00196306"/>
    <w:rsid w:val="00196F0C"/>
    <w:rsid w:val="00197187"/>
    <w:rsid w:val="001972EE"/>
    <w:rsid w:val="00197308"/>
    <w:rsid w:val="00197796"/>
    <w:rsid w:val="001A0684"/>
    <w:rsid w:val="001A0BEE"/>
    <w:rsid w:val="001A0D6D"/>
    <w:rsid w:val="001A0E84"/>
    <w:rsid w:val="001A17D8"/>
    <w:rsid w:val="001A1816"/>
    <w:rsid w:val="001A2261"/>
    <w:rsid w:val="001A23B0"/>
    <w:rsid w:val="001A26CB"/>
    <w:rsid w:val="001A288A"/>
    <w:rsid w:val="001A2A87"/>
    <w:rsid w:val="001A2B2E"/>
    <w:rsid w:val="001A33C1"/>
    <w:rsid w:val="001A37A2"/>
    <w:rsid w:val="001A389D"/>
    <w:rsid w:val="001A3BB4"/>
    <w:rsid w:val="001A3C6F"/>
    <w:rsid w:val="001A3C81"/>
    <w:rsid w:val="001A4228"/>
    <w:rsid w:val="001A4570"/>
    <w:rsid w:val="001A457C"/>
    <w:rsid w:val="001A49E9"/>
    <w:rsid w:val="001A4A2E"/>
    <w:rsid w:val="001A4B54"/>
    <w:rsid w:val="001A5334"/>
    <w:rsid w:val="001A5CA3"/>
    <w:rsid w:val="001A5CF4"/>
    <w:rsid w:val="001A6703"/>
    <w:rsid w:val="001A6AE4"/>
    <w:rsid w:val="001A724C"/>
    <w:rsid w:val="001A7266"/>
    <w:rsid w:val="001A7640"/>
    <w:rsid w:val="001A7686"/>
    <w:rsid w:val="001A7D17"/>
    <w:rsid w:val="001A7FC0"/>
    <w:rsid w:val="001B08E1"/>
    <w:rsid w:val="001B093F"/>
    <w:rsid w:val="001B0B62"/>
    <w:rsid w:val="001B0BB4"/>
    <w:rsid w:val="001B0E11"/>
    <w:rsid w:val="001B1087"/>
    <w:rsid w:val="001B1628"/>
    <w:rsid w:val="001B27A7"/>
    <w:rsid w:val="001B295E"/>
    <w:rsid w:val="001B430E"/>
    <w:rsid w:val="001B4886"/>
    <w:rsid w:val="001B4CA0"/>
    <w:rsid w:val="001B57D7"/>
    <w:rsid w:val="001B58BB"/>
    <w:rsid w:val="001B5B2E"/>
    <w:rsid w:val="001B5B68"/>
    <w:rsid w:val="001B6839"/>
    <w:rsid w:val="001B6C04"/>
    <w:rsid w:val="001B6F11"/>
    <w:rsid w:val="001B77F4"/>
    <w:rsid w:val="001B7BFA"/>
    <w:rsid w:val="001B7D3C"/>
    <w:rsid w:val="001C00F3"/>
    <w:rsid w:val="001C019F"/>
    <w:rsid w:val="001C0317"/>
    <w:rsid w:val="001C0D0A"/>
    <w:rsid w:val="001C0E89"/>
    <w:rsid w:val="001C13A9"/>
    <w:rsid w:val="001C1C71"/>
    <w:rsid w:val="001C2D1E"/>
    <w:rsid w:val="001C3052"/>
    <w:rsid w:val="001C30FC"/>
    <w:rsid w:val="001C3632"/>
    <w:rsid w:val="001C38F2"/>
    <w:rsid w:val="001C3A88"/>
    <w:rsid w:val="001C41CA"/>
    <w:rsid w:val="001C4780"/>
    <w:rsid w:val="001C4999"/>
    <w:rsid w:val="001C4BC6"/>
    <w:rsid w:val="001C51DD"/>
    <w:rsid w:val="001C5CAF"/>
    <w:rsid w:val="001C6152"/>
    <w:rsid w:val="001C6DB6"/>
    <w:rsid w:val="001C705D"/>
    <w:rsid w:val="001C7221"/>
    <w:rsid w:val="001C7870"/>
    <w:rsid w:val="001D064D"/>
    <w:rsid w:val="001D06CA"/>
    <w:rsid w:val="001D08D2"/>
    <w:rsid w:val="001D0C2B"/>
    <w:rsid w:val="001D0C33"/>
    <w:rsid w:val="001D0C8E"/>
    <w:rsid w:val="001D1108"/>
    <w:rsid w:val="001D1491"/>
    <w:rsid w:val="001D14CD"/>
    <w:rsid w:val="001D15CF"/>
    <w:rsid w:val="001D178D"/>
    <w:rsid w:val="001D1A22"/>
    <w:rsid w:val="001D1B17"/>
    <w:rsid w:val="001D1C29"/>
    <w:rsid w:val="001D20A9"/>
    <w:rsid w:val="001D242F"/>
    <w:rsid w:val="001D2F52"/>
    <w:rsid w:val="001D2F59"/>
    <w:rsid w:val="001D2FB8"/>
    <w:rsid w:val="001D386E"/>
    <w:rsid w:val="001D3CC4"/>
    <w:rsid w:val="001D41DD"/>
    <w:rsid w:val="001D4303"/>
    <w:rsid w:val="001D437A"/>
    <w:rsid w:val="001D48A4"/>
    <w:rsid w:val="001D5713"/>
    <w:rsid w:val="001D5AB0"/>
    <w:rsid w:val="001D5E31"/>
    <w:rsid w:val="001D6DD0"/>
    <w:rsid w:val="001D7034"/>
    <w:rsid w:val="001D7105"/>
    <w:rsid w:val="001D72A1"/>
    <w:rsid w:val="001D7433"/>
    <w:rsid w:val="001D78DF"/>
    <w:rsid w:val="001D79D9"/>
    <w:rsid w:val="001D7AFD"/>
    <w:rsid w:val="001D7F1F"/>
    <w:rsid w:val="001E073A"/>
    <w:rsid w:val="001E0DD7"/>
    <w:rsid w:val="001E0F1D"/>
    <w:rsid w:val="001E14F5"/>
    <w:rsid w:val="001E1922"/>
    <w:rsid w:val="001E1CFB"/>
    <w:rsid w:val="001E1DE2"/>
    <w:rsid w:val="001E2721"/>
    <w:rsid w:val="001E28DC"/>
    <w:rsid w:val="001E29AB"/>
    <w:rsid w:val="001E34EE"/>
    <w:rsid w:val="001E38FF"/>
    <w:rsid w:val="001E3946"/>
    <w:rsid w:val="001E3C90"/>
    <w:rsid w:val="001E3D76"/>
    <w:rsid w:val="001E4163"/>
    <w:rsid w:val="001E47C6"/>
    <w:rsid w:val="001E52BB"/>
    <w:rsid w:val="001E5C91"/>
    <w:rsid w:val="001E5E63"/>
    <w:rsid w:val="001E63CD"/>
    <w:rsid w:val="001E6A86"/>
    <w:rsid w:val="001E781C"/>
    <w:rsid w:val="001F034D"/>
    <w:rsid w:val="001F103B"/>
    <w:rsid w:val="001F1572"/>
    <w:rsid w:val="001F1608"/>
    <w:rsid w:val="001F16E6"/>
    <w:rsid w:val="001F18BF"/>
    <w:rsid w:val="001F1BF5"/>
    <w:rsid w:val="001F215A"/>
    <w:rsid w:val="001F24BA"/>
    <w:rsid w:val="001F2799"/>
    <w:rsid w:val="001F2962"/>
    <w:rsid w:val="001F2BEB"/>
    <w:rsid w:val="001F2C29"/>
    <w:rsid w:val="001F2F53"/>
    <w:rsid w:val="001F341F"/>
    <w:rsid w:val="001F35EA"/>
    <w:rsid w:val="001F3B2F"/>
    <w:rsid w:val="001F4209"/>
    <w:rsid w:val="001F42E5"/>
    <w:rsid w:val="001F470D"/>
    <w:rsid w:val="001F47FB"/>
    <w:rsid w:val="001F484E"/>
    <w:rsid w:val="001F4C2C"/>
    <w:rsid w:val="001F51E2"/>
    <w:rsid w:val="001F533A"/>
    <w:rsid w:val="001F5387"/>
    <w:rsid w:val="001F6558"/>
    <w:rsid w:val="001F68DA"/>
    <w:rsid w:val="001F6CC5"/>
    <w:rsid w:val="001F6D0F"/>
    <w:rsid w:val="001F6DE6"/>
    <w:rsid w:val="001F7021"/>
    <w:rsid w:val="001F74D3"/>
    <w:rsid w:val="001F777B"/>
    <w:rsid w:val="002006F1"/>
    <w:rsid w:val="00200D05"/>
    <w:rsid w:val="002016B7"/>
    <w:rsid w:val="002017D2"/>
    <w:rsid w:val="0020185B"/>
    <w:rsid w:val="00201DFE"/>
    <w:rsid w:val="00202718"/>
    <w:rsid w:val="002029D2"/>
    <w:rsid w:val="00203015"/>
    <w:rsid w:val="0020316C"/>
    <w:rsid w:val="002032B8"/>
    <w:rsid w:val="00203537"/>
    <w:rsid w:val="00203DD0"/>
    <w:rsid w:val="0020412F"/>
    <w:rsid w:val="0020413C"/>
    <w:rsid w:val="00204192"/>
    <w:rsid w:val="00204384"/>
    <w:rsid w:val="00204BBD"/>
    <w:rsid w:val="00204C23"/>
    <w:rsid w:val="00204D8A"/>
    <w:rsid w:val="00204EAF"/>
    <w:rsid w:val="00204F62"/>
    <w:rsid w:val="0020545E"/>
    <w:rsid w:val="002056C9"/>
    <w:rsid w:val="00205710"/>
    <w:rsid w:val="00205E24"/>
    <w:rsid w:val="00205EFC"/>
    <w:rsid w:val="00206201"/>
    <w:rsid w:val="00206216"/>
    <w:rsid w:val="0020682E"/>
    <w:rsid w:val="00207AE3"/>
    <w:rsid w:val="0021057E"/>
    <w:rsid w:val="00210630"/>
    <w:rsid w:val="00210887"/>
    <w:rsid w:val="00210895"/>
    <w:rsid w:val="00210C4D"/>
    <w:rsid w:val="0021121C"/>
    <w:rsid w:val="00211CF3"/>
    <w:rsid w:val="00212232"/>
    <w:rsid w:val="002127EE"/>
    <w:rsid w:val="0021280D"/>
    <w:rsid w:val="00212900"/>
    <w:rsid w:val="00212A7B"/>
    <w:rsid w:val="0021316C"/>
    <w:rsid w:val="002137A7"/>
    <w:rsid w:val="00213891"/>
    <w:rsid w:val="002138E2"/>
    <w:rsid w:val="00213BBE"/>
    <w:rsid w:val="002144EF"/>
    <w:rsid w:val="00214721"/>
    <w:rsid w:val="0021494D"/>
    <w:rsid w:val="00214D1B"/>
    <w:rsid w:val="002150CE"/>
    <w:rsid w:val="00215151"/>
    <w:rsid w:val="0021595C"/>
    <w:rsid w:val="00215B35"/>
    <w:rsid w:val="00216E7F"/>
    <w:rsid w:val="00217A16"/>
    <w:rsid w:val="00217ED0"/>
    <w:rsid w:val="00217F07"/>
    <w:rsid w:val="00220020"/>
    <w:rsid w:val="00220C1A"/>
    <w:rsid w:val="00221BBE"/>
    <w:rsid w:val="00221D43"/>
    <w:rsid w:val="00222258"/>
    <w:rsid w:val="00222348"/>
    <w:rsid w:val="002225B4"/>
    <w:rsid w:val="00222871"/>
    <w:rsid w:val="00222AA0"/>
    <w:rsid w:val="00222C87"/>
    <w:rsid w:val="00223067"/>
    <w:rsid w:val="002230AC"/>
    <w:rsid w:val="00223C6C"/>
    <w:rsid w:val="00224006"/>
    <w:rsid w:val="00224142"/>
    <w:rsid w:val="0022498A"/>
    <w:rsid w:val="00224B4D"/>
    <w:rsid w:val="002253D9"/>
    <w:rsid w:val="00225A6B"/>
    <w:rsid w:val="00225B66"/>
    <w:rsid w:val="00225B69"/>
    <w:rsid w:val="00225BFD"/>
    <w:rsid w:val="00225D6D"/>
    <w:rsid w:val="00226036"/>
    <w:rsid w:val="002269BD"/>
    <w:rsid w:val="0022709C"/>
    <w:rsid w:val="00227A62"/>
    <w:rsid w:val="002302EB"/>
    <w:rsid w:val="00230B35"/>
    <w:rsid w:val="0023122D"/>
    <w:rsid w:val="00231396"/>
    <w:rsid w:val="002314BB"/>
    <w:rsid w:val="00231686"/>
    <w:rsid w:val="00231B16"/>
    <w:rsid w:val="00231BA7"/>
    <w:rsid w:val="00231E97"/>
    <w:rsid w:val="00232C0C"/>
    <w:rsid w:val="00232CFD"/>
    <w:rsid w:val="002334FF"/>
    <w:rsid w:val="002337FE"/>
    <w:rsid w:val="00233813"/>
    <w:rsid w:val="002343DE"/>
    <w:rsid w:val="00234BE1"/>
    <w:rsid w:val="002350F8"/>
    <w:rsid w:val="0023529C"/>
    <w:rsid w:val="00235A4B"/>
    <w:rsid w:val="002366DE"/>
    <w:rsid w:val="00236D9F"/>
    <w:rsid w:val="00237C8A"/>
    <w:rsid w:val="00237EA7"/>
    <w:rsid w:val="00237F42"/>
    <w:rsid w:val="002400AB"/>
    <w:rsid w:val="0024036F"/>
    <w:rsid w:val="0024053A"/>
    <w:rsid w:val="002408B4"/>
    <w:rsid w:val="002408D6"/>
    <w:rsid w:val="00240BD2"/>
    <w:rsid w:val="002410D1"/>
    <w:rsid w:val="00241393"/>
    <w:rsid w:val="00241489"/>
    <w:rsid w:val="00241560"/>
    <w:rsid w:val="00241C52"/>
    <w:rsid w:val="00241C8B"/>
    <w:rsid w:val="00242092"/>
    <w:rsid w:val="00242097"/>
    <w:rsid w:val="00242263"/>
    <w:rsid w:val="00242C2F"/>
    <w:rsid w:val="0024323C"/>
    <w:rsid w:val="002433B2"/>
    <w:rsid w:val="00243694"/>
    <w:rsid w:val="002438B4"/>
    <w:rsid w:val="002438D5"/>
    <w:rsid w:val="00243AFE"/>
    <w:rsid w:val="00243B27"/>
    <w:rsid w:val="00243D0F"/>
    <w:rsid w:val="00243D7B"/>
    <w:rsid w:val="00244562"/>
    <w:rsid w:val="002446F7"/>
    <w:rsid w:val="002450EA"/>
    <w:rsid w:val="00245528"/>
    <w:rsid w:val="00245987"/>
    <w:rsid w:val="00245E1B"/>
    <w:rsid w:val="00246014"/>
    <w:rsid w:val="00246924"/>
    <w:rsid w:val="00246AE2"/>
    <w:rsid w:val="00246BB6"/>
    <w:rsid w:val="00246C43"/>
    <w:rsid w:val="00246D7C"/>
    <w:rsid w:val="00246E6D"/>
    <w:rsid w:val="00246FFF"/>
    <w:rsid w:val="00247348"/>
    <w:rsid w:val="00247999"/>
    <w:rsid w:val="00247C1A"/>
    <w:rsid w:val="00247CE2"/>
    <w:rsid w:val="00247D93"/>
    <w:rsid w:val="00247DBB"/>
    <w:rsid w:val="00247E8D"/>
    <w:rsid w:val="0025077B"/>
    <w:rsid w:val="00250DA5"/>
    <w:rsid w:val="00250FDE"/>
    <w:rsid w:val="00251A5A"/>
    <w:rsid w:val="00251BC9"/>
    <w:rsid w:val="00251BEA"/>
    <w:rsid w:val="00251D78"/>
    <w:rsid w:val="002528D0"/>
    <w:rsid w:val="00252A40"/>
    <w:rsid w:val="00252BB0"/>
    <w:rsid w:val="002537F0"/>
    <w:rsid w:val="00253C17"/>
    <w:rsid w:val="002548E4"/>
    <w:rsid w:val="0025527B"/>
    <w:rsid w:val="00255FCD"/>
    <w:rsid w:val="00256145"/>
    <w:rsid w:val="002562AE"/>
    <w:rsid w:val="00256A51"/>
    <w:rsid w:val="00256D7C"/>
    <w:rsid w:val="00256F7F"/>
    <w:rsid w:val="002572F3"/>
    <w:rsid w:val="002573A8"/>
    <w:rsid w:val="002577A5"/>
    <w:rsid w:val="00257F0E"/>
    <w:rsid w:val="0026166B"/>
    <w:rsid w:val="002617B5"/>
    <w:rsid w:val="00261BDD"/>
    <w:rsid w:val="002621BC"/>
    <w:rsid w:val="0026268D"/>
    <w:rsid w:val="00262A50"/>
    <w:rsid w:val="00262C70"/>
    <w:rsid w:val="00262C8C"/>
    <w:rsid w:val="002631B2"/>
    <w:rsid w:val="00263872"/>
    <w:rsid w:val="00263B83"/>
    <w:rsid w:val="00263FAC"/>
    <w:rsid w:val="002643F6"/>
    <w:rsid w:val="00265907"/>
    <w:rsid w:val="00265929"/>
    <w:rsid w:val="00265C79"/>
    <w:rsid w:val="002669D7"/>
    <w:rsid w:val="0026714E"/>
    <w:rsid w:val="00267D73"/>
    <w:rsid w:val="002701BC"/>
    <w:rsid w:val="00270458"/>
    <w:rsid w:val="00270A26"/>
    <w:rsid w:val="00270AE1"/>
    <w:rsid w:val="00271079"/>
    <w:rsid w:val="002712F2"/>
    <w:rsid w:val="0027148B"/>
    <w:rsid w:val="00272619"/>
    <w:rsid w:val="00272659"/>
    <w:rsid w:val="00272F7D"/>
    <w:rsid w:val="00273486"/>
    <w:rsid w:val="00273DD6"/>
    <w:rsid w:val="00274382"/>
    <w:rsid w:val="002743D4"/>
    <w:rsid w:val="00275273"/>
    <w:rsid w:val="0027543B"/>
    <w:rsid w:val="00275E08"/>
    <w:rsid w:val="002767C1"/>
    <w:rsid w:val="00276A1E"/>
    <w:rsid w:val="00276AAD"/>
    <w:rsid w:val="00276D24"/>
    <w:rsid w:val="00277066"/>
    <w:rsid w:val="00277098"/>
    <w:rsid w:val="00277200"/>
    <w:rsid w:val="00277258"/>
    <w:rsid w:val="002774ED"/>
    <w:rsid w:val="0027755B"/>
    <w:rsid w:val="00277C9E"/>
    <w:rsid w:val="00280012"/>
    <w:rsid w:val="002803D0"/>
    <w:rsid w:val="00280408"/>
    <w:rsid w:val="0028048C"/>
    <w:rsid w:val="00281978"/>
    <w:rsid w:val="00281B3D"/>
    <w:rsid w:val="00281B43"/>
    <w:rsid w:val="00281E17"/>
    <w:rsid w:val="00281FC2"/>
    <w:rsid w:val="00282837"/>
    <w:rsid w:val="002829D0"/>
    <w:rsid w:val="002833E3"/>
    <w:rsid w:val="002836C7"/>
    <w:rsid w:val="00283BF3"/>
    <w:rsid w:val="00283F69"/>
    <w:rsid w:val="0028465A"/>
    <w:rsid w:val="00284AC5"/>
    <w:rsid w:val="00284D9A"/>
    <w:rsid w:val="00284F5E"/>
    <w:rsid w:val="00284F97"/>
    <w:rsid w:val="0028502F"/>
    <w:rsid w:val="0028524E"/>
    <w:rsid w:val="002852D7"/>
    <w:rsid w:val="00285863"/>
    <w:rsid w:val="002859F8"/>
    <w:rsid w:val="00285B3B"/>
    <w:rsid w:val="00286189"/>
    <w:rsid w:val="0028626F"/>
    <w:rsid w:val="0028708C"/>
    <w:rsid w:val="002876E1"/>
    <w:rsid w:val="0028797E"/>
    <w:rsid w:val="002879DE"/>
    <w:rsid w:val="00287C67"/>
    <w:rsid w:val="00287CBE"/>
    <w:rsid w:val="0029050F"/>
    <w:rsid w:val="00291394"/>
    <w:rsid w:val="00291660"/>
    <w:rsid w:val="00291904"/>
    <w:rsid w:val="00292068"/>
    <w:rsid w:val="00292185"/>
    <w:rsid w:val="0029297E"/>
    <w:rsid w:val="00292A6A"/>
    <w:rsid w:val="00292F0C"/>
    <w:rsid w:val="00293048"/>
    <w:rsid w:val="00293199"/>
    <w:rsid w:val="002933B3"/>
    <w:rsid w:val="00293849"/>
    <w:rsid w:val="00293F7D"/>
    <w:rsid w:val="0029496F"/>
    <w:rsid w:val="0029499F"/>
    <w:rsid w:val="00294A6B"/>
    <w:rsid w:val="00294ADA"/>
    <w:rsid w:val="00294B38"/>
    <w:rsid w:val="002951CF"/>
    <w:rsid w:val="00296580"/>
    <w:rsid w:val="0029786E"/>
    <w:rsid w:val="00297CD9"/>
    <w:rsid w:val="00297D87"/>
    <w:rsid w:val="00297E23"/>
    <w:rsid w:val="00297EDE"/>
    <w:rsid w:val="002A081F"/>
    <w:rsid w:val="002A0B0A"/>
    <w:rsid w:val="002A0CF8"/>
    <w:rsid w:val="002A10D8"/>
    <w:rsid w:val="002A1478"/>
    <w:rsid w:val="002A1604"/>
    <w:rsid w:val="002A1719"/>
    <w:rsid w:val="002A1727"/>
    <w:rsid w:val="002A1808"/>
    <w:rsid w:val="002A1F47"/>
    <w:rsid w:val="002A2268"/>
    <w:rsid w:val="002A251B"/>
    <w:rsid w:val="002A26F1"/>
    <w:rsid w:val="002A2830"/>
    <w:rsid w:val="002A2B9C"/>
    <w:rsid w:val="002A2F96"/>
    <w:rsid w:val="002A35E9"/>
    <w:rsid w:val="002A3932"/>
    <w:rsid w:val="002A3C9A"/>
    <w:rsid w:val="002A40C8"/>
    <w:rsid w:val="002A4372"/>
    <w:rsid w:val="002A4487"/>
    <w:rsid w:val="002A46B2"/>
    <w:rsid w:val="002A4A2D"/>
    <w:rsid w:val="002A4E1E"/>
    <w:rsid w:val="002A5430"/>
    <w:rsid w:val="002A5A64"/>
    <w:rsid w:val="002A5DFF"/>
    <w:rsid w:val="002A5FE6"/>
    <w:rsid w:val="002A6083"/>
    <w:rsid w:val="002A6461"/>
    <w:rsid w:val="002A743D"/>
    <w:rsid w:val="002A7DE5"/>
    <w:rsid w:val="002A7DF7"/>
    <w:rsid w:val="002B0D9D"/>
    <w:rsid w:val="002B1521"/>
    <w:rsid w:val="002B15C5"/>
    <w:rsid w:val="002B161F"/>
    <w:rsid w:val="002B1C2B"/>
    <w:rsid w:val="002B1D5C"/>
    <w:rsid w:val="002B1E39"/>
    <w:rsid w:val="002B2198"/>
    <w:rsid w:val="002B256B"/>
    <w:rsid w:val="002B2B15"/>
    <w:rsid w:val="002B2B8F"/>
    <w:rsid w:val="002B2E19"/>
    <w:rsid w:val="002B2EBA"/>
    <w:rsid w:val="002B2EC9"/>
    <w:rsid w:val="002B2F56"/>
    <w:rsid w:val="002B3A68"/>
    <w:rsid w:val="002B3BB6"/>
    <w:rsid w:val="002B3C32"/>
    <w:rsid w:val="002B3D05"/>
    <w:rsid w:val="002B46A4"/>
    <w:rsid w:val="002B49EC"/>
    <w:rsid w:val="002B4ACB"/>
    <w:rsid w:val="002B4B9A"/>
    <w:rsid w:val="002B5532"/>
    <w:rsid w:val="002B55FA"/>
    <w:rsid w:val="002B58DB"/>
    <w:rsid w:val="002B5A5F"/>
    <w:rsid w:val="002B5DC1"/>
    <w:rsid w:val="002B5F00"/>
    <w:rsid w:val="002B616D"/>
    <w:rsid w:val="002B6218"/>
    <w:rsid w:val="002B6D82"/>
    <w:rsid w:val="002B6EBB"/>
    <w:rsid w:val="002B7454"/>
    <w:rsid w:val="002B74D6"/>
    <w:rsid w:val="002C01C6"/>
    <w:rsid w:val="002C044D"/>
    <w:rsid w:val="002C083C"/>
    <w:rsid w:val="002C0B83"/>
    <w:rsid w:val="002C0EA1"/>
    <w:rsid w:val="002C0F78"/>
    <w:rsid w:val="002C1149"/>
    <w:rsid w:val="002C1170"/>
    <w:rsid w:val="002C11D3"/>
    <w:rsid w:val="002C11EF"/>
    <w:rsid w:val="002C133D"/>
    <w:rsid w:val="002C13E8"/>
    <w:rsid w:val="002C1D04"/>
    <w:rsid w:val="002C2254"/>
    <w:rsid w:val="002C2A05"/>
    <w:rsid w:val="002C317B"/>
    <w:rsid w:val="002C3520"/>
    <w:rsid w:val="002C3B87"/>
    <w:rsid w:val="002C3C55"/>
    <w:rsid w:val="002C4429"/>
    <w:rsid w:val="002C4497"/>
    <w:rsid w:val="002C470F"/>
    <w:rsid w:val="002C487B"/>
    <w:rsid w:val="002C4BA0"/>
    <w:rsid w:val="002C4CAA"/>
    <w:rsid w:val="002C4DA6"/>
    <w:rsid w:val="002C52A3"/>
    <w:rsid w:val="002C57F6"/>
    <w:rsid w:val="002C5E04"/>
    <w:rsid w:val="002C5E7E"/>
    <w:rsid w:val="002C5EE6"/>
    <w:rsid w:val="002C5F9E"/>
    <w:rsid w:val="002C61C5"/>
    <w:rsid w:val="002C642D"/>
    <w:rsid w:val="002C65D7"/>
    <w:rsid w:val="002C691B"/>
    <w:rsid w:val="002C6B87"/>
    <w:rsid w:val="002C72C0"/>
    <w:rsid w:val="002C74EF"/>
    <w:rsid w:val="002C7A04"/>
    <w:rsid w:val="002D0066"/>
    <w:rsid w:val="002D00FB"/>
    <w:rsid w:val="002D0672"/>
    <w:rsid w:val="002D0C23"/>
    <w:rsid w:val="002D14EC"/>
    <w:rsid w:val="002D1C53"/>
    <w:rsid w:val="002D1E8F"/>
    <w:rsid w:val="002D2139"/>
    <w:rsid w:val="002D2E08"/>
    <w:rsid w:val="002D2FBF"/>
    <w:rsid w:val="002D307A"/>
    <w:rsid w:val="002D31FE"/>
    <w:rsid w:val="002D33C9"/>
    <w:rsid w:val="002D3FB3"/>
    <w:rsid w:val="002D4BCD"/>
    <w:rsid w:val="002D4EB4"/>
    <w:rsid w:val="002D5A83"/>
    <w:rsid w:val="002D5B33"/>
    <w:rsid w:val="002D5D56"/>
    <w:rsid w:val="002D65FE"/>
    <w:rsid w:val="002D6611"/>
    <w:rsid w:val="002D67E1"/>
    <w:rsid w:val="002D6A19"/>
    <w:rsid w:val="002D77A7"/>
    <w:rsid w:val="002E016C"/>
    <w:rsid w:val="002E076F"/>
    <w:rsid w:val="002E0BFA"/>
    <w:rsid w:val="002E0CBE"/>
    <w:rsid w:val="002E0CFA"/>
    <w:rsid w:val="002E0DBA"/>
    <w:rsid w:val="002E1544"/>
    <w:rsid w:val="002E1CFE"/>
    <w:rsid w:val="002E1D13"/>
    <w:rsid w:val="002E201D"/>
    <w:rsid w:val="002E22A1"/>
    <w:rsid w:val="002E2329"/>
    <w:rsid w:val="002E258E"/>
    <w:rsid w:val="002E3174"/>
    <w:rsid w:val="002E3A8A"/>
    <w:rsid w:val="002E3D70"/>
    <w:rsid w:val="002E3FDE"/>
    <w:rsid w:val="002E44F5"/>
    <w:rsid w:val="002E463B"/>
    <w:rsid w:val="002E4853"/>
    <w:rsid w:val="002E5BD4"/>
    <w:rsid w:val="002E6211"/>
    <w:rsid w:val="002E623E"/>
    <w:rsid w:val="002E67E1"/>
    <w:rsid w:val="002E747F"/>
    <w:rsid w:val="002E7C4D"/>
    <w:rsid w:val="002E7EDE"/>
    <w:rsid w:val="002F017C"/>
    <w:rsid w:val="002F0543"/>
    <w:rsid w:val="002F0561"/>
    <w:rsid w:val="002F098B"/>
    <w:rsid w:val="002F0C94"/>
    <w:rsid w:val="002F1794"/>
    <w:rsid w:val="002F2812"/>
    <w:rsid w:val="002F2B1E"/>
    <w:rsid w:val="002F30EF"/>
    <w:rsid w:val="002F3A73"/>
    <w:rsid w:val="002F4B06"/>
    <w:rsid w:val="002F4DD0"/>
    <w:rsid w:val="002F4EC4"/>
    <w:rsid w:val="002F51A8"/>
    <w:rsid w:val="002F57A9"/>
    <w:rsid w:val="002F621F"/>
    <w:rsid w:val="002F6FB4"/>
    <w:rsid w:val="002F79A8"/>
    <w:rsid w:val="002F7C12"/>
    <w:rsid w:val="002F7D09"/>
    <w:rsid w:val="003000FF"/>
    <w:rsid w:val="0030038C"/>
    <w:rsid w:val="00300597"/>
    <w:rsid w:val="0030069C"/>
    <w:rsid w:val="00300873"/>
    <w:rsid w:val="003010BB"/>
    <w:rsid w:val="00301347"/>
    <w:rsid w:val="00301611"/>
    <w:rsid w:val="003017C1"/>
    <w:rsid w:val="0030181D"/>
    <w:rsid w:val="003020A4"/>
    <w:rsid w:val="00302BED"/>
    <w:rsid w:val="00303401"/>
    <w:rsid w:val="00303B66"/>
    <w:rsid w:val="00303C0B"/>
    <w:rsid w:val="00304185"/>
    <w:rsid w:val="003045B5"/>
    <w:rsid w:val="003046E3"/>
    <w:rsid w:val="00304D1A"/>
    <w:rsid w:val="00304E47"/>
    <w:rsid w:val="00304F67"/>
    <w:rsid w:val="003050D4"/>
    <w:rsid w:val="003051C2"/>
    <w:rsid w:val="003051F2"/>
    <w:rsid w:val="0030559A"/>
    <w:rsid w:val="003058E5"/>
    <w:rsid w:val="0030594F"/>
    <w:rsid w:val="00305F96"/>
    <w:rsid w:val="00306252"/>
    <w:rsid w:val="00306595"/>
    <w:rsid w:val="0030687B"/>
    <w:rsid w:val="003068E3"/>
    <w:rsid w:val="00306E24"/>
    <w:rsid w:val="0030712A"/>
    <w:rsid w:val="0030727B"/>
    <w:rsid w:val="00307685"/>
    <w:rsid w:val="003076F0"/>
    <w:rsid w:val="00307D8E"/>
    <w:rsid w:val="00307F44"/>
    <w:rsid w:val="003100C6"/>
    <w:rsid w:val="00310B32"/>
    <w:rsid w:val="00310C82"/>
    <w:rsid w:val="00311C32"/>
    <w:rsid w:val="00311D20"/>
    <w:rsid w:val="00311DF8"/>
    <w:rsid w:val="00312430"/>
    <w:rsid w:val="003125AE"/>
    <w:rsid w:val="00312E66"/>
    <w:rsid w:val="00312E80"/>
    <w:rsid w:val="003130CA"/>
    <w:rsid w:val="00313466"/>
    <w:rsid w:val="0031367E"/>
    <w:rsid w:val="0031383D"/>
    <w:rsid w:val="00314798"/>
    <w:rsid w:val="0031497B"/>
    <w:rsid w:val="00315E6E"/>
    <w:rsid w:val="003161A9"/>
    <w:rsid w:val="00316507"/>
    <w:rsid w:val="00316B37"/>
    <w:rsid w:val="00316DB4"/>
    <w:rsid w:val="003170CD"/>
    <w:rsid w:val="003174D1"/>
    <w:rsid w:val="00317B87"/>
    <w:rsid w:val="00317E7E"/>
    <w:rsid w:val="00317F2E"/>
    <w:rsid w:val="00317F97"/>
    <w:rsid w:val="00320310"/>
    <w:rsid w:val="00320B8A"/>
    <w:rsid w:val="00320BD1"/>
    <w:rsid w:val="00320F9F"/>
    <w:rsid w:val="00321742"/>
    <w:rsid w:val="00321A4B"/>
    <w:rsid w:val="00321C74"/>
    <w:rsid w:val="00321E4C"/>
    <w:rsid w:val="0032208B"/>
    <w:rsid w:val="00322ABA"/>
    <w:rsid w:val="00322B00"/>
    <w:rsid w:val="00322B90"/>
    <w:rsid w:val="00323740"/>
    <w:rsid w:val="0032390D"/>
    <w:rsid w:val="00323990"/>
    <w:rsid w:val="003240A0"/>
    <w:rsid w:val="003240C1"/>
    <w:rsid w:val="0032476F"/>
    <w:rsid w:val="0032488B"/>
    <w:rsid w:val="0032493B"/>
    <w:rsid w:val="003249BE"/>
    <w:rsid w:val="00324BB6"/>
    <w:rsid w:val="00324D65"/>
    <w:rsid w:val="003251CF"/>
    <w:rsid w:val="0032549B"/>
    <w:rsid w:val="003257D3"/>
    <w:rsid w:val="0032588E"/>
    <w:rsid w:val="003258BC"/>
    <w:rsid w:val="00325BCB"/>
    <w:rsid w:val="00325FC9"/>
    <w:rsid w:val="00326271"/>
    <w:rsid w:val="00326686"/>
    <w:rsid w:val="00326FEA"/>
    <w:rsid w:val="00327085"/>
    <w:rsid w:val="00327332"/>
    <w:rsid w:val="00327443"/>
    <w:rsid w:val="0032753B"/>
    <w:rsid w:val="00327F7A"/>
    <w:rsid w:val="0033020D"/>
    <w:rsid w:val="00330601"/>
    <w:rsid w:val="0033068B"/>
    <w:rsid w:val="00330C54"/>
    <w:rsid w:val="00330E37"/>
    <w:rsid w:val="00330E4F"/>
    <w:rsid w:val="00330F18"/>
    <w:rsid w:val="003314A4"/>
    <w:rsid w:val="00331CEC"/>
    <w:rsid w:val="00332288"/>
    <w:rsid w:val="00332491"/>
    <w:rsid w:val="0033274A"/>
    <w:rsid w:val="00332EB1"/>
    <w:rsid w:val="003331CA"/>
    <w:rsid w:val="00333703"/>
    <w:rsid w:val="00333B82"/>
    <w:rsid w:val="00333FE3"/>
    <w:rsid w:val="0033473D"/>
    <w:rsid w:val="003348E5"/>
    <w:rsid w:val="00334E33"/>
    <w:rsid w:val="003356B9"/>
    <w:rsid w:val="003358DE"/>
    <w:rsid w:val="00335BCF"/>
    <w:rsid w:val="00336055"/>
    <w:rsid w:val="00336074"/>
    <w:rsid w:val="00336A54"/>
    <w:rsid w:val="003370B0"/>
    <w:rsid w:val="00337D89"/>
    <w:rsid w:val="003401AD"/>
    <w:rsid w:val="00340633"/>
    <w:rsid w:val="00340884"/>
    <w:rsid w:val="00340EC0"/>
    <w:rsid w:val="00341933"/>
    <w:rsid w:val="00341BDE"/>
    <w:rsid w:val="00342093"/>
    <w:rsid w:val="00342518"/>
    <w:rsid w:val="00342EB8"/>
    <w:rsid w:val="003432FE"/>
    <w:rsid w:val="003437CD"/>
    <w:rsid w:val="003439D2"/>
    <w:rsid w:val="00343A64"/>
    <w:rsid w:val="00343A6B"/>
    <w:rsid w:val="00343EB9"/>
    <w:rsid w:val="00343FDA"/>
    <w:rsid w:val="00344462"/>
    <w:rsid w:val="003446A5"/>
    <w:rsid w:val="00344C5E"/>
    <w:rsid w:val="00344D50"/>
    <w:rsid w:val="00345A5A"/>
    <w:rsid w:val="00345FDB"/>
    <w:rsid w:val="003467B7"/>
    <w:rsid w:val="00346A2B"/>
    <w:rsid w:val="00346C12"/>
    <w:rsid w:val="00346EB7"/>
    <w:rsid w:val="003479E9"/>
    <w:rsid w:val="00347F22"/>
    <w:rsid w:val="00347FB6"/>
    <w:rsid w:val="00350131"/>
    <w:rsid w:val="00350811"/>
    <w:rsid w:val="0035091F"/>
    <w:rsid w:val="0035099F"/>
    <w:rsid w:val="00350F44"/>
    <w:rsid w:val="00350FB3"/>
    <w:rsid w:val="00351180"/>
    <w:rsid w:val="00351445"/>
    <w:rsid w:val="003515DA"/>
    <w:rsid w:val="00351691"/>
    <w:rsid w:val="003517B1"/>
    <w:rsid w:val="00351A46"/>
    <w:rsid w:val="00351D51"/>
    <w:rsid w:val="0035232F"/>
    <w:rsid w:val="003525C0"/>
    <w:rsid w:val="00354266"/>
    <w:rsid w:val="00354C93"/>
    <w:rsid w:val="00354EE7"/>
    <w:rsid w:val="00355274"/>
    <w:rsid w:val="003553EF"/>
    <w:rsid w:val="00355516"/>
    <w:rsid w:val="00355C4B"/>
    <w:rsid w:val="00355E38"/>
    <w:rsid w:val="00355FEB"/>
    <w:rsid w:val="003566B7"/>
    <w:rsid w:val="0035719D"/>
    <w:rsid w:val="003573E5"/>
    <w:rsid w:val="00357A29"/>
    <w:rsid w:val="0036016E"/>
    <w:rsid w:val="003604D0"/>
    <w:rsid w:val="00360500"/>
    <w:rsid w:val="00360616"/>
    <w:rsid w:val="003607DC"/>
    <w:rsid w:val="00360B40"/>
    <w:rsid w:val="00361395"/>
    <w:rsid w:val="00361407"/>
    <w:rsid w:val="00361964"/>
    <w:rsid w:val="00362324"/>
    <w:rsid w:val="00362FFA"/>
    <w:rsid w:val="00363289"/>
    <w:rsid w:val="0036386E"/>
    <w:rsid w:val="00363F0F"/>
    <w:rsid w:val="003644F7"/>
    <w:rsid w:val="00364B30"/>
    <w:rsid w:val="00364B5B"/>
    <w:rsid w:val="00364C34"/>
    <w:rsid w:val="00365180"/>
    <w:rsid w:val="0036565E"/>
    <w:rsid w:val="00365677"/>
    <w:rsid w:val="00365C25"/>
    <w:rsid w:val="003662FC"/>
    <w:rsid w:val="003666DA"/>
    <w:rsid w:val="00366AFA"/>
    <w:rsid w:val="00366CCF"/>
    <w:rsid w:val="00366FD7"/>
    <w:rsid w:val="00367B19"/>
    <w:rsid w:val="00367F7C"/>
    <w:rsid w:val="003700CF"/>
    <w:rsid w:val="003701DF"/>
    <w:rsid w:val="003702B6"/>
    <w:rsid w:val="003708EC"/>
    <w:rsid w:val="00370CA0"/>
    <w:rsid w:val="00371935"/>
    <w:rsid w:val="003723A6"/>
    <w:rsid w:val="00372B21"/>
    <w:rsid w:val="00372BC9"/>
    <w:rsid w:val="00372E9D"/>
    <w:rsid w:val="003739D2"/>
    <w:rsid w:val="00373FE2"/>
    <w:rsid w:val="003744A7"/>
    <w:rsid w:val="003749EC"/>
    <w:rsid w:val="0037506D"/>
    <w:rsid w:val="0037561F"/>
    <w:rsid w:val="00375C04"/>
    <w:rsid w:val="00375D04"/>
    <w:rsid w:val="00375D37"/>
    <w:rsid w:val="00375DCB"/>
    <w:rsid w:val="0037629E"/>
    <w:rsid w:val="00376596"/>
    <w:rsid w:val="003768D6"/>
    <w:rsid w:val="00376C03"/>
    <w:rsid w:val="0037713A"/>
    <w:rsid w:val="00377AE5"/>
    <w:rsid w:val="00377F14"/>
    <w:rsid w:val="00380131"/>
    <w:rsid w:val="003802A2"/>
    <w:rsid w:val="0038033F"/>
    <w:rsid w:val="00380672"/>
    <w:rsid w:val="00380ACB"/>
    <w:rsid w:val="003817D0"/>
    <w:rsid w:val="00381949"/>
    <w:rsid w:val="00381A5A"/>
    <w:rsid w:val="00381A94"/>
    <w:rsid w:val="00382019"/>
    <w:rsid w:val="00382228"/>
    <w:rsid w:val="0038249A"/>
    <w:rsid w:val="00382708"/>
    <w:rsid w:val="0038298A"/>
    <w:rsid w:val="00382A3E"/>
    <w:rsid w:val="00382AF2"/>
    <w:rsid w:val="00382B12"/>
    <w:rsid w:val="00382B37"/>
    <w:rsid w:val="00383781"/>
    <w:rsid w:val="00384785"/>
    <w:rsid w:val="003847D7"/>
    <w:rsid w:val="00384D2D"/>
    <w:rsid w:val="0038535D"/>
    <w:rsid w:val="00385A97"/>
    <w:rsid w:val="0038665C"/>
    <w:rsid w:val="00386E96"/>
    <w:rsid w:val="003878E4"/>
    <w:rsid w:val="00387E56"/>
    <w:rsid w:val="003900C7"/>
    <w:rsid w:val="003907E5"/>
    <w:rsid w:val="00390BDF"/>
    <w:rsid w:val="00390E5F"/>
    <w:rsid w:val="0039166D"/>
    <w:rsid w:val="003918DE"/>
    <w:rsid w:val="003918E3"/>
    <w:rsid w:val="00391BE4"/>
    <w:rsid w:val="00392022"/>
    <w:rsid w:val="0039283F"/>
    <w:rsid w:val="00392A1C"/>
    <w:rsid w:val="00392D44"/>
    <w:rsid w:val="00392EEB"/>
    <w:rsid w:val="00392F04"/>
    <w:rsid w:val="00393FA3"/>
    <w:rsid w:val="003952DA"/>
    <w:rsid w:val="00395311"/>
    <w:rsid w:val="00395330"/>
    <w:rsid w:val="003955CA"/>
    <w:rsid w:val="00395E0A"/>
    <w:rsid w:val="00395E0C"/>
    <w:rsid w:val="00395F65"/>
    <w:rsid w:val="003974E5"/>
    <w:rsid w:val="003A0106"/>
    <w:rsid w:val="003A01E1"/>
    <w:rsid w:val="003A03ED"/>
    <w:rsid w:val="003A0691"/>
    <w:rsid w:val="003A0A93"/>
    <w:rsid w:val="003A1EAC"/>
    <w:rsid w:val="003A2173"/>
    <w:rsid w:val="003A21AF"/>
    <w:rsid w:val="003A2EA7"/>
    <w:rsid w:val="003A3018"/>
    <w:rsid w:val="003A3545"/>
    <w:rsid w:val="003A35EB"/>
    <w:rsid w:val="003A38C0"/>
    <w:rsid w:val="003A3C1C"/>
    <w:rsid w:val="003A422C"/>
    <w:rsid w:val="003A47D7"/>
    <w:rsid w:val="003A4909"/>
    <w:rsid w:val="003A4FB0"/>
    <w:rsid w:val="003A5009"/>
    <w:rsid w:val="003A58EE"/>
    <w:rsid w:val="003A59EA"/>
    <w:rsid w:val="003A5C1F"/>
    <w:rsid w:val="003A5E2B"/>
    <w:rsid w:val="003A6E37"/>
    <w:rsid w:val="003A6E4E"/>
    <w:rsid w:val="003A6EB3"/>
    <w:rsid w:val="003A7357"/>
    <w:rsid w:val="003A7A44"/>
    <w:rsid w:val="003B02F8"/>
    <w:rsid w:val="003B06C3"/>
    <w:rsid w:val="003B0C68"/>
    <w:rsid w:val="003B13C7"/>
    <w:rsid w:val="003B1769"/>
    <w:rsid w:val="003B1E1A"/>
    <w:rsid w:val="003B1E8F"/>
    <w:rsid w:val="003B1F02"/>
    <w:rsid w:val="003B24CE"/>
    <w:rsid w:val="003B2B02"/>
    <w:rsid w:val="003B3948"/>
    <w:rsid w:val="003B3F88"/>
    <w:rsid w:val="003B47C6"/>
    <w:rsid w:val="003B4905"/>
    <w:rsid w:val="003B4977"/>
    <w:rsid w:val="003B4C02"/>
    <w:rsid w:val="003B4C54"/>
    <w:rsid w:val="003B4C7C"/>
    <w:rsid w:val="003B4CAD"/>
    <w:rsid w:val="003B4F46"/>
    <w:rsid w:val="003B51B7"/>
    <w:rsid w:val="003B5632"/>
    <w:rsid w:val="003B574F"/>
    <w:rsid w:val="003B64CE"/>
    <w:rsid w:val="003B6532"/>
    <w:rsid w:val="003B657F"/>
    <w:rsid w:val="003B6A75"/>
    <w:rsid w:val="003B71BF"/>
    <w:rsid w:val="003B7643"/>
    <w:rsid w:val="003B77BB"/>
    <w:rsid w:val="003C0190"/>
    <w:rsid w:val="003C0994"/>
    <w:rsid w:val="003C09EA"/>
    <w:rsid w:val="003C0A7B"/>
    <w:rsid w:val="003C0E04"/>
    <w:rsid w:val="003C14DD"/>
    <w:rsid w:val="003C1733"/>
    <w:rsid w:val="003C1759"/>
    <w:rsid w:val="003C17A6"/>
    <w:rsid w:val="003C1A98"/>
    <w:rsid w:val="003C1B3E"/>
    <w:rsid w:val="003C1E6E"/>
    <w:rsid w:val="003C203B"/>
    <w:rsid w:val="003C243C"/>
    <w:rsid w:val="003C2D90"/>
    <w:rsid w:val="003C2E6A"/>
    <w:rsid w:val="003C312B"/>
    <w:rsid w:val="003C3407"/>
    <w:rsid w:val="003C350E"/>
    <w:rsid w:val="003C3859"/>
    <w:rsid w:val="003C42B0"/>
    <w:rsid w:val="003C43D5"/>
    <w:rsid w:val="003C44D2"/>
    <w:rsid w:val="003C46C9"/>
    <w:rsid w:val="003C4F06"/>
    <w:rsid w:val="003C522A"/>
    <w:rsid w:val="003C5692"/>
    <w:rsid w:val="003C5906"/>
    <w:rsid w:val="003C6722"/>
    <w:rsid w:val="003C6768"/>
    <w:rsid w:val="003C767B"/>
    <w:rsid w:val="003C77B4"/>
    <w:rsid w:val="003D0066"/>
    <w:rsid w:val="003D067F"/>
    <w:rsid w:val="003D0A8B"/>
    <w:rsid w:val="003D0AA0"/>
    <w:rsid w:val="003D0B9E"/>
    <w:rsid w:val="003D1300"/>
    <w:rsid w:val="003D1330"/>
    <w:rsid w:val="003D1425"/>
    <w:rsid w:val="003D156C"/>
    <w:rsid w:val="003D160F"/>
    <w:rsid w:val="003D1CF5"/>
    <w:rsid w:val="003D1E9A"/>
    <w:rsid w:val="003D24C3"/>
    <w:rsid w:val="003D2759"/>
    <w:rsid w:val="003D2AEE"/>
    <w:rsid w:val="003D2CD1"/>
    <w:rsid w:val="003D3365"/>
    <w:rsid w:val="003D34A5"/>
    <w:rsid w:val="003D36C2"/>
    <w:rsid w:val="003D394E"/>
    <w:rsid w:val="003D3A77"/>
    <w:rsid w:val="003D4F0F"/>
    <w:rsid w:val="003D50EF"/>
    <w:rsid w:val="003D5268"/>
    <w:rsid w:val="003D571E"/>
    <w:rsid w:val="003D597D"/>
    <w:rsid w:val="003D659F"/>
    <w:rsid w:val="003D6BA5"/>
    <w:rsid w:val="003D6D90"/>
    <w:rsid w:val="003D6DEF"/>
    <w:rsid w:val="003D6FA6"/>
    <w:rsid w:val="003D721C"/>
    <w:rsid w:val="003D7352"/>
    <w:rsid w:val="003D7972"/>
    <w:rsid w:val="003D7C26"/>
    <w:rsid w:val="003E0316"/>
    <w:rsid w:val="003E0755"/>
    <w:rsid w:val="003E0764"/>
    <w:rsid w:val="003E1235"/>
    <w:rsid w:val="003E14E2"/>
    <w:rsid w:val="003E1521"/>
    <w:rsid w:val="003E1623"/>
    <w:rsid w:val="003E1D9D"/>
    <w:rsid w:val="003E2225"/>
    <w:rsid w:val="003E2232"/>
    <w:rsid w:val="003E22C7"/>
    <w:rsid w:val="003E2943"/>
    <w:rsid w:val="003E2A03"/>
    <w:rsid w:val="003E2A29"/>
    <w:rsid w:val="003E3242"/>
    <w:rsid w:val="003E3C30"/>
    <w:rsid w:val="003E3D12"/>
    <w:rsid w:val="003E3F06"/>
    <w:rsid w:val="003E418F"/>
    <w:rsid w:val="003E4302"/>
    <w:rsid w:val="003E43CC"/>
    <w:rsid w:val="003E5442"/>
    <w:rsid w:val="003E5680"/>
    <w:rsid w:val="003E5E62"/>
    <w:rsid w:val="003E6296"/>
    <w:rsid w:val="003E6419"/>
    <w:rsid w:val="003E641B"/>
    <w:rsid w:val="003E6A0F"/>
    <w:rsid w:val="003E73AE"/>
    <w:rsid w:val="003E74F4"/>
    <w:rsid w:val="003E783A"/>
    <w:rsid w:val="003E7975"/>
    <w:rsid w:val="003E7BF2"/>
    <w:rsid w:val="003E7E6F"/>
    <w:rsid w:val="003F0549"/>
    <w:rsid w:val="003F058A"/>
    <w:rsid w:val="003F094D"/>
    <w:rsid w:val="003F0E4B"/>
    <w:rsid w:val="003F0EC5"/>
    <w:rsid w:val="003F0EDF"/>
    <w:rsid w:val="003F121E"/>
    <w:rsid w:val="003F1608"/>
    <w:rsid w:val="003F1622"/>
    <w:rsid w:val="003F170C"/>
    <w:rsid w:val="003F1A05"/>
    <w:rsid w:val="003F2794"/>
    <w:rsid w:val="003F2A89"/>
    <w:rsid w:val="003F2AA3"/>
    <w:rsid w:val="003F2D8C"/>
    <w:rsid w:val="003F3127"/>
    <w:rsid w:val="003F3929"/>
    <w:rsid w:val="003F3A36"/>
    <w:rsid w:val="003F3C9C"/>
    <w:rsid w:val="003F4631"/>
    <w:rsid w:val="003F46F3"/>
    <w:rsid w:val="003F478E"/>
    <w:rsid w:val="003F5278"/>
    <w:rsid w:val="003F5346"/>
    <w:rsid w:val="003F53CC"/>
    <w:rsid w:val="003F55C8"/>
    <w:rsid w:val="003F596F"/>
    <w:rsid w:val="003F5E78"/>
    <w:rsid w:val="003F5EFF"/>
    <w:rsid w:val="003F6735"/>
    <w:rsid w:val="003F6923"/>
    <w:rsid w:val="003F69D7"/>
    <w:rsid w:val="003F6F75"/>
    <w:rsid w:val="003F6FD3"/>
    <w:rsid w:val="003F762F"/>
    <w:rsid w:val="003F76E3"/>
    <w:rsid w:val="003F7A6F"/>
    <w:rsid w:val="003F7DD0"/>
    <w:rsid w:val="0040040E"/>
    <w:rsid w:val="0040088B"/>
    <w:rsid w:val="00400E89"/>
    <w:rsid w:val="00401354"/>
    <w:rsid w:val="004016A2"/>
    <w:rsid w:val="004022BB"/>
    <w:rsid w:val="0040260C"/>
    <w:rsid w:val="00402696"/>
    <w:rsid w:val="00402812"/>
    <w:rsid w:val="00402CDC"/>
    <w:rsid w:val="00402F01"/>
    <w:rsid w:val="004033C1"/>
    <w:rsid w:val="00403485"/>
    <w:rsid w:val="00403D38"/>
    <w:rsid w:val="00403FEF"/>
    <w:rsid w:val="004040C7"/>
    <w:rsid w:val="00404158"/>
    <w:rsid w:val="00404D2B"/>
    <w:rsid w:val="0040545D"/>
    <w:rsid w:val="0040601E"/>
    <w:rsid w:val="00406484"/>
    <w:rsid w:val="004064EB"/>
    <w:rsid w:val="00407AFE"/>
    <w:rsid w:val="00407BEC"/>
    <w:rsid w:val="00407C13"/>
    <w:rsid w:val="004104CA"/>
    <w:rsid w:val="0041167A"/>
    <w:rsid w:val="0041177F"/>
    <w:rsid w:val="004122D2"/>
    <w:rsid w:val="004124C2"/>
    <w:rsid w:val="00413871"/>
    <w:rsid w:val="004148D1"/>
    <w:rsid w:val="00414CC6"/>
    <w:rsid w:val="00414D19"/>
    <w:rsid w:val="00414FCC"/>
    <w:rsid w:val="00415274"/>
    <w:rsid w:val="00415ACF"/>
    <w:rsid w:val="00415B99"/>
    <w:rsid w:val="0041635E"/>
    <w:rsid w:val="00416AF2"/>
    <w:rsid w:val="00416E16"/>
    <w:rsid w:val="00417162"/>
    <w:rsid w:val="00417614"/>
    <w:rsid w:val="00417ADA"/>
    <w:rsid w:val="0042034B"/>
    <w:rsid w:val="00420367"/>
    <w:rsid w:val="004204A1"/>
    <w:rsid w:val="004207CD"/>
    <w:rsid w:val="00420A74"/>
    <w:rsid w:val="00420B23"/>
    <w:rsid w:val="00420B2B"/>
    <w:rsid w:val="00420DFC"/>
    <w:rsid w:val="004211A6"/>
    <w:rsid w:val="00421373"/>
    <w:rsid w:val="004218A9"/>
    <w:rsid w:val="00422296"/>
    <w:rsid w:val="00422452"/>
    <w:rsid w:val="004224C1"/>
    <w:rsid w:val="004224EF"/>
    <w:rsid w:val="00422870"/>
    <w:rsid w:val="00422F84"/>
    <w:rsid w:val="004231E3"/>
    <w:rsid w:val="00423211"/>
    <w:rsid w:val="0042322C"/>
    <w:rsid w:val="0042341C"/>
    <w:rsid w:val="004235D9"/>
    <w:rsid w:val="0042429A"/>
    <w:rsid w:val="0042430C"/>
    <w:rsid w:val="00424398"/>
    <w:rsid w:val="00424471"/>
    <w:rsid w:val="0042501A"/>
    <w:rsid w:val="00425030"/>
    <w:rsid w:val="00425AA2"/>
    <w:rsid w:val="00425BDD"/>
    <w:rsid w:val="00425EA4"/>
    <w:rsid w:val="00426614"/>
    <w:rsid w:val="004268D1"/>
    <w:rsid w:val="004268EF"/>
    <w:rsid w:val="00426C90"/>
    <w:rsid w:val="00426F32"/>
    <w:rsid w:val="0042728D"/>
    <w:rsid w:val="004272ED"/>
    <w:rsid w:val="0042771E"/>
    <w:rsid w:val="00427B49"/>
    <w:rsid w:val="00427B56"/>
    <w:rsid w:val="00427E66"/>
    <w:rsid w:val="004301FF"/>
    <w:rsid w:val="004303BA"/>
    <w:rsid w:val="00430CB2"/>
    <w:rsid w:val="0043183F"/>
    <w:rsid w:val="004319DF"/>
    <w:rsid w:val="00431A10"/>
    <w:rsid w:val="00431B70"/>
    <w:rsid w:val="00431D51"/>
    <w:rsid w:val="00432065"/>
    <w:rsid w:val="00432747"/>
    <w:rsid w:val="004327D4"/>
    <w:rsid w:val="00432884"/>
    <w:rsid w:val="00432A74"/>
    <w:rsid w:val="004330B2"/>
    <w:rsid w:val="0043354A"/>
    <w:rsid w:val="0043393F"/>
    <w:rsid w:val="00433C36"/>
    <w:rsid w:val="004342D0"/>
    <w:rsid w:val="004348FC"/>
    <w:rsid w:val="00435886"/>
    <w:rsid w:val="004358E8"/>
    <w:rsid w:val="00435A2C"/>
    <w:rsid w:val="004369E1"/>
    <w:rsid w:val="00436A0D"/>
    <w:rsid w:val="00436DA9"/>
    <w:rsid w:val="00437092"/>
    <w:rsid w:val="004370D0"/>
    <w:rsid w:val="004374B5"/>
    <w:rsid w:val="004376E4"/>
    <w:rsid w:val="00437FF4"/>
    <w:rsid w:val="00440243"/>
    <w:rsid w:val="004405AA"/>
    <w:rsid w:val="0044073A"/>
    <w:rsid w:val="004407F9"/>
    <w:rsid w:val="00440F6E"/>
    <w:rsid w:val="004414AC"/>
    <w:rsid w:val="004415C2"/>
    <w:rsid w:val="00441FBE"/>
    <w:rsid w:val="004424E5"/>
    <w:rsid w:val="00442755"/>
    <w:rsid w:val="004427D3"/>
    <w:rsid w:val="004428B4"/>
    <w:rsid w:val="00442EC5"/>
    <w:rsid w:val="00443516"/>
    <w:rsid w:val="0044384F"/>
    <w:rsid w:val="00443AAA"/>
    <w:rsid w:val="00443CD1"/>
    <w:rsid w:val="004441C8"/>
    <w:rsid w:val="0044421E"/>
    <w:rsid w:val="00444279"/>
    <w:rsid w:val="00444304"/>
    <w:rsid w:val="004443AE"/>
    <w:rsid w:val="00444963"/>
    <w:rsid w:val="00445546"/>
    <w:rsid w:val="00445CC7"/>
    <w:rsid w:val="00445E1E"/>
    <w:rsid w:val="00445F0A"/>
    <w:rsid w:val="00446050"/>
    <w:rsid w:val="00446300"/>
    <w:rsid w:val="004464F9"/>
    <w:rsid w:val="00446971"/>
    <w:rsid w:val="00446F29"/>
    <w:rsid w:val="004477DF"/>
    <w:rsid w:val="00447904"/>
    <w:rsid w:val="00447C13"/>
    <w:rsid w:val="00450CDE"/>
    <w:rsid w:val="00450E7C"/>
    <w:rsid w:val="0045208E"/>
    <w:rsid w:val="00452731"/>
    <w:rsid w:val="004527FA"/>
    <w:rsid w:val="0045284A"/>
    <w:rsid w:val="004533A3"/>
    <w:rsid w:val="00453F56"/>
    <w:rsid w:val="00453F70"/>
    <w:rsid w:val="0045451F"/>
    <w:rsid w:val="004547EC"/>
    <w:rsid w:val="00454DDB"/>
    <w:rsid w:val="004550DB"/>
    <w:rsid w:val="004553B9"/>
    <w:rsid w:val="004553E0"/>
    <w:rsid w:val="00455B85"/>
    <w:rsid w:val="0045656A"/>
    <w:rsid w:val="0045683A"/>
    <w:rsid w:val="00456B21"/>
    <w:rsid w:val="0045714A"/>
    <w:rsid w:val="00457269"/>
    <w:rsid w:val="00457288"/>
    <w:rsid w:val="004573E0"/>
    <w:rsid w:val="0045743E"/>
    <w:rsid w:val="00457A78"/>
    <w:rsid w:val="00460419"/>
    <w:rsid w:val="004604CE"/>
    <w:rsid w:val="00460824"/>
    <w:rsid w:val="00460CBD"/>
    <w:rsid w:val="004615FC"/>
    <w:rsid w:val="004618FB"/>
    <w:rsid w:val="00462064"/>
    <w:rsid w:val="004622B9"/>
    <w:rsid w:val="0046244C"/>
    <w:rsid w:val="00462731"/>
    <w:rsid w:val="004627E1"/>
    <w:rsid w:val="004628D2"/>
    <w:rsid w:val="00462F7B"/>
    <w:rsid w:val="0046323B"/>
    <w:rsid w:val="004639A1"/>
    <w:rsid w:val="00463C98"/>
    <w:rsid w:val="00463DD7"/>
    <w:rsid w:val="0046417D"/>
    <w:rsid w:val="00465155"/>
    <w:rsid w:val="00465276"/>
    <w:rsid w:val="00465610"/>
    <w:rsid w:val="00465787"/>
    <w:rsid w:val="00466036"/>
    <w:rsid w:val="00466056"/>
    <w:rsid w:val="0046614B"/>
    <w:rsid w:val="00466C7A"/>
    <w:rsid w:val="00466F35"/>
    <w:rsid w:val="0046780B"/>
    <w:rsid w:val="00467FA7"/>
    <w:rsid w:val="00470D61"/>
    <w:rsid w:val="00470DAC"/>
    <w:rsid w:val="00471282"/>
    <w:rsid w:val="0047379B"/>
    <w:rsid w:val="00473E6E"/>
    <w:rsid w:val="00473FCE"/>
    <w:rsid w:val="004742C0"/>
    <w:rsid w:val="00474845"/>
    <w:rsid w:val="00474D50"/>
    <w:rsid w:val="00475395"/>
    <w:rsid w:val="00475449"/>
    <w:rsid w:val="00475540"/>
    <w:rsid w:val="00475766"/>
    <w:rsid w:val="00475F5B"/>
    <w:rsid w:val="00476B69"/>
    <w:rsid w:val="004770B3"/>
    <w:rsid w:val="004772F9"/>
    <w:rsid w:val="00477614"/>
    <w:rsid w:val="0047790D"/>
    <w:rsid w:val="004800DD"/>
    <w:rsid w:val="00480162"/>
    <w:rsid w:val="0048018D"/>
    <w:rsid w:val="00480BDD"/>
    <w:rsid w:val="00481CF3"/>
    <w:rsid w:val="00481E40"/>
    <w:rsid w:val="00481FEB"/>
    <w:rsid w:val="00481FF6"/>
    <w:rsid w:val="00482430"/>
    <w:rsid w:val="00482E06"/>
    <w:rsid w:val="00483EAE"/>
    <w:rsid w:val="00484066"/>
    <w:rsid w:val="00484603"/>
    <w:rsid w:val="0048468B"/>
    <w:rsid w:val="00484BA9"/>
    <w:rsid w:val="00484F2A"/>
    <w:rsid w:val="004850D2"/>
    <w:rsid w:val="004853CB"/>
    <w:rsid w:val="004854B2"/>
    <w:rsid w:val="0048595D"/>
    <w:rsid w:val="00485CD6"/>
    <w:rsid w:val="00485DC0"/>
    <w:rsid w:val="0048655F"/>
    <w:rsid w:val="00486750"/>
    <w:rsid w:val="00486D79"/>
    <w:rsid w:val="00486DDF"/>
    <w:rsid w:val="00487100"/>
    <w:rsid w:val="004875C6"/>
    <w:rsid w:val="004876F8"/>
    <w:rsid w:val="00487F84"/>
    <w:rsid w:val="004900BC"/>
    <w:rsid w:val="00490903"/>
    <w:rsid w:val="00490C1F"/>
    <w:rsid w:val="00490DF1"/>
    <w:rsid w:val="00491D57"/>
    <w:rsid w:val="004921DD"/>
    <w:rsid w:val="00492DD8"/>
    <w:rsid w:val="0049357E"/>
    <w:rsid w:val="00493642"/>
    <w:rsid w:val="00493F22"/>
    <w:rsid w:val="00494140"/>
    <w:rsid w:val="004941CF"/>
    <w:rsid w:val="0049456D"/>
    <w:rsid w:val="0049478A"/>
    <w:rsid w:val="004949D9"/>
    <w:rsid w:val="00494A00"/>
    <w:rsid w:val="00494C4A"/>
    <w:rsid w:val="00494CA3"/>
    <w:rsid w:val="004950D9"/>
    <w:rsid w:val="004951D4"/>
    <w:rsid w:val="00495D6D"/>
    <w:rsid w:val="00495E1D"/>
    <w:rsid w:val="004963AE"/>
    <w:rsid w:val="00496B40"/>
    <w:rsid w:val="004974AB"/>
    <w:rsid w:val="00497ACE"/>
    <w:rsid w:val="00497FBB"/>
    <w:rsid w:val="004A002D"/>
    <w:rsid w:val="004A022D"/>
    <w:rsid w:val="004A0371"/>
    <w:rsid w:val="004A03CC"/>
    <w:rsid w:val="004A04C0"/>
    <w:rsid w:val="004A10C3"/>
    <w:rsid w:val="004A128B"/>
    <w:rsid w:val="004A12AB"/>
    <w:rsid w:val="004A15D7"/>
    <w:rsid w:val="004A1781"/>
    <w:rsid w:val="004A1ABF"/>
    <w:rsid w:val="004A1FE5"/>
    <w:rsid w:val="004A32D9"/>
    <w:rsid w:val="004A37AC"/>
    <w:rsid w:val="004A3881"/>
    <w:rsid w:val="004A3A5B"/>
    <w:rsid w:val="004A3B5D"/>
    <w:rsid w:val="004A3CE0"/>
    <w:rsid w:val="004A3E77"/>
    <w:rsid w:val="004A4148"/>
    <w:rsid w:val="004A42F7"/>
    <w:rsid w:val="004A4404"/>
    <w:rsid w:val="004A4602"/>
    <w:rsid w:val="004A4F86"/>
    <w:rsid w:val="004A537D"/>
    <w:rsid w:val="004A586C"/>
    <w:rsid w:val="004A5AFC"/>
    <w:rsid w:val="004A5BDF"/>
    <w:rsid w:val="004A5F61"/>
    <w:rsid w:val="004A64F4"/>
    <w:rsid w:val="004A6694"/>
    <w:rsid w:val="004A685B"/>
    <w:rsid w:val="004A6998"/>
    <w:rsid w:val="004A6A1F"/>
    <w:rsid w:val="004A6B22"/>
    <w:rsid w:val="004A7456"/>
    <w:rsid w:val="004A7535"/>
    <w:rsid w:val="004A7773"/>
    <w:rsid w:val="004A7D92"/>
    <w:rsid w:val="004B0140"/>
    <w:rsid w:val="004B01B9"/>
    <w:rsid w:val="004B0669"/>
    <w:rsid w:val="004B0A68"/>
    <w:rsid w:val="004B0B76"/>
    <w:rsid w:val="004B0BE4"/>
    <w:rsid w:val="004B11AD"/>
    <w:rsid w:val="004B13FB"/>
    <w:rsid w:val="004B1545"/>
    <w:rsid w:val="004B15B7"/>
    <w:rsid w:val="004B1D06"/>
    <w:rsid w:val="004B29AC"/>
    <w:rsid w:val="004B2B93"/>
    <w:rsid w:val="004B30FC"/>
    <w:rsid w:val="004B3A75"/>
    <w:rsid w:val="004B3AA2"/>
    <w:rsid w:val="004B42FA"/>
    <w:rsid w:val="004B52BA"/>
    <w:rsid w:val="004B5668"/>
    <w:rsid w:val="004B5956"/>
    <w:rsid w:val="004B5C57"/>
    <w:rsid w:val="004B5D80"/>
    <w:rsid w:val="004B5EF2"/>
    <w:rsid w:val="004B5F78"/>
    <w:rsid w:val="004B6451"/>
    <w:rsid w:val="004B650A"/>
    <w:rsid w:val="004B6787"/>
    <w:rsid w:val="004B6E65"/>
    <w:rsid w:val="004B7F87"/>
    <w:rsid w:val="004B7FEA"/>
    <w:rsid w:val="004C016B"/>
    <w:rsid w:val="004C023F"/>
    <w:rsid w:val="004C038D"/>
    <w:rsid w:val="004C06C1"/>
    <w:rsid w:val="004C0CD2"/>
    <w:rsid w:val="004C0DA6"/>
    <w:rsid w:val="004C1194"/>
    <w:rsid w:val="004C1856"/>
    <w:rsid w:val="004C1B92"/>
    <w:rsid w:val="004C1FF7"/>
    <w:rsid w:val="004C2020"/>
    <w:rsid w:val="004C205B"/>
    <w:rsid w:val="004C29FB"/>
    <w:rsid w:val="004C2F10"/>
    <w:rsid w:val="004C32F2"/>
    <w:rsid w:val="004C39F1"/>
    <w:rsid w:val="004C4832"/>
    <w:rsid w:val="004C570F"/>
    <w:rsid w:val="004C5A5C"/>
    <w:rsid w:val="004C5FBA"/>
    <w:rsid w:val="004C6222"/>
    <w:rsid w:val="004C639E"/>
    <w:rsid w:val="004C63E7"/>
    <w:rsid w:val="004C6991"/>
    <w:rsid w:val="004C6B9F"/>
    <w:rsid w:val="004C6E60"/>
    <w:rsid w:val="004C704B"/>
    <w:rsid w:val="004C746A"/>
    <w:rsid w:val="004C75AE"/>
    <w:rsid w:val="004C7605"/>
    <w:rsid w:val="004C7A6D"/>
    <w:rsid w:val="004D06ED"/>
    <w:rsid w:val="004D0C15"/>
    <w:rsid w:val="004D1CE8"/>
    <w:rsid w:val="004D1F12"/>
    <w:rsid w:val="004D246B"/>
    <w:rsid w:val="004D26F0"/>
    <w:rsid w:val="004D274D"/>
    <w:rsid w:val="004D27B3"/>
    <w:rsid w:val="004D2A47"/>
    <w:rsid w:val="004D2D8D"/>
    <w:rsid w:val="004D2EB4"/>
    <w:rsid w:val="004D2F4F"/>
    <w:rsid w:val="004D30B0"/>
    <w:rsid w:val="004D3400"/>
    <w:rsid w:val="004D3419"/>
    <w:rsid w:val="004D36E0"/>
    <w:rsid w:val="004D36F7"/>
    <w:rsid w:val="004D3C94"/>
    <w:rsid w:val="004D442D"/>
    <w:rsid w:val="004D4493"/>
    <w:rsid w:val="004D44E1"/>
    <w:rsid w:val="004D4F20"/>
    <w:rsid w:val="004D5117"/>
    <w:rsid w:val="004D5880"/>
    <w:rsid w:val="004D595A"/>
    <w:rsid w:val="004D692F"/>
    <w:rsid w:val="004D6939"/>
    <w:rsid w:val="004E00B6"/>
    <w:rsid w:val="004E0209"/>
    <w:rsid w:val="004E0B95"/>
    <w:rsid w:val="004E0E3B"/>
    <w:rsid w:val="004E1063"/>
    <w:rsid w:val="004E133E"/>
    <w:rsid w:val="004E167C"/>
    <w:rsid w:val="004E1736"/>
    <w:rsid w:val="004E195F"/>
    <w:rsid w:val="004E1DD3"/>
    <w:rsid w:val="004E264A"/>
    <w:rsid w:val="004E2A00"/>
    <w:rsid w:val="004E2C0C"/>
    <w:rsid w:val="004E3686"/>
    <w:rsid w:val="004E3C63"/>
    <w:rsid w:val="004E3F12"/>
    <w:rsid w:val="004E421D"/>
    <w:rsid w:val="004E550D"/>
    <w:rsid w:val="004E59D8"/>
    <w:rsid w:val="004E5AFE"/>
    <w:rsid w:val="004E5CA8"/>
    <w:rsid w:val="004E6356"/>
    <w:rsid w:val="004E6380"/>
    <w:rsid w:val="004E646C"/>
    <w:rsid w:val="004E692A"/>
    <w:rsid w:val="004E6C0B"/>
    <w:rsid w:val="004E6F42"/>
    <w:rsid w:val="004E7686"/>
    <w:rsid w:val="004E7A29"/>
    <w:rsid w:val="004E7D2B"/>
    <w:rsid w:val="004E7FA8"/>
    <w:rsid w:val="004F027F"/>
    <w:rsid w:val="004F0394"/>
    <w:rsid w:val="004F0957"/>
    <w:rsid w:val="004F0BD0"/>
    <w:rsid w:val="004F16A3"/>
    <w:rsid w:val="004F200A"/>
    <w:rsid w:val="004F23AB"/>
    <w:rsid w:val="004F2565"/>
    <w:rsid w:val="004F2AE9"/>
    <w:rsid w:val="004F2C7F"/>
    <w:rsid w:val="004F2C80"/>
    <w:rsid w:val="004F2FA7"/>
    <w:rsid w:val="004F3472"/>
    <w:rsid w:val="004F3556"/>
    <w:rsid w:val="004F3B4D"/>
    <w:rsid w:val="004F3E1A"/>
    <w:rsid w:val="004F3E8C"/>
    <w:rsid w:val="004F3FC5"/>
    <w:rsid w:val="004F42BF"/>
    <w:rsid w:val="004F4670"/>
    <w:rsid w:val="004F48E6"/>
    <w:rsid w:val="004F4984"/>
    <w:rsid w:val="004F49B1"/>
    <w:rsid w:val="004F530E"/>
    <w:rsid w:val="004F64B1"/>
    <w:rsid w:val="004F67CA"/>
    <w:rsid w:val="004F67E6"/>
    <w:rsid w:val="004F68B3"/>
    <w:rsid w:val="004F6B07"/>
    <w:rsid w:val="004F6CB5"/>
    <w:rsid w:val="005001D4"/>
    <w:rsid w:val="0050031D"/>
    <w:rsid w:val="00500377"/>
    <w:rsid w:val="00500537"/>
    <w:rsid w:val="00500672"/>
    <w:rsid w:val="00500998"/>
    <w:rsid w:val="005009DD"/>
    <w:rsid w:val="00500F33"/>
    <w:rsid w:val="005010B6"/>
    <w:rsid w:val="0050142A"/>
    <w:rsid w:val="0050143D"/>
    <w:rsid w:val="0050226C"/>
    <w:rsid w:val="005027A9"/>
    <w:rsid w:val="005027FC"/>
    <w:rsid w:val="0050291F"/>
    <w:rsid w:val="00502938"/>
    <w:rsid w:val="00502DAC"/>
    <w:rsid w:val="00502DDF"/>
    <w:rsid w:val="00503214"/>
    <w:rsid w:val="00504198"/>
    <w:rsid w:val="00504291"/>
    <w:rsid w:val="0050439A"/>
    <w:rsid w:val="0050482D"/>
    <w:rsid w:val="00504977"/>
    <w:rsid w:val="00504ADF"/>
    <w:rsid w:val="005050F9"/>
    <w:rsid w:val="00505C22"/>
    <w:rsid w:val="00505E6B"/>
    <w:rsid w:val="005061D3"/>
    <w:rsid w:val="0050636D"/>
    <w:rsid w:val="00506497"/>
    <w:rsid w:val="00506B66"/>
    <w:rsid w:val="00506CCD"/>
    <w:rsid w:val="005072FC"/>
    <w:rsid w:val="005074DD"/>
    <w:rsid w:val="00507AEA"/>
    <w:rsid w:val="00507BF5"/>
    <w:rsid w:val="00507FC2"/>
    <w:rsid w:val="00507FE4"/>
    <w:rsid w:val="0051007C"/>
    <w:rsid w:val="0051011A"/>
    <w:rsid w:val="00510187"/>
    <w:rsid w:val="005101A9"/>
    <w:rsid w:val="00510BBC"/>
    <w:rsid w:val="00511305"/>
    <w:rsid w:val="00511332"/>
    <w:rsid w:val="00511E9F"/>
    <w:rsid w:val="00512173"/>
    <w:rsid w:val="00512344"/>
    <w:rsid w:val="00512674"/>
    <w:rsid w:val="0051269D"/>
    <w:rsid w:val="0051270D"/>
    <w:rsid w:val="005128A1"/>
    <w:rsid w:val="00513311"/>
    <w:rsid w:val="0051368A"/>
    <w:rsid w:val="00513847"/>
    <w:rsid w:val="00513A55"/>
    <w:rsid w:val="00513BC9"/>
    <w:rsid w:val="00513C92"/>
    <w:rsid w:val="00513CCC"/>
    <w:rsid w:val="00513D51"/>
    <w:rsid w:val="00514AD3"/>
    <w:rsid w:val="00514B71"/>
    <w:rsid w:val="005155CA"/>
    <w:rsid w:val="00515694"/>
    <w:rsid w:val="00516C1A"/>
    <w:rsid w:val="005170D2"/>
    <w:rsid w:val="0051738F"/>
    <w:rsid w:val="005173F2"/>
    <w:rsid w:val="00517497"/>
    <w:rsid w:val="00517A4A"/>
    <w:rsid w:val="00520093"/>
    <w:rsid w:val="005201B2"/>
    <w:rsid w:val="00520268"/>
    <w:rsid w:val="00520498"/>
    <w:rsid w:val="0052059D"/>
    <w:rsid w:val="00520753"/>
    <w:rsid w:val="00520887"/>
    <w:rsid w:val="00521188"/>
    <w:rsid w:val="0052120F"/>
    <w:rsid w:val="00521597"/>
    <w:rsid w:val="005219D9"/>
    <w:rsid w:val="005222C8"/>
    <w:rsid w:val="00522B1A"/>
    <w:rsid w:val="00522BB4"/>
    <w:rsid w:val="00523225"/>
    <w:rsid w:val="00523387"/>
    <w:rsid w:val="005239F5"/>
    <w:rsid w:val="00524445"/>
    <w:rsid w:val="005247CD"/>
    <w:rsid w:val="0052484E"/>
    <w:rsid w:val="0052520C"/>
    <w:rsid w:val="005253CD"/>
    <w:rsid w:val="00525813"/>
    <w:rsid w:val="0052590B"/>
    <w:rsid w:val="00525BE0"/>
    <w:rsid w:val="00525D77"/>
    <w:rsid w:val="00525E03"/>
    <w:rsid w:val="00525EFD"/>
    <w:rsid w:val="00526146"/>
    <w:rsid w:val="005266A8"/>
    <w:rsid w:val="005269BC"/>
    <w:rsid w:val="00526D32"/>
    <w:rsid w:val="0052714D"/>
    <w:rsid w:val="00527262"/>
    <w:rsid w:val="005276DE"/>
    <w:rsid w:val="00527F4F"/>
    <w:rsid w:val="005301ED"/>
    <w:rsid w:val="0053095F"/>
    <w:rsid w:val="005309C6"/>
    <w:rsid w:val="00530EC9"/>
    <w:rsid w:val="00531655"/>
    <w:rsid w:val="005316AE"/>
    <w:rsid w:val="00531A2A"/>
    <w:rsid w:val="00531F1D"/>
    <w:rsid w:val="00532319"/>
    <w:rsid w:val="005325C4"/>
    <w:rsid w:val="00532699"/>
    <w:rsid w:val="005329B0"/>
    <w:rsid w:val="00533ACC"/>
    <w:rsid w:val="00533AD0"/>
    <w:rsid w:val="00533E53"/>
    <w:rsid w:val="00533EDB"/>
    <w:rsid w:val="00534ADB"/>
    <w:rsid w:val="00534C64"/>
    <w:rsid w:val="0053554A"/>
    <w:rsid w:val="00535919"/>
    <w:rsid w:val="00535C24"/>
    <w:rsid w:val="00535D52"/>
    <w:rsid w:val="0053612F"/>
    <w:rsid w:val="0053645D"/>
    <w:rsid w:val="005366CA"/>
    <w:rsid w:val="005370A2"/>
    <w:rsid w:val="00537142"/>
    <w:rsid w:val="005379CD"/>
    <w:rsid w:val="00537A4E"/>
    <w:rsid w:val="00537B0E"/>
    <w:rsid w:val="005400CC"/>
    <w:rsid w:val="005404A0"/>
    <w:rsid w:val="00540665"/>
    <w:rsid w:val="0054087D"/>
    <w:rsid w:val="005408CF"/>
    <w:rsid w:val="00540B9B"/>
    <w:rsid w:val="00541247"/>
    <w:rsid w:val="00541446"/>
    <w:rsid w:val="00541496"/>
    <w:rsid w:val="005415EF"/>
    <w:rsid w:val="0054308D"/>
    <w:rsid w:val="00543AD3"/>
    <w:rsid w:val="00543DE5"/>
    <w:rsid w:val="005442FD"/>
    <w:rsid w:val="0054432B"/>
    <w:rsid w:val="00545149"/>
    <w:rsid w:val="00545360"/>
    <w:rsid w:val="00545634"/>
    <w:rsid w:val="00545C47"/>
    <w:rsid w:val="00545ED8"/>
    <w:rsid w:val="005460E9"/>
    <w:rsid w:val="005465AB"/>
    <w:rsid w:val="00546B55"/>
    <w:rsid w:val="00546B6C"/>
    <w:rsid w:val="00546D6E"/>
    <w:rsid w:val="005476D6"/>
    <w:rsid w:val="00547741"/>
    <w:rsid w:val="005479E2"/>
    <w:rsid w:val="00547EE8"/>
    <w:rsid w:val="0055014D"/>
    <w:rsid w:val="005501EF"/>
    <w:rsid w:val="00550D55"/>
    <w:rsid w:val="00550DD1"/>
    <w:rsid w:val="00550F08"/>
    <w:rsid w:val="0055122C"/>
    <w:rsid w:val="00551614"/>
    <w:rsid w:val="005516BC"/>
    <w:rsid w:val="0055174D"/>
    <w:rsid w:val="00551766"/>
    <w:rsid w:val="0055188E"/>
    <w:rsid w:val="00551A31"/>
    <w:rsid w:val="00551FF3"/>
    <w:rsid w:val="005526AA"/>
    <w:rsid w:val="00552DC9"/>
    <w:rsid w:val="00552E91"/>
    <w:rsid w:val="00552EE1"/>
    <w:rsid w:val="00552F91"/>
    <w:rsid w:val="00553A59"/>
    <w:rsid w:val="00553DA5"/>
    <w:rsid w:val="00553EAE"/>
    <w:rsid w:val="00553F80"/>
    <w:rsid w:val="00554162"/>
    <w:rsid w:val="005541FF"/>
    <w:rsid w:val="005543CA"/>
    <w:rsid w:val="00554437"/>
    <w:rsid w:val="00554674"/>
    <w:rsid w:val="00554A21"/>
    <w:rsid w:val="00555356"/>
    <w:rsid w:val="00555660"/>
    <w:rsid w:val="00555785"/>
    <w:rsid w:val="00555A67"/>
    <w:rsid w:val="00555B01"/>
    <w:rsid w:val="0055611F"/>
    <w:rsid w:val="0055617D"/>
    <w:rsid w:val="005565E2"/>
    <w:rsid w:val="005567CA"/>
    <w:rsid w:val="0055694D"/>
    <w:rsid w:val="00556F6E"/>
    <w:rsid w:val="00557439"/>
    <w:rsid w:val="005574B9"/>
    <w:rsid w:val="005576FE"/>
    <w:rsid w:val="0055780C"/>
    <w:rsid w:val="00557AC1"/>
    <w:rsid w:val="00557E52"/>
    <w:rsid w:val="005601C1"/>
    <w:rsid w:val="005604B7"/>
    <w:rsid w:val="0056052D"/>
    <w:rsid w:val="00560D79"/>
    <w:rsid w:val="00560E2F"/>
    <w:rsid w:val="00561369"/>
    <w:rsid w:val="0056144A"/>
    <w:rsid w:val="00561A4A"/>
    <w:rsid w:val="00561D2A"/>
    <w:rsid w:val="00561DEA"/>
    <w:rsid w:val="00561F85"/>
    <w:rsid w:val="0056264B"/>
    <w:rsid w:val="00562831"/>
    <w:rsid w:val="005628A1"/>
    <w:rsid w:val="00563059"/>
    <w:rsid w:val="005631AB"/>
    <w:rsid w:val="0056410F"/>
    <w:rsid w:val="00564F3F"/>
    <w:rsid w:val="00565046"/>
    <w:rsid w:val="00565C3E"/>
    <w:rsid w:val="00565E05"/>
    <w:rsid w:val="00566020"/>
    <w:rsid w:val="00566EF6"/>
    <w:rsid w:val="00567504"/>
    <w:rsid w:val="00567A34"/>
    <w:rsid w:val="0057002E"/>
    <w:rsid w:val="005702AF"/>
    <w:rsid w:val="0057039C"/>
    <w:rsid w:val="0057048E"/>
    <w:rsid w:val="005704E4"/>
    <w:rsid w:val="00570681"/>
    <w:rsid w:val="00570978"/>
    <w:rsid w:val="00570A39"/>
    <w:rsid w:val="00571051"/>
    <w:rsid w:val="005713B8"/>
    <w:rsid w:val="00571B97"/>
    <w:rsid w:val="00571CEA"/>
    <w:rsid w:val="00571D8D"/>
    <w:rsid w:val="0057225A"/>
    <w:rsid w:val="005722FB"/>
    <w:rsid w:val="005729E5"/>
    <w:rsid w:val="005732A4"/>
    <w:rsid w:val="0057340B"/>
    <w:rsid w:val="0057349A"/>
    <w:rsid w:val="005735DD"/>
    <w:rsid w:val="005737AF"/>
    <w:rsid w:val="005739A7"/>
    <w:rsid w:val="0057465E"/>
    <w:rsid w:val="00574F00"/>
    <w:rsid w:val="00575027"/>
    <w:rsid w:val="00575406"/>
    <w:rsid w:val="00575852"/>
    <w:rsid w:val="00575E44"/>
    <w:rsid w:val="00575FBF"/>
    <w:rsid w:val="00576044"/>
    <w:rsid w:val="0057618B"/>
    <w:rsid w:val="005761D7"/>
    <w:rsid w:val="0057650D"/>
    <w:rsid w:val="0057682B"/>
    <w:rsid w:val="00576988"/>
    <w:rsid w:val="00576A99"/>
    <w:rsid w:val="00577055"/>
    <w:rsid w:val="00577470"/>
    <w:rsid w:val="0057787F"/>
    <w:rsid w:val="0057789C"/>
    <w:rsid w:val="00577CBE"/>
    <w:rsid w:val="005802B2"/>
    <w:rsid w:val="005804CC"/>
    <w:rsid w:val="00581897"/>
    <w:rsid w:val="005818D4"/>
    <w:rsid w:val="00581F6E"/>
    <w:rsid w:val="00581FB1"/>
    <w:rsid w:val="00582843"/>
    <w:rsid w:val="00582998"/>
    <w:rsid w:val="005830FD"/>
    <w:rsid w:val="005833CB"/>
    <w:rsid w:val="00583437"/>
    <w:rsid w:val="00583765"/>
    <w:rsid w:val="005843D6"/>
    <w:rsid w:val="005844C3"/>
    <w:rsid w:val="005846C2"/>
    <w:rsid w:val="00584722"/>
    <w:rsid w:val="0058472D"/>
    <w:rsid w:val="005849A3"/>
    <w:rsid w:val="00585647"/>
    <w:rsid w:val="00585827"/>
    <w:rsid w:val="00585B29"/>
    <w:rsid w:val="00586348"/>
    <w:rsid w:val="005863E9"/>
    <w:rsid w:val="00586ADE"/>
    <w:rsid w:val="00586BC5"/>
    <w:rsid w:val="00586E8F"/>
    <w:rsid w:val="005876D6"/>
    <w:rsid w:val="00587C4F"/>
    <w:rsid w:val="0059020A"/>
    <w:rsid w:val="005906C2"/>
    <w:rsid w:val="0059077A"/>
    <w:rsid w:val="00590789"/>
    <w:rsid w:val="005908F6"/>
    <w:rsid w:val="00590B1B"/>
    <w:rsid w:val="00591019"/>
    <w:rsid w:val="0059220E"/>
    <w:rsid w:val="00592362"/>
    <w:rsid w:val="005934CA"/>
    <w:rsid w:val="00594654"/>
    <w:rsid w:val="005946B7"/>
    <w:rsid w:val="00594A9E"/>
    <w:rsid w:val="00594DDF"/>
    <w:rsid w:val="00596700"/>
    <w:rsid w:val="005972B9"/>
    <w:rsid w:val="00597AF3"/>
    <w:rsid w:val="005A019B"/>
    <w:rsid w:val="005A05DE"/>
    <w:rsid w:val="005A0C2A"/>
    <w:rsid w:val="005A1042"/>
    <w:rsid w:val="005A122F"/>
    <w:rsid w:val="005A126A"/>
    <w:rsid w:val="005A154F"/>
    <w:rsid w:val="005A18B6"/>
    <w:rsid w:val="005A2892"/>
    <w:rsid w:val="005A29CF"/>
    <w:rsid w:val="005A2B1C"/>
    <w:rsid w:val="005A2D25"/>
    <w:rsid w:val="005A3076"/>
    <w:rsid w:val="005A32B2"/>
    <w:rsid w:val="005A33E1"/>
    <w:rsid w:val="005A34B5"/>
    <w:rsid w:val="005A3716"/>
    <w:rsid w:val="005A39F5"/>
    <w:rsid w:val="005A3A39"/>
    <w:rsid w:val="005A3E78"/>
    <w:rsid w:val="005A415B"/>
    <w:rsid w:val="005A4249"/>
    <w:rsid w:val="005A4983"/>
    <w:rsid w:val="005A4A5D"/>
    <w:rsid w:val="005A4CD9"/>
    <w:rsid w:val="005A522E"/>
    <w:rsid w:val="005A536E"/>
    <w:rsid w:val="005A5455"/>
    <w:rsid w:val="005A5650"/>
    <w:rsid w:val="005A5ABF"/>
    <w:rsid w:val="005A5B67"/>
    <w:rsid w:val="005A5BFB"/>
    <w:rsid w:val="005A5CB1"/>
    <w:rsid w:val="005A5DC5"/>
    <w:rsid w:val="005A61C6"/>
    <w:rsid w:val="005A63E0"/>
    <w:rsid w:val="005A66F3"/>
    <w:rsid w:val="005A67E6"/>
    <w:rsid w:val="005A6CAD"/>
    <w:rsid w:val="005A6DCC"/>
    <w:rsid w:val="005A6F42"/>
    <w:rsid w:val="005A71AF"/>
    <w:rsid w:val="005A72DA"/>
    <w:rsid w:val="005A746D"/>
    <w:rsid w:val="005A749F"/>
    <w:rsid w:val="005A7956"/>
    <w:rsid w:val="005A7B33"/>
    <w:rsid w:val="005A7D9A"/>
    <w:rsid w:val="005A7DE7"/>
    <w:rsid w:val="005B0262"/>
    <w:rsid w:val="005B0315"/>
    <w:rsid w:val="005B0469"/>
    <w:rsid w:val="005B050D"/>
    <w:rsid w:val="005B070C"/>
    <w:rsid w:val="005B0AA0"/>
    <w:rsid w:val="005B13FD"/>
    <w:rsid w:val="005B184C"/>
    <w:rsid w:val="005B1A59"/>
    <w:rsid w:val="005B1F83"/>
    <w:rsid w:val="005B2232"/>
    <w:rsid w:val="005B23FA"/>
    <w:rsid w:val="005B31DE"/>
    <w:rsid w:val="005B37DC"/>
    <w:rsid w:val="005B39E5"/>
    <w:rsid w:val="005B455A"/>
    <w:rsid w:val="005B45CD"/>
    <w:rsid w:val="005B4647"/>
    <w:rsid w:val="005B5123"/>
    <w:rsid w:val="005B5463"/>
    <w:rsid w:val="005B56FF"/>
    <w:rsid w:val="005B59BC"/>
    <w:rsid w:val="005B5B84"/>
    <w:rsid w:val="005B5D09"/>
    <w:rsid w:val="005B63C0"/>
    <w:rsid w:val="005B661A"/>
    <w:rsid w:val="005B6810"/>
    <w:rsid w:val="005B6C79"/>
    <w:rsid w:val="005B7644"/>
    <w:rsid w:val="005B79F3"/>
    <w:rsid w:val="005B7AB6"/>
    <w:rsid w:val="005B7C3C"/>
    <w:rsid w:val="005C0C71"/>
    <w:rsid w:val="005C0F6E"/>
    <w:rsid w:val="005C1A63"/>
    <w:rsid w:val="005C1AAE"/>
    <w:rsid w:val="005C2100"/>
    <w:rsid w:val="005C211D"/>
    <w:rsid w:val="005C2510"/>
    <w:rsid w:val="005C263D"/>
    <w:rsid w:val="005C2893"/>
    <w:rsid w:val="005C28EB"/>
    <w:rsid w:val="005C2FC8"/>
    <w:rsid w:val="005C315F"/>
    <w:rsid w:val="005C35B1"/>
    <w:rsid w:val="005C38F2"/>
    <w:rsid w:val="005C3A7C"/>
    <w:rsid w:val="005C499C"/>
    <w:rsid w:val="005C4D92"/>
    <w:rsid w:val="005C56D6"/>
    <w:rsid w:val="005C58E1"/>
    <w:rsid w:val="005C66CE"/>
    <w:rsid w:val="005C67FE"/>
    <w:rsid w:val="005C6D54"/>
    <w:rsid w:val="005C7D65"/>
    <w:rsid w:val="005C7F10"/>
    <w:rsid w:val="005D01E2"/>
    <w:rsid w:val="005D06F1"/>
    <w:rsid w:val="005D074D"/>
    <w:rsid w:val="005D0FB8"/>
    <w:rsid w:val="005D10EC"/>
    <w:rsid w:val="005D1522"/>
    <w:rsid w:val="005D1551"/>
    <w:rsid w:val="005D190F"/>
    <w:rsid w:val="005D1F85"/>
    <w:rsid w:val="005D315B"/>
    <w:rsid w:val="005D33C6"/>
    <w:rsid w:val="005D35E3"/>
    <w:rsid w:val="005D3B67"/>
    <w:rsid w:val="005D3EDA"/>
    <w:rsid w:val="005D4B66"/>
    <w:rsid w:val="005D528A"/>
    <w:rsid w:val="005D52A1"/>
    <w:rsid w:val="005D5365"/>
    <w:rsid w:val="005D5587"/>
    <w:rsid w:val="005D5A68"/>
    <w:rsid w:val="005D5CE3"/>
    <w:rsid w:val="005D603E"/>
    <w:rsid w:val="005D60CB"/>
    <w:rsid w:val="005D68EA"/>
    <w:rsid w:val="005D6A74"/>
    <w:rsid w:val="005D6B84"/>
    <w:rsid w:val="005D6CF6"/>
    <w:rsid w:val="005D6FD6"/>
    <w:rsid w:val="005D74F5"/>
    <w:rsid w:val="005D753B"/>
    <w:rsid w:val="005D7692"/>
    <w:rsid w:val="005D7893"/>
    <w:rsid w:val="005D78AE"/>
    <w:rsid w:val="005D7AD4"/>
    <w:rsid w:val="005D7BBF"/>
    <w:rsid w:val="005E0025"/>
    <w:rsid w:val="005E0A34"/>
    <w:rsid w:val="005E0AA5"/>
    <w:rsid w:val="005E0E34"/>
    <w:rsid w:val="005E149B"/>
    <w:rsid w:val="005E14F3"/>
    <w:rsid w:val="005E224C"/>
    <w:rsid w:val="005E26D7"/>
    <w:rsid w:val="005E26E1"/>
    <w:rsid w:val="005E2726"/>
    <w:rsid w:val="005E3317"/>
    <w:rsid w:val="005E385C"/>
    <w:rsid w:val="005E39BB"/>
    <w:rsid w:val="005E3BD1"/>
    <w:rsid w:val="005E3ED0"/>
    <w:rsid w:val="005E3F93"/>
    <w:rsid w:val="005E513E"/>
    <w:rsid w:val="005E528B"/>
    <w:rsid w:val="005E5400"/>
    <w:rsid w:val="005E576D"/>
    <w:rsid w:val="005E57B0"/>
    <w:rsid w:val="005E5946"/>
    <w:rsid w:val="005E5D6D"/>
    <w:rsid w:val="005E5EAF"/>
    <w:rsid w:val="005E5F61"/>
    <w:rsid w:val="005E5F92"/>
    <w:rsid w:val="005E60F5"/>
    <w:rsid w:val="005E6321"/>
    <w:rsid w:val="005E6701"/>
    <w:rsid w:val="005E6A56"/>
    <w:rsid w:val="005E6AD3"/>
    <w:rsid w:val="005E6EB2"/>
    <w:rsid w:val="005E7A36"/>
    <w:rsid w:val="005F0250"/>
    <w:rsid w:val="005F031E"/>
    <w:rsid w:val="005F04BE"/>
    <w:rsid w:val="005F058A"/>
    <w:rsid w:val="005F101F"/>
    <w:rsid w:val="005F1741"/>
    <w:rsid w:val="005F1CF0"/>
    <w:rsid w:val="005F24EF"/>
    <w:rsid w:val="005F2AE3"/>
    <w:rsid w:val="005F2D0E"/>
    <w:rsid w:val="005F3342"/>
    <w:rsid w:val="005F3752"/>
    <w:rsid w:val="005F3CCA"/>
    <w:rsid w:val="005F3E94"/>
    <w:rsid w:val="005F3EBE"/>
    <w:rsid w:val="005F3FB6"/>
    <w:rsid w:val="005F43B2"/>
    <w:rsid w:val="005F4574"/>
    <w:rsid w:val="005F4A2D"/>
    <w:rsid w:val="005F4B53"/>
    <w:rsid w:val="005F4B96"/>
    <w:rsid w:val="005F4EDD"/>
    <w:rsid w:val="005F5395"/>
    <w:rsid w:val="005F54EF"/>
    <w:rsid w:val="005F5941"/>
    <w:rsid w:val="005F644D"/>
    <w:rsid w:val="005F690A"/>
    <w:rsid w:val="005F6A1F"/>
    <w:rsid w:val="005F7129"/>
    <w:rsid w:val="005F773F"/>
    <w:rsid w:val="005F7A33"/>
    <w:rsid w:val="006006B9"/>
    <w:rsid w:val="00600A13"/>
    <w:rsid w:val="00600F45"/>
    <w:rsid w:val="006013C0"/>
    <w:rsid w:val="00601486"/>
    <w:rsid w:val="00601546"/>
    <w:rsid w:val="006020D4"/>
    <w:rsid w:val="006020F4"/>
    <w:rsid w:val="00602468"/>
    <w:rsid w:val="006026A6"/>
    <w:rsid w:val="00602C09"/>
    <w:rsid w:val="0060308A"/>
    <w:rsid w:val="00603707"/>
    <w:rsid w:val="0060392F"/>
    <w:rsid w:val="00603E80"/>
    <w:rsid w:val="006041DF"/>
    <w:rsid w:val="00604BF0"/>
    <w:rsid w:val="00605807"/>
    <w:rsid w:val="00605899"/>
    <w:rsid w:val="0060654C"/>
    <w:rsid w:val="00606575"/>
    <w:rsid w:val="00606D40"/>
    <w:rsid w:val="00606FEF"/>
    <w:rsid w:val="006078A7"/>
    <w:rsid w:val="006106D1"/>
    <w:rsid w:val="00610880"/>
    <w:rsid w:val="0061091F"/>
    <w:rsid w:val="00611457"/>
    <w:rsid w:val="006118DB"/>
    <w:rsid w:val="00611920"/>
    <w:rsid w:val="006119BD"/>
    <w:rsid w:val="006126D5"/>
    <w:rsid w:val="00613ED4"/>
    <w:rsid w:val="006140E4"/>
    <w:rsid w:val="00614366"/>
    <w:rsid w:val="0061482C"/>
    <w:rsid w:val="006163C4"/>
    <w:rsid w:val="00616CF4"/>
    <w:rsid w:val="00616DED"/>
    <w:rsid w:val="00617732"/>
    <w:rsid w:val="00617FF0"/>
    <w:rsid w:val="00620EE9"/>
    <w:rsid w:val="00621B33"/>
    <w:rsid w:val="00621D8D"/>
    <w:rsid w:val="006220AA"/>
    <w:rsid w:val="006228CA"/>
    <w:rsid w:val="00622AE1"/>
    <w:rsid w:val="006233EF"/>
    <w:rsid w:val="0062369E"/>
    <w:rsid w:val="00623889"/>
    <w:rsid w:val="00623966"/>
    <w:rsid w:val="00623FED"/>
    <w:rsid w:val="0062410E"/>
    <w:rsid w:val="00624967"/>
    <w:rsid w:val="00624E07"/>
    <w:rsid w:val="006252D7"/>
    <w:rsid w:val="00625421"/>
    <w:rsid w:val="00625582"/>
    <w:rsid w:val="0062588B"/>
    <w:rsid w:val="00625B91"/>
    <w:rsid w:val="00625D84"/>
    <w:rsid w:val="00626192"/>
    <w:rsid w:val="00626229"/>
    <w:rsid w:val="00626400"/>
    <w:rsid w:val="00626EE6"/>
    <w:rsid w:val="00626FAA"/>
    <w:rsid w:val="00626FFA"/>
    <w:rsid w:val="00627296"/>
    <w:rsid w:val="006274CF"/>
    <w:rsid w:val="006275C5"/>
    <w:rsid w:val="006278A7"/>
    <w:rsid w:val="00627FFE"/>
    <w:rsid w:val="0063057C"/>
    <w:rsid w:val="00630797"/>
    <w:rsid w:val="00630E7D"/>
    <w:rsid w:val="00630E97"/>
    <w:rsid w:val="00631AE6"/>
    <w:rsid w:val="00631B4C"/>
    <w:rsid w:val="00631F30"/>
    <w:rsid w:val="006326C7"/>
    <w:rsid w:val="0063291F"/>
    <w:rsid w:val="00632942"/>
    <w:rsid w:val="00632B2A"/>
    <w:rsid w:val="00632CA8"/>
    <w:rsid w:val="00632F7C"/>
    <w:rsid w:val="00633318"/>
    <w:rsid w:val="00633790"/>
    <w:rsid w:val="00633937"/>
    <w:rsid w:val="006339FB"/>
    <w:rsid w:val="0063417A"/>
    <w:rsid w:val="00634242"/>
    <w:rsid w:val="00634403"/>
    <w:rsid w:val="006346C2"/>
    <w:rsid w:val="00634FBB"/>
    <w:rsid w:val="0063544D"/>
    <w:rsid w:val="00635918"/>
    <w:rsid w:val="00635F17"/>
    <w:rsid w:val="00636A46"/>
    <w:rsid w:val="006371E9"/>
    <w:rsid w:val="006372F9"/>
    <w:rsid w:val="00637A83"/>
    <w:rsid w:val="00637D5D"/>
    <w:rsid w:val="00637D62"/>
    <w:rsid w:val="006400B0"/>
    <w:rsid w:val="006402F5"/>
    <w:rsid w:val="00640703"/>
    <w:rsid w:val="00640DC3"/>
    <w:rsid w:val="00640F15"/>
    <w:rsid w:val="00641662"/>
    <w:rsid w:val="00641849"/>
    <w:rsid w:val="00641937"/>
    <w:rsid w:val="00641AFB"/>
    <w:rsid w:val="00641D4D"/>
    <w:rsid w:val="00642933"/>
    <w:rsid w:val="00642FB3"/>
    <w:rsid w:val="00643172"/>
    <w:rsid w:val="006432CC"/>
    <w:rsid w:val="0064347A"/>
    <w:rsid w:val="006434EE"/>
    <w:rsid w:val="00643508"/>
    <w:rsid w:val="00643742"/>
    <w:rsid w:val="00643933"/>
    <w:rsid w:val="00643DCA"/>
    <w:rsid w:val="006440C5"/>
    <w:rsid w:val="006442AC"/>
    <w:rsid w:val="006442CA"/>
    <w:rsid w:val="006443BE"/>
    <w:rsid w:val="00644E88"/>
    <w:rsid w:val="006450CB"/>
    <w:rsid w:val="0064526F"/>
    <w:rsid w:val="006452DD"/>
    <w:rsid w:val="00645303"/>
    <w:rsid w:val="0064537E"/>
    <w:rsid w:val="0064671C"/>
    <w:rsid w:val="00646914"/>
    <w:rsid w:val="00646B6D"/>
    <w:rsid w:val="00646F8A"/>
    <w:rsid w:val="0064708F"/>
    <w:rsid w:val="006470F7"/>
    <w:rsid w:val="00647567"/>
    <w:rsid w:val="00647877"/>
    <w:rsid w:val="006478E4"/>
    <w:rsid w:val="00647A44"/>
    <w:rsid w:val="00647B67"/>
    <w:rsid w:val="00647C47"/>
    <w:rsid w:val="00650A6B"/>
    <w:rsid w:val="00651039"/>
    <w:rsid w:val="00651597"/>
    <w:rsid w:val="006519CE"/>
    <w:rsid w:val="00651A13"/>
    <w:rsid w:val="00651A64"/>
    <w:rsid w:val="00651AB2"/>
    <w:rsid w:val="00651E9B"/>
    <w:rsid w:val="00651ED5"/>
    <w:rsid w:val="00652257"/>
    <w:rsid w:val="006522FA"/>
    <w:rsid w:val="006529ED"/>
    <w:rsid w:val="00652E5E"/>
    <w:rsid w:val="00653021"/>
    <w:rsid w:val="00653ED6"/>
    <w:rsid w:val="00653F76"/>
    <w:rsid w:val="0065403F"/>
    <w:rsid w:val="00654455"/>
    <w:rsid w:val="006546FB"/>
    <w:rsid w:val="006549D9"/>
    <w:rsid w:val="0065512A"/>
    <w:rsid w:val="00655647"/>
    <w:rsid w:val="00655CBA"/>
    <w:rsid w:val="00655EDC"/>
    <w:rsid w:val="00656347"/>
    <w:rsid w:val="00656398"/>
    <w:rsid w:val="00656729"/>
    <w:rsid w:val="00656BA0"/>
    <w:rsid w:val="0065729C"/>
    <w:rsid w:val="0065734F"/>
    <w:rsid w:val="00657AF2"/>
    <w:rsid w:val="00657B3F"/>
    <w:rsid w:val="0066031C"/>
    <w:rsid w:val="00660835"/>
    <w:rsid w:val="006608F7"/>
    <w:rsid w:val="00661012"/>
    <w:rsid w:val="0066125E"/>
    <w:rsid w:val="00661B3D"/>
    <w:rsid w:val="00662164"/>
    <w:rsid w:val="0066280A"/>
    <w:rsid w:val="006628C3"/>
    <w:rsid w:val="00662DBA"/>
    <w:rsid w:val="00662FA3"/>
    <w:rsid w:val="006632E7"/>
    <w:rsid w:val="00663469"/>
    <w:rsid w:val="00663F46"/>
    <w:rsid w:val="0066409A"/>
    <w:rsid w:val="0066420F"/>
    <w:rsid w:val="006644E8"/>
    <w:rsid w:val="00664B58"/>
    <w:rsid w:val="00665669"/>
    <w:rsid w:val="0066566B"/>
    <w:rsid w:val="006663C9"/>
    <w:rsid w:val="00666645"/>
    <w:rsid w:val="006669FC"/>
    <w:rsid w:val="00666D76"/>
    <w:rsid w:val="006670D0"/>
    <w:rsid w:val="00667EE8"/>
    <w:rsid w:val="00667FFE"/>
    <w:rsid w:val="00670247"/>
    <w:rsid w:val="00670BC0"/>
    <w:rsid w:val="00670DC3"/>
    <w:rsid w:val="00670EE5"/>
    <w:rsid w:val="006717E6"/>
    <w:rsid w:val="00671B31"/>
    <w:rsid w:val="00672019"/>
    <w:rsid w:val="006720F5"/>
    <w:rsid w:val="0067248F"/>
    <w:rsid w:val="00672685"/>
    <w:rsid w:val="006734C2"/>
    <w:rsid w:val="00673F7B"/>
    <w:rsid w:val="00673FDD"/>
    <w:rsid w:val="0067429B"/>
    <w:rsid w:val="006742D1"/>
    <w:rsid w:val="006743DD"/>
    <w:rsid w:val="00674933"/>
    <w:rsid w:val="00674DFA"/>
    <w:rsid w:val="00675100"/>
    <w:rsid w:val="00676203"/>
    <w:rsid w:val="006765C1"/>
    <w:rsid w:val="0067676F"/>
    <w:rsid w:val="00676D4B"/>
    <w:rsid w:val="00676E31"/>
    <w:rsid w:val="00677C5C"/>
    <w:rsid w:val="00677CE6"/>
    <w:rsid w:val="00677F01"/>
    <w:rsid w:val="0068039B"/>
    <w:rsid w:val="00680704"/>
    <w:rsid w:val="00680A0E"/>
    <w:rsid w:val="00680DC6"/>
    <w:rsid w:val="0068129D"/>
    <w:rsid w:val="0068173D"/>
    <w:rsid w:val="0068193A"/>
    <w:rsid w:val="00681FB1"/>
    <w:rsid w:val="0068202E"/>
    <w:rsid w:val="006821A5"/>
    <w:rsid w:val="006832B7"/>
    <w:rsid w:val="006833CA"/>
    <w:rsid w:val="0068347D"/>
    <w:rsid w:val="00683E81"/>
    <w:rsid w:val="00684030"/>
    <w:rsid w:val="00684090"/>
    <w:rsid w:val="00684437"/>
    <w:rsid w:val="006844E1"/>
    <w:rsid w:val="00684581"/>
    <w:rsid w:val="006849E2"/>
    <w:rsid w:val="006854F3"/>
    <w:rsid w:val="006855DC"/>
    <w:rsid w:val="00685A61"/>
    <w:rsid w:val="00686089"/>
    <w:rsid w:val="0068610A"/>
    <w:rsid w:val="0068617B"/>
    <w:rsid w:val="00686378"/>
    <w:rsid w:val="00686394"/>
    <w:rsid w:val="00686600"/>
    <w:rsid w:val="00686752"/>
    <w:rsid w:val="00686A77"/>
    <w:rsid w:val="00686F8B"/>
    <w:rsid w:val="0068730D"/>
    <w:rsid w:val="006874F7"/>
    <w:rsid w:val="00687B2F"/>
    <w:rsid w:val="00687D46"/>
    <w:rsid w:val="00687DA5"/>
    <w:rsid w:val="00690116"/>
    <w:rsid w:val="006901ED"/>
    <w:rsid w:val="006904D2"/>
    <w:rsid w:val="00690505"/>
    <w:rsid w:val="00690B79"/>
    <w:rsid w:val="00690F61"/>
    <w:rsid w:val="00690FAC"/>
    <w:rsid w:val="00691556"/>
    <w:rsid w:val="00692368"/>
    <w:rsid w:val="0069251C"/>
    <w:rsid w:val="00692777"/>
    <w:rsid w:val="006927FB"/>
    <w:rsid w:val="00692955"/>
    <w:rsid w:val="00692CE9"/>
    <w:rsid w:val="00692D18"/>
    <w:rsid w:val="00692DD8"/>
    <w:rsid w:val="00693062"/>
    <w:rsid w:val="0069349C"/>
    <w:rsid w:val="00693D1C"/>
    <w:rsid w:val="006942D8"/>
    <w:rsid w:val="00694F8D"/>
    <w:rsid w:val="00695413"/>
    <w:rsid w:val="00695811"/>
    <w:rsid w:val="0069581A"/>
    <w:rsid w:val="00695930"/>
    <w:rsid w:val="00695BE4"/>
    <w:rsid w:val="00695CE8"/>
    <w:rsid w:val="00695DE4"/>
    <w:rsid w:val="006964F0"/>
    <w:rsid w:val="0069656D"/>
    <w:rsid w:val="006969D1"/>
    <w:rsid w:val="0069713A"/>
    <w:rsid w:val="00697CA6"/>
    <w:rsid w:val="00697D5B"/>
    <w:rsid w:val="006A0177"/>
    <w:rsid w:val="006A01FE"/>
    <w:rsid w:val="006A03CD"/>
    <w:rsid w:val="006A0570"/>
    <w:rsid w:val="006A0AB3"/>
    <w:rsid w:val="006A0B3C"/>
    <w:rsid w:val="006A0BF0"/>
    <w:rsid w:val="006A0C5F"/>
    <w:rsid w:val="006A0E94"/>
    <w:rsid w:val="006A1110"/>
    <w:rsid w:val="006A13D4"/>
    <w:rsid w:val="006A13D7"/>
    <w:rsid w:val="006A1603"/>
    <w:rsid w:val="006A1C52"/>
    <w:rsid w:val="006A2207"/>
    <w:rsid w:val="006A2213"/>
    <w:rsid w:val="006A2BF2"/>
    <w:rsid w:val="006A2D33"/>
    <w:rsid w:val="006A2DB9"/>
    <w:rsid w:val="006A2F90"/>
    <w:rsid w:val="006A360B"/>
    <w:rsid w:val="006A36FE"/>
    <w:rsid w:val="006A3985"/>
    <w:rsid w:val="006A399E"/>
    <w:rsid w:val="006A3C4A"/>
    <w:rsid w:val="006A4709"/>
    <w:rsid w:val="006A51C0"/>
    <w:rsid w:val="006A5382"/>
    <w:rsid w:val="006A5853"/>
    <w:rsid w:val="006A5B2E"/>
    <w:rsid w:val="006A6558"/>
    <w:rsid w:val="006A65CE"/>
    <w:rsid w:val="006A670D"/>
    <w:rsid w:val="006A675A"/>
    <w:rsid w:val="006A69DB"/>
    <w:rsid w:val="006A6AD8"/>
    <w:rsid w:val="006A6DDD"/>
    <w:rsid w:val="006A7219"/>
    <w:rsid w:val="006A7461"/>
    <w:rsid w:val="006A7524"/>
    <w:rsid w:val="006A7F25"/>
    <w:rsid w:val="006A7FF5"/>
    <w:rsid w:val="006B0357"/>
    <w:rsid w:val="006B06A1"/>
    <w:rsid w:val="006B0EDD"/>
    <w:rsid w:val="006B1310"/>
    <w:rsid w:val="006B155E"/>
    <w:rsid w:val="006B192F"/>
    <w:rsid w:val="006B1AAA"/>
    <w:rsid w:val="006B1B17"/>
    <w:rsid w:val="006B254B"/>
    <w:rsid w:val="006B2B5B"/>
    <w:rsid w:val="006B2FC3"/>
    <w:rsid w:val="006B3595"/>
    <w:rsid w:val="006B364E"/>
    <w:rsid w:val="006B3B1F"/>
    <w:rsid w:val="006B3B62"/>
    <w:rsid w:val="006B3BB7"/>
    <w:rsid w:val="006B3BF1"/>
    <w:rsid w:val="006B42A3"/>
    <w:rsid w:val="006B449E"/>
    <w:rsid w:val="006B495D"/>
    <w:rsid w:val="006B4BF3"/>
    <w:rsid w:val="006B4ED7"/>
    <w:rsid w:val="006B4FAB"/>
    <w:rsid w:val="006B5026"/>
    <w:rsid w:val="006B5123"/>
    <w:rsid w:val="006B55F9"/>
    <w:rsid w:val="006B5DB8"/>
    <w:rsid w:val="006B6805"/>
    <w:rsid w:val="006B6947"/>
    <w:rsid w:val="006B6965"/>
    <w:rsid w:val="006B6E6C"/>
    <w:rsid w:val="006B6F40"/>
    <w:rsid w:val="006B70FA"/>
    <w:rsid w:val="006B7145"/>
    <w:rsid w:val="006B749E"/>
    <w:rsid w:val="006B74E3"/>
    <w:rsid w:val="006B7C4D"/>
    <w:rsid w:val="006C0069"/>
    <w:rsid w:val="006C038A"/>
    <w:rsid w:val="006C0A21"/>
    <w:rsid w:val="006C1421"/>
    <w:rsid w:val="006C1452"/>
    <w:rsid w:val="006C14F9"/>
    <w:rsid w:val="006C16EB"/>
    <w:rsid w:val="006C1ACB"/>
    <w:rsid w:val="006C21AD"/>
    <w:rsid w:val="006C22EC"/>
    <w:rsid w:val="006C238A"/>
    <w:rsid w:val="006C2ABC"/>
    <w:rsid w:val="006C2C8D"/>
    <w:rsid w:val="006C2DBF"/>
    <w:rsid w:val="006C30FC"/>
    <w:rsid w:val="006C3455"/>
    <w:rsid w:val="006C34E5"/>
    <w:rsid w:val="006C36C6"/>
    <w:rsid w:val="006C3732"/>
    <w:rsid w:val="006C3748"/>
    <w:rsid w:val="006C389E"/>
    <w:rsid w:val="006C3934"/>
    <w:rsid w:val="006C3F97"/>
    <w:rsid w:val="006C4205"/>
    <w:rsid w:val="006C444B"/>
    <w:rsid w:val="006C477F"/>
    <w:rsid w:val="006C5A57"/>
    <w:rsid w:val="006C5D62"/>
    <w:rsid w:val="006C5E8E"/>
    <w:rsid w:val="006C5FC5"/>
    <w:rsid w:val="006C636E"/>
    <w:rsid w:val="006C77EE"/>
    <w:rsid w:val="006D0028"/>
    <w:rsid w:val="006D07CB"/>
    <w:rsid w:val="006D0D35"/>
    <w:rsid w:val="006D0E02"/>
    <w:rsid w:val="006D1256"/>
    <w:rsid w:val="006D12A1"/>
    <w:rsid w:val="006D1542"/>
    <w:rsid w:val="006D186D"/>
    <w:rsid w:val="006D1F1C"/>
    <w:rsid w:val="006D254F"/>
    <w:rsid w:val="006D2752"/>
    <w:rsid w:val="006D2BEE"/>
    <w:rsid w:val="006D2EE9"/>
    <w:rsid w:val="006D2FDF"/>
    <w:rsid w:val="006D394D"/>
    <w:rsid w:val="006D4669"/>
    <w:rsid w:val="006D4CA6"/>
    <w:rsid w:val="006D4E6A"/>
    <w:rsid w:val="006D54A7"/>
    <w:rsid w:val="006D5988"/>
    <w:rsid w:val="006D6012"/>
    <w:rsid w:val="006D698A"/>
    <w:rsid w:val="006D69BC"/>
    <w:rsid w:val="006D6AF0"/>
    <w:rsid w:val="006D6F4B"/>
    <w:rsid w:val="006D7308"/>
    <w:rsid w:val="006D764A"/>
    <w:rsid w:val="006D7983"/>
    <w:rsid w:val="006E0163"/>
    <w:rsid w:val="006E01C8"/>
    <w:rsid w:val="006E021A"/>
    <w:rsid w:val="006E0C8F"/>
    <w:rsid w:val="006E0C92"/>
    <w:rsid w:val="006E12DB"/>
    <w:rsid w:val="006E1332"/>
    <w:rsid w:val="006E1361"/>
    <w:rsid w:val="006E142B"/>
    <w:rsid w:val="006E19AC"/>
    <w:rsid w:val="006E1FC6"/>
    <w:rsid w:val="006E2669"/>
    <w:rsid w:val="006E2736"/>
    <w:rsid w:val="006E34C1"/>
    <w:rsid w:val="006E3730"/>
    <w:rsid w:val="006E38A0"/>
    <w:rsid w:val="006E396B"/>
    <w:rsid w:val="006E3D61"/>
    <w:rsid w:val="006E3DCC"/>
    <w:rsid w:val="006E4267"/>
    <w:rsid w:val="006E4724"/>
    <w:rsid w:val="006E4CE1"/>
    <w:rsid w:val="006E4E6C"/>
    <w:rsid w:val="006E5279"/>
    <w:rsid w:val="006E5531"/>
    <w:rsid w:val="006E55A5"/>
    <w:rsid w:val="006E5CC8"/>
    <w:rsid w:val="006E6040"/>
    <w:rsid w:val="006E7672"/>
    <w:rsid w:val="006E7C76"/>
    <w:rsid w:val="006E7D4A"/>
    <w:rsid w:val="006E7E98"/>
    <w:rsid w:val="006F0047"/>
    <w:rsid w:val="006F00DC"/>
    <w:rsid w:val="006F0312"/>
    <w:rsid w:val="006F04B0"/>
    <w:rsid w:val="006F05CE"/>
    <w:rsid w:val="006F1007"/>
    <w:rsid w:val="006F1036"/>
    <w:rsid w:val="006F135D"/>
    <w:rsid w:val="006F1963"/>
    <w:rsid w:val="006F19CD"/>
    <w:rsid w:val="006F1B14"/>
    <w:rsid w:val="006F1C3B"/>
    <w:rsid w:val="006F28E6"/>
    <w:rsid w:val="006F2A61"/>
    <w:rsid w:val="006F3614"/>
    <w:rsid w:val="006F368D"/>
    <w:rsid w:val="006F38B3"/>
    <w:rsid w:val="006F38F5"/>
    <w:rsid w:val="006F48A6"/>
    <w:rsid w:val="006F4C3B"/>
    <w:rsid w:val="006F4D32"/>
    <w:rsid w:val="006F5035"/>
    <w:rsid w:val="006F52CF"/>
    <w:rsid w:val="006F52F6"/>
    <w:rsid w:val="006F5D0E"/>
    <w:rsid w:val="006F5DD1"/>
    <w:rsid w:val="006F6083"/>
    <w:rsid w:val="006F60A6"/>
    <w:rsid w:val="006F62FD"/>
    <w:rsid w:val="006F6E54"/>
    <w:rsid w:val="006F6F4E"/>
    <w:rsid w:val="006F7005"/>
    <w:rsid w:val="006F71DC"/>
    <w:rsid w:val="006F75B5"/>
    <w:rsid w:val="006F7A33"/>
    <w:rsid w:val="006F7B22"/>
    <w:rsid w:val="006F7F70"/>
    <w:rsid w:val="0070001F"/>
    <w:rsid w:val="00700AC9"/>
    <w:rsid w:val="00700BE9"/>
    <w:rsid w:val="00701541"/>
    <w:rsid w:val="0070158C"/>
    <w:rsid w:val="00701782"/>
    <w:rsid w:val="007018C9"/>
    <w:rsid w:val="00701AEA"/>
    <w:rsid w:val="00701C4D"/>
    <w:rsid w:val="00701FB7"/>
    <w:rsid w:val="00702825"/>
    <w:rsid w:val="00703595"/>
    <w:rsid w:val="007041E0"/>
    <w:rsid w:val="00704B84"/>
    <w:rsid w:val="00704FB6"/>
    <w:rsid w:val="0070543E"/>
    <w:rsid w:val="007057F8"/>
    <w:rsid w:val="00705A8A"/>
    <w:rsid w:val="007061D3"/>
    <w:rsid w:val="0070645C"/>
    <w:rsid w:val="00706D5F"/>
    <w:rsid w:val="00707479"/>
    <w:rsid w:val="00707BF9"/>
    <w:rsid w:val="00710BE6"/>
    <w:rsid w:val="00710CC1"/>
    <w:rsid w:val="00710EE1"/>
    <w:rsid w:val="00711753"/>
    <w:rsid w:val="00711A08"/>
    <w:rsid w:val="00711B0A"/>
    <w:rsid w:val="00712186"/>
    <w:rsid w:val="00712320"/>
    <w:rsid w:val="00712E75"/>
    <w:rsid w:val="00712FDA"/>
    <w:rsid w:val="00713107"/>
    <w:rsid w:val="00713185"/>
    <w:rsid w:val="0071338F"/>
    <w:rsid w:val="0071366B"/>
    <w:rsid w:val="007138D0"/>
    <w:rsid w:val="00713B6C"/>
    <w:rsid w:val="00713BB6"/>
    <w:rsid w:val="00713CBE"/>
    <w:rsid w:val="007149EF"/>
    <w:rsid w:val="007151C6"/>
    <w:rsid w:val="00715352"/>
    <w:rsid w:val="007160C3"/>
    <w:rsid w:val="00716F8A"/>
    <w:rsid w:val="00717396"/>
    <w:rsid w:val="007173CE"/>
    <w:rsid w:val="00717A9B"/>
    <w:rsid w:val="00717C62"/>
    <w:rsid w:val="00720536"/>
    <w:rsid w:val="0072089C"/>
    <w:rsid w:val="007209C8"/>
    <w:rsid w:val="00720FC9"/>
    <w:rsid w:val="00721057"/>
    <w:rsid w:val="007224A1"/>
    <w:rsid w:val="00722BF1"/>
    <w:rsid w:val="00722D8E"/>
    <w:rsid w:val="00722F9F"/>
    <w:rsid w:val="00723176"/>
    <w:rsid w:val="007236D8"/>
    <w:rsid w:val="00723785"/>
    <w:rsid w:val="00723893"/>
    <w:rsid w:val="007240A2"/>
    <w:rsid w:val="007247BE"/>
    <w:rsid w:val="00724DA6"/>
    <w:rsid w:val="00724F12"/>
    <w:rsid w:val="00724FB5"/>
    <w:rsid w:val="007253BE"/>
    <w:rsid w:val="0072568E"/>
    <w:rsid w:val="00725703"/>
    <w:rsid w:val="007266D8"/>
    <w:rsid w:val="007277F3"/>
    <w:rsid w:val="0073013B"/>
    <w:rsid w:val="0073031A"/>
    <w:rsid w:val="007305DA"/>
    <w:rsid w:val="00730EE4"/>
    <w:rsid w:val="00731083"/>
    <w:rsid w:val="007312A8"/>
    <w:rsid w:val="0073236A"/>
    <w:rsid w:val="00732933"/>
    <w:rsid w:val="00732986"/>
    <w:rsid w:val="00732EF8"/>
    <w:rsid w:val="00732FB5"/>
    <w:rsid w:val="00733464"/>
    <w:rsid w:val="0073357E"/>
    <w:rsid w:val="00733703"/>
    <w:rsid w:val="00733A23"/>
    <w:rsid w:val="00733A36"/>
    <w:rsid w:val="00733C16"/>
    <w:rsid w:val="00734754"/>
    <w:rsid w:val="0073488F"/>
    <w:rsid w:val="00734A99"/>
    <w:rsid w:val="00734CAA"/>
    <w:rsid w:val="00734CEC"/>
    <w:rsid w:val="00734FC5"/>
    <w:rsid w:val="0073516B"/>
    <w:rsid w:val="00735240"/>
    <w:rsid w:val="007353EB"/>
    <w:rsid w:val="007356FF"/>
    <w:rsid w:val="00736CB5"/>
    <w:rsid w:val="0073703D"/>
    <w:rsid w:val="00737148"/>
    <w:rsid w:val="00737437"/>
    <w:rsid w:val="00737783"/>
    <w:rsid w:val="007379EE"/>
    <w:rsid w:val="00737EBE"/>
    <w:rsid w:val="0074046A"/>
    <w:rsid w:val="007409D7"/>
    <w:rsid w:val="007409F7"/>
    <w:rsid w:val="00740C3F"/>
    <w:rsid w:val="0074108A"/>
    <w:rsid w:val="00741490"/>
    <w:rsid w:val="00741BAC"/>
    <w:rsid w:val="00741E1D"/>
    <w:rsid w:val="0074247A"/>
    <w:rsid w:val="007427AA"/>
    <w:rsid w:val="00742D50"/>
    <w:rsid w:val="007433DC"/>
    <w:rsid w:val="0074351F"/>
    <w:rsid w:val="00743D44"/>
    <w:rsid w:val="0074417E"/>
    <w:rsid w:val="00744BF1"/>
    <w:rsid w:val="00744E0B"/>
    <w:rsid w:val="0074542D"/>
    <w:rsid w:val="0074648D"/>
    <w:rsid w:val="00746BB1"/>
    <w:rsid w:val="0074740A"/>
    <w:rsid w:val="007476F1"/>
    <w:rsid w:val="00747747"/>
    <w:rsid w:val="00747E5A"/>
    <w:rsid w:val="007500AD"/>
    <w:rsid w:val="00750642"/>
    <w:rsid w:val="00750B64"/>
    <w:rsid w:val="00750D26"/>
    <w:rsid w:val="007512E1"/>
    <w:rsid w:val="00751F19"/>
    <w:rsid w:val="00752172"/>
    <w:rsid w:val="007528D1"/>
    <w:rsid w:val="00752C15"/>
    <w:rsid w:val="00752EE7"/>
    <w:rsid w:val="0075316F"/>
    <w:rsid w:val="007534AF"/>
    <w:rsid w:val="007535A4"/>
    <w:rsid w:val="007542E1"/>
    <w:rsid w:val="007548A1"/>
    <w:rsid w:val="0075493E"/>
    <w:rsid w:val="00754D05"/>
    <w:rsid w:val="007552BD"/>
    <w:rsid w:val="00755442"/>
    <w:rsid w:val="0075580B"/>
    <w:rsid w:val="00755B29"/>
    <w:rsid w:val="0075600C"/>
    <w:rsid w:val="00756D1E"/>
    <w:rsid w:val="00756E6D"/>
    <w:rsid w:val="00756F53"/>
    <w:rsid w:val="00756FD9"/>
    <w:rsid w:val="00757502"/>
    <w:rsid w:val="00757BC0"/>
    <w:rsid w:val="00757BFF"/>
    <w:rsid w:val="00757CA0"/>
    <w:rsid w:val="00757EF8"/>
    <w:rsid w:val="00760068"/>
    <w:rsid w:val="007600A2"/>
    <w:rsid w:val="007601CA"/>
    <w:rsid w:val="0076041B"/>
    <w:rsid w:val="00761402"/>
    <w:rsid w:val="00761795"/>
    <w:rsid w:val="00762150"/>
    <w:rsid w:val="007624D2"/>
    <w:rsid w:val="007625AB"/>
    <w:rsid w:val="00762C5F"/>
    <w:rsid w:val="00762EA0"/>
    <w:rsid w:val="00762EEA"/>
    <w:rsid w:val="0076301F"/>
    <w:rsid w:val="00763279"/>
    <w:rsid w:val="0076395F"/>
    <w:rsid w:val="00763F4A"/>
    <w:rsid w:val="00764096"/>
    <w:rsid w:val="0076419D"/>
    <w:rsid w:val="007645E1"/>
    <w:rsid w:val="00764698"/>
    <w:rsid w:val="0076487A"/>
    <w:rsid w:val="007650F0"/>
    <w:rsid w:val="007651FC"/>
    <w:rsid w:val="00765815"/>
    <w:rsid w:val="00765A94"/>
    <w:rsid w:val="007667BE"/>
    <w:rsid w:val="007668E0"/>
    <w:rsid w:val="00766911"/>
    <w:rsid w:val="00766F1F"/>
    <w:rsid w:val="0076723B"/>
    <w:rsid w:val="0076730F"/>
    <w:rsid w:val="00767903"/>
    <w:rsid w:val="00767EAE"/>
    <w:rsid w:val="0077001B"/>
    <w:rsid w:val="007701D5"/>
    <w:rsid w:val="00770492"/>
    <w:rsid w:val="007704C5"/>
    <w:rsid w:val="0077068E"/>
    <w:rsid w:val="00770B24"/>
    <w:rsid w:val="00770EA1"/>
    <w:rsid w:val="00771880"/>
    <w:rsid w:val="0077206D"/>
    <w:rsid w:val="00772218"/>
    <w:rsid w:val="0077251B"/>
    <w:rsid w:val="007729D2"/>
    <w:rsid w:val="00772CB0"/>
    <w:rsid w:val="00773100"/>
    <w:rsid w:val="007735B2"/>
    <w:rsid w:val="00773A3A"/>
    <w:rsid w:val="00773C56"/>
    <w:rsid w:val="00773F1A"/>
    <w:rsid w:val="00774112"/>
    <w:rsid w:val="007744B1"/>
    <w:rsid w:val="00774563"/>
    <w:rsid w:val="00774605"/>
    <w:rsid w:val="007751E3"/>
    <w:rsid w:val="007752E4"/>
    <w:rsid w:val="0077562E"/>
    <w:rsid w:val="00775E65"/>
    <w:rsid w:val="00776182"/>
    <w:rsid w:val="00776DF3"/>
    <w:rsid w:val="00777768"/>
    <w:rsid w:val="00777DD7"/>
    <w:rsid w:val="00780100"/>
    <w:rsid w:val="0078062C"/>
    <w:rsid w:val="00780C84"/>
    <w:rsid w:val="00781445"/>
    <w:rsid w:val="007816A5"/>
    <w:rsid w:val="007819FE"/>
    <w:rsid w:val="00781A1E"/>
    <w:rsid w:val="00781A85"/>
    <w:rsid w:val="007820EF"/>
    <w:rsid w:val="007823EC"/>
    <w:rsid w:val="0078288A"/>
    <w:rsid w:val="00782B60"/>
    <w:rsid w:val="00782C1C"/>
    <w:rsid w:val="00782D49"/>
    <w:rsid w:val="00782FC1"/>
    <w:rsid w:val="0078303B"/>
    <w:rsid w:val="007831B1"/>
    <w:rsid w:val="007831CD"/>
    <w:rsid w:val="00783299"/>
    <w:rsid w:val="00783374"/>
    <w:rsid w:val="00783598"/>
    <w:rsid w:val="007835F5"/>
    <w:rsid w:val="00783608"/>
    <w:rsid w:val="007836AB"/>
    <w:rsid w:val="00783B2F"/>
    <w:rsid w:val="00783C19"/>
    <w:rsid w:val="00784655"/>
    <w:rsid w:val="00784DE2"/>
    <w:rsid w:val="007854A4"/>
    <w:rsid w:val="00785DA7"/>
    <w:rsid w:val="00785FF0"/>
    <w:rsid w:val="007862E3"/>
    <w:rsid w:val="0078689B"/>
    <w:rsid w:val="00786ACA"/>
    <w:rsid w:val="00786D68"/>
    <w:rsid w:val="00787199"/>
    <w:rsid w:val="0078730E"/>
    <w:rsid w:val="007878F6"/>
    <w:rsid w:val="00787D7F"/>
    <w:rsid w:val="00787D81"/>
    <w:rsid w:val="00790013"/>
    <w:rsid w:val="007901AD"/>
    <w:rsid w:val="007901C1"/>
    <w:rsid w:val="00790C89"/>
    <w:rsid w:val="007911DF"/>
    <w:rsid w:val="00791B3E"/>
    <w:rsid w:val="00791D94"/>
    <w:rsid w:val="00791E33"/>
    <w:rsid w:val="00792245"/>
    <w:rsid w:val="00792A78"/>
    <w:rsid w:val="00792B1E"/>
    <w:rsid w:val="00792F1D"/>
    <w:rsid w:val="00793027"/>
    <w:rsid w:val="00793285"/>
    <w:rsid w:val="007939FB"/>
    <w:rsid w:val="007940C7"/>
    <w:rsid w:val="007947CD"/>
    <w:rsid w:val="00794C56"/>
    <w:rsid w:val="00794F60"/>
    <w:rsid w:val="00795258"/>
    <w:rsid w:val="00795284"/>
    <w:rsid w:val="00795B2A"/>
    <w:rsid w:val="00795B2E"/>
    <w:rsid w:val="00795B8D"/>
    <w:rsid w:val="0079676E"/>
    <w:rsid w:val="007968BC"/>
    <w:rsid w:val="00797BF8"/>
    <w:rsid w:val="00797F67"/>
    <w:rsid w:val="007A0141"/>
    <w:rsid w:val="007A0162"/>
    <w:rsid w:val="007A03B9"/>
    <w:rsid w:val="007A040E"/>
    <w:rsid w:val="007A042F"/>
    <w:rsid w:val="007A06F7"/>
    <w:rsid w:val="007A0776"/>
    <w:rsid w:val="007A091A"/>
    <w:rsid w:val="007A0A69"/>
    <w:rsid w:val="007A0D49"/>
    <w:rsid w:val="007A0EC6"/>
    <w:rsid w:val="007A14EF"/>
    <w:rsid w:val="007A1870"/>
    <w:rsid w:val="007A1F69"/>
    <w:rsid w:val="007A293B"/>
    <w:rsid w:val="007A2CAB"/>
    <w:rsid w:val="007A2E8B"/>
    <w:rsid w:val="007A2F18"/>
    <w:rsid w:val="007A2F90"/>
    <w:rsid w:val="007A334D"/>
    <w:rsid w:val="007A33FC"/>
    <w:rsid w:val="007A3E9E"/>
    <w:rsid w:val="007A411B"/>
    <w:rsid w:val="007A446A"/>
    <w:rsid w:val="007A459A"/>
    <w:rsid w:val="007A4CAF"/>
    <w:rsid w:val="007A4E1E"/>
    <w:rsid w:val="007A5A0C"/>
    <w:rsid w:val="007A649A"/>
    <w:rsid w:val="007A6988"/>
    <w:rsid w:val="007A6A9A"/>
    <w:rsid w:val="007A6E9F"/>
    <w:rsid w:val="007A706E"/>
    <w:rsid w:val="007B045C"/>
    <w:rsid w:val="007B09AD"/>
    <w:rsid w:val="007B0E83"/>
    <w:rsid w:val="007B0ED0"/>
    <w:rsid w:val="007B15A5"/>
    <w:rsid w:val="007B1FCD"/>
    <w:rsid w:val="007B2704"/>
    <w:rsid w:val="007B272E"/>
    <w:rsid w:val="007B2C58"/>
    <w:rsid w:val="007B2E91"/>
    <w:rsid w:val="007B2FEC"/>
    <w:rsid w:val="007B312C"/>
    <w:rsid w:val="007B3309"/>
    <w:rsid w:val="007B3353"/>
    <w:rsid w:val="007B3F8A"/>
    <w:rsid w:val="007B3FF9"/>
    <w:rsid w:val="007B424C"/>
    <w:rsid w:val="007B42D9"/>
    <w:rsid w:val="007B552B"/>
    <w:rsid w:val="007B5627"/>
    <w:rsid w:val="007B642A"/>
    <w:rsid w:val="007B64DE"/>
    <w:rsid w:val="007B696A"/>
    <w:rsid w:val="007B6A98"/>
    <w:rsid w:val="007B6F05"/>
    <w:rsid w:val="007B710D"/>
    <w:rsid w:val="007B716F"/>
    <w:rsid w:val="007B75AE"/>
    <w:rsid w:val="007B7C24"/>
    <w:rsid w:val="007C0395"/>
    <w:rsid w:val="007C0F0A"/>
    <w:rsid w:val="007C26C2"/>
    <w:rsid w:val="007C326C"/>
    <w:rsid w:val="007C34B7"/>
    <w:rsid w:val="007C390E"/>
    <w:rsid w:val="007C3ED1"/>
    <w:rsid w:val="007C43C3"/>
    <w:rsid w:val="007C44F0"/>
    <w:rsid w:val="007C46BE"/>
    <w:rsid w:val="007C4AA6"/>
    <w:rsid w:val="007C4BB3"/>
    <w:rsid w:val="007C4CB7"/>
    <w:rsid w:val="007C4DF2"/>
    <w:rsid w:val="007C5185"/>
    <w:rsid w:val="007C545A"/>
    <w:rsid w:val="007C54BF"/>
    <w:rsid w:val="007C54C9"/>
    <w:rsid w:val="007C5D9C"/>
    <w:rsid w:val="007C6417"/>
    <w:rsid w:val="007C6875"/>
    <w:rsid w:val="007C6EA3"/>
    <w:rsid w:val="007C6F9A"/>
    <w:rsid w:val="007C6FD5"/>
    <w:rsid w:val="007C7056"/>
    <w:rsid w:val="007C70AB"/>
    <w:rsid w:val="007C74DD"/>
    <w:rsid w:val="007C77C6"/>
    <w:rsid w:val="007D006A"/>
    <w:rsid w:val="007D0110"/>
    <w:rsid w:val="007D0A85"/>
    <w:rsid w:val="007D0B84"/>
    <w:rsid w:val="007D0CCC"/>
    <w:rsid w:val="007D0DC4"/>
    <w:rsid w:val="007D1F61"/>
    <w:rsid w:val="007D2C93"/>
    <w:rsid w:val="007D2D86"/>
    <w:rsid w:val="007D3646"/>
    <w:rsid w:val="007D376F"/>
    <w:rsid w:val="007D38C2"/>
    <w:rsid w:val="007D38DC"/>
    <w:rsid w:val="007D39A3"/>
    <w:rsid w:val="007D3DED"/>
    <w:rsid w:val="007D4111"/>
    <w:rsid w:val="007D4C5D"/>
    <w:rsid w:val="007D4F34"/>
    <w:rsid w:val="007D50AC"/>
    <w:rsid w:val="007D57B6"/>
    <w:rsid w:val="007D5BBC"/>
    <w:rsid w:val="007D5DE1"/>
    <w:rsid w:val="007D602C"/>
    <w:rsid w:val="007D6089"/>
    <w:rsid w:val="007D6556"/>
    <w:rsid w:val="007D6A55"/>
    <w:rsid w:val="007D6B50"/>
    <w:rsid w:val="007D70AC"/>
    <w:rsid w:val="007D79B1"/>
    <w:rsid w:val="007D7A9E"/>
    <w:rsid w:val="007D7CA6"/>
    <w:rsid w:val="007D7D9D"/>
    <w:rsid w:val="007E04C3"/>
    <w:rsid w:val="007E05C1"/>
    <w:rsid w:val="007E09DC"/>
    <w:rsid w:val="007E0B14"/>
    <w:rsid w:val="007E0B66"/>
    <w:rsid w:val="007E11B0"/>
    <w:rsid w:val="007E1526"/>
    <w:rsid w:val="007E22E2"/>
    <w:rsid w:val="007E2466"/>
    <w:rsid w:val="007E25D7"/>
    <w:rsid w:val="007E2728"/>
    <w:rsid w:val="007E3109"/>
    <w:rsid w:val="007E344D"/>
    <w:rsid w:val="007E358E"/>
    <w:rsid w:val="007E3CD2"/>
    <w:rsid w:val="007E420A"/>
    <w:rsid w:val="007E4542"/>
    <w:rsid w:val="007E476C"/>
    <w:rsid w:val="007E5463"/>
    <w:rsid w:val="007E5F30"/>
    <w:rsid w:val="007E615C"/>
    <w:rsid w:val="007E66E1"/>
    <w:rsid w:val="007E6C0E"/>
    <w:rsid w:val="007E7085"/>
    <w:rsid w:val="007E732E"/>
    <w:rsid w:val="007E7635"/>
    <w:rsid w:val="007E7674"/>
    <w:rsid w:val="007F0009"/>
    <w:rsid w:val="007F0757"/>
    <w:rsid w:val="007F0C8C"/>
    <w:rsid w:val="007F0DD2"/>
    <w:rsid w:val="007F1199"/>
    <w:rsid w:val="007F1DB0"/>
    <w:rsid w:val="007F2551"/>
    <w:rsid w:val="007F2606"/>
    <w:rsid w:val="007F26B8"/>
    <w:rsid w:val="007F2E71"/>
    <w:rsid w:val="007F2F5A"/>
    <w:rsid w:val="007F3851"/>
    <w:rsid w:val="007F3EB6"/>
    <w:rsid w:val="007F40C6"/>
    <w:rsid w:val="007F41C4"/>
    <w:rsid w:val="007F43E5"/>
    <w:rsid w:val="007F4751"/>
    <w:rsid w:val="007F49E5"/>
    <w:rsid w:val="007F49ED"/>
    <w:rsid w:val="007F4B43"/>
    <w:rsid w:val="007F55B9"/>
    <w:rsid w:val="007F55E6"/>
    <w:rsid w:val="007F59FA"/>
    <w:rsid w:val="007F5BA3"/>
    <w:rsid w:val="007F5D2D"/>
    <w:rsid w:val="007F657C"/>
    <w:rsid w:val="007F66B6"/>
    <w:rsid w:val="007F672C"/>
    <w:rsid w:val="007F68BA"/>
    <w:rsid w:val="007F6924"/>
    <w:rsid w:val="007F6D3D"/>
    <w:rsid w:val="007F7003"/>
    <w:rsid w:val="007F7217"/>
    <w:rsid w:val="00800662"/>
    <w:rsid w:val="00800748"/>
    <w:rsid w:val="00800AFB"/>
    <w:rsid w:val="00800BEC"/>
    <w:rsid w:val="00800D94"/>
    <w:rsid w:val="00800DC7"/>
    <w:rsid w:val="008011C8"/>
    <w:rsid w:val="0080174C"/>
    <w:rsid w:val="008018C0"/>
    <w:rsid w:val="00801AFE"/>
    <w:rsid w:val="008026B9"/>
    <w:rsid w:val="00802C92"/>
    <w:rsid w:val="0080320C"/>
    <w:rsid w:val="00803BF6"/>
    <w:rsid w:val="00803D83"/>
    <w:rsid w:val="00803DA9"/>
    <w:rsid w:val="00803FC4"/>
    <w:rsid w:val="008049E7"/>
    <w:rsid w:val="008050FD"/>
    <w:rsid w:val="0080530A"/>
    <w:rsid w:val="0080548A"/>
    <w:rsid w:val="00805491"/>
    <w:rsid w:val="008054E8"/>
    <w:rsid w:val="008056BC"/>
    <w:rsid w:val="00805797"/>
    <w:rsid w:val="00805DC1"/>
    <w:rsid w:val="008066DA"/>
    <w:rsid w:val="00806777"/>
    <w:rsid w:val="00806784"/>
    <w:rsid w:val="00806E67"/>
    <w:rsid w:val="00806F03"/>
    <w:rsid w:val="008070CB"/>
    <w:rsid w:val="00810599"/>
    <w:rsid w:val="00810660"/>
    <w:rsid w:val="0081100E"/>
    <w:rsid w:val="008116BB"/>
    <w:rsid w:val="00811C61"/>
    <w:rsid w:val="00811E87"/>
    <w:rsid w:val="00811FA4"/>
    <w:rsid w:val="00812065"/>
    <w:rsid w:val="0081206C"/>
    <w:rsid w:val="008130BC"/>
    <w:rsid w:val="00813280"/>
    <w:rsid w:val="008134DD"/>
    <w:rsid w:val="00813BE7"/>
    <w:rsid w:val="008141DC"/>
    <w:rsid w:val="0081440A"/>
    <w:rsid w:val="00814454"/>
    <w:rsid w:val="00814897"/>
    <w:rsid w:val="00814F7E"/>
    <w:rsid w:val="0081528D"/>
    <w:rsid w:val="008153D6"/>
    <w:rsid w:val="00815553"/>
    <w:rsid w:val="008155C7"/>
    <w:rsid w:val="00815D32"/>
    <w:rsid w:val="00815DBA"/>
    <w:rsid w:val="008163FE"/>
    <w:rsid w:val="00816597"/>
    <w:rsid w:val="00816B32"/>
    <w:rsid w:val="00816CE8"/>
    <w:rsid w:val="008171D0"/>
    <w:rsid w:val="00817346"/>
    <w:rsid w:val="008179AD"/>
    <w:rsid w:val="00817C23"/>
    <w:rsid w:val="00817FB6"/>
    <w:rsid w:val="00820491"/>
    <w:rsid w:val="00820847"/>
    <w:rsid w:val="0082163B"/>
    <w:rsid w:val="00822197"/>
    <w:rsid w:val="0082233A"/>
    <w:rsid w:val="0082282C"/>
    <w:rsid w:val="008228CA"/>
    <w:rsid w:val="0082291F"/>
    <w:rsid w:val="00822B0E"/>
    <w:rsid w:val="00822B6D"/>
    <w:rsid w:val="0082340C"/>
    <w:rsid w:val="00823718"/>
    <w:rsid w:val="00823762"/>
    <w:rsid w:val="00823775"/>
    <w:rsid w:val="00823D17"/>
    <w:rsid w:val="00824059"/>
    <w:rsid w:val="0082460C"/>
    <w:rsid w:val="00824DB9"/>
    <w:rsid w:val="00825AF7"/>
    <w:rsid w:val="0082637B"/>
    <w:rsid w:val="0082656F"/>
    <w:rsid w:val="00826A87"/>
    <w:rsid w:val="00826F68"/>
    <w:rsid w:val="008278A2"/>
    <w:rsid w:val="008278DD"/>
    <w:rsid w:val="00827E2B"/>
    <w:rsid w:val="008309E3"/>
    <w:rsid w:val="008311B6"/>
    <w:rsid w:val="008313F7"/>
    <w:rsid w:val="008315B5"/>
    <w:rsid w:val="00832383"/>
    <w:rsid w:val="008325B0"/>
    <w:rsid w:val="00832AFB"/>
    <w:rsid w:val="00832CEC"/>
    <w:rsid w:val="00833394"/>
    <w:rsid w:val="008333F2"/>
    <w:rsid w:val="008335B4"/>
    <w:rsid w:val="00833948"/>
    <w:rsid w:val="00833DEB"/>
    <w:rsid w:val="0083495E"/>
    <w:rsid w:val="00834B6B"/>
    <w:rsid w:val="0083583D"/>
    <w:rsid w:val="00835878"/>
    <w:rsid w:val="00835B0A"/>
    <w:rsid w:val="00835D58"/>
    <w:rsid w:val="00835F12"/>
    <w:rsid w:val="00835F6F"/>
    <w:rsid w:val="008361F1"/>
    <w:rsid w:val="008366A1"/>
    <w:rsid w:val="008371BC"/>
    <w:rsid w:val="008371C8"/>
    <w:rsid w:val="0083756E"/>
    <w:rsid w:val="00840306"/>
    <w:rsid w:val="008408CF"/>
    <w:rsid w:val="00840A8A"/>
    <w:rsid w:val="00840C2D"/>
    <w:rsid w:val="00841BF4"/>
    <w:rsid w:val="00841F05"/>
    <w:rsid w:val="00841FC2"/>
    <w:rsid w:val="00842D36"/>
    <w:rsid w:val="00842E13"/>
    <w:rsid w:val="00842F90"/>
    <w:rsid w:val="008431B2"/>
    <w:rsid w:val="008436E4"/>
    <w:rsid w:val="00843915"/>
    <w:rsid w:val="00843B5E"/>
    <w:rsid w:val="008442F6"/>
    <w:rsid w:val="008445E4"/>
    <w:rsid w:val="008445EC"/>
    <w:rsid w:val="008447FB"/>
    <w:rsid w:val="00844F1D"/>
    <w:rsid w:val="00845443"/>
    <w:rsid w:val="008459E5"/>
    <w:rsid w:val="00845B6A"/>
    <w:rsid w:val="0084642E"/>
    <w:rsid w:val="008471A4"/>
    <w:rsid w:val="008473C1"/>
    <w:rsid w:val="00847FCE"/>
    <w:rsid w:val="008501E5"/>
    <w:rsid w:val="008507BE"/>
    <w:rsid w:val="00850911"/>
    <w:rsid w:val="00850BA1"/>
    <w:rsid w:val="00851367"/>
    <w:rsid w:val="0085158A"/>
    <w:rsid w:val="00851972"/>
    <w:rsid w:val="00851A08"/>
    <w:rsid w:val="00851CA0"/>
    <w:rsid w:val="008520D7"/>
    <w:rsid w:val="0085235D"/>
    <w:rsid w:val="00852738"/>
    <w:rsid w:val="008536E4"/>
    <w:rsid w:val="00853959"/>
    <w:rsid w:val="00854266"/>
    <w:rsid w:val="00854432"/>
    <w:rsid w:val="00854474"/>
    <w:rsid w:val="00854614"/>
    <w:rsid w:val="00854EF5"/>
    <w:rsid w:val="00854F72"/>
    <w:rsid w:val="00855743"/>
    <w:rsid w:val="008558C7"/>
    <w:rsid w:val="008559D4"/>
    <w:rsid w:val="00855AD6"/>
    <w:rsid w:val="00855EBB"/>
    <w:rsid w:val="00856453"/>
    <w:rsid w:val="0085777F"/>
    <w:rsid w:val="008577C8"/>
    <w:rsid w:val="00857DA1"/>
    <w:rsid w:val="00857DB1"/>
    <w:rsid w:val="00860195"/>
    <w:rsid w:val="00860560"/>
    <w:rsid w:val="00861243"/>
    <w:rsid w:val="00861379"/>
    <w:rsid w:val="00861A2E"/>
    <w:rsid w:val="00861B66"/>
    <w:rsid w:val="00861E20"/>
    <w:rsid w:val="0086211C"/>
    <w:rsid w:val="0086240C"/>
    <w:rsid w:val="00862AB4"/>
    <w:rsid w:val="00862EBD"/>
    <w:rsid w:val="00863071"/>
    <w:rsid w:val="00863513"/>
    <w:rsid w:val="0086380A"/>
    <w:rsid w:val="008638D0"/>
    <w:rsid w:val="00863A93"/>
    <w:rsid w:val="00863F9C"/>
    <w:rsid w:val="00864AA1"/>
    <w:rsid w:val="00864AAB"/>
    <w:rsid w:val="00864B29"/>
    <w:rsid w:val="00865314"/>
    <w:rsid w:val="0086559F"/>
    <w:rsid w:val="008659C3"/>
    <w:rsid w:val="00865AA1"/>
    <w:rsid w:val="00865E7B"/>
    <w:rsid w:val="008663AD"/>
    <w:rsid w:val="008663BF"/>
    <w:rsid w:val="008664C9"/>
    <w:rsid w:val="00866A9C"/>
    <w:rsid w:val="00866B62"/>
    <w:rsid w:val="00867163"/>
    <w:rsid w:val="008678AF"/>
    <w:rsid w:val="008679C2"/>
    <w:rsid w:val="00867C8F"/>
    <w:rsid w:val="008700EA"/>
    <w:rsid w:val="008713A3"/>
    <w:rsid w:val="00871C73"/>
    <w:rsid w:val="0087219B"/>
    <w:rsid w:val="00872253"/>
    <w:rsid w:val="00872259"/>
    <w:rsid w:val="0087277B"/>
    <w:rsid w:val="008729A7"/>
    <w:rsid w:val="00872C2A"/>
    <w:rsid w:val="00873341"/>
    <w:rsid w:val="0087354F"/>
    <w:rsid w:val="0087358C"/>
    <w:rsid w:val="00873997"/>
    <w:rsid w:val="00873AE4"/>
    <w:rsid w:val="00873C12"/>
    <w:rsid w:val="00873F27"/>
    <w:rsid w:val="00875513"/>
    <w:rsid w:val="008759E1"/>
    <w:rsid w:val="008765A1"/>
    <w:rsid w:val="0087667F"/>
    <w:rsid w:val="00876C69"/>
    <w:rsid w:val="008770C4"/>
    <w:rsid w:val="0087744A"/>
    <w:rsid w:val="00877862"/>
    <w:rsid w:val="00877879"/>
    <w:rsid w:val="0087795A"/>
    <w:rsid w:val="008801B4"/>
    <w:rsid w:val="008802F3"/>
    <w:rsid w:val="00880BD3"/>
    <w:rsid w:val="00881100"/>
    <w:rsid w:val="00881BDC"/>
    <w:rsid w:val="00881EDB"/>
    <w:rsid w:val="008821F3"/>
    <w:rsid w:val="008822A5"/>
    <w:rsid w:val="00882602"/>
    <w:rsid w:val="00882D73"/>
    <w:rsid w:val="008831B1"/>
    <w:rsid w:val="0088354E"/>
    <w:rsid w:val="008835E4"/>
    <w:rsid w:val="008836A9"/>
    <w:rsid w:val="008838B3"/>
    <w:rsid w:val="00883BBA"/>
    <w:rsid w:val="00884010"/>
    <w:rsid w:val="008841EF"/>
    <w:rsid w:val="00884B62"/>
    <w:rsid w:val="0088584E"/>
    <w:rsid w:val="00886292"/>
    <w:rsid w:val="0088697F"/>
    <w:rsid w:val="00886CE7"/>
    <w:rsid w:val="00887205"/>
    <w:rsid w:val="00887386"/>
    <w:rsid w:val="00887EBC"/>
    <w:rsid w:val="00890968"/>
    <w:rsid w:val="00890EE8"/>
    <w:rsid w:val="00890F9E"/>
    <w:rsid w:val="00891BA8"/>
    <w:rsid w:val="008922BE"/>
    <w:rsid w:val="00892642"/>
    <w:rsid w:val="00892933"/>
    <w:rsid w:val="00893077"/>
    <w:rsid w:val="00893305"/>
    <w:rsid w:val="00894346"/>
    <w:rsid w:val="008944F1"/>
    <w:rsid w:val="008946DD"/>
    <w:rsid w:val="00894BFE"/>
    <w:rsid w:val="00895373"/>
    <w:rsid w:val="008954B7"/>
    <w:rsid w:val="0089562D"/>
    <w:rsid w:val="00895713"/>
    <w:rsid w:val="00896B70"/>
    <w:rsid w:val="00896F5E"/>
    <w:rsid w:val="00896F9E"/>
    <w:rsid w:val="00897204"/>
    <w:rsid w:val="00897287"/>
    <w:rsid w:val="008975B7"/>
    <w:rsid w:val="008A01FB"/>
    <w:rsid w:val="008A02D1"/>
    <w:rsid w:val="008A0534"/>
    <w:rsid w:val="008A0CFE"/>
    <w:rsid w:val="008A1193"/>
    <w:rsid w:val="008A11BD"/>
    <w:rsid w:val="008A139F"/>
    <w:rsid w:val="008A16E4"/>
    <w:rsid w:val="008A1756"/>
    <w:rsid w:val="008A1A34"/>
    <w:rsid w:val="008A1F9B"/>
    <w:rsid w:val="008A26E7"/>
    <w:rsid w:val="008A2A04"/>
    <w:rsid w:val="008A2F29"/>
    <w:rsid w:val="008A2F71"/>
    <w:rsid w:val="008A45BF"/>
    <w:rsid w:val="008A4A8C"/>
    <w:rsid w:val="008A4B3F"/>
    <w:rsid w:val="008A4F00"/>
    <w:rsid w:val="008A4F9D"/>
    <w:rsid w:val="008A4FC3"/>
    <w:rsid w:val="008A4FCF"/>
    <w:rsid w:val="008A508B"/>
    <w:rsid w:val="008A52E8"/>
    <w:rsid w:val="008A52FC"/>
    <w:rsid w:val="008A5380"/>
    <w:rsid w:val="008A55C0"/>
    <w:rsid w:val="008A588A"/>
    <w:rsid w:val="008A6265"/>
    <w:rsid w:val="008A62CD"/>
    <w:rsid w:val="008A6600"/>
    <w:rsid w:val="008A6D0A"/>
    <w:rsid w:val="008A71E6"/>
    <w:rsid w:val="008A72AC"/>
    <w:rsid w:val="008A7513"/>
    <w:rsid w:val="008A7ABA"/>
    <w:rsid w:val="008A7F65"/>
    <w:rsid w:val="008B009E"/>
    <w:rsid w:val="008B03F8"/>
    <w:rsid w:val="008B1235"/>
    <w:rsid w:val="008B173B"/>
    <w:rsid w:val="008B2A6C"/>
    <w:rsid w:val="008B2C04"/>
    <w:rsid w:val="008B2DDC"/>
    <w:rsid w:val="008B33DA"/>
    <w:rsid w:val="008B35D2"/>
    <w:rsid w:val="008B3A33"/>
    <w:rsid w:val="008B3A48"/>
    <w:rsid w:val="008B3D87"/>
    <w:rsid w:val="008B4082"/>
    <w:rsid w:val="008B4509"/>
    <w:rsid w:val="008B46EB"/>
    <w:rsid w:val="008B47F1"/>
    <w:rsid w:val="008B52D3"/>
    <w:rsid w:val="008B57BD"/>
    <w:rsid w:val="008B5BBF"/>
    <w:rsid w:val="008B5D6C"/>
    <w:rsid w:val="008B63B6"/>
    <w:rsid w:val="008B6950"/>
    <w:rsid w:val="008B74C1"/>
    <w:rsid w:val="008B752C"/>
    <w:rsid w:val="008B75EA"/>
    <w:rsid w:val="008C00F0"/>
    <w:rsid w:val="008C015D"/>
    <w:rsid w:val="008C0893"/>
    <w:rsid w:val="008C0A4D"/>
    <w:rsid w:val="008C0D60"/>
    <w:rsid w:val="008C1981"/>
    <w:rsid w:val="008C30E2"/>
    <w:rsid w:val="008C342A"/>
    <w:rsid w:val="008C35C9"/>
    <w:rsid w:val="008C37D5"/>
    <w:rsid w:val="008C3888"/>
    <w:rsid w:val="008C39EA"/>
    <w:rsid w:val="008C3B17"/>
    <w:rsid w:val="008C3D90"/>
    <w:rsid w:val="008C3E1C"/>
    <w:rsid w:val="008C4101"/>
    <w:rsid w:val="008C4CF0"/>
    <w:rsid w:val="008C5030"/>
    <w:rsid w:val="008C51B6"/>
    <w:rsid w:val="008C5585"/>
    <w:rsid w:val="008C5A84"/>
    <w:rsid w:val="008C5CB4"/>
    <w:rsid w:val="008C5EB2"/>
    <w:rsid w:val="008C6120"/>
    <w:rsid w:val="008C64C0"/>
    <w:rsid w:val="008C66AB"/>
    <w:rsid w:val="008C6DF3"/>
    <w:rsid w:val="008C7681"/>
    <w:rsid w:val="008C7CE5"/>
    <w:rsid w:val="008D01AB"/>
    <w:rsid w:val="008D0241"/>
    <w:rsid w:val="008D051C"/>
    <w:rsid w:val="008D0AB0"/>
    <w:rsid w:val="008D0CD6"/>
    <w:rsid w:val="008D0F7C"/>
    <w:rsid w:val="008D1349"/>
    <w:rsid w:val="008D1362"/>
    <w:rsid w:val="008D1721"/>
    <w:rsid w:val="008D1781"/>
    <w:rsid w:val="008D1B8B"/>
    <w:rsid w:val="008D20E6"/>
    <w:rsid w:val="008D21EB"/>
    <w:rsid w:val="008D2957"/>
    <w:rsid w:val="008D2BB5"/>
    <w:rsid w:val="008D37B5"/>
    <w:rsid w:val="008D3BB9"/>
    <w:rsid w:val="008D4036"/>
    <w:rsid w:val="008D4373"/>
    <w:rsid w:val="008D561D"/>
    <w:rsid w:val="008D5AC0"/>
    <w:rsid w:val="008D5F54"/>
    <w:rsid w:val="008D6246"/>
    <w:rsid w:val="008D7249"/>
    <w:rsid w:val="008D77AD"/>
    <w:rsid w:val="008D7FA0"/>
    <w:rsid w:val="008E0162"/>
    <w:rsid w:val="008E01F4"/>
    <w:rsid w:val="008E0650"/>
    <w:rsid w:val="008E0665"/>
    <w:rsid w:val="008E0A95"/>
    <w:rsid w:val="008E0B3B"/>
    <w:rsid w:val="008E165B"/>
    <w:rsid w:val="008E1C32"/>
    <w:rsid w:val="008E2ADE"/>
    <w:rsid w:val="008E3269"/>
    <w:rsid w:val="008E32AF"/>
    <w:rsid w:val="008E3943"/>
    <w:rsid w:val="008E3DD0"/>
    <w:rsid w:val="008E42DC"/>
    <w:rsid w:val="008E438E"/>
    <w:rsid w:val="008E46E4"/>
    <w:rsid w:val="008E476B"/>
    <w:rsid w:val="008E4A18"/>
    <w:rsid w:val="008E53B8"/>
    <w:rsid w:val="008E5443"/>
    <w:rsid w:val="008E54DB"/>
    <w:rsid w:val="008E70E8"/>
    <w:rsid w:val="008E73FC"/>
    <w:rsid w:val="008E74BD"/>
    <w:rsid w:val="008E7AE5"/>
    <w:rsid w:val="008F02BF"/>
    <w:rsid w:val="008F053B"/>
    <w:rsid w:val="008F0668"/>
    <w:rsid w:val="008F0AAD"/>
    <w:rsid w:val="008F1077"/>
    <w:rsid w:val="008F1324"/>
    <w:rsid w:val="008F2074"/>
    <w:rsid w:val="008F2088"/>
    <w:rsid w:val="008F240E"/>
    <w:rsid w:val="008F2E64"/>
    <w:rsid w:val="008F330E"/>
    <w:rsid w:val="008F3508"/>
    <w:rsid w:val="008F3514"/>
    <w:rsid w:val="008F3587"/>
    <w:rsid w:val="008F4189"/>
    <w:rsid w:val="008F4222"/>
    <w:rsid w:val="008F4526"/>
    <w:rsid w:val="008F4806"/>
    <w:rsid w:val="008F48B8"/>
    <w:rsid w:val="008F4995"/>
    <w:rsid w:val="008F4B8E"/>
    <w:rsid w:val="008F54B7"/>
    <w:rsid w:val="008F5DE1"/>
    <w:rsid w:val="008F601C"/>
    <w:rsid w:val="008F6317"/>
    <w:rsid w:val="008F6CF9"/>
    <w:rsid w:val="008F71DC"/>
    <w:rsid w:val="008F76E4"/>
    <w:rsid w:val="008F7B47"/>
    <w:rsid w:val="00900839"/>
    <w:rsid w:val="00900CA2"/>
    <w:rsid w:val="00900FC3"/>
    <w:rsid w:val="00901906"/>
    <w:rsid w:val="00901A77"/>
    <w:rsid w:val="00902214"/>
    <w:rsid w:val="00902813"/>
    <w:rsid w:val="00902D2A"/>
    <w:rsid w:val="009039E9"/>
    <w:rsid w:val="00903D3B"/>
    <w:rsid w:val="00904448"/>
    <w:rsid w:val="0090454D"/>
    <w:rsid w:val="00904742"/>
    <w:rsid w:val="009047B3"/>
    <w:rsid w:val="00904CC8"/>
    <w:rsid w:val="00904EDD"/>
    <w:rsid w:val="0090511E"/>
    <w:rsid w:val="0090534C"/>
    <w:rsid w:val="0090557D"/>
    <w:rsid w:val="0090599D"/>
    <w:rsid w:val="00905B1E"/>
    <w:rsid w:val="00905C61"/>
    <w:rsid w:val="009065A4"/>
    <w:rsid w:val="009069BE"/>
    <w:rsid w:val="00906C6F"/>
    <w:rsid w:val="0090709C"/>
    <w:rsid w:val="00907AF6"/>
    <w:rsid w:val="00907B50"/>
    <w:rsid w:val="00907E05"/>
    <w:rsid w:val="00907F37"/>
    <w:rsid w:val="00910704"/>
    <w:rsid w:val="00910732"/>
    <w:rsid w:val="0091086B"/>
    <w:rsid w:val="00910E9E"/>
    <w:rsid w:val="00910F8C"/>
    <w:rsid w:val="00911730"/>
    <w:rsid w:val="00911780"/>
    <w:rsid w:val="0091188E"/>
    <w:rsid w:val="00911B3A"/>
    <w:rsid w:val="00912669"/>
    <w:rsid w:val="00912AC9"/>
    <w:rsid w:val="00912E85"/>
    <w:rsid w:val="00912ECF"/>
    <w:rsid w:val="00913023"/>
    <w:rsid w:val="009134C9"/>
    <w:rsid w:val="00913A7B"/>
    <w:rsid w:val="00913B13"/>
    <w:rsid w:val="00913FE7"/>
    <w:rsid w:val="00914395"/>
    <w:rsid w:val="0091495F"/>
    <w:rsid w:val="00914E12"/>
    <w:rsid w:val="0091527C"/>
    <w:rsid w:val="009155C0"/>
    <w:rsid w:val="00915794"/>
    <w:rsid w:val="0091670F"/>
    <w:rsid w:val="00917044"/>
    <w:rsid w:val="0091736F"/>
    <w:rsid w:val="00917B78"/>
    <w:rsid w:val="009205E9"/>
    <w:rsid w:val="0092098B"/>
    <w:rsid w:val="0092120A"/>
    <w:rsid w:val="00921416"/>
    <w:rsid w:val="0092192F"/>
    <w:rsid w:val="00921ACB"/>
    <w:rsid w:val="00922594"/>
    <w:rsid w:val="009236F9"/>
    <w:rsid w:val="00924024"/>
    <w:rsid w:val="0092412F"/>
    <w:rsid w:val="00924834"/>
    <w:rsid w:val="009250F7"/>
    <w:rsid w:val="0092535B"/>
    <w:rsid w:val="0092552C"/>
    <w:rsid w:val="00926C1E"/>
    <w:rsid w:val="00927B28"/>
    <w:rsid w:val="00927F27"/>
    <w:rsid w:val="009301F0"/>
    <w:rsid w:val="0093044A"/>
    <w:rsid w:val="009306B8"/>
    <w:rsid w:val="009312AB"/>
    <w:rsid w:val="0093197A"/>
    <w:rsid w:val="00931C51"/>
    <w:rsid w:val="00931CB5"/>
    <w:rsid w:val="00932124"/>
    <w:rsid w:val="0093218D"/>
    <w:rsid w:val="0093231B"/>
    <w:rsid w:val="00932CED"/>
    <w:rsid w:val="009332D0"/>
    <w:rsid w:val="0093345D"/>
    <w:rsid w:val="0093351F"/>
    <w:rsid w:val="0093385B"/>
    <w:rsid w:val="00933B09"/>
    <w:rsid w:val="00933CB5"/>
    <w:rsid w:val="00933D9F"/>
    <w:rsid w:val="0093429C"/>
    <w:rsid w:val="00934885"/>
    <w:rsid w:val="00934952"/>
    <w:rsid w:val="00934B3D"/>
    <w:rsid w:val="00934B82"/>
    <w:rsid w:val="00935093"/>
    <w:rsid w:val="00935174"/>
    <w:rsid w:val="00935818"/>
    <w:rsid w:val="00935E9F"/>
    <w:rsid w:val="00935EA5"/>
    <w:rsid w:val="00935FCB"/>
    <w:rsid w:val="00936131"/>
    <w:rsid w:val="009364DF"/>
    <w:rsid w:val="0093663F"/>
    <w:rsid w:val="00936FB5"/>
    <w:rsid w:val="00937744"/>
    <w:rsid w:val="00937A5F"/>
    <w:rsid w:val="00937E50"/>
    <w:rsid w:val="00940580"/>
    <w:rsid w:val="0094092F"/>
    <w:rsid w:val="00940A65"/>
    <w:rsid w:val="009412C4"/>
    <w:rsid w:val="009413DD"/>
    <w:rsid w:val="009416C7"/>
    <w:rsid w:val="00942392"/>
    <w:rsid w:val="0094281E"/>
    <w:rsid w:val="00942C29"/>
    <w:rsid w:val="0094336D"/>
    <w:rsid w:val="009433AB"/>
    <w:rsid w:val="00943713"/>
    <w:rsid w:val="00943B82"/>
    <w:rsid w:val="00943BA6"/>
    <w:rsid w:val="00943D82"/>
    <w:rsid w:val="009448E2"/>
    <w:rsid w:val="00945274"/>
    <w:rsid w:val="00945AAA"/>
    <w:rsid w:val="00946489"/>
    <w:rsid w:val="00946680"/>
    <w:rsid w:val="009467F9"/>
    <w:rsid w:val="00946915"/>
    <w:rsid w:val="0094695E"/>
    <w:rsid w:val="00946B5F"/>
    <w:rsid w:val="00946B80"/>
    <w:rsid w:val="0094763E"/>
    <w:rsid w:val="00947BE7"/>
    <w:rsid w:val="00947D07"/>
    <w:rsid w:val="00947EF5"/>
    <w:rsid w:val="00947FDC"/>
    <w:rsid w:val="00950050"/>
    <w:rsid w:val="00950AD5"/>
    <w:rsid w:val="00950CD1"/>
    <w:rsid w:val="00950DF8"/>
    <w:rsid w:val="00950F95"/>
    <w:rsid w:val="00951136"/>
    <w:rsid w:val="009513B8"/>
    <w:rsid w:val="009517C9"/>
    <w:rsid w:val="009518A1"/>
    <w:rsid w:val="0095226B"/>
    <w:rsid w:val="0095369F"/>
    <w:rsid w:val="0095399E"/>
    <w:rsid w:val="00953C5E"/>
    <w:rsid w:val="00953F9D"/>
    <w:rsid w:val="0095477B"/>
    <w:rsid w:val="009549FF"/>
    <w:rsid w:val="00954CB8"/>
    <w:rsid w:val="00954F58"/>
    <w:rsid w:val="009551F4"/>
    <w:rsid w:val="0095542C"/>
    <w:rsid w:val="009560D4"/>
    <w:rsid w:val="009562B9"/>
    <w:rsid w:val="0095641A"/>
    <w:rsid w:val="0095644E"/>
    <w:rsid w:val="00956808"/>
    <w:rsid w:val="00956B33"/>
    <w:rsid w:val="009571C5"/>
    <w:rsid w:val="009572FB"/>
    <w:rsid w:val="009575C0"/>
    <w:rsid w:val="0095767A"/>
    <w:rsid w:val="0095777A"/>
    <w:rsid w:val="00957B27"/>
    <w:rsid w:val="0096005D"/>
    <w:rsid w:val="00960C95"/>
    <w:rsid w:val="00961155"/>
    <w:rsid w:val="009612CE"/>
    <w:rsid w:val="00961FB2"/>
    <w:rsid w:val="009623B9"/>
    <w:rsid w:val="009628CA"/>
    <w:rsid w:val="00962F7B"/>
    <w:rsid w:val="00963ABF"/>
    <w:rsid w:val="00963BD3"/>
    <w:rsid w:val="00963D8F"/>
    <w:rsid w:val="00964315"/>
    <w:rsid w:val="009643B2"/>
    <w:rsid w:val="009646CE"/>
    <w:rsid w:val="009656D1"/>
    <w:rsid w:val="00965B01"/>
    <w:rsid w:val="00965D14"/>
    <w:rsid w:val="00966AB0"/>
    <w:rsid w:val="00966AE8"/>
    <w:rsid w:val="0096734C"/>
    <w:rsid w:val="009676C3"/>
    <w:rsid w:val="00967AB3"/>
    <w:rsid w:val="00967CC4"/>
    <w:rsid w:val="00967D1A"/>
    <w:rsid w:val="00970B98"/>
    <w:rsid w:val="00970BE3"/>
    <w:rsid w:val="009711DB"/>
    <w:rsid w:val="0097132C"/>
    <w:rsid w:val="00971EB4"/>
    <w:rsid w:val="0097216F"/>
    <w:rsid w:val="0097218C"/>
    <w:rsid w:val="00972850"/>
    <w:rsid w:val="00972DD6"/>
    <w:rsid w:val="00972FB6"/>
    <w:rsid w:val="009732C5"/>
    <w:rsid w:val="009734F2"/>
    <w:rsid w:val="00973C95"/>
    <w:rsid w:val="009744D5"/>
    <w:rsid w:val="009747B0"/>
    <w:rsid w:val="00974B8D"/>
    <w:rsid w:val="009754CC"/>
    <w:rsid w:val="0097562E"/>
    <w:rsid w:val="00975941"/>
    <w:rsid w:val="00975AFC"/>
    <w:rsid w:val="00975BF6"/>
    <w:rsid w:val="00975F1C"/>
    <w:rsid w:val="00976186"/>
    <w:rsid w:val="009766E5"/>
    <w:rsid w:val="00976A05"/>
    <w:rsid w:val="00976C8B"/>
    <w:rsid w:val="00977159"/>
    <w:rsid w:val="009771EB"/>
    <w:rsid w:val="009774B7"/>
    <w:rsid w:val="00977553"/>
    <w:rsid w:val="00977E8A"/>
    <w:rsid w:val="009800CF"/>
    <w:rsid w:val="009802EC"/>
    <w:rsid w:val="00980304"/>
    <w:rsid w:val="00980900"/>
    <w:rsid w:val="00981212"/>
    <w:rsid w:val="00981234"/>
    <w:rsid w:val="0098194C"/>
    <w:rsid w:val="00981FA9"/>
    <w:rsid w:val="00982258"/>
    <w:rsid w:val="009822EF"/>
    <w:rsid w:val="00982907"/>
    <w:rsid w:val="00983646"/>
    <w:rsid w:val="00983743"/>
    <w:rsid w:val="00983999"/>
    <w:rsid w:val="00983D2D"/>
    <w:rsid w:val="00984874"/>
    <w:rsid w:val="00984F3D"/>
    <w:rsid w:val="009854C6"/>
    <w:rsid w:val="00985515"/>
    <w:rsid w:val="00985520"/>
    <w:rsid w:val="0098553F"/>
    <w:rsid w:val="0098621E"/>
    <w:rsid w:val="009863DD"/>
    <w:rsid w:val="009869C3"/>
    <w:rsid w:val="009869E1"/>
    <w:rsid w:val="00986CC7"/>
    <w:rsid w:val="00986F8E"/>
    <w:rsid w:val="00987256"/>
    <w:rsid w:val="00987BF5"/>
    <w:rsid w:val="00987F35"/>
    <w:rsid w:val="00990309"/>
    <w:rsid w:val="009910BB"/>
    <w:rsid w:val="009912B7"/>
    <w:rsid w:val="00991432"/>
    <w:rsid w:val="00991503"/>
    <w:rsid w:val="0099209A"/>
    <w:rsid w:val="0099267F"/>
    <w:rsid w:val="0099290D"/>
    <w:rsid w:val="00992E72"/>
    <w:rsid w:val="0099329C"/>
    <w:rsid w:val="0099330A"/>
    <w:rsid w:val="00993963"/>
    <w:rsid w:val="00993ACA"/>
    <w:rsid w:val="009948CA"/>
    <w:rsid w:val="00994C49"/>
    <w:rsid w:val="00994F1A"/>
    <w:rsid w:val="0099502F"/>
    <w:rsid w:val="009955A0"/>
    <w:rsid w:val="009956AE"/>
    <w:rsid w:val="0099588B"/>
    <w:rsid w:val="00995A12"/>
    <w:rsid w:val="00995D08"/>
    <w:rsid w:val="00995DC3"/>
    <w:rsid w:val="00995E7C"/>
    <w:rsid w:val="00995EC8"/>
    <w:rsid w:val="0099608C"/>
    <w:rsid w:val="00996915"/>
    <w:rsid w:val="00996E86"/>
    <w:rsid w:val="00997135"/>
    <w:rsid w:val="0099729E"/>
    <w:rsid w:val="0099767F"/>
    <w:rsid w:val="00997BFB"/>
    <w:rsid w:val="00997E7E"/>
    <w:rsid w:val="009A0257"/>
    <w:rsid w:val="009A0477"/>
    <w:rsid w:val="009A05F0"/>
    <w:rsid w:val="009A0A35"/>
    <w:rsid w:val="009A0BA3"/>
    <w:rsid w:val="009A1280"/>
    <w:rsid w:val="009A142F"/>
    <w:rsid w:val="009A1444"/>
    <w:rsid w:val="009A1AD0"/>
    <w:rsid w:val="009A1CC4"/>
    <w:rsid w:val="009A1F0B"/>
    <w:rsid w:val="009A342A"/>
    <w:rsid w:val="009A3621"/>
    <w:rsid w:val="009A3663"/>
    <w:rsid w:val="009A391C"/>
    <w:rsid w:val="009A4127"/>
    <w:rsid w:val="009A4BA9"/>
    <w:rsid w:val="009A4E32"/>
    <w:rsid w:val="009A4F6A"/>
    <w:rsid w:val="009A57F6"/>
    <w:rsid w:val="009A6028"/>
    <w:rsid w:val="009A6279"/>
    <w:rsid w:val="009A62FD"/>
    <w:rsid w:val="009A6504"/>
    <w:rsid w:val="009A7313"/>
    <w:rsid w:val="009A7A9F"/>
    <w:rsid w:val="009A7C33"/>
    <w:rsid w:val="009B052B"/>
    <w:rsid w:val="009B0708"/>
    <w:rsid w:val="009B0F01"/>
    <w:rsid w:val="009B0F3F"/>
    <w:rsid w:val="009B1514"/>
    <w:rsid w:val="009B1777"/>
    <w:rsid w:val="009B1781"/>
    <w:rsid w:val="009B1EB1"/>
    <w:rsid w:val="009B203F"/>
    <w:rsid w:val="009B2442"/>
    <w:rsid w:val="009B3541"/>
    <w:rsid w:val="009B35BD"/>
    <w:rsid w:val="009B3AA6"/>
    <w:rsid w:val="009B3C8D"/>
    <w:rsid w:val="009B3D75"/>
    <w:rsid w:val="009B3EF3"/>
    <w:rsid w:val="009B4525"/>
    <w:rsid w:val="009B4571"/>
    <w:rsid w:val="009B4686"/>
    <w:rsid w:val="009B46A3"/>
    <w:rsid w:val="009B559B"/>
    <w:rsid w:val="009B55C2"/>
    <w:rsid w:val="009B56DA"/>
    <w:rsid w:val="009B5C07"/>
    <w:rsid w:val="009B646B"/>
    <w:rsid w:val="009B70AA"/>
    <w:rsid w:val="009B77FB"/>
    <w:rsid w:val="009B78C2"/>
    <w:rsid w:val="009B7ABB"/>
    <w:rsid w:val="009B7C07"/>
    <w:rsid w:val="009B7E40"/>
    <w:rsid w:val="009C05B8"/>
    <w:rsid w:val="009C07BC"/>
    <w:rsid w:val="009C0F32"/>
    <w:rsid w:val="009C1171"/>
    <w:rsid w:val="009C1280"/>
    <w:rsid w:val="009C1768"/>
    <w:rsid w:val="009C1AA3"/>
    <w:rsid w:val="009C20DF"/>
    <w:rsid w:val="009C2240"/>
    <w:rsid w:val="009C23AD"/>
    <w:rsid w:val="009C2633"/>
    <w:rsid w:val="009C3614"/>
    <w:rsid w:val="009C37C2"/>
    <w:rsid w:val="009C44D4"/>
    <w:rsid w:val="009C4D47"/>
    <w:rsid w:val="009C5362"/>
    <w:rsid w:val="009C5604"/>
    <w:rsid w:val="009C61C0"/>
    <w:rsid w:val="009C61CC"/>
    <w:rsid w:val="009C6383"/>
    <w:rsid w:val="009C7E6E"/>
    <w:rsid w:val="009C7F4D"/>
    <w:rsid w:val="009D0857"/>
    <w:rsid w:val="009D0884"/>
    <w:rsid w:val="009D0DCC"/>
    <w:rsid w:val="009D0EEE"/>
    <w:rsid w:val="009D1843"/>
    <w:rsid w:val="009D1869"/>
    <w:rsid w:val="009D24E4"/>
    <w:rsid w:val="009D2B91"/>
    <w:rsid w:val="009D2E73"/>
    <w:rsid w:val="009D3CA2"/>
    <w:rsid w:val="009D42A0"/>
    <w:rsid w:val="009D4777"/>
    <w:rsid w:val="009D48C1"/>
    <w:rsid w:val="009D4A37"/>
    <w:rsid w:val="009D4B8B"/>
    <w:rsid w:val="009D506D"/>
    <w:rsid w:val="009D52CB"/>
    <w:rsid w:val="009D5FFB"/>
    <w:rsid w:val="009D60C5"/>
    <w:rsid w:val="009D655B"/>
    <w:rsid w:val="009D65EB"/>
    <w:rsid w:val="009D6675"/>
    <w:rsid w:val="009D67AD"/>
    <w:rsid w:val="009D683F"/>
    <w:rsid w:val="009D698E"/>
    <w:rsid w:val="009D6CAC"/>
    <w:rsid w:val="009D6EBF"/>
    <w:rsid w:val="009D73B2"/>
    <w:rsid w:val="009D7774"/>
    <w:rsid w:val="009E00EC"/>
    <w:rsid w:val="009E03AC"/>
    <w:rsid w:val="009E03C9"/>
    <w:rsid w:val="009E04C9"/>
    <w:rsid w:val="009E0763"/>
    <w:rsid w:val="009E0822"/>
    <w:rsid w:val="009E0B2A"/>
    <w:rsid w:val="009E0E90"/>
    <w:rsid w:val="009E1217"/>
    <w:rsid w:val="009E121C"/>
    <w:rsid w:val="009E14D0"/>
    <w:rsid w:val="009E20DD"/>
    <w:rsid w:val="009E2D7B"/>
    <w:rsid w:val="009E2FA7"/>
    <w:rsid w:val="009E4394"/>
    <w:rsid w:val="009E470A"/>
    <w:rsid w:val="009E4C1A"/>
    <w:rsid w:val="009E546F"/>
    <w:rsid w:val="009E55DF"/>
    <w:rsid w:val="009E5ABE"/>
    <w:rsid w:val="009E6031"/>
    <w:rsid w:val="009E606C"/>
    <w:rsid w:val="009E6104"/>
    <w:rsid w:val="009E666A"/>
    <w:rsid w:val="009E6861"/>
    <w:rsid w:val="009E69AB"/>
    <w:rsid w:val="009E72CC"/>
    <w:rsid w:val="009E7674"/>
    <w:rsid w:val="009E775B"/>
    <w:rsid w:val="009E7D66"/>
    <w:rsid w:val="009E7E14"/>
    <w:rsid w:val="009F01E4"/>
    <w:rsid w:val="009F032F"/>
    <w:rsid w:val="009F0AD1"/>
    <w:rsid w:val="009F0C82"/>
    <w:rsid w:val="009F0C97"/>
    <w:rsid w:val="009F0CD7"/>
    <w:rsid w:val="009F128D"/>
    <w:rsid w:val="009F1E22"/>
    <w:rsid w:val="009F2168"/>
    <w:rsid w:val="009F2386"/>
    <w:rsid w:val="009F251C"/>
    <w:rsid w:val="009F27EF"/>
    <w:rsid w:val="009F3196"/>
    <w:rsid w:val="009F31B5"/>
    <w:rsid w:val="009F33E9"/>
    <w:rsid w:val="009F4DA0"/>
    <w:rsid w:val="009F51E4"/>
    <w:rsid w:val="009F52E5"/>
    <w:rsid w:val="009F58EF"/>
    <w:rsid w:val="009F5ADD"/>
    <w:rsid w:val="009F5BE6"/>
    <w:rsid w:val="009F7B39"/>
    <w:rsid w:val="00A02331"/>
    <w:rsid w:val="00A025BB"/>
    <w:rsid w:val="00A02981"/>
    <w:rsid w:val="00A02A72"/>
    <w:rsid w:val="00A03FF5"/>
    <w:rsid w:val="00A040BD"/>
    <w:rsid w:val="00A04363"/>
    <w:rsid w:val="00A045BC"/>
    <w:rsid w:val="00A04892"/>
    <w:rsid w:val="00A04A9E"/>
    <w:rsid w:val="00A04D02"/>
    <w:rsid w:val="00A04F95"/>
    <w:rsid w:val="00A05086"/>
    <w:rsid w:val="00A05455"/>
    <w:rsid w:val="00A05490"/>
    <w:rsid w:val="00A055DE"/>
    <w:rsid w:val="00A059FD"/>
    <w:rsid w:val="00A05CEA"/>
    <w:rsid w:val="00A06530"/>
    <w:rsid w:val="00A065F7"/>
    <w:rsid w:val="00A0685F"/>
    <w:rsid w:val="00A068EF"/>
    <w:rsid w:val="00A06C2D"/>
    <w:rsid w:val="00A06D3F"/>
    <w:rsid w:val="00A0702B"/>
    <w:rsid w:val="00A0714B"/>
    <w:rsid w:val="00A0727A"/>
    <w:rsid w:val="00A075C7"/>
    <w:rsid w:val="00A0796E"/>
    <w:rsid w:val="00A07B9A"/>
    <w:rsid w:val="00A07C52"/>
    <w:rsid w:val="00A10186"/>
    <w:rsid w:val="00A1099A"/>
    <w:rsid w:val="00A10AEE"/>
    <w:rsid w:val="00A10BE1"/>
    <w:rsid w:val="00A10BF6"/>
    <w:rsid w:val="00A11262"/>
    <w:rsid w:val="00A1139B"/>
    <w:rsid w:val="00A1190B"/>
    <w:rsid w:val="00A11B0B"/>
    <w:rsid w:val="00A11D74"/>
    <w:rsid w:val="00A12ABA"/>
    <w:rsid w:val="00A130D1"/>
    <w:rsid w:val="00A130F1"/>
    <w:rsid w:val="00A13835"/>
    <w:rsid w:val="00A13D11"/>
    <w:rsid w:val="00A13F69"/>
    <w:rsid w:val="00A14AF4"/>
    <w:rsid w:val="00A161AA"/>
    <w:rsid w:val="00A16231"/>
    <w:rsid w:val="00A1669B"/>
    <w:rsid w:val="00A16DC9"/>
    <w:rsid w:val="00A17AD7"/>
    <w:rsid w:val="00A20738"/>
    <w:rsid w:val="00A207BF"/>
    <w:rsid w:val="00A20CDF"/>
    <w:rsid w:val="00A21897"/>
    <w:rsid w:val="00A21B73"/>
    <w:rsid w:val="00A21C2E"/>
    <w:rsid w:val="00A221F4"/>
    <w:rsid w:val="00A22282"/>
    <w:rsid w:val="00A222F9"/>
    <w:rsid w:val="00A22A09"/>
    <w:rsid w:val="00A22AB1"/>
    <w:rsid w:val="00A22DBF"/>
    <w:rsid w:val="00A23496"/>
    <w:rsid w:val="00A23546"/>
    <w:rsid w:val="00A235A2"/>
    <w:rsid w:val="00A235BD"/>
    <w:rsid w:val="00A23928"/>
    <w:rsid w:val="00A23B84"/>
    <w:rsid w:val="00A23C05"/>
    <w:rsid w:val="00A23C53"/>
    <w:rsid w:val="00A23F6F"/>
    <w:rsid w:val="00A23FC7"/>
    <w:rsid w:val="00A245AA"/>
    <w:rsid w:val="00A24638"/>
    <w:rsid w:val="00A24BC1"/>
    <w:rsid w:val="00A24FFB"/>
    <w:rsid w:val="00A25221"/>
    <w:rsid w:val="00A25610"/>
    <w:rsid w:val="00A263F8"/>
    <w:rsid w:val="00A265A6"/>
    <w:rsid w:val="00A26718"/>
    <w:rsid w:val="00A269F4"/>
    <w:rsid w:val="00A272C5"/>
    <w:rsid w:val="00A2741C"/>
    <w:rsid w:val="00A27538"/>
    <w:rsid w:val="00A2768B"/>
    <w:rsid w:val="00A31395"/>
    <w:rsid w:val="00A313F3"/>
    <w:rsid w:val="00A31543"/>
    <w:rsid w:val="00A31954"/>
    <w:rsid w:val="00A319E5"/>
    <w:rsid w:val="00A31CDB"/>
    <w:rsid w:val="00A31FEB"/>
    <w:rsid w:val="00A31FF5"/>
    <w:rsid w:val="00A32141"/>
    <w:rsid w:val="00A32671"/>
    <w:rsid w:val="00A32D5B"/>
    <w:rsid w:val="00A333E1"/>
    <w:rsid w:val="00A3347B"/>
    <w:rsid w:val="00A33F65"/>
    <w:rsid w:val="00A33F73"/>
    <w:rsid w:val="00A3415E"/>
    <w:rsid w:val="00A34422"/>
    <w:rsid w:val="00A3469C"/>
    <w:rsid w:val="00A347A8"/>
    <w:rsid w:val="00A34E4F"/>
    <w:rsid w:val="00A352B0"/>
    <w:rsid w:val="00A3548F"/>
    <w:rsid w:val="00A35743"/>
    <w:rsid w:val="00A35A5F"/>
    <w:rsid w:val="00A35D80"/>
    <w:rsid w:val="00A35F31"/>
    <w:rsid w:val="00A37809"/>
    <w:rsid w:val="00A37C15"/>
    <w:rsid w:val="00A37D18"/>
    <w:rsid w:val="00A37E22"/>
    <w:rsid w:val="00A37E77"/>
    <w:rsid w:val="00A402B3"/>
    <w:rsid w:val="00A40709"/>
    <w:rsid w:val="00A40E62"/>
    <w:rsid w:val="00A40F3F"/>
    <w:rsid w:val="00A416C2"/>
    <w:rsid w:val="00A41ED5"/>
    <w:rsid w:val="00A42AE2"/>
    <w:rsid w:val="00A434CB"/>
    <w:rsid w:val="00A436C6"/>
    <w:rsid w:val="00A436D6"/>
    <w:rsid w:val="00A44264"/>
    <w:rsid w:val="00A44CE4"/>
    <w:rsid w:val="00A4510E"/>
    <w:rsid w:val="00A45622"/>
    <w:rsid w:val="00A457DD"/>
    <w:rsid w:val="00A45EEB"/>
    <w:rsid w:val="00A46334"/>
    <w:rsid w:val="00A46374"/>
    <w:rsid w:val="00A463A5"/>
    <w:rsid w:val="00A467E4"/>
    <w:rsid w:val="00A468FF"/>
    <w:rsid w:val="00A46E72"/>
    <w:rsid w:val="00A471A0"/>
    <w:rsid w:val="00A47231"/>
    <w:rsid w:val="00A47345"/>
    <w:rsid w:val="00A4767A"/>
    <w:rsid w:val="00A47A9D"/>
    <w:rsid w:val="00A47B15"/>
    <w:rsid w:val="00A47D03"/>
    <w:rsid w:val="00A50531"/>
    <w:rsid w:val="00A50CE5"/>
    <w:rsid w:val="00A50D8F"/>
    <w:rsid w:val="00A50FC9"/>
    <w:rsid w:val="00A5109C"/>
    <w:rsid w:val="00A522BB"/>
    <w:rsid w:val="00A52EAD"/>
    <w:rsid w:val="00A53106"/>
    <w:rsid w:val="00A53554"/>
    <w:rsid w:val="00A537EE"/>
    <w:rsid w:val="00A53AE0"/>
    <w:rsid w:val="00A53B2E"/>
    <w:rsid w:val="00A53CAE"/>
    <w:rsid w:val="00A53EB9"/>
    <w:rsid w:val="00A5422C"/>
    <w:rsid w:val="00A542B5"/>
    <w:rsid w:val="00A543B3"/>
    <w:rsid w:val="00A544FE"/>
    <w:rsid w:val="00A54AEA"/>
    <w:rsid w:val="00A55091"/>
    <w:rsid w:val="00A5520A"/>
    <w:rsid w:val="00A55A33"/>
    <w:rsid w:val="00A56B94"/>
    <w:rsid w:val="00A57586"/>
    <w:rsid w:val="00A601BC"/>
    <w:rsid w:val="00A602B9"/>
    <w:rsid w:val="00A605DF"/>
    <w:rsid w:val="00A6115C"/>
    <w:rsid w:val="00A616CA"/>
    <w:rsid w:val="00A6199B"/>
    <w:rsid w:val="00A61ADD"/>
    <w:rsid w:val="00A6205C"/>
    <w:rsid w:val="00A62214"/>
    <w:rsid w:val="00A6224E"/>
    <w:rsid w:val="00A62760"/>
    <w:rsid w:val="00A62AE8"/>
    <w:rsid w:val="00A63360"/>
    <w:rsid w:val="00A63D64"/>
    <w:rsid w:val="00A63F45"/>
    <w:rsid w:val="00A6462E"/>
    <w:rsid w:val="00A6471F"/>
    <w:rsid w:val="00A651ED"/>
    <w:rsid w:val="00A654BF"/>
    <w:rsid w:val="00A654E7"/>
    <w:rsid w:val="00A658BC"/>
    <w:rsid w:val="00A66039"/>
    <w:rsid w:val="00A660F7"/>
    <w:rsid w:val="00A66633"/>
    <w:rsid w:val="00A678FE"/>
    <w:rsid w:val="00A70308"/>
    <w:rsid w:val="00A706EB"/>
    <w:rsid w:val="00A7099E"/>
    <w:rsid w:val="00A70D70"/>
    <w:rsid w:val="00A713B6"/>
    <w:rsid w:val="00A7159A"/>
    <w:rsid w:val="00A71F73"/>
    <w:rsid w:val="00A720ED"/>
    <w:rsid w:val="00A72CEE"/>
    <w:rsid w:val="00A72E24"/>
    <w:rsid w:val="00A733F1"/>
    <w:rsid w:val="00A735FC"/>
    <w:rsid w:val="00A73795"/>
    <w:rsid w:val="00A73B04"/>
    <w:rsid w:val="00A73FB2"/>
    <w:rsid w:val="00A74152"/>
    <w:rsid w:val="00A742BD"/>
    <w:rsid w:val="00A744D3"/>
    <w:rsid w:val="00A74C23"/>
    <w:rsid w:val="00A74FDE"/>
    <w:rsid w:val="00A753C8"/>
    <w:rsid w:val="00A758B4"/>
    <w:rsid w:val="00A75A8E"/>
    <w:rsid w:val="00A75CC1"/>
    <w:rsid w:val="00A76530"/>
    <w:rsid w:val="00A766B9"/>
    <w:rsid w:val="00A768A9"/>
    <w:rsid w:val="00A76967"/>
    <w:rsid w:val="00A769A8"/>
    <w:rsid w:val="00A76BEF"/>
    <w:rsid w:val="00A76F53"/>
    <w:rsid w:val="00A77973"/>
    <w:rsid w:val="00A779B4"/>
    <w:rsid w:val="00A779C3"/>
    <w:rsid w:val="00A77AD7"/>
    <w:rsid w:val="00A77E62"/>
    <w:rsid w:val="00A80057"/>
    <w:rsid w:val="00A80733"/>
    <w:rsid w:val="00A80822"/>
    <w:rsid w:val="00A80860"/>
    <w:rsid w:val="00A80CDC"/>
    <w:rsid w:val="00A8102B"/>
    <w:rsid w:val="00A81282"/>
    <w:rsid w:val="00A81748"/>
    <w:rsid w:val="00A817F1"/>
    <w:rsid w:val="00A818B0"/>
    <w:rsid w:val="00A821C7"/>
    <w:rsid w:val="00A822A8"/>
    <w:rsid w:val="00A823BD"/>
    <w:rsid w:val="00A82472"/>
    <w:rsid w:val="00A82FDE"/>
    <w:rsid w:val="00A8311F"/>
    <w:rsid w:val="00A83150"/>
    <w:rsid w:val="00A83331"/>
    <w:rsid w:val="00A83416"/>
    <w:rsid w:val="00A84C50"/>
    <w:rsid w:val="00A85138"/>
    <w:rsid w:val="00A85F1C"/>
    <w:rsid w:val="00A861C4"/>
    <w:rsid w:val="00A8621E"/>
    <w:rsid w:val="00A8739E"/>
    <w:rsid w:val="00A874A4"/>
    <w:rsid w:val="00A90ABE"/>
    <w:rsid w:val="00A90CAD"/>
    <w:rsid w:val="00A9124C"/>
    <w:rsid w:val="00A91DA2"/>
    <w:rsid w:val="00A91E22"/>
    <w:rsid w:val="00A921C4"/>
    <w:rsid w:val="00A9239E"/>
    <w:rsid w:val="00A924B2"/>
    <w:rsid w:val="00A927B3"/>
    <w:rsid w:val="00A92F53"/>
    <w:rsid w:val="00A930DB"/>
    <w:rsid w:val="00A935D3"/>
    <w:rsid w:val="00A93D52"/>
    <w:rsid w:val="00A93DA3"/>
    <w:rsid w:val="00A943A9"/>
    <w:rsid w:val="00A94FF5"/>
    <w:rsid w:val="00A95102"/>
    <w:rsid w:val="00A95237"/>
    <w:rsid w:val="00A953D2"/>
    <w:rsid w:val="00A9556A"/>
    <w:rsid w:val="00A958A8"/>
    <w:rsid w:val="00A95F2D"/>
    <w:rsid w:val="00A962E0"/>
    <w:rsid w:val="00A96469"/>
    <w:rsid w:val="00A97116"/>
    <w:rsid w:val="00A97A66"/>
    <w:rsid w:val="00A97D59"/>
    <w:rsid w:val="00AA0130"/>
    <w:rsid w:val="00AA0B4D"/>
    <w:rsid w:val="00AA0C15"/>
    <w:rsid w:val="00AA0D16"/>
    <w:rsid w:val="00AA1E07"/>
    <w:rsid w:val="00AA1EF0"/>
    <w:rsid w:val="00AA2160"/>
    <w:rsid w:val="00AA23C4"/>
    <w:rsid w:val="00AA29F6"/>
    <w:rsid w:val="00AA2E67"/>
    <w:rsid w:val="00AA3004"/>
    <w:rsid w:val="00AA3042"/>
    <w:rsid w:val="00AA3365"/>
    <w:rsid w:val="00AA3BE4"/>
    <w:rsid w:val="00AA3C87"/>
    <w:rsid w:val="00AA3D36"/>
    <w:rsid w:val="00AA3FB8"/>
    <w:rsid w:val="00AA401A"/>
    <w:rsid w:val="00AA46FB"/>
    <w:rsid w:val="00AA472A"/>
    <w:rsid w:val="00AA4F13"/>
    <w:rsid w:val="00AA5BC9"/>
    <w:rsid w:val="00AA5FD2"/>
    <w:rsid w:val="00AA65C3"/>
    <w:rsid w:val="00AA667B"/>
    <w:rsid w:val="00AA691B"/>
    <w:rsid w:val="00AA6EFE"/>
    <w:rsid w:val="00AA72CD"/>
    <w:rsid w:val="00AA73E3"/>
    <w:rsid w:val="00AA74FB"/>
    <w:rsid w:val="00AA752E"/>
    <w:rsid w:val="00AA7D27"/>
    <w:rsid w:val="00AB01DD"/>
    <w:rsid w:val="00AB0514"/>
    <w:rsid w:val="00AB072E"/>
    <w:rsid w:val="00AB0F5C"/>
    <w:rsid w:val="00AB10E8"/>
    <w:rsid w:val="00AB1320"/>
    <w:rsid w:val="00AB1F19"/>
    <w:rsid w:val="00AB1FC9"/>
    <w:rsid w:val="00AB1FF1"/>
    <w:rsid w:val="00AB27F2"/>
    <w:rsid w:val="00AB2D90"/>
    <w:rsid w:val="00AB2D99"/>
    <w:rsid w:val="00AB335D"/>
    <w:rsid w:val="00AB3E5B"/>
    <w:rsid w:val="00AB41C7"/>
    <w:rsid w:val="00AB43BC"/>
    <w:rsid w:val="00AB457A"/>
    <w:rsid w:val="00AB4CD2"/>
    <w:rsid w:val="00AB5364"/>
    <w:rsid w:val="00AB53EF"/>
    <w:rsid w:val="00AB5435"/>
    <w:rsid w:val="00AB553E"/>
    <w:rsid w:val="00AB591D"/>
    <w:rsid w:val="00AB5B11"/>
    <w:rsid w:val="00AB5F3B"/>
    <w:rsid w:val="00AB6544"/>
    <w:rsid w:val="00AB6873"/>
    <w:rsid w:val="00AB6C6A"/>
    <w:rsid w:val="00AB73C4"/>
    <w:rsid w:val="00AB78AE"/>
    <w:rsid w:val="00AB7BB2"/>
    <w:rsid w:val="00AB7F35"/>
    <w:rsid w:val="00AC0837"/>
    <w:rsid w:val="00AC0BDF"/>
    <w:rsid w:val="00AC0C71"/>
    <w:rsid w:val="00AC0CD9"/>
    <w:rsid w:val="00AC1078"/>
    <w:rsid w:val="00AC12E8"/>
    <w:rsid w:val="00AC170D"/>
    <w:rsid w:val="00AC1857"/>
    <w:rsid w:val="00AC1C8E"/>
    <w:rsid w:val="00AC2098"/>
    <w:rsid w:val="00AC2D46"/>
    <w:rsid w:val="00AC3648"/>
    <w:rsid w:val="00AC4D18"/>
    <w:rsid w:val="00AC51AF"/>
    <w:rsid w:val="00AC59FF"/>
    <w:rsid w:val="00AC5EAA"/>
    <w:rsid w:val="00AC61E4"/>
    <w:rsid w:val="00AC6543"/>
    <w:rsid w:val="00AC6595"/>
    <w:rsid w:val="00AC65EF"/>
    <w:rsid w:val="00AC6B4E"/>
    <w:rsid w:val="00AC6B8C"/>
    <w:rsid w:val="00AC75BE"/>
    <w:rsid w:val="00AC7751"/>
    <w:rsid w:val="00AC79D8"/>
    <w:rsid w:val="00AC7A29"/>
    <w:rsid w:val="00AC7DA0"/>
    <w:rsid w:val="00AD00E5"/>
    <w:rsid w:val="00AD0743"/>
    <w:rsid w:val="00AD0811"/>
    <w:rsid w:val="00AD0D31"/>
    <w:rsid w:val="00AD284C"/>
    <w:rsid w:val="00AD2F17"/>
    <w:rsid w:val="00AD2F2C"/>
    <w:rsid w:val="00AD3147"/>
    <w:rsid w:val="00AD339E"/>
    <w:rsid w:val="00AD3860"/>
    <w:rsid w:val="00AD420E"/>
    <w:rsid w:val="00AD4B8B"/>
    <w:rsid w:val="00AD4CC1"/>
    <w:rsid w:val="00AD5018"/>
    <w:rsid w:val="00AD503D"/>
    <w:rsid w:val="00AD5929"/>
    <w:rsid w:val="00AD593A"/>
    <w:rsid w:val="00AD5B9E"/>
    <w:rsid w:val="00AD5EF6"/>
    <w:rsid w:val="00AD67F0"/>
    <w:rsid w:val="00AD69F8"/>
    <w:rsid w:val="00AD6E81"/>
    <w:rsid w:val="00AD71E9"/>
    <w:rsid w:val="00AD75AF"/>
    <w:rsid w:val="00AD7BE7"/>
    <w:rsid w:val="00AD7CCD"/>
    <w:rsid w:val="00AD7D6D"/>
    <w:rsid w:val="00AE02B6"/>
    <w:rsid w:val="00AE0515"/>
    <w:rsid w:val="00AE0A42"/>
    <w:rsid w:val="00AE0BE6"/>
    <w:rsid w:val="00AE0BF3"/>
    <w:rsid w:val="00AE113A"/>
    <w:rsid w:val="00AE16CF"/>
    <w:rsid w:val="00AE203C"/>
    <w:rsid w:val="00AE219D"/>
    <w:rsid w:val="00AE255E"/>
    <w:rsid w:val="00AE2655"/>
    <w:rsid w:val="00AE294C"/>
    <w:rsid w:val="00AE2A7F"/>
    <w:rsid w:val="00AE2B0D"/>
    <w:rsid w:val="00AE32A1"/>
    <w:rsid w:val="00AE32F3"/>
    <w:rsid w:val="00AE3782"/>
    <w:rsid w:val="00AE38D7"/>
    <w:rsid w:val="00AE3A92"/>
    <w:rsid w:val="00AE3D5B"/>
    <w:rsid w:val="00AE3D63"/>
    <w:rsid w:val="00AE41E7"/>
    <w:rsid w:val="00AE4341"/>
    <w:rsid w:val="00AE449A"/>
    <w:rsid w:val="00AE4613"/>
    <w:rsid w:val="00AE4A36"/>
    <w:rsid w:val="00AE4F10"/>
    <w:rsid w:val="00AE573B"/>
    <w:rsid w:val="00AE6087"/>
    <w:rsid w:val="00AE6404"/>
    <w:rsid w:val="00AE670F"/>
    <w:rsid w:val="00AE6AE4"/>
    <w:rsid w:val="00AE6F0F"/>
    <w:rsid w:val="00AE7137"/>
    <w:rsid w:val="00AE75C2"/>
    <w:rsid w:val="00AE7C59"/>
    <w:rsid w:val="00AF034D"/>
    <w:rsid w:val="00AF0652"/>
    <w:rsid w:val="00AF16C8"/>
    <w:rsid w:val="00AF195D"/>
    <w:rsid w:val="00AF1C3B"/>
    <w:rsid w:val="00AF1CBF"/>
    <w:rsid w:val="00AF1DD1"/>
    <w:rsid w:val="00AF1F84"/>
    <w:rsid w:val="00AF20EE"/>
    <w:rsid w:val="00AF21DA"/>
    <w:rsid w:val="00AF2386"/>
    <w:rsid w:val="00AF2470"/>
    <w:rsid w:val="00AF2671"/>
    <w:rsid w:val="00AF292E"/>
    <w:rsid w:val="00AF3073"/>
    <w:rsid w:val="00AF3432"/>
    <w:rsid w:val="00AF39B1"/>
    <w:rsid w:val="00AF3A9A"/>
    <w:rsid w:val="00AF3AAF"/>
    <w:rsid w:val="00AF3D92"/>
    <w:rsid w:val="00AF3DA5"/>
    <w:rsid w:val="00AF4861"/>
    <w:rsid w:val="00AF4D34"/>
    <w:rsid w:val="00AF4D54"/>
    <w:rsid w:val="00AF56AA"/>
    <w:rsid w:val="00AF5875"/>
    <w:rsid w:val="00AF603B"/>
    <w:rsid w:val="00AF6865"/>
    <w:rsid w:val="00AF707D"/>
    <w:rsid w:val="00AF747E"/>
    <w:rsid w:val="00B00456"/>
    <w:rsid w:val="00B00507"/>
    <w:rsid w:val="00B0094A"/>
    <w:rsid w:val="00B00EF0"/>
    <w:rsid w:val="00B016E0"/>
    <w:rsid w:val="00B01EBD"/>
    <w:rsid w:val="00B0278E"/>
    <w:rsid w:val="00B02CFC"/>
    <w:rsid w:val="00B02FBC"/>
    <w:rsid w:val="00B036C0"/>
    <w:rsid w:val="00B03EFF"/>
    <w:rsid w:val="00B046E2"/>
    <w:rsid w:val="00B047BC"/>
    <w:rsid w:val="00B054BE"/>
    <w:rsid w:val="00B05E14"/>
    <w:rsid w:val="00B05FF0"/>
    <w:rsid w:val="00B067AB"/>
    <w:rsid w:val="00B067DE"/>
    <w:rsid w:val="00B07397"/>
    <w:rsid w:val="00B07E4D"/>
    <w:rsid w:val="00B100E8"/>
    <w:rsid w:val="00B100EB"/>
    <w:rsid w:val="00B10B23"/>
    <w:rsid w:val="00B10C40"/>
    <w:rsid w:val="00B10D1D"/>
    <w:rsid w:val="00B10E8A"/>
    <w:rsid w:val="00B1127B"/>
    <w:rsid w:val="00B11C0E"/>
    <w:rsid w:val="00B1228B"/>
    <w:rsid w:val="00B12985"/>
    <w:rsid w:val="00B12AC9"/>
    <w:rsid w:val="00B13068"/>
    <w:rsid w:val="00B13C6C"/>
    <w:rsid w:val="00B13D50"/>
    <w:rsid w:val="00B141FF"/>
    <w:rsid w:val="00B1450D"/>
    <w:rsid w:val="00B14786"/>
    <w:rsid w:val="00B14DA2"/>
    <w:rsid w:val="00B1554B"/>
    <w:rsid w:val="00B15561"/>
    <w:rsid w:val="00B155A7"/>
    <w:rsid w:val="00B15A48"/>
    <w:rsid w:val="00B15C0A"/>
    <w:rsid w:val="00B1604B"/>
    <w:rsid w:val="00B16D84"/>
    <w:rsid w:val="00B16E8F"/>
    <w:rsid w:val="00B178E0"/>
    <w:rsid w:val="00B17FB5"/>
    <w:rsid w:val="00B17FCA"/>
    <w:rsid w:val="00B20280"/>
    <w:rsid w:val="00B20478"/>
    <w:rsid w:val="00B20A21"/>
    <w:rsid w:val="00B20D3C"/>
    <w:rsid w:val="00B20F19"/>
    <w:rsid w:val="00B2119A"/>
    <w:rsid w:val="00B215E9"/>
    <w:rsid w:val="00B21950"/>
    <w:rsid w:val="00B21970"/>
    <w:rsid w:val="00B21A5D"/>
    <w:rsid w:val="00B21AE3"/>
    <w:rsid w:val="00B2229E"/>
    <w:rsid w:val="00B2299B"/>
    <w:rsid w:val="00B22EE3"/>
    <w:rsid w:val="00B236D9"/>
    <w:rsid w:val="00B23A08"/>
    <w:rsid w:val="00B23DB2"/>
    <w:rsid w:val="00B2402F"/>
    <w:rsid w:val="00B241D3"/>
    <w:rsid w:val="00B2490F"/>
    <w:rsid w:val="00B24947"/>
    <w:rsid w:val="00B24C47"/>
    <w:rsid w:val="00B24F3E"/>
    <w:rsid w:val="00B25159"/>
    <w:rsid w:val="00B25BA1"/>
    <w:rsid w:val="00B26045"/>
    <w:rsid w:val="00B265D8"/>
    <w:rsid w:val="00B27686"/>
    <w:rsid w:val="00B27ADF"/>
    <w:rsid w:val="00B30183"/>
    <w:rsid w:val="00B30450"/>
    <w:rsid w:val="00B30A22"/>
    <w:rsid w:val="00B3104E"/>
    <w:rsid w:val="00B314C1"/>
    <w:rsid w:val="00B3158B"/>
    <w:rsid w:val="00B32448"/>
    <w:rsid w:val="00B329EA"/>
    <w:rsid w:val="00B32CB2"/>
    <w:rsid w:val="00B32D18"/>
    <w:rsid w:val="00B33050"/>
    <w:rsid w:val="00B33989"/>
    <w:rsid w:val="00B33DD6"/>
    <w:rsid w:val="00B34248"/>
    <w:rsid w:val="00B3461D"/>
    <w:rsid w:val="00B34874"/>
    <w:rsid w:val="00B34E9D"/>
    <w:rsid w:val="00B35045"/>
    <w:rsid w:val="00B351F4"/>
    <w:rsid w:val="00B359E1"/>
    <w:rsid w:val="00B35E2B"/>
    <w:rsid w:val="00B35F03"/>
    <w:rsid w:val="00B36A53"/>
    <w:rsid w:val="00B37456"/>
    <w:rsid w:val="00B376D7"/>
    <w:rsid w:val="00B37C48"/>
    <w:rsid w:val="00B37E6A"/>
    <w:rsid w:val="00B37F10"/>
    <w:rsid w:val="00B4015F"/>
    <w:rsid w:val="00B404B1"/>
    <w:rsid w:val="00B40537"/>
    <w:rsid w:val="00B406A7"/>
    <w:rsid w:val="00B40743"/>
    <w:rsid w:val="00B4074F"/>
    <w:rsid w:val="00B40E7B"/>
    <w:rsid w:val="00B41122"/>
    <w:rsid w:val="00B41283"/>
    <w:rsid w:val="00B413BD"/>
    <w:rsid w:val="00B414A5"/>
    <w:rsid w:val="00B41501"/>
    <w:rsid w:val="00B41892"/>
    <w:rsid w:val="00B41B25"/>
    <w:rsid w:val="00B42484"/>
    <w:rsid w:val="00B43621"/>
    <w:rsid w:val="00B437DB"/>
    <w:rsid w:val="00B43BCC"/>
    <w:rsid w:val="00B43C32"/>
    <w:rsid w:val="00B43D26"/>
    <w:rsid w:val="00B43D3A"/>
    <w:rsid w:val="00B441F0"/>
    <w:rsid w:val="00B44515"/>
    <w:rsid w:val="00B44678"/>
    <w:rsid w:val="00B449AC"/>
    <w:rsid w:val="00B44C29"/>
    <w:rsid w:val="00B44F3A"/>
    <w:rsid w:val="00B4521E"/>
    <w:rsid w:val="00B454CE"/>
    <w:rsid w:val="00B455C9"/>
    <w:rsid w:val="00B4660B"/>
    <w:rsid w:val="00B46CB9"/>
    <w:rsid w:val="00B46DD5"/>
    <w:rsid w:val="00B47176"/>
    <w:rsid w:val="00B4727D"/>
    <w:rsid w:val="00B47839"/>
    <w:rsid w:val="00B47992"/>
    <w:rsid w:val="00B500FC"/>
    <w:rsid w:val="00B50364"/>
    <w:rsid w:val="00B5075A"/>
    <w:rsid w:val="00B50879"/>
    <w:rsid w:val="00B50AB9"/>
    <w:rsid w:val="00B510E0"/>
    <w:rsid w:val="00B51D00"/>
    <w:rsid w:val="00B520DF"/>
    <w:rsid w:val="00B52358"/>
    <w:rsid w:val="00B523C6"/>
    <w:rsid w:val="00B52C08"/>
    <w:rsid w:val="00B52C1C"/>
    <w:rsid w:val="00B52F7A"/>
    <w:rsid w:val="00B53873"/>
    <w:rsid w:val="00B541DB"/>
    <w:rsid w:val="00B544C1"/>
    <w:rsid w:val="00B549DC"/>
    <w:rsid w:val="00B54E38"/>
    <w:rsid w:val="00B55271"/>
    <w:rsid w:val="00B5592F"/>
    <w:rsid w:val="00B55BEE"/>
    <w:rsid w:val="00B55D2A"/>
    <w:rsid w:val="00B56024"/>
    <w:rsid w:val="00B56042"/>
    <w:rsid w:val="00B560B8"/>
    <w:rsid w:val="00B571D6"/>
    <w:rsid w:val="00B572DC"/>
    <w:rsid w:val="00B573C3"/>
    <w:rsid w:val="00B57861"/>
    <w:rsid w:val="00B57F0A"/>
    <w:rsid w:val="00B60370"/>
    <w:rsid w:val="00B60A24"/>
    <w:rsid w:val="00B60B59"/>
    <w:rsid w:val="00B60D18"/>
    <w:rsid w:val="00B60D9D"/>
    <w:rsid w:val="00B60E46"/>
    <w:rsid w:val="00B61716"/>
    <w:rsid w:val="00B619A6"/>
    <w:rsid w:val="00B626C6"/>
    <w:rsid w:val="00B627AE"/>
    <w:rsid w:val="00B62A02"/>
    <w:rsid w:val="00B62C11"/>
    <w:rsid w:val="00B62E9C"/>
    <w:rsid w:val="00B63121"/>
    <w:rsid w:val="00B631D7"/>
    <w:rsid w:val="00B63881"/>
    <w:rsid w:val="00B63931"/>
    <w:rsid w:val="00B63BF0"/>
    <w:rsid w:val="00B63FAE"/>
    <w:rsid w:val="00B6428C"/>
    <w:rsid w:val="00B6459A"/>
    <w:rsid w:val="00B64F98"/>
    <w:rsid w:val="00B651D5"/>
    <w:rsid w:val="00B6556E"/>
    <w:rsid w:val="00B65841"/>
    <w:rsid w:val="00B65ADC"/>
    <w:rsid w:val="00B65BA2"/>
    <w:rsid w:val="00B65CAD"/>
    <w:rsid w:val="00B65F79"/>
    <w:rsid w:val="00B6698B"/>
    <w:rsid w:val="00B6742F"/>
    <w:rsid w:val="00B678F5"/>
    <w:rsid w:val="00B67C1E"/>
    <w:rsid w:val="00B70031"/>
    <w:rsid w:val="00B70089"/>
    <w:rsid w:val="00B70415"/>
    <w:rsid w:val="00B7045B"/>
    <w:rsid w:val="00B70646"/>
    <w:rsid w:val="00B709FC"/>
    <w:rsid w:val="00B70A7A"/>
    <w:rsid w:val="00B70B6E"/>
    <w:rsid w:val="00B70C36"/>
    <w:rsid w:val="00B70E18"/>
    <w:rsid w:val="00B711E8"/>
    <w:rsid w:val="00B714E6"/>
    <w:rsid w:val="00B7173A"/>
    <w:rsid w:val="00B718B6"/>
    <w:rsid w:val="00B720A2"/>
    <w:rsid w:val="00B72607"/>
    <w:rsid w:val="00B72803"/>
    <w:rsid w:val="00B728E9"/>
    <w:rsid w:val="00B73086"/>
    <w:rsid w:val="00B7318C"/>
    <w:rsid w:val="00B73437"/>
    <w:rsid w:val="00B734E0"/>
    <w:rsid w:val="00B73826"/>
    <w:rsid w:val="00B73C4F"/>
    <w:rsid w:val="00B74636"/>
    <w:rsid w:val="00B74933"/>
    <w:rsid w:val="00B74EE1"/>
    <w:rsid w:val="00B750ED"/>
    <w:rsid w:val="00B75559"/>
    <w:rsid w:val="00B75631"/>
    <w:rsid w:val="00B7580F"/>
    <w:rsid w:val="00B7584A"/>
    <w:rsid w:val="00B76057"/>
    <w:rsid w:val="00B76248"/>
    <w:rsid w:val="00B7666E"/>
    <w:rsid w:val="00B7675D"/>
    <w:rsid w:val="00B7698E"/>
    <w:rsid w:val="00B76AFF"/>
    <w:rsid w:val="00B77A8F"/>
    <w:rsid w:val="00B77DCF"/>
    <w:rsid w:val="00B8081C"/>
    <w:rsid w:val="00B80A27"/>
    <w:rsid w:val="00B80F29"/>
    <w:rsid w:val="00B816FB"/>
    <w:rsid w:val="00B817DC"/>
    <w:rsid w:val="00B8197B"/>
    <w:rsid w:val="00B81A1E"/>
    <w:rsid w:val="00B81B42"/>
    <w:rsid w:val="00B82835"/>
    <w:rsid w:val="00B82C4A"/>
    <w:rsid w:val="00B82E96"/>
    <w:rsid w:val="00B83C09"/>
    <w:rsid w:val="00B83CCA"/>
    <w:rsid w:val="00B83FA7"/>
    <w:rsid w:val="00B84196"/>
    <w:rsid w:val="00B8439E"/>
    <w:rsid w:val="00B84889"/>
    <w:rsid w:val="00B851A1"/>
    <w:rsid w:val="00B85AAD"/>
    <w:rsid w:val="00B85C62"/>
    <w:rsid w:val="00B86335"/>
    <w:rsid w:val="00B863B2"/>
    <w:rsid w:val="00B8732E"/>
    <w:rsid w:val="00B87451"/>
    <w:rsid w:val="00B87BCE"/>
    <w:rsid w:val="00B90155"/>
    <w:rsid w:val="00B9078E"/>
    <w:rsid w:val="00B907C6"/>
    <w:rsid w:val="00B90AA5"/>
    <w:rsid w:val="00B9137B"/>
    <w:rsid w:val="00B9156B"/>
    <w:rsid w:val="00B9157D"/>
    <w:rsid w:val="00B917C0"/>
    <w:rsid w:val="00B917C9"/>
    <w:rsid w:val="00B92260"/>
    <w:rsid w:val="00B92A91"/>
    <w:rsid w:val="00B92DB3"/>
    <w:rsid w:val="00B92F29"/>
    <w:rsid w:val="00B932EA"/>
    <w:rsid w:val="00B93D59"/>
    <w:rsid w:val="00B9438D"/>
    <w:rsid w:val="00B94855"/>
    <w:rsid w:val="00B94AB8"/>
    <w:rsid w:val="00B9505B"/>
    <w:rsid w:val="00B95624"/>
    <w:rsid w:val="00B95795"/>
    <w:rsid w:val="00B95CAA"/>
    <w:rsid w:val="00B95D25"/>
    <w:rsid w:val="00B95DFB"/>
    <w:rsid w:val="00B9639A"/>
    <w:rsid w:val="00B9652D"/>
    <w:rsid w:val="00B96982"/>
    <w:rsid w:val="00B96B15"/>
    <w:rsid w:val="00B97921"/>
    <w:rsid w:val="00B9796A"/>
    <w:rsid w:val="00BA002C"/>
    <w:rsid w:val="00BA076F"/>
    <w:rsid w:val="00BA0CCD"/>
    <w:rsid w:val="00BA0D5A"/>
    <w:rsid w:val="00BA142E"/>
    <w:rsid w:val="00BA180B"/>
    <w:rsid w:val="00BA18AF"/>
    <w:rsid w:val="00BA1AD7"/>
    <w:rsid w:val="00BA1B6A"/>
    <w:rsid w:val="00BA1E10"/>
    <w:rsid w:val="00BA21C8"/>
    <w:rsid w:val="00BA23C6"/>
    <w:rsid w:val="00BA2413"/>
    <w:rsid w:val="00BA2642"/>
    <w:rsid w:val="00BA2671"/>
    <w:rsid w:val="00BA26D8"/>
    <w:rsid w:val="00BA2763"/>
    <w:rsid w:val="00BA2881"/>
    <w:rsid w:val="00BA2ECD"/>
    <w:rsid w:val="00BA2ED5"/>
    <w:rsid w:val="00BA3143"/>
    <w:rsid w:val="00BA33D1"/>
    <w:rsid w:val="00BA3771"/>
    <w:rsid w:val="00BA3969"/>
    <w:rsid w:val="00BA4C37"/>
    <w:rsid w:val="00BA4C93"/>
    <w:rsid w:val="00BA4D2C"/>
    <w:rsid w:val="00BA4D60"/>
    <w:rsid w:val="00BA526D"/>
    <w:rsid w:val="00BA55CF"/>
    <w:rsid w:val="00BA5661"/>
    <w:rsid w:val="00BA62EF"/>
    <w:rsid w:val="00BA6AE2"/>
    <w:rsid w:val="00BA6F84"/>
    <w:rsid w:val="00BA73BE"/>
    <w:rsid w:val="00BB03FA"/>
    <w:rsid w:val="00BB05C0"/>
    <w:rsid w:val="00BB0803"/>
    <w:rsid w:val="00BB0DBC"/>
    <w:rsid w:val="00BB0E56"/>
    <w:rsid w:val="00BB0E7A"/>
    <w:rsid w:val="00BB0FF2"/>
    <w:rsid w:val="00BB164B"/>
    <w:rsid w:val="00BB1CC7"/>
    <w:rsid w:val="00BB1DB6"/>
    <w:rsid w:val="00BB1E80"/>
    <w:rsid w:val="00BB21C1"/>
    <w:rsid w:val="00BB235F"/>
    <w:rsid w:val="00BB2650"/>
    <w:rsid w:val="00BB32ED"/>
    <w:rsid w:val="00BB39AD"/>
    <w:rsid w:val="00BB39B5"/>
    <w:rsid w:val="00BB39EA"/>
    <w:rsid w:val="00BB3D90"/>
    <w:rsid w:val="00BB41E6"/>
    <w:rsid w:val="00BB41F9"/>
    <w:rsid w:val="00BB442E"/>
    <w:rsid w:val="00BB45AD"/>
    <w:rsid w:val="00BB469A"/>
    <w:rsid w:val="00BB479B"/>
    <w:rsid w:val="00BB5185"/>
    <w:rsid w:val="00BB52AD"/>
    <w:rsid w:val="00BB5416"/>
    <w:rsid w:val="00BB57EF"/>
    <w:rsid w:val="00BB5890"/>
    <w:rsid w:val="00BB5F92"/>
    <w:rsid w:val="00BB6D09"/>
    <w:rsid w:val="00BB7257"/>
    <w:rsid w:val="00BB75E2"/>
    <w:rsid w:val="00BB78ED"/>
    <w:rsid w:val="00BB7E06"/>
    <w:rsid w:val="00BC0697"/>
    <w:rsid w:val="00BC0C46"/>
    <w:rsid w:val="00BC12C8"/>
    <w:rsid w:val="00BC1B25"/>
    <w:rsid w:val="00BC2174"/>
    <w:rsid w:val="00BC218D"/>
    <w:rsid w:val="00BC2322"/>
    <w:rsid w:val="00BC28D8"/>
    <w:rsid w:val="00BC32BA"/>
    <w:rsid w:val="00BC33CE"/>
    <w:rsid w:val="00BC357B"/>
    <w:rsid w:val="00BC3D9C"/>
    <w:rsid w:val="00BC3E08"/>
    <w:rsid w:val="00BC433D"/>
    <w:rsid w:val="00BC4426"/>
    <w:rsid w:val="00BC4833"/>
    <w:rsid w:val="00BC511F"/>
    <w:rsid w:val="00BC589E"/>
    <w:rsid w:val="00BC5AFA"/>
    <w:rsid w:val="00BC6745"/>
    <w:rsid w:val="00BC6AFC"/>
    <w:rsid w:val="00BC6DC2"/>
    <w:rsid w:val="00BC7518"/>
    <w:rsid w:val="00BD0131"/>
    <w:rsid w:val="00BD0DE6"/>
    <w:rsid w:val="00BD1462"/>
    <w:rsid w:val="00BD15DB"/>
    <w:rsid w:val="00BD1C42"/>
    <w:rsid w:val="00BD239E"/>
    <w:rsid w:val="00BD2D00"/>
    <w:rsid w:val="00BD3EC1"/>
    <w:rsid w:val="00BD4234"/>
    <w:rsid w:val="00BD47DF"/>
    <w:rsid w:val="00BD4C91"/>
    <w:rsid w:val="00BD4F0E"/>
    <w:rsid w:val="00BD5220"/>
    <w:rsid w:val="00BD55D6"/>
    <w:rsid w:val="00BD5CD5"/>
    <w:rsid w:val="00BD612E"/>
    <w:rsid w:val="00BD64FB"/>
    <w:rsid w:val="00BD6641"/>
    <w:rsid w:val="00BD6A78"/>
    <w:rsid w:val="00BD6F2D"/>
    <w:rsid w:val="00BD7131"/>
    <w:rsid w:val="00BD7221"/>
    <w:rsid w:val="00BE00A5"/>
    <w:rsid w:val="00BE0C5A"/>
    <w:rsid w:val="00BE1047"/>
    <w:rsid w:val="00BE1592"/>
    <w:rsid w:val="00BE15AF"/>
    <w:rsid w:val="00BE1764"/>
    <w:rsid w:val="00BE1A6D"/>
    <w:rsid w:val="00BE1AB7"/>
    <w:rsid w:val="00BE1E3A"/>
    <w:rsid w:val="00BE2143"/>
    <w:rsid w:val="00BE28E6"/>
    <w:rsid w:val="00BE2DA5"/>
    <w:rsid w:val="00BE3100"/>
    <w:rsid w:val="00BE3BE9"/>
    <w:rsid w:val="00BE3CA9"/>
    <w:rsid w:val="00BE3F4E"/>
    <w:rsid w:val="00BE41BB"/>
    <w:rsid w:val="00BE4482"/>
    <w:rsid w:val="00BE44AF"/>
    <w:rsid w:val="00BE4717"/>
    <w:rsid w:val="00BE4746"/>
    <w:rsid w:val="00BE4E09"/>
    <w:rsid w:val="00BE52A0"/>
    <w:rsid w:val="00BE5415"/>
    <w:rsid w:val="00BE543E"/>
    <w:rsid w:val="00BE5877"/>
    <w:rsid w:val="00BE5C79"/>
    <w:rsid w:val="00BE5E86"/>
    <w:rsid w:val="00BE5F7B"/>
    <w:rsid w:val="00BE61AA"/>
    <w:rsid w:val="00BE64B2"/>
    <w:rsid w:val="00BE650A"/>
    <w:rsid w:val="00BE65D3"/>
    <w:rsid w:val="00BE69D1"/>
    <w:rsid w:val="00BE6A3F"/>
    <w:rsid w:val="00BE7C86"/>
    <w:rsid w:val="00BF0938"/>
    <w:rsid w:val="00BF0A28"/>
    <w:rsid w:val="00BF11C4"/>
    <w:rsid w:val="00BF17ED"/>
    <w:rsid w:val="00BF1D7A"/>
    <w:rsid w:val="00BF1DA1"/>
    <w:rsid w:val="00BF2418"/>
    <w:rsid w:val="00BF2793"/>
    <w:rsid w:val="00BF2AE4"/>
    <w:rsid w:val="00BF2CD1"/>
    <w:rsid w:val="00BF3564"/>
    <w:rsid w:val="00BF3619"/>
    <w:rsid w:val="00BF37C2"/>
    <w:rsid w:val="00BF3AD2"/>
    <w:rsid w:val="00BF3F30"/>
    <w:rsid w:val="00BF3F4C"/>
    <w:rsid w:val="00BF40B5"/>
    <w:rsid w:val="00BF44AC"/>
    <w:rsid w:val="00BF46B0"/>
    <w:rsid w:val="00BF478B"/>
    <w:rsid w:val="00BF47BC"/>
    <w:rsid w:val="00BF4B4D"/>
    <w:rsid w:val="00BF56D7"/>
    <w:rsid w:val="00BF57C6"/>
    <w:rsid w:val="00BF5B7A"/>
    <w:rsid w:val="00BF5D2D"/>
    <w:rsid w:val="00BF621B"/>
    <w:rsid w:val="00BF6239"/>
    <w:rsid w:val="00BF63B1"/>
    <w:rsid w:val="00BF63B8"/>
    <w:rsid w:val="00BF6631"/>
    <w:rsid w:val="00BF6930"/>
    <w:rsid w:val="00BF6AA3"/>
    <w:rsid w:val="00BF6D06"/>
    <w:rsid w:val="00BF6E01"/>
    <w:rsid w:val="00BF710B"/>
    <w:rsid w:val="00BF7319"/>
    <w:rsid w:val="00BF7588"/>
    <w:rsid w:val="00BF75CF"/>
    <w:rsid w:val="00BF77CD"/>
    <w:rsid w:val="00BF7C23"/>
    <w:rsid w:val="00C00078"/>
    <w:rsid w:val="00C00319"/>
    <w:rsid w:val="00C0073D"/>
    <w:rsid w:val="00C0076D"/>
    <w:rsid w:val="00C007D1"/>
    <w:rsid w:val="00C009EF"/>
    <w:rsid w:val="00C00E98"/>
    <w:rsid w:val="00C01962"/>
    <w:rsid w:val="00C01A82"/>
    <w:rsid w:val="00C0216A"/>
    <w:rsid w:val="00C0241D"/>
    <w:rsid w:val="00C024AD"/>
    <w:rsid w:val="00C02652"/>
    <w:rsid w:val="00C02974"/>
    <w:rsid w:val="00C02EE7"/>
    <w:rsid w:val="00C03C3C"/>
    <w:rsid w:val="00C03DFB"/>
    <w:rsid w:val="00C03E91"/>
    <w:rsid w:val="00C04149"/>
    <w:rsid w:val="00C0432D"/>
    <w:rsid w:val="00C046B6"/>
    <w:rsid w:val="00C0487A"/>
    <w:rsid w:val="00C048A4"/>
    <w:rsid w:val="00C0494F"/>
    <w:rsid w:val="00C05540"/>
    <w:rsid w:val="00C05788"/>
    <w:rsid w:val="00C061D3"/>
    <w:rsid w:val="00C06577"/>
    <w:rsid w:val="00C06B73"/>
    <w:rsid w:val="00C07FEF"/>
    <w:rsid w:val="00C1054A"/>
    <w:rsid w:val="00C1099F"/>
    <w:rsid w:val="00C10E66"/>
    <w:rsid w:val="00C110C3"/>
    <w:rsid w:val="00C11406"/>
    <w:rsid w:val="00C116B0"/>
    <w:rsid w:val="00C11772"/>
    <w:rsid w:val="00C11842"/>
    <w:rsid w:val="00C11AC7"/>
    <w:rsid w:val="00C11CE7"/>
    <w:rsid w:val="00C11D1D"/>
    <w:rsid w:val="00C11E98"/>
    <w:rsid w:val="00C1243C"/>
    <w:rsid w:val="00C126E4"/>
    <w:rsid w:val="00C12A12"/>
    <w:rsid w:val="00C12C0B"/>
    <w:rsid w:val="00C12CCE"/>
    <w:rsid w:val="00C12E4B"/>
    <w:rsid w:val="00C12FA4"/>
    <w:rsid w:val="00C12FFA"/>
    <w:rsid w:val="00C13AE7"/>
    <w:rsid w:val="00C14155"/>
    <w:rsid w:val="00C14278"/>
    <w:rsid w:val="00C1571A"/>
    <w:rsid w:val="00C15F44"/>
    <w:rsid w:val="00C160F1"/>
    <w:rsid w:val="00C16BF4"/>
    <w:rsid w:val="00C16F0E"/>
    <w:rsid w:val="00C1716E"/>
    <w:rsid w:val="00C1723B"/>
    <w:rsid w:val="00C179C7"/>
    <w:rsid w:val="00C17B96"/>
    <w:rsid w:val="00C17CD0"/>
    <w:rsid w:val="00C17D9D"/>
    <w:rsid w:val="00C201D9"/>
    <w:rsid w:val="00C20254"/>
    <w:rsid w:val="00C205E8"/>
    <w:rsid w:val="00C20653"/>
    <w:rsid w:val="00C206D2"/>
    <w:rsid w:val="00C2071F"/>
    <w:rsid w:val="00C20FCE"/>
    <w:rsid w:val="00C21450"/>
    <w:rsid w:val="00C21526"/>
    <w:rsid w:val="00C216BE"/>
    <w:rsid w:val="00C217A3"/>
    <w:rsid w:val="00C22699"/>
    <w:rsid w:val="00C227AB"/>
    <w:rsid w:val="00C227D3"/>
    <w:rsid w:val="00C23752"/>
    <w:rsid w:val="00C239CA"/>
    <w:rsid w:val="00C23B7F"/>
    <w:rsid w:val="00C2440B"/>
    <w:rsid w:val="00C244E0"/>
    <w:rsid w:val="00C2451E"/>
    <w:rsid w:val="00C247D0"/>
    <w:rsid w:val="00C2490D"/>
    <w:rsid w:val="00C24BD2"/>
    <w:rsid w:val="00C25348"/>
    <w:rsid w:val="00C257FB"/>
    <w:rsid w:val="00C25A76"/>
    <w:rsid w:val="00C25B50"/>
    <w:rsid w:val="00C26455"/>
    <w:rsid w:val="00C26BFB"/>
    <w:rsid w:val="00C26C8B"/>
    <w:rsid w:val="00C26F62"/>
    <w:rsid w:val="00C26FB4"/>
    <w:rsid w:val="00C26FCE"/>
    <w:rsid w:val="00C27368"/>
    <w:rsid w:val="00C3040F"/>
    <w:rsid w:val="00C30616"/>
    <w:rsid w:val="00C309DE"/>
    <w:rsid w:val="00C309E4"/>
    <w:rsid w:val="00C30DC1"/>
    <w:rsid w:val="00C31964"/>
    <w:rsid w:val="00C31D0E"/>
    <w:rsid w:val="00C32B20"/>
    <w:rsid w:val="00C349E0"/>
    <w:rsid w:val="00C34ABA"/>
    <w:rsid w:val="00C34B21"/>
    <w:rsid w:val="00C34CBC"/>
    <w:rsid w:val="00C34F73"/>
    <w:rsid w:val="00C35528"/>
    <w:rsid w:val="00C35F4C"/>
    <w:rsid w:val="00C36281"/>
    <w:rsid w:val="00C362A2"/>
    <w:rsid w:val="00C36AE3"/>
    <w:rsid w:val="00C36BC5"/>
    <w:rsid w:val="00C36EC4"/>
    <w:rsid w:val="00C37714"/>
    <w:rsid w:val="00C37DE9"/>
    <w:rsid w:val="00C401AA"/>
    <w:rsid w:val="00C403C7"/>
    <w:rsid w:val="00C4095B"/>
    <w:rsid w:val="00C40C00"/>
    <w:rsid w:val="00C40D69"/>
    <w:rsid w:val="00C4181E"/>
    <w:rsid w:val="00C418AD"/>
    <w:rsid w:val="00C41FCD"/>
    <w:rsid w:val="00C4354A"/>
    <w:rsid w:val="00C43564"/>
    <w:rsid w:val="00C43713"/>
    <w:rsid w:val="00C43E05"/>
    <w:rsid w:val="00C43EC4"/>
    <w:rsid w:val="00C43EC9"/>
    <w:rsid w:val="00C443C3"/>
    <w:rsid w:val="00C4454F"/>
    <w:rsid w:val="00C44FE0"/>
    <w:rsid w:val="00C450FE"/>
    <w:rsid w:val="00C45540"/>
    <w:rsid w:val="00C459D5"/>
    <w:rsid w:val="00C45BE3"/>
    <w:rsid w:val="00C45CAF"/>
    <w:rsid w:val="00C45D3A"/>
    <w:rsid w:val="00C468BC"/>
    <w:rsid w:val="00C46A17"/>
    <w:rsid w:val="00C46A6A"/>
    <w:rsid w:val="00C46B58"/>
    <w:rsid w:val="00C46FE1"/>
    <w:rsid w:val="00C47E56"/>
    <w:rsid w:val="00C47FB4"/>
    <w:rsid w:val="00C50748"/>
    <w:rsid w:val="00C5087D"/>
    <w:rsid w:val="00C509BE"/>
    <w:rsid w:val="00C50C60"/>
    <w:rsid w:val="00C50DB8"/>
    <w:rsid w:val="00C5138A"/>
    <w:rsid w:val="00C5172E"/>
    <w:rsid w:val="00C51A21"/>
    <w:rsid w:val="00C52041"/>
    <w:rsid w:val="00C5233C"/>
    <w:rsid w:val="00C52666"/>
    <w:rsid w:val="00C52BA1"/>
    <w:rsid w:val="00C52DD2"/>
    <w:rsid w:val="00C53550"/>
    <w:rsid w:val="00C53B84"/>
    <w:rsid w:val="00C53C97"/>
    <w:rsid w:val="00C53DF3"/>
    <w:rsid w:val="00C53E5D"/>
    <w:rsid w:val="00C5420F"/>
    <w:rsid w:val="00C54545"/>
    <w:rsid w:val="00C5473F"/>
    <w:rsid w:val="00C54CA9"/>
    <w:rsid w:val="00C54D2C"/>
    <w:rsid w:val="00C55491"/>
    <w:rsid w:val="00C55EFD"/>
    <w:rsid w:val="00C561C1"/>
    <w:rsid w:val="00C56FC9"/>
    <w:rsid w:val="00C571AD"/>
    <w:rsid w:val="00C572C1"/>
    <w:rsid w:val="00C5735E"/>
    <w:rsid w:val="00C57381"/>
    <w:rsid w:val="00C573FB"/>
    <w:rsid w:val="00C576AF"/>
    <w:rsid w:val="00C57AD5"/>
    <w:rsid w:val="00C57C69"/>
    <w:rsid w:val="00C57D54"/>
    <w:rsid w:val="00C60041"/>
    <w:rsid w:val="00C60563"/>
    <w:rsid w:val="00C60CF8"/>
    <w:rsid w:val="00C60D37"/>
    <w:rsid w:val="00C61A65"/>
    <w:rsid w:val="00C61AE9"/>
    <w:rsid w:val="00C61CDB"/>
    <w:rsid w:val="00C62132"/>
    <w:rsid w:val="00C62159"/>
    <w:rsid w:val="00C62412"/>
    <w:rsid w:val="00C629E3"/>
    <w:rsid w:val="00C63450"/>
    <w:rsid w:val="00C63501"/>
    <w:rsid w:val="00C63873"/>
    <w:rsid w:val="00C64753"/>
    <w:rsid w:val="00C648AF"/>
    <w:rsid w:val="00C64D27"/>
    <w:rsid w:val="00C64E34"/>
    <w:rsid w:val="00C6506B"/>
    <w:rsid w:val="00C66A1F"/>
    <w:rsid w:val="00C66DB9"/>
    <w:rsid w:val="00C67020"/>
    <w:rsid w:val="00C6704B"/>
    <w:rsid w:val="00C67254"/>
    <w:rsid w:val="00C70B2B"/>
    <w:rsid w:val="00C70C29"/>
    <w:rsid w:val="00C70DDC"/>
    <w:rsid w:val="00C71465"/>
    <w:rsid w:val="00C718C4"/>
    <w:rsid w:val="00C71C33"/>
    <w:rsid w:val="00C725BB"/>
    <w:rsid w:val="00C72DB8"/>
    <w:rsid w:val="00C7312A"/>
    <w:rsid w:val="00C7322B"/>
    <w:rsid w:val="00C735FB"/>
    <w:rsid w:val="00C738D9"/>
    <w:rsid w:val="00C73B65"/>
    <w:rsid w:val="00C74219"/>
    <w:rsid w:val="00C74841"/>
    <w:rsid w:val="00C74B6D"/>
    <w:rsid w:val="00C74DCD"/>
    <w:rsid w:val="00C7510B"/>
    <w:rsid w:val="00C75985"/>
    <w:rsid w:val="00C75DF0"/>
    <w:rsid w:val="00C76066"/>
    <w:rsid w:val="00C76267"/>
    <w:rsid w:val="00C765FE"/>
    <w:rsid w:val="00C76648"/>
    <w:rsid w:val="00C766B7"/>
    <w:rsid w:val="00C769A5"/>
    <w:rsid w:val="00C77CAB"/>
    <w:rsid w:val="00C77CD1"/>
    <w:rsid w:val="00C80078"/>
    <w:rsid w:val="00C803DD"/>
    <w:rsid w:val="00C8045C"/>
    <w:rsid w:val="00C80B28"/>
    <w:rsid w:val="00C814EE"/>
    <w:rsid w:val="00C815C7"/>
    <w:rsid w:val="00C81A2D"/>
    <w:rsid w:val="00C81B3B"/>
    <w:rsid w:val="00C82164"/>
    <w:rsid w:val="00C823E1"/>
    <w:rsid w:val="00C82502"/>
    <w:rsid w:val="00C8275E"/>
    <w:rsid w:val="00C82856"/>
    <w:rsid w:val="00C8285D"/>
    <w:rsid w:val="00C82A4C"/>
    <w:rsid w:val="00C82C19"/>
    <w:rsid w:val="00C82F26"/>
    <w:rsid w:val="00C83000"/>
    <w:rsid w:val="00C8315E"/>
    <w:rsid w:val="00C8337E"/>
    <w:rsid w:val="00C83621"/>
    <w:rsid w:val="00C83AE9"/>
    <w:rsid w:val="00C83EA6"/>
    <w:rsid w:val="00C83F0D"/>
    <w:rsid w:val="00C83F91"/>
    <w:rsid w:val="00C8491E"/>
    <w:rsid w:val="00C849F0"/>
    <w:rsid w:val="00C84B21"/>
    <w:rsid w:val="00C84B9C"/>
    <w:rsid w:val="00C850D7"/>
    <w:rsid w:val="00C858D5"/>
    <w:rsid w:val="00C8603A"/>
    <w:rsid w:val="00C86E1C"/>
    <w:rsid w:val="00C872F3"/>
    <w:rsid w:val="00C876E0"/>
    <w:rsid w:val="00C876EB"/>
    <w:rsid w:val="00C900BC"/>
    <w:rsid w:val="00C90617"/>
    <w:rsid w:val="00C9073F"/>
    <w:rsid w:val="00C90BA5"/>
    <w:rsid w:val="00C91972"/>
    <w:rsid w:val="00C91FCE"/>
    <w:rsid w:val="00C92199"/>
    <w:rsid w:val="00C92F03"/>
    <w:rsid w:val="00C930B7"/>
    <w:rsid w:val="00C93701"/>
    <w:rsid w:val="00C9421A"/>
    <w:rsid w:val="00C944DA"/>
    <w:rsid w:val="00C958AC"/>
    <w:rsid w:val="00C958E3"/>
    <w:rsid w:val="00C95BC6"/>
    <w:rsid w:val="00C95F7A"/>
    <w:rsid w:val="00C96924"/>
    <w:rsid w:val="00C96DE5"/>
    <w:rsid w:val="00C97537"/>
    <w:rsid w:val="00C97994"/>
    <w:rsid w:val="00C97DB9"/>
    <w:rsid w:val="00C97ECC"/>
    <w:rsid w:val="00CA019F"/>
    <w:rsid w:val="00CA0715"/>
    <w:rsid w:val="00CA0AEE"/>
    <w:rsid w:val="00CA0B27"/>
    <w:rsid w:val="00CA0EB3"/>
    <w:rsid w:val="00CA1A36"/>
    <w:rsid w:val="00CA1D60"/>
    <w:rsid w:val="00CA1E0C"/>
    <w:rsid w:val="00CA257B"/>
    <w:rsid w:val="00CA26A4"/>
    <w:rsid w:val="00CA2FEF"/>
    <w:rsid w:val="00CA33EB"/>
    <w:rsid w:val="00CA3A00"/>
    <w:rsid w:val="00CA4193"/>
    <w:rsid w:val="00CA48A1"/>
    <w:rsid w:val="00CA4BE0"/>
    <w:rsid w:val="00CA528F"/>
    <w:rsid w:val="00CA5307"/>
    <w:rsid w:val="00CA568A"/>
    <w:rsid w:val="00CA6A49"/>
    <w:rsid w:val="00CA6FC7"/>
    <w:rsid w:val="00CA7EE8"/>
    <w:rsid w:val="00CB0175"/>
    <w:rsid w:val="00CB042F"/>
    <w:rsid w:val="00CB062B"/>
    <w:rsid w:val="00CB105F"/>
    <w:rsid w:val="00CB1AB5"/>
    <w:rsid w:val="00CB1DD0"/>
    <w:rsid w:val="00CB2092"/>
    <w:rsid w:val="00CB25E8"/>
    <w:rsid w:val="00CB267F"/>
    <w:rsid w:val="00CB298B"/>
    <w:rsid w:val="00CB2D9F"/>
    <w:rsid w:val="00CB2EA0"/>
    <w:rsid w:val="00CB32C4"/>
    <w:rsid w:val="00CB3583"/>
    <w:rsid w:val="00CB3677"/>
    <w:rsid w:val="00CB3792"/>
    <w:rsid w:val="00CB3F6C"/>
    <w:rsid w:val="00CB4088"/>
    <w:rsid w:val="00CB430A"/>
    <w:rsid w:val="00CB4738"/>
    <w:rsid w:val="00CB4744"/>
    <w:rsid w:val="00CB479F"/>
    <w:rsid w:val="00CB48E0"/>
    <w:rsid w:val="00CB495B"/>
    <w:rsid w:val="00CB4A24"/>
    <w:rsid w:val="00CB50D0"/>
    <w:rsid w:val="00CB5173"/>
    <w:rsid w:val="00CB5781"/>
    <w:rsid w:val="00CB5897"/>
    <w:rsid w:val="00CB5CD1"/>
    <w:rsid w:val="00CB5FF4"/>
    <w:rsid w:val="00CB61E3"/>
    <w:rsid w:val="00CB635A"/>
    <w:rsid w:val="00CB6C16"/>
    <w:rsid w:val="00CB77B6"/>
    <w:rsid w:val="00CB7B36"/>
    <w:rsid w:val="00CB7C69"/>
    <w:rsid w:val="00CB7D26"/>
    <w:rsid w:val="00CC004D"/>
    <w:rsid w:val="00CC0769"/>
    <w:rsid w:val="00CC0964"/>
    <w:rsid w:val="00CC0B9B"/>
    <w:rsid w:val="00CC0D54"/>
    <w:rsid w:val="00CC1508"/>
    <w:rsid w:val="00CC1C1F"/>
    <w:rsid w:val="00CC1C3F"/>
    <w:rsid w:val="00CC23F5"/>
    <w:rsid w:val="00CC2404"/>
    <w:rsid w:val="00CC2804"/>
    <w:rsid w:val="00CC28D7"/>
    <w:rsid w:val="00CC29D4"/>
    <w:rsid w:val="00CC2B3B"/>
    <w:rsid w:val="00CC2C7A"/>
    <w:rsid w:val="00CC2EFA"/>
    <w:rsid w:val="00CC31DB"/>
    <w:rsid w:val="00CC3670"/>
    <w:rsid w:val="00CC3F85"/>
    <w:rsid w:val="00CC40AA"/>
    <w:rsid w:val="00CC41ED"/>
    <w:rsid w:val="00CC4534"/>
    <w:rsid w:val="00CC4895"/>
    <w:rsid w:val="00CC4F7F"/>
    <w:rsid w:val="00CC50F1"/>
    <w:rsid w:val="00CC5174"/>
    <w:rsid w:val="00CC5B1D"/>
    <w:rsid w:val="00CC5EFB"/>
    <w:rsid w:val="00CC5F08"/>
    <w:rsid w:val="00CC688D"/>
    <w:rsid w:val="00CC6934"/>
    <w:rsid w:val="00CC698C"/>
    <w:rsid w:val="00CC69C4"/>
    <w:rsid w:val="00CC6CC6"/>
    <w:rsid w:val="00CC6D59"/>
    <w:rsid w:val="00CC7129"/>
    <w:rsid w:val="00CC7509"/>
    <w:rsid w:val="00CC7BF1"/>
    <w:rsid w:val="00CC7EE4"/>
    <w:rsid w:val="00CD0202"/>
    <w:rsid w:val="00CD0312"/>
    <w:rsid w:val="00CD0805"/>
    <w:rsid w:val="00CD090E"/>
    <w:rsid w:val="00CD11B7"/>
    <w:rsid w:val="00CD11C4"/>
    <w:rsid w:val="00CD1651"/>
    <w:rsid w:val="00CD1C3B"/>
    <w:rsid w:val="00CD2020"/>
    <w:rsid w:val="00CD2392"/>
    <w:rsid w:val="00CD27D9"/>
    <w:rsid w:val="00CD2D5E"/>
    <w:rsid w:val="00CD2F61"/>
    <w:rsid w:val="00CD3386"/>
    <w:rsid w:val="00CD34FB"/>
    <w:rsid w:val="00CD3E2B"/>
    <w:rsid w:val="00CD3FF3"/>
    <w:rsid w:val="00CD467F"/>
    <w:rsid w:val="00CD476A"/>
    <w:rsid w:val="00CD488C"/>
    <w:rsid w:val="00CD4F5B"/>
    <w:rsid w:val="00CD54FD"/>
    <w:rsid w:val="00CD5853"/>
    <w:rsid w:val="00CD58B3"/>
    <w:rsid w:val="00CD6673"/>
    <w:rsid w:val="00CD69DD"/>
    <w:rsid w:val="00CD6C88"/>
    <w:rsid w:val="00CD7DC2"/>
    <w:rsid w:val="00CE0170"/>
    <w:rsid w:val="00CE055A"/>
    <w:rsid w:val="00CE07C8"/>
    <w:rsid w:val="00CE0A4C"/>
    <w:rsid w:val="00CE0AF9"/>
    <w:rsid w:val="00CE1028"/>
    <w:rsid w:val="00CE1191"/>
    <w:rsid w:val="00CE1667"/>
    <w:rsid w:val="00CE1981"/>
    <w:rsid w:val="00CE1D0E"/>
    <w:rsid w:val="00CE1F34"/>
    <w:rsid w:val="00CE22F8"/>
    <w:rsid w:val="00CE22FE"/>
    <w:rsid w:val="00CE28F5"/>
    <w:rsid w:val="00CE2AF8"/>
    <w:rsid w:val="00CE2B1D"/>
    <w:rsid w:val="00CE417C"/>
    <w:rsid w:val="00CE4633"/>
    <w:rsid w:val="00CE5264"/>
    <w:rsid w:val="00CE575C"/>
    <w:rsid w:val="00CE57C5"/>
    <w:rsid w:val="00CE601F"/>
    <w:rsid w:val="00CE6111"/>
    <w:rsid w:val="00CE6322"/>
    <w:rsid w:val="00CE6CF3"/>
    <w:rsid w:val="00CE6E74"/>
    <w:rsid w:val="00CE6FC6"/>
    <w:rsid w:val="00CE75B4"/>
    <w:rsid w:val="00CF048F"/>
    <w:rsid w:val="00CF0665"/>
    <w:rsid w:val="00CF08CF"/>
    <w:rsid w:val="00CF1152"/>
    <w:rsid w:val="00CF15A0"/>
    <w:rsid w:val="00CF17B6"/>
    <w:rsid w:val="00CF1B7B"/>
    <w:rsid w:val="00CF1C0A"/>
    <w:rsid w:val="00CF21E0"/>
    <w:rsid w:val="00CF318D"/>
    <w:rsid w:val="00CF3246"/>
    <w:rsid w:val="00CF3589"/>
    <w:rsid w:val="00CF3934"/>
    <w:rsid w:val="00CF39F9"/>
    <w:rsid w:val="00CF3DCE"/>
    <w:rsid w:val="00CF3EBF"/>
    <w:rsid w:val="00CF44A6"/>
    <w:rsid w:val="00CF4798"/>
    <w:rsid w:val="00CF4B3B"/>
    <w:rsid w:val="00CF4E6A"/>
    <w:rsid w:val="00CF59F8"/>
    <w:rsid w:val="00CF5A43"/>
    <w:rsid w:val="00CF673B"/>
    <w:rsid w:val="00CF6B61"/>
    <w:rsid w:val="00CF6C49"/>
    <w:rsid w:val="00CF7668"/>
    <w:rsid w:val="00CF7CF0"/>
    <w:rsid w:val="00CF7DD6"/>
    <w:rsid w:val="00D01058"/>
    <w:rsid w:val="00D01185"/>
    <w:rsid w:val="00D01278"/>
    <w:rsid w:val="00D01BB1"/>
    <w:rsid w:val="00D02512"/>
    <w:rsid w:val="00D03138"/>
    <w:rsid w:val="00D0381C"/>
    <w:rsid w:val="00D03DB2"/>
    <w:rsid w:val="00D042AD"/>
    <w:rsid w:val="00D0447D"/>
    <w:rsid w:val="00D044C2"/>
    <w:rsid w:val="00D04687"/>
    <w:rsid w:val="00D0470C"/>
    <w:rsid w:val="00D04968"/>
    <w:rsid w:val="00D05A61"/>
    <w:rsid w:val="00D068B5"/>
    <w:rsid w:val="00D07204"/>
    <w:rsid w:val="00D07A39"/>
    <w:rsid w:val="00D106E2"/>
    <w:rsid w:val="00D107E4"/>
    <w:rsid w:val="00D10FCC"/>
    <w:rsid w:val="00D11269"/>
    <w:rsid w:val="00D11362"/>
    <w:rsid w:val="00D116EA"/>
    <w:rsid w:val="00D117B0"/>
    <w:rsid w:val="00D11CCD"/>
    <w:rsid w:val="00D12035"/>
    <w:rsid w:val="00D12072"/>
    <w:rsid w:val="00D12119"/>
    <w:rsid w:val="00D128A0"/>
    <w:rsid w:val="00D12944"/>
    <w:rsid w:val="00D12C23"/>
    <w:rsid w:val="00D12F04"/>
    <w:rsid w:val="00D137BE"/>
    <w:rsid w:val="00D13B0C"/>
    <w:rsid w:val="00D13E84"/>
    <w:rsid w:val="00D142B0"/>
    <w:rsid w:val="00D14851"/>
    <w:rsid w:val="00D14BD9"/>
    <w:rsid w:val="00D15205"/>
    <w:rsid w:val="00D15C47"/>
    <w:rsid w:val="00D1606B"/>
    <w:rsid w:val="00D16772"/>
    <w:rsid w:val="00D16E1C"/>
    <w:rsid w:val="00D16F45"/>
    <w:rsid w:val="00D1703D"/>
    <w:rsid w:val="00D17398"/>
    <w:rsid w:val="00D177B8"/>
    <w:rsid w:val="00D17AEE"/>
    <w:rsid w:val="00D17BDF"/>
    <w:rsid w:val="00D20393"/>
    <w:rsid w:val="00D207EA"/>
    <w:rsid w:val="00D20A2B"/>
    <w:rsid w:val="00D20DF7"/>
    <w:rsid w:val="00D21D33"/>
    <w:rsid w:val="00D21E4A"/>
    <w:rsid w:val="00D2299B"/>
    <w:rsid w:val="00D234F9"/>
    <w:rsid w:val="00D236BE"/>
    <w:rsid w:val="00D23756"/>
    <w:rsid w:val="00D238FC"/>
    <w:rsid w:val="00D239A1"/>
    <w:rsid w:val="00D23B35"/>
    <w:rsid w:val="00D23CD0"/>
    <w:rsid w:val="00D23FBF"/>
    <w:rsid w:val="00D24053"/>
    <w:rsid w:val="00D24751"/>
    <w:rsid w:val="00D2587B"/>
    <w:rsid w:val="00D25F48"/>
    <w:rsid w:val="00D25FC2"/>
    <w:rsid w:val="00D26079"/>
    <w:rsid w:val="00D26239"/>
    <w:rsid w:val="00D262B9"/>
    <w:rsid w:val="00D262DC"/>
    <w:rsid w:val="00D26B35"/>
    <w:rsid w:val="00D26F86"/>
    <w:rsid w:val="00D2749E"/>
    <w:rsid w:val="00D274F7"/>
    <w:rsid w:val="00D275F3"/>
    <w:rsid w:val="00D27665"/>
    <w:rsid w:val="00D27975"/>
    <w:rsid w:val="00D279FC"/>
    <w:rsid w:val="00D27AB1"/>
    <w:rsid w:val="00D27C84"/>
    <w:rsid w:val="00D3067F"/>
    <w:rsid w:val="00D306DC"/>
    <w:rsid w:val="00D30CEB"/>
    <w:rsid w:val="00D30F19"/>
    <w:rsid w:val="00D31016"/>
    <w:rsid w:val="00D31133"/>
    <w:rsid w:val="00D31B83"/>
    <w:rsid w:val="00D320DF"/>
    <w:rsid w:val="00D324B9"/>
    <w:rsid w:val="00D325F1"/>
    <w:rsid w:val="00D32668"/>
    <w:rsid w:val="00D32784"/>
    <w:rsid w:val="00D328BC"/>
    <w:rsid w:val="00D32E9B"/>
    <w:rsid w:val="00D32EB4"/>
    <w:rsid w:val="00D332DA"/>
    <w:rsid w:val="00D332E1"/>
    <w:rsid w:val="00D33516"/>
    <w:rsid w:val="00D339A5"/>
    <w:rsid w:val="00D33E7F"/>
    <w:rsid w:val="00D3456B"/>
    <w:rsid w:val="00D34653"/>
    <w:rsid w:val="00D34681"/>
    <w:rsid w:val="00D346F0"/>
    <w:rsid w:val="00D347F1"/>
    <w:rsid w:val="00D3497A"/>
    <w:rsid w:val="00D34E5D"/>
    <w:rsid w:val="00D350C6"/>
    <w:rsid w:val="00D350FD"/>
    <w:rsid w:val="00D3545D"/>
    <w:rsid w:val="00D35561"/>
    <w:rsid w:val="00D357B5"/>
    <w:rsid w:val="00D35CFB"/>
    <w:rsid w:val="00D35D98"/>
    <w:rsid w:val="00D36009"/>
    <w:rsid w:val="00D36013"/>
    <w:rsid w:val="00D36A42"/>
    <w:rsid w:val="00D36B5F"/>
    <w:rsid w:val="00D36C4E"/>
    <w:rsid w:val="00D3745E"/>
    <w:rsid w:val="00D3764C"/>
    <w:rsid w:val="00D377C8"/>
    <w:rsid w:val="00D37A00"/>
    <w:rsid w:val="00D37EFD"/>
    <w:rsid w:val="00D4017C"/>
    <w:rsid w:val="00D4039D"/>
    <w:rsid w:val="00D40822"/>
    <w:rsid w:val="00D409E3"/>
    <w:rsid w:val="00D41282"/>
    <w:rsid w:val="00D4173C"/>
    <w:rsid w:val="00D41839"/>
    <w:rsid w:val="00D42037"/>
    <w:rsid w:val="00D42127"/>
    <w:rsid w:val="00D425BA"/>
    <w:rsid w:val="00D42741"/>
    <w:rsid w:val="00D42B97"/>
    <w:rsid w:val="00D42EA8"/>
    <w:rsid w:val="00D439F2"/>
    <w:rsid w:val="00D43DB2"/>
    <w:rsid w:val="00D44195"/>
    <w:rsid w:val="00D44E9A"/>
    <w:rsid w:val="00D45462"/>
    <w:rsid w:val="00D45F46"/>
    <w:rsid w:val="00D462C0"/>
    <w:rsid w:val="00D462FF"/>
    <w:rsid w:val="00D46349"/>
    <w:rsid w:val="00D463CB"/>
    <w:rsid w:val="00D46780"/>
    <w:rsid w:val="00D4715A"/>
    <w:rsid w:val="00D47551"/>
    <w:rsid w:val="00D47BF7"/>
    <w:rsid w:val="00D47F07"/>
    <w:rsid w:val="00D5023A"/>
    <w:rsid w:val="00D51487"/>
    <w:rsid w:val="00D51991"/>
    <w:rsid w:val="00D51AD6"/>
    <w:rsid w:val="00D51E0A"/>
    <w:rsid w:val="00D5267D"/>
    <w:rsid w:val="00D52D0A"/>
    <w:rsid w:val="00D52E14"/>
    <w:rsid w:val="00D538AA"/>
    <w:rsid w:val="00D543C8"/>
    <w:rsid w:val="00D54510"/>
    <w:rsid w:val="00D5522E"/>
    <w:rsid w:val="00D558FA"/>
    <w:rsid w:val="00D55AD8"/>
    <w:rsid w:val="00D55BA7"/>
    <w:rsid w:val="00D55DB0"/>
    <w:rsid w:val="00D565FB"/>
    <w:rsid w:val="00D572A6"/>
    <w:rsid w:val="00D5758A"/>
    <w:rsid w:val="00D5760A"/>
    <w:rsid w:val="00D57741"/>
    <w:rsid w:val="00D577E2"/>
    <w:rsid w:val="00D60395"/>
    <w:rsid w:val="00D60C27"/>
    <w:rsid w:val="00D60F79"/>
    <w:rsid w:val="00D6116E"/>
    <w:rsid w:val="00D61332"/>
    <w:rsid w:val="00D6139B"/>
    <w:rsid w:val="00D61866"/>
    <w:rsid w:val="00D61CE1"/>
    <w:rsid w:val="00D63131"/>
    <w:rsid w:val="00D63D14"/>
    <w:rsid w:val="00D641B8"/>
    <w:rsid w:val="00D64EC7"/>
    <w:rsid w:val="00D64F1A"/>
    <w:rsid w:val="00D65014"/>
    <w:rsid w:val="00D6557E"/>
    <w:rsid w:val="00D66031"/>
    <w:rsid w:val="00D669C4"/>
    <w:rsid w:val="00D66DA4"/>
    <w:rsid w:val="00D674D9"/>
    <w:rsid w:val="00D67EAD"/>
    <w:rsid w:val="00D67F18"/>
    <w:rsid w:val="00D700DA"/>
    <w:rsid w:val="00D7180D"/>
    <w:rsid w:val="00D71A56"/>
    <w:rsid w:val="00D71D69"/>
    <w:rsid w:val="00D71E6C"/>
    <w:rsid w:val="00D724A2"/>
    <w:rsid w:val="00D72856"/>
    <w:rsid w:val="00D734A3"/>
    <w:rsid w:val="00D73562"/>
    <w:rsid w:val="00D73E3B"/>
    <w:rsid w:val="00D73E48"/>
    <w:rsid w:val="00D74706"/>
    <w:rsid w:val="00D74A07"/>
    <w:rsid w:val="00D7502A"/>
    <w:rsid w:val="00D7583E"/>
    <w:rsid w:val="00D75A2A"/>
    <w:rsid w:val="00D75B34"/>
    <w:rsid w:val="00D75B61"/>
    <w:rsid w:val="00D75D9A"/>
    <w:rsid w:val="00D761E8"/>
    <w:rsid w:val="00D764BB"/>
    <w:rsid w:val="00D77258"/>
    <w:rsid w:val="00D7726F"/>
    <w:rsid w:val="00D772C8"/>
    <w:rsid w:val="00D77311"/>
    <w:rsid w:val="00D77BC7"/>
    <w:rsid w:val="00D77E5A"/>
    <w:rsid w:val="00D77EC3"/>
    <w:rsid w:val="00D804EF"/>
    <w:rsid w:val="00D807C5"/>
    <w:rsid w:val="00D80A77"/>
    <w:rsid w:val="00D80D95"/>
    <w:rsid w:val="00D81092"/>
    <w:rsid w:val="00D81448"/>
    <w:rsid w:val="00D81CDE"/>
    <w:rsid w:val="00D81D12"/>
    <w:rsid w:val="00D82353"/>
    <w:rsid w:val="00D82511"/>
    <w:rsid w:val="00D82546"/>
    <w:rsid w:val="00D82D3C"/>
    <w:rsid w:val="00D836B0"/>
    <w:rsid w:val="00D836C2"/>
    <w:rsid w:val="00D83DBF"/>
    <w:rsid w:val="00D840C0"/>
    <w:rsid w:val="00D84228"/>
    <w:rsid w:val="00D84390"/>
    <w:rsid w:val="00D84847"/>
    <w:rsid w:val="00D84A31"/>
    <w:rsid w:val="00D84E10"/>
    <w:rsid w:val="00D84F2A"/>
    <w:rsid w:val="00D85082"/>
    <w:rsid w:val="00D857DA"/>
    <w:rsid w:val="00D85A1D"/>
    <w:rsid w:val="00D85FCF"/>
    <w:rsid w:val="00D86F55"/>
    <w:rsid w:val="00D86FD3"/>
    <w:rsid w:val="00D872B3"/>
    <w:rsid w:val="00D87A93"/>
    <w:rsid w:val="00D901FF"/>
    <w:rsid w:val="00D90616"/>
    <w:rsid w:val="00D91747"/>
    <w:rsid w:val="00D9174E"/>
    <w:rsid w:val="00D91A26"/>
    <w:rsid w:val="00D9257E"/>
    <w:rsid w:val="00D92E0C"/>
    <w:rsid w:val="00D93595"/>
    <w:rsid w:val="00D93A49"/>
    <w:rsid w:val="00D93B5D"/>
    <w:rsid w:val="00D94566"/>
    <w:rsid w:val="00D94767"/>
    <w:rsid w:val="00D949B5"/>
    <w:rsid w:val="00D94CDC"/>
    <w:rsid w:val="00D94DC6"/>
    <w:rsid w:val="00D94E49"/>
    <w:rsid w:val="00D9501C"/>
    <w:rsid w:val="00D95184"/>
    <w:rsid w:val="00D951E8"/>
    <w:rsid w:val="00D954DB"/>
    <w:rsid w:val="00D959B2"/>
    <w:rsid w:val="00D95D03"/>
    <w:rsid w:val="00D96191"/>
    <w:rsid w:val="00D96F78"/>
    <w:rsid w:val="00D97269"/>
    <w:rsid w:val="00D974C1"/>
    <w:rsid w:val="00D976E5"/>
    <w:rsid w:val="00D97F30"/>
    <w:rsid w:val="00DA05C4"/>
    <w:rsid w:val="00DA0D25"/>
    <w:rsid w:val="00DA1470"/>
    <w:rsid w:val="00DA170C"/>
    <w:rsid w:val="00DA180B"/>
    <w:rsid w:val="00DA194C"/>
    <w:rsid w:val="00DA2330"/>
    <w:rsid w:val="00DA23D1"/>
    <w:rsid w:val="00DA268B"/>
    <w:rsid w:val="00DA2FF2"/>
    <w:rsid w:val="00DA3393"/>
    <w:rsid w:val="00DA3BBE"/>
    <w:rsid w:val="00DA4364"/>
    <w:rsid w:val="00DA4E54"/>
    <w:rsid w:val="00DA4F3B"/>
    <w:rsid w:val="00DA5198"/>
    <w:rsid w:val="00DA5412"/>
    <w:rsid w:val="00DA5C4A"/>
    <w:rsid w:val="00DA5D97"/>
    <w:rsid w:val="00DA67CC"/>
    <w:rsid w:val="00DA6AFC"/>
    <w:rsid w:val="00DA717A"/>
    <w:rsid w:val="00DA7B36"/>
    <w:rsid w:val="00DA7F25"/>
    <w:rsid w:val="00DB0630"/>
    <w:rsid w:val="00DB0B95"/>
    <w:rsid w:val="00DB0E0F"/>
    <w:rsid w:val="00DB10A3"/>
    <w:rsid w:val="00DB168A"/>
    <w:rsid w:val="00DB17E2"/>
    <w:rsid w:val="00DB1874"/>
    <w:rsid w:val="00DB1B9F"/>
    <w:rsid w:val="00DB22AB"/>
    <w:rsid w:val="00DB2498"/>
    <w:rsid w:val="00DB2954"/>
    <w:rsid w:val="00DB2B05"/>
    <w:rsid w:val="00DB2B18"/>
    <w:rsid w:val="00DB2DDD"/>
    <w:rsid w:val="00DB2E23"/>
    <w:rsid w:val="00DB2E6A"/>
    <w:rsid w:val="00DB3361"/>
    <w:rsid w:val="00DB3AF9"/>
    <w:rsid w:val="00DB3B7F"/>
    <w:rsid w:val="00DB3CDC"/>
    <w:rsid w:val="00DB4AC2"/>
    <w:rsid w:val="00DB4AD9"/>
    <w:rsid w:val="00DB4EB8"/>
    <w:rsid w:val="00DB5012"/>
    <w:rsid w:val="00DB51C3"/>
    <w:rsid w:val="00DB5219"/>
    <w:rsid w:val="00DB537D"/>
    <w:rsid w:val="00DB563D"/>
    <w:rsid w:val="00DB567E"/>
    <w:rsid w:val="00DB57B8"/>
    <w:rsid w:val="00DB5DC4"/>
    <w:rsid w:val="00DB6721"/>
    <w:rsid w:val="00DB7208"/>
    <w:rsid w:val="00DC024F"/>
    <w:rsid w:val="00DC0384"/>
    <w:rsid w:val="00DC1077"/>
    <w:rsid w:val="00DC1130"/>
    <w:rsid w:val="00DC13E2"/>
    <w:rsid w:val="00DC14B1"/>
    <w:rsid w:val="00DC1F80"/>
    <w:rsid w:val="00DC237B"/>
    <w:rsid w:val="00DC25C3"/>
    <w:rsid w:val="00DC274C"/>
    <w:rsid w:val="00DC2B6C"/>
    <w:rsid w:val="00DC30DD"/>
    <w:rsid w:val="00DC3277"/>
    <w:rsid w:val="00DC36DA"/>
    <w:rsid w:val="00DC3B13"/>
    <w:rsid w:val="00DC445D"/>
    <w:rsid w:val="00DC4CB9"/>
    <w:rsid w:val="00DC4DD5"/>
    <w:rsid w:val="00DC4EB3"/>
    <w:rsid w:val="00DC53AE"/>
    <w:rsid w:val="00DC565D"/>
    <w:rsid w:val="00DC5B04"/>
    <w:rsid w:val="00DC63AC"/>
    <w:rsid w:val="00DC644C"/>
    <w:rsid w:val="00DC6B80"/>
    <w:rsid w:val="00DC6BB8"/>
    <w:rsid w:val="00DC6E3F"/>
    <w:rsid w:val="00DC762C"/>
    <w:rsid w:val="00DC7AA9"/>
    <w:rsid w:val="00DC7E0E"/>
    <w:rsid w:val="00DD01D8"/>
    <w:rsid w:val="00DD05EE"/>
    <w:rsid w:val="00DD0616"/>
    <w:rsid w:val="00DD070E"/>
    <w:rsid w:val="00DD0932"/>
    <w:rsid w:val="00DD0CF9"/>
    <w:rsid w:val="00DD162B"/>
    <w:rsid w:val="00DD167A"/>
    <w:rsid w:val="00DD1801"/>
    <w:rsid w:val="00DD1A9B"/>
    <w:rsid w:val="00DD1BE5"/>
    <w:rsid w:val="00DD1F8B"/>
    <w:rsid w:val="00DD262A"/>
    <w:rsid w:val="00DD29ED"/>
    <w:rsid w:val="00DD2B16"/>
    <w:rsid w:val="00DD30A3"/>
    <w:rsid w:val="00DD3817"/>
    <w:rsid w:val="00DD3A8A"/>
    <w:rsid w:val="00DD3AB0"/>
    <w:rsid w:val="00DD3DCD"/>
    <w:rsid w:val="00DD45B9"/>
    <w:rsid w:val="00DD4658"/>
    <w:rsid w:val="00DD4722"/>
    <w:rsid w:val="00DD544B"/>
    <w:rsid w:val="00DD551B"/>
    <w:rsid w:val="00DD58AA"/>
    <w:rsid w:val="00DD590F"/>
    <w:rsid w:val="00DD61C8"/>
    <w:rsid w:val="00DD6531"/>
    <w:rsid w:val="00DD73FB"/>
    <w:rsid w:val="00DD749F"/>
    <w:rsid w:val="00DD75E5"/>
    <w:rsid w:val="00DD792A"/>
    <w:rsid w:val="00DE0890"/>
    <w:rsid w:val="00DE0A85"/>
    <w:rsid w:val="00DE0AFA"/>
    <w:rsid w:val="00DE0CC4"/>
    <w:rsid w:val="00DE0E65"/>
    <w:rsid w:val="00DE16F4"/>
    <w:rsid w:val="00DE1E2B"/>
    <w:rsid w:val="00DE206D"/>
    <w:rsid w:val="00DE2228"/>
    <w:rsid w:val="00DE22DC"/>
    <w:rsid w:val="00DE231C"/>
    <w:rsid w:val="00DE2690"/>
    <w:rsid w:val="00DE2D9A"/>
    <w:rsid w:val="00DE332F"/>
    <w:rsid w:val="00DE3393"/>
    <w:rsid w:val="00DE3787"/>
    <w:rsid w:val="00DE3B67"/>
    <w:rsid w:val="00DE4631"/>
    <w:rsid w:val="00DE4840"/>
    <w:rsid w:val="00DE4FF8"/>
    <w:rsid w:val="00DE51AF"/>
    <w:rsid w:val="00DE53A6"/>
    <w:rsid w:val="00DE545F"/>
    <w:rsid w:val="00DE5F94"/>
    <w:rsid w:val="00DE6959"/>
    <w:rsid w:val="00DE6D61"/>
    <w:rsid w:val="00DE7192"/>
    <w:rsid w:val="00DE7354"/>
    <w:rsid w:val="00DE798C"/>
    <w:rsid w:val="00DE79F7"/>
    <w:rsid w:val="00DE7A7A"/>
    <w:rsid w:val="00DE7E9C"/>
    <w:rsid w:val="00DF0951"/>
    <w:rsid w:val="00DF0F20"/>
    <w:rsid w:val="00DF1809"/>
    <w:rsid w:val="00DF1B8A"/>
    <w:rsid w:val="00DF24C4"/>
    <w:rsid w:val="00DF2582"/>
    <w:rsid w:val="00DF36D0"/>
    <w:rsid w:val="00DF36FF"/>
    <w:rsid w:val="00DF37AA"/>
    <w:rsid w:val="00DF3A86"/>
    <w:rsid w:val="00DF3C33"/>
    <w:rsid w:val="00DF409C"/>
    <w:rsid w:val="00DF42BC"/>
    <w:rsid w:val="00DF4343"/>
    <w:rsid w:val="00DF43FB"/>
    <w:rsid w:val="00DF473D"/>
    <w:rsid w:val="00DF4C59"/>
    <w:rsid w:val="00DF516A"/>
    <w:rsid w:val="00DF53CF"/>
    <w:rsid w:val="00DF54CC"/>
    <w:rsid w:val="00DF5902"/>
    <w:rsid w:val="00DF5F6C"/>
    <w:rsid w:val="00DF66D0"/>
    <w:rsid w:val="00DF6716"/>
    <w:rsid w:val="00DF6AA3"/>
    <w:rsid w:val="00DF7577"/>
    <w:rsid w:val="00DF7936"/>
    <w:rsid w:val="00DF7CF8"/>
    <w:rsid w:val="00DF7F42"/>
    <w:rsid w:val="00DF7F82"/>
    <w:rsid w:val="00E0004B"/>
    <w:rsid w:val="00E00106"/>
    <w:rsid w:val="00E00144"/>
    <w:rsid w:val="00E00C05"/>
    <w:rsid w:val="00E00E31"/>
    <w:rsid w:val="00E01A0E"/>
    <w:rsid w:val="00E022CB"/>
    <w:rsid w:val="00E025E2"/>
    <w:rsid w:val="00E02ADA"/>
    <w:rsid w:val="00E036E3"/>
    <w:rsid w:val="00E04182"/>
    <w:rsid w:val="00E04523"/>
    <w:rsid w:val="00E04B06"/>
    <w:rsid w:val="00E05021"/>
    <w:rsid w:val="00E052B2"/>
    <w:rsid w:val="00E05984"/>
    <w:rsid w:val="00E05C33"/>
    <w:rsid w:val="00E05E1B"/>
    <w:rsid w:val="00E05FBC"/>
    <w:rsid w:val="00E05FD6"/>
    <w:rsid w:val="00E0682C"/>
    <w:rsid w:val="00E06834"/>
    <w:rsid w:val="00E0692A"/>
    <w:rsid w:val="00E06AEA"/>
    <w:rsid w:val="00E06F75"/>
    <w:rsid w:val="00E073CF"/>
    <w:rsid w:val="00E07847"/>
    <w:rsid w:val="00E078C7"/>
    <w:rsid w:val="00E07F8A"/>
    <w:rsid w:val="00E102A9"/>
    <w:rsid w:val="00E10816"/>
    <w:rsid w:val="00E10A45"/>
    <w:rsid w:val="00E10B4C"/>
    <w:rsid w:val="00E10B5F"/>
    <w:rsid w:val="00E11061"/>
    <w:rsid w:val="00E11286"/>
    <w:rsid w:val="00E114C1"/>
    <w:rsid w:val="00E11D0B"/>
    <w:rsid w:val="00E12503"/>
    <w:rsid w:val="00E12544"/>
    <w:rsid w:val="00E13EFD"/>
    <w:rsid w:val="00E14A8E"/>
    <w:rsid w:val="00E14AFF"/>
    <w:rsid w:val="00E14CB0"/>
    <w:rsid w:val="00E15501"/>
    <w:rsid w:val="00E15A32"/>
    <w:rsid w:val="00E15A85"/>
    <w:rsid w:val="00E15C0E"/>
    <w:rsid w:val="00E15D92"/>
    <w:rsid w:val="00E15DFD"/>
    <w:rsid w:val="00E160E0"/>
    <w:rsid w:val="00E162B0"/>
    <w:rsid w:val="00E16989"/>
    <w:rsid w:val="00E169DC"/>
    <w:rsid w:val="00E1731B"/>
    <w:rsid w:val="00E1749C"/>
    <w:rsid w:val="00E17EF2"/>
    <w:rsid w:val="00E20500"/>
    <w:rsid w:val="00E205FA"/>
    <w:rsid w:val="00E20AF3"/>
    <w:rsid w:val="00E20C8A"/>
    <w:rsid w:val="00E20DCA"/>
    <w:rsid w:val="00E21933"/>
    <w:rsid w:val="00E21BEF"/>
    <w:rsid w:val="00E2230E"/>
    <w:rsid w:val="00E223E5"/>
    <w:rsid w:val="00E22B45"/>
    <w:rsid w:val="00E22C09"/>
    <w:rsid w:val="00E22CE5"/>
    <w:rsid w:val="00E22ECB"/>
    <w:rsid w:val="00E230D2"/>
    <w:rsid w:val="00E2311C"/>
    <w:rsid w:val="00E232D5"/>
    <w:rsid w:val="00E2391A"/>
    <w:rsid w:val="00E23BC6"/>
    <w:rsid w:val="00E241AF"/>
    <w:rsid w:val="00E242C1"/>
    <w:rsid w:val="00E247BB"/>
    <w:rsid w:val="00E249E8"/>
    <w:rsid w:val="00E24C7D"/>
    <w:rsid w:val="00E2500B"/>
    <w:rsid w:val="00E25045"/>
    <w:rsid w:val="00E258DF"/>
    <w:rsid w:val="00E25D0A"/>
    <w:rsid w:val="00E25DA0"/>
    <w:rsid w:val="00E2604B"/>
    <w:rsid w:val="00E26286"/>
    <w:rsid w:val="00E264A0"/>
    <w:rsid w:val="00E265A1"/>
    <w:rsid w:val="00E302BA"/>
    <w:rsid w:val="00E30328"/>
    <w:rsid w:val="00E3117C"/>
    <w:rsid w:val="00E311E8"/>
    <w:rsid w:val="00E312F9"/>
    <w:rsid w:val="00E31E8A"/>
    <w:rsid w:val="00E321A1"/>
    <w:rsid w:val="00E322D1"/>
    <w:rsid w:val="00E32888"/>
    <w:rsid w:val="00E328D7"/>
    <w:rsid w:val="00E32A43"/>
    <w:rsid w:val="00E32EAA"/>
    <w:rsid w:val="00E32EED"/>
    <w:rsid w:val="00E32F73"/>
    <w:rsid w:val="00E332A5"/>
    <w:rsid w:val="00E333E3"/>
    <w:rsid w:val="00E33435"/>
    <w:rsid w:val="00E337C7"/>
    <w:rsid w:val="00E337F1"/>
    <w:rsid w:val="00E353D4"/>
    <w:rsid w:val="00E355E1"/>
    <w:rsid w:val="00E359DB"/>
    <w:rsid w:val="00E36555"/>
    <w:rsid w:val="00E36E18"/>
    <w:rsid w:val="00E37986"/>
    <w:rsid w:val="00E37B58"/>
    <w:rsid w:val="00E40217"/>
    <w:rsid w:val="00E4025D"/>
    <w:rsid w:val="00E40371"/>
    <w:rsid w:val="00E40940"/>
    <w:rsid w:val="00E40AA1"/>
    <w:rsid w:val="00E412A1"/>
    <w:rsid w:val="00E413FF"/>
    <w:rsid w:val="00E414B4"/>
    <w:rsid w:val="00E41807"/>
    <w:rsid w:val="00E42130"/>
    <w:rsid w:val="00E42633"/>
    <w:rsid w:val="00E4264A"/>
    <w:rsid w:val="00E43457"/>
    <w:rsid w:val="00E4354F"/>
    <w:rsid w:val="00E43A4B"/>
    <w:rsid w:val="00E43C3E"/>
    <w:rsid w:val="00E43EB1"/>
    <w:rsid w:val="00E4415C"/>
    <w:rsid w:val="00E444EC"/>
    <w:rsid w:val="00E445C3"/>
    <w:rsid w:val="00E44A1F"/>
    <w:rsid w:val="00E44BFE"/>
    <w:rsid w:val="00E44D66"/>
    <w:rsid w:val="00E45DA8"/>
    <w:rsid w:val="00E45DDD"/>
    <w:rsid w:val="00E463DD"/>
    <w:rsid w:val="00E4721E"/>
    <w:rsid w:val="00E473F6"/>
    <w:rsid w:val="00E47600"/>
    <w:rsid w:val="00E47E04"/>
    <w:rsid w:val="00E47F82"/>
    <w:rsid w:val="00E51957"/>
    <w:rsid w:val="00E51AA3"/>
    <w:rsid w:val="00E51D0C"/>
    <w:rsid w:val="00E535C1"/>
    <w:rsid w:val="00E536B8"/>
    <w:rsid w:val="00E53D24"/>
    <w:rsid w:val="00E53F79"/>
    <w:rsid w:val="00E540A6"/>
    <w:rsid w:val="00E54643"/>
    <w:rsid w:val="00E54654"/>
    <w:rsid w:val="00E54688"/>
    <w:rsid w:val="00E5479E"/>
    <w:rsid w:val="00E54B0A"/>
    <w:rsid w:val="00E54D9A"/>
    <w:rsid w:val="00E55001"/>
    <w:rsid w:val="00E55143"/>
    <w:rsid w:val="00E5549D"/>
    <w:rsid w:val="00E55827"/>
    <w:rsid w:val="00E55AA6"/>
    <w:rsid w:val="00E55B50"/>
    <w:rsid w:val="00E56124"/>
    <w:rsid w:val="00E562EF"/>
    <w:rsid w:val="00E56469"/>
    <w:rsid w:val="00E566EB"/>
    <w:rsid w:val="00E56794"/>
    <w:rsid w:val="00E56B6C"/>
    <w:rsid w:val="00E56CF8"/>
    <w:rsid w:val="00E56DE9"/>
    <w:rsid w:val="00E56E2C"/>
    <w:rsid w:val="00E57037"/>
    <w:rsid w:val="00E57361"/>
    <w:rsid w:val="00E57E58"/>
    <w:rsid w:val="00E601D6"/>
    <w:rsid w:val="00E611A1"/>
    <w:rsid w:val="00E61679"/>
    <w:rsid w:val="00E617F5"/>
    <w:rsid w:val="00E61834"/>
    <w:rsid w:val="00E621EA"/>
    <w:rsid w:val="00E62A9A"/>
    <w:rsid w:val="00E62C83"/>
    <w:rsid w:val="00E62D90"/>
    <w:rsid w:val="00E6330C"/>
    <w:rsid w:val="00E633E7"/>
    <w:rsid w:val="00E6376F"/>
    <w:rsid w:val="00E63C89"/>
    <w:rsid w:val="00E63CA6"/>
    <w:rsid w:val="00E63D09"/>
    <w:rsid w:val="00E64225"/>
    <w:rsid w:val="00E653BC"/>
    <w:rsid w:val="00E6593A"/>
    <w:rsid w:val="00E65B3F"/>
    <w:rsid w:val="00E6634E"/>
    <w:rsid w:val="00E66590"/>
    <w:rsid w:val="00E66873"/>
    <w:rsid w:val="00E668D1"/>
    <w:rsid w:val="00E66976"/>
    <w:rsid w:val="00E6697B"/>
    <w:rsid w:val="00E66C26"/>
    <w:rsid w:val="00E67A27"/>
    <w:rsid w:val="00E67F90"/>
    <w:rsid w:val="00E703C7"/>
    <w:rsid w:val="00E704B7"/>
    <w:rsid w:val="00E7157F"/>
    <w:rsid w:val="00E719B5"/>
    <w:rsid w:val="00E71CB3"/>
    <w:rsid w:val="00E71F62"/>
    <w:rsid w:val="00E72407"/>
    <w:rsid w:val="00E729CD"/>
    <w:rsid w:val="00E72AF6"/>
    <w:rsid w:val="00E72B3A"/>
    <w:rsid w:val="00E73014"/>
    <w:rsid w:val="00E7366A"/>
    <w:rsid w:val="00E736C8"/>
    <w:rsid w:val="00E739F0"/>
    <w:rsid w:val="00E73C47"/>
    <w:rsid w:val="00E73E7E"/>
    <w:rsid w:val="00E74E4E"/>
    <w:rsid w:val="00E75087"/>
    <w:rsid w:val="00E7579C"/>
    <w:rsid w:val="00E7582A"/>
    <w:rsid w:val="00E7588E"/>
    <w:rsid w:val="00E75B6B"/>
    <w:rsid w:val="00E75D4B"/>
    <w:rsid w:val="00E76334"/>
    <w:rsid w:val="00E76ED8"/>
    <w:rsid w:val="00E7700B"/>
    <w:rsid w:val="00E7733A"/>
    <w:rsid w:val="00E77560"/>
    <w:rsid w:val="00E77957"/>
    <w:rsid w:val="00E77E00"/>
    <w:rsid w:val="00E806EF"/>
    <w:rsid w:val="00E80B66"/>
    <w:rsid w:val="00E80C6F"/>
    <w:rsid w:val="00E80E64"/>
    <w:rsid w:val="00E81248"/>
    <w:rsid w:val="00E81261"/>
    <w:rsid w:val="00E812BA"/>
    <w:rsid w:val="00E8150D"/>
    <w:rsid w:val="00E817CB"/>
    <w:rsid w:val="00E81807"/>
    <w:rsid w:val="00E81C3E"/>
    <w:rsid w:val="00E8244C"/>
    <w:rsid w:val="00E824B6"/>
    <w:rsid w:val="00E8250A"/>
    <w:rsid w:val="00E82541"/>
    <w:rsid w:val="00E82BC7"/>
    <w:rsid w:val="00E82F02"/>
    <w:rsid w:val="00E833BF"/>
    <w:rsid w:val="00E83A96"/>
    <w:rsid w:val="00E83DFC"/>
    <w:rsid w:val="00E83DFE"/>
    <w:rsid w:val="00E842C4"/>
    <w:rsid w:val="00E842F1"/>
    <w:rsid w:val="00E84B14"/>
    <w:rsid w:val="00E85098"/>
    <w:rsid w:val="00E854A8"/>
    <w:rsid w:val="00E857BC"/>
    <w:rsid w:val="00E858AA"/>
    <w:rsid w:val="00E858AE"/>
    <w:rsid w:val="00E86261"/>
    <w:rsid w:val="00E87918"/>
    <w:rsid w:val="00E8797E"/>
    <w:rsid w:val="00E87B5E"/>
    <w:rsid w:val="00E87DB6"/>
    <w:rsid w:val="00E87FF6"/>
    <w:rsid w:val="00E9063A"/>
    <w:rsid w:val="00E90848"/>
    <w:rsid w:val="00E908A9"/>
    <w:rsid w:val="00E90FC2"/>
    <w:rsid w:val="00E91157"/>
    <w:rsid w:val="00E91E95"/>
    <w:rsid w:val="00E9269F"/>
    <w:rsid w:val="00E92709"/>
    <w:rsid w:val="00E92963"/>
    <w:rsid w:val="00E92CE1"/>
    <w:rsid w:val="00E92D9F"/>
    <w:rsid w:val="00E931DB"/>
    <w:rsid w:val="00E932FC"/>
    <w:rsid w:val="00E935B6"/>
    <w:rsid w:val="00E9391D"/>
    <w:rsid w:val="00E9399B"/>
    <w:rsid w:val="00E93B8A"/>
    <w:rsid w:val="00E9404C"/>
    <w:rsid w:val="00E94683"/>
    <w:rsid w:val="00E952BE"/>
    <w:rsid w:val="00E958A9"/>
    <w:rsid w:val="00E95DD6"/>
    <w:rsid w:val="00E963E0"/>
    <w:rsid w:val="00E964F1"/>
    <w:rsid w:val="00E96A91"/>
    <w:rsid w:val="00E96D46"/>
    <w:rsid w:val="00E9718E"/>
    <w:rsid w:val="00E97409"/>
    <w:rsid w:val="00EA0374"/>
    <w:rsid w:val="00EA0656"/>
    <w:rsid w:val="00EA15A5"/>
    <w:rsid w:val="00EA1C5B"/>
    <w:rsid w:val="00EA1E84"/>
    <w:rsid w:val="00EA2063"/>
    <w:rsid w:val="00EA25EC"/>
    <w:rsid w:val="00EA29ED"/>
    <w:rsid w:val="00EA31C3"/>
    <w:rsid w:val="00EA31D2"/>
    <w:rsid w:val="00EA347E"/>
    <w:rsid w:val="00EA3DAC"/>
    <w:rsid w:val="00EA3EAF"/>
    <w:rsid w:val="00EA47DC"/>
    <w:rsid w:val="00EA48AE"/>
    <w:rsid w:val="00EA5E4E"/>
    <w:rsid w:val="00EA668A"/>
    <w:rsid w:val="00EA6760"/>
    <w:rsid w:val="00EA6B13"/>
    <w:rsid w:val="00EA6C5F"/>
    <w:rsid w:val="00EA6DE6"/>
    <w:rsid w:val="00EA6FC7"/>
    <w:rsid w:val="00EA7EC4"/>
    <w:rsid w:val="00EB0342"/>
    <w:rsid w:val="00EB09C0"/>
    <w:rsid w:val="00EB0AE6"/>
    <w:rsid w:val="00EB0E1C"/>
    <w:rsid w:val="00EB0E5E"/>
    <w:rsid w:val="00EB12BF"/>
    <w:rsid w:val="00EB165F"/>
    <w:rsid w:val="00EB1661"/>
    <w:rsid w:val="00EB1691"/>
    <w:rsid w:val="00EB18C8"/>
    <w:rsid w:val="00EB1D83"/>
    <w:rsid w:val="00EB20DF"/>
    <w:rsid w:val="00EB255A"/>
    <w:rsid w:val="00EB26D0"/>
    <w:rsid w:val="00EB2E28"/>
    <w:rsid w:val="00EB34A7"/>
    <w:rsid w:val="00EB371A"/>
    <w:rsid w:val="00EB3E95"/>
    <w:rsid w:val="00EB4322"/>
    <w:rsid w:val="00EB4337"/>
    <w:rsid w:val="00EB48C8"/>
    <w:rsid w:val="00EB5301"/>
    <w:rsid w:val="00EB56F4"/>
    <w:rsid w:val="00EB5D85"/>
    <w:rsid w:val="00EB6382"/>
    <w:rsid w:val="00EB643B"/>
    <w:rsid w:val="00EB6BC4"/>
    <w:rsid w:val="00EB70C5"/>
    <w:rsid w:val="00EB70E9"/>
    <w:rsid w:val="00EB749E"/>
    <w:rsid w:val="00EB796D"/>
    <w:rsid w:val="00EB79E9"/>
    <w:rsid w:val="00EB79F9"/>
    <w:rsid w:val="00EB7B05"/>
    <w:rsid w:val="00EB7C64"/>
    <w:rsid w:val="00EC01A1"/>
    <w:rsid w:val="00EC04B9"/>
    <w:rsid w:val="00EC0B16"/>
    <w:rsid w:val="00EC1523"/>
    <w:rsid w:val="00EC17D9"/>
    <w:rsid w:val="00EC1CD5"/>
    <w:rsid w:val="00EC2099"/>
    <w:rsid w:val="00EC2547"/>
    <w:rsid w:val="00EC2ADE"/>
    <w:rsid w:val="00EC2E77"/>
    <w:rsid w:val="00EC327C"/>
    <w:rsid w:val="00EC34AF"/>
    <w:rsid w:val="00EC3711"/>
    <w:rsid w:val="00EC3936"/>
    <w:rsid w:val="00EC39C2"/>
    <w:rsid w:val="00EC3DE0"/>
    <w:rsid w:val="00EC486F"/>
    <w:rsid w:val="00EC53F2"/>
    <w:rsid w:val="00EC6D0E"/>
    <w:rsid w:val="00EC6D8B"/>
    <w:rsid w:val="00EC767E"/>
    <w:rsid w:val="00EC786F"/>
    <w:rsid w:val="00EC7B74"/>
    <w:rsid w:val="00ED00B5"/>
    <w:rsid w:val="00ED0191"/>
    <w:rsid w:val="00ED047F"/>
    <w:rsid w:val="00ED0619"/>
    <w:rsid w:val="00ED0691"/>
    <w:rsid w:val="00ED089F"/>
    <w:rsid w:val="00ED117C"/>
    <w:rsid w:val="00ED1A38"/>
    <w:rsid w:val="00ED1DAE"/>
    <w:rsid w:val="00ED2320"/>
    <w:rsid w:val="00ED28C5"/>
    <w:rsid w:val="00ED2CEE"/>
    <w:rsid w:val="00ED33C6"/>
    <w:rsid w:val="00ED3710"/>
    <w:rsid w:val="00ED3ABC"/>
    <w:rsid w:val="00ED3BED"/>
    <w:rsid w:val="00ED3E27"/>
    <w:rsid w:val="00ED3F7D"/>
    <w:rsid w:val="00ED429B"/>
    <w:rsid w:val="00ED4458"/>
    <w:rsid w:val="00ED4622"/>
    <w:rsid w:val="00ED4F86"/>
    <w:rsid w:val="00ED4FD4"/>
    <w:rsid w:val="00ED50C3"/>
    <w:rsid w:val="00ED517E"/>
    <w:rsid w:val="00ED58BD"/>
    <w:rsid w:val="00ED58DA"/>
    <w:rsid w:val="00ED59BD"/>
    <w:rsid w:val="00ED5B94"/>
    <w:rsid w:val="00ED5C04"/>
    <w:rsid w:val="00ED5F64"/>
    <w:rsid w:val="00ED608B"/>
    <w:rsid w:val="00ED6277"/>
    <w:rsid w:val="00ED66D9"/>
    <w:rsid w:val="00ED6AE3"/>
    <w:rsid w:val="00ED7B9D"/>
    <w:rsid w:val="00ED7BFA"/>
    <w:rsid w:val="00ED7D07"/>
    <w:rsid w:val="00ED7E67"/>
    <w:rsid w:val="00ED7FC8"/>
    <w:rsid w:val="00EE0287"/>
    <w:rsid w:val="00EE02B2"/>
    <w:rsid w:val="00EE0A1F"/>
    <w:rsid w:val="00EE0BCB"/>
    <w:rsid w:val="00EE10F5"/>
    <w:rsid w:val="00EE19FC"/>
    <w:rsid w:val="00EE1D44"/>
    <w:rsid w:val="00EE22BB"/>
    <w:rsid w:val="00EE2598"/>
    <w:rsid w:val="00EE25A2"/>
    <w:rsid w:val="00EE397B"/>
    <w:rsid w:val="00EE398E"/>
    <w:rsid w:val="00EE3ED6"/>
    <w:rsid w:val="00EE5172"/>
    <w:rsid w:val="00EE517B"/>
    <w:rsid w:val="00EE5B66"/>
    <w:rsid w:val="00EE5E02"/>
    <w:rsid w:val="00EE6054"/>
    <w:rsid w:val="00EE60B5"/>
    <w:rsid w:val="00EE6B16"/>
    <w:rsid w:val="00EE721D"/>
    <w:rsid w:val="00EE7950"/>
    <w:rsid w:val="00EE7B96"/>
    <w:rsid w:val="00EE7EC2"/>
    <w:rsid w:val="00EF0549"/>
    <w:rsid w:val="00EF0791"/>
    <w:rsid w:val="00EF097E"/>
    <w:rsid w:val="00EF11C0"/>
    <w:rsid w:val="00EF12B3"/>
    <w:rsid w:val="00EF2894"/>
    <w:rsid w:val="00EF2AE2"/>
    <w:rsid w:val="00EF2CC7"/>
    <w:rsid w:val="00EF353D"/>
    <w:rsid w:val="00EF361C"/>
    <w:rsid w:val="00EF3C36"/>
    <w:rsid w:val="00EF4747"/>
    <w:rsid w:val="00EF48B7"/>
    <w:rsid w:val="00EF4937"/>
    <w:rsid w:val="00EF54B5"/>
    <w:rsid w:val="00EF5894"/>
    <w:rsid w:val="00EF58FB"/>
    <w:rsid w:val="00EF5EC4"/>
    <w:rsid w:val="00EF6219"/>
    <w:rsid w:val="00EF6525"/>
    <w:rsid w:val="00EF674D"/>
    <w:rsid w:val="00EF6EE1"/>
    <w:rsid w:val="00EF6FA0"/>
    <w:rsid w:val="00EF6FF2"/>
    <w:rsid w:val="00EF7082"/>
    <w:rsid w:val="00EF7588"/>
    <w:rsid w:val="00EF7854"/>
    <w:rsid w:val="00EF791E"/>
    <w:rsid w:val="00EF7E00"/>
    <w:rsid w:val="00F000D9"/>
    <w:rsid w:val="00F00139"/>
    <w:rsid w:val="00F00354"/>
    <w:rsid w:val="00F00CDC"/>
    <w:rsid w:val="00F00D78"/>
    <w:rsid w:val="00F01D10"/>
    <w:rsid w:val="00F02075"/>
    <w:rsid w:val="00F02271"/>
    <w:rsid w:val="00F02633"/>
    <w:rsid w:val="00F02689"/>
    <w:rsid w:val="00F02703"/>
    <w:rsid w:val="00F02706"/>
    <w:rsid w:val="00F0293A"/>
    <w:rsid w:val="00F02C3D"/>
    <w:rsid w:val="00F02CA6"/>
    <w:rsid w:val="00F03AF1"/>
    <w:rsid w:val="00F04003"/>
    <w:rsid w:val="00F040AA"/>
    <w:rsid w:val="00F0413A"/>
    <w:rsid w:val="00F0467B"/>
    <w:rsid w:val="00F047BE"/>
    <w:rsid w:val="00F061D1"/>
    <w:rsid w:val="00F0649E"/>
    <w:rsid w:val="00F0650A"/>
    <w:rsid w:val="00F06A3D"/>
    <w:rsid w:val="00F06AD9"/>
    <w:rsid w:val="00F06F34"/>
    <w:rsid w:val="00F070F3"/>
    <w:rsid w:val="00F0776C"/>
    <w:rsid w:val="00F0778D"/>
    <w:rsid w:val="00F07A74"/>
    <w:rsid w:val="00F10602"/>
    <w:rsid w:val="00F1093A"/>
    <w:rsid w:val="00F109EF"/>
    <w:rsid w:val="00F10D77"/>
    <w:rsid w:val="00F11490"/>
    <w:rsid w:val="00F11A36"/>
    <w:rsid w:val="00F121C7"/>
    <w:rsid w:val="00F122D2"/>
    <w:rsid w:val="00F128F9"/>
    <w:rsid w:val="00F13AB3"/>
    <w:rsid w:val="00F13D92"/>
    <w:rsid w:val="00F146BD"/>
    <w:rsid w:val="00F147E7"/>
    <w:rsid w:val="00F14BB5"/>
    <w:rsid w:val="00F152C0"/>
    <w:rsid w:val="00F1576E"/>
    <w:rsid w:val="00F15EE8"/>
    <w:rsid w:val="00F16352"/>
    <w:rsid w:val="00F16752"/>
    <w:rsid w:val="00F1720D"/>
    <w:rsid w:val="00F17827"/>
    <w:rsid w:val="00F179D2"/>
    <w:rsid w:val="00F20EBD"/>
    <w:rsid w:val="00F21D11"/>
    <w:rsid w:val="00F22063"/>
    <w:rsid w:val="00F2220D"/>
    <w:rsid w:val="00F229AF"/>
    <w:rsid w:val="00F22C0C"/>
    <w:rsid w:val="00F2302D"/>
    <w:rsid w:val="00F231F2"/>
    <w:rsid w:val="00F23AC3"/>
    <w:rsid w:val="00F23B40"/>
    <w:rsid w:val="00F23E92"/>
    <w:rsid w:val="00F24354"/>
    <w:rsid w:val="00F249A9"/>
    <w:rsid w:val="00F24C30"/>
    <w:rsid w:val="00F24D0C"/>
    <w:rsid w:val="00F2523E"/>
    <w:rsid w:val="00F25E5B"/>
    <w:rsid w:val="00F262E7"/>
    <w:rsid w:val="00F26315"/>
    <w:rsid w:val="00F26577"/>
    <w:rsid w:val="00F269B2"/>
    <w:rsid w:val="00F26AB7"/>
    <w:rsid w:val="00F2704D"/>
    <w:rsid w:val="00F271AF"/>
    <w:rsid w:val="00F27863"/>
    <w:rsid w:val="00F30349"/>
    <w:rsid w:val="00F30687"/>
    <w:rsid w:val="00F309AE"/>
    <w:rsid w:val="00F31431"/>
    <w:rsid w:val="00F31DB0"/>
    <w:rsid w:val="00F32031"/>
    <w:rsid w:val="00F326FF"/>
    <w:rsid w:val="00F32AD0"/>
    <w:rsid w:val="00F32C90"/>
    <w:rsid w:val="00F32FC2"/>
    <w:rsid w:val="00F33023"/>
    <w:rsid w:val="00F34204"/>
    <w:rsid w:val="00F34217"/>
    <w:rsid w:val="00F3451D"/>
    <w:rsid w:val="00F3487D"/>
    <w:rsid w:val="00F349F9"/>
    <w:rsid w:val="00F34BBD"/>
    <w:rsid w:val="00F34D28"/>
    <w:rsid w:val="00F34F45"/>
    <w:rsid w:val="00F350B8"/>
    <w:rsid w:val="00F35190"/>
    <w:rsid w:val="00F354F0"/>
    <w:rsid w:val="00F35709"/>
    <w:rsid w:val="00F3572E"/>
    <w:rsid w:val="00F35E70"/>
    <w:rsid w:val="00F36286"/>
    <w:rsid w:val="00F36422"/>
    <w:rsid w:val="00F36467"/>
    <w:rsid w:val="00F3658A"/>
    <w:rsid w:val="00F36948"/>
    <w:rsid w:val="00F36EB6"/>
    <w:rsid w:val="00F36F75"/>
    <w:rsid w:val="00F371D7"/>
    <w:rsid w:val="00F3749F"/>
    <w:rsid w:val="00F37548"/>
    <w:rsid w:val="00F37EB9"/>
    <w:rsid w:val="00F40037"/>
    <w:rsid w:val="00F404CF"/>
    <w:rsid w:val="00F40B76"/>
    <w:rsid w:val="00F40BF4"/>
    <w:rsid w:val="00F40D6B"/>
    <w:rsid w:val="00F4125D"/>
    <w:rsid w:val="00F413F7"/>
    <w:rsid w:val="00F415FD"/>
    <w:rsid w:val="00F416D0"/>
    <w:rsid w:val="00F41D9E"/>
    <w:rsid w:val="00F41DB9"/>
    <w:rsid w:val="00F4213C"/>
    <w:rsid w:val="00F42650"/>
    <w:rsid w:val="00F42B55"/>
    <w:rsid w:val="00F42F12"/>
    <w:rsid w:val="00F4300A"/>
    <w:rsid w:val="00F4348B"/>
    <w:rsid w:val="00F43E07"/>
    <w:rsid w:val="00F44038"/>
    <w:rsid w:val="00F440C8"/>
    <w:rsid w:val="00F447D3"/>
    <w:rsid w:val="00F44A2B"/>
    <w:rsid w:val="00F450E2"/>
    <w:rsid w:val="00F45876"/>
    <w:rsid w:val="00F45ACA"/>
    <w:rsid w:val="00F45DAD"/>
    <w:rsid w:val="00F46682"/>
    <w:rsid w:val="00F46F2B"/>
    <w:rsid w:val="00F47657"/>
    <w:rsid w:val="00F479A6"/>
    <w:rsid w:val="00F47DA0"/>
    <w:rsid w:val="00F5005D"/>
    <w:rsid w:val="00F5040C"/>
    <w:rsid w:val="00F5054E"/>
    <w:rsid w:val="00F50FDF"/>
    <w:rsid w:val="00F50FE4"/>
    <w:rsid w:val="00F51565"/>
    <w:rsid w:val="00F51D96"/>
    <w:rsid w:val="00F5215A"/>
    <w:rsid w:val="00F524ED"/>
    <w:rsid w:val="00F525BB"/>
    <w:rsid w:val="00F526DB"/>
    <w:rsid w:val="00F52A86"/>
    <w:rsid w:val="00F536FC"/>
    <w:rsid w:val="00F53D3D"/>
    <w:rsid w:val="00F53D9B"/>
    <w:rsid w:val="00F544BF"/>
    <w:rsid w:val="00F547F3"/>
    <w:rsid w:val="00F554DB"/>
    <w:rsid w:val="00F55615"/>
    <w:rsid w:val="00F55C31"/>
    <w:rsid w:val="00F55C6D"/>
    <w:rsid w:val="00F55FD4"/>
    <w:rsid w:val="00F56943"/>
    <w:rsid w:val="00F56C84"/>
    <w:rsid w:val="00F57536"/>
    <w:rsid w:val="00F57A85"/>
    <w:rsid w:val="00F57F34"/>
    <w:rsid w:val="00F600D0"/>
    <w:rsid w:val="00F6045C"/>
    <w:rsid w:val="00F6109C"/>
    <w:rsid w:val="00F61430"/>
    <w:rsid w:val="00F61704"/>
    <w:rsid w:val="00F62436"/>
    <w:rsid w:val="00F62B04"/>
    <w:rsid w:val="00F62B99"/>
    <w:rsid w:val="00F62DBA"/>
    <w:rsid w:val="00F63341"/>
    <w:rsid w:val="00F6418A"/>
    <w:rsid w:val="00F641FC"/>
    <w:rsid w:val="00F6421F"/>
    <w:rsid w:val="00F64897"/>
    <w:rsid w:val="00F6498B"/>
    <w:rsid w:val="00F64C2B"/>
    <w:rsid w:val="00F64EB0"/>
    <w:rsid w:val="00F65229"/>
    <w:rsid w:val="00F65491"/>
    <w:rsid w:val="00F654E3"/>
    <w:rsid w:val="00F65FB1"/>
    <w:rsid w:val="00F660B2"/>
    <w:rsid w:val="00F664CA"/>
    <w:rsid w:val="00F66A2B"/>
    <w:rsid w:val="00F66BC5"/>
    <w:rsid w:val="00F66E4E"/>
    <w:rsid w:val="00F66E78"/>
    <w:rsid w:val="00F67389"/>
    <w:rsid w:val="00F702B7"/>
    <w:rsid w:val="00F703EC"/>
    <w:rsid w:val="00F709DC"/>
    <w:rsid w:val="00F70A59"/>
    <w:rsid w:val="00F71069"/>
    <w:rsid w:val="00F7123D"/>
    <w:rsid w:val="00F713D2"/>
    <w:rsid w:val="00F7185D"/>
    <w:rsid w:val="00F71B8F"/>
    <w:rsid w:val="00F72123"/>
    <w:rsid w:val="00F7269F"/>
    <w:rsid w:val="00F72885"/>
    <w:rsid w:val="00F72DD6"/>
    <w:rsid w:val="00F72E1C"/>
    <w:rsid w:val="00F72EE3"/>
    <w:rsid w:val="00F73251"/>
    <w:rsid w:val="00F7343D"/>
    <w:rsid w:val="00F7344B"/>
    <w:rsid w:val="00F73AE5"/>
    <w:rsid w:val="00F73BAD"/>
    <w:rsid w:val="00F7452A"/>
    <w:rsid w:val="00F74987"/>
    <w:rsid w:val="00F74DFA"/>
    <w:rsid w:val="00F74F0C"/>
    <w:rsid w:val="00F75655"/>
    <w:rsid w:val="00F759A8"/>
    <w:rsid w:val="00F75B83"/>
    <w:rsid w:val="00F75FAC"/>
    <w:rsid w:val="00F761AF"/>
    <w:rsid w:val="00F7640F"/>
    <w:rsid w:val="00F766DE"/>
    <w:rsid w:val="00F76DAA"/>
    <w:rsid w:val="00F77109"/>
    <w:rsid w:val="00F8026C"/>
    <w:rsid w:val="00F805C9"/>
    <w:rsid w:val="00F80769"/>
    <w:rsid w:val="00F81009"/>
    <w:rsid w:val="00F81214"/>
    <w:rsid w:val="00F816E4"/>
    <w:rsid w:val="00F81A6E"/>
    <w:rsid w:val="00F81ABA"/>
    <w:rsid w:val="00F81FA0"/>
    <w:rsid w:val="00F828E1"/>
    <w:rsid w:val="00F82C6B"/>
    <w:rsid w:val="00F835C6"/>
    <w:rsid w:val="00F835DC"/>
    <w:rsid w:val="00F839DF"/>
    <w:rsid w:val="00F83E55"/>
    <w:rsid w:val="00F83EBB"/>
    <w:rsid w:val="00F84737"/>
    <w:rsid w:val="00F84C94"/>
    <w:rsid w:val="00F85819"/>
    <w:rsid w:val="00F86A2A"/>
    <w:rsid w:val="00F86C1B"/>
    <w:rsid w:val="00F86C8F"/>
    <w:rsid w:val="00F87075"/>
    <w:rsid w:val="00F87566"/>
    <w:rsid w:val="00F875F6"/>
    <w:rsid w:val="00F87765"/>
    <w:rsid w:val="00F877B1"/>
    <w:rsid w:val="00F87990"/>
    <w:rsid w:val="00F87D7C"/>
    <w:rsid w:val="00F87D96"/>
    <w:rsid w:val="00F90010"/>
    <w:rsid w:val="00F9025B"/>
    <w:rsid w:val="00F905A3"/>
    <w:rsid w:val="00F90670"/>
    <w:rsid w:val="00F90964"/>
    <w:rsid w:val="00F90DEB"/>
    <w:rsid w:val="00F91F25"/>
    <w:rsid w:val="00F91FAA"/>
    <w:rsid w:val="00F923A2"/>
    <w:rsid w:val="00F92878"/>
    <w:rsid w:val="00F92E03"/>
    <w:rsid w:val="00F92F38"/>
    <w:rsid w:val="00F9319A"/>
    <w:rsid w:val="00F933A9"/>
    <w:rsid w:val="00F93501"/>
    <w:rsid w:val="00F939D8"/>
    <w:rsid w:val="00F93B9F"/>
    <w:rsid w:val="00F93CEC"/>
    <w:rsid w:val="00F94002"/>
    <w:rsid w:val="00F942E0"/>
    <w:rsid w:val="00F9433A"/>
    <w:rsid w:val="00F946CA"/>
    <w:rsid w:val="00F94AC6"/>
    <w:rsid w:val="00F94E2D"/>
    <w:rsid w:val="00F9500B"/>
    <w:rsid w:val="00F95194"/>
    <w:rsid w:val="00F951F4"/>
    <w:rsid w:val="00F95615"/>
    <w:rsid w:val="00F95723"/>
    <w:rsid w:val="00F95CAA"/>
    <w:rsid w:val="00F95D61"/>
    <w:rsid w:val="00F95D7C"/>
    <w:rsid w:val="00F9619F"/>
    <w:rsid w:val="00F9694E"/>
    <w:rsid w:val="00F96D6F"/>
    <w:rsid w:val="00F97283"/>
    <w:rsid w:val="00F97657"/>
    <w:rsid w:val="00F97AB3"/>
    <w:rsid w:val="00F97EAE"/>
    <w:rsid w:val="00F97F78"/>
    <w:rsid w:val="00F97FA7"/>
    <w:rsid w:val="00FA0105"/>
    <w:rsid w:val="00FA060E"/>
    <w:rsid w:val="00FA06EE"/>
    <w:rsid w:val="00FA13C3"/>
    <w:rsid w:val="00FA2032"/>
    <w:rsid w:val="00FA2759"/>
    <w:rsid w:val="00FA2BAC"/>
    <w:rsid w:val="00FA2D84"/>
    <w:rsid w:val="00FA2D8E"/>
    <w:rsid w:val="00FA3CED"/>
    <w:rsid w:val="00FA3E4C"/>
    <w:rsid w:val="00FA4AD7"/>
    <w:rsid w:val="00FA5001"/>
    <w:rsid w:val="00FA5708"/>
    <w:rsid w:val="00FA5801"/>
    <w:rsid w:val="00FA58C4"/>
    <w:rsid w:val="00FA599E"/>
    <w:rsid w:val="00FA61A6"/>
    <w:rsid w:val="00FA6C43"/>
    <w:rsid w:val="00FA6E46"/>
    <w:rsid w:val="00FA6EE5"/>
    <w:rsid w:val="00FA6F0B"/>
    <w:rsid w:val="00FA730F"/>
    <w:rsid w:val="00FA7502"/>
    <w:rsid w:val="00FB0315"/>
    <w:rsid w:val="00FB03C0"/>
    <w:rsid w:val="00FB0A16"/>
    <w:rsid w:val="00FB0A2F"/>
    <w:rsid w:val="00FB1041"/>
    <w:rsid w:val="00FB10AC"/>
    <w:rsid w:val="00FB1188"/>
    <w:rsid w:val="00FB1A78"/>
    <w:rsid w:val="00FB1C52"/>
    <w:rsid w:val="00FB202A"/>
    <w:rsid w:val="00FB251C"/>
    <w:rsid w:val="00FB2868"/>
    <w:rsid w:val="00FB33D7"/>
    <w:rsid w:val="00FB3729"/>
    <w:rsid w:val="00FB381D"/>
    <w:rsid w:val="00FB3887"/>
    <w:rsid w:val="00FB3960"/>
    <w:rsid w:val="00FB3B37"/>
    <w:rsid w:val="00FB3B51"/>
    <w:rsid w:val="00FB420F"/>
    <w:rsid w:val="00FB43D3"/>
    <w:rsid w:val="00FB4555"/>
    <w:rsid w:val="00FB4978"/>
    <w:rsid w:val="00FB4AB8"/>
    <w:rsid w:val="00FB4E3F"/>
    <w:rsid w:val="00FB56AA"/>
    <w:rsid w:val="00FB5729"/>
    <w:rsid w:val="00FB5A58"/>
    <w:rsid w:val="00FB5BDC"/>
    <w:rsid w:val="00FB5EED"/>
    <w:rsid w:val="00FB671A"/>
    <w:rsid w:val="00FB6E61"/>
    <w:rsid w:val="00FB73FE"/>
    <w:rsid w:val="00FC097C"/>
    <w:rsid w:val="00FC0B2F"/>
    <w:rsid w:val="00FC0B4F"/>
    <w:rsid w:val="00FC0D16"/>
    <w:rsid w:val="00FC0F95"/>
    <w:rsid w:val="00FC0FCE"/>
    <w:rsid w:val="00FC1124"/>
    <w:rsid w:val="00FC1BA8"/>
    <w:rsid w:val="00FC238A"/>
    <w:rsid w:val="00FC26D4"/>
    <w:rsid w:val="00FC2818"/>
    <w:rsid w:val="00FC2999"/>
    <w:rsid w:val="00FC2A3B"/>
    <w:rsid w:val="00FC3065"/>
    <w:rsid w:val="00FC3B1E"/>
    <w:rsid w:val="00FC3CB5"/>
    <w:rsid w:val="00FC4160"/>
    <w:rsid w:val="00FC447C"/>
    <w:rsid w:val="00FC4742"/>
    <w:rsid w:val="00FC49E0"/>
    <w:rsid w:val="00FC4DF1"/>
    <w:rsid w:val="00FC5B54"/>
    <w:rsid w:val="00FC6525"/>
    <w:rsid w:val="00FC6B00"/>
    <w:rsid w:val="00FC76D0"/>
    <w:rsid w:val="00FC7D28"/>
    <w:rsid w:val="00FD01B1"/>
    <w:rsid w:val="00FD07FD"/>
    <w:rsid w:val="00FD0C98"/>
    <w:rsid w:val="00FD0D37"/>
    <w:rsid w:val="00FD22F4"/>
    <w:rsid w:val="00FD2587"/>
    <w:rsid w:val="00FD2674"/>
    <w:rsid w:val="00FD2BA5"/>
    <w:rsid w:val="00FD2ED2"/>
    <w:rsid w:val="00FD31E3"/>
    <w:rsid w:val="00FD3DD1"/>
    <w:rsid w:val="00FD3E41"/>
    <w:rsid w:val="00FD3E7C"/>
    <w:rsid w:val="00FD3F91"/>
    <w:rsid w:val="00FD447F"/>
    <w:rsid w:val="00FD46A6"/>
    <w:rsid w:val="00FD4E00"/>
    <w:rsid w:val="00FD4E82"/>
    <w:rsid w:val="00FD51EE"/>
    <w:rsid w:val="00FD53E5"/>
    <w:rsid w:val="00FD53FC"/>
    <w:rsid w:val="00FD592D"/>
    <w:rsid w:val="00FD6151"/>
    <w:rsid w:val="00FD717E"/>
    <w:rsid w:val="00FD75CB"/>
    <w:rsid w:val="00FD7CD2"/>
    <w:rsid w:val="00FD7F34"/>
    <w:rsid w:val="00FE0055"/>
    <w:rsid w:val="00FE0310"/>
    <w:rsid w:val="00FE041D"/>
    <w:rsid w:val="00FE09B8"/>
    <w:rsid w:val="00FE0EED"/>
    <w:rsid w:val="00FE0F49"/>
    <w:rsid w:val="00FE1D98"/>
    <w:rsid w:val="00FE1DA4"/>
    <w:rsid w:val="00FE1E48"/>
    <w:rsid w:val="00FE22E2"/>
    <w:rsid w:val="00FE23EF"/>
    <w:rsid w:val="00FE2749"/>
    <w:rsid w:val="00FE293F"/>
    <w:rsid w:val="00FE2FD6"/>
    <w:rsid w:val="00FE2FF9"/>
    <w:rsid w:val="00FE397A"/>
    <w:rsid w:val="00FE4568"/>
    <w:rsid w:val="00FE4636"/>
    <w:rsid w:val="00FE471B"/>
    <w:rsid w:val="00FE4A3E"/>
    <w:rsid w:val="00FE4AB6"/>
    <w:rsid w:val="00FE504C"/>
    <w:rsid w:val="00FE5558"/>
    <w:rsid w:val="00FE5647"/>
    <w:rsid w:val="00FE5A99"/>
    <w:rsid w:val="00FE62EF"/>
    <w:rsid w:val="00FE63BB"/>
    <w:rsid w:val="00FE68B1"/>
    <w:rsid w:val="00FE72B8"/>
    <w:rsid w:val="00FE7BE8"/>
    <w:rsid w:val="00FF0CE3"/>
    <w:rsid w:val="00FF0D86"/>
    <w:rsid w:val="00FF0F53"/>
    <w:rsid w:val="00FF1016"/>
    <w:rsid w:val="00FF14D0"/>
    <w:rsid w:val="00FF1595"/>
    <w:rsid w:val="00FF19DD"/>
    <w:rsid w:val="00FF1D7C"/>
    <w:rsid w:val="00FF2343"/>
    <w:rsid w:val="00FF262D"/>
    <w:rsid w:val="00FF2640"/>
    <w:rsid w:val="00FF266E"/>
    <w:rsid w:val="00FF2E11"/>
    <w:rsid w:val="00FF2F79"/>
    <w:rsid w:val="00FF31FC"/>
    <w:rsid w:val="00FF3693"/>
    <w:rsid w:val="00FF38DD"/>
    <w:rsid w:val="00FF3C0A"/>
    <w:rsid w:val="00FF3ED3"/>
    <w:rsid w:val="00FF447B"/>
    <w:rsid w:val="00FF46D3"/>
    <w:rsid w:val="00FF4FB5"/>
    <w:rsid w:val="00FF630B"/>
    <w:rsid w:val="00FF651A"/>
    <w:rsid w:val="00FF662E"/>
    <w:rsid w:val="00FF67E3"/>
    <w:rsid w:val="00FF7021"/>
    <w:rsid w:val="00FF7039"/>
    <w:rsid w:val="00FF730E"/>
    <w:rsid w:val="00FF73B9"/>
    <w:rsid w:val="00FF748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A4E71"/>
  <w15:docId w15:val="{C74B4AB3-687A-4133-9189-F7D1F012A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CYR" w:eastAsia="Times New Roman" w:hAnsi="Times New Roman CYR"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4833"/>
  </w:style>
  <w:style w:type="paragraph" w:styleId="1">
    <w:name w:val="heading 1"/>
    <w:aliases w:val=" Знак,новая страница,Заголовок А,Заголовок к1,Gliederung1,. (1.0),. (1.0) Знак,Заголовок 2-1 Знак,номер приложения,Простой"/>
    <w:basedOn w:val="30"/>
    <w:next w:val="a"/>
    <w:link w:val="10"/>
    <w:uiPriority w:val="9"/>
    <w:qFormat/>
    <w:rsid w:val="00A74FDE"/>
    <w:pPr>
      <w:numPr>
        <w:numId w:val="1"/>
      </w:numPr>
      <w:ind w:left="709" w:hanging="709"/>
      <w:outlineLvl w:val="0"/>
    </w:pPr>
  </w:style>
  <w:style w:type="paragraph" w:styleId="20">
    <w:name w:val="heading 2"/>
    <w:aliases w:val="заголовок2,1. Заголовок 2,1. Заголовок 2 Знак,Gliederung2,Заголовок 2 Знак1,заголовок2 Знак,Gliederung2 Знак,Заголовок 2 Знак2 Знак,Заголовок 2 Знак1 Знак Знак"/>
    <w:basedOn w:val="a"/>
    <w:next w:val="a"/>
    <w:link w:val="21"/>
    <w:uiPriority w:val="9"/>
    <w:rsid w:val="00DB1B9F"/>
    <w:pPr>
      <w:keepNext/>
      <w:tabs>
        <w:tab w:val="num" w:pos="1008"/>
      </w:tabs>
      <w:spacing w:before="240" w:after="60"/>
      <w:ind w:left="1008" w:hanging="576"/>
      <w:outlineLvl w:val="1"/>
    </w:pPr>
    <w:rPr>
      <w:rFonts w:ascii="Arial" w:hAnsi="Arial" w:cs="Arial"/>
      <w:b/>
      <w:bCs/>
      <w:i/>
      <w:iCs/>
      <w:sz w:val="28"/>
      <w:szCs w:val="28"/>
    </w:rPr>
  </w:style>
  <w:style w:type="paragraph" w:styleId="30">
    <w:name w:val="heading 3"/>
    <w:basedOn w:val="a"/>
    <w:next w:val="a"/>
    <w:link w:val="31"/>
    <w:uiPriority w:val="9"/>
    <w:qFormat/>
    <w:rsid w:val="003702B6"/>
    <w:pPr>
      <w:keepNext/>
      <w:tabs>
        <w:tab w:val="left" w:pos="284"/>
        <w:tab w:val="left" w:leader="dot" w:pos="567"/>
      </w:tabs>
      <w:spacing w:before="240" w:after="120" w:line="360" w:lineRule="auto"/>
      <w:ind w:left="680"/>
      <w:jc w:val="both"/>
      <w:outlineLvl w:val="2"/>
    </w:pPr>
    <w:rPr>
      <w:rFonts w:ascii="Arial" w:hAnsi="Arial"/>
      <w:b/>
      <w:bCs/>
      <w:sz w:val="24"/>
      <w:szCs w:val="26"/>
    </w:rPr>
  </w:style>
  <w:style w:type="paragraph" w:styleId="4">
    <w:name w:val="heading 4"/>
    <w:basedOn w:val="a"/>
    <w:next w:val="a"/>
    <w:link w:val="40"/>
    <w:uiPriority w:val="9"/>
    <w:qFormat/>
    <w:rsid w:val="00BB39B5"/>
    <w:pPr>
      <w:keepNext/>
      <w:tabs>
        <w:tab w:val="num" w:pos="1296"/>
      </w:tabs>
      <w:spacing w:before="120" w:after="120" w:line="360" w:lineRule="auto"/>
      <w:ind w:firstLine="709"/>
      <w:outlineLvl w:val="3"/>
    </w:pPr>
    <w:rPr>
      <w:rFonts w:ascii="Arial" w:hAnsi="Arial"/>
      <w:b/>
      <w:bCs/>
      <w:sz w:val="24"/>
      <w:szCs w:val="28"/>
    </w:rPr>
  </w:style>
  <w:style w:type="paragraph" w:styleId="50">
    <w:name w:val="heading 5"/>
    <w:basedOn w:val="a"/>
    <w:next w:val="a"/>
    <w:link w:val="51"/>
    <w:uiPriority w:val="9"/>
    <w:rsid w:val="00DB1B9F"/>
    <w:pPr>
      <w:tabs>
        <w:tab w:val="num" w:pos="1440"/>
      </w:tabs>
      <w:spacing w:before="240" w:after="60"/>
      <w:ind w:left="1440" w:hanging="1008"/>
      <w:outlineLvl w:val="4"/>
    </w:pPr>
    <w:rPr>
      <w:rFonts w:ascii="Times New Roman" w:hAnsi="Times New Roman"/>
      <w:b/>
      <w:bCs/>
      <w:i/>
      <w:iCs/>
      <w:sz w:val="26"/>
      <w:szCs w:val="26"/>
    </w:rPr>
  </w:style>
  <w:style w:type="paragraph" w:styleId="60">
    <w:name w:val="heading 6"/>
    <w:basedOn w:val="a"/>
    <w:next w:val="a"/>
    <w:link w:val="61"/>
    <w:uiPriority w:val="9"/>
    <w:rsid w:val="00DB1B9F"/>
    <w:pPr>
      <w:tabs>
        <w:tab w:val="num" w:pos="1584"/>
      </w:tabs>
      <w:spacing w:before="240" w:after="60"/>
      <w:ind w:left="1584" w:hanging="1152"/>
      <w:outlineLvl w:val="5"/>
    </w:pPr>
    <w:rPr>
      <w:rFonts w:ascii="Times New Roman" w:hAnsi="Times New Roman"/>
      <w:b/>
      <w:bCs/>
      <w:sz w:val="22"/>
      <w:szCs w:val="22"/>
    </w:rPr>
  </w:style>
  <w:style w:type="paragraph" w:styleId="7">
    <w:name w:val="heading 7"/>
    <w:basedOn w:val="a"/>
    <w:next w:val="a"/>
    <w:link w:val="70"/>
    <w:uiPriority w:val="9"/>
    <w:rsid w:val="00DB1B9F"/>
    <w:pPr>
      <w:tabs>
        <w:tab w:val="num" w:pos="8196"/>
      </w:tabs>
      <w:spacing w:before="240" w:after="60"/>
      <w:ind w:left="8196" w:hanging="1296"/>
      <w:outlineLvl w:val="6"/>
    </w:pPr>
    <w:rPr>
      <w:rFonts w:ascii="Times New Roman" w:hAnsi="Times New Roman"/>
      <w:sz w:val="24"/>
      <w:szCs w:val="24"/>
    </w:rPr>
  </w:style>
  <w:style w:type="paragraph" w:styleId="8">
    <w:name w:val="heading 8"/>
    <w:basedOn w:val="a"/>
    <w:next w:val="a"/>
    <w:link w:val="80"/>
    <w:uiPriority w:val="9"/>
    <w:rsid w:val="00DB1B9F"/>
    <w:pPr>
      <w:tabs>
        <w:tab w:val="num" w:pos="1640"/>
      </w:tabs>
      <w:spacing w:before="240" w:after="60"/>
      <w:ind w:left="1640" w:hanging="1440"/>
      <w:outlineLvl w:val="7"/>
    </w:pPr>
    <w:rPr>
      <w:rFonts w:ascii="Times New Roman" w:hAnsi="Times New Roman"/>
      <w:i/>
      <w:iCs/>
      <w:sz w:val="24"/>
      <w:szCs w:val="24"/>
    </w:rPr>
  </w:style>
  <w:style w:type="paragraph" w:styleId="9">
    <w:name w:val="heading 9"/>
    <w:basedOn w:val="a"/>
    <w:next w:val="a"/>
    <w:link w:val="90"/>
    <w:uiPriority w:val="9"/>
    <w:rsid w:val="00DB1B9F"/>
    <w:pPr>
      <w:tabs>
        <w:tab w:val="num" w:pos="2016"/>
      </w:tabs>
      <w:spacing w:before="240" w:after="60"/>
      <w:ind w:left="2016" w:hanging="1584"/>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rsid w:val="00DD0616"/>
    <w:pPr>
      <w:ind w:firstLine="397"/>
      <w:jc w:val="both"/>
    </w:pPr>
  </w:style>
  <w:style w:type="paragraph" w:styleId="a3">
    <w:name w:val="footer"/>
    <w:basedOn w:val="a"/>
    <w:uiPriority w:val="99"/>
    <w:rsid w:val="00DD0616"/>
    <w:pPr>
      <w:tabs>
        <w:tab w:val="center" w:pos="4536"/>
        <w:tab w:val="right" w:pos="9072"/>
      </w:tabs>
    </w:pPr>
  </w:style>
  <w:style w:type="character" w:styleId="a4">
    <w:name w:val="page number"/>
    <w:basedOn w:val="a0"/>
    <w:rsid w:val="00DD0616"/>
  </w:style>
  <w:style w:type="paragraph" w:styleId="a5">
    <w:name w:val="header"/>
    <w:aliases w:val="Знак"/>
    <w:basedOn w:val="a"/>
    <w:uiPriority w:val="99"/>
    <w:rsid w:val="00DD0616"/>
    <w:pPr>
      <w:tabs>
        <w:tab w:val="center" w:pos="4536"/>
        <w:tab w:val="right" w:pos="9072"/>
      </w:tabs>
    </w:pPr>
  </w:style>
  <w:style w:type="paragraph" w:styleId="a6">
    <w:name w:val="footnote text"/>
    <w:basedOn w:val="a"/>
    <w:link w:val="a7"/>
    <w:uiPriority w:val="99"/>
    <w:rsid w:val="00DD0616"/>
  </w:style>
  <w:style w:type="character" w:styleId="a8">
    <w:name w:val="footnote reference"/>
    <w:uiPriority w:val="99"/>
    <w:rsid w:val="00DD0616"/>
    <w:rPr>
      <w:vertAlign w:val="superscript"/>
    </w:rPr>
  </w:style>
  <w:style w:type="paragraph" w:styleId="a9">
    <w:name w:val="Body Text"/>
    <w:aliases w:val=" Знак9"/>
    <w:basedOn w:val="a"/>
    <w:link w:val="22"/>
    <w:uiPriority w:val="1"/>
    <w:rsid w:val="00DD0616"/>
    <w:pPr>
      <w:spacing w:after="120"/>
    </w:pPr>
  </w:style>
  <w:style w:type="character" w:styleId="aa">
    <w:name w:val="annotation reference"/>
    <w:semiHidden/>
    <w:rsid w:val="00DD0616"/>
    <w:rPr>
      <w:sz w:val="16"/>
    </w:rPr>
  </w:style>
  <w:style w:type="paragraph" w:styleId="ab">
    <w:name w:val="annotation text"/>
    <w:basedOn w:val="a"/>
    <w:link w:val="12"/>
    <w:semiHidden/>
    <w:rsid w:val="00DD0616"/>
  </w:style>
  <w:style w:type="paragraph" w:styleId="ac">
    <w:name w:val="Body Text Indent"/>
    <w:basedOn w:val="a"/>
    <w:link w:val="13"/>
    <w:uiPriority w:val="99"/>
    <w:rsid w:val="00DD0616"/>
    <w:pPr>
      <w:ind w:firstLine="397"/>
      <w:jc w:val="center"/>
    </w:pPr>
  </w:style>
  <w:style w:type="paragraph" w:styleId="ad">
    <w:name w:val="Balloon Text"/>
    <w:basedOn w:val="a"/>
    <w:link w:val="ae"/>
    <w:uiPriority w:val="99"/>
    <w:unhideWhenUsed/>
    <w:rsid w:val="00DB3B7F"/>
    <w:rPr>
      <w:rFonts w:ascii="Tahoma" w:hAnsi="Tahoma" w:cs="Tahoma"/>
      <w:sz w:val="16"/>
      <w:szCs w:val="16"/>
    </w:rPr>
  </w:style>
  <w:style w:type="character" w:customStyle="1" w:styleId="ae">
    <w:name w:val="Текст выноски Знак"/>
    <w:link w:val="ad"/>
    <w:uiPriority w:val="99"/>
    <w:rsid w:val="00DB3B7F"/>
    <w:rPr>
      <w:rFonts w:ascii="Tahoma" w:hAnsi="Tahoma" w:cs="Tahoma"/>
      <w:sz w:val="16"/>
      <w:szCs w:val="16"/>
    </w:rPr>
  </w:style>
  <w:style w:type="table" w:styleId="af">
    <w:name w:val="Table Grid"/>
    <w:basedOn w:val="a1"/>
    <w:uiPriority w:val="59"/>
    <w:rsid w:val="00814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 Знак Знак,новая страница Знак,Заголовок А Знак,Заголовок к1 Знак,Gliederung1 Знак,. (1.0) Знак1,. (1.0) Знак Знак,Заголовок 2-1 Знак Знак,номер приложения Знак,Простой Знак"/>
    <w:link w:val="1"/>
    <w:uiPriority w:val="9"/>
    <w:rsid w:val="00A74FDE"/>
    <w:rPr>
      <w:rFonts w:ascii="Arial" w:hAnsi="Arial"/>
      <w:b/>
      <w:bCs/>
      <w:sz w:val="24"/>
      <w:szCs w:val="26"/>
    </w:rPr>
  </w:style>
  <w:style w:type="character" w:customStyle="1" w:styleId="21">
    <w:name w:val="Заголовок 2 Знак"/>
    <w:aliases w:val="заголовок2 Знак1,1. Заголовок 2 Знак1,1. Заголовок 2 Знак Знак,Gliederung2 Знак1,Заголовок 2 Знак1 Знак,заголовок2 Знак Знак,Gliederung2 Знак Знак,Заголовок 2 Знак2 Знак Знак,Заголовок 2 Знак1 Знак Знак Знак"/>
    <w:link w:val="20"/>
    <w:uiPriority w:val="9"/>
    <w:rsid w:val="00DB1B9F"/>
    <w:rPr>
      <w:rFonts w:ascii="Arial" w:hAnsi="Arial" w:cs="Arial"/>
      <w:b/>
      <w:bCs/>
      <w:i/>
      <w:iCs/>
      <w:sz w:val="28"/>
      <w:szCs w:val="28"/>
    </w:rPr>
  </w:style>
  <w:style w:type="character" w:customStyle="1" w:styleId="31">
    <w:name w:val="Заголовок 3 Знак"/>
    <w:link w:val="30"/>
    <w:uiPriority w:val="9"/>
    <w:rsid w:val="003702B6"/>
    <w:rPr>
      <w:rFonts w:ascii="Arial" w:hAnsi="Arial"/>
      <w:b/>
      <w:bCs/>
      <w:sz w:val="24"/>
      <w:szCs w:val="26"/>
    </w:rPr>
  </w:style>
  <w:style w:type="character" w:customStyle="1" w:styleId="40">
    <w:name w:val="Заголовок 4 Знак"/>
    <w:link w:val="4"/>
    <w:uiPriority w:val="9"/>
    <w:rsid w:val="00BB39B5"/>
    <w:rPr>
      <w:rFonts w:ascii="Arial" w:hAnsi="Arial"/>
      <w:b/>
      <w:bCs/>
      <w:sz w:val="24"/>
      <w:szCs w:val="28"/>
    </w:rPr>
  </w:style>
  <w:style w:type="character" w:customStyle="1" w:styleId="51">
    <w:name w:val="Заголовок 5 Знак"/>
    <w:link w:val="50"/>
    <w:uiPriority w:val="9"/>
    <w:rsid w:val="00DB1B9F"/>
    <w:rPr>
      <w:rFonts w:ascii="Times New Roman" w:hAnsi="Times New Roman"/>
      <w:b/>
      <w:bCs/>
      <w:i/>
      <w:iCs/>
      <w:sz w:val="26"/>
      <w:szCs w:val="26"/>
    </w:rPr>
  </w:style>
  <w:style w:type="character" w:customStyle="1" w:styleId="61">
    <w:name w:val="Заголовок 6 Знак"/>
    <w:link w:val="60"/>
    <w:uiPriority w:val="9"/>
    <w:rsid w:val="00DB1B9F"/>
    <w:rPr>
      <w:rFonts w:ascii="Times New Roman" w:hAnsi="Times New Roman"/>
      <w:b/>
      <w:bCs/>
      <w:sz w:val="22"/>
      <w:szCs w:val="22"/>
    </w:rPr>
  </w:style>
  <w:style w:type="character" w:customStyle="1" w:styleId="70">
    <w:name w:val="Заголовок 7 Знак"/>
    <w:link w:val="7"/>
    <w:uiPriority w:val="9"/>
    <w:rsid w:val="00DB1B9F"/>
    <w:rPr>
      <w:rFonts w:ascii="Times New Roman" w:hAnsi="Times New Roman"/>
      <w:sz w:val="24"/>
      <w:szCs w:val="24"/>
    </w:rPr>
  </w:style>
  <w:style w:type="character" w:customStyle="1" w:styleId="80">
    <w:name w:val="Заголовок 8 Знак"/>
    <w:link w:val="8"/>
    <w:uiPriority w:val="9"/>
    <w:rsid w:val="00DB1B9F"/>
    <w:rPr>
      <w:rFonts w:ascii="Times New Roman" w:hAnsi="Times New Roman"/>
      <w:i/>
      <w:iCs/>
      <w:sz w:val="24"/>
      <w:szCs w:val="24"/>
    </w:rPr>
  </w:style>
  <w:style w:type="character" w:customStyle="1" w:styleId="90">
    <w:name w:val="Заголовок 9 Знак"/>
    <w:link w:val="9"/>
    <w:uiPriority w:val="9"/>
    <w:rsid w:val="00DB1B9F"/>
    <w:rPr>
      <w:rFonts w:ascii="Arial" w:hAnsi="Arial" w:cs="Arial"/>
      <w:sz w:val="22"/>
      <w:szCs w:val="22"/>
    </w:rPr>
  </w:style>
  <w:style w:type="numbering" w:customStyle="1" w:styleId="14">
    <w:name w:val="Нет списка1"/>
    <w:next w:val="a2"/>
    <w:semiHidden/>
    <w:rsid w:val="00DB1B9F"/>
  </w:style>
  <w:style w:type="paragraph" w:customStyle="1" w:styleId="2">
    <w:name w:val="заголовок 2"/>
    <w:basedOn w:val="a"/>
    <w:next w:val="a"/>
    <w:qFormat/>
    <w:rsid w:val="00CB2092"/>
    <w:pPr>
      <w:keepNext/>
      <w:numPr>
        <w:numId w:val="16"/>
      </w:numPr>
      <w:autoSpaceDE w:val="0"/>
      <w:autoSpaceDN w:val="0"/>
      <w:spacing w:before="360" w:after="240" w:line="360" w:lineRule="auto"/>
      <w:ind w:left="0" w:firstLine="709"/>
      <w:jc w:val="both"/>
      <w:outlineLvl w:val="1"/>
    </w:pPr>
    <w:rPr>
      <w:rFonts w:ascii="Arial" w:hAnsi="Arial"/>
      <w:b/>
      <w:sz w:val="26"/>
      <w:szCs w:val="24"/>
    </w:rPr>
  </w:style>
  <w:style w:type="paragraph" w:customStyle="1" w:styleId="91">
    <w:name w:val="заголовок 9"/>
    <w:basedOn w:val="a"/>
    <w:next w:val="a"/>
    <w:rsid w:val="00DB1B9F"/>
    <w:pPr>
      <w:keepNext/>
      <w:autoSpaceDE w:val="0"/>
      <w:autoSpaceDN w:val="0"/>
      <w:jc w:val="center"/>
      <w:outlineLvl w:val="8"/>
    </w:pPr>
    <w:rPr>
      <w:rFonts w:ascii="Times New Roman" w:hAnsi="Times New Roman"/>
      <w:sz w:val="24"/>
      <w:szCs w:val="24"/>
    </w:rPr>
  </w:style>
  <w:style w:type="character" w:styleId="af0">
    <w:name w:val="Hyperlink"/>
    <w:uiPriority w:val="99"/>
    <w:rsid w:val="00F5040C"/>
    <w:rPr>
      <w:rFonts w:ascii="Arial" w:hAnsi="Arial" w:cs="Times New Roman"/>
      <w:color w:val="auto"/>
      <w:sz w:val="24"/>
      <w:u w:val="none"/>
    </w:rPr>
  </w:style>
  <w:style w:type="character" w:customStyle="1" w:styleId="af1">
    <w:name w:val="Текст примечания Знак"/>
    <w:semiHidden/>
    <w:locked/>
    <w:rsid w:val="00DB1B9F"/>
    <w:rPr>
      <w:noProof w:val="0"/>
      <w:lang w:val="ru-RU" w:eastAsia="ru-RU" w:bidi="ar-SA"/>
    </w:rPr>
  </w:style>
  <w:style w:type="paragraph" w:styleId="23">
    <w:name w:val="Body Text 2"/>
    <w:basedOn w:val="a"/>
    <w:link w:val="24"/>
    <w:rsid w:val="00DB1B9F"/>
    <w:pPr>
      <w:jc w:val="both"/>
    </w:pPr>
    <w:rPr>
      <w:rFonts w:ascii="Times New Roman" w:hAnsi="Times New Roman"/>
      <w:color w:val="FF0000"/>
    </w:rPr>
  </w:style>
  <w:style w:type="character" w:customStyle="1" w:styleId="24">
    <w:name w:val="Основной текст 2 Знак"/>
    <w:link w:val="23"/>
    <w:rsid w:val="00DB1B9F"/>
    <w:rPr>
      <w:rFonts w:ascii="Times New Roman" w:hAnsi="Times New Roman"/>
      <w:color w:val="FF0000"/>
    </w:rPr>
  </w:style>
  <w:style w:type="character" w:customStyle="1" w:styleId="af2">
    <w:name w:val="Основной текст с отступом Знак"/>
    <w:uiPriority w:val="99"/>
    <w:locked/>
    <w:rsid w:val="00DB1B9F"/>
    <w:rPr>
      <w:noProof w:val="0"/>
      <w:sz w:val="24"/>
      <w:szCs w:val="24"/>
      <w:lang w:val="ru-RU" w:eastAsia="ru-RU" w:bidi="ar-SA"/>
    </w:rPr>
  </w:style>
  <w:style w:type="character" w:customStyle="1" w:styleId="af3">
    <w:name w:val="Верхний колонтитул Знак"/>
    <w:aliases w:val="Знак Знак"/>
    <w:uiPriority w:val="99"/>
    <w:locked/>
    <w:rsid w:val="00DB1B9F"/>
    <w:rPr>
      <w:noProof w:val="0"/>
      <w:sz w:val="24"/>
      <w:szCs w:val="24"/>
      <w:lang w:val="ru-RU" w:eastAsia="ru-RU" w:bidi="ar-SA"/>
    </w:rPr>
  </w:style>
  <w:style w:type="character" w:customStyle="1" w:styleId="af4">
    <w:name w:val="Нижний колонтитул Знак"/>
    <w:uiPriority w:val="99"/>
    <w:locked/>
    <w:rsid w:val="00DB1B9F"/>
    <w:rPr>
      <w:noProof w:val="0"/>
      <w:sz w:val="24"/>
      <w:szCs w:val="24"/>
      <w:lang w:val="ru-RU" w:eastAsia="ru-RU" w:bidi="ar-SA"/>
    </w:rPr>
  </w:style>
  <w:style w:type="character" w:customStyle="1" w:styleId="af5">
    <w:name w:val="Основной текст Знак"/>
    <w:aliases w:val=" Знак9 Знак"/>
    <w:uiPriority w:val="1"/>
    <w:rsid w:val="00DB1B9F"/>
    <w:rPr>
      <w:rFonts w:ascii="Arial" w:hAnsi="Arial" w:cs="Arial"/>
      <w:b/>
      <w:bCs/>
      <w:noProof w:val="0"/>
      <w:sz w:val="24"/>
      <w:szCs w:val="24"/>
      <w:lang w:val="ru-RU" w:eastAsia="ru-RU"/>
    </w:rPr>
  </w:style>
  <w:style w:type="paragraph" w:styleId="af6">
    <w:name w:val="Document Map"/>
    <w:basedOn w:val="a"/>
    <w:link w:val="af7"/>
    <w:uiPriority w:val="99"/>
    <w:semiHidden/>
    <w:rsid w:val="00DB1B9F"/>
    <w:pPr>
      <w:shd w:val="clear" w:color="auto" w:fill="000080"/>
    </w:pPr>
    <w:rPr>
      <w:rFonts w:ascii="Tahoma" w:hAnsi="Tahoma" w:cs="Wingdings"/>
    </w:rPr>
  </w:style>
  <w:style w:type="character" w:customStyle="1" w:styleId="af7">
    <w:name w:val="Схема документа Знак"/>
    <w:link w:val="af6"/>
    <w:uiPriority w:val="99"/>
    <w:rsid w:val="00DB1B9F"/>
    <w:rPr>
      <w:rFonts w:ascii="Tahoma" w:hAnsi="Tahoma" w:cs="Wingdings"/>
      <w:shd w:val="clear" w:color="auto" w:fill="000080"/>
    </w:rPr>
  </w:style>
  <w:style w:type="character" w:customStyle="1" w:styleId="15">
    <w:name w:val="Основной текст Знак1"/>
    <w:semiHidden/>
    <w:locked/>
    <w:rsid w:val="00DB1B9F"/>
    <w:rPr>
      <w:noProof w:val="0"/>
      <w:sz w:val="24"/>
      <w:szCs w:val="24"/>
      <w:lang w:val="ru-RU" w:eastAsia="ru-RU" w:bidi="ar-SA"/>
    </w:rPr>
  </w:style>
  <w:style w:type="paragraph" w:styleId="af8">
    <w:name w:val="Normal (Web)"/>
    <w:basedOn w:val="a"/>
    <w:uiPriority w:val="99"/>
    <w:rsid w:val="00DB1B9F"/>
    <w:pPr>
      <w:spacing w:before="100" w:beforeAutospacing="1" w:after="100" w:afterAutospacing="1"/>
      <w:jc w:val="both"/>
    </w:pPr>
    <w:rPr>
      <w:rFonts w:ascii="Arial" w:hAnsi="Arial" w:cs="Arial"/>
      <w:color w:val="000000"/>
    </w:rPr>
  </w:style>
  <w:style w:type="paragraph" w:customStyle="1" w:styleId="71">
    <w:name w:val="заголовок 7"/>
    <w:basedOn w:val="a"/>
    <w:next w:val="a"/>
    <w:autoRedefine/>
    <w:rsid w:val="00DB1B9F"/>
    <w:pPr>
      <w:keepNext/>
      <w:keepLines/>
      <w:suppressAutoHyphens/>
      <w:autoSpaceDE w:val="0"/>
      <w:autoSpaceDN w:val="0"/>
      <w:ind w:firstLine="600"/>
      <w:jc w:val="both"/>
      <w:outlineLvl w:val="1"/>
    </w:pPr>
    <w:rPr>
      <w:rFonts w:ascii="Times New Roman" w:hAnsi="Times New Roman"/>
      <w:b/>
      <w:bCs/>
      <w:sz w:val="24"/>
      <w:szCs w:val="24"/>
    </w:rPr>
  </w:style>
  <w:style w:type="character" w:customStyle="1" w:styleId="72">
    <w:name w:val="заголовок 7 Знак"/>
    <w:locked/>
    <w:rsid w:val="00DB1B9F"/>
    <w:rPr>
      <w:b/>
      <w:bCs/>
      <w:noProof w:val="0"/>
      <w:sz w:val="24"/>
      <w:szCs w:val="24"/>
      <w:lang w:val="ru-RU" w:eastAsia="ru-RU" w:bidi="ar-SA"/>
    </w:rPr>
  </w:style>
  <w:style w:type="character" w:styleId="af9">
    <w:name w:val="Emphasis"/>
    <w:uiPriority w:val="20"/>
    <w:rsid w:val="00DB1B9F"/>
    <w:rPr>
      <w:rFonts w:cs="Times New Roman"/>
      <w:i/>
      <w:iCs/>
    </w:rPr>
  </w:style>
  <w:style w:type="paragraph" w:customStyle="1" w:styleId="62">
    <w:name w:val="заголовок 6"/>
    <w:basedOn w:val="a"/>
    <w:next w:val="a"/>
    <w:rsid w:val="00DB1B9F"/>
    <w:pPr>
      <w:keepNext/>
      <w:keepLines/>
      <w:pageBreakBefore/>
      <w:suppressAutoHyphens/>
      <w:autoSpaceDE w:val="0"/>
      <w:autoSpaceDN w:val="0"/>
      <w:spacing w:after="310" w:line="311" w:lineRule="exact"/>
      <w:ind w:right="709"/>
      <w:jc w:val="center"/>
      <w:outlineLvl w:val="0"/>
    </w:pPr>
    <w:rPr>
      <w:rFonts w:ascii="Times New Roman" w:hAnsi="Times New Roman"/>
      <w:b/>
      <w:bCs/>
      <w:i/>
      <w:iCs/>
      <w:caps/>
      <w:spacing w:val="40"/>
      <w:sz w:val="28"/>
      <w:szCs w:val="28"/>
    </w:rPr>
  </w:style>
  <w:style w:type="character" w:styleId="afa">
    <w:name w:val="Strong"/>
    <w:uiPriority w:val="22"/>
    <w:rsid w:val="00DB1B9F"/>
    <w:rPr>
      <w:rFonts w:cs="Times New Roman"/>
      <w:b/>
      <w:bCs/>
    </w:rPr>
  </w:style>
  <w:style w:type="paragraph" w:styleId="25">
    <w:name w:val="Body Text Indent 2"/>
    <w:basedOn w:val="a"/>
    <w:link w:val="26"/>
    <w:rsid w:val="00DB1B9F"/>
    <w:pPr>
      <w:spacing w:after="120" w:line="480" w:lineRule="auto"/>
      <w:ind w:left="283"/>
    </w:pPr>
    <w:rPr>
      <w:rFonts w:ascii="Times New Roman" w:hAnsi="Times New Roman"/>
      <w:sz w:val="24"/>
      <w:szCs w:val="24"/>
    </w:rPr>
  </w:style>
  <w:style w:type="character" w:customStyle="1" w:styleId="26">
    <w:name w:val="Основной текст с отступом 2 Знак"/>
    <w:link w:val="25"/>
    <w:rsid w:val="00DB1B9F"/>
    <w:rPr>
      <w:rFonts w:ascii="Times New Roman" w:hAnsi="Times New Roman"/>
      <w:sz w:val="24"/>
      <w:szCs w:val="24"/>
    </w:rPr>
  </w:style>
  <w:style w:type="paragraph" w:styleId="afb">
    <w:name w:val="Title"/>
    <w:basedOn w:val="16"/>
    <w:link w:val="afc"/>
    <w:qFormat/>
    <w:rsid w:val="006833CA"/>
    <w:pPr>
      <w:spacing w:before="120"/>
      <w:ind w:firstLine="709"/>
    </w:pPr>
  </w:style>
  <w:style w:type="character" w:customStyle="1" w:styleId="afc">
    <w:name w:val="Заголовок Знак"/>
    <w:link w:val="afb"/>
    <w:rsid w:val="006833CA"/>
    <w:rPr>
      <w:rFonts w:ascii="Arial" w:eastAsia="Arial Unicode MS" w:hAnsi="Arial" w:cs="Mangal"/>
      <w:b/>
      <w:bCs/>
      <w:sz w:val="26"/>
      <w:szCs w:val="28"/>
      <w:lang w:eastAsia="ar-SA"/>
    </w:rPr>
  </w:style>
  <w:style w:type="paragraph" w:customStyle="1" w:styleId="63">
    <w:name w:val="Стиль заголовок 6 + не курсив"/>
    <w:basedOn w:val="62"/>
    <w:rsid w:val="00DB1B9F"/>
    <w:rPr>
      <w:i w:val="0"/>
      <w:iCs w:val="0"/>
    </w:rPr>
  </w:style>
  <w:style w:type="paragraph" w:customStyle="1" w:styleId="81">
    <w:name w:val="заголовок 8"/>
    <w:basedOn w:val="a"/>
    <w:next w:val="a"/>
    <w:rsid w:val="00DB1B9F"/>
    <w:pPr>
      <w:keepNext/>
      <w:keepLines/>
      <w:tabs>
        <w:tab w:val="num" w:pos="1155"/>
      </w:tabs>
      <w:suppressAutoHyphens/>
      <w:autoSpaceDE w:val="0"/>
      <w:autoSpaceDN w:val="0"/>
      <w:spacing w:before="622" w:after="310" w:line="311" w:lineRule="exact"/>
      <w:ind w:left="1155" w:right="709" w:hanging="795"/>
      <w:jc w:val="center"/>
      <w:outlineLvl w:val="2"/>
    </w:pPr>
    <w:rPr>
      <w:rFonts w:ascii="Times New Roman" w:hAnsi="Times New Roman"/>
      <w:b/>
      <w:bCs/>
      <w:i/>
      <w:iCs/>
      <w:caps/>
      <w:sz w:val="28"/>
      <w:szCs w:val="28"/>
    </w:rPr>
  </w:style>
  <w:style w:type="paragraph" w:customStyle="1" w:styleId="82">
    <w:name w:val="Стиль заголовок 8 + не полужирный не курсив не все прописные по ..."/>
    <w:basedOn w:val="81"/>
    <w:autoRedefine/>
    <w:rsid w:val="00DB1B9F"/>
    <w:pPr>
      <w:tabs>
        <w:tab w:val="clear" w:pos="1155"/>
      </w:tabs>
      <w:spacing w:before="0" w:after="0" w:line="360" w:lineRule="auto"/>
      <w:ind w:left="0" w:right="0" w:firstLine="0"/>
      <w:jc w:val="both"/>
    </w:pPr>
    <w:rPr>
      <w:b w:val="0"/>
      <w:bCs w:val="0"/>
      <w:i w:val="0"/>
      <w:iCs w:val="0"/>
      <w:caps w:val="0"/>
    </w:rPr>
  </w:style>
  <w:style w:type="paragraph" w:customStyle="1" w:styleId="83">
    <w:name w:val="Стиль заголовок 8 + не полужирный не курсив не все прописные"/>
    <w:basedOn w:val="81"/>
    <w:autoRedefine/>
    <w:rsid w:val="00DB1B9F"/>
    <w:rPr>
      <w:b w:val="0"/>
      <w:bCs w:val="0"/>
      <w:i w:val="0"/>
      <w:iCs w:val="0"/>
      <w:caps w:val="0"/>
    </w:rPr>
  </w:style>
  <w:style w:type="paragraph" w:customStyle="1" w:styleId="73">
    <w:name w:val="Заголовок 7 нумерованный"/>
    <w:basedOn w:val="71"/>
    <w:rsid w:val="00DB1B9F"/>
    <w:pPr>
      <w:tabs>
        <w:tab w:val="num" w:pos="1800"/>
      </w:tabs>
      <w:ind w:left="1800" w:hanging="360"/>
    </w:pPr>
    <w:rPr>
      <w:i/>
      <w:iCs/>
    </w:rPr>
  </w:style>
  <w:style w:type="paragraph" w:customStyle="1" w:styleId="84">
    <w:name w:val="заголовок 8 нумерованный"/>
    <w:basedOn w:val="81"/>
    <w:rsid w:val="00DB1B9F"/>
    <w:pPr>
      <w:tabs>
        <w:tab w:val="clear" w:pos="1155"/>
      </w:tabs>
      <w:spacing w:before="0" w:after="0" w:line="360" w:lineRule="auto"/>
      <w:ind w:left="567" w:right="-2" w:firstLine="0"/>
      <w:jc w:val="both"/>
    </w:pPr>
    <w:rPr>
      <w:b w:val="0"/>
      <w:bCs w:val="0"/>
      <w:i w:val="0"/>
      <w:iCs w:val="0"/>
      <w:caps w:val="0"/>
    </w:rPr>
  </w:style>
  <w:style w:type="paragraph" w:customStyle="1" w:styleId="64">
    <w:name w:val="заголовок 6 нумерованный"/>
    <w:basedOn w:val="62"/>
    <w:rsid w:val="00DB1B9F"/>
    <w:pPr>
      <w:ind w:left="360"/>
    </w:pPr>
  </w:style>
  <w:style w:type="paragraph" w:customStyle="1" w:styleId="3">
    <w:name w:val="Стиль Заголовок 3 + не полужирный по ширине Междустр.интервал:  п..."/>
    <w:basedOn w:val="30"/>
    <w:rsid w:val="00DB1B9F"/>
    <w:pPr>
      <w:pageBreakBefore/>
      <w:widowControl w:val="0"/>
      <w:numPr>
        <w:ilvl w:val="2"/>
        <w:numId w:val="1"/>
      </w:numPr>
      <w:tabs>
        <w:tab w:val="num" w:pos="1152"/>
      </w:tabs>
      <w:autoSpaceDE w:val="0"/>
      <w:autoSpaceDN w:val="0"/>
      <w:spacing w:before="0" w:after="0"/>
      <w:ind w:left="7560" w:hanging="720"/>
    </w:pPr>
    <w:rPr>
      <w:sz w:val="28"/>
      <w:szCs w:val="28"/>
    </w:rPr>
  </w:style>
  <w:style w:type="paragraph" w:customStyle="1" w:styleId="32">
    <w:name w:val="заголовок 3"/>
    <w:basedOn w:val="30"/>
    <w:next w:val="a"/>
    <w:rsid w:val="00DB1B9F"/>
    <w:pPr>
      <w:pageBreakBefore/>
      <w:widowControl w:val="0"/>
      <w:tabs>
        <w:tab w:val="num" w:pos="360"/>
      </w:tabs>
      <w:autoSpaceDE w:val="0"/>
      <w:autoSpaceDN w:val="0"/>
      <w:spacing w:before="0" w:after="0" w:line="311" w:lineRule="exact"/>
      <w:jc w:val="right"/>
      <w:outlineLvl w:val="1"/>
    </w:pPr>
    <w:rPr>
      <w:sz w:val="28"/>
      <w:szCs w:val="28"/>
    </w:rPr>
  </w:style>
  <w:style w:type="paragraph" w:customStyle="1" w:styleId="33">
    <w:name w:val="Стиль Заголовок 3 + по ширине"/>
    <w:basedOn w:val="30"/>
    <w:rsid w:val="00DB1B9F"/>
    <w:pPr>
      <w:keepNext w:val="0"/>
      <w:widowControl w:val="0"/>
      <w:autoSpaceDE w:val="0"/>
      <w:autoSpaceDN w:val="0"/>
      <w:spacing w:before="0" w:after="0"/>
    </w:pPr>
    <w:rPr>
      <w:b w:val="0"/>
      <w:bCs w:val="0"/>
      <w:sz w:val="28"/>
      <w:szCs w:val="28"/>
    </w:rPr>
  </w:style>
  <w:style w:type="paragraph" w:styleId="34">
    <w:name w:val="Body Text Indent 3"/>
    <w:basedOn w:val="a"/>
    <w:link w:val="35"/>
    <w:rsid w:val="00DB1B9F"/>
    <w:pPr>
      <w:spacing w:before="120"/>
      <w:ind w:firstLine="360"/>
      <w:jc w:val="both"/>
    </w:pPr>
    <w:rPr>
      <w:rFonts w:ascii="Times New Roman" w:hAnsi="Times New Roman"/>
      <w:sz w:val="24"/>
      <w:szCs w:val="24"/>
    </w:rPr>
  </w:style>
  <w:style w:type="character" w:customStyle="1" w:styleId="35">
    <w:name w:val="Основной текст с отступом 3 Знак"/>
    <w:link w:val="34"/>
    <w:rsid w:val="00DB1B9F"/>
    <w:rPr>
      <w:rFonts w:ascii="Times New Roman" w:hAnsi="Times New Roman"/>
      <w:sz w:val="24"/>
      <w:szCs w:val="24"/>
    </w:rPr>
  </w:style>
  <w:style w:type="character" w:styleId="afd">
    <w:name w:val="FollowedHyperlink"/>
    <w:uiPriority w:val="99"/>
    <w:rsid w:val="00DB1B9F"/>
    <w:rPr>
      <w:color w:val="800080"/>
      <w:u w:val="single"/>
    </w:rPr>
  </w:style>
  <w:style w:type="paragraph" w:styleId="17">
    <w:name w:val="toc 1"/>
    <w:basedOn w:val="a"/>
    <w:next w:val="a"/>
    <w:autoRedefine/>
    <w:uiPriority w:val="39"/>
    <w:rsid w:val="00154ABB"/>
    <w:pPr>
      <w:widowControl w:val="0"/>
      <w:tabs>
        <w:tab w:val="left" w:leader="dot" w:pos="9356"/>
        <w:tab w:val="left" w:pos="9498"/>
        <w:tab w:val="right" w:leader="dot" w:pos="9629"/>
        <w:tab w:val="left" w:pos="9781"/>
      </w:tabs>
      <w:autoSpaceDE w:val="0"/>
      <w:autoSpaceDN w:val="0"/>
      <w:adjustRightInd w:val="0"/>
      <w:spacing w:line="360" w:lineRule="auto"/>
      <w:ind w:left="1701" w:hanging="1701"/>
    </w:pPr>
    <w:rPr>
      <w:rFonts w:ascii="Arial" w:hAnsi="Arial"/>
      <w:iCs/>
      <w:noProof/>
      <w:sz w:val="24"/>
      <w:szCs w:val="28"/>
    </w:rPr>
  </w:style>
  <w:style w:type="paragraph" w:styleId="27">
    <w:name w:val="toc 2"/>
    <w:basedOn w:val="a"/>
    <w:next w:val="a"/>
    <w:autoRedefine/>
    <w:uiPriority w:val="39"/>
    <w:rsid w:val="00E54688"/>
    <w:pPr>
      <w:widowControl w:val="0"/>
      <w:tabs>
        <w:tab w:val="left" w:leader="dot" w:pos="284"/>
        <w:tab w:val="left" w:leader="dot" w:pos="9639"/>
        <w:tab w:val="right" w:leader="dot" w:pos="9781"/>
      </w:tabs>
      <w:autoSpaceDE w:val="0"/>
      <w:autoSpaceDN w:val="0"/>
      <w:adjustRightInd w:val="0"/>
      <w:spacing w:line="360" w:lineRule="auto"/>
      <w:ind w:left="284" w:hanging="284"/>
    </w:pPr>
    <w:rPr>
      <w:rFonts w:ascii="Arial" w:hAnsi="Arial" w:cs="Arial"/>
      <w:sz w:val="24"/>
    </w:rPr>
  </w:style>
  <w:style w:type="paragraph" w:styleId="36">
    <w:name w:val="toc 3"/>
    <w:basedOn w:val="a"/>
    <w:next w:val="a"/>
    <w:autoRedefine/>
    <w:uiPriority w:val="39"/>
    <w:rsid w:val="00B53873"/>
    <w:pPr>
      <w:tabs>
        <w:tab w:val="left" w:leader="dot" w:pos="9498"/>
      </w:tabs>
      <w:spacing w:line="360" w:lineRule="auto"/>
      <w:ind w:left="908" w:hanging="454"/>
    </w:pPr>
    <w:rPr>
      <w:rFonts w:ascii="Arial" w:hAnsi="Arial" w:cs="Arial"/>
      <w:sz w:val="24"/>
    </w:rPr>
  </w:style>
  <w:style w:type="paragraph" w:styleId="afe">
    <w:name w:val="endnote text"/>
    <w:basedOn w:val="a"/>
    <w:link w:val="aff"/>
    <w:semiHidden/>
    <w:rsid w:val="00DB1B9F"/>
    <w:pPr>
      <w:widowControl w:val="0"/>
      <w:autoSpaceDE w:val="0"/>
      <w:autoSpaceDN w:val="0"/>
      <w:adjustRightInd w:val="0"/>
    </w:pPr>
    <w:rPr>
      <w:rFonts w:ascii="Arial" w:hAnsi="Arial" w:cs="Arial"/>
    </w:rPr>
  </w:style>
  <w:style w:type="character" w:customStyle="1" w:styleId="aff">
    <w:name w:val="Текст концевой сноски Знак"/>
    <w:link w:val="afe"/>
    <w:semiHidden/>
    <w:rsid w:val="00DB1B9F"/>
    <w:rPr>
      <w:rFonts w:ascii="Arial" w:hAnsi="Arial" w:cs="Arial"/>
    </w:rPr>
  </w:style>
  <w:style w:type="character" w:styleId="aff0">
    <w:name w:val="endnote reference"/>
    <w:semiHidden/>
    <w:rsid w:val="00DB1B9F"/>
    <w:rPr>
      <w:vertAlign w:val="superscript"/>
    </w:rPr>
  </w:style>
  <w:style w:type="paragraph" w:customStyle="1" w:styleId="Heading">
    <w:name w:val="Heading"/>
    <w:rsid w:val="00DB1B9F"/>
    <w:pPr>
      <w:widowControl w:val="0"/>
      <w:autoSpaceDE w:val="0"/>
      <w:autoSpaceDN w:val="0"/>
      <w:adjustRightInd w:val="0"/>
    </w:pPr>
    <w:rPr>
      <w:rFonts w:ascii="Arial" w:hAnsi="Arial" w:cs="Arial"/>
      <w:b/>
      <w:bCs/>
      <w:sz w:val="22"/>
      <w:szCs w:val="22"/>
    </w:rPr>
  </w:style>
  <w:style w:type="paragraph" w:customStyle="1" w:styleId="textn">
    <w:name w:val="textn"/>
    <w:basedOn w:val="a"/>
    <w:rsid w:val="00DB1B9F"/>
    <w:pPr>
      <w:spacing w:before="100" w:beforeAutospacing="1" w:after="100" w:afterAutospacing="1"/>
    </w:pPr>
    <w:rPr>
      <w:rFonts w:ascii="Times New Roman" w:hAnsi="Times New Roman"/>
      <w:sz w:val="24"/>
      <w:szCs w:val="24"/>
    </w:rPr>
  </w:style>
  <w:style w:type="paragraph" w:styleId="aff1">
    <w:name w:val="List Paragraph"/>
    <w:basedOn w:val="a"/>
    <w:link w:val="aff2"/>
    <w:uiPriority w:val="34"/>
    <w:qFormat/>
    <w:rsid w:val="00DB1B9F"/>
    <w:pPr>
      <w:widowControl w:val="0"/>
      <w:autoSpaceDE w:val="0"/>
      <w:autoSpaceDN w:val="0"/>
      <w:adjustRightInd w:val="0"/>
      <w:ind w:left="720"/>
      <w:contextualSpacing/>
    </w:pPr>
    <w:rPr>
      <w:rFonts w:ascii="Arial" w:hAnsi="Arial" w:cs="Arial"/>
    </w:rPr>
  </w:style>
  <w:style w:type="paragraph" w:customStyle="1" w:styleId="iniiaiie9oaenonionooiii3">
    <w:name w:val="iniiaiie9oaenonionooiii3"/>
    <w:basedOn w:val="a"/>
    <w:rsid w:val="00DB1B9F"/>
    <w:pPr>
      <w:overflowPunct w:val="0"/>
      <w:autoSpaceDE w:val="0"/>
      <w:autoSpaceDN w:val="0"/>
      <w:ind w:right="2069" w:firstLine="284"/>
      <w:jc w:val="both"/>
    </w:pPr>
    <w:rPr>
      <w:rFonts w:ascii="Times New Roman" w:hAnsi="Times New Roman"/>
    </w:rPr>
  </w:style>
  <w:style w:type="table" w:customStyle="1" w:styleId="18">
    <w:name w:val="Сетка таблицы1"/>
    <w:basedOn w:val="a1"/>
    <w:next w:val="af"/>
    <w:rsid w:val="00DB1B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No Spacing"/>
    <w:aliases w:val="Без отступа"/>
    <w:uiPriority w:val="1"/>
    <w:qFormat/>
    <w:rsid w:val="00DB1B9F"/>
    <w:rPr>
      <w:rFonts w:ascii="Calibri" w:hAnsi="Calibri"/>
      <w:sz w:val="22"/>
      <w:szCs w:val="22"/>
      <w:lang w:eastAsia="en-US"/>
    </w:rPr>
  </w:style>
  <w:style w:type="character" w:customStyle="1" w:styleId="aff4">
    <w:name w:val="Без интервала Знак"/>
    <w:aliases w:val="Без отступа Знак"/>
    <w:uiPriority w:val="1"/>
    <w:rsid w:val="00DB1B9F"/>
    <w:rPr>
      <w:rFonts w:ascii="Calibri" w:hAnsi="Calibri"/>
      <w:sz w:val="22"/>
      <w:szCs w:val="22"/>
      <w:lang w:val="ru-RU" w:eastAsia="en-US" w:bidi="ar-SA"/>
    </w:rPr>
  </w:style>
  <w:style w:type="paragraph" w:customStyle="1" w:styleId="Default">
    <w:name w:val="Default"/>
    <w:rsid w:val="00332491"/>
    <w:pPr>
      <w:autoSpaceDE w:val="0"/>
      <w:autoSpaceDN w:val="0"/>
      <w:adjustRightInd w:val="0"/>
    </w:pPr>
    <w:rPr>
      <w:rFonts w:ascii="Times New Roman" w:eastAsia="Calibri" w:hAnsi="Times New Roman"/>
      <w:color w:val="000000"/>
      <w:sz w:val="24"/>
      <w:szCs w:val="24"/>
    </w:rPr>
  </w:style>
  <w:style w:type="paragraph" w:customStyle="1" w:styleId="28">
    <w:name w:val="Стиль2"/>
    <w:basedOn w:val="30"/>
    <w:link w:val="29"/>
    <w:rsid w:val="008A6265"/>
  </w:style>
  <w:style w:type="paragraph" w:customStyle="1" w:styleId="37">
    <w:name w:val="Стиль3"/>
    <w:basedOn w:val="28"/>
    <w:link w:val="38"/>
    <w:rsid w:val="008A6265"/>
    <w:rPr>
      <w:sz w:val="28"/>
      <w:szCs w:val="28"/>
    </w:rPr>
  </w:style>
  <w:style w:type="character" w:customStyle="1" w:styleId="29">
    <w:name w:val="Стиль2 Знак"/>
    <w:basedOn w:val="31"/>
    <w:link w:val="28"/>
    <w:rsid w:val="008A6265"/>
    <w:rPr>
      <w:rFonts w:ascii="Arial" w:hAnsi="Arial"/>
      <w:b/>
      <w:bCs/>
      <w:sz w:val="24"/>
      <w:szCs w:val="26"/>
    </w:rPr>
  </w:style>
  <w:style w:type="paragraph" w:customStyle="1" w:styleId="41">
    <w:name w:val="Стиль4"/>
    <w:basedOn w:val="a"/>
    <w:link w:val="42"/>
    <w:rsid w:val="00ED58DA"/>
    <w:pPr>
      <w:ind w:firstLine="397"/>
      <w:jc w:val="both"/>
    </w:pPr>
    <w:rPr>
      <w:rFonts w:ascii="Times New Roman" w:eastAsia="Calibri" w:hAnsi="Times New Roman"/>
      <w:b/>
      <w:sz w:val="28"/>
      <w:szCs w:val="28"/>
    </w:rPr>
  </w:style>
  <w:style w:type="character" w:customStyle="1" w:styleId="38">
    <w:name w:val="Стиль3 Знак"/>
    <w:link w:val="37"/>
    <w:rsid w:val="008A6265"/>
    <w:rPr>
      <w:rFonts w:ascii="Arial" w:hAnsi="Arial"/>
      <w:b/>
      <w:bCs/>
      <w:sz w:val="28"/>
      <w:szCs w:val="28"/>
    </w:rPr>
  </w:style>
  <w:style w:type="paragraph" w:styleId="aff5">
    <w:name w:val="TOC Heading"/>
    <w:basedOn w:val="1"/>
    <w:next w:val="a"/>
    <w:uiPriority w:val="39"/>
    <w:unhideWhenUsed/>
    <w:qFormat/>
    <w:rsid w:val="0004553A"/>
    <w:pPr>
      <w:keepLines/>
      <w:numPr>
        <w:numId w:val="0"/>
      </w:numPr>
      <w:spacing w:before="120" w:line="480" w:lineRule="auto"/>
      <w:jc w:val="center"/>
      <w:outlineLvl w:val="9"/>
    </w:pPr>
    <w:rPr>
      <w:sz w:val="26"/>
      <w:szCs w:val="28"/>
    </w:rPr>
  </w:style>
  <w:style w:type="character" w:customStyle="1" w:styleId="42">
    <w:name w:val="Стиль4 Знак"/>
    <w:link w:val="41"/>
    <w:rsid w:val="00ED58DA"/>
    <w:rPr>
      <w:rFonts w:ascii="Times New Roman" w:eastAsia="Calibri" w:hAnsi="Times New Roman"/>
      <w:b/>
      <w:sz w:val="28"/>
      <w:szCs w:val="28"/>
    </w:rPr>
  </w:style>
  <w:style w:type="paragraph" w:styleId="43">
    <w:name w:val="toc 4"/>
    <w:basedOn w:val="a"/>
    <w:next w:val="a"/>
    <w:autoRedefine/>
    <w:uiPriority w:val="39"/>
    <w:unhideWhenUsed/>
    <w:rsid w:val="008278A2"/>
    <w:pPr>
      <w:ind w:left="1367" w:hanging="709"/>
    </w:pPr>
    <w:rPr>
      <w:rFonts w:ascii="Arial" w:hAnsi="Arial"/>
      <w:sz w:val="24"/>
      <w:szCs w:val="22"/>
    </w:rPr>
  </w:style>
  <w:style w:type="paragraph" w:styleId="52">
    <w:name w:val="toc 5"/>
    <w:basedOn w:val="a"/>
    <w:next w:val="a"/>
    <w:autoRedefine/>
    <w:uiPriority w:val="39"/>
    <w:unhideWhenUsed/>
    <w:rsid w:val="0063417A"/>
    <w:pPr>
      <w:spacing w:after="100" w:line="276" w:lineRule="auto"/>
      <w:ind w:left="880"/>
    </w:pPr>
    <w:rPr>
      <w:rFonts w:ascii="Calibri" w:hAnsi="Calibri"/>
      <w:sz w:val="22"/>
      <w:szCs w:val="22"/>
    </w:rPr>
  </w:style>
  <w:style w:type="paragraph" w:styleId="65">
    <w:name w:val="toc 6"/>
    <w:basedOn w:val="a"/>
    <w:next w:val="a"/>
    <w:autoRedefine/>
    <w:uiPriority w:val="39"/>
    <w:unhideWhenUsed/>
    <w:rsid w:val="0063417A"/>
    <w:pPr>
      <w:spacing w:after="100" w:line="276" w:lineRule="auto"/>
      <w:ind w:left="1100"/>
    </w:pPr>
    <w:rPr>
      <w:rFonts w:ascii="Calibri" w:hAnsi="Calibri"/>
      <w:sz w:val="22"/>
      <w:szCs w:val="22"/>
    </w:rPr>
  </w:style>
  <w:style w:type="paragraph" w:styleId="74">
    <w:name w:val="toc 7"/>
    <w:basedOn w:val="a"/>
    <w:next w:val="a"/>
    <w:autoRedefine/>
    <w:uiPriority w:val="39"/>
    <w:unhideWhenUsed/>
    <w:rsid w:val="0063417A"/>
    <w:pPr>
      <w:spacing w:after="100" w:line="276" w:lineRule="auto"/>
      <w:ind w:left="1320"/>
    </w:pPr>
    <w:rPr>
      <w:rFonts w:ascii="Calibri" w:hAnsi="Calibri"/>
      <w:sz w:val="22"/>
      <w:szCs w:val="22"/>
    </w:rPr>
  </w:style>
  <w:style w:type="paragraph" w:styleId="85">
    <w:name w:val="toc 8"/>
    <w:basedOn w:val="a"/>
    <w:next w:val="a"/>
    <w:autoRedefine/>
    <w:uiPriority w:val="39"/>
    <w:unhideWhenUsed/>
    <w:rsid w:val="0063417A"/>
    <w:pPr>
      <w:spacing w:after="100" w:line="276" w:lineRule="auto"/>
      <w:ind w:left="1540"/>
    </w:pPr>
    <w:rPr>
      <w:rFonts w:ascii="Calibri" w:hAnsi="Calibri"/>
      <w:sz w:val="22"/>
      <w:szCs w:val="22"/>
    </w:rPr>
  </w:style>
  <w:style w:type="paragraph" w:styleId="92">
    <w:name w:val="toc 9"/>
    <w:basedOn w:val="a"/>
    <w:next w:val="a"/>
    <w:autoRedefine/>
    <w:uiPriority w:val="39"/>
    <w:unhideWhenUsed/>
    <w:rsid w:val="0063417A"/>
    <w:pPr>
      <w:spacing w:after="100" w:line="276" w:lineRule="auto"/>
      <w:ind w:left="1760"/>
    </w:pPr>
    <w:rPr>
      <w:rFonts w:ascii="Calibri" w:hAnsi="Calibri"/>
      <w:sz w:val="22"/>
      <w:szCs w:val="22"/>
    </w:rPr>
  </w:style>
  <w:style w:type="paragraph" w:customStyle="1" w:styleId="100">
    <w:name w:val="заголовок 10"/>
    <w:basedOn w:val="a"/>
    <w:link w:val="101"/>
    <w:rsid w:val="00621B33"/>
    <w:pPr>
      <w:ind w:firstLine="397"/>
    </w:pPr>
    <w:rPr>
      <w:b/>
      <w:sz w:val="28"/>
      <w:szCs w:val="28"/>
    </w:rPr>
  </w:style>
  <w:style w:type="paragraph" w:customStyle="1" w:styleId="110">
    <w:name w:val="заголовок 11"/>
    <w:basedOn w:val="a"/>
    <w:link w:val="111"/>
    <w:rsid w:val="00537A4E"/>
    <w:pPr>
      <w:jc w:val="center"/>
    </w:pPr>
    <w:rPr>
      <w:b/>
      <w:sz w:val="28"/>
      <w:szCs w:val="28"/>
    </w:rPr>
  </w:style>
  <w:style w:type="character" w:customStyle="1" w:styleId="101">
    <w:name w:val="заголовок 10 Знак"/>
    <w:link w:val="100"/>
    <w:rsid w:val="00621B33"/>
    <w:rPr>
      <w:b/>
      <w:sz w:val="28"/>
      <w:szCs w:val="28"/>
    </w:rPr>
  </w:style>
  <w:style w:type="character" w:customStyle="1" w:styleId="111">
    <w:name w:val="заголовок 11 Знак"/>
    <w:link w:val="110"/>
    <w:rsid w:val="00537A4E"/>
    <w:rPr>
      <w:b/>
      <w:sz w:val="28"/>
      <w:szCs w:val="28"/>
    </w:rPr>
  </w:style>
  <w:style w:type="paragraph" w:customStyle="1" w:styleId="CM4">
    <w:name w:val="CM4"/>
    <w:basedOn w:val="a"/>
    <w:next w:val="a"/>
    <w:rsid w:val="00E8250A"/>
    <w:pPr>
      <w:widowControl w:val="0"/>
      <w:autoSpaceDE w:val="0"/>
      <w:autoSpaceDN w:val="0"/>
      <w:adjustRightInd w:val="0"/>
      <w:spacing w:line="238" w:lineRule="atLeast"/>
    </w:pPr>
    <w:rPr>
      <w:rFonts w:ascii="Arial" w:hAnsi="Arial"/>
      <w:sz w:val="24"/>
      <w:szCs w:val="24"/>
    </w:rPr>
  </w:style>
  <w:style w:type="character" w:customStyle="1" w:styleId="aff6">
    <w:name w:val="Гипертекстовая ссылка"/>
    <w:uiPriority w:val="99"/>
    <w:rsid w:val="005C2510"/>
    <w:rPr>
      <w:b w:val="0"/>
      <w:bCs w:val="0"/>
      <w:color w:val="106BBE"/>
      <w:sz w:val="26"/>
      <w:szCs w:val="26"/>
    </w:rPr>
  </w:style>
  <w:style w:type="character" w:customStyle="1" w:styleId="19">
    <w:name w:val="Основной шрифт абзаца1"/>
    <w:rsid w:val="00B90155"/>
  </w:style>
  <w:style w:type="character" w:customStyle="1" w:styleId="apple-converted-space">
    <w:name w:val="apple-converted-space"/>
    <w:basedOn w:val="19"/>
    <w:rsid w:val="00B90155"/>
  </w:style>
  <w:style w:type="paragraph" w:customStyle="1" w:styleId="16">
    <w:name w:val="Заголовок1"/>
    <w:basedOn w:val="1"/>
    <w:qFormat/>
    <w:rsid w:val="007A411B"/>
    <w:pPr>
      <w:widowControl w:val="0"/>
      <w:numPr>
        <w:numId w:val="0"/>
      </w:numPr>
      <w:suppressAutoHyphens/>
      <w:autoSpaceDE w:val="0"/>
      <w:spacing w:before="360" w:line="240" w:lineRule="auto"/>
      <w:jc w:val="center"/>
    </w:pPr>
    <w:rPr>
      <w:rFonts w:eastAsia="Arial Unicode MS" w:cs="Mangal"/>
      <w:sz w:val="26"/>
      <w:szCs w:val="28"/>
      <w:lang w:eastAsia="ar-SA"/>
    </w:rPr>
  </w:style>
  <w:style w:type="paragraph" w:styleId="aff7">
    <w:name w:val="List"/>
    <w:basedOn w:val="a9"/>
    <w:rsid w:val="00B90155"/>
    <w:pPr>
      <w:suppressAutoHyphens/>
      <w:spacing w:before="280" w:after="280"/>
    </w:pPr>
    <w:rPr>
      <w:rFonts w:ascii="Arial" w:hAnsi="Arial" w:cs="Mangal"/>
      <w:sz w:val="24"/>
      <w:szCs w:val="24"/>
      <w:lang w:eastAsia="ar-SA"/>
    </w:rPr>
  </w:style>
  <w:style w:type="paragraph" w:customStyle="1" w:styleId="1a">
    <w:name w:val="Название1"/>
    <w:basedOn w:val="a"/>
    <w:rsid w:val="00B90155"/>
    <w:pPr>
      <w:widowControl w:val="0"/>
      <w:suppressLineNumbers/>
      <w:suppressAutoHyphens/>
      <w:autoSpaceDE w:val="0"/>
      <w:spacing w:before="120" w:after="120"/>
    </w:pPr>
    <w:rPr>
      <w:rFonts w:ascii="Arial" w:eastAsia="Calibri" w:hAnsi="Arial" w:cs="Mangal"/>
      <w:i/>
      <w:iCs/>
      <w:szCs w:val="24"/>
      <w:lang w:eastAsia="ar-SA"/>
    </w:rPr>
  </w:style>
  <w:style w:type="paragraph" w:customStyle="1" w:styleId="1b">
    <w:name w:val="Указатель1"/>
    <w:basedOn w:val="a"/>
    <w:rsid w:val="00B90155"/>
    <w:pPr>
      <w:widowControl w:val="0"/>
      <w:suppressLineNumbers/>
      <w:suppressAutoHyphens/>
      <w:autoSpaceDE w:val="0"/>
    </w:pPr>
    <w:rPr>
      <w:rFonts w:ascii="Arial" w:eastAsia="Calibri" w:hAnsi="Arial" w:cs="Mangal"/>
      <w:sz w:val="24"/>
      <w:szCs w:val="24"/>
      <w:lang w:eastAsia="ar-SA"/>
    </w:rPr>
  </w:style>
  <w:style w:type="paragraph" w:customStyle="1" w:styleId="1c">
    <w:name w:val="Схема документа1"/>
    <w:basedOn w:val="a"/>
    <w:rsid w:val="00B90155"/>
    <w:pPr>
      <w:widowControl w:val="0"/>
      <w:suppressAutoHyphens/>
      <w:autoSpaceDE w:val="0"/>
    </w:pPr>
    <w:rPr>
      <w:rFonts w:ascii="Tahoma" w:eastAsia="Calibri" w:hAnsi="Tahoma" w:cs="Tahoma"/>
      <w:sz w:val="16"/>
      <w:szCs w:val="16"/>
      <w:lang w:eastAsia="ar-SA"/>
    </w:rPr>
  </w:style>
  <w:style w:type="character" w:customStyle="1" w:styleId="1d">
    <w:name w:val="Схема документа Знак1"/>
    <w:uiPriority w:val="99"/>
    <w:semiHidden/>
    <w:rsid w:val="00B90155"/>
    <w:rPr>
      <w:rFonts w:ascii="Tahoma" w:eastAsia="Calibri" w:hAnsi="Tahoma" w:cs="Tahoma"/>
      <w:sz w:val="16"/>
      <w:szCs w:val="16"/>
      <w:lang w:eastAsia="ar-SA"/>
    </w:rPr>
  </w:style>
  <w:style w:type="paragraph" w:customStyle="1" w:styleId="220">
    <w:name w:val="Основной текст 22"/>
    <w:basedOn w:val="a"/>
    <w:rsid w:val="00B90155"/>
    <w:pPr>
      <w:spacing w:line="360" w:lineRule="auto"/>
      <w:ind w:firstLine="397"/>
      <w:jc w:val="both"/>
    </w:pPr>
    <w:rPr>
      <w:rFonts w:ascii="Calibri" w:hAnsi="Calibri"/>
      <w:sz w:val="24"/>
      <w:lang w:val="en-US" w:bidi="en-US"/>
    </w:rPr>
  </w:style>
  <w:style w:type="character" w:customStyle="1" w:styleId="a7">
    <w:name w:val="Текст сноски Знак"/>
    <w:basedOn w:val="a0"/>
    <w:link w:val="a6"/>
    <w:uiPriority w:val="99"/>
    <w:rsid w:val="00B90155"/>
  </w:style>
  <w:style w:type="paragraph" w:customStyle="1" w:styleId="1e">
    <w:name w:val="Обычный1"/>
    <w:rsid w:val="00B90155"/>
    <w:pPr>
      <w:widowControl w:val="0"/>
    </w:pPr>
    <w:rPr>
      <w:rFonts w:ascii="Arial" w:hAnsi="Arial"/>
      <w:snapToGrid w:val="0"/>
      <w:lang w:val="en-US" w:bidi="en-US"/>
    </w:rPr>
  </w:style>
  <w:style w:type="character" w:customStyle="1" w:styleId="submenu-table">
    <w:name w:val="submenu-table"/>
    <w:basedOn w:val="a0"/>
    <w:rsid w:val="00B90155"/>
  </w:style>
  <w:style w:type="paragraph" w:styleId="aff8">
    <w:name w:val="Subtitle"/>
    <w:basedOn w:val="a"/>
    <w:next w:val="a"/>
    <w:link w:val="aff9"/>
    <w:uiPriority w:val="11"/>
    <w:rsid w:val="00B90155"/>
    <w:pPr>
      <w:spacing w:after="60"/>
      <w:jc w:val="center"/>
      <w:outlineLvl w:val="1"/>
    </w:pPr>
    <w:rPr>
      <w:rFonts w:ascii="Cambria" w:hAnsi="Cambria"/>
      <w:sz w:val="24"/>
      <w:szCs w:val="24"/>
      <w:lang w:val="en-US" w:eastAsia="en-US" w:bidi="en-US"/>
    </w:rPr>
  </w:style>
  <w:style w:type="character" w:customStyle="1" w:styleId="aff9">
    <w:name w:val="Подзаголовок Знак"/>
    <w:link w:val="aff8"/>
    <w:uiPriority w:val="11"/>
    <w:rsid w:val="00B90155"/>
    <w:rPr>
      <w:rFonts w:ascii="Cambria" w:hAnsi="Cambria"/>
      <w:sz w:val="24"/>
      <w:szCs w:val="24"/>
      <w:lang w:val="en-US" w:eastAsia="en-US" w:bidi="en-US"/>
    </w:rPr>
  </w:style>
  <w:style w:type="paragraph" w:styleId="2a">
    <w:name w:val="Quote"/>
    <w:basedOn w:val="a"/>
    <w:next w:val="a"/>
    <w:link w:val="2b"/>
    <w:uiPriority w:val="29"/>
    <w:rsid w:val="00B90155"/>
    <w:rPr>
      <w:rFonts w:ascii="Calibri" w:hAnsi="Calibri"/>
      <w:i/>
      <w:sz w:val="24"/>
      <w:szCs w:val="24"/>
      <w:lang w:val="en-US" w:eastAsia="en-US" w:bidi="en-US"/>
    </w:rPr>
  </w:style>
  <w:style w:type="character" w:customStyle="1" w:styleId="2b">
    <w:name w:val="Цитата 2 Знак"/>
    <w:link w:val="2a"/>
    <w:uiPriority w:val="29"/>
    <w:rsid w:val="00B90155"/>
    <w:rPr>
      <w:rFonts w:ascii="Calibri" w:hAnsi="Calibri"/>
      <w:i/>
      <w:sz w:val="24"/>
      <w:szCs w:val="24"/>
      <w:lang w:val="en-US" w:eastAsia="en-US" w:bidi="en-US"/>
    </w:rPr>
  </w:style>
  <w:style w:type="paragraph" w:styleId="affa">
    <w:name w:val="Intense Quote"/>
    <w:basedOn w:val="a"/>
    <w:next w:val="a"/>
    <w:link w:val="affb"/>
    <w:uiPriority w:val="30"/>
    <w:rsid w:val="00B90155"/>
    <w:pPr>
      <w:ind w:left="720" w:right="720"/>
    </w:pPr>
    <w:rPr>
      <w:rFonts w:ascii="Calibri" w:hAnsi="Calibri"/>
      <w:b/>
      <w:i/>
      <w:sz w:val="24"/>
      <w:szCs w:val="22"/>
      <w:lang w:val="en-US" w:eastAsia="en-US" w:bidi="en-US"/>
    </w:rPr>
  </w:style>
  <w:style w:type="character" w:customStyle="1" w:styleId="affb">
    <w:name w:val="Выделенная цитата Знак"/>
    <w:link w:val="affa"/>
    <w:uiPriority w:val="30"/>
    <w:rsid w:val="00B90155"/>
    <w:rPr>
      <w:rFonts w:ascii="Calibri" w:hAnsi="Calibri"/>
      <w:b/>
      <w:i/>
      <w:sz w:val="24"/>
      <w:szCs w:val="22"/>
      <w:lang w:val="en-US" w:eastAsia="en-US" w:bidi="en-US"/>
    </w:rPr>
  </w:style>
  <w:style w:type="character" w:styleId="affc">
    <w:name w:val="Subtle Emphasis"/>
    <w:uiPriority w:val="19"/>
    <w:rsid w:val="00B90155"/>
    <w:rPr>
      <w:i/>
      <w:color w:val="5A5A5A"/>
    </w:rPr>
  </w:style>
  <w:style w:type="character" w:styleId="affd">
    <w:name w:val="Intense Emphasis"/>
    <w:uiPriority w:val="21"/>
    <w:rsid w:val="00B90155"/>
    <w:rPr>
      <w:b/>
      <w:i/>
      <w:sz w:val="24"/>
      <w:szCs w:val="24"/>
      <w:u w:val="single"/>
    </w:rPr>
  </w:style>
  <w:style w:type="character" w:styleId="affe">
    <w:name w:val="Subtle Reference"/>
    <w:uiPriority w:val="31"/>
    <w:rsid w:val="00B90155"/>
    <w:rPr>
      <w:sz w:val="24"/>
      <w:szCs w:val="24"/>
      <w:u w:val="single"/>
    </w:rPr>
  </w:style>
  <w:style w:type="character" w:styleId="afff">
    <w:name w:val="Intense Reference"/>
    <w:uiPriority w:val="32"/>
    <w:rsid w:val="00B90155"/>
    <w:rPr>
      <w:b/>
      <w:sz w:val="24"/>
      <w:u w:val="single"/>
    </w:rPr>
  </w:style>
  <w:style w:type="character" w:styleId="afff0">
    <w:name w:val="Book Title"/>
    <w:uiPriority w:val="33"/>
    <w:rsid w:val="00B90155"/>
    <w:rPr>
      <w:rFonts w:ascii="Cambria" w:eastAsia="Times New Roman" w:hAnsi="Cambria"/>
      <w:b/>
      <w:i/>
      <w:sz w:val="24"/>
      <w:szCs w:val="24"/>
    </w:rPr>
  </w:style>
  <w:style w:type="paragraph" w:styleId="afff1">
    <w:name w:val="Revision"/>
    <w:hidden/>
    <w:uiPriority w:val="99"/>
    <w:semiHidden/>
    <w:rsid w:val="00B90155"/>
    <w:rPr>
      <w:rFonts w:ascii="Calibri" w:hAnsi="Calibri"/>
      <w:sz w:val="24"/>
      <w:szCs w:val="24"/>
      <w:lang w:val="en-US" w:eastAsia="en-US" w:bidi="en-US"/>
    </w:rPr>
  </w:style>
  <w:style w:type="paragraph" w:customStyle="1" w:styleId="FORMATTEXT">
    <w:name w:val=".FORMATTEXT"/>
    <w:uiPriority w:val="99"/>
    <w:rsid w:val="00B90155"/>
    <w:pPr>
      <w:widowControl w:val="0"/>
      <w:autoSpaceDE w:val="0"/>
      <w:autoSpaceDN w:val="0"/>
      <w:adjustRightInd w:val="0"/>
    </w:pPr>
    <w:rPr>
      <w:rFonts w:ascii="Times New Roman" w:hAnsi="Times New Roman"/>
      <w:sz w:val="24"/>
      <w:szCs w:val="24"/>
    </w:rPr>
  </w:style>
  <w:style w:type="character" w:customStyle="1" w:styleId="FontStyle157">
    <w:name w:val="Font Style157"/>
    <w:uiPriority w:val="99"/>
    <w:rsid w:val="00B90155"/>
    <w:rPr>
      <w:rFonts w:ascii="Times New Roman" w:hAnsi="Times New Roman" w:cs="Times New Roman"/>
      <w:sz w:val="22"/>
      <w:szCs w:val="22"/>
    </w:rPr>
  </w:style>
  <w:style w:type="paragraph" w:customStyle="1" w:styleId="Style4">
    <w:name w:val="Style4"/>
    <w:basedOn w:val="a"/>
    <w:uiPriority w:val="99"/>
    <w:rsid w:val="00B90155"/>
    <w:pPr>
      <w:widowControl w:val="0"/>
      <w:autoSpaceDE w:val="0"/>
      <w:autoSpaceDN w:val="0"/>
      <w:adjustRightInd w:val="0"/>
      <w:spacing w:line="264" w:lineRule="exact"/>
      <w:ind w:firstLine="684"/>
      <w:jc w:val="both"/>
    </w:pPr>
    <w:rPr>
      <w:rFonts w:ascii="Times New Roman" w:hAnsi="Times New Roman"/>
      <w:sz w:val="24"/>
      <w:szCs w:val="24"/>
    </w:rPr>
  </w:style>
  <w:style w:type="character" w:styleId="afff2">
    <w:name w:val="Placeholder Text"/>
    <w:uiPriority w:val="99"/>
    <w:semiHidden/>
    <w:rsid w:val="00B90155"/>
    <w:rPr>
      <w:color w:val="808080"/>
    </w:rPr>
  </w:style>
  <w:style w:type="paragraph" w:customStyle="1" w:styleId="Style90">
    <w:name w:val="Style90"/>
    <w:basedOn w:val="a"/>
    <w:uiPriority w:val="99"/>
    <w:rsid w:val="00B90155"/>
    <w:pPr>
      <w:widowControl w:val="0"/>
      <w:autoSpaceDE w:val="0"/>
      <w:autoSpaceDN w:val="0"/>
      <w:adjustRightInd w:val="0"/>
      <w:spacing w:line="264" w:lineRule="exact"/>
      <w:ind w:firstLine="660"/>
      <w:jc w:val="both"/>
    </w:pPr>
    <w:rPr>
      <w:rFonts w:ascii="Times New Roman" w:hAnsi="Times New Roman"/>
      <w:sz w:val="24"/>
      <w:szCs w:val="24"/>
    </w:rPr>
  </w:style>
  <w:style w:type="paragraph" w:customStyle="1" w:styleId="Style3">
    <w:name w:val="Style3"/>
    <w:basedOn w:val="a"/>
    <w:uiPriority w:val="99"/>
    <w:rsid w:val="00B90155"/>
    <w:pPr>
      <w:widowControl w:val="0"/>
      <w:autoSpaceDE w:val="0"/>
      <w:autoSpaceDN w:val="0"/>
      <w:adjustRightInd w:val="0"/>
    </w:pPr>
    <w:rPr>
      <w:rFonts w:ascii="Times New Roman" w:hAnsi="Times New Roman"/>
      <w:sz w:val="24"/>
      <w:szCs w:val="24"/>
    </w:rPr>
  </w:style>
  <w:style w:type="character" w:customStyle="1" w:styleId="FontStyle11">
    <w:name w:val="Font Style11"/>
    <w:uiPriority w:val="99"/>
    <w:rsid w:val="00B90155"/>
    <w:rPr>
      <w:rFonts w:ascii="Times New Roman" w:hAnsi="Times New Roman" w:cs="Times New Roman"/>
      <w:sz w:val="22"/>
      <w:szCs w:val="22"/>
    </w:rPr>
  </w:style>
  <w:style w:type="paragraph" w:customStyle="1" w:styleId="western">
    <w:name w:val="western"/>
    <w:basedOn w:val="a"/>
    <w:rsid w:val="00B90155"/>
    <w:pPr>
      <w:spacing w:before="100" w:beforeAutospacing="1" w:after="100" w:afterAutospacing="1"/>
    </w:pPr>
    <w:rPr>
      <w:rFonts w:ascii="Times New Roman" w:hAnsi="Times New Roman"/>
      <w:sz w:val="24"/>
      <w:szCs w:val="24"/>
    </w:rPr>
  </w:style>
  <w:style w:type="character" w:customStyle="1" w:styleId="2c">
    <w:name w:val="Основной текст + Полужирный2"/>
    <w:uiPriority w:val="99"/>
    <w:rsid w:val="00F26577"/>
    <w:rPr>
      <w:rFonts w:ascii="Times New Roman" w:hAnsi="Times New Roman" w:cs="Times New Roman"/>
      <w:b/>
      <w:bCs/>
      <w:spacing w:val="0"/>
      <w:sz w:val="20"/>
      <w:szCs w:val="20"/>
      <w:shd w:val="clear" w:color="auto" w:fill="FFFFFF"/>
    </w:rPr>
  </w:style>
  <w:style w:type="paragraph" w:customStyle="1" w:styleId="Style11">
    <w:name w:val="Style11"/>
    <w:basedOn w:val="a"/>
    <w:rsid w:val="00F26577"/>
    <w:pPr>
      <w:widowControl w:val="0"/>
      <w:autoSpaceDE w:val="0"/>
      <w:autoSpaceDN w:val="0"/>
      <w:adjustRightInd w:val="0"/>
      <w:spacing w:line="259" w:lineRule="exact"/>
      <w:ind w:firstLine="283"/>
      <w:jc w:val="both"/>
    </w:pPr>
    <w:rPr>
      <w:rFonts w:ascii="Times New Roman" w:hAnsi="Times New Roman"/>
      <w:sz w:val="24"/>
      <w:szCs w:val="24"/>
    </w:rPr>
  </w:style>
  <w:style w:type="character" w:customStyle="1" w:styleId="FontStyle32">
    <w:name w:val="Font Style32"/>
    <w:rsid w:val="00F26577"/>
    <w:rPr>
      <w:rFonts w:ascii="Times New Roman" w:hAnsi="Times New Roman" w:cs="Times New Roman" w:hint="default"/>
      <w:sz w:val="22"/>
      <w:szCs w:val="22"/>
    </w:rPr>
  </w:style>
  <w:style w:type="paragraph" w:customStyle="1" w:styleId="CM34">
    <w:name w:val="CM34"/>
    <w:basedOn w:val="Default"/>
    <w:next w:val="Default"/>
    <w:uiPriority w:val="99"/>
    <w:rsid w:val="009A0477"/>
    <w:pPr>
      <w:widowControl w:val="0"/>
      <w:spacing w:after="268"/>
    </w:pPr>
    <w:rPr>
      <w:rFonts w:eastAsia="Times New Roman"/>
      <w:color w:val="auto"/>
    </w:rPr>
  </w:style>
  <w:style w:type="paragraph" w:customStyle="1" w:styleId="afff3">
    <w:name w:val="таблица"/>
    <w:basedOn w:val="a"/>
    <w:rsid w:val="005E3F93"/>
    <w:pPr>
      <w:widowControl w:val="0"/>
      <w:shd w:val="clear" w:color="auto" w:fill="FFFFFF"/>
      <w:autoSpaceDE w:val="0"/>
      <w:autoSpaceDN w:val="0"/>
      <w:adjustRightInd w:val="0"/>
      <w:spacing w:before="120" w:after="120"/>
      <w:ind w:firstLine="284"/>
      <w:jc w:val="both"/>
    </w:pPr>
    <w:rPr>
      <w:rFonts w:ascii="Times New Roman" w:hAnsi="Times New Roman"/>
      <w:sz w:val="24"/>
      <w:szCs w:val="24"/>
    </w:rPr>
  </w:style>
  <w:style w:type="character" w:customStyle="1" w:styleId="spelle">
    <w:name w:val="spelle"/>
    <w:basedOn w:val="a0"/>
    <w:rsid w:val="009F1E22"/>
  </w:style>
  <w:style w:type="character" w:customStyle="1" w:styleId="grame">
    <w:name w:val="grame"/>
    <w:basedOn w:val="a0"/>
    <w:rsid w:val="009F1E22"/>
  </w:style>
  <w:style w:type="paragraph" w:styleId="afff4">
    <w:name w:val="Bibliography"/>
    <w:basedOn w:val="a"/>
    <w:next w:val="a"/>
    <w:uiPriority w:val="37"/>
    <w:unhideWhenUsed/>
    <w:rsid w:val="006F368D"/>
  </w:style>
  <w:style w:type="character" w:customStyle="1" w:styleId="22">
    <w:name w:val="Основной текст Знак2"/>
    <w:aliases w:val=" Знак9 Знак1"/>
    <w:basedOn w:val="a0"/>
    <w:link w:val="a9"/>
    <w:uiPriority w:val="1"/>
    <w:rsid w:val="00A74FDE"/>
  </w:style>
  <w:style w:type="character" w:customStyle="1" w:styleId="13">
    <w:name w:val="Основной текст с отступом Знак1"/>
    <w:basedOn w:val="a0"/>
    <w:link w:val="ac"/>
    <w:uiPriority w:val="99"/>
    <w:rsid w:val="00A74FDE"/>
  </w:style>
  <w:style w:type="character" w:customStyle="1" w:styleId="12">
    <w:name w:val="Текст примечания Знак1"/>
    <w:basedOn w:val="a0"/>
    <w:link w:val="ab"/>
    <w:semiHidden/>
    <w:rsid w:val="00A74FDE"/>
  </w:style>
  <w:style w:type="character" w:customStyle="1" w:styleId="aff2">
    <w:name w:val="Абзац списка Знак"/>
    <w:link w:val="aff1"/>
    <w:uiPriority w:val="34"/>
    <w:rsid w:val="0091527C"/>
    <w:rPr>
      <w:rFonts w:ascii="Arial" w:hAnsi="Arial" w:cs="Arial"/>
    </w:rPr>
  </w:style>
  <w:style w:type="paragraph" w:customStyle="1" w:styleId="formattext0">
    <w:name w:val="formattext"/>
    <w:basedOn w:val="a"/>
    <w:rsid w:val="00684581"/>
    <w:pPr>
      <w:spacing w:before="100" w:beforeAutospacing="1" w:after="100" w:afterAutospacing="1"/>
    </w:pPr>
    <w:rPr>
      <w:rFonts w:ascii="Times New Roman" w:hAnsi="Times New Roman"/>
      <w:sz w:val="24"/>
      <w:szCs w:val="24"/>
    </w:rPr>
  </w:style>
  <w:style w:type="character" w:customStyle="1" w:styleId="translation-chunk">
    <w:name w:val="translation-chunk"/>
    <w:rsid w:val="009A1AD0"/>
    <w:rPr>
      <w:rFonts w:cs="Times New Roman"/>
    </w:rPr>
  </w:style>
  <w:style w:type="paragraph" w:styleId="afff5">
    <w:name w:val="annotation subject"/>
    <w:basedOn w:val="ab"/>
    <w:next w:val="ab"/>
    <w:link w:val="afff6"/>
    <w:uiPriority w:val="99"/>
    <w:semiHidden/>
    <w:unhideWhenUsed/>
    <w:rsid w:val="006228CA"/>
    <w:rPr>
      <w:b/>
      <w:bCs/>
    </w:rPr>
  </w:style>
  <w:style w:type="character" w:customStyle="1" w:styleId="afff6">
    <w:name w:val="Тема примечания Знак"/>
    <w:basedOn w:val="12"/>
    <w:link w:val="afff5"/>
    <w:uiPriority w:val="99"/>
    <w:semiHidden/>
    <w:rsid w:val="006228CA"/>
    <w:rPr>
      <w:b/>
      <w:bCs/>
    </w:rPr>
  </w:style>
  <w:style w:type="numbering" w:customStyle="1" w:styleId="5">
    <w:name w:val="Стиль5"/>
    <w:uiPriority w:val="99"/>
    <w:rsid w:val="005A2D25"/>
    <w:pPr>
      <w:numPr>
        <w:numId w:val="11"/>
      </w:numPr>
    </w:pPr>
  </w:style>
  <w:style w:type="numbering" w:customStyle="1" w:styleId="6">
    <w:name w:val="Стиль6"/>
    <w:uiPriority w:val="99"/>
    <w:rsid w:val="00414CC6"/>
    <w:pPr>
      <w:numPr>
        <w:numId w:val="12"/>
      </w:numPr>
    </w:pPr>
  </w:style>
  <w:style w:type="character" w:customStyle="1" w:styleId="2115pt">
    <w:name w:val="Основной текст (2) + 11;5 pt;Не полужирный"/>
    <w:basedOn w:val="a0"/>
    <w:rsid w:val="00CC2EFA"/>
    <w:rPr>
      <w:rFonts w:ascii="Times New Roman" w:eastAsia="Times New Roman" w:hAnsi="Times New Roman" w:cs="Times New Roman"/>
      <w:b/>
      <w:bCs/>
      <w:i w:val="0"/>
      <w:iCs w:val="0"/>
      <w:smallCaps w:val="0"/>
      <w:strike w:val="0"/>
      <w:color w:val="000000"/>
      <w:spacing w:val="0"/>
      <w:w w:val="100"/>
      <w:position w:val="0"/>
      <w:sz w:val="23"/>
      <w:szCs w:val="23"/>
      <w:u w:val="none"/>
      <w:lang w:val="ru-RU" w:eastAsia="ru-RU" w:bidi="ru-RU"/>
    </w:rPr>
  </w:style>
  <w:style w:type="character" w:customStyle="1" w:styleId="2d">
    <w:name w:val="Основной текст (2)_"/>
    <w:basedOn w:val="a0"/>
    <w:link w:val="2e"/>
    <w:rsid w:val="00CC2EFA"/>
    <w:rPr>
      <w:rFonts w:ascii="Times New Roman" w:hAnsi="Times New Roman"/>
      <w:b/>
      <w:bCs/>
      <w:sz w:val="18"/>
      <w:szCs w:val="18"/>
      <w:shd w:val="clear" w:color="auto" w:fill="FFFFFF"/>
    </w:rPr>
  </w:style>
  <w:style w:type="paragraph" w:customStyle="1" w:styleId="2e">
    <w:name w:val="Основной текст (2)"/>
    <w:basedOn w:val="a"/>
    <w:link w:val="2d"/>
    <w:rsid w:val="00CC2EFA"/>
    <w:pPr>
      <w:widowControl w:val="0"/>
      <w:shd w:val="clear" w:color="auto" w:fill="FFFFFF"/>
      <w:spacing w:before="60" w:line="230" w:lineRule="exact"/>
      <w:jc w:val="both"/>
    </w:pPr>
    <w:rPr>
      <w:rFonts w:ascii="Times New Roman" w:hAnsi="Times New Roman"/>
      <w:b/>
      <w:bCs/>
      <w:sz w:val="18"/>
      <w:szCs w:val="18"/>
    </w:rPr>
  </w:style>
  <w:style w:type="paragraph" w:customStyle="1" w:styleId="1f">
    <w:name w:val="Абзац списка1"/>
    <w:basedOn w:val="a"/>
    <w:link w:val="ListParagraphChar"/>
    <w:rsid w:val="00EF5894"/>
    <w:pPr>
      <w:widowControl w:val="0"/>
      <w:autoSpaceDE w:val="0"/>
      <w:autoSpaceDN w:val="0"/>
      <w:adjustRightInd w:val="0"/>
      <w:ind w:left="720"/>
      <w:contextualSpacing/>
    </w:pPr>
    <w:rPr>
      <w:rFonts w:ascii="Arial" w:hAnsi="Arial"/>
      <w:lang w:val="en-US" w:eastAsia="ja-JP"/>
    </w:rPr>
  </w:style>
  <w:style w:type="character" w:customStyle="1" w:styleId="ListParagraphChar">
    <w:name w:val="List Paragraph Char"/>
    <w:link w:val="1f"/>
    <w:locked/>
    <w:rsid w:val="00EF5894"/>
    <w:rPr>
      <w:rFonts w:ascii="Arial" w:hAnsi="Arial"/>
      <w:lang w:val="en-US" w:eastAsia="ja-JP"/>
    </w:rPr>
  </w:style>
  <w:style w:type="paragraph" w:customStyle="1" w:styleId="2f">
    <w:name w:val="Абзац списка2"/>
    <w:basedOn w:val="a"/>
    <w:rsid w:val="002C6B87"/>
    <w:pPr>
      <w:widowControl w:val="0"/>
      <w:autoSpaceDE w:val="0"/>
      <w:autoSpaceDN w:val="0"/>
      <w:adjustRightInd w:val="0"/>
      <w:ind w:left="720"/>
      <w:contextualSpacing/>
    </w:pPr>
    <w:rPr>
      <w:rFonts w:ascii="Arial" w:hAnsi="Arial"/>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130">
      <w:bodyDiv w:val="1"/>
      <w:marLeft w:val="0"/>
      <w:marRight w:val="0"/>
      <w:marTop w:val="0"/>
      <w:marBottom w:val="0"/>
      <w:divBdr>
        <w:top w:val="none" w:sz="0" w:space="0" w:color="auto"/>
        <w:left w:val="none" w:sz="0" w:space="0" w:color="auto"/>
        <w:bottom w:val="none" w:sz="0" w:space="0" w:color="auto"/>
        <w:right w:val="none" w:sz="0" w:space="0" w:color="auto"/>
      </w:divBdr>
    </w:div>
    <w:div w:id="4984397">
      <w:bodyDiv w:val="1"/>
      <w:marLeft w:val="0"/>
      <w:marRight w:val="0"/>
      <w:marTop w:val="0"/>
      <w:marBottom w:val="0"/>
      <w:divBdr>
        <w:top w:val="none" w:sz="0" w:space="0" w:color="auto"/>
        <w:left w:val="none" w:sz="0" w:space="0" w:color="auto"/>
        <w:bottom w:val="none" w:sz="0" w:space="0" w:color="auto"/>
        <w:right w:val="none" w:sz="0" w:space="0" w:color="auto"/>
      </w:divBdr>
    </w:div>
    <w:div w:id="12152063">
      <w:bodyDiv w:val="1"/>
      <w:marLeft w:val="0"/>
      <w:marRight w:val="0"/>
      <w:marTop w:val="0"/>
      <w:marBottom w:val="0"/>
      <w:divBdr>
        <w:top w:val="none" w:sz="0" w:space="0" w:color="auto"/>
        <w:left w:val="none" w:sz="0" w:space="0" w:color="auto"/>
        <w:bottom w:val="none" w:sz="0" w:space="0" w:color="auto"/>
        <w:right w:val="none" w:sz="0" w:space="0" w:color="auto"/>
      </w:divBdr>
    </w:div>
    <w:div w:id="17123169">
      <w:bodyDiv w:val="1"/>
      <w:marLeft w:val="0"/>
      <w:marRight w:val="0"/>
      <w:marTop w:val="0"/>
      <w:marBottom w:val="0"/>
      <w:divBdr>
        <w:top w:val="none" w:sz="0" w:space="0" w:color="auto"/>
        <w:left w:val="none" w:sz="0" w:space="0" w:color="auto"/>
        <w:bottom w:val="none" w:sz="0" w:space="0" w:color="auto"/>
        <w:right w:val="none" w:sz="0" w:space="0" w:color="auto"/>
      </w:divBdr>
    </w:div>
    <w:div w:id="21631345">
      <w:bodyDiv w:val="1"/>
      <w:marLeft w:val="0"/>
      <w:marRight w:val="0"/>
      <w:marTop w:val="0"/>
      <w:marBottom w:val="0"/>
      <w:divBdr>
        <w:top w:val="none" w:sz="0" w:space="0" w:color="auto"/>
        <w:left w:val="none" w:sz="0" w:space="0" w:color="auto"/>
        <w:bottom w:val="none" w:sz="0" w:space="0" w:color="auto"/>
        <w:right w:val="none" w:sz="0" w:space="0" w:color="auto"/>
      </w:divBdr>
    </w:div>
    <w:div w:id="22286343">
      <w:bodyDiv w:val="1"/>
      <w:marLeft w:val="0"/>
      <w:marRight w:val="0"/>
      <w:marTop w:val="0"/>
      <w:marBottom w:val="0"/>
      <w:divBdr>
        <w:top w:val="none" w:sz="0" w:space="0" w:color="auto"/>
        <w:left w:val="none" w:sz="0" w:space="0" w:color="auto"/>
        <w:bottom w:val="none" w:sz="0" w:space="0" w:color="auto"/>
        <w:right w:val="none" w:sz="0" w:space="0" w:color="auto"/>
      </w:divBdr>
    </w:div>
    <w:div w:id="23556231">
      <w:bodyDiv w:val="1"/>
      <w:marLeft w:val="0"/>
      <w:marRight w:val="0"/>
      <w:marTop w:val="0"/>
      <w:marBottom w:val="0"/>
      <w:divBdr>
        <w:top w:val="none" w:sz="0" w:space="0" w:color="auto"/>
        <w:left w:val="none" w:sz="0" w:space="0" w:color="auto"/>
        <w:bottom w:val="none" w:sz="0" w:space="0" w:color="auto"/>
        <w:right w:val="none" w:sz="0" w:space="0" w:color="auto"/>
      </w:divBdr>
    </w:div>
    <w:div w:id="23603296">
      <w:bodyDiv w:val="1"/>
      <w:marLeft w:val="0"/>
      <w:marRight w:val="0"/>
      <w:marTop w:val="0"/>
      <w:marBottom w:val="0"/>
      <w:divBdr>
        <w:top w:val="none" w:sz="0" w:space="0" w:color="auto"/>
        <w:left w:val="none" w:sz="0" w:space="0" w:color="auto"/>
        <w:bottom w:val="none" w:sz="0" w:space="0" w:color="auto"/>
        <w:right w:val="none" w:sz="0" w:space="0" w:color="auto"/>
      </w:divBdr>
    </w:div>
    <w:div w:id="55474976">
      <w:bodyDiv w:val="1"/>
      <w:marLeft w:val="0"/>
      <w:marRight w:val="0"/>
      <w:marTop w:val="0"/>
      <w:marBottom w:val="0"/>
      <w:divBdr>
        <w:top w:val="none" w:sz="0" w:space="0" w:color="auto"/>
        <w:left w:val="none" w:sz="0" w:space="0" w:color="auto"/>
        <w:bottom w:val="none" w:sz="0" w:space="0" w:color="auto"/>
        <w:right w:val="none" w:sz="0" w:space="0" w:color="auto"/>
      </w:divBdr>
    </w:div>
    <w:div w:id="58092542">
      <w:bodyDiv w:val="1"/>
      <w:marLeft w:val="0"/>
      <w:marRight w:val="0"/>
      <w:marTop w:val="0"/>
      <w:marBottom w:val="0"/>
      <w:divBdr>
        <w:top w:val="none" w:sz="0" w:space="0" w:color="auto"/>
        <w:left w:val="none" w:sz="0" w:space="0" w:color="auto"/>
        <w:bottom w:val="none" w:sz="0" w:space="0" w:color="auto"/>
        <w:right w:val="none" w:sz="0" w:space="0" w:color="auto"/>
      </w:divBdr>
    </w:div>
    <w:div w:id="59837628">
      <w:bodyDiv w:val="1"/>
      <w:marLeft w:val="0"/>
      <w:marRight w:val="0"/>
      <w:marTop w:val="0"/>
      <w:marBottom w:val="0"/>
      <w:divBdr>
        <w:top w:val="none" w:sz="0" w:space="0" w:color="auto"/>
        <w:left w:val="none" w:sz="0" w:space="0" w:color="auto"/>
        <w:bottom w:val="none" w:sz="0" w:space="0" w:color="auto"/>
        <w:right w:val="none" w:sz="0" w:space="0" w:color="auto"/>
      </w:divBdr>
    </w:div>
    <w:div w:id="62264339">
      <w:bodyDiv w:val="1"/>
      <w:marLeft w:val="0"/>
      <w:marRight w:val="0"/>
      <w:marTop w:val="0"/>
      <w:marBottom w:val="0"/>
      <w:divBdr>
        <w:top w:val="none" w:sz="0" w:space="0" w:color="auto"/>
        <w:left w:val="none" w:sz="0" w:space="0" w:color="auto"/>
        <w:bottom w:val="none" w:sz="0" w:space="0" w:color="auto"/>
        <w:right w:val="none" w:sz="0" w:space="0" w:color="auto"/>
      </w:divBdr>
    </w:div>
    <w:div w:id="71785023">
      <w:bodyDiv w:val="1"/>
      <w:marLeft w:val="0"/>
      <w:marRight w:val="0"/>
      <w:marTop w:val="0"/>
      <w:marBottom w:val="0"/>
      <w:divBdr>
        <w:top w:val="none" w:sz="0" w:space="0" w:color="auto"/>
        <w:left w:val="none" w:sz="0" w:space="0" w:color="auto"/>
        <w:bottom w:val="none" w:sz="0" w:space="0" w:color="auto"/>
        <w:right w:val="none" w:sz="0" w:space="0" w:color="auto"/>
      </w:divBdr>
    </w:div>
    <w:div w:id="74209096">
      <w:bodyDiv w:val="1"/>
      <w:marLeft w:val="0"/>
      <w:marRight w:val="0"/>
      <w:marTop w:val="0"/>
      <w:marBottom w:val="0"/>
      <w:divBdr>
        <w:top w:val="none" w:sz="0" w:space="0" w:color="auto"/>
        <w:left w:val="none" w:sz="0" w:space="0" w:color="auto"/>
        <w:bottom w:val="none" w:sz="0" w:space="0" w:color="auto"/>
        <w:right w:val="none" w:sz="0" w:space="0" w:color="auto"/>
      </w:divBdr>
    </w:div>
    <w:div w:id="82994274">
      <w:bodyDiv w:val="1"/>
      <w:marLeft w:val="0"/>
      <w:marRight w:val="0"/>
      <w:marTop w:val="0"/>
      <w:marBottom w:val="0"/>
      <w:divBdr>
        <w:top w:val="none" w:sz="0" w:space="0" w:color="auto"/>
        <w:left w:val="none" w:sz="0" w:space="0" w:color="auto"/>
        <w:bottom w:val="none" w:sz="0" w:space="0" w:color="auto"/>
        <w:right w:val="none" w:sz="0" w:space="0" w:color="auto"/>
      </w:divBdr>
    </w:div>
    <w:div w:id="101413314">
      <w:bodyDiv w:val="1"/>
      <w:marLeft w:val="0"/>
      <w:marRight w:val="0"/>
      <w:marTop w:val="0"/>
      <w:marBottom w:val="0"/>
      <w:divBdr>
        <w:top w:val="none" w:sz="0" w:space="0" w:color="auto"/>
        <w:left w:val="none" w:sz="0" w:space="0" w:color="auto"/>
        <w:bottom w:val="none" w:sz="0" w:space="0" w:color="auto"/>
        <w:right w:val="none" w:sz="0" w:space="0" w:color="auto"/>
      </w:divBdr>
    </w:div>
    <w:div w:id="104037202">
      <w:bodyDiv w:val="1"/>
      <w:marLeft w:val="0"/>
      <w:marRight w:val="0"/>
      <w:marTop w:val="0"/>
      <w:marBottom w:val="0"/>
      <w:divBdr>
        <w:top w:val="none" w:sz="0" w:space="0" w:color="auto"/>
        <w:left w:val="none" w:sz="0" w:space="0" w:color="auto"/>
        <w:bottom w:val="none" w:sz="0" w:space="0" w:color="auto"/>
        <w:right w:val="none" w:sz="0" w:space="0" w:color="auto"/>
      </w:divBdr>
    </w:div>
    <w:div w:id="113132727">
      <w:bodyDiv w:val="1"/>
      <w:marLeft w:val="0"/>
      <w:marRight w:val="0"/>
      <w:marTop w:val="0"/>
      <w:marBottom w:val="0"/>
      <w:divBdr>
        <w:top w:val="none" w:sz="0" w:space="0" w:color="auto"/>
        <w:left w:val="none" w:sz="0" w:space="0" w:color="auto"/>
        <w:bottom w:val="none" w:sz="0" w:space="0" w:color="auto"/>
        <w:right w:val="none" w:sz="0" w:space="0" w:color="auto"/>
      </w:divBdr>
    </w:div>
    <w:div w:id="113402842">
      <w:bodyDiv w:val="1"/>
      <w:marLeft w:val="0"/>
      <w:marRight w:val="0"/>
      <w:marTop w:val="0"/>
      <w:marBottom w:val="0"/>
      <w:divBdr>
        <w:top w:val="none" w:sz="0" w:space="0" w:color="auto"/>
        <w:left w:val="none" w:sz="0" w:space="0" w:color="auto"/>
        <w:bottom w:val="none" w:sz="0" w:space="0" w:color="auto"/>
        <w:right w:val="none" w:sz="0" w:space="0" w:color="auto"/>
      </w:divBdr>
    </w:div>
    <w:div w:id="113451220">
      <w:bodyDiv w:val="1"/>
      <w:marLeft w:val="0"/>
      <w:marRight w:val="0"/>
      <w:marTop w:val="0"/>
      <w:marBottom w:val="0"/>
      <w:divBdr>
        <w:top w:val="none" w:sz="0" w:space="0" w:color="auto"/>
        <w:left w:val="none" w:sz="0" w:space="0" w:color="auto"/>
        <w:bottom w:val="none" w:sz="0" w:space="0" w:color="auto"/>
        <w:right w:val="none" w:sz="0" w:space="0" w:color="auto"/>
      </w:divBdr>
    </w:div>
    <w:div w:id="116488799">
      <w:bodyDiv w:val="1"/>
      <w:marLeft w:val="0"/>
      <w:marRight w:val="0"/>
      <w:marTop w:val="0"/>
      <w:marBottom w:val="0"/>
      <w:divBdr>
        <w:top w:val="none" w:sz="0" w:space="0" w:color="auto"/>
        <w:left w:val="none" w:sz="0" w:space="0" w:color="auto"/>
        <w:bottom w:val="none" w:sz="0" w:space="0" w:color="auto"/>
        <w:right w:val="none" w:sz="0" w:space="0" w:color="auto"/>
      </w:divBdr>
    </w:div>
    <w:div w:id="126359147">
      <w:bodyDiv w:val="1"/>
      <w:marLeft w:val="0"/>
      <w:marRight w:val="0"/>
      <w:marTop w:val="0"/>
      <w:marBottom w:val="0"/>
      <w:divBdr>
        <w:top w:val="none" w:sz="0" w:space="0" w:color="auto"/>
        <w:left w:val="none" w:sz="0" w:space="0" w:color="auto"/>
        <w:bottom w:val="none" w:sz="0" w:space="0" w:color="auto"/>
        <w:right w:val="none" w:sz="0" w:space="0" w:color="auto"/>
      </w:divBdr>
    </w:div>
    <w:div w:id="129174580">
      <w:bodyDiv w:val="1"/>
      <w:marLeft w:val="0"/>
      <w:marRight w:val="0"/>
      <w:marTop w:val="0"/>
      <w:marBottom w:val="0"/>
      <w:divBdr>
        <w:top w:val="none" w:sz="0" w:space="0" w:color="auto"/>
        <w:left w:val="none" w:sz="0" w:space="0" w:color="auto"/>
        <w:bottom w:val="none" w:sz="0" w:space="0" w:color="auto"/>
        <w:right w:val="none" w:sz="0" w:space="0" w:color="auto"/>
      </w:divBdr>
    </w:div>
    <w:div w:id="130296959">
      <w:bodyDiv w:val="1"/>
      <w:marLeft w:val="0"/>
      <w:marRight w:val="0"/>
      <w:marTop w:val="0"/>
      <w:marBottom w:val="0"/>
      <w:divBdr>
        <w:top w:val="none" w:sz="0" w:space="0" w:color="auto"/>
        <w:left w:val="none" w:sz="0" w:space="0" w:color="auto"/>
        <w:bottom w:val="none" w:sz="0" w:space="0" w:color="auto"/>
        <w:right w:val="none" w:sz="0" w:space="0" w:color="auto"/>
      </w:divBdr>
    </w:div>
    <w:div w:id="131756850">
      <w:bodyDiv w:val="1"/>
      <w:marLeft w:val="0"/>
      <w:marRight w:val="0"/>
      <w:marTop w:val="0"/>
      <w:marBottom w:val="0"/>
      <w:divBdr>
        <w:top w:val="none" w:sz="0" w:space="0" w:color="auto"/>
        <w:left w:val="none" w:sz="0" w:space="0" w:color="auto"/>
        <w:bottom w:val="none" w:sz="0" w:space="0" w:color="auto"/>
        <w:right w:val="none" w:sz="0" w:space="0" w:color="auto"/>
      </w:divBdr>
    </w:div>
    <w:div w:id="149828769">
      <w:bodyDiv w:val="1"/>
      <w:marLeft w:val="0"/>
      <w:marRight w:val="0"/>
      <w:marTop w:val="0"/>
      <w:marBottom w:val="0"/>
      <w:divBdr>
        <w:top w:val="none" w:sz="0" w:space="0" w:color="auto"/>
        <w:left w:val="none" w:sz="0" w:space="0" w:color="auto"/>
        <w:bottom w:val="none" w:sz="0" w:space="0" w:color="auto"/>
        <w:right w:val="none" w:sz="0" w:space="0" w:color="auto"/>
      </w:divBdr>
    </w:div>
    <w:div w:id="152527745">
      <w:bodyDiv w:val="1"/>
      <w:marLeft w:val="0"/>
      <w:marRight w:val="0"/>
      <w:marTop w:val="0"/>
      <w:marBottom w:val="0"/>
      <w:divBdr>
        <w:top w:val="none" w:sz="0" w:space="0" w:color="auto"/>
        <w:left w:val="none" w:sz="0" w:space="0" w:color="auto"/>
        <w:bottom w:val="none" w:sz="0" w:space="0" w:color="auto"/>
        <w:right w:val="none" w:sz="0" w:space="0" w:color="auto"/>
      </w:divBdr>
    </w:div>
    <w:div w:id="152720924">
      <w:bodyDiv w:val="1"/>
      <w:marLeft w:val="0"/>
      <w:marRight w:val="0"/>
      <w:marTop w:val="0"/>
      <w:marBottom w:val="0"/>
      <w:divBdr>
        <w:top w:val="none" w:sz="0" w:space="0" w:color="auto"/>
        <w:left w:val="none" w:sz="0" w:space="0" w:color="auto"/>
        <w:bottom w:val="none" w:sz="0" w:space="0" w:color="auto"/>
        <w:right w:val="none" w:sz="0" w:space="0" w:color="auto"/>
      </w:divBdr>
    </w:div>
    <w:div w:id="156923049">
      <w:bodyDiv w:val="1"/>
      <w:marLeft w:val="0"/>
      <w:marRight w:val="0"/>
      <w:marTop w:val="0"/>
      <w:marBottom w:val="0"/>
      <w:divBdr>
        <w:top w:val="none" w:sz="0" w:space="0" w:color="auto"/>
        <w:left w:val="none" w:sz="0" w:space="0" w:color="auto"/>
        <w:bottom w:val="none" w:sz="0" w:space="0" w:color="auto"/>
        <w:right w:val="none" w:sz="0" w:space="0" w:color="auto"/>
      </w:divBdr>
    </w:div>
    <w:div w:id="157699958">
      <w:bodyDiv w:val="1"/>
      <w:marLeft w:val="0"/>
      <w:marRight w:val="0"/>
      <w:marTop w:val="0"/>
      <w:marBottom w:val="0"/>
      <w:divBdr>
        <w:top w:val="none" w:sz="0" w:space="0" w:color="auto"/>
        <w:left w:val="none" w:sz="0" w:space="0" w:color="auto"/>
        <w:bottom w:val="none" w:sz="0" w:space="0" w:color="auto"/>
        <w:right w:val="none" w:sz="0" w:space="0" w:color="auto"/>
      </w:divBdr>
    </w:div>
    <w:div w:id="158276797">
      <w:bodyDiv w:val="1"/>
      <w:marLeft w:val="0"/>
      <w:marRight w:val="0"/>
      <w:marTop w:val="0"/>
      <w:marBottom w:val="0"/>
      <w:divBdr>
        <w:top w:val="none" w:sz="0" w:space="0" w:color="auto"/>
        <w:left w:val="none" w:sz="0" w:space="0" w:color="auto"/>
        <w:bottom w:val="none" w:sz="0" w:space="0" w:color="auto"/>
        <w:right w:val="none" w:sz="0" w:space="0" w:color="auto"/>
      </w:divBdr>
    </w:div>
    <w:div w:id="166360933">
      <w:bodyDiv w:val="1"/>
      <w:marLeft w:val="0"/>
      <w:marRight w:val="0"/>
      <w:marTop w:val="0"/>
      <w:marBottom w:val="0"/>
      <w:divBdr>
        <w:top w:val="none" w:sz="0" w:space="0" w:color="auto"/>
        <w:left w:val="none" w:sz="0" w:space="0" w:color="auto"/>
        <w:bottom w:val="none" w:sz="0" w:space="0" w:color="auto"/>
        <w:right w:val="none" w:sz="0" w:space="0" w:color="auto"/>
      </w:divBdr>
    </w:div>
    <w:div w:id="169177991">
      <w:bodyDiv w:val="1"/>
      <w:marLeft w:val="0"/>
      <w:marRight w:val="0"/>
      <w:marTop w:val="0"/>
      <w:marBottom w:val="0"/>
      <w:divBdr>
        <w:top w:val="none" w:sz="0" w:space="0" w:color="auto"/>
        <w:left w:val="none" w:sz="0" w:space="0" w:color="auto"/>
        <w:bottom w:val="none" w:sz="0" w:space="0" w:color="auto"/>
        <w:right w:val="none" w:sz="0" w:space="0" w:color="auto"/>
      </w:divBdr>
    </w:div>
    <w:div w:id="185100274">
      <w:bodyDiv w:val="1"/>
      <w:marLeft w:val="0"/>
      <w:marRight w:val="0"/>
      <w:marTop w:val="0"/>
      <w:marBottom w:val="0"/>
      <w:divBdr>
        <w:top w:val="none" w:sz="0" w:space="0" w:color="auto"/>
        <w:left w:val="none" w:sz="0" w:space="0" w:color="auto"/>
        <w:bottom w:val="none" w:sz="0" w:space="0" w:color="auto"/>
        <w:right w:val="none" w:sz="0" w:space="0" w:color="auto"/>
      </w:divBdr>
    </w:div>
    <w:div w:id="190804660">
      <w:bodyDiv w:val="1"/>
      <w:marLeft w:val="0"/>
      <w:marRight w:val="0"/>
      <w:marTop w:val="0"/>
      <w:marBottom w:val="0"/>
      <w:divBdr>
        <w:top w:val="none" w:sz="0" w:space="0" w:color="auto"/>
        <w:left w:val="none" w:sz="0" w:space="0" w:color="auto"/>
        <w:bottom w:val="none" w:sz="0" w:space="0" w:color="auto"/>
        <w:right w:val="none" w:sz="0" w:space="0" w:color="auto"/>
      </w:divBdr>
    </w:div>
    <w:div w:id="202669536">
      <w:bodyDiv w:val="1"/>
      <w:marLeft w:val="0"/>
      <w:marRight w:val="0"/>
      <w:marTop w:val="0"/>
      <w:marBottom w:val="0"/>
      <w:divBdr>
        <w:top w:val="none" w:sz="0" w:space="0" w:color="auto"/>
        <w:left w:val="none" w:sz="0" w:space="0" w:color="auto"/>
        <w:bottom w:val="none" w:sz="0" w:space="0" w:color="auto"/>
        <w:right w:val="none" w:sz="0" w:space="0" w:color="auto"/>
      </w:divBdr>
    </w:div>
    <w:div w:id="203055877">
      <w:bodyDiv w:val="1"/>
      <w:marLeft w:val="0"/>
      <w:marRight w:val="0"/>
      <w:marTop w:val="0"/>
      <w:marBottom w:val="0"/>
      <w:divBdr>
        <w:top w:val="none" w:sz="0" w:space="0" w:color="auto"/>
        <w:left w:val="none" w:sz="0" w:space="0" w:color="auto"/>
        <w:bottom w:val="none" w:sz="0" w:space="0" w:color="auto"/>
        <w:right w:val="none" w:sz="0" w:space="0" w:color="auto"/>
      </w:divBdr>
    </w:div>
    <w:div w:id="209418950">
      <w:bodyDiv w:val="1"/>
      <w:marLeft w:val="0"/>
      <w:marRight w:val="0"/>
      <w:marTop w:val="0"/>
      <w:marBottom w:val="0"/>
      <w:divBdr>
        <w:top w:val="none" w:sz="0" w:space="0" w:color="auto"/>
        <w:left w:val="none" w:sz="0" w:space="0" w:color="auto"/>
        <w:bottom w:val="none" w:sz="0" w:space="0" w:color="auto"/>
        <w:right w:val="none" w:sz="0" w:space="0" w:color="auto"/>
      </w:divBdr>
    </w:div>
    <w:div w:id="211188237">
      <w:bodyDiv w:val="1"/>
      <w:marLeft w:val="0"/>
      <w:marRight w:val="0"/>
      <w:marTop w:val="0"/>
      <w:marBottom w:val="0"/>
      <w:divBdr>
        <w:top w:val="none" w:sz="0" w:space="0" w:color="auto"/>
        <w:left w:val="none" w:sz="0" w:space="0" w:color="auto"/>
        <w:bottom w:val="none" w:sz="0" w:space="0" w:color="auto"/>
        <w:right w:val="none" w:sz="0" w:space="0" w:color="auto"/>
      </w:divBdr>
    </w:div>
    <w:div w:id="217515955">
      <w:bodyDiv w:val="1"/>
      <w:marLeft w:val="0"/>
      <w:marRight w:val="0"/>
      <w:marTop w:val="0"/>
      <w:marBottom w:val="0"/>
      <w:divBdr>
        <w:top w:val="none" w:sz="0" w:space="0" w:color="auto"/>
        <w:left w:val="none" w:sz="0" w:space="0" w:color="auto"/>
        <w:bottom w:val="none" w:sz="0" w:space="0" w:color="auto"/>
        <w:right w:val="none" w:sz="0" w:space="0" w:color="auto"/>
      </w:divBdr>
    </w:div>
    <w:div w:id="229002995">
      <w:bodyDiv w:val="1"/>
      <w:marLeft w:val="0"/>
      <w:marRight w:val="0"/>
      <w:marTop w:val="0"/>
      <w:marBottom w:val="0"/>
      <w:divBdr>
        <w:top w:val="none" w:sz="0" w:space="0" w:color="auto"/>
        <w:left w:val="none" w:sz="0" w:space="0" w:color="auto"/>
        <w:bottom w:val="none" w:sz="0" w:space="0" w:color="auto"/>
        <w:right w:val="none" w:sz="0" w:space="0" w:color="auto"/>
      </w:divBdr>
    </w:div>
    <w:div w:id="229655281">
      <w:bodyDiv w:val="1"/>
      <w:marLeft w:val="0"/>
      <w:marRight w:val="0"/>
      <w:marTop w:val="0"/>
      <w:marBottom w:val="0"/>
      <w:divBdr>
        <w:top w:val="none" w:sz="0" w:space="0" w:color="auto"/>
        <w:left w:val="none" w:sz="0" w:space="0" w:color="auto"/>
        <w:bottom w:val="none" w:sz="0" w:space="0" w:color="auto"/>
        <w:right w:val="none" w:sz="0" w:space="0" w:color="auto"/>
      </w:divBdr>
    </w:div>
    <w:div w:id="236016619">
      <w:bodyDiv w:val="1"/>
      <w:marLeft w:val="0"/>
      <w:marRight w:val="0"/>
      <w:marTop w:val="0"/>
      <w:marBottom w:val="0"/>
      <w:divBdr>
        <w:top w:val="none" w:sz="0" w:space="0" w:color="auto"/>
        <w:left w:val="none" w:sz="0" w:space="0" w:color="auto"/>
        <w:bottom w:val="none" w:sz="0" w:space="0" w:color="auto"/>
        <w:right w:val="none" w:sz="0" w:space="0" w:color="auto"/>
      </w:divBdr>
    </w:div>
    <w:div w:id="243497393">
      <w:bodyDiv w:val="1"/>
      <w:marLeft w:val="0"/>
      <w:marRight w:val="0"/>
      <w:marTop w:val="0"/>
      <w:marBottom w:val="0"/>
      <w:divBdr>
        <w:top w:val="none" w:sz="0" w:space="0" w:color="auto"/>
        <w:left w:val="none" w:sz="0" w:space="0" w:color="auto"/>
        <w:bottom w:val="none" w:sz="0" w:space="0" w:color="auto"/>
        <w:right w:val="none" w:sz="0" w:space="0" w:color="auto"/>
      </w:divBdr>
    </w:div>
    <w:div w:id="252207116">
      <w:bodyDiv w:val="1"/>
      <w:marLeft w:val="0"/>
      <w:marRight w:val="0"/>
      <w:marTop w:val="0"/>
      <w:marBottom w:val="0"/>
      <w:divBdr>
        <w:top w:val="none" w:sz="0" w:space="0" w:color="auto"/>
        <w:left w:val="none" w:sz="0" w:space="0" w:color="auto"/>
        <w:bottom w:val="none" w:sz="0" w:space="0" w:color="auto"/>
        <w:right w:val="none" w:sz="0" w:space="0" w:color="auto"/>
      </w:divBdr>
    </w:div>
    <w:div w:id="283121371">
      <w:bodyDiv w:val="1"/>
      <w:marLeft w:val="0"/>
      <w:marRight w:val="0"/>
      <w:marTop w:val="0"/>
      <w:marBottom w:val="0"/>
      <w:divBdr>
        <w:top w:val="none" w:sz="0" w:space="0" w:color="auto"/>
        <w:left w:val="none" w:sz="0" w:space="0" w:color="auto"/>
        <w:bottom w:val="none" w:sz="0" w:space="0" w:color="auto"/>
        <w:right w:val="none" w:sz="0" w:space="0" w:color="auto"/>
      </w:divBdr>
    </w:div>
    <w:div w:id="286357167">
      <w:bodyDiv w:val="1"/>
      <w:marLeft w:val="0"/>
      <w:marRight w:val="0"/>
      <w:marTop w:val="0"/>
      <w:marBottom w:val="0"/>
      <w:divBdr>
        <w:top w:val="none" w:sz="0" w:space="0" w:color="auto"/>
        <w:left w:val="none" w:sz="0" w:space="0" w:color="auto"/>
        <w:bottom w:val="none" w:sz="0" w:space="0" w:color="auto"/>
        <w:right w:val="none" w:sz="0" w:space="0" w:color="auto"/>
      </w:divBdr>
    </w:div>
    <w:div w:id="289485046">
      <w:bodyDiv w:val="1"/>
      <w:marLeft w:val="0"/>
      <w:marRight w:val="0"/>
      <w:marTop w:val="0"/>
      <w:marBottom w:val="0"/>
      <w:divBdr>
        <w:top w:val="none" w:sz="0" w:space="0" w:color="auto"/>
        <w:left w:val="none" w:sz="0" w:space="0" w:color="auto"/>
        <w:bottom w:val="none" w:sz="0" w:space="0" w:color="auto"/>
        <w:right w:val="none" w:sz="0" w:space="0" w:color="auto"/>
      </w:divBdr>
    </w:div>
    <w:div w:id="293371651">
      <w:bodyDiv w:val="1"/>
      <w:marLeft w:val="0"/>
      <w:marRight w:val="0"/>
      <w:marTop w:val="0"/>
      <w:marBottom w:val="0"/>
      <w:divBdr>
        <w:top w:val="none" w:sz="0" w:space="0" w:color="auto"/>
        <w:left w:val="none" w:sz="0" w:space="0" w:color="auto"/>
        <w:bottom w:val="none" w:sz="0" w:space="0" w:color="auto"/>
        <w:right w:val="none" w:sz="0" w:space="0" w:color="auto"/>
      </w:divBdr>
    </w:div>
    <w:div w:id="310602946">
      <w:bodyDiv w:val="1"/>
      <w:marLeft w:val="0"/>
      <w:marRight w:val="0"/>
      <w:marTop w:val="0"/>
      <w:marBottom w:val="0"/>
      <w:divBdr>
        <w:top w:val="none" w:sz="0" w:space="0" w:color="auto"/>
        <w:left w:val="none" w:sz="0" w:space="0" w:color="auto"/>
        <w:bottom w:val="none" w:sz="0" w:space="0" w:color="auto"/>
        <w:right w:val="none" w:sz="0" w:space="0" w:color="auto"/>
      </w:divBdr>
    </w:div>
    <w:div w:id="319038702">
      <w:bodyDiv w:val="1"/>
      <w:marLeft w:val="0"/>
      <w:marRight w:val="0"/>
      <w:marTop w:val="0"/>
      <w:marBottom w:val="0"/>
      <w:divBdr>
        <w:top w:val="none" w:sz="0" w:space="0" w:color="auto"/>
        <w:left w:val="none" w:sz="0" w:space="0" w:color="auto"/>
        <w:bottom w:val="none" w:sz="0" w:space="0" w:color="auto"/>
        <w:right w:val="none" w:sz="0" w:space="0" w:color="auto"/>
      </w:divBdr>
    </w:div>
    <w:div w:id="320741692">
      <w:bodyDiv w:val="1"/>
      <w:marLeft w:val="0"/>
      <w:marRight w:val="0"/>
      <w:marTop w:val="0"/>
      <w:marBottom w:val="0"/>
      <w:divBdr>
        <w:top w:val="none" w:sz="0" w:space="0" w:color="auto"/>
        <w:left w:val="none" w:sz="0" w:space="0" w:color="auto"/>
        <w:bottom w:val="none" w:sz="0" w:space="0" w:color="auto"/>
        <w:right w:val="none" w:sz="0" w:space="0" w:color="auto"/>
      </w:divBdr>
    </w:div>
    <w:div w:id="323314738">
      <w:bodyDiv w:val="1"/>
      <w:marLeft w:val="0"/>
      <w:marRight w:val="0"/>
      <w:marTop w:val="0"/>
      <w:marBottom w:val="0"/>
      <w:divBdr>
        <w:top w:val="none" w:sz="0" w:space="0" w:color="auto"/>
        <w:left w:val="none" w:sz="0" w:space="0" w:color="auto"/>
        <w:bottom w:val="none" w:sz="0" w:space="0" w:color="auto"/>
        <w:right w:val="none" w:sz="0" w:space="0" w:color="auto"/>
      </w:divBdr>
    </w:div>
    <w:div w:id="332805069">
      <w:bodyDiv w:val="1"/>
      <w:marLeft w:val="0"/>
      <w:marRight w:val="0"/>
      <w:marTop w:val="0"/>
      <w:marBottom w:val="0"/>
      <w:divBdr>
        <w:top w:val="none" w:sz="0" w:space="0" w:color="auto"/>
        <w:left w:val="none" w:sz="0" w:space="0" w:color="auto"/>
        <w:bottom w:val="none" w:sz="0" w:space="0" w:color="auto"/>
        <w:right w:val="none" w:sz="0" w:space="0" w:color="auto"/>
      </w:divBdr>
    </w:div>
    <w:div w:id="337804756">
      <w:bodyDiv w:val="1"/>
      <w:marLeft w:val="0"/>
      <w:marRight w:val="0"/>
      <w:marTop w:val="0"/>
      <w:marBottom w:val="0"/>
      <w:divBdr>
        <w:top w:val="none" w:sz="0" w:space="0" w:color="auto"/>
        <w:left w:val="none" w:sz="0" w:space="0" w:color="auto"/>
        <w:bottom w:val="none" w:sz="0" w:space="0" w:color="auto"/>
        <w:right w:val="none" w:sz="0" w:space="0" w:color="auto"/>
      </w:divBdr>
    </w:div>
    <w:div w:id="347489317">
      <w:bodyDiv w:val="1"/>
      <w:marLeft w:val="0"/>
      <w:marRight w:val="0"/>
      <w:marTop w:val="0"/>
      <w:marBottom w:val="0"/>
      <w:divBdr>
        <w:top w:val="none" w:sz="0" w:space="0" w:color="auto"/>
        <w:left w:val="none" w:sz="0" w:space="0" w:color="auto"/>
        <w:bottom w:val="none" w:sz="0" w:space="0" w:color="auto"/>
        <w:right w:val="none" w:sz="0" w:space="0" w:color="auto"/>
      </w:divBdr>
    </w:div>
    <w:div w:id="347871721">
      <w:bodyDiv w:val="1"/>
      <w:marLeft w:val="0"/>
      <w:marRight w:val="0"/>
      <w:marTop w:val="0"/>
      <w:marBottom w:val="0"/>
      <w:divBdr>
        <w:top w:val="none" w:sz="0" w:space="0" w:color="auto"/>
        <w:left w:val="none" w:sz="0" w:space="0" w:color="auto"/>
        <w:bottom w:val="none" w:sz="0" w:space="0" w:color="auto"/>
        <w:right w:val="none" w:sz="0" w:space="0" w:color="auto"/>
      </w:divBdr>
    </w:div>
    <w:div w:id="348798380">
      <w:bodyDiv w:val="1"/>
      <w:marLeft w:val="0"/>
      <w:marRight w:val="0"/>
      <w:marTop w:val="0"/>
      <w:marBottom w:val="0"/>
      <w:divBdr>
        <w:top w:val="none" w:sz="0" w:space="0" w:color="auto"/>
        <w:left w:val="none" w:sz="0" w:space="0" w:color="auto"/>
        <w:bottom w:val="none" w:sz="0" w:space="0" w:color="auto"/>
        <w:right w:val="none" w:sz="0" w:space="0" w:color="auto"/>
      </w:divBdr>
    </w:div>
    <w:div w:id="352607740">
      <w:bodyDiv w:val="1"/>
      <w:marLeft w:val="0"/>
      <w:marRight w:val="0"/>
      <w:marTop w:val="0"/>
      <w:marBottom w:val="0"/>
      <w:divBdr>
        <w:top w:val="none" w:sz="0" w:space="0" w:color="auto"/>
        <w:left w:val="none" w:sz="0" w:space="0" w:color="auto"/>
        <w:bottom w:val="none" w:sz="0" w:space="0" w:color="auto"/>
        <w:right w:val="none" w:sz="0" w:space="0" w:color="auto"/>
      </w:divBdr>
    </w:div>
    <w:div w:id="357465631">
      <w:bodyDiv w:val="1"/>
      <w:marLeft w:val="0"/>
      <w:marRight w:val="0"/>
      <w:marTop w:val="0"/>
      <w:marBottom w:val="0"/>
      <w:divBdr>
        <w:top w:val="none" w:sz="0" w:space="0" w:color="auto"/>
        <w:left w:val="none" w:sz="0" w:space="0" w:color="auto"/>
        <w:bottom w:val="none" w:sz="0" w:space="0" w:color="auto"/>
        <w:right w:val="none" w:sz="0" w:space="0" w:color="auto"/>
      </w:divBdr>
    </w:div>
    <w:div w:id="358090657">
      <w:bodyDiv w:val="1"/>
      <w:marLeft w:val="0"/>
      <w:marRight w:val="0"/>
      <w:marTop w:val="0"/>
      <w:marBottom w:val="0"/>
      <w:divBdr>
        <w:top w:val="none" w:sz="0" w:space="0" w:color="auto"/>
        <w:left w:val="none" w:sz="0" w:space="0" w:color="auto"/>
        <w:bottom w:val="none" w:sz="0" w:space="0" w:color="auto"/>
        <w:right w:val="none" w:sz="0" w:space="0" w:color="auto"/>
      </w:divBdr>
    </w:div>
    <w:div w:id="363216342">
      <w:bodyDiv w:val="1"/>
      <w:marLeft w:val="0"/>
      <w:marRight w:val="0"/>
      <w:marTop w:val="0"/>
      <w:marBottom w:val="0"/>
      <w:divBdr>
        <w:top w:val="none" w:sz="0" w:space="0" w:color="auto"/>
        <w:left w:val="none" w:sz="0" w:space="0" w:color="auto"/>
        <w:bottom w:val="none" w:sz="0" w:space="0" w:color="auto"/>
        <w:right w:val="none" w:sz="0" w:space="0" w:color="auto"/>
      </w:divBdr>
    </w:div>
    <w:div w:id="369957237">
      <w:bodyDiv w:val="1"/>
      <w:marLeft w:val="0"/>
      <w:marRight w:val="0"/>
      <w:marTop w:val="0"/>
      <w:marBottom w:val="0"/>
      <w:divBdr>
        <w:top w:val="none" w:sz="0" w:space="0" w:color="auto"/>
        <w:left w:val="none" w:sz="0" w:space="0" w:color="auto"/>
        <w:bottom w:val="none" w:sz="0" w:space="0" w:color="auto"/>
        <w:right w:val="none" w:sz="0" w:space="0" w:color="auto"/>
      </w:divBdr>
    </w:div>
    <w:div w:id="370109780">
      <w:bodyDiv w:val="1"/>
      <w:marLeft w:val="0"/>
      <w:marRight w:val="0"/>
      <w:marTop w:val="0"/>
      <w:marBottom w:val="0"/>
      <w:divBdr>
        <w:top w:val="none" w:sz="0" w:space="0" w:color="auto"/>
        <w:left w:val="none" w:sz="0" w:space="0" w:color="auto"/>
        <w:bottom w:val="none" w:sz="0" w:space="0" w:color="auto"/>
        <w:right w:val="none" w:sz="0" w:space="0" w:color="auto"/>
      </w:divBdr>
    </w:div>
    <w:div w:id="378822326">
      <w:bodyDiv w:val="1"/>
      <w:marLeft w:val="0"/>
      <w:marRight w:val="0"/>
      <w:marTop w:val="0"/>
      <w:marBottom w:val="0"/>
      <w:divBdr>
        <w:top w:val="none" w:sz="0" w:space="0" w:color="auto"/>
        <w:left w:val="none" w:sz="0" w:space="0" w:color="auto"/>
        <w:bottom w:val="none" w:sz="0" w:space="0" w:color="auto"/>
        <w:right w:val="none" w:sz="0" w:space="0" w:color="auto"/>
      </w:divBdr>
    </w:div>
    <w:div w:id="382021923">
      <w:bodyDiv w:val="1"/>
      <w:marLeft w:val="0"/>
      <w:marRight w:val="0"/>
      <w:marTop w:val="0"/>
      <w:marBottom w:val="0"/>
      <w:divBdr>
        <w:top w:val="none" w:sz="0" w:space="0" w:color="auto"/>
        <w:left w:val="none" w:sz="0" w:space="0" w:color="auto"/>
        <w:bottom w:val="none" w:sz="0" w:space="0" w:color="auto"/>
        <w:right w:val="none" w:sz="0" w:space="0" w:color="auto"/>
      </w:divBdr>
    </w:div>
    <w:div w:id="389496971">
      <w:bodyDiv w:val="1"/>
      <w:marLeft w:val="0"/>
      <w:marRight w:val="0"/>
      <w:marTop w:val="0"/>
      <w:marBottom w:val="0"/>
      <w:divBdr>
        <w:top w:val="none" w:sz="0" w:space="0" w:color="auto"/>
        <w:left w:val="none" w:sz="0" w:space="0" w:color="auto"/>
        <w:bottom w:val="none" w:sz="0" w:space="0" w:color="auto"/>
        <w:right w:val="none" w:sz="0" w:space="0" w:color="auto"/>
      </w:divBdr>
    </w:div>
    <w:div w:id="391320095">
      <w:bodyDiv w:val="1"/>
      <w:marLeft w:val="0"/>
      <w:marRight w:val="0"/>
      <w:marTop w:val="0"/>
      <w:marBottom w:val="0"/>
      <w:divBdr>
        <w:top w:val="none" w:sz="0" w:space="0" w:color="auto"/>
        <w:left w:val="none" w:sz="0" w:space="0" w:color="auto"/>
        <w:bottom w:val="none" w:sz="0" w:space="0" w:color="auto"/>
        <w:right w:val="none" w:sz="0" w:space="0" w:color="auto"/>
      </w:divBdr>
    </w:div>
    <w:div w:id="392431859">
      <w:bodyDiv w:val="1"/>
      <w:marLeft w:val="0"/>
      <w:marRight w:val="0"/>
      <w:marTop w:val="0"/>
      <w:marBottom w:val="0"/>
      <w:divBdr>
        <w:top w:val="none" w:sz="0" w:space="0" w:color="auto"/>
        <w:left w:val="none" w:sz="0" w:space="0" w:color="auto"/>
        <w:bottom w:val="none" w:sz="0" w:space="0" w:color="auto"/>
        <w:right w:val="none" w:sz="0" w:space="0" w:color="auto"/>
      </w:divBdr>
    </w:div>
    <w:div w:id="394010484">
      <w:bodyDiv w:val="1"/>
      <w:marLeft w:val="0"/>
      <w:marRight w:val="0"/>
      <w:marTop w:val="0"/>
      <w:marBottom w:val="0"/>
      <w:divBdr>
        <w:top w:val="none" w:sz="0" w:space="0" w:color="auto"/>
        <w:left w:val="none" w:sz="0" w:space="0" w:color="auto"/>
        <w:bottom w:val="none" w:sz="0" w:space="0" w:color="auto"/>
        <w:right w:val="none" w:sz="0" w:space="0" w:color="auto"/>
      </w:divBdr>
    </w:div>
    <w:div w:id="407729626">
      <w:bodyDiv w:val="1"/>
      <w:marLeft w:val="0"/>
      <w:marRight w:val="0"/>
      <w:marTop w:val="0"/>
      <w:marBottom w:val="0"/>
      <w:divBdr>
        <w:top w:val="none" w:sz="0" w:space="0" w:color="auto"/>
        <w:left w:val="none" w:sz="0" w:space="0" w:color="auto"/>
        <w:bottom w:val="none" w:sz="0" w:space="0" w:color="auto"/>
        <w:right w:val="none" w:sz="0" w:space="0" w:color="auto"/>
      </w:divBdr>
    </w:div>
    <w:div w:id="415908439">
      <w:bodyDiv w:val="1"/>
      <w:marLeft w:val="0"/>
      <w:marRight w:val="0"/>
      <w:marTop w:val="0"/>
      <w:marBottom w:val="0"/>
      <w:divBdr>
        <w:top w:val="none" w:sz="0" w:space="0" w:color="auto"/>
        <w:left w:val="none" w:sz="0" w:space="0" w:color="auto"/>
        <w:bottom w:val="none" w:sz="0" w:space="0" w:color="auto"/>
        <w:right w:val="none" w:sz="0" w:space="0" w:color="auto"/>
      </w:divBdr>
    </w:div>
    <w:div w:id="427045179">
      <w:bodyDiv w:val="1"/>
      <w:marLeft w:val="0"/>
      <w:marRight w:val="0"/>
      <w:marTop w:val="0"/>
      <w:marBottom w:val="0"/>
      <w:divBdr>
        <w:top w:val="none" w:sz="0" w:space="0" w:color="auto"/>
        <w:left w:val="none" w:sz="0" w:space="0" w:color="auto"/>
        <w:bottom w:val="none" w:sz="0" w:space="0" w:color="auto"/>
        <w:right w:val="none" w:sz="0" w:space="0" w:color="auto"/>
      </w:divBdr>
    </w:div>
    <w:div w:id="441801168">
      <w:bodyDiv w:val="1"/>
      <w:marLeft w:val="0"/>
      <w:marRight w:val="0"/>
      <w:marTop w:val="0"/>
      <w:marBottom w:val="0"/>
      <w:divBdr>
        <w:top w:val="none" w:sz="0" w:space="0" w:color="auto"/>
        <w:left w:val="none" w:sz="0" w:space="0" w:color="auto"/>
        <w:bottom w:val="none" w:sz="0" w:space="0" w:color="auto"/>
        <w:right w:val="none" w:sz="0" w:space="0" w:color="auto"/>
      </w:divBdr>
    </w:div>
    <w:div w:id="444884370">
      <w:bodyDiv w:val="1"/>
      <w:marLeft w:val="0"/>
      <w:marRight w:val="0"/>
      <w:marTop w:val="0"/>
      <w:marBottom w:val="0"/>
      <w:divBdr>
        <w:top w:val="none" w:sz="0" w:space="0" w:color="auto"/>
        <w:left w:val="none" w:sz="0" w:space="0" w:color="auto"/>
        <w:bottom w:val="none" w:sz="0" w:space="0" w:color="auto"/>
        <w:right w:val="none" w:sz="0" w:space="0" w:color="auto"/>
      </w:divBdr>
    </w:div>
    <w:div w:id="454711530">
      <w:bodyDiv w:val="1"/>
      <w:marLeft w:val="0"/>
      <w:marRight w:val="0"/>
      <w:marTop w:val="0"/>
      <w:marBottom w:val="0"/>
      <w:divBdr>
        <w:top w:val="none" w:sz="0" w:space="0" w:color="auto"/>
        <w:left w:val="none" w:sz="0" w:space="0" w:color="auto"/>
        <w:bottom w:val="none" w:sz="0" w:space="0" w:color="auto"/>
        <w:right w:val="none" w:sz="0" w:space="0" w:color="auto"/>
      </w:divBdr>
    </w:div>
    <w:div w:id="460147692">
      <w:bodyDiv w:val="1"/>
      <w:marLeft w:val="0"/>
      <w:marRight w:val="0"/>
      <w:marTop w:val="0"/>
      <w:marBottom w:val="0"/>
      <w:divBdr>
        <w:top w:val="none" w:sz="0" w:space="0" w:color="auto"/>
        <w:left w:val="none" w:sz="0" w:space="0" w:color="auto"/>
        <w:bottom w:val="none" w:sz="0" w:space="0" w:color="auto"/>
        <w:right w:val="none" w:sz="0" w:space="0" w:color="auto"/>
      </w:divBdr>
    </w:div>
    <w:div w:id="464202811">
      <w:bodyDiv w:val="1"/>
      <w:marLeft w:val="0"/>
      <w:marRight w:val="0"/>
      <w:marTop w:val="0"/>
      <w:marBottom w:val="0"/>
      <w:divBdr>
        <w:top w:val="none" w:sz="0" w:space="0" w:color="auto"/>
        <w:left w:val="none" w:sz="0" w:space="0" w:color="auto"/>
        <w:bottom w:val="none" w:sz="0" w:space="0" w:color="auto"/>
        <w:right w:val="none" w:sz="0" w:space="0" w:color="auto"/>
      </w:divBdr>
    </w:div>
    <w:div w:id="465899526">
      <w:bodyDiv w:val="1"/>
      <w:marLeft w:val="0"/>
      <w:marRight w:val="0"/>
      <w:marTop w:val="0"/>
      <w:marBottom w:val="0"/>
      <w:divBdr>
        <w:top w:val="none" w:sz="0" w:space="0" w:color="auto"/>
        <w:left w:val="none" w:sz="0" w:space="0" w:color="auto"/>
        <w:bottom w:val="none" w:sz="0" w:space="0" w:color="auto"/>
        <w:right w:val="none" w:sz="0" w:space="0" w:color="auto"/>
      </w:divBdr>
    </w:div>
    <w:div w:id="470290417">
      <w:bodyDiv w:val="1"/>
      <w:marLeft w:val="0"/>
      <w:marRight w:val="0"/>
      <w:marTop w:val="0"/>
      <w:marBottom w:val="0"/>
      <w:divBdr>
        <w:top w:val="none" w:sz="0" w:space="0" w:color="auto"/>
        <w:left w:val="none" w:sz="0" w:space="0" w:color="auto"/>
        <w:bottom w:val="none" w:sz="0" w:space="0" w:color="auto"/>
        <w:right w:val="none" w:sz="0" w:space="0" w:color="auto"/>
      </w:divBdr>
    </w:div>
    <w:div w:id="490218471">
      <w:bodyDiv w:val="1"/>
      <w:marLeft w:val="0"/>
      <w:marRight w:val="0"/>
      <w:marTop w:val="0"/>
      <w:marBottom w:val="0"/>
      <w:divBdr>
        <w:top w:val="none" w:sz="0" w:space="0" w:color="auto"/>
        <w:left w:val="none" w:sz="0" w:space="0" w:color="auto"/>
        <w:bottom w:val="none" w:sz="0" w:space="0" w:color="auto"/>
        <w:right w:val="none" w:sz="0" w:space="0" w:color="auto"/>
      </w:divBdr>
    </w:div>
    <w:div w:id="504442337">
      <w:bodyDiv w:val="1"/>
      <w:marLeft w:val="0"/>
      <w:marRight w:val="0"/>
      <w:marTop w:val="0"/>
      <w:marBottom w:val="0"/>
      <w:divBdr>
        <w:top w:val="none" w:sz="0" w:space="0" w:color="auto"/>
        <w:left w:val="none" w:sz="0" w:space="0" w:color="auto"/>
        <w:bottom w:val="none" w:sz="0" w:space="0" w:color="auto"/>
        <w:right w:val="none" w:sz="0" w:space="0" w:color="auto"/>
      </w:divBdr>
    </w:div>
    <w:div w:id="514077365">
      <w:bodyDiv w:val="1"/>
      <w:marLeft w:val="0"/>
      <w:marRight w:val="0"/>
      <w:marTop w:val="0"/>
      <w:marBottom w:val="0"/>
      <w:divBdr>
        <w:top w:val="none" w:sz="0" w:space="0" w:color="auto"/>
        <w:left w:val="none" w:sz="0" w:space="0" w:color="auto"/>
        <w:bottom w:val="none" w:sz="0" w:space="0" w:color="auto"/>
        <w:right w:val="none" w:sz="0" w:space="0" w:color="auto"/>
      </w:divBdr>
    </w:div>
    <w:div w:id="521208322">
      <w:bodyDiv w:val="1"/>
      <w:marLeft w:val="0"/>
      <w:marRight w:val="0"/>
      <w:marTop w:val="0"/>
      <w:marBottom w:val="0"/>
      <w:divBdr>
        <w:top w:val="none" w:sz="0" w:space="0" w:color="auto"/>
        <w:left w:val="none" w:sz="0" w:space="0" w:color="auto"/>
        <w:bottom w:val="none" w:sz="0" w:space="0" w:color="auto"/>
        <w:right w:val="none" w:sz="0" w:space="0" w:color="auto"/>
      </w:divBdr>
    </w:div>
    <w:div w:id="525871554">
      <w:bodyDiv w:val="1"/>
      <w:marLeft w:val="0"/>
      <w:marRight w:val="0"/>
      <w:marTop w:val="0"/>
      <w:marBottom w:val="0"/>
      <w:divBdr>
        <w:top w:val="none" w:sz="0" w:space="0" w:color="auto"/>
        <w:left w:val="none" w:sz="0" w:space="0" w:color="auto"/>
        <w:bottom w:val="none" w:sz="0" w:space="0" w:color="auto"/>
        <w:right w:val="none" w:sz="0" w:space="0" w:color="auto"/>
      </w:divBdr>
    </w:div>
    <w:div w:id="535117424">
      <w:bodyDiv w:val="1"/>
      <w:marLeft w:val="0"/>
      <w:marRight w:val="0"/>
      <w:marTop w:val="0"/>
      <w:marBottom w:val="0"/>
      <w:divBdr>
        <w:top w:val="none" w:sz="0" w:space="0" w:color="auto"/>
        <w:left w:val="none" w:sz="0" w:space="0" w:color="auto"/>
        <w:bottom w:val="none" w:sz="0" w:space="0" w:color="auto"/>
        <w:right w:val="none" w:sz="0" w:space="0" w:color="auto"/>
      </w:divBdr>
    </w:div>
    <w:div w:id="535117920">
      <w:bodyDiv w:val="1"/>
      <w:marLeft w:val="0"/>
      <w:marRight w:val="0"/>
      <w:marTop w:val="0"/>
      <w:marBottom w:val="0"/>
      <w:divBdr>
        <w:top w:val="none" w:sz="0" w:space="0" w:color="auto"/>
        <w:left w:val="none" w:sz="0" w:space="0" w:color="auto"/>
        <w:bottom w:val="none" w:sz="0" w:space="0" w:color="auto"/>
        <w:right w:val="none" w:sz="0" w:space="0" w:color="auto"/>
      </w:divBdr>
    </w:div>
    <w:div w:id="543106719">
      <w:bodyDiv w:val="1"/>
      <w:marLeft w:val="0"/>
      <w:marRight w:val="0"/>
      <w:marTop w:val="0"/>
      <w:marBottom w:val="0"/>
      <w:divBdr>
        <w:top w:val="none" w:sz="0" w:space="0" w:color="auto"/>
        <w:left w:val="none" w:sz="0" w:space="0" w:color="auto"/>
        <w:bottom w:val="none" w:sz="0" w:space="0" w:color="auto"/>
        <w:right w:val="none" w:sz="0" w:space="0" w:color="auto"/>
      </w:divBdr>
    </w:div>
    <w:div w:id="557086639">
      <w:bodyDiv w:val="1"/>
      <w:marLeft w:val="0"/>
      <w:marRight w:val="0"/>
      <w:marTop w:val="0"/>
      <w:marBottom w:val="0"/>
      <w:divBdr>
        <w:top w:val="none" w:sz="0" w:space="0" w:color="auto"/>
        <w:left w:val="none" w:sz="0" w:space="0" w:color="auto"/>
        <w:bottom w:val="none" w:sz="0" w:space="0" w:color="auto"/>
        <w:right w:val="none" w:sz="0" w:space="0" w:color="auto"/>
      </w:divBdr>
    </w:div>
    <w:div w:id="558595263">
      <w:bodyDiv w:val="1"/>
      <w:marLeft w:val="0"/>
      <w:marRight w:val="0"/>
      <w:marTop w:val="0"/>
      <w:marBottom w:val="0"/>
      <w:divBdr>
        <w:top w:val="none" w:sz="0" w:space="0" w:color="auto"/>
        <w:left w:val="none" w:sz="0" w:space="0" w:color="auto"/>
        <w:bottom w:val="none" w:sz="0" w:space="0" w:color="auto"/>
        <w:right w:val="none" w:sz="0" w:space="0" w:color="auto"/>
      </w:divBdr>
    </w:div>
    <w:div w:id="563219973">
      <w:bodyDiv w:val="1"/>
      <w:marLeft w:val="0"/>
      <w:marRight w:val="0"/>
      <w:marTop w:val="0"/>
      <w:marBottom w:val="0"/>
      <w:divBdr>
        <w:top w:val="none" w:sz="0" w:space="0" w:color="auto"/>
        <w:left w:val="none" w:sz="0" w:space="0" w:color="auto"/>
        <w:bottom w:val="none" w:sz="0" w:space="0" w:color="auto"/>
        <w:right w:val="none" w:sz="0" w:space="0" w:color="auto"/>
      </w:divBdr>
    </w:div>
    <w:div w:id="568540670">
      <w:bodyDiv w:val="1"/>
      <w:marLeft w:val="0"/>
      <w:marRight w:val="0"/>
      <w:marTop w:val="0"/>
      <w:marBottom w:val="0"/>
      <w:divBdr>
        <w:top w:val="none" w:sz="0" w:space="0" w:color="auto"/>
        <w:left w:val="none" w:sz="0" w:space="0" w:color="auto"/>
        <w:bottom w:val="none" w:sz="0" w:space="0" w:color="auto"/>
        <w:right w:val="none" w:sz="0" w:space="0" w:color="auto"/>
      </w:divBdr>
    </w:div>
    <w:div w:id="571964291">
      <w:bodyDiv w:val="1"/>
      <w:marLeft w:val="0"/>
      <w:marRight w:val="0"/>
      <w:marTop w:val="0"/>
      <w:marBottom w:val="0"/>
      <w:divBdr>
        <w:top w:val="none" w:sz="0" w:space="0" w:color="auto"/>
        <w:left w:val="none" w:sz="0" w:space="0" w:color="auto"/>
        <w:bottom w:val="none" w:sz="0" w:space="0" w:color="auto"/>
        <w:right w:val="none" w:sz="0" w:space="0" w:color="auto"/>
      </w:divBdr>
    </w:div>
    <w:div w:id="576791557">
      <w:bodyDiv w:val="1"/>
      <w:marLeft w:val="0"/>
      <w:marRight w:val="0"/>
      <w:marTop w:val="0"/>
      <w:marBottom w:val="0"/>
      <w:divBdr>
        <w:top w:val="none" w:sz="0" w:space="0" w:color="auto"/>
        <w:left w:val="none" w:sz="0" w:space="0" w:color="auto"/>
        <w:bottom w:val="none" w:sz="0" w:space="0" w:color="auto"/>
        <w:right w:val="none" w:sz="0" w:space="0" w:color="auto"/>
      </w:divBdr>
    </w:div>
    <w:div w:id="578559210">
      <w:bodyDiv w:val="1"/>
      <w:marLeft w:val="0"/>
      <w:marRight w:val="0"/>
      <w:marTop w:val="0"/>
      <w:marBottom w:val="0"/>
      <w:divBdr>
        <w:top w:val="none" w:sz="0" w:space="0" w:color="auto"/>
        <w:left w:val="none" w:sz="0" w:space="0" w:color="auto"/>
        <w:bottom w:val="none" w:sz="0" w:space="0" w:color="auto"/>
        <w:right w:val="none" w:sz="0" w:space="0" w:color="auto"/>
      </w:divBdr>
    </w:div>
    <w:div w:id="592980864">
      <w:bodyDiv w:val="1"/>
      <w:marLeft w:val="0"/>
      <w:marRight w:val="0"/>
      <w:marTop w:val="0"/>
      <w:marBottom w:val="0"/>
      <w:divBdr>
        <w:top w:val="none" w:sz="0" w:space="0" w:color="auto"/>
        <w:left w:val="none" w:sz="0" w:space="0" w:color="auto"/>
        <w:bottom w:val="none" w:sz="0" w:space="0" w:color="auto"/>
        <w:right w:val="none" w:sz="0" w:space="0" w:color="auto"/>
      </w:divBdr>
    </w:div>
    <w:div w:id="596408390">
      <w:bodyDiv w:val="1"/>
      <w:marLeft w:val="0"/>
      <w:marRight w:val="0"/>
      <w:marTop w:val="0"/>
      <w:marBottom w:val="0"/>
      <w:divBdr>
        <w:top w:val="none" w:sz="0" w:space="0" w:color="auto"/>
        <w:left w:val="none" w:sz="0" w:space="0" w:color="auto"/>
        <w:bottom w:val="none" w:sz="0" w:space="0" w:color="auto"/>
        <w:right w:val="none" w:sz="0" w:space="0" w:color="auto"/>
      </w:divBdr>
    </w:div>
    <w:div w:id="603269358">
      <w:bodyDiv w:val="1"/>
      <w:marLeft w:val="0"/>
      <w:marRight w:val="0"/>
      <w:marTop w:val="0"/>
      <w:marBottom w:val="0"/>
      <w:divBdr>
        <w:top w:val="none" w:sz="0" w:space="0" w:color="auto"/>
        <w:left w:val="none" w:sz="0" w:space="0" w:color="auto"/>
        <w:bottom w:val="none" w:sz="0" w:space="0" w:color="auto"/>
        <w:right w:val="none" w:sz="0" w:space="0" w:color="auto"/>
      </w:divBdr>
    </w:div>
    <w:div w:id="604970787">
      <w:bodyDiv w:val="1"/>
      <w:marLeft w:val="0"/>
      <w:marRight w:val="0"/>
      <w:marTop w:val="0"/>
      <w:marBottom w:val="0"/>
      <w:divBdr>
        <w:top w:val="none" w:sz="0" w:space="0" w:color="auto"/>
        <w:left w:val="none" w:sz="0" w:space="0" w:color="auto"/>
        <w:bottom w:val="none" w:sz="0" w:space="0" w:color="auto"/>
        <w:right w:val="none" w:sz="0" w:space="0" w:color="auto"/>
      </w:divBdr>
    </w:div>
    <w:div w:id="607851262">
      <w:bodyDiv w:val="1"/>
      <w:marLeft w:val="0"/>
      <w:marRight w:val="0"/>
      <w:marTop w:val="0"/>
      <w:marBottom w:val="0"/>
      <w:divBdr>
        <w:top w:val="none" w:sz="0" w:space="0" w:color="auto"/>
        <w:left w:val="none" w:sz="0" w:space="0" w:color="auto"/>
        <w:bottom w:val="none" w:sz="0" w:space="0" w:color="auto"/>
        <w:right w:val="none" w:sz="0" w:space="0" w:color="auto"/>
      </w:divBdr>
    </w:div>
    <w:div w:id="618073114">
      <w:bodyDiv w:val="1"/>
      <w:marLeft w:val="0"/>
      <w:marRight w:val="0"/>
      <w:marTop w:val="0"/>
      <w:marBottom w:val="0"/>
      <w:divBdr>
        <w:top w:val="none" w:sz="0" w:space="0" w:color="auto"/>
        <w:left w:val="none" w:sz="0" w:space="0" w:color="auto"/>
        <w:bottom w:val="none" w:sz="0" w:space="0" w:color="auto"/>
        <w:right w:val="none" w:sz="0" w:space="0" w:color="auto"/>
      </w:divBdr>
    </w:div>
    <w:div w:id="621040208">
      <w:bodyDiv w:val="1"/>
      <w:marLeft w:val="0"/>
      <w:marRight w:val="0"/>
      <w:marTop w:val="0"/>
      <w:marBottom w:val="0"/>
      <w:divBdr>
        <w:top w:val="none" w:sz="0" w:space="0" w:color="auto"/>
        <w:left w:val="none" w:sz="0" w:space="0" w:color="auto"/>
        <w:bottom w:val="none" w:sz="0" w:space="0" w:color="auto"/>
        <w:right w:val="none" w:sz="0" w:space="0" w:color="auto"/>
      </w:divBdr>
    </w:div>
    <w:div w:id="645161355">
      <w:bodyDiv w:val="1"/>
      <w:marLeft w:val="0"/>
      <w:marRight w:val="0"/>
      <w:marTop w:val="0"/>
      <w:marBottom w:val="0"/>
      <w:divBdr>
        <w:top w:val="none" w:sz="0" w:space="0" w:color="auto"/>
        <w:left w:val="none" w:sz="0" w:space="0" w:color="auto"/>
        <w:bottom w:val="none" w:sz="0" w:space="0" w:color="auto"/>
        <w:right w:val="none" w:sz="0" w:space="0" w:color="auto"/>
      </w:divBdr>
    </w:div>
    <w:div w:id="660885959">
      <w:bodyDiv w:val="1"/>
      <w:marLeft w:val="0"/>
      <w:marRight w:val="0"/>
      <w:marTop w:val="0"/>
      <w:marBottom w:val="0"/>
      <w:divBdr>
        <w:top w:val="none" w:sz="0" w:space="0" w:color="auto"/>
        <w:left w:val="none" w:sz="0" w:space="0" w:color="auto"/>
        <w:bottom w:val="none" w:sz="0" w:space="0" w:color="auto"/>
        <w:right w:val="none" w:sz="0" w:space="0" w:color="auto"/>
      </w:divBdr>
    </w:div>
    <w:div w:id="671301512">
      <w:bodyDiv w:val="1"/>
      <w:marLeft w:val="0"/>
      <w:marRight w:val="0"/>
      <w:marTop w:val="0"/>
      <w:marBottom w:val="0"/>
      <w:divBdr>
        <w:top w:val="none" w:sz="0" w:space="0" w:color="auto"/>
        <w:left w:val="none" w:sz="0" w:space="0" w:color="auto"/>
        <w:bottom w:val="none" w:sz="0" w:space="0" w:color="auto"/>
        <w:right w:val="none" w:sz="0" w:space="0" w:color="auto"/>
      </w:divBdr>
    </w:div>
    <w:div w:id="675108979">
      <w:bodyDiv w:val="1"/>
      <w:marLeft w:val="0"/>
      <w:marRight w:val="0"/>
      <w:marTop w:val="0"/>
      <w:marBottom w:val="0"/>
      <w:divBdr>
        <w:top w:val="none" w:sz="0" w:space="0" w:color="auto"/>
        <w:left w:val="none" w:sz="0" w:space="0" w:color="auto"/>
        <w:bottom w:val="none" w:sz="0" w:space="0" w:color="auto"/>
        <w:right w:val="none" w:sz="0" w:space="0" w:color="auto"/>
      </w:divBdr>
    </w:div>
    <w:div w:id="680201267">
      <w:bodyDiv w:val="1"/>
      <w:marLeft w:val="0"/>
      <w:marRight w:val="0"/>
      <w:marTop w:val="0"/>
      <w:marBottom w:val="0"/>
      <w:divBdr>
        <w:top w:val="none" w:sz="0" w:space="0" w:color="auto"/>
        <w:left w:val="none" w:sz="0" w:space="0" w:color="auto"/>
        <w:bottom w:val="none" w:sz="0" w:space="0" w:color="auto"/>
        <w:right w:val="none" w:sz="0" w:space="0" w:color="auto"/>
      </w:divBdr>
    </w:div>
    <w:div w:id="687563339">
      <w:bodyDiv w:val="1"/>
      <w:marLeft w:val="0"/>
      <w:marRight w:val="0"/>
      <w:marTop w:val="0"/>
      <w:marBottom w:val="0"/>
      <w:divBdr>
        <w:top w:val="none" w:sz="0" w:space="0" w:color="auto"/>
        <w:left w:val="none" w:sz="0" w:space="0" w:color="auto"/>
        <w:bottom w:val="none" w:sz="0" w:space="0" w:color="auto"/>
        <w:right w:val="none" w:sz="0" w:space="0" w:color="auto"/>
      </w:divBdr>
    </w:div>
    <w:div w:id="693502440">
      <w:bodyDiv w:val="1"/>
      <w:marLeft w:val="0"/>
      <w:marRight w:val="0"/>
      <w:marTop w:val="0"/>
      <w:marBottom w:val="0"/>
      <w:divBdr>
        <w:top w:val="none" w:sz="0" w:space="0" w:color="auto"/>
        <w:left w:val="none" w:sz="0" w:space="0" w:color="auto"/>
        <w:bottom w:val="none" w:sz="0" w:space="0" w:color="auto"/>
        <w:right w:val="none" w:sz="0" w:space="0" w:color="auto"/>
      </w:divBdr>
    </w:div>
    <w:div w:id="695228736">
      <w:bodyDiv w:val="1"/>
      <w:marLeft w:val="0"/>
      <w:marRight w:val="0"/>
      <w:marTop w:val="0"/>
      <w:marBottom w:val="0"/>
      <w:divBdr>
        <w:top w:val="none" w:sz="0" w:space="0" w:color="auto"/>
        <w:left w:val="none" w:sz="0" w:space="0" w:color="auto"/>
        <w:bottom w:val="none" w:sz="0" w:space="0" w:color="auto"/>
        <w:right w:val="none" w:sz="0" w:space="0" w:color="auto"/>
      </w:divBdr>
    </w:div>
    <w:div w:id="702943563">
      <w:bodyDiv w:val="1"/>
      <w:marLeft w:val="0"/>
      <w:marRight w:val="0"/>
      <w:marTop w:val="0"/>
      <w:marBottom w:val="0"/>
      <w:divBdr>
        <w:top w:val="none" w:sz="0" w:space="0" w:color="auto"/>
        <w:left w:val="none" w:sz="0" w:space="0" w:color="auto"/>
        <w:bottom w:val="none" w:sz="0" w:space="0" w:color="auto"/>
        <w:right w:val="none" w:sz="0" w:space="0" w:color="auto"/>
      </w:divBdr>
    </w:div>
    <w:div w:id="702945309">
      <w:bodyDiv w:val="1"/>
      <w:marLeft w:val="0"/>
      <w:marRight w:val="0"/>
      <w:marTop w:val="0"/>
      <w:marBottom w:val="0"/>
      <w:divBdr>
        <w:top w:val="none" w:sz="0" w:space="0" w:color="auto"/>
        <w:left w:val="none" w:sz="0" w:space="0" w:color="auto"/>
        <w:bottom w:val="none" w:sz="0" w:space="0" w:color="auto"/>
        <w:right w:val="none" w:sz="0" w:space="0" w:color="auto"/>
      </w:divBdr>
    </w:div>
    <w:div w:id="703137710">
      <w:bodyDiv w:val="1"/>
      <w:marLeft w:val="0"/>
      <w:marRight w:val="0"/>
      <w:marTop w:val="0"/>
      <w:marBottom w:val="0"/>
      <w:divBdr>
        <w:top w:val="none" w:sz="0" w:space="0" w:color="auto"/>
        <w:left w:val="none" w:sz="0" w:space="0" w:color="auto"/>
        <w:bottom w:val="none" w:sz="0" w:space="0" w:color="auto"/>
        <w:right w:val="none" w:sz="0" w:space="0" w:color="auto"/>
      </w:divBdr>
    </w:div>
    <w:div w:id="703939734">
      <w:bodyDiv w:val="1"/>
      <w:marLeft w:val="0"/>
      <w:marRight w:val="0"/>
      <w:marTop w:val="0"/>
      <w:marBottom w:val="0"/>
      <w:divBdr>
        <w:top w:val="none" w:sz="0" w:space="0" w:color="auto"/>
        <w:left w:val="none" w:sz="0" w:space="0" w:color="auto"/>
        <w:bottom w:val="none" w:sz="0" w:space="0" w:color="auto"/>
        <w:right w:val="none" w:sz="0" w:space="0" w:color="auto"/>
      </w:divBdr>
    </w:div>
    <w:div w:id="705636728">
      <w:bodyDiv w:val="1"/>
      <w:marLeft w:val="0"/>
      <w:marRight w:val="0"/>
      <w:marTop w:val="0"/>
      <w:marBottom w:val="0"/>
      <w:divBdr>
        <w:top w:val="none" w:sz="0" w:space="0" w:color="auto"/>
        <w:left w:val="none" w:sz="0" w:space="0" w:color="auto"/>
        <w:bottom w:val="none" w:sz="0" w:space="0" w:color="auto"/>
        <w:right w:val="none" w:sz="0" w:space="0" w:color="auto"/>
      </w:divBdr>
    </w:div>
    <w:div w:id="709114403">
      <w:bodyDiv w:val="1"/>
      <w:marLeft w:val="0"/>
      <w:marRight w:val="0"/>
      <w:marTop w:val="0"/>
      <w:marBottom w:val="0"/>
      <w:divBdr>
        <w:top w:val="none" w:sz="0" w:space="0" w:color="auto"/>
        <w:left w:val="none" w:sz="0" w:space="0" w:color="auto"/>
        <w:bottom w:val="none" w:sz="0" w:space="0" w:color="auto"/>
        <w:right w:val="none" w:sz="0" w:space="0" w:color="auto"/>
      </w:divBdr>
    </w:div>
    <w:div w:id="713311014">
      <w:bodyDiv w:val="1"/>
      <w:marLeft w:val="0"/>
      <w:marRight w:val="0"/>
      <w:marTop w:val="0"/>
      <w:marBottom w:val="0"/>
      <w:divBdr>
        <w:top w:val="none" w:sz="0" w:space="0" w:color="auto"/>
        <w:left w:val="none" w:sz="0" w:space="0" w:color="auto"/>
        <w:bottom w:val="none" w:sz="0" w:space="0" w:color="auto"/>
        <w:right w:val="none" w:sz="0" w:space="0" w:color="auto"/>
      </w:divBdr>
    </w:div>
    <w:div w:id="714961821">
      <w:bodyDiv w:val="1"/>
      <w:marLeft w:val="0"/>
      <w:marRight w:val="0"/>
      <w:marTop w:val="0"/>
      <w:marBottom w:val="0"/>
      <w:divBdr>
        <w:top w:val="none" w:sz="0" w:space="0" w:color="auto"/>
        <w:left w:val="none" w:sz="0" w:space="0" w:color="auto"/>
        <w:bottom w:val="none" w:sz="0" w:space="0" w:color="auto"/>
        <w:right w:val="none" w:sz="0" w:space="0" w:color="auto"/>
      </w:divBdr>
    </w:div>
    <w:div w:id="719745524">
      <w:bodyDiv w:val="1"/>
      <w:marLeft w:val="0"/>
      <w:marRight w:val="0"/>
      <w:marTop w:val="0"/>
      <w:marBottom w:val="0"/>
      <w:divBdr>
        <w:top w:val="none" w:sz="0" w:space="0" w:color="auto"/>
        <w:left w:val="none" w:sz="0" w:space="0" w:color="auto"/>
        <w:bottom w:val="none" w:sz="0" w:space="0" w:color="auto"/>
        <w:right w:val="none" w:sz="0" w:space="0" w:color="auto"/>
      </w:divBdr>
    </w:div>
    <w:div w:id="738213678">
      <w:bodyDiv w:val="1"/>
      <w:marLeft w:val="0"/>
      <w:marRight w:val="0"/>
      <w:marTop w:val="0"/>
      <w:marBottom w:val="0"/>
      <w:divBdr>
        <w:top w:val="none" w:sz="0" w:space="0" w:color="auto"/>
        <w:left w:val="none" w:sz="0" w:space="0" w:color="auto"/>
        <w:bottom w:val="none" w:sz="0" w:space="0" w:color="auto"/>
        <w:right w:val="none" w:sz="0" w:space="0" w:color="auto"/>
      </w:divBdr>
    </w:div>
    <w:div w:id="741291349">
      <w:bodyDiv w:val="1"/>
      <w:marLeft w:val="0"/>
      <w:marRight w:val="0"/>
      <w:marTop w:val="0"/>
      <w:marBottom w:val="0"/>
      <w:divBdr>
        <w:top w:val="none" w:sz="0" w:space="0" w:color="auto"/>
        <w:left w:val="none" w:sz="0" w:space="0" w:color="auto"/>
        <w:bottom w:val="none" w:sz="0" w:space="0" w:color="auto"/>
        <w:right w:val="none" w:sz="0" w:space="0" w:color="auto"/>
      </w:divBdr>
    </w:div>
    <w:div w:id="741752161">
      <w:bodyDiv w:val="1"/>
      <w:marLeft w:val="0"/>
      <w:marRight w:val="0"/>
      <w:marTop w:val="0"/>
      <w:marBottom w:val="0"/>
      <w:divBdr>
        <w:top w:val="none" w:sz="0" w:space="0" w:color="auto"/>
        <w:left w:val="none" w:sz="0" w:space="0" w:color="auto"/>
        <w:bottom w:val="none" w:sz="0" w:space="0" w:color="auto"/>
        <w:right w:val="none" w:sz="0" w:space="0" w:color="auto"/>
      </w:divBdr>
    </w:div>
    <w:div w:id="753865442">
      <w:bodyDiv w:val="1"/>
      <w:marLeft w:val="0"/>
      <w:marRight w:val="0"/>
      <w:marTop w:val="0"/>
      <w:marBottom w:val="0"/>
      <w:divBdr>
        <w:top w:val="none" w:sz="0" w:space="0" w:color="auto"/>
        <w:left w:val="none" w:sz="0" w:space="0" w:color="auto"/>
        <w:bottom w:val="none" w:sz="0" w:space="0" w:color="auto"/>
        <w:right w:val="none" w:sz="0" w:space="0" w:color="auto"/>
      </w:divBdr>
    </w:div>
    <w:div w:id="755982609">
      <w:bodyDiv w:val="1"/>
      <w:marLeft w:val="0"/>
      <w:marRight w:val="0"/>
      <w:marTop w:val="0"/>
      <w:marBottom w:val="0"/>
      <w:divBdr>
        <w:top w:val="none" w:sz="0" w:space="0" w:color="auto"/>
        <w:left w:val="none" w:sz="0" w:space="0" w:color="auto"/>
        <w:bottom w:val="none" w:sz="0" w:space="0" w:color="auto"/>
        <w:right w:val="none" w:sz="0" w:space="0" w:color="auto"/>
      </w:divBdr>
    </w:div>
    <w:div w:id="758914179">
      <w:bodyDiv w:val="1"/>
      <w:marLeft w:val="0"/>
      <w:marRight w:val="0"/>
      <w:marTop w:val="0"/>
      <w:marBottom w:val="0"/>
      <w:divBdr>
        <w:top w:val="none" w:sz="0" w:space="0" w:color="auto"/>
        <w:left w:val="none" w:sz="0" w:space="0" w:color="auto"/>
        <w:bottom w:val="none" w:sz="0" w:space="0" w:color="auto"/>
        <w:right w:val="none" w:sz="0" w:space="0" w:color="auto"/>
      </w:divBdr>
    </w:div>
    <w:div w:id="761531614">
      <w:bodyDiv w:val="1"/>
      <w:marLeft w:val="0"/>
      <w:marRight w:val="0"/>
      <w:marTop w:val="0"/>
      <w:marBottom w:val="0"/>
      <w:divBdr>
        <w:top w:val="none" w:sz="0" w:space="0" w:color="auto"/>
        <w:left w:val="none" w:sz="0" w:space="0" w:color="auto"/>
        <w:bottom w:val="none" w:sz="0" w:space="0" w:color="auto"/>
        <w:right w:val="none" w:sz="0" w:space="0" w:color="auto"/>
      </w:divBdr>
    </w:div>
    <w:div w:id="775906897">
      <w:bodyDiv w:val="1"/>
      <w:marLeft w:val="0"/>
      <w:marRight w:val="0"/>
      <w:marTop w:val="0"/>
      <w:marBottom w:val="0"/>
      <w:divBdr>
        <w:top w:val="none" w:sz="0" w:space="0" w:color="auto"/>
        <w:left w:val="none" w:sz="0" w:space="0" w:color="auto"/>
        <w:bottom w:val="none" w:sz="0" w:space="0" w:color="auto"/>
        <w:right w:val="none" w:sz="0" w:space="0" w:color="auto"/>
      </w:divBdr>
    </w:div>
    <w:div w:id="778992623">
      <w:bodyDiv w:val="1"/>
      <w:marLeft w:val="0"/>
      <w:marRight w:val="0"/>
      <w:marTop w:val="0"/>
      <w:marBottom w:val="0"/>
      <w:divBdr>
        <w:top w:val="none" w:sz="0" w:space="0" w:color="auto"/>
        <w:left w:val="none" w:sz="0" w:space="0" w:color="auto"/>
        <w:bottom w:val="none" w:sz="0" w:space="0" w:color="auto"/>
        <w:right w:val="none" w:sz="0" w:space="0" w:color="auto"/>
      </w:divBdr>
    </w:div>
    <w:div w:id="783770760">
      <w:bodyDiv w:val="1"/>
      <w:marLeft w:val="0"/>
      <w:marRight w:val="0"/>
      <w:marTop w:val="0"/>
      <w:marBottom w:val="0"/>
      <w:divBdr>
        <w:top w:val="none" w:sz="0" w:space="0" w:color="auto"/>
        <w:left w:val="none" w:sz="0" w:space="0" w:color="auto"/>
        <w:bottom w:val="none" w:sz="0" w:space="0" w:color="auto"/>
        <w:right w:val="none" w:sz="0" w:space="0" w:color="auto"/>
      </w:divBdr>
    </w:div>
    <w:div w:id="789544836">
      <w:bodyDiv w:val="1"/>
      <w:marLeft w:val="0"/>
      <w:marRight w:val="0"/>
      <w:marTop w:val="0"/>
      <w:marBottom w:val="0"/>
      <w:divBdr>
        <w:top w:val="none" w:sz="0" w:space="0" w:color="auto"/>
        <w:left w:val="none" w:sz="0" w:space="0" w:color="auto"/>
        <w:bottom w:val="none" w:sz="0" w:space="0" w:color="auto"/>
        <w:right w:val="none" w:sz="0" w:space="0" w:color="auto"/>
      </w:divBdr>
    </w:div>
    <w:div w:id="794983383">
      <w:bodyDiv w:val="1"/>
      <w:marLeft w:val="0"/>
      <w:marRight w:val="0"/>
      <w:marTop w:val="0"/>
      <w:marBottom w:val="0"/>
      <w:divBdr>
        <w:top w:val="none" w:sz="0" w:space="0" w:color="auto"/>
        <w:left w:val="none" w:sz="0" w:space="0" w:color="auto"/>
        <w:bottom w:val="none" w:sz="0" w:space="0" w:color="auto"/>
        <w:right w:val="none" w:sz="0" w:space="0" w:color="auto"/>
      </w:divBdr>
    </w:div>
    <w:div w:id="801579008">
      <w:bodyDiv w:val="1"/>
      <w:marLeft w:val="0"/>
      <w:marRight w:val="0"/>
      <w:marTop w:val="0"/>
      <w:marBottom w:val="0"/>
      <w:divBdr>
        <w:top w:val="none" w:sz="0" w:space="0" w:color="auto"/>
        <w:left w:val="none" w:sz="0" w:space="0" w:color="auto"/>
        <w:bottom w:val="none" w:sz="0" w:space="0" w:color="auto"/>
        <w:right w:val="none" w:sz="0" w:space="0" w:color="auto"/>
      </w:divBdr>
    </w:div>
    <w:div w:id="802238732">
      <w:bodyDiv w:val="1"/>
      <w:marLeft w:val="0"/>
      <w:marRight w:val="0"/>
      <w:marTop w:val="0"/>
      <w:marBottom w:val="0"/>
      <w:divBdr>
        <w:top w:val="none" w:sz="0" w:space="0" w:color="auto"/>
        <w:left w:val="none" w:sz="0" w:space="0" w:color="auto"/>
        <w:bottom w:val="none" w:sz="0" w:space="0" w:color="auto"/>
        <w:right w:val="none" w:sz="0" w:space="0" w:color="auto"/>
      </w:divBdr>
    </w:div>
    <w:div w:id="805201286">
      <w:bodyDiv w:val="1"/>
      <w:marLeft w:val="0"/>
      <w:marRight w:val="0"/>
      <w:marTop w:val="0"/>
      <w:marBottom w:val="0"/>
      <w:divBdr>
        <w:top w:val="none" w:sz="0" w:space="0" w:color="auto"/>
        <w:left w:val="none" w:sz="0" w:space="0" w:color="auto"/>
        <w:bottom w:val="none" w:sz="0" w:space="0" w:color="auto"/>
        <w:right w:val="none" w:sz="0" w:space="0" w:color="auto"/>
      </w:divBdr>
    </w:div>
    <w:div w:id="810094593">
      <w:bodyDiv w:val="1"/>
      <w:marLeft w:val="0"/>
      <w:marRight w:val="0"/>
      <w:marTop w:val="0"/>
      <w:marBottom w:val="0"/>
      <w:divBdr>
        <w:top w:val="none" w:sz="0" w:space="0" w:color="auto"/>
        <w:left w:val="none" w:sz="0" w:space="0" w:color="auto"/>
        <w:bottom w:val="none" w:sz="0" w:space="0" w:color="auto"/>
        <w:right w:val="none" w:sz="0" w:space="0" w:color="auto"/>
      </w:divBdr>
    </w:div>
    <w:div w:id="817645521">
      <w:bodyDiv w:val="1"/>
      <w:marLeft w:val="0"/>
      <w:marRight w:val="0"/>
      <w:marTop w:val="0"/>
      <w:marBottom w:val="0"/>
      <w:divBdr>
        <w:top w:val="none" w:sz="0" w:space="0" w:color="auto"/>
        <w:left w:val="none" w:sz="0" w:space="0" w:color="auto"/>
        <w:bottom w:val="none" w:sz="0" w:space="0" w:color="auto"/>
        <w:right w:val="none" w:sz="0" w:space="0" w:color="auto"/>
      </w:divBdr>
    </w:div>
    <w:div w:id="818808799">
      <w:bodyDiv w:val="1"/>
      <w:marLeft w:val="0"/>
      <w:marRight w:val="0"/>
      <w:marTop w:val="0"/>
      <w:marBottom w:val="0"/>
      <w:divBdr>
        <w:top w:val="none" w:sz="0" w:space="0" w:color="auto"/>
        <w:left w:val="none" w:sz="0" w:space="0" w:color="auto"/>
        <w:bottom w:val="none" w:sz="0" w:space="0" w:color="auto"/>
        <w:right w:val="none" w:sz="0" w:space="0" w:color="auto"/>
      </w:divBdr>
    </w:div>
    <w:div w:id="820849752">
      <w:bodyDiv w:val="1"/>
      <w:marLeft w:val="0"/>
      <w:marRight w:val="0"/>
      <w:marTop w:val="0"/>
      <w:marBottom w:val="0"/>
      <w:divBdr>
        <w:top w:val="none" w:sz="0" w:space="0" w:color="auto"/>
        <w:left w:val="none" w:sz="0" w:space="0" w:color="auto"/>
        <w:bottom w:val="none" w:sz="0" w:space="0" w:color="auto"/>
        <w:right w:val="none" w:sz="0" w:space="0" w:color="auto"/>
      </w:divBdr>
    </w:div>
    <w:div w:id="824247404">
      <w:bodyDiv w:val="1"/>
      <w:marLeft w:val="0"/>
      <w:marRight w:val="0"/>
      <w:marTop w:val="0"/>
      <w:marBottom w:val="0"/>
      <w:divBdr>
        <w:top w:val="none" w:sz="0" w:space="0" w:color="auto"/>
        <w:left w:val="none" w:sz="0" w:space="0" w:color="auto"/>
        <w:bottom w:val="none" w:sz="0" w:space="0" w:color="auto"/>
        <w:right w:val="none" w:sz="0" w:space="0" w:color="auto"/>
      </w:divBdr>
    </w:div>
    <w:div w:id="825516039">
      <w:bodyDiv w:val="1"/>
      <w:marLeft w:val="0"/>
      <w:marRight w:val="0"/>
      <w:marTop w:val="0"/>
      <w:marBottom w:val="0"/>
      <w:divBdr>
        <w:top w:val="none" w:sz="0" w:space="0" w:color="auto"/>
        <w:left w:val="none" w:sz="0" w:space="0" w:color="auto"/>
        <w:bottom w:val="none" w:sz="0" w:space="0" w:color="auto"/>
        <w:right w:val="none" w:sz="0" w:space="0" w:color="auto"/>
      </w:divBdr>
    </w:div>
    <w:div w:id="827676643">
      <w:bodyDiv w:val="1"/>
      <w:marLeft w:val="0"/>
      <w:marRight w:val="0"/>
      <w:marTop w:val="0"/>
      <w:marBottom w:val="0"/>
      <w:divBdr>
        <w:top w:val="none" w:sz="0" w:space="0" w:color="auto"/>
        <w:left w:val="none" w:sz="0" w:space="0" w:color="auto"/>
        <w:bottom w:val="none" w:sz="0" w:space="0" w:color="auto"/>
        <w:right w:val="none" w:sz="0" w:space="0" w:color="auto"/>
      </w:divBdr>
    </w:div>
    <w:div w:id="829638825">
      <w:bodyDiv w:val="1"/>
      <w:marLeft w:val="0"/>
      <w:marRight w:val="0"/>
      <w:marTop w:val="0"/>
      <w:marBottom w:val="0"/>
      <w:divBdr>
        <w:top w:val="none" w:sz="0" w:space="0" w:color="auto"/>
        <w:left w:val="none" w:sz="0" w:space="0" w:color="auto"/>
        <w:bottom w:val="none" w:sz="0" w:space="0" w:color="auto"/>
        <w:right w:val="none" w:sz="0" w:space="0" w:color="auto"/>
      </w:divBdr>
    </w:div>
    <w:div w:id="845095314">
      <w:bodyDiv w:val="1"/>
      <w:marLeft w:val="0"/>
      <w:marRight w:val="0"/>
      <w:marTop w:val="0"/>
      <w:marBottom w:val="0"/>
      <w:divBdr>
        <w:top w:val="none" w:sz="0" w:space="0" w:color="auto"/>
        <w:left w:val="none" w:sz="0" w:space="0" w:color="auto"/>
        <w:bottom w:val="none" w:sz="0" w:space="0" w:color="auto"/>
        <w:right w:val="none" w:sz="0" w:space="0" w:color="auto"/>
      </w:divBdr>
    </w:div>
    <w:div w:id="872183858">
      <w:bodyDiv w:val="1"/>
      <w:marLeft w:val="0"/>
      <w:marRight w:val="0"/>
      <w:marTop w:val="0"/>
      <w:marBottom w:val="0"/>
      <w:divBdr>
        <w:top w:val="none" w:sz="0" w:space="0" w:color="auto"/>
        <w:left w:val="none" w:sz="0" w:space="0" w:color="auto"/>
        <w:bottom w:val="none" w:sz="0" w:space="0" w:color="auto"/>
        <w:right w:val="none" w:sz="0" w:space="0" w:color="auto"/>
      </w:divBdr>
    </w:div>
    <w:div w:id="882252560">
      <w:bodyDiv w:val="1"/>
      <w:marLeft w:val="0"/>
      <w:marRight w:val="0"/>
      <w:marTop w:val="0"/>
      <w:marBottom w:val="0"/>
      <w:divBdr>
        <w:top w:val="none" w:sz="0" w:space="0" w:color="auto"/>
        <w:left w:val="none" w:sz="0" w:space="0" w:color="auto"/>
        <w:bottom w:val="none" w:sz="0" w:space="0" w:color="auto"/>
        <w:right w:val="none" w:sz="0" w:space="0" w:color="auto"/>
      </w:divBdr>
    </w:div>
    <w:div w:id="882788593">
      <w:bodyDiv w:val="1"/>
      <w:marLeft w:val="0"/>
      <w:marRight w:val="0"/>
      <w:marTop w:val="0"/>
      <w:marBottom w:val="0"/>
      <w:divBdr>
        <w:top w:val="none" w:sz="0" w:space="0" w:color="auto"/>
        <w:left w:val="none" w:sz="0" w:space="0" w:color="auto"/>
        <w:bottom w:val="none" w:sz="0" w:space="0" w:color="auto"/>
        <w:right w:val="none" w:sz="0" w:space="0" w:color="auto"/>
      </w:divBdr>
    </w:div>
    <w:div w:id="892035078">
      <w:bodyDiv w:val="1"/>
      <w:marLeft w:val="0"/>
      <w:marRight w:val="0"/>
      <w:marTop w:val="0"/>
      <w:marBottom w:val="0"/>
      <w:divBdr>
        <w:top w:val="none" w:sz="0" w:space="0" w:color="auto"/>
        <w:left w:val="none" w:sz="0" w:space="0" w:color="auto"/>
        <w:bottom w:val="none" w:sz="0" w:space="0" w:color="auto"/>
        <w:right w:val="none" w:sz="0" w:space="0" w:color="auto"/>
      </w:divBdr>
    </w:div>
    <w:div w:id="892809394">
      <w:bodyDiv w:val="1"/>
      <w:marLeft w:val="0"/>
      <w:marRight w:val="0"/>
      <w:marTop w:val="0"/>
      <w:marBottom w:val="0"/>
      <w:divBdr>
        <w:top w:val="none" w:sz="0" w:space="0" w:color="auto"/>
        <w:left w:val="none" w:sz="0" w:space="0" w:color="auto"/>
        <w:bottom w:val="none" w:sz="0" w:space="0" w:color="auto"/>
        <w:right w:val="none" w:sz="0" w:space="0" w:color="auto"/>
      </w:divBdr>
    </w:div>
    <w:div w:id="894045177">
      <w:bodyDiv w:val="1"/>
      <w:marLeft w:val="0"/>
      <w:marRight w:val="0"/>
      <w:marTop w:val="0"/>
      <w:marBottom w:val="0"/>
      <w:divBdr>
        <w:top w:val="none" w:sz="0" w:space="0" w:color="auto"/>
        <w:left w:val="none" w:sz="0" w:space="0" w:color="auto"/>
        <w:bottom w:val="none" w:sz="0" w:space="0" w:color="auto"/>
        <w:right w:val="none" w:sz="0" w:space="0" w:color="auto"/>
      </w:divBdr>
    </w:div>
    <w:div w:id="902982566">
      <w:bodyDiv w:val="1"/>
      <w:marLeft w:val="0"/>
      <w:marRight w:val="0"/>
      <w:marTop w:val="0"/>
      <w:marBottom w:val="0"/>
      <w:divBdr>
        <w:top w:val="none" w:sz="0" w:space="0" w:color="auto"/>
        <w:left w:val="none" w:sz="0" w:space="0" w:color="auto"/>
        <w:bottom w:val="none" w:sz="0" w:space="0" w:color="auto"/>
        <w:right w:val="none" w:sz="0" w:space="0" w:color="auto"/>
      </w:divBdr>
    </w:div>
    <w:div w:id="924608676">
      <w:bodyDiv w:val="1"/>
      <w:marLeft w:val="0"/>
      <w:marRight w:val="0"/>
      <w:marTop w:val="0"/>
      <w:marBottom w:val="0"/>
      <w:divBdr>
        <w:top w:val="none" w:sz="0" w:space="0" w:color="auto"/>
        <w:left w:val="none" w:sz="0" w:space="0" w:color="auto"/>
        <w:bottom w:val="none" w:sz="0" w:space="0" w:color="auto"/>
        <w:right w:val="none" w:sz="0" w:space="0" w:color="auto"/>
      </w:divBdr>
    </w:div>
    <w:div w:id="935552129">
      <w:bodyDiv w:val="1"/>
      <w:marLeft w:val="0"/>
      <w:marRight w:val="0"/>
      <w:marTop w:val="0"/>
      <w:marBottom w:val="0"/>
      <w:divBdr>
        <w:top w:val="none" w:sz="0" w:space="0" w:color="auto"/>
        <w:left w:val="none" w:sz="0" w:space="0" w:color="auto"/>
        <w:bottom w:val="none" w:sz="0" w:space="0" w:color="auto"/>
        <w:right w:val="none" w:sz="0" w:space="0" w:color="auto"/>
      </w:divBdr>
    </w:div>
    <w:div w:id="951935550">
      <w:bodyDiv w:val="1"/>
      <w:marLeft w:val="0"/>
      <w:marRight w:val="0"/>
      <w:marTop w:val="0"/>
      <w:marBottom w:val="0"/>
      <w:divBdr>
        <w:top w:val="none" w:sz="0" w:space="0" w:color="auto"/>
        <w:left w:val="none" w:sz="0" w:space="0" w:color="auto"/>
        <w:bottom w:val="none" w:sz="0" w:space="0" w:color="auto"/>
        <w:right w:val="none" w:sz="0" w:space="0" w:color="auto"/>
      </w:divBdr>
    </w:div>
    <w:div w:id="953174356">
      <w:bodyDiv w:val="1"/>
      <w:marLeft w:val="0"/>
      <w:marRight w:val="0"/>
      <w:marTop w:val="0"/>
      <w:marBottom w:val="0"/>
      <w:divBdr>
        <w:top w:val="none" w:sz="0" w:space="0" w:color="auto"/>
        <w:left w:val="none" w:sz="0" w:space="0" w:color="auto"/>
        <w:bottom w:val="none" w:sz="0" w:space="0" w:color="auto"/>
        <w:right w:val="none" w:sz="0" w:space="0" w:color="auto"/>
      </w:divBdr>
    </w:div>
    <w:div w:id="956136162">
      <w:bodyDiv w:val="1"/>
      <w:marLeft w:val="0"/>
      <w:marRight w:val="0"/>
      <w:marTop w:val="0"/>
      <w:marBottom w:val="0"/>
      <w:divBdr>
        <w:top w:val="none" w:sz="0" w:space="0" w:color="auto"/>
        <w:left w:val="none" w:sz="0" w:space="0" w:color="auto"/>
        <w:bottom w:val="none" w:sz="0" w:space="0" w:color="auto"/>
        <w:right w:val="none" w:sz="0" w:space="0" w:color="auto"/>
      </w:divBdr>
    </w:div>
    <w:div w:id="962345161">
      <w:bodyDiv w:val="1"/>
      <w:marLeft w:val="0"/>
      <w:marRight w:val="0"/>
      <w:marTop w:val="0"/>
      <w:marBottom w:val="0"/>
      <w:divBdr>
        <w:top w:val="none" w:sz="0" w:space="0" w:color="auto"/>
        <w:left w:val="none" w:sz="0" w:space="0" w:color="auto"/>
        <w:bottom w:val="none" w:sz="0" w:space="0" w:color="auto"/>
        <w:right w:val="none" w:sz="0" w:space="0" w:color="auto"/>
      </w:divBdr>
    </w:div>
    <w:div w:id="971596937">
      <w:bodyDiv w:val="1"/>
      <w:marLeft w:val="0"/>
      <w:marRight w:val="0"/>
      <w:marTop w:val="0"/>
      <w:marBottom w:val="0"/>
      <w:divBdr>
        <w:top w:val="none" w:sz="0" w:space="0" w:color="auto"/>
        <w:left w:val="none" w:sz="0" w:space="0" w:color="auto"/>
        <w:bottom w:val="none" w:sz="0" w:space="0" w:color="auto"/>
        <w:right w:val="none" w:sz="0" w:space="0" w:color="auto"/>
      </w:divBdr>
    </w:div>
    <w:div w:id="973022609">
      <w:bodyDiv w:val="1"/>
      <w:marLeft w:val="0"/>
      <w:marRight w:val="0"/>
      <w:marTop w:val="0"/>
      <w:marBottom w:val="0"/>
      <w:divBdr>
        <w:top w:val="none" w:sz="0" w:space="0" w:color="auto"/>
        <w:left w:val="none" w:sz="0" w:space="0" w:color="auto"/>
        <w:bottom w:val="none" w:sz="0" w:space="0" w:color="auto"/>
        <w:right w:val="none" w:sz="0" w:space="0" w:color="auto"/>
      </w:divBdr>
    </w:div>
    <w:div w:id="979770207">
      <w:bodyDiv w:val="1"/>
      <w:marLeft w:val="0"/>
      <w:marRight w:val="0"/>
      <w:marTop w:val="0"/>
      <w:marBottom w:val="0"/>
      <w:divBdr>
        <w:top w:val="none" w:sz="0" w:space="0" w:color="auto"/>
        <w:left w:val="none" w:sz="0" w:space="0" w:color="auto"/>
        <w:bottom w:val="none" w:sz="0" w:space="0" w:color="auto"/>
        <w:right w:val="none" w:sz="0" w:space="0" w:color="auto"/>
      </w:divBdr>
    </w:div>
    <w:div w:id="994190150">
      <w:bodyDiv w:val="1"/>
      <w:marLeft w:val="0"/>
      <w:marRight w:val="0"/>
      <w:marTop w:val="0"/>
      <w:marBottom w:val="0"/>
      <w:divBdr>
        <w:top w:val="none" w:sz="0" w:space="0" w:color="auto"/>
        <w:left w:val="none" w:sz="0" w:space="0" w:color="auto"/>
        <w:bottom w:val="none" w:sz="0" w:space="0" w:color="auto"/>
        <w:right w:val="none" w:sz="0" w:space="0" w:color="auto"/>
      </w:divBdr>
    </w:div>
    <w:div w:id="996112550">
      <w:bodyDiv w:val="1"/>
      <w:marLeft w:val="0"/>
      <w:marRight w:val="0"/>
      <w:marTop w:val="0"/>
      <w:marBottom w:val="0"/>
      <w:divBdr>
        <w:top w:val="none" w:sz="0" w:space="0" w:color="auto"/>
        <w:left w:val="none" w:sz="0" w:space="0" w:color="auto"/>
        <w:bottom w:val="none" w:sz="0" w:space="0" w:color="auto"/>
        <w:right w:val="none" w:sz="0" w:space="0" w:color="auto"/>
      </w:divBdr>
    </w:div>
    <w:div w:id="1009259098">
      <w:bodyDiv w:val="1"/>
      <w:marLeft w:val="0"/>
      <w:marRight w:val="0"/>
      <w:marTop w:val="0"/>
      <w:marBottom w:val="0"/>
      <w:divBdr>
        <w:top w:val="none" w:sz="0" w:space="0" w:color="auto"/>
        <w:left w:val="none" w:sz="0" w:space="0" w:color="auto"/>
        <w:bottom w:val="none" w:sz="0" w:space="0" w:color="auto"/>
        <w:right w:val="none" w:sz="0" w:space="0" w:color="auto"/>
      </w:divBdr>
    </w:div>
    <w:div w:id="1013848869">
      <w:bodyDiv w:val="1"/>
      <w:marLeft w:val="0"/>
      <w:marRight w:val="0"/>
      <w:marTop w:val="0"/>
      <w:marBottom w:val="0"/>
      <w:divBdr>
        <w:top w:val="none" w:sz="0" w:space="0" w:color="auto"/>
        <w:left w:val="none" w:sz="0" w:space="0" w:color="auto"/>
        <w:bottom w:val="none" w:sz="0" w:space="0" w:color="auto"/>
        <w:right w:val="none" w:sz="0" w:space="0" w:color="auto"/>
      </w:divBdr>
    </w:div>
    <w:div w:id="1022634305">
      <w:bodyDiv w:val="1"/>
      <w:marLeft w:val="0"/>
      <w:marRight w:val="0"/>
      <w:marTop w:val="0"/>
      <w:marBottom w:val="0"/>
      <w:divBdr>
        <w:top w:val="none" w:sz="0" w:space="0" w:color="auto"/>
        <w:left w:val="none" w:sz="0" w:space="0" w:color="auto"/>
        <w:bottom w:val="none" w:sz="0" w:space="0" w:color="auto"/>
        <w:right w:val="none" w:sz="0" w:space="0" w:color="auto"/>
      </w:divBdr>
    </w:div>
    <w:div w:id="1034696111">
      <w:bodyDiv w:val="1"/>
      <w:marLeft w:val="0"/>
      <w:marRight w:val="0"/>
      <w:marTop w:val="0"/>
      <w:marBottom w:val="0"/>
      <w:divBdr>
        <w:top w:val="none" w:sz="0" w:space="0" w:color="auto"/>
        <w:left w:val="none" w:sz="0" w:space="0" w:color="auto"/>
        <w:bottom w:val="none" w:sz="0" w:space="0" w:color="auto"/>
        <w:right w:val="none" w:sz="0" w:space="0" w:color="auto"/>
      </w:divBdr>
    </w:div>
    <w:div w:id="1039088450">
      <w:bodyDiv w:val="1"/>
      <w:marLeft w:val="0"/>
      <w:marRight w:val="0"/>
      <w:marTop w:val="0"/>
      <w:marBottom w:val="0"/>
      <w:divBdr>
        <w:top w:val="none" w:sz="0" w:space="0" w:color="auto"/>
        <w:left w:val="none" w:sz="0" w:space="0" w:color="auto"/>
        <w:bottom w:val="none" w:sz="0" w:space="0" w:color="auto"/>
        <w:right w:val="none" w:sz="0" w:space="0" w:color="auto"/>
      </w:divBdr>
    </w:div>
    <w:div w:id="1040739810">
      <w:bodyDiv w:val="1"/>
      <w:marLeft w:val="0"/>
      <w:marRight w:val="0"/>
      <w:marTop w:val="0"/>
      <w:marBottom w:val="0"/>
      <w:divBdr>
        <w:top w:val="none" w:sz="0" w:space="0" w:color="auto"/>
        <w:left w:val="none" w:sz="0" w:space="0" w:color="auto"/>
        <w:bottom w:val="none" w:sz="0" w:space="0" w:color="auto"/>
        <w:right w:val="none" w:sz="0" w:space="0" w:color="auto"/>
      </w:divBdr>
    </w:div>
    <w:div w:id="1044521112">
      <w:bodyDiv w:val="1"/>
      <w:marLeft w:val="0"/>
      <w:marRight w:val="0"/>
      <w:marTop w:val="0"/>
      <w:marBottom w:val="0"/>
      <w:divBdr>
        <w:top w:val="none" w:sz="0" w:space="0" w:color="auto"/>
        <w:left w:val="none" w:sz="0" w:space="0" w:color="auto"/>
        <w:bottom w:val="none" w:sz="0" w:space="0" w:color="auto"/>
        <w:right w:val="none" w:sz="0" w:space="0" w:color="auto"/>
      </w:divBdr>
    </w:div>
    <w:div w:id="1048070063">
      <w:bodyDiv w:val="1"/>
      <w:marLeft w:val="0"/>
      <w:marRight w:val="0"/>
      <w:marTop w:val="0"/>
      <w:marBottom w:val="0"/>
      <w:divBdr>
        <w:top w:val="none" w:sz="0" w:space="0" w:color="auto"/>
        <w:left w:val="none" w:sz="0" w:space="0" w:color="auto"/>
        <w:bottom w:val="none" w:sz="0" w:space="0" w:color="auto"/>
        <w:right w:val="none" w:sz="0" w:space="0" w:color="auto"/>
      </w:divBdr>
    </w:div>
    <w:div w:id="1057902185">
      <w:bodyDiv w:val="1"/>
      <w:marLeft w:val="0"/>
      <w:marRight w:val="0"/>
      <w:marTop w:val="0"/>
      <w:marBottom w:val="0"/>
      <w:divBdr>
        <w:top w:val="none" w:sz="0" w:space="0" w:color="auto"/>
        <w:left w:val="none" w:sz="0" w:space="0" w:color="auto"/>
        <w:bottom w:val="none" w:sz="0" w:space="0" w:color="auto"/>
        <w:right w:val="none" w:sz="0" w:space="0" w:color="auto"/>
      </w:divBdr>
    </w:div>
    <w:div w:id="1075397187">
      <w:bodyDiv w:val="1"/>
      <w:marLeft w:val="0"/>
      <w:marRight w:val="0"/>
      <w:marTop w:val="0"/>
      <w:marBottom w:val="0"/>
      <w:divBdr>
        <w:top w:val="none" w:sz="0" w:space="0" w:color="auto"/>
        <w:left w:val="none" w:sz="0" w:space="0" w:color="auto"/>
        <w:bottom w:val="none" w:sz="0" w:space="0" w:color="auto"/>
        <w:right w:val="none" w:sz="0" w:space="0" w:color="auto"/>
      </w:divBdr>
    </w:div>
    <w:div w:id="1079906045">
      <w:bodyDiv w:val="1"/>
      <w:marLeft w:val="0"/>
      <w:marRight w:val="0"/>
      <w:marTop w:val="0"/>
      <w:marBottom w:val="0"/>
      <w:divBdr>
        <w:top w:val="none" w:sz="0" w:space="0" w:color="auto"/>
        <w:left w:val="none" w:sz="0" w:space="0" w:color="auto"/>
        <w:bottom w:val="none" w:sz="0" w:space="0" w:color="auto"/>
        <w:right w:val="none" w:sz="0" w:space="0" w:color="auto"/>
      </w:divBdr>
    </w:div>
    <w:div w:id="1079909052">
      <w:bodyDiv w:val="1"/>
      <w:marLeft w:val="0"/>
      <w:marRight w:val="0"/>
      <w:marTop w:val="0"/>
      <w:marBottom w:val="0"/>
      <w:divBdr>
        <w:top w:val="none" w:sz="0" w:space="0" w:color="auto"/>
        <w:left w:val="none" w:sz="0" w:space="0" w:color="auto"/>
        <w:bottom w:val="none" w:sz="0" w:space="0" w:color="auto"/>
        <w:right w:val="none" w:sz="0" w:space="0" w:color="auto"/>
      </w:divBdr>
    </w:div>
    <w:div w:id="1081215395">
      <w:bodyDiv w:val="1"/>
      <w:marLeft w:val="0"/>
      <w:marRight w:val="0"/>
      <w:marTop w:val="0"/>
      <w:marBottom w:val="0"/>
      <w:divBdr>
        <w:top w:val="none" w:sz="0" w:space="0" w:color="auto"/>
        <w:left w:val="none" w:sz="0" w:space="0" w:color="auto"/>
        <w:bottom w:val="none" w:sz="0" w:space="0" w:color="auto"/>
        <w:right w:val="none" w:sz="0" w:space="0" w:color="auto"/>
      </w:divBdr>
    </w:div>
    <w:div w:id="1091702131">
      <w:bodyDiv w:val="1"/>
      <w:marLeft w:val="0"/>
      <w:marRight w:val="0"/>
      <w:marTop w:val="0"/>
      <w:marBottom w:val="0"/>
      <w:divBdr>
        <w:top w:val="none" w:sz="0" w:space="0" w:color="auto"/>
        <w:left w:val="none" w:sz="0" w:space="0" w:color="auto"/>
        <w:bottom w:val="none" w:sz="0" w:space="0" w:color="auto"/>
        <w:right w:val="none" w:sz="0" w:space="0" w:color="auto"/>
      </w:divBdr>
    </w:div>
    <w:div w:id="1107853256">
      <w:bodyDiv w:val="1"/>
      <w:marLeft w:val="0"/>
      <w:marRight w:val="0"/>
      <w:marTop w:val="0"/>
      <w:marBottom w:val="0"/>
      <w:divBdr>
        <w:top w:val="none" w:sz="0" w:space="0" w:color="auto"/>
        <w:left w:val="none" w:sz="0" w:space="0" w:color="auto"/>
        <w:bottom w:val="none" w:sz="0" w:space="0" w:color="auto"/>
        <w:right w:val="none" w:sz="0" w:space="0" w:color="auto"/>
      </w:divBdr>
    </w:div>
    <w:div w:id="1109541322">
      <w:bodyDiv w:val="1"/>
      <w:marLeft w:val="0"/>
      <w:marRight w:val="0"/>
      <w:marTop w:val="0"/>
      <w:marBottom w:val="0"/>
      <w:divBdr>
        <w:top w:val="none" w:sz="0" w:space="0" w:color="auto"/>
        <w:left w:val="none" w:sz="0" w:space="0" w:color="auto"/>
        <w:bottom w:val="none" w:sz="0" w:space="0" w:color="auto"/>
        <w:right w:val="none" w:sz="0" w:space="0" w:color="auto"/>
      </w:divBdr>
    </w:div>
    <w:div w:id="1116371027">
      <w:bodyDiv w:val="1"/>
      <w:marLeft w:val="0"/>
      <w:marRight w:val="0"/>
      <w:marTop w:val="0"/>
      <w:marBottom w:val="0"/>
      <w:divBdr>
        <w:top w:val="none" w:sz="0" w:space="0" w:color="auto"/>
        <w:left w:val="none" w:sz="0" w:space="0" w:color="auto"/>
        <w:bottom w:val="none" w:sz="0" w:space="0" w:color="auto"/>
        <w:right w:val="none" w:sz="0" w:space="0" w:color="auto"/>
      </w:divBdr>
    </w:div>
    <w:div w:id="1124886518">
      <w:bodyDiv w:val="1"/>
      <w:marLeft w:val="0"/>
      <w:marRight w:val="0"/>
      <w:marTop w:val="0"/>
      <w:marBottom w:val="0"/>
      <w:divBdr>
        <w:top w:val="none" w:sz="0" w:space="0" w:color="auto"/>
        <w:left w:val="none" w:sz="0" w:space="0" w:color="auto"/>
        <w:bottom w:val="none" w:sz="0" w:space="0" w:color="auto"/>
        <w:right w:val="none" w:sz="0" w:space="0" w:color="auto"/>
      </w:divBdr>
    </w:div>
    <w:div w:id="1126774181">
      <w:bodyDiv w:val="1"/>
      <w:marLeft w:val="0"/>
      <w:marRight w:val="0"/>
      <w:marTop w:val="0"/>
      <w:marBottom w:val="0"/>
      <w:divBdr>
        <w:top w:val="none" w:sz="0" w:space="0" w:color="auto"/>
        <w:left w:val="none" w:sz="0" w:space="0" w:color="auto"/>
        <w:bottom w:val="none" w:sz="0" w:space="0" w:color="auto"/>
        <w:right w:val="none" w:sz="0" w:space="0" w:color="auto"/>
      </w:divBdr>
    </w:div>
    <w:div w:id="1126974085">
      <w:bodyDiv w:val="1"/>
      <w:marLeft w:val="0"/>
      <w:marRight w:val="0"/>
      <w:marTop w:val="0"/>
      <w:marBottom w:val="0"/>
      <w:divBdr>
        <w:top w:val="none" w:sz="0" w:space="0" w:color="auto"/>
        <w:left w:val="none" w:sz="0" w:space="0" w:color="auto"/>
        <w:bottom w:val="none" w:sz="0" w:space="0" w:color="auto"/>
        <w:right w:val="none" w:sz="0" w:space="0" w:color="auto"/>
      </w:divBdr>
    </w:div>
    <w:div w:id="1133139833">
      <w:bodyDiv w:val="1"/>
      <w:marLeft w:val="0"/>
      <w:marRight w:val="0"/>
      <w:marTop w:val="0"/>
      <w:marBottom w:val="0"/>
      <w:divBdr>
        <w:top w:val="none" w:sz="0" w:space="0" w:color="auto"/>
        <w:left w:val="none" w:sz="0" w:space="0" w:color="auto"/>
        <w:bottom w:val="none" w:sz="0" w:space="0" w:color="auto"/>
        <w:right w:val="none" w:sz="0" w:space="0" w:color="auto"/>
      </w:divBdr>
    </w:div>
    <w:div w:id="1148979030">
      <w:bodyDiv w:val="1"/>
      <w:marLeft w:val="0"/>
      <w:marRight w:val="0"/>
      <w:marTop w:val="0"/>
      <w:marBottom w:val="0"/>
      <w:divBdr>
        <w:top w:val="none" w:sz="0" w:space="0" w:color="auto"/>
        <w:left w:val="none" w:sz="0" w:space="0" w:color="auto"/>
        <w:bottom w:val="none" w:sz="0" w:space="0" w:color="auto"/>
        <w:right w:val="none" w:sz="0" w:space="0" w:color="auto"/>
      </w:divBdr>
    </w:div>
    <w:div w:id="1152678779">
      <w:bodyDiv w:val="1"/>
      <w:marLeft w:val="0"/>
      <w:marRight w:val="0"/>
      <w:marTop w:val="0"/>
      <w:marBottom w:val="0"/>
      <w:divBdr>
        <w:top w:val="none" w:sz="0" w:space="0" w:color="auto"/>
        <w:left w:val="none" w:sz="0" w:space="0" w:color="auto"/>
        <w:bottom w:val="none" w:sz="0" w:space="0" w:color="auto"/>
        <w:right w:val="none" w:sz="0" w:space="0" w:color="auto"/>
      </w:divBdr>
    </w:div>
    <w:div w:id="1161583219">
      <w:bodyDiv w:val="1"/>
      <w:marLeft w:val="0"/>
      <w:marRight w:val="0"/>
      <w:marTop w:val="0"/>
      <w:marBottom w:val="0"/>
      <w:divBdr>
        <w:top w:val="none" w:sz="0" w:space="0" w:color="auto"/>
        <w:left w:val="none" w:sz="0" w:space="0" w:color="auto"/>
        <w:bottom w:val="none" w:sz="0" w:space="0" w:color="auto"/>
        <w:right w:val="none" w:sz="0" w:space="0" w:color="auto"/>
      </w:divBdr>
    </w:div>
    <w:div w:id="1162549078">
      <w:bodyDiv w:val="1"/>
      <w:marLeft w:val="0"/>
      <w:marRight w:val="0"/>
      <w:marTop w:val="0"/>
      <w:marBottom w:val="0"/>
      <w:divBdr>
        <w:top w:val="none" w:sz="0" w:space="0" w:color="auto"/>
        <w:left w:val="none" w:sz="0" w:space="0" w:color="auto"/>
        <w:bottom w:val="none" w:sz="0" w:space="0" w:color="auto"/>
        <w:right w:val="none" w:sz="0" w:space="0" w:color="auto"/>
      </w:divBdr>
    </w:div>
    <w:div w:id="1162886631">
      <w:bodyDiv w:val="1"/>
      <w:marLeft w:val="0"/>
      <w:marRight w:val="0"/>
      <w:marTop w:val="0"/>
      <w:marBottom w:val="0"/>
      <w:divBdr>
        <w:top w:val="none" w:sz="0" w:space="0" w:color="auto"/>
        <w:left w:val="none" w:sz="0" w:space="0" w:color="auto"/>
        <w:bottom w:val="none" w:sz="0" w:space="0" w:color="auto"/>
        <w:right w:val="none" w:sz="0" w:space="0" w:color="auto"/>
      </w:divBdr>
    </w:div>
    <w:div w:id="1177118281">
      <w:bodyDiv w:val="1"/>
      <w:marLeft w:val="0"/>
      <w:marRight w:val="0"/>
      <w:marTop w:val="0"/>
      <w:marBottom w:val="0"/>
      <w:divBdr>
        <w:top w:val="none" w:sz="0" w:space="0" w:color="auto"/>
        <w:left w:val="none" w:sz="0" w:space="0" w:color="auto"/>
        <w:bottom w:val="none" w:sz="0" w:space="0" w:color="auto"/>
        <w:right w:val="none" w:sz="0" w:space="0" w:color="auto"/>
      </w:divBdr>
    </w:div>
    <w:div w:id="1179849146">
      <w:bodyDiv w:val="1"/>
      <w:marLeft w:val="0"/>
      <w:marRight w:val="0"/>
      <w:marTop w:val="0"/>
      <w:marBottom w:val="0"/>
      <w:divBdr>
        <w:top w:val="none" w:sz="0" w:space="0" w:color="auto"/>
        <w:left w:val="none" w:sz="0" w:space="0" w:color="auto"/>
        <w:bottom w:val="none" w:sz="0" w:space="0" w:color="auto"/>
        <w:right w:val="none" w:sz="0" w:space="0" w:color="auto"/>
      </w:divBdr>
    </w:div>
    <w:div w:id="1181435126">
      <w:bodyDiv w:val="1"/>
      <w:marLeft w:val="0"/>
      <w:marRight w:val="0"/>
      <w:marTop w:val="0"/>
      <w:marBottom w:val="0"/>
      <w:divBdr>
        <w:top w:val="none" w:sz="0" w:space="0" w:color="auto"/>
        <w:left w:val="none" w:sz="0" w:space="0" w:color="auto"/>
        <w:bottom w:val="none" w:sz="0" w:space="0" w:color="auto"/>
        <w:right w:val="none" w:sz="0" w:space="0" w:color="auto"/>
      </w:divBdr>
    </w:div>
    <w:div w:id="1188642568">
      <w:bodyDiv w:val="1"/>
      <w:marLeft w:val="0"/>
      <w:marRight w:val="0"/>
      <w:marTop w:val="0"/>
      <w:marBottom w:val="0"/>
      <w:divBdr>
        <w:top w:val="none" w:sz="0" w:space="0" w:color="auto"/>
        <w:left w:val="none" w:sz="0" w:space="0" w:color="auto"/>
        <w:bottom w:val="none" w:sz="0" w:space="0" w:color="auto"/>
        <w:right w:val="none" w:sz="0" w:space="0" w:color="auto"/>
      </w:divBdr>
    </w:div>
    <w:div w:id="1192255915">
      <w:bodyDiv w:val="1"/>
      <w:marLeft w:val="0"/>
      <w:marRight w:val="0"/>
      <w:marTop w:val="0"/>
      <w:marBottom w:val="0"/>
      <w:divBdr>
        <w:top w:val="none" w:sz="0" w:space="0" w:color="auto"/>
        <w:left w:val="none" w:sz="0" w:space="0" w:color="auto"/>
        <w:bottom w:val="none" w:sz="0" w:space="0" w:color="auto"/>
        <w:right w:val="none" w:sz="0" w:space="0" w:color="auto"/>
      </w:divBdr>
    </w:div>
    <w:div w:id="1196889123">
      <w:bodyDiv w:val="1"/>
      <w:marLeft w:val="0"/>
      <w:marRight w:val="0"/>
      <w:marTop w:val="0"/>
      <w:marBottom w:val="0"/>
      <w:divBdr>
        <w:top w:val="none" w:sz="0" w:space="0" w:color="auto"/>
        <w:left w:val="none" w:sz="0" w:space="0" w:color="auto"/>
        <w:bottom w:val="none" w:sz="0" w:space="0" w:color="auto"/>
        <w:right w:val="none" w:sz="0" w:space="0" w:color="auto"/>
      </w:divBdr>
    </w:div>
    <w:div w:id="1207646714">
      <w:bodyDiv w:val="1"/>
      <w:marLeft w:val="0"/>
      <w:marRight w:val="0"/>
      <w:marTop w:val="0"/>
      <w:marBottom w:val="0"/>
      <w:divBdr>
        <w:top w:val="none" w:sz="0" w:space="0" w:color="auto"/>
        <w:left w:val="none" w:sz="0" w:space="0" w:color="auto"/>
        <w:bottom w:val="none" w:sz="0" w:space="0" w:color="auto"/>
        <w:right w:val="none" w:sz="0" w:space="0" w:color="auto"/>
      </w:divBdr>
    </w:div>
    <w:div w:id="1209297865">
      <w:bodyDiv w:val="1"/>
      <w:marLeft w:val="0"/>
      <w:marRight w:val="0"/>
      <w:marTop w:val="0"/>
      <w:marBottom w:val="0"/>
      <w:divBdr>
        <w:top w:val="none" w:sz="0" w:space="0" w:color="auto"/>
        <w:left w:val="none" w:sz="0" w:space="0" w:color="auto"/>
        <w:bottom w:val="none" w:sz="0" w:space="0" w:color="auto"/>
        <w:right w:val="none" w:sz="0" w:space="0" w:color="auto"/>
      </w:divBdr>
    </w:div>
    <w:div w:id="1211113269">
      <w:bodyDiv w:val="1"/>
      <w:marLeft w:val="0"/>
      <w:marRight w:val="0"/>
      <w:marTop w:val="0"/>
      <w:marBottom w:val="0"/>
      <w:divBdr>
        <w:top w:val="none" w:sz="0" w:space="0" w:color="auto"/>
        <w:left w:val="none" w:sz="0" w:space="0" w:color="auto"/>
        <w:bottom w:val="none" w:sz="0" w:space="0" w:color="auto"/>
        <w:right w:val="none" w:sz="0" w:space="0" w:color="auto"/>
      </w:divBdr>
    </w:div>
    <w:div w:id="1215846422">
      <w:bodyDiv w:val="1"/>
      <w:marLeft w:val="0"/>
      <w:marRight w:val="0"/>
      <w:marTop w:val="0"/>
      <w:marBottom w:val="0"/>
      <w:divBdr>
        <w:top w:val="none" w:sz="0" w:space="0" w:color="auto"/>
        <w:left w:val="none" w:sz="0" w:space="0" w:color="auto"/>
        <w:bottom w:val="none" w:sz="0" w:space="0" w:color="auto"/>
        <w:right w:val="none" w:sz="0" w:space="0" w:color="auto"/>
      </w:divBdr>
    </w:div>
    <w:div w:id="1221407370">
      <w:bodyDiv w:val="1"/>
      <w:marLeft w:val="0"/>
      <w:marRight w:val="0"/>
      <w:marTop w:val="0"/>
      <w:marBottom w:val="0"/>
      <w:divBdr>
        <w:top w:val="none" w:sz="0" w:space="0" w:color="auto"/>
        <w:left w:val="none" w:sz="0" w:space="0" w:color="auto"/>
        <w:bottom w:val="none" w:sz="0" w:space="0" w:color="auto"/>
        <w:right w:val="none" w:sz="0" w:space="0" w:color="auto"/>
      </w:divBdr>
    </w:div>
    <w:div w:id="1226842560">
      <w:bodyDiv w:val="1"/>
      <w:marLeft w:val="0"/>
      <w:marRight w:val="0"/>
      <w:marTop w:val="0"/>
      <w:marBottom w:val="0"/>
      <w:divBdr>
        <w:top w:val="none" w:sz="0" w:space="0" w:color="auto"/>
        <w:left w:val="none" w:sz="0" w:space="0" w:color="auto"/>
        <w:bottom w:val="none" w:sz="0" w:space="0" w:color="auto"/>
        <w:right w:val="none" w:sz="0" w:space="0" w:color="auto"/>
      </w:divBdr>
    </w:div>
    <w:div w:id="1234926084">
      <w:bodyDiv w:val="1"/>
      <w:marLeft w:val="0"/>
      <w:marRight w:val="0"/>
      <w:marTop w:val="0"/>
      <w:marBottom w:val="0"/>
      <w:divBdr>
        <w:top w:val="none" w:sz="0" w:space="0" w:color="auto"/>
        <w:left w:val="none" w:sz="0" w:space="0" w:color="auto"/>
        <w:bottom w:val="none" w:sz="0" w:space="0" w:color="auto"/>
        <w:right w:val="none" w:sz="0" w:space="0" w:color="auto"/>
      </w:divBdr>
    </w:div>
    <w:div w:id="1238519323">
      <w:bodyDiv w:val="1"/>
      <w:marLeft w:val="0"/>
      <w:marRight w:val="0"/>
      <w:marTop w:val="0"/>
      <w:marBottom w:val="0"/>
      <w:divBdr>
        <w:top w:val="none" w:sz="0" w:space="0" w:color="auto"/>
        <w:left w:val="none" w:sz="0" w:space="0" w:color="auto"/>
        <w:bottom w:val="none" w:sz="0" w:space="0" w:color="auto"/>
        <w:right w:val="none" w:sz="0" w:space="0" w:color="auto"/>
      </w:divBdr>
    </w:div>
    <w:div w:id="1243369757">
      <w:bodyDiv w:val="1"/>
      <w:marLeft w:val="0"/>
      <w:marRight w:val="0"/>
      <w:marTop w:val="0"/>
      <w:marBottom w:val="0"/>
      <w:divBdr>
        <w:top w:val="none" w:sz="0" w:space="0" w:color="auto"/>
        <w:left w:val="none" w:sz="0" w:space="0" w:color="auto"/>
        <w:bottom w:val="none" w:sz="0" w:space="0" w:color="auto"/>
        <w:right w:val="none" w:sz="0" w:space="0" w:color="auto"/>
      </w:divBdr>
    </w:div>
    <w:div w:id="1256667105">
      <w:bodyDiv w:val="1"/>
      <w:marLeft w:val="0"/>
      <w:marRight w:val="0"/>
      <w:marTop w:val="0"/>
      <w:marBottom w:val="0"/>
      <w:divBdr>
        <w:top w:val="none" w:sz="0" w:space="0" w:color="auto"/>
        <w:left w:val="none" w:sz="0" w:space="0" w:color="auto"/>
        <w:bottom w:val="none" w:sz="0" w:space="0" w:color="auto"/>
        <w:right w:val="none" w:sz="0" w:space="0" w:color="auto"/>
      </w:divBdr>
    </w:div>
    <w:div w:id="1264454905">
      <w:bodyDiv w:val="1"/>
      <w:marLeft w:val="0"/>
      <w:marRight w:val="0"/>
      <w:marTop w:val="0"/>
      <w:marBottom w:val="0"/>
      <w:divBdr>
        <w:top w:val="none" w:sz="0" w:space="0" w:color="auto"/>
        <w:left w:val="none" w:sz="0" w:space="0" w:color="auto"/>
        <w:bottom w:val="none" w:sz="0" w:space="0" w:color="auto"/>
        <w:right w:val="none" w:sz="0" w:space="0" w:color="auto"/>
      </w:divBdr>
    </w:div>
    <w:div w:id="1266815243">
      <w:bodyDiv w:val="1"/>
      <w:marLeft w:val="0"/>
      <w:marRight w:val="0"/>
      <w:marTop w:val="0"/>
      <w:marBottom w:val="0"/>
      <w:divBdr>
        <w:top w:val="none" w:sz="0" w:space="0" w:color="auto"/>
        <w:left w:val="none" w:sz="0" w:space="0" w:color="auto"/>
        <w:bottom w:val="none" w:sz="0" w:space="0" w:color="auto"/>
        <w:right w:val="none" w:sz="0" w:space="0" w:color="auto"/>
      </w:divBdr>
    </w:div>
    <w:div w:id="1280641977">
      <w:bodyDiv w:val="1"/>
      <w:marLeft w:val="0"/>
      <w:marRight w:val="0"/>
      <w:marTop w:val="0"/>
      <w:marBottom w:val="0"/>
      <w:divBdr>
        <w:top w:val="none" w:sz="0" w:space="0" w:color="auto"/>
        <w:left w:val="none" w:sz="0" w:space="0" w:color="auto"/>
        <w:bottom w:val="none" w:sz="0" w:space="0" w:color="auto"/>
        <w:right w:val="none" w:sz="0" w:space="0" w:color="auto"/>
      </w:divBdr>
    </w:div>
    <w:div w:id="1282761375">
      <w:bodyDiv w:val="1"/>
      <w:marLeft w:val="0"/>
      <w:marRight w:val="0"/>
      <w:marTop w:val="0"/>
      <w:marBottom w:val="0"/>
      <w:divBdr>
        <w:top w:val="none" w:sz="0" w:space="0" w:color="auto"/>
        <w:left w:val="none" w:sz="0" w:space="0" w:color="auto"/>
        <w:bottom w:val="none" w:sz="0" w:space="0" w:color="auto"/>
        <w:right w:val="none" w:sz="0" w:space="0" w:color="auto"/>
      </w:divBdr>
    </w:div>
    <w:div w:id="1284507228">
      <w:bodyDiv w:val="1"/>
      <w:marLeft w:val="0"/>
      <w:marRight w:val="0"/>
      <w:marTop w:val="0"/>
      <w:marBottom w:val="0"/>
      <w:divBdr>
        <w:top w:val="none" w:sz="0" w:space="0" w:color="auto"/>
        <w:left w:val="none" w:sz="0" w:space="0" w:color="auto"/>
        <w:bottom w:val="none" w:sz="0" w:space="0" w:color="auto"/>
        <w:right w:val="none" w:sz="0" w:space="0" w:color="auto"/>
      </w:divBdr>
    </w:div>
    <w:div w:id="1286235516">
      <w:bodyDiv w:val="1"/>
      <w:marLeft w:val="0"/>
      <w:marRight w:val="0"/>
      <w:marTop w:val="0"/>
      <w:marBottom w:val="0"/>
      <w:divBdr>
        <w:top w:val="none" w:sz="0" w:space="0" w:color="auto"/>
        <w:left w:val="none" w:sz="0" w:space="0" w:color="auto"/>
        <w:bottom w:val="none" w:sz="0" w:space="0" w:color="auto"/>
        <w:right w:val="none" w:sz="0" w:space="0" w:color="auto"/>
      </w:divBdr>
    </w:div>
    <w:div w:id="1299915481">
      <w:bodyDiv w:val="1"/>
      <w:marLeft w:val="0"/>
      <w:marRight w:val="0"/>
      <w:marTop w:val="0"/>
      <w:marBottom w:val="0"/>
      <w:divBdr>
        <w:top w:val="none" w:sz="0" w:space="0" w:color="auto"/>
        <w:left w:val="none" w:sz="0" w:space="0" w:color="auto"/>
        <w:bottom w:val="none" w:sz="0" w:space="0" w:color="auto"/>
        <w:right w:val="none" w:sz="0" w:space="0" w:color="auto"/>
      </w:divBdr>
    </w:div>
    <w:div w:id="1312321978">
      <w:bodyDiv w:val="1"/>
      <w:marLeft w:val="0"/>
      <w:marRight w:val="0"/>
      <w:marTop w:val="0"/>
      <w:marBottom w:val="0"/>
      <w:divBdr>
        <w:top w:val="none" w:sz="0" w:space="0" w:color="auto"/>
        <w:left w:val="none" w:sz="0" w:space="0" w:color="auto"/>
        <w:bottom w:val="none" w:sz="0" w:space="0" w:color="auto"/>
        <w:right w:val="none" w:sz="0" w:space="0" w:color="auto"/>
      </w:divBdr>
    </w:div>
    <w:div w:id="1332413647">
      <w:bodyDiv w:val="1"/>
      <w:marLeft w:val="0"/>
      <w:marRight w:val="0"/>
      <w:marTop w:val="0"/>
      <w:marBottom w:val="0"/>
      <w:divBdr>
        <w:top w:val="none" w:sz="0" w:space="0" w:color="auto"/>
        <w:left w:val="none" w:sz="0" w:space="0" w:color="auto"/>
        <w:bottom w:val="none" w:sz="0" w:space="0" w:color="auto"/>
        <w:right w:val="none" w:sz="0" w:space="0" w:color="auto"/>
      </w:divBdr>
    </w:div>
    <w:div w:id="1332442109">
      <w:bodyDiv w:val="1"/>
      <w:marLeft w:val="0"/>
      <w:marRight w:val="0"/>
      <w:marTop w:val="0"/>
      <w:marBottom w:val="0"/>
      <w:divBdr>
        <w:top w:val="none" w:sz="0" w:space="0" w:color="auto"/>
        <w:left w:val="none" w:sz="0" w:space="0" w:color="auto"/>
        <w:bottom w:val="none" w:sz="0" w:space="0" w:color="auto"/>
        <w:right w:val="none" w:sz="0" w:space="0" w:color="auto"/>
      </w:divBdr>
    </w:div>
    <w:div w:id="1339693050">
      <w:bodyDiv w:val="1"/>
      <w:marLeft w:val="0"/>
      <w:marRight w:val="0"/>
      <w:marTop w:val="0"/>
      <w:marBottom w:val="0"/>
      <w:divBdr>
        <w:top w:val="none" w:sz="0" w:space="0" w:color="auto"/>
        <w:left w:val="none" w:sz="0" w:space="0" w:color="auto"/>
        <w:bottom w:val="none" w:sz="0" w:space="0" w:color="auto"/>
        <w:right w:val="none" w:sz="0" w:space="0" w:color="auto"/>
      </w:divBdr>
    </w:div>
    <w:div w:id="1342312413">
      <w:bodyDiv w:val="1"/>
      <w:marLeft w:val="0"/>
      <w:marRight w:val="0"/>
      <w:marTop w:val="0"/>
      <w:marBottom w:val="0"/>
      <w:divBdr>
        <w:top w:val="none" w:sz="0" w:space="0" w:color="auto"/>
        <w:left w:val="none" w:sz="0" w:space="0" w:color="auto"/>
        <w:bottom w:val="none" w:sz="0" w:space="0" w:color="auto"/>
        <w:right w:val="none" w:sz="0" w:space="0" w:color="auto"/>
      </w:divBdr>
    </w:div>
    <w:div w:id="1347708296">
      <w:bodyDiv w:val="1"/>
      <w:marLeft w:val="0"/>
      <w:marRight w:val="0"/>
      <w:marTop w:val="0"/>
      <w:marBottom w:val="0"/>
      <w:divBdr>
        <w:top w:val="none" w:sz="0" w:space="0" w:color="auto"/>
        <w:left w:val="none" w:sz="0" w:space="0" w:color="auto"/>
        <w:bottom w:val="none" w:sz="0" w:space="0" w:color="auto"/>
        <w:right w:val="none" w:sz="0" w:space="0" w:color="auto"/>
      </w:divBdr>
    </w:div>
    <w:div w:id="1349982924">
      <w:bodyDiv w:val="1"/>
      <w:marLeft w:val="0"/>
      <w:marRight w:val="0"/>
      <w:marTop w:val="0"/>
      <w:marBottom w:val="0"/>
      <w:divBdr>
        <w:top w:val="none" w:sz="0" w:space="0" w:color="auto"/>
        <w:left w:val="none" w:sz="0" w:space="0" w:color="auto"/>
        <w:bottom w:val="none" w:sz="0" w:space="0" w:color="auto"/>
        <w:right w:val="none" w:sz="0" w:space="0" w:color="auto"/>
      </w:divBdr>
    </w:div>
    <w:div w:id="1353725435">
      <w:bodyDiv w:val="1"/>
      <w:marLeft w:val="0"/>
      <w:marRight w:val="0"/>
      <w:marTop w:val="0"/>
      <w:marBottom w:val="0"/>
      <w:divBdr>
        <w:top w:val="none" w:sz="0" w:space="0" w:color="auto"/>
        <w:left w:val="none" w:sz="0" w:space="0" w:color="auto"/>
        <w:bottom w:val="none" w:sz="0" w:space="0" w:color="auto"/>
        <w:right w:val="none" w:sz="0" w:space="0" w:color="auto"/>
      </w:divBdr>
    </w:div>
    <w:div w:id="1361542461">
      <w:bodyDiv w:val="1"/>
      <w:marLeft w:val="0"/>
      <w:marRight w:val="0"/>
      <w:marTop w:val="0"/>
      <w:marBottom w:val="0"/>
      <w:divBdr>
        <w:top w:val="none" w:sz="0" w:space="0" w:color="auto"/>
        <w:left w:val="none" w:sz="0" w:space="0" w:color="auto"/>
        <w:bottom w:val="none" w:sz="0" w:space="0" w:color="auto"/>
        <w:right w:val="none" w:sz="0" w:space="0" w:color="auto"/>
      </w:divBdr>
    </w:div>
    <w:div w:id="1366562767">
      <w:bodyDiv w:val="1"/>
      <w:marLeft w:val="0"/>
      <w:marRight w:val="0"/>
      <w:marTop w:val="0"/>
      <w:marBottom w:val="0"/>
      <w:divBdr>
        <w:top w:val="none" w:sz="0" w:space="0" w:color="auto"/>
        <w:left w:val="none" w:sz="0" w:space="0" w:color="auto"/>
        <w:bottom w:val="none" w:sz="0" w:space="0" w:color="auto"/>
        <w:right w:val="none" w:sz="0" w:space="0" w:color="auto"/>
      </w:divBdr>
    </w:div>
    <w:div w:id="1371613331">
      <w:bodyDiv w:val="1"/>
      <w:marLeft w:val="0"/>
      <w:marRight w:val="0"/>
      <w:marTop w:val="0"/>
      <w:marBottom w:val="0"/>
      <w:divBdr>
        <w:top w:val="none" w:sz="0" w:space="0" w:color="auto"/>
        <w:left w:val="none" w:sz="0" w:space="0" w:color="auto"/>
        <w:bottom w:val="none" w:sz="0" w:space="0" w:color="auto"/>
        <w:right w:val="none" w:sz="0" w:space="0" w:color="auto"/>
      </w:divBdr>
    </w:div>
    <w:div w:id="1373847764">
      <w:bodyDiv w:val="1"/>
      <w:marLeft w:val="0"/>
      <w:marRight w:val="0"/>
      <w:marTop w:val="0"/>
      <w:marBottom w:val="0"/>
      <w:divBdr>
        <w:top w:val="none" w:sz="0" w:space="0" w:color="auto"/>
        <w:left w:val="none" w:sz="0" w:space="0" w:color="auto"/>
        <w:bottom w:val="none" w:sz="0" w:space="0" w:color="auto"/>
        <w:right w:val="none" w:sz="0" w:space="0" w:color="auto"/>
      </w:divBdr>
    </w:div>
    <w:div w:id="1374186250">
      <w:bodyDiv w:val="1"/>
      <w:marLeft w:val="0"/>
      <w:marRight w:val="0"/>
      <w:marTop w:val="0"/>
      <w:marBottom w:val="0"/>
      <w:divBdr>
        <w:top w:val="none" w:sz="0" w:space="0" w:color="auto"/>
        <w:left w:val="none" w:sz="0" w:space="0" w:color="auto"/>
        <w:bottom w:val="none" w:sz="0" w:space="0" w:color="auto"/>
        <w:right w:val="none" w:sz="0" w:space="0" w:color="auto"/>
      </w:divBdr>
    </w:div>
    <w:div w:id="1390179817">
      <w:bodyDiv w:val="1"/>
      <w:marLeft w:val="0"/>
      <w:marRight w:val="0"/>
      <w:marTop w:val="0"/>
      <w:marBottom w:val="0"/>
      <w:divBdr>
        <w:top w:val="none" w:sz="0" w:space="0" w:color="auto"/>
        <w:left w:val="none" w:sz="0" w:space="0" w:color="auto"/>
        <w:bottom w:val="none" w:sz="0" w:space="0" w:color="auto"/>
        <w:right w:val="none" w:sz="0" w:space="0" w:color="auto"/>
      </w:divBdr>
    </w:div>
    <w:div w:id="1390955095">
      <w:bodyDiv w:val="1"/>
      <w:marLeft w:val="0"/>
      <w:marRight w:val="0"/>
      <w:marTop w:val="0"/>
      <w:marBottom w:val="0"/>
      <w:divBdr>
        <w:top w:val="none" w:sz="0" w:space="0" w:color="auto"/>
        <w:left w:val="none" w:sz="0" w:space="0" w:color="auto"/>
        <w:bottom w:val="none" w:sz="0" w:space="0" w:color="auto"/>
        <w:right w:val="none" w:sz="0" w:space="0" w:color="auto"/>
      </w:divBdr>
    </w:div>
    <w:div w:id="1397509190">
      <w:bodyDiv w:val="1"/>
      <w:marLeft w:val="0"/>
      <w:marRight w:val="0"/>
      <w:marTop w:val="0"/>
      <w:marBottom w:val="0"/>
      <w:divBdr>
        <w:top w:val="none" w:sz="0" w:space="0" w:color="auto"/>
        <w:left w:val="none" w:sz="0" w:space="0" w:color="auto"/>
        <w:bottom w:val="none" w:sz="0" w:space="0" w:color="auto"/>
        <w:right w:val="none" w:sz="0" w:space="0" w:color="auto"/>
      </w:divBdr>
    </w:div>
    <w:div w:id="1402367425">
      <w:bodyDiv w:val="1"/>
      <w:marLeft w:val="0"/>
      <w:marRight w:val="0"/>
      <w:marTop w:val="0"/>
      <w:marBottom w:val="0"/>
      <w:divBdr>
        <w:top w:val="none" w:sz="0" w:space="0" w:color="auto"/>
        <w:left w:val="none" w:sz="0" w:space="0" w:color="auto"/>
        <w:bottom w:val="none" w:sz="0" w:space="0" w:color="auto"/>
        <w:right w:val="none" w:sz="0" w:space="0" w:color="auto"/>
      </w:divBdr>
    </w:div>
    <w:div w:id="1408385526">
      <w:bodyDiv w:val="1"/>
      <w:marLeft w:val="0"/>
      <w:marRight w:val="0"/>
      <w:marTop w:val="0"/>
      <w:marBottom w:val="0"/>
      <w:divBdr>
        <w:top w:val="none" w:sz="0" w:space="0" w:color="auto"/>
        <w:left w:val="none" w:sz="0" w:space="0" w:color="auto"/>
        <w:bottom w:val="none" w:sz="0" w:space="0" w:color="auto"/>
        <w:right w:val="none" w:sz="0" w:space="0" w:color="auto"/>
      </w:divBdr>
    </w:div>
    <w:div w:id="1420519166">
      <w:bodyDiv w:val="1"/>
      <w:marLeft w:val="0"/>
      <w:marRight w:val="0"/>
      <w:marTop w:val="0"/>
      <w:marBottom w:val="0"/>
      <w:divBdr>
        <w:top w:val="none" w:sz="0" w:space="0" w:color="auto"/>
        <w:left w:val="none" w:sz="0" w:space="0" w:color="auto"/>
        <w:bottom w:val="none" w:sz="0" w:space="0" w:color="auto"/>
        <w:right w:val="none" w:sz="0" w:space="0" w:color="auto"/>
      </w:divBdr>
    </w:div>
    <w:div w:id="1422677504">
      <w:bodyDiv w:val="1"/>
      <w:marLeft w:val="0"/>
      <w:marRight w:val="0"/>
      <w:marTop w:val="0"/>
      <w:marBottom w:val="0"/>
      <w:divBdr>
        <w:top w:val="none" w:sz="0" w:space="0" w:color="auto"/>
        <w:left w:val="none" w:sz="0" w:space="0" w:color="auto"/>
        <w:bottom w:val="none" w:sz="0" w:space="0" w:color="auto"/>
        <w:right w:val="none" w:sz="0" w:space="0" w:color="auto"/>
      </w:divBdr>
    </w:div>
    <w:div w:id="1431271373">
      <w:bodyDiv w:val="1"/>
      <w:marLeft w:val="0"/>
      <w:marRight w:val="0"/>
      <w:marTop w:val="0"/>
      <w:marBottom w:val="0"/>
      <w:divBdr>
        <w:top w:val="none" w:sz="0" w:space="0" w:color="auto"/>
        <w:left w:val="none" w:sz="0" w:space="0" w:color="auto"/>
        <w:bottom w:val="none" w:sz="0" w:space="0" w:color="auto"/>
        <w:right w:val="none" w:sz="0" w:space="0" w:color="auto"/>
      </w:divBdr>
    </w:div>
    <w:div w:id="1439443230">
      <w:bodyDiv w:val="1"/>
      <w:marLeft w:val="0"/>
      <w:marRight w:val="0"/>
      <w:marTop w:val="0"/>
      <w:marBottom w:val="0"/>
      <w:divBdr>
        <w:top w:val="none" w:sz="0" w:space="0" w:color="auto"/>
        <w:left w:val="none" w:sz="0" w:space="0" w:color="auto"/>
        <w:bottom w:val="none" w:sz="0" w:space="0" w:color="auto"/>
        <w:right w:val="none" w:sz="0" w:space="0" w:color="auto"/>
      </w:divBdr>
    </w:div>
    <w:div w:id="1447381948">
      <w:bodyDiv w:val="1"/>
      <w:marLeft w:val="0"/>
      <w:marRight w:val="0"/>
      <w:marTop w:val="0"/>
      <w:marBottom w:val="0"/>
      <w:divBdr>
        <w:top w:val="none" w:sz="0" w:space="0" w:color="auto"/>
        <w:left w:val="none" w:sz="0" w:space="0" w:color="auto"/>
        <w:bottom w:val="none" w:sz="0" w:space="0" w:color="auto"/>
        <w:right w:val="none" w:sz="0" w:space="0" w:color="auto"/>
      </w:divBdr>
    </w:div>
    <w:div w:id="1455833182">
      <w:bodyDiv w:val="1"/>
      <w:marLeft w:val="0"/>
      <w:marRight w:val="0"/>
      <w:marTop w:val="0"/>
      <w:marBottom w:val="0"/>
      <w:divBdr>
        <w:top w:val="none" w:sz="0" w:space="0" w:color="auto"/>
        <w:left w:val="none" w:sz="0" w:space="0" w:color="auto"/>
        <w:bottom w:val="none" w:sz="0" w:space="0" w:color="auto"/>
        <w:right w:val="none" w:sz="0" w:space="0" w:color="auto"/>
      </w:divBdr>
    </w:div>
    <w:div w:id="1458177565">
      <w:bodyDiv w:val="1"/>
      <w:marLeft w:val="0"/>
      <w:marRight w:val="0"/>
      <w:marTop w:val="0"/>
      <w:marBottom w:val="0"/>
      <w:divBdr>
        <w:top w:val="none" w:sz="0" w:space="0" w:color="auto"/>
        <w:left w:val="none" w:sz="0" w:space="0" w:color="auto"/>
        <w:bottom w:val="none" w:sz="0" w:space="0" w:color="auto"/>
        <w:right w:val="none" w:sz="0" w:space="0" w:color="auto"/>
      </w:divBdr>
    </w:div>
    <w:div w:id="1458450211">
      <w:bodyDiv w:val="1"/>
      <w:marLeft w:val="0"/>
      <w:marRight w:val="0"/>
      <w:marTop w:val="0"/>
      <w:marBottom w:val="0"/>
      <w:divBdr>
        <w:top w:val="none" w:sz="0" w:space="0" w:color="auto"/>
        <w:left w:val="none" w:sz="0" w:space="0" w:color="auto"/>
        <w:bottom w:val="none" w:sz="0" w:space="0" w:color="auto"/>
        <w:right w:val="none" w:sz="0" w:space="0" w:color="auto"/>
      </w:divBdr>
    </w:div>
    <w:div w:id="1464154229">
      <w:bodyDiv w:val="1"/>
      <w:marLeft w:val="0"/>
      <w:marRight w:val="0"/>
      <w:marTop w:val="0"/>
      <w:marBottom w:val="0"/>
      <w:divBdr>
        <w:top w:val="none" w:sz="0" w:space="0" w:color="auto"/>
        <w:left w:val="none" w:sz="0" w:space="0" w:color="auto"/>
        <w:bottom w:val="none" w:sz="0" w:space="0" w:color="auto"/>
        <w:right w:val="none" w:sz="0" w:space="0" w:color="auto"/>
      </w:divBdr>
    </w:div>
    <w:div w:id="1468546843">
      <w:bodyDiv w:val="1"/>
      <w:marLeft w:val="0"/>
      <w:marRight w:val="0"/>
      <w:marTop w:val="0"/>
      <w:marBottom w:val="0"/>
      <w:divBdr>
        <w:top w:val="none" w:sz="0" w:space="0" w:color="auto"/>
        <w:left w:val="none" w:sz="0" w:space="0" w:color="auto"/>
        <w:bottom w:val="none" w:sz="0" w:space="0" w:color="auto"/>
        <w:right w:val="none" w:sz="0" w:space="0" w:color="auto"/>
      </w:divBdr>
    </w:div>
    <w:div w:id="1469543243">
      <w:bodyDiv w:val="1"/>
      <w:marLeft w:val="0"/>
      <w:marRight w:val="0"/>
      <w:marTop w:val="0"/>
      <w:marBottom w:val="0"/>
      <w:divBdr>
        <w:top w:val="none" w:sz="0" w:space="0" w:color="auto"/>
        <w:left w:val="none" w:sz="0" w:space="0" w:color="auto"/>
        <w:bottom w:val="none" w:sz="0" w:space="0" w:color="auto"/>
        <w:right w:val="none" w:sz="0" w:space="0" w:color="auto"/>
      </w:divBdr>
    </w:div>
    <w:div w:id="1481533481">
      <w:bodyDiv w:val="1"/>
      <w:marLeft w:val="0"/>
      <w:marRight w:val="0"/>
      <w:marTop w:val="0"/>
      <w:marBottom w:val="0"/>
      <w:divBdr>
        <w:top w:val="none" w:sz="0" w:space="0" w:color="auto"/>
        <w:left w:val="none" w:sz="0" w:space="0" w:color="auto"/>
        <w:bottom w:val="none" w:sz="0" w:space="0" w:color="auto"/>
        <w:right w:val="none" w:sz="0" w:space="0" w:color="auto"/>
      </w:divBdr>
    </w:div>
    <w:div w:id="1485463757">
      <w:bodyDiv w:val="1"/>
      <w:marLeft w:val="0"/>
      <w:marRight w:val="0"/>
      <w:marTop w:val="0"/>
      <w:marBottom w:val="0"/>
      <w:divBdr>
        <w:top w:val="none" w:sz="0" w:space="0" w:color="auto"/>
        <w:left w:val="none" w:sz="0" w:space="0" w:color="auto"/>
        <w:bottom w:val="none" w:sz="0" w:space="0" w:color="auto"/>
        <w:right w:val="none" w:sz="0" w:space="0" w:color="auto"/>
      </w:divBdr>
    </w:div>
    <w:div w:id="1490172302">
      <w:bodyDiv w:val="1"/>
      <w:marLeft w:val="0"/>
      <w:marRight w:val="0"/>
      <w:marTop w:val="0"/>
      <w:marBottom w:val="0"/>
      <w:divBdr>
        <w:top w:val="none" w:sz="0" w:space="0" w:color="auto"/>
        <w:left w:val="none" w:sz="0" w:space="0" w:color="auto"/>
        <w:bottom w:val="none" w:sz="0" w:space="0" w:color="auto"/>
        <w:right w:val="none" w:sz="0" w:space="0" w:color="auto"/>
      </w:divBdr>
    </w:div>
    <w:div w:id="1492598201">
      <w:bodyDiv w:val="1"/>
      <w:marLeft w:val="0"/>
      <w:marRight w:val="0"/>
      <w:marTop w:val="0"/>
      <w:marBottom w:val="0"/>
      <w:divBdr>
        <w:top w:val="none" w:sz="0" w:space="0" w:color="auto"/>
        <w:left w:val="none" w:sz="0" w:space="0" w:color="auto"/>
        <w:bottom w:val="none" w:sz="0" w:space="0" w:color="auto"/>
        <w:right w:val="none" w:sz="0" w:space="0" w:color="auto"/>
      </w:divBdr>
    </w:div>
    <w:div w:id="1494492025">
      <w:bodyDiv w:val="1"/>
      <w:marLeft w:val="0"/>
      <w:marRight w:val="0"/>
      <w:marTop w:val="0"/>
      <w:marBottom w:val="0"/>
      <w:divBdr>
        <w:top w:val="none" w:sz="0" w:space="0" w:color="auto"/>
        <w:left w:val="none" w:sz="0" w:space="0" w:color="auto"/>
        <w:bottom w:val="none" w:sz="0" w:space="0" w:color="auto"/>
        <w:right w:val="none" w:sz="0" w:space="0" w:color="auto"/>
      </w:divBdr>
    </w:div>
    <w:div w:id="1509326027">
      <w:bodyDiv w:val="1"/>
      <w:marLeft w:val="0"/>
      <w:marRight w:val="0"/>
      <w:marTop w:val="0"/>
      <w:marBottom w:val="0"/>
      <w:divBdr>
        <w:top w:val="none" w:sz="0" w:space="0" w:color="auto"/>
        <w:left w:val="none" w:sz="0" w:space="0" w:color="auto"/>
        <w:bottom w:val="none" w:sz="0" w:space="0" w:color="auto"/>
        <w:right w:val="none" w:sz="0" w:space="0" w:color="auto"/>
      </w:divBdr>
    </w:div>
    <w:div w:id="1513455104">
      <w:bodyDiv w:val="1"/>
      <w:marLeft w:val="0"/>
      <w:marRight w:val="0"/>
      <w:marTop w:val="0"/>
      <w:marBottom w:val="0"/>
      <w:divBdr>
        <w:top w:val="none" w:sz="0" w:space="0" w:color="auto"/>
        <w:left w:val="none" w:sz="0" w:space="0" w:color="auto"/>
        <w:bottom w:val="none" w:sz="0" w:space="0" w:color="auto"/>
        <w:right w:val="none" w:sz="0" w:space="0" w:color="auto"/>
      </w:divBdr>
    </w:div>
    <w:div w:id="1517843155">
      <w:bodyDiv w:val="1"/>
      <w:marLeft w:val="0"/>
      <w:marRight w:val="0"/>
      <w:marTop w:val="0"/>
      <w:marBottom w:val="0"/>
      <w:divBdr>
        <w:top w:val="none" w:sz="0" w:space="0" w:color="auto"/>
        <w:left w:val="none" w:sz="0" w:space="0" w:color="auto"/>
        <w:bottom w:val="none" w:sz="0" w:space="0" w:color="auto"/>
        <w:right w:val="none" w:sz="0" w:space="0" w:color="auto"/>
      </w:divBdr>
    </w:div>
    <w:div w:id="1521698455">
      <w:bodyDiv w:val="1"/>
      <w:marLeft w:val="0"/>
      <w:marRight w:val="0"/>
      <w:marTop w:val="0"/>
      <w:marBottom w:val="0"/>
      <w:divBdr>
        <w:top w:val="none" w:sz="0" w:space="0" w:color="auto"/>
        <w:left w:val="none" w:sz="0" w:space="0" w:color="auto"/>
        <w:bottom w:val="none" w:sz="0" w:space="0" w:color="auto"/>
        <w:right w:val="none" w:sz="0" w:space="0" w:color="auto"/>
      </w:divBdr>
    </w:div>
    <w:div w:id="1530221285">
      <w:bodyDiv w:val="1"/>
      <w:marLeft w:val="0"/>
      <w:marRight w:val="0"/>
      <w:marTop w:val="0"/>
      <w:marBottom w:val="0"/>
      <w:divBdr>
        <w:top w:val="none" w:sz="0" w:space="0" w:color="auto"/>
        <w:left w:val="none" w:sz="0" w:space="0" w:color="auto"/>
        <w:bottom w:val="none" w:sz="0" w:space="0" w:color="auto"/>
        <w:right w:val="none" w:sz="0" w:space="0" w:color="auto"/>
      </w:divBdr>
    </w:div>
    <w:div w:id="1533956288">
      <w:bodyDiv w:val="1"/>
      <w:marLeft w:val="0"/>
      <w:marRight w:val="0"/>
      <w:marTop w:val="0"/>
      <w:marBottom w:val="0"/>
      <w:divBdr>
        <w:top w:val="none" w:sz="0" w:space="0" w:color="auto"/>
        <w:left w:val="none" w:sz="0" w:space="0" w:color="auto"/>
        <w:bottom w:val="none" w:sz="0" w:space="0" w:color="auto"/>
        <w:right w:val="none" w:sz="0" w:space="0" w:color="auto"/>
      </w:divBdr>
    </w:div>
    <w:div w:id="1535071607">
      <w:bodyDiv w:val="1"/>
      <w:marLeft w:val="0"/>
      <w:marRight w:val="0"/>
      <w:marTop w:val="0"/>
      <w:marBottom w:val="0"/>
      <w:divBdr>
        <w:top w:val="none" w:sz="0" w:space="0" w:color="auto"/>
        <w:left w:val="none" w:sz="0" w:space="0" w:color="auto"/>
        <w:bottom w:val="none" w:sz="0" w:space="0" w:color="auto"/>
        <w:right w:val="none" w:sz="0" w:space="0" w:color="auto"/>
      </w:divBdr>
    </w:div>
    <w:div w:id="1555043587">
      <w:bodyDiv w:val="1"/>
      <w:marLeft w:val="0"/>
      <w:marRight w:val="0"/>
      <w:marTop w:val="0"/>
      <w:marBottom w:val="0"/>
      <w:divBdr>
        <w:top w:val="none" w:sz="0" w:space="0" w:color="auto"/>
        <w:left w:val="none" w:sz="0" w:space="0" w:color="auto"/>
        <w:bottom w:val="none" w:sz="0" w:space="0" w:color="auto"/>
        <w:right w:val="none" w:sz="0" w:space="0" w:color="auto"/>
      </w:divBdr>
    </w:div>
    <w:div w:id="1557543165">
      <w:bodyDiv w:val="1"/>
      <w:marLeft w:val="0"/>
      <w:marRight w:val="0"/>
      <w:marTop w:val="0"/>
      <w:marBottom w:val="0"/>
      <w:divBdr>
        <w:top w:val="none" w:sz="0" w:space="0" w:color="auto"/>
        <w:left w:val="none" w:sz="0" w:space="0" w:color="auto"/>
        <w:bottom w:val="none" w:sz="0" w:space="0" w:color="auto"/>
        <w:right w:val="none" w:sz="0" w:space="0" w:color="auto"/>
      </w:divBdr>
    </w:div>
    <w:div w:id="1562011599">
      <w:bodyDiv w:val="1"/>
      <w:marLeft w:val="0"/>
      <w:marRight w:val="0"/>
      <w:marTop w:val="0"/>
      <w:marBottom w:val="0"/>
      <w:divBdr>
        <w:top w:val="none" w:sz="0" w:space="0" w:color="auto"/>
        <w:left w:val="none" w:sz="0" w:space="0" w:color="auto"/>
        <w:bottom w:val="none" w:sz="0" w:space="0" w:color="auto"/>
        <w:right w:val="none" w:sz="0" w:space="0" w:color="auto"/>
      </w:divBdr>
    </w:div>
    <w:div w:id="1563831269">
      <w:bodyDiv w:val="1"/>
      <w:marLeft w:val="0"/>
      <w:marRight w:val="0"/>
      <w:marTop w:val="0"/>
      <w:marBottom w:val="0"/>
      <w:divBdr>
        <w:top w:val="none" w:sz="0" w:space="0" w:color="auto"/>
        <w:left w:val="none" w:sz="0" w:space="0" w:color="auto"/>
        <w:bottom w:val="none" w:sz="0" w:space="0" w:color="auto"/>
        <w:right w:val="none" w:sz="0" w:space="0" w:color="auto"/>
      </w:divBdr>
    </w:div>
    <w:div w:id="1564364208">
      <w:bodyDiv w:val="1"/>
      <w:marLeft w:val="0"/>
      <w:marRight w:val="0"/>
      <w:marTop w:val="0"/>
      <w:marBottom w:val="0"/>
      <w:divBdr>
        <w:top w:val="none" w:sz="0" w:space="0" w:color="auto"/>
        <w:left w:val="none" w:sz="0" w:space="0" w:color="auto"/>
        <w:bottom w:val="none" w:sz="0" w:space="0" w:color="auto"/>
        <w:right w:val="none" w:sz="0" w:space="0" w:color="auto"/>
      </w:divBdr>
    </w:div>
    <w:div w:id="1565603683">
      <w:bodyDiv w:val="1"/>
      <w:marLeft w:val="0"/>
      <w:marRight w:val="0"/>
      <w:marTop w:val="0"/>
      <w:marBottom w:val="0"/>
      <w:divBdr>
        <w:top w:val="none" w:sz="0" w:space="0" w:color="auto"/>
        <w:left w:val="none" w:sz="0" w:space="0" w:color="auto"/>
        <w:bottom w:val="none" w:sz="0" w:space="0" w:color="auto"/>
        <w:right w:val="none" w:sz="0" w:space="0" w:color="auto"/>
      </w:divBdr>
    </w:div>
    <w:div w:id="1567303685">
      <w:bodyDiv w:val="1"/>
      <w:marLeft w:val="0"/>
      <w:marRight w:val="0"/>
      <w:marTop w:val="0"/>
      <w:marBottom w:val="0"/>
      <w:divBdr>
        <w:top w:val="none" w:sz="0" w:space="0" w:color="auto"/>
        <w:left w:val="none" w:sz="0" w:space="0" w:color="auto"/>
        <w:bottom w:val="none" w:sz="0" w:space="0" w:color="auto"/>
        <w:right w:val="none" w:sz="0" w:space="0" w:color="auto"/>
      </w:divBdr>
    </w:div>
    <w:div w:id="1572235465">
      <w:bodyDiv w:val="1"/>
      <w:marLeft w:val="0"/>
      <w:marRight w:val="0"/>
      <w:marTop w:val="0"/>
      <w:marBottom w:val="0"/>
      <w:divBdr>
        <w:top w:val="none" w:sz="0" w:space="0" w:color="auto"/>
        <w:left w:val="none" w:sz="0" w:space="0" w:color="auto"/>
        <w:bottom w:val="none" w:sz="0" w:space="0" w:color="auto"/>
        <w:right w:val="none" w:sz="0" w:space="0" w:color="auto"/>
      </w:divBdr>
    </w:div>
    <w:div w:id="1576161889">
      <w:bodyDiv w:val="1"/>
      <w:marLeft w:val="0"/>
      <w:marRight w:val="0"/>
      <w:marTop w:val="0"/>
      <w:marBottom w:val="0"/>
      <w:divBdr>
        <w:top w:val="none" w:sz="0" w:space="0" w:color="auto"/>
        <w:left w:val="none" w:sz="0" w:space="0" w:color="auto"/>
        <w:bottom w:val="none" w:sz="0" w:space="0" w:color="auto"/>
        <w:right w:val="none" w:sz="0" w:space="0" w:color="auto"/>
      </w:divBdr>
    </w:div>
    <w:div w:id="1586648004">
      <w:bodyDiv w:val="1"/>
      <w:marLeft w:val="0"/>
      <w:marRight w:val="0"/>
      <w:marTop w:val="0"/>
      <w:marBottom w:val="0"/>
      <w:divBdr>
        <w:top w:val="none" w:sz="0" w:space="0" w:color="auto"/>
        <w:left w:val="none" w:sz="0" w:space="0" w:color="auto"/>
        <w:bottom w:val="none" w:sz="0" w:space="0" w:color="auto"/>
        <w:right w:val="none" w:sz="0" w:space="0" w:color="auto"/>
      </w:divBdr>
    </w:div>
    <w:div w:id="1603805389">
      <w:bodyDiv w:val="1"/>
      <w:marLeft w:val="0"/>
      <w:marRight w:val="0"/>
      <w:marTop w:val="0"/>
      <w:marBottom w:val="0"/>
      <w:divBdr>
        <w:top w:val="none" w:sz="0" w:space="0" w:color="auto"/>
        <w:left w:val="none" w:sz="0" w:space="0" w:color="auto"/>
        <w:bottom w:val="none" w:sz="0" w:space="0" w:color="auto"/>
        <w:right w:val="none" w:sz="0" w:space="0" w:color="auto"/>
      </w:divBdr>
    </w:div>
    <w:div w:id="1615597365">
      <w:bodyDiv w:val="1"/>
      <w:marLeft w:val="0"/>
      <w:marRight w:val="0"/>
      <w:marTop w:val="0"/>
      <w:marBottom w:val="0"/>
      <w:divBdr>
        <w:top w:val="none" w:sz="0" w:space="0" w:color="auto"/>
        <w:left w:val="none" w:sz="0" w:space="0" w:color="auto"/>
        <w:bottom w:val="none" w:sz="0" w:space="0" w:color="auto"/>
        <w:right w:val="none" w:sz="0" w:space="0" w:color="auto"/>
      </w:divBdr>
    </w:div>
    <w:div w:id="1622345911">
      <w:bodyDiv w:val="1"/>
      <w:marLeft w:val="0"/>
      <w:marRight w:val="0"/>
      <w:marTop w:val="0"/>
      <w:marBottom w:val="0"/>
      <w:divBdr>
        <w:top w:val="none" w:sz="0" w:space="0" w:color="auto"/>
        <w:left w:val="none" w:sz="0" w:space="0" w:color="auto"/>
        <w:bottom w:val="none" w:sz="0" w:space="0" w:color="auto"/>
        <w:right w:val="none" w:sz="0" w:space="0" w:color="auto"/>
      </w:divBdr>
    </w:div>
    <w:div w:id="1627472051">
      <w:bodyDiv w:val="1"/>
      <w:marLeft w:val="0"/>
      <w:marRight w:val="0"/>
      <w:marTop w:val="0"/>
      <w:marBottom w:val="0"/>
      <w:divBdr>
        <w:top w:val="none" w:sz="0" w:space="0" w:color="auto"/>
        <w:left w:val="none" w:sz="0" w:space="0" w:color="auto"/>
        <w:bottom w:val="none" w:sz="0" w:space="0" w:color="auto"/>
        <w:right w:val="none" w:sz="0" w:space="0" w:color="auto"/>
      </w:divBdr>
    </w:div>
    <w:div w:id="1634368430">
      <w:bodyDiv w:val="1"/>
      <w:marLeft w:val="0"/>
      <w:marRight w:val="0"/>
      <w:marTop w:val="0"/>
      <w:marBottom w:val="0"/>
      <w:divBdr>
        <w:top w:val="none" w:sz="0" w:space="0" w:color="auto"/>
        <w:left w:val="none" w:sz="0" w:space="0" w:color="auto"/>
        <w:bottom w:val="none" w:sz="0" w:space="0" w:color="auto"/>
        <w:right w:val="none" w:sz="0" w:space="0" w:color="auto"/>
      </w:divBdr>
    </w:div>
    <w:div w:id="1643464995">
      <w:bodyDiv w:val="1"/>
      <w:marLeft w:val="0"/>
      <w:marRight w:val="0"/>
      <w:marTop w:val="0"/>
      <w:marBottom w:val="0"/>
      <w:divBdr>
        <w:top w:val="none" w:sz="0" w:space="0" w:color="auto"/>
        <w:left w:val="none" w:sz="0" w:space="0" w:color="auto"/>
        <w:bottom w:val="none" w:sz="0" w:space="0" w:color="auto"/>
        <w:right w:val="none" w:sz="0" w:space="0" w:color="auto"/>
      </w:divBdr>
    </w:div>
    <w:div w:id="1644777586">
      <w:bodyDiv w:val="1"/>
      <w:marLeft w:val="0"/>
      <w:marRight w:val="0"/>
      <w:marTop w:val="0"/>
      <w:marBottom w:val="0"/>
      <w:divBdr>
        <w:top w:val="none" w:sz="0" w:space="0" w:color="auto"/>
        <w:left w:val="none" w:sz="0" w:space="0" w:color="auto"/>
        <w:bottom w:val="none" w:sz="0" w:space="0" w:color="auto"/>
        <w:right w:val="none" w:sz="0" w:space="0" w:color="auto"/>
      </w:divBdr>
    </w:div>
    <w:div w:id="1662536985">
      <w:bodyDiv w:val="1"/>
      <w:marLeft w:val="0"/>
      <w:marRight w:val="0"/>
      <w:marTop w:val="0"/>
      <w:marBottom w:val="0"/>
      <w:divBdr>
        <w:top w:val="none" w:sz="0" w:space="0" w:color="auto"/>
        <w:left w:val="none" w:sz="0" w:space="0" w:color="auto"/>
        <w:bottom w:val="none" w:sz="0" w:space="0" w:color="auto"/>
        <w:right w:val="none" w:sz="0" w:space="0" w:color="auto"/>
      </w:divBdr>
    </w:div>
    <w:div w:id="1669672563">
      <w:bodyDiv w:val="1"/>
      <w:marLeft w:val="0"/>
      <w:marRight w:val="0"/>
      <w:marTop w:val="0"/>
      <w:marBottom w:val="0"/>
      <w:divBdr>
        <w:top w:val="none" w:sz="0" w:space="0" w:color="auto"/>
        <w:left w:val="none" w:sz="0" w:space="0" w:color="auto"/>
        <w:bottom w:val="none" w:sz="0" w:space="0" w:color="auto"/>
        <w:right w:val="none" w:sz="0" w:space="0" w:color="auto"/>
      </w:divBdr>
    </w:div>
    <w:div w:id="1673950980">
      <w:bodyDiv w:val="1"/>
      <w:marLeft w:val="0"/>
      <w:marRight w:val="0"/>
      <w:marTop w:val="0"/>
      <w:marBottom w:val="0"/>
      <w:divBdr>
        <w:top w:val="none" w:sz="0" w:space="0" w:color="auto"/>
        <w:left w:val="none" w:sz="0" w:space="0" w:color="auto"/>
        <w:bottom w:val="none" w:sz="0" w:space="0" w:color="auto"/>
        <w:right w:val="none" w:sz="0" w:space="0" w:color="auto"/>
      </w:divBdr>
    </w:div>
    <w:div w:id="1676613790">
      <w:bodyDiv w:val="1"/>
      <w:marLeft w:val="0"/>
      <w:marRight w:val="0"/>
      <w:marTop w:val="0"/>
      <w:marBottom w:val="0"/>
      <w:divBdr>
        <w:top w:val="none" w:sz="0" w:space="0" w:color="auto"/>
        <w:left w:val="none" w:sz="0" w:space="0" w:color="auto"/>
        <w:bottom w:val="none" w:sz="0" w:space="0" w:color="auto"/>
        <w:right w:val="none" w:sz="0" w:space="0" w:color="auto"/>
      </w:divBdr>
    </w:div>
    <w:div w:id="1680699414">
      <w:bodyDiv w:val="1"/>
      <w:marLeft w:val="0"/>
      <w:marRight w:val="0"/>
      <w:marTop w:val="0"/>
      <w:marBottom w:val="0"/>
      <w:divBdr>
        <w:top w:val="none" w:sz="0" w:space="0" w:color="auto"/>
        <w:left w:val="none" w:sz="0" w:space="0" w:color="auto"/>
        <w:bottom w:val="none" w:sz="0" w:space="0" w:color="auto"/>
        <w:right w:val="none" w:sz="0" w:space="0" w:color="auto"/>
      </w:divBdr>
    </w:div>
    <w:div w:id="1682009122">
      <w:bodyDiv w:val="1"/>
      <w:marLeft w:val="0"/>
      <w:marRight w:val="0"/>
      <w:marTop w:val="0"/>
      <w:marBottom w:val="0"/>
      <w:divBdr>
        <w:top w:val="none" w:sz="0" w:space="0" w:color="auto"/>
        <w:left w:val="none" w:sz="0" w:space="0" w:color="auto"/>
        <w:bottom w:val="none" w:sz="0" w:space="0" w:color="auto"/>
        <w:right w:val="none" w:sz="0" w:space="0" w:color="auto"/>
      </w:divBdr>
    </w:div>
    <w:div w:id="1682395563">
      <w:bodyDiv w:val="1"/>
      <w:marLeft w:val="0"/>
      <w:marRight w:val="0"/>
      <w:marTop w:val="0"/>
      <w:marBottom w:val="0"/>
      <w:divBdr>
        <w:top w:val="none" w:sz="0" w:space="0" w:color="auto"/>
        <w:left w:val="none" w:sz="0" w:space="0" w:color="auto"/>
        <w:bottom w:val="none" w:sz="0" w:space="0" w:color="auto"/>
        <w:right w:val="none" w:sz="0" w:space="0" w:color="auto"/>
      </w:divBdr>
    </w:div>
    <w:div w:id="1697268747">
      <w:bodyDiv w:val="1"/>
      <w:marLeft w:val="0"/>
      <w:marRight w:val="0"/>
      <w:marTop w:val="0"/>
      <w:marBottom w:val="0"/>
      <w:divBdr>
        <w:top w:val="none" w:sz="0" w:space="0" w:color="auto"/>
        <w:left w:val="none" w:sz="0" w:space="0" w:color="auto"/>
        <w:bottom w:val="none" w:sz="0" w:space="0" w:color="auto"/>
        <w:right w:val="none" w:sz="0" w:space="0" w:color="auto"/>
      </w:divBdr>
    </w:div>
    <w:div w:id="1697611515">
      <w:bodyDiv w:val="1"/>
      <w:marLeft w:val="0"/>
      <w:marRight w:val="0"/>
      <w:marTop w:val="0"/>
      <w:marBottom w:val="0"/>
      <w:divBdr>
        <w:top w:val="none" w:sz="0" w:space="0" w:color="auto"/>
        <w:left w:val="none" w:sz="0" w:space="0" w:color="auto"/>
        <w:bottom w:val="none" w:sz="0" w:space="0" w:color="auto"/>
        <w:right w:val="none" w:sz="0" w:space="0" w:color="auto"/>
      </w:divBdr>
    </w:div>
    <w:div w:id="1720937312">
      <w:bodyDiv w:val="1"/>
      <w:marLeft w:val="0"/>
      <w:marRight w:val="0"/>
      <w:marTop w:val="0"/>
      <w:marBottom w:val="0"/>
      <w:divBdr>
        <w:top w:val="none" w:sz="0" w:space="0" w:color="auto"/>
        <w:left w:val="none" w:sz="0" w:space="0" w:color="auto"/>
        <w:bottom w:val="none" w:sz="0" w:space="0" w:color="auto"/>
        <w:right w:val="none" w:sz="0" w:space="0" w:color="auto"/>
      </w:divBdr>
    </w:div>
    <w:div w:id="1724871189">
      <w:bodyDiv w:val="1"/>
      <w:marLeft w:val="0"/>
      <w:marRight w:val="0"/>
      <w:marTop w:val="0"/>
      <w:marBottom w:val="0"/>
      <w:divBdr>
        <w:top w:val="none" w:sz="0" w:space="0" w:color="auto"/>
        <w:left w:val="none" w:sz="0" w:space="0" w:color="auto"/>
        <w:bottom w:val="none" w:sz="0" w:space="0" w:color="auto"/>
        <w:right w:val="none" w:sz="0" w:space="0" w:color="auto"/>
      </w:divBdr>
    </w:div>
    <w:div w:id="1728186489">
      <w:bodyDiv w:val="1"/>
      <w:marLeft w:val="0"/>
      <w:marRight w:val="0"/>
      <w:marTop w:val="0"/>
      <w:marBottom w:val="0"/>
      <w:divBdr>
        <w:top w:val="none" w:sz="0" w:space="0" w:color="auto"/>
        <w:left w:val="none" w:sz="0" w:space="0" w:color="auto"/>
        <w:bottom w:val="none" w:sz="0" w:space="0" w:color="auto"/>
        <w:right w:val="none" w:sz="0" w:space="0" w:color="auto"/>
      </w:divBdr>
    </w:div>
    <w:div w:id="1733842574">
      <w:bodyDiv w:val="1"/>
      <w:marLeft w:val="0"/>
      <w:marRight w:val="0"/>
      <w:marTop w:val="0"/>
      <w:marBottom w:val="0"/>
      <w:divBdr>
        <w:top w:val="none" w:sz="0" w:space="0" w:color="auto"/>
        <w:left w:val="none" w:sz="0" w:space="0" w:color="auto"/>
        <w:bottom w:val="none" w:sz="0" w:space="0" w:color="auto"/>
        <w:right w:val="none" w:sz="0" w:space="0" w:color="auto"/>
      </w:divBdr>
    </w:div>
    <w:div w:id="1737194772">
      <w:bodyDiv w:val="1"/>
      <w:marLeft w:val="0"/>
      <w:marRight w:val="0"/>
      <w:marTop w:val="0"/>
      <w:marBottom w:val="0"/>
      <w:divBdr>
        <w:top w:val="none" w:sz="0" w:space="0" w:color="auto"/>
        <w:left w:val="none" w:sz="0" w:space="0" w:color="auto"/>
        <w:bottom w:val="none" w:sz="0" w:space="0" w:color="auto"/>
        <w:right w:val="none" w:sz="0" w:space="0" w:color="auto"/>
      </w:divBdr>
    </w:div>
    <w:div w:id="1737359462">
      <w:bodyDiv w:val="1"/>
      <w:marLeft w:val="0"/>
      <w:marRight w:val="0"/>
      <w:marTop w:val="0"/>
      <w:marBottom w:val="0"/>
      <w:divBdr>
        <w:top w:val="none" w:sz="0" w:space="0" w:color="auto"/>
        <w:left w:val="none" w:sz="0" w:space="0" w:color="auto"/>
        <w:bottom w:val="none" w:sz="0" w:space="0" w:color="auto"/>
        <w:right w:val="none" w:sz="0" w:space="0" w:color="auto"/>
      </w:divBdr>
    </w:div>
    <w:div w:id="1739133676">
      <w:bodyDiv w:val="1"/>
      <w:marLeft w:val="0"/>
      <w:marRight w:val="0"/>
      <w:marTop w:val="0"/>
      <w:marBottom w:val="0"/>
      <w:divBdr>
        <w:top w:val="none" w:sz="0" w:space="0" w:color="auto"/>
        <w:left w:val="none" w:sz="0" w:space="0" w:color="auto"/>
        <w:bottom w:val="none" w:sz="0" w:space="0" w:color="auto"/>
        <w:right w:val="none" w:sz="0" w:space="0" w:color="auto"/>
      </w:divBdr>
    </w:div>
    <w:div w:id="1739595661">
      <w:bodyDiv w:val="1"/>
      <w:marLeft w:val="0"/>
      <w:marRight w:val="0"/>
      <w:marTop w:val="0"/>
      <w:marBottom w:val="0"/>
      <w:divBdr>
        <w:top w:val="none" w:sz="0" w:space="0" w:color="auto"/>
        <w:left w:val="none" w:sz="0" w:space="0" w:color="auto"/>
        <w:bottom w:val="none" w:sz="0" w:space="0" w:color="auto"/>
        <w:right w:val="none" w:sz="0" w:space="0" w:color="auto"/>
      </w:divBdr>
    </w:div>
    <w:div w:id="1747266911">
      <w:bodyDiv w:val="1"/>
      <w:marLeft w:val="0"/>
      <w:marRight w:val="0"/>
      <w:marTop w:val="0"/>
      <w:marBottom w:val="0"/>
      <w:divBdr>
        <w:top w:val="none" w:sz="0" w:space="0" w:color="auto"/>
        <w:left w:val="none" w:sz="0" w:space="0" w:color="auto"/>
        <w:bottom w:val="none" w:sz="0" w:space="0" w:color="auto"/>
        <w:right w:val="none" w:sz="0" w:space="0" w:color="auto"/>
      </w:divBdr>
    </w:div>
    <w:div w:id="1747799462">
      <w:bodyDiv w:val="1"/>
      <w:marLeft w:val="0"/>
      <w:marRight w:val="0"/>
      <w:marTop w:val="0"/>
      <w:marBottom w:val="0"/>
      <w:divBdr>
        <w:top w:val="none" w:sz="0" w:space="0" w:color="auto"/>
        <w:left w:val="none" w:sz="0" w:space="0" w:color="auto"/>
        <w:bottom w:val="none" w:sz="0" w:space="0" w:color="auto"/>
        <w:right w:val="none" w:sz="0" w:space="0" w:color="auto"/>
      </w:divBdr>
    </w:div>
    <w:div w:id="1747918268">
      <w:bodyDiv w:val="1"/>
      <w:marLeft w:val="0"/>
      <w:marRight w:val="0"/>
      <w:marTop w:val="0"/>
      <w:marBottom w:val="0"/>
      <w:divBdr>
        <w:top w:val="none" w:sz="0" w:space="0" w:color="auto"/>
        <w:left w:val="none" w:sz="0" w:space="0" w:color="auto"/>
        <w:bottom w:val="none" w:sz="0" w:space="0" w:color="auto"/>
        <w:right w:val="none" w:sz="0" w:space="0" w:color="auto"/>
      </w:divBdr>
    </w:div>
    <w:div w:id="1758600235">
      <w:bodyDiv w:val="1"/>
      <w:marLeft w:val="0"/>
      <w:marRight w:val="0"/>
      <w:marTop w:val="0"/>
      <w:marBottom w:val="0"/>
      <w:divBdr>
        <w:top w:val="none" w:sz="0" w:space="0" w:color="auto"/>
        <w:left w:val="none" w:sz="0" w:space="0" w:color="auto"/>
        <w:bottom w:val="none" w:sz="0" w:space="0" w:color="auto"/>
        <w:right w:val="none" w:sz="0" w:space="0" w:color="auto"/>
      </w:divBdr>
    </w:div>
    <w:div w:id="1759868679">
      <w:bodyDiv w:val="1"/>
      <w:marLeft w:val="0"/>
      <w:marRight w:val="0"/>
      <w:marTop w:val="0"/>
      <w:marBottom w:val="0"/>
      <w:divBdr>
        <w:top w:val="none" w:sz="0" w:space="0" w:color="auto"/>
        <w:left w:val="none" w:sz="0" w:space="0" w:color="auto"/>
        <w:bottom w:val="none" w:sz="0" w:space="0" w:color="auto"/>
        <w:right w:val="none" w:sz="0" w:space="0" w:color="auto"/>
      </w:divBdr>
    </w:div>
    <w:div w:id="1789199473">
      <w:bodyDiv w:val="1"/>
      <w:marLeft w:val="0"/>
      <w:marRight w:val="0"/>
      <w:marTop w:val="0"/>
      <w:marBottom w:val="0"/>
      <w:divBdr>
        <w:top w:val="none" w:sz="0" w:space="0" w:color="auto"/>
        <w:left w:val="none" w:sz="0" w:space="0" w:color="auto"/>
        <w:bottom w:val="none" w:sz="0" w:space="0" w:color="auto"/>
        <w:right w:val="none" w:sz="0" w:space="0" w:color="auto"/>
      </w:divBdr>
    </w:div>
    <w:div w:id="1793859338">
      <w:bodyDiv w:val="1"/>
      <w:marLeft w:val="0"/>
      <w:marRight w:val="0"/>
      <w:marTop w:val="0"/>
      <w:marBottom w:val="0"/>
      <w:divBdr>
        <w:top w:val="none" w:sz="0" w:space="0" w:color="auto"/>
        <w:left w:val="none" w:sz="0" w:space="0" w:color="auto"/>
        <w:bottom w:val="none" w:sz="0" w:space="0" w:color="auto"/>
        <w:right w:val="none" w:sz="0" w:space="0" w:color="auto"/>
      </w:divBdr>
    </w:div>
    <w:div w:id="1800689236">
      <w:bodyDiv w:val="1"/>
      <w:marLeft w:val="0"/>
      <w:marRight w:val="0"/>
      <w:marTop w:val="0"/>
      <w:marBottom w:val="0"/>
      <w:divBdr>
        <w:top w:val="none" w:sz="0" w:space="0" w:color="auto"/>
        <w:left w:val="none" w:sz="0" w:space="0" w:color="auto"/>
        <w:bottom w:val="none" w:sz="0" w:space="0" w:color="auto"/>
        <w:right w:val="none" w:sz="0" w:space="0" w:color="auto"/>
      </w:divBdr>
    </w:div>
    <w:div w:id="1802111175">
      <w:bodyDiv w:val="1"/>
      <w:marLeft w:val="0"/>
      <w:marRight w:val="0"/>
      <w:marTop w:val="0"/>
      <w:marBottom w:val="0"/>
      <w:divBdr>
        <w:top w:val="none" w:sz="0" w:space="0" w:color="auto"/>
        <w:left w:val="none" w:sz="0" w:space="0" w:color="auto"/>
        <w:bottom w:val="none" w:sz="0" w:space="0" w:color="auto"/>
        <w:right w:val="none" w:sz="0" w:space="0" w:color="auto"/>
      </w:divBdr>
    </w:div>
    <w:div w:id="1825077206">
      <w:bodyDiv w:val="1"/>
      <w:marLeft w:val="0"/>
      <w:marRight w:val="0"/>
      <w:marTop w:val="0"/>
      <w:marBottom w:val="0"/>
      <w:divBdr>
        <w:top w:val="none" w:sz="0" w:space="0" w:color="auto"/>
        <w:left w:val="none" w:sz="0" w:space="0" w:color="auto"/>
        <w:bottom w:val="none" w:sz="0" w:space="0" w:color="auto"/>
        <w:right w:val="none" w:sz="0" w:space="0" w:color="auto"/>
      </w:divBdr>
    </w:div>
    <w:div w:id="1836650147">
      <w:bodyDiv w:val="1"/>
      <w:marLeft w:val="0"/>
      <w:marRight w:val="0"/>
      <w:marTop w:val="0"/>
      <w:marBottom w:val="0"/>
      <w:divBdr>
        <w:top w:val="none" w:sz="0" w:space="0" w:color="auto"/>
        <w:left w:val="none" w:sz="0" w:space="0" w:color="auto"/>
        <w:bottom w:val="none" w:sz="0" w:space="0" w:color="auto"/>
        <w:right w:val="none" w:sz="0" w:space="0" w:color="auto"/>
      </w:divBdr>
    </w:div>
    <w:div w:id="1840269451">
      <w:bodyDiv w:val="1"/>
      <w:marLeft w:val="0"/>
      <w:marRight w:val="0"/>
      <w:marTop w:val="0"/>
      <w:marBottom w:val="0"/>
      <w:divBdr>
        <w:top w:val="none" w:sz="0" w:space="0" w:color="auto"/>
        <w:left w:val="none" w:sz="0" w:space="0" w:color="auto"/>
        <w:bottom w:val="none" w:sz="0" w:space="0" w:color="auto"/>
        <w:right w:val="none" w:sz="0" w:space="0" w:color="auto"/>
      </w:divBdr>
    </w:div>
    <w:div w:id="1845238869">
      <w:bodyDiv w:val="1"/>
      <w:marLeft w:val="0"/>
      <w:marRight w:val="0"/>
      <w:marTop w:val="0"/>
      <w:marBottom w:val="0"/>
      <w:divBdr>
        <w:top w:val="none" w:sz="0" w:space="0" w:color="auto"/>
        <w:left w:val="none" w:sz="0" w:space="0" w:color="auto"/>
        <w:bottom w:val="none" w:sz="0" w:space="0" w:color="auto"/>
        <w:right w:val="none" w:sz="0" w:space="0" w:color="auto"/>
      </w:divBdr>
    </w:div>
    <w:div w:id="1848520256">
      <w:bodyDiv w:val="1"/>
      <w:marLeft w:val="0"/>
      <w:marRight w:val="0"/>
      <w:marTop w:val="0"/>
      <w:marBottom w:val="0"/>
      <w:divBdr>
        <w:top w:val="none" w:sz="0" w:space="0" w:color="auto"/>
        <w:left w:val="none" w:sz="0" w:space="0" w:color="auto"/>
        <w:bottom w:val="none" w:sz="0" w:space="0" w:color="auto"/>
        <w:right w:val="none" w:sz="0" w:space="0" w:color="auto"/>
      </w:divBdr>
    </w:div>
    <w:div w:id="1863322858">
      <w:bodyDiv w:val="1"/>
      <w:marLeft w:val="0"/>
      <w:marRight w:val="0"/>
      <w:marTop w:val="0"/>
      <w:marBottom w:val="0"/>
      <w:divBdr>
        <w:top w:val="none" w:sz="0" w:space="0" w:color="auto"/>
        <w:left w:val="none" w:sz="0" w:space="0" w:color="auto"/>
        <w:bottom w:val="none" w:sz="0" w:space="0" w:color="auto"/>
        <w:right w:val="none" w:sz="0" w:space="0" w:color="auto"/>
      </w:divBdr>
    </w:div>
    <w:div w:id="1878005117">
      <w:bodyDiv w:val="1"/>
      <w:marLeft w:val="0"/>
      <w:marRight w:val="0"/>
      <w:marTop w:val="0"/>
      <w:marBottom w:val="0"/>
      <w:divBdr>
        <w:top w:val="none" w:sz="0" w:space="0" w:color="auto"/>
        <w:left w:val="none" w:sz="0" w:space="0" w:color="auto"/>
        <w:bottom w:val="none" w:sz="0" w:space="0" w:color="auto"/>
        <w:right w:val="none" w:sz="0" w:space="0" w:color="auto"/>
      </w:divBdr>
    </w:div>
    <w:div w:id="1885286414">
      <w:bodyDiv w:val="1"/>
      <w:marLeft w:val="0"/>
      <w:marRight w:val="0"/>
      <w:marTop w:val="0"/>
      <w:marBottom w:val="0"/>
      <w:divBdr>
        <w:top w:val="none" w:sz="0" w:space="0" w:color="auto"/>
        <w:left w:val="none" w:sz="0" w:space="0" w:color="auto"/>
        <w:bottom w:val="none" w:sz="0" w:space="0" w:color="auto"/>
        <w:right w:val="none" w:sz="0" w:space="0" w:color="auto"/>
      </w:divBdr>
    </w:div>
    <w:div w:id="1889145595">
      <w:bodyDiv w:val="1"/>
      <w:marLeft w:val="0"/>
      <w:marRight w:val="0"/>
      <w:marTop w:val="0"/>
      <w:marBottom w:val="0"/>
      <w:divBdr>
        <w:top w:val="none" w:sz="0" w:space="0" w:color="auto"/>
        <w:left w:val="none" w:sz="0" w:space="0" w:color="auto"/>
        <w:bottom w:val="none" w:sz="0" w:space="0" w:color="auto"/>
        <w:right w:val="none" w:sz="0" w:space="0" w:color="auto"/>
      </w:divBdr>
    </w:div>
    <w:div w:id="1893418257">
      <w:bodyDiv w:val="1"/>
      <w:marLeft w:val="0"/>
      <w:marRight w:val="0"/>
      <w:marTop w:val="0"/>
      <w:marBottom w:val="0"/>
      <w:divBdr>
        <w:top w:val="none" w:sz="0" w:space="0" w:color="auto"/>
        <w:left w:val="none" w:sz="0" w:space="0" w:color="auto"/>
        <w:bottom w:val="none" w:sz="0" w:space="0" w:color="auto"/>
        <w:right w:val="none" w:sz="0" w:space="0" w:color="auto"/>
      </w:divBdr>
    </w:div>
    <w:div w:id="1901943598">
      <w:bodyDiv w:val="1"/>
      <w:marLeft w:val="0"/>
      <w:marRight w:val="0"/>
      <w:marTop w:val="0"/>
      <w:marBottom w:val="0"/>
      <w:divBdr>
        <w:top w:val="none" w:sz="0" w:space="0" w:color="auto"/>
        <w:left w:val="none" w:sz="0" w:space="0" w:color="auto"/>
        <w:bottom w:val="none" w:sz="0" w:space="0" w:color="auto"/>
        <w:right w:val="none" w:sz="0" w:space="0" w:color="auto"/>
      </w:divBdr>
    </w:div>
    <w:div w:id="1956785756">
      <w:bodyDiv w:val="1"/>
      <w:marLeft w:val="0"/>
      <w:marRight w:val="0"/>
      <w:marTop w:val="0"/>
      <w:marBottom w:val="0"/>
      <w:divBdr>
        <w:top w:val="none" w:sz="0" w:space="0" w:color="auto"/>
        <w:left w:val="none" w:sz="0" w:space="0" w:color="auto"/>
        <w:bottom w:val="none" w:sz="0" w:space="0" w:color="auto"/>
        <w:right w:val="none" w:sz="0" w:space="0" w:color="auto"/>
      </w:divBdr>
    </w:div>
    <w:div w:id="1958291685">
      <w:bodyDiv w:val="1"/>
      <w:marLeft w:val="0"/>
      <w:marRight w:val="0"/>
      <w:marTop w:val="0"/>
      <w:marBottom w:val="0"/>
      <w:divBdr>
        <w:top w:val="none" w:sz="0" w:space="0" w:color="auto"/>
        <w:left w:val="none" w:sz="0" w:space="0" w:color="auto"/>
        <w:bottom w:val="none" w:sz="0" w:space="0" w:color="auto"/>
        <w:right w:val="none" w:sz="0" w:space="0" w:color="auto"/>
      </w:divBdr>
    </w:div>
    <w:div w:id="1958677567">
      <w:bodyDiv w:val="1"/>
      <w:marLeft w:val="0"/>
      <w:marRight w:val="0"/>
      <w:marTop w:val="0"/>
      <w:marBottom w:val="0"/>
      <w:divBdr>
        <w:top w:val="none" w:sz="0" w:space="0" w:color="auto"/>
        <w:left w:val="none" w:sz="0" w:space="0" w:color="auto"/>
        <w:bottom w:val="none" w:sz="0" w:space="0" w:color="auto"/>
        <w:right w:val="none" w:sz="0" w:space="0" w:color="auto"/>
      </w:divBdr>
    </w:div>
    <w:div w:id="1969362210">
      <w:bodyDiv w:val="1"/>
      <w:marLeft w:val="0"/>
      <w:marRight w:val="0"/>
      <w:marTop w:val="0"/>
      <w:marBottom w:val="0"/>
      <w:divBdr>
        <w:top w:val="none" w:sz="0" w:space="0" w:color="auto"/>
        <w:left w:val="none" w:sz="0" w:space="0" w:color="auto"/>
        <w:bottom w:val="none" w:sz="0" w:space="0" w:color="auto"/>
        <w:right w:val="none" w:sz="0" w:space="0" w:color="auto"/>
      </w:divBdr>
    </w:div>
    <w:div w:id="1971007184">
      <w:bodyDiv w:val="1"/>
      <w:marLeft w:val="0"/>
      <w:marRight w:val="0"/>
      <w:marTop w:val="0"/>
      <w:marBottom w:val="0"/>
      <w:divBdr>
        <w:top w:val="none" w:sz="0" w:space="0" w:color="auto"/>
        <w:left w:val="none" w:sz="0" w:space="0" w:color="auto"/>
        <w:bottom w:val="none" w:sz="0" w:space="0" w:color="auto"/>
        <w:right w:val="none" w:sz="0" w:space="0" w:color="auto"/>
      </w:divBdr>
    </w:div>
    <w:div w:id="1974435090">
      <w:bodyDiv w:val="1"/>
      <w:marLeft w:val="0"/>
      <w:marRight w:val="0"/>
      <w:marTop w:val="0"/>
      <w:marBottom w:val="0"/>
      <w:divBdr>
        <w:top w:val="none" w:sz="0" w:space="0" w:color="auto"/>
        <w:left w:val="none" w:sz="0" w:space="0" w:color="auto"/>
        <w:bottom w:val="none" w:sz="0" w:space="0" w:color="auto"/>
        <w:right w:val="none" w:sz="0" w:space="0" w:color="auto"/>
      </w:divBdr>
    </w:div>
    <w:div w:id="1975137685">
      <w:bodyDiv w:val="1"/>
      <w:marLeft w:val="0"/>
      <w:marRight w:val="0"/>
      <w:marTop w:val="0"/>
      <w:marBottom w:val="0"/>
      <w:divBdr>
        <w:top w:val="none" w:sz="0" w:space="0" w:color="auto"/>
        <w:left w:val="none" w:sz="0" w:space="0" w:color="auto"/>
        <w:bottom w:val="none" w:sz="0" w:space="0" w:color="auto"/>
        <w:right w:val="none" w:sz="0" w:space="0" w:color="auto"/>
      </w:divBdr>
    </w:div>
    <w:div w:id="1985231297">
      <w:bodyDiv w:val="1"/>
      <w:marLeft w:val="0"/>
      <w:marRight w:val="0"/>
      <w:marTop w:val="0"/>
      <w:marBottom w:val="0"/>
      <w:divBdr>
        <w:top w:val="none" w:sz="0" w:space="0" w:color="auto"/>
        <w:left w:val="none" w:sz="0" w:space="0" w:color="auto"/>
        <w:bottom w:val="none" w:sz="0" w:space="0" w:color="auto"/>
        <w:right w:val="none" w:sz="0" w:space="0" w:color="auto"/>
      </w:divBdr>
    </w:div>
    <w:div w:id="1986278338">
      <w:bodyDiv w:val="1"/>
      <w:marLeft w:val="0"/>
      <w:marRight w:val="0"/>
      <w:marTop w:val="0"/>
      <w:marBottom w:val="0"/>
      <w:divBdr>
        <w:top w:val="none" w:sz="0" w:space="0" w:color="auto"/>
        <w:left w:val="none" w:sz="0" w:space="0" w:color="auto"/>
        <w:bottom w:val="none" w:sz="0" w:space="0" w:color="auto"/>
        <w:right w:val="none" w:sz="0" w:space="0" w:color="auto"/>
      </w:divBdr>
    </w:div>
    <w:div w:id="1986931655">
      <w:bodyDiv w:val="1"/>
      <w:marLeft w:val="0"/>
      <w:marRight w:val="0"/>
      <w:marTop w:val="0"/>
      <w:marBottom w:val="0"/>
      <w:divBdr>
        <w:top w:val="none" w:sz="0" w:space="0" w:color="auto"/>
        <w:left w:val="none" w:sz="0" w:space="0" w:color="auto"/>
        <w:bottom w:val="none" w:sz="0" w:space="0" w:color="auto"/>
        <w:right w:val="none" w:sz="0" w:space="0" w:color="auto"/>
      </w:divBdr>
    </w:div>
    <w:div w:id="1987932608">
      <w:bodyDiv w:val="1"/>
      <w:marLeft w:val="0"/>
      <w:marRight w:val="0"/>
      <w:marTop w:val="0"/>
      <w:marBottom w:val="0"/>
      <w:divBdr>
        <w:top w:val="none" w:sz="0" w:space="0" w:color="auto"/>
        <w:left w:val="none" w:sz="0" w:space="0" w:color="auto"/>
        <w:bottom w:val="none" w:sz="0" w:space="0" w:color="auto"/>
        <w:right w:val="none" w:sz="0" w:space="0" w:color="auto"/>
      </w:divBdr>
    </w:div>
    <w:div w:id="1997415960">
      <w:bodyDiv w:val="1"/>
      <w:marLeft w:val="0"/>
      <w:marRight w:val="0"/>
      <w:marTop w:val="0"/>
      <w:marBottom w:val="0"/>
      <w:divBdr>
        <w:top w:val="none" w:sz="0" w:space="0" w:color="auto"/>
        <w:left w:val="none" w:sz="0" w:space="0" w:color="auto"/>
        <w:bottom w:val="none" w:sz="0" w:space="0" w:color="auto"/>
        <w:right w:val="none" w:sz="0" w:space="0" w:color="auto"/>
      </w:divBdr>
    </w:div>
    <w:div w:id="1997680543">
      <w:bodyDiv w:val="1"/>
      <w:marLeft w:val="0"/>
      <w:marRight w:val="0"/>
      <w:marTop w:val="0"/>
      <w:marBottom w:val="0"/>
      <w:divBdr>
        <w:top w:val="none" w:sz="0" w:space="0" w:color="auto"/>
        <w:left w:val="none" w:sz="0" w:space="0" w:color="auto"/>
        <w:bottom w:val="none" w:sz="0" w:space="0" w:color="auto"/>
        <w:right w:val="none" w:sz="0" w:space="0" w:color="auto"/>
      </w:divBdr>
    </w:div>
    <w:div w:id="2000696938">
      <w:bodyDiv w:val="1"/>
      <w:marLeft w:val="0"/>
      <w:marRight w:val="0"/>
      <w:marTop w:val="0"/>
      <w:marBottom w:val="0"/>
      <w:divBdr>
        <w:top w:val="none" w:sz="0" w:space="0" w:color="auto"/>
        <w:left w:val="none" w:sz="0" w:space="0" w:color="auto"/>
        <w:bottom w:val="none" w:sz="0" w:space="0" w:color="auto"/>
        <w:right w:val="none" w:sz="0" w:space="0" w:color="auto"/>
      </w:divBdr>
    </w:div>
    <w:div w:id="2007317497">
      <w:bodyDiv w:val="1"/>
      <w:marLeft w:val="0"/>
      <w:marRight w:val="0"/>
      <w:marTop w:val="0"/>
      <w:marBottom w:val="0"/>
      <w:divBdr>
        <w:top w:val="none" w:sz="0" w:space="0" w:color="auto"/>
        <w:left w:val="none" w:sz="0" w:space="0" w:color="auto"/>
        <w:bottom w:val="none" w:sz="0" w:space="0" w:color="auto"/>
        <w:right w:val="none" w:sz="0" w:space="0" w:color="auto"/>
      </w:divBdr>
    </w:div>
    <w:div w:id="2011567304">
      <w:bodyDiv w:val="1"/>
      <w:marLeft w:val="0"/>
      <w:marRight w:val="0"/>
      <w:marTop w:val="0"/>
      <w:marBottom w:val="0"/>
      <w:divBdr>
        <w:top w:val="none" w:sz="0" w:space="0" w:color="auto"/>
        <w:left w:val="none" w:sz="0" w:space="0" w:color="auto"/>
        <w:bottom w:val="none" w:sz="0" w:space="0" w:color="auto"/>
        <w:right w:val="none" w:sz="0" w:space="0" w:color="auto"/>
      </w:divBdr>
    </w:div>
    <w:div w:id="2025747237">
      <w:bodyDiv w:val="1"/>
      <w:marLeft w:val="0"/>
      <w:marRight w:val="0"/>
      <w:marTop w:val="0"/>
      <w:marBottom w:val="0"/>
      <w:divBdr>
        <w:top w:val="none" w:sz="0" w:space="0" w:color="auto"/>
        <w:left w:val="none" w:sz="0" w:space="0" w:color="auto"/>
        <w:bottom w:val="none" w:sz="0" w:space="0" w:color="auto"/>
        <w:right w:val="none" w:sz="0" w:space="0" w:color="auto"/>
      </w:divBdr>
    </w:div>
    <w:div w:id="2044746620">
      <w:bodyDiv w:val="1"/>
      <w:marLeft w:val="0"/>
      <w:marRight w:val="0"/>
      <w:marTop w:val="0"/>
      <w:marBottom w:val="0"/>
      <w:divBdr>
        <w:top w:val="none" w:sz="0" w:space="0" w:color="auto"/>
        <w:left w:val="none" w:sz="0" w:space="0" w:color="auto"/>
        <w:bottom w:val="none" w:sz="0" w:space="0" w:color="auto"/>
        <w:right w:val="none" w:sz="0" w:space="0" w:color="auto"/>
      </w:divBdr>
    </w:div>
    <w:div w:id="2055081094">
      <w:bodyDiv w:val="1"/>
      <w:marLeft w:val="0"/>
      <w:marRight w:val="0"/>
      <w:marTop w:val="0"/>
      <w:marBottom w:val="0"/>
      <w:divBdr>
        <w:top w:val="none" w:sz="0" w:space="0" w:color="auto"/>
        <w:left w:val="none" w:sz="0" w:space="0" w:color="auto"/>
        <w:bottom w:val="none" w:sz="0" w:space="0" w:color="auto"/>
        <w:right w:val="none" w:sz="0" w:space="0" w:color="auto"/>
      </w:divBdr>
    </w:div>
    <w:div w:id="2056659350">
      <w:bodyDiv w:val="1"/>
      <w:marLeft w:val="0"/>
      <w:marRight w:val="0"/>
      <w:marTop w:val="0"/>
      <w:marBottom w:val="0"/>
      <w:divBdr>
        <w:top w:val="none" w:sz="0" w:space="0" w:color="auto"/>
        <w:left w:val="none" w:sz="0" w:space="0" w:color="auto"/>
        <w:bottom w:val="none" w:sz="0" w:space="0" w:color="auto"/>
        <w:right w:val="none" w:sz="0" w:space="0" w:color="auto"/>
      </w:divBdr>
    </w:div>
    <w:div w:id="2067803258">
      <w:bodyDiv w:val="1"/>
      <w:marLeft w:val="0"/>
      <w:marRight w:val="0"/>
      <w:marTop w:val="0"/>
      <w:marBottom w:val="0"/>
      <w:divBdr>
        <w:top w:val="none" w:sz="0" w:space="0" w:color="auto"/>
        <w:left w:val="none" w:sz="0" w:space="0" w:color="auto"/>
        <w:bottom w:val="none" w:sz="0" w:space="0" w:color="auto"/>
        <w:right w:val="none" w:sz="0" w:space="0" w:color="auto"/>
      </w:divBdr>
    </w:div>
    <w:div w:id="2068842086">
      <w:bodyDiv w:val="1"/>
      <w:marLeft w:val="0"/>
      <w:marRight w:val="0"/>
      <w:marTop w:val="0"/>
      <w:marBottom w:val="0"/>
      <w:divBdr>
        <w:top w:val="none" w:sz="0" w:space="0" w:color="auto"/>
        <w:left w:val="none" w:sz="0" w:space="0" w:color="auto"/>
        <w:bottom w:val="none" w:sz="0" w:space="0" w:color="auto"/>
        <w:right w:val="none" w:sz="0" w:space="0" w:color="auto"/>
      </w:divBdr>
    </w:div>
    <w:div w:id="2074155010">
      <w:bodyDiv w:val="1"/>
      <w:marLeft w:val="0"/>
      <w:marRight w:val="0"/>
      <w:marTop w:val="0"/>
      <w:marBottom w:val="0"/>
      <w:divBdr>
        <w:top w:val="none" w:sz="0" w:space="0" w:color="auto"/>
        <w:left w:val="none" w:sz="0" w:space="0" w:color="auto"/>
        <w:bottom w:val="none" w:sz="0" w:space="0" w:color="auto"/>
        <w:right w:val="none" w:sz="0" w:space="0" w:color="auto"/>
      </w:divBdr>
    </w:div>
    <w:div w:id="2077238220">
      <w:bodyDiv w:val="1"/>
      <w:marLeft w:val="0"/>
      <w:marRight w:val="0"/>
      <w:marTop w:val="0"/>
      <w:marBottom w:val="0"/>
      <w:divBdr>
        <w:top w:val="none" w:sz="0" w:space="0" w:color="auto"/>
        <w:left w:val="none" w:sz="0" w:space="0" w:color="auto"/>
        <w:bottom w:val="none" w:sz="0" w:space="0" w:color="auto"/>
        <w:right w:val="none" w:sz="0" w:space="0" w:color="auto"/>
      </w:divBdr>
    </w:div>
    <w:div w:id="2078553046">
      <w:bodyDiv w:val="1"/>
      <w:marLeft w:val="0"/>
      <w:marRight w:val="0"/>
      <w:marTop w:val="0"/>
      <w:marBottom w:val="0"/>
      <w:divBdr>
        <w:top w:val="none" w:sz="0" w:space="0" w:color="auto"/>
        <w:left w:val="none" w:sz="0" w:space="0" w:color="auto"/>
        <w:bottom w:val="none" w:sz="0" w:space="0" w:color="auto"/>
        <w:right w:val="none" w:sz="0" w:space="0" w:color="auto"/>
      </w:divBdr>
    </w:div>
    <w:div w:id="2079746710">
      <w:bodyDiv w:val="1"/>
      <w:marLeft w:val="0"/>
      <w:marRight w:val="0"/>
      <w:marTop w:val="0"/>
      <w:marBottom w:val="0"/>
      <w:divBdr>
        <w:top w:val="none" w:sz="0" w:space="0" w:color="auto"/>
        <w:left w:val="none" w:sz="0" w:space="0" w:color="auto"/>
        <w:bottom w:val="none" w:sz="0" w:space="0" w:color="auto"/>
        <w:right w:val="none" w:sz="0" w:space="0" w:color="auto"/>
      </w:divBdr>
    </w:div>
    <w:div w:id="2104835878">
      <w:bodyDiv w:val="1"/>
      <w:marLeft w:val="0"/>
      <w:marRight w:val="0"/>
      <w:marTop w:val="0"/>
      <w:marBottom w:val="0"/>
      <w:divBdr>
        <w:top w:val="none" w:sz="0" w:space="0" w:color="auto"/>
        <w:left w:val="none" w:sz="0" w:space="0" w:color="auto"/>
        <w:bottom w:val="none" w:sz="0" w:space="0" w:color="auto"/>
        <w:right w:val="none" w:sz="0" w:space="0" w:color="auto"/>
      </w:divBdr>
    </w:div>
    <w:div w:id="2117555989">
      <w:bodyDiv w:val="1"/>
      <w:marLeft w:val="0"/>
      <w:marRight w:val="0"/>
      <w:marTop w:val="0"/>
      <w:marBottom w:val="0"/>
      <w:divBdr>
        <w:top w:val="none" w:sz="0" w:space="0" w:color="auto"/>
        <w:left w:val="none" w:sz="0" w:space="0" w:color="auto"/>
        <w:bottom w:val="none" w:sz="0" w:space="0" w:color="auto"/>
        <w:right w:val="none" w:sz="0" w:space="0" w:color="auto"/>
      </w:divBdr>
    </w:div>
    <w:div w:id="2117869793">
      <w:bodyDiv w:val="1"/>
      <w:marLeft w:val="0"/>
      <w:marRight w:val="0"/>
      <w:marTop w:val="0"/>
      <w:marBottom w:val="0"/>
      <w:divBdr>
        <w:top w:val="none" w:sz="0" w:space="0" w:color="auto"/>
        <w:left w:val="none" w:sz="0" w:space="0" w:color="auto"/>
        <w:bottom w:val="none" w:sz="0" w:space="0" w:color="auto"/>
        <w:right w:val="none" w:sz="0" w:space="0" w:color="auto"/>
      </w:divBdr>
    </w:div>
    <w:div w:id="2125030007">
      <w:bodyDiv w:val="1"/>
      <w:marLeft w:val="0"/>
      <w:marRight w:val="0"/>
      <w:marTop w:val="0"/>
      <w:marBottom w:val="0"/>
      <w:divBdr>
        <w:top w:val="none" w:sz="0" w:space="0" w:color="auto"/>
        <w:left w:val="none" w:sz="0" w:space="0" w:color="auto"/>
        <w:bottom w:val="none" w:sz="0" w:space="0" w:color="auto"/>
        <w:right w:val="none" w:sz="0" w:space="0" w:color="auto"/>
      </w:divBdr>
    </w:div>
    <w:div w:id="2125691332">
      <w:bodyDiv w:val="1"/>
      <w:marLeft w:val="0"/>
      <w:marRight w:val="0"/>
      <w:marTop w:val="0"/>
      <w:marBottom w:val="0"/>
      <w:divBdr>
        <w:top w:val="none" w:sz="0" w:space="0" w:color="auto"/>
        <w:left w:val="none" w:sz="0" w:space="0" w:color="auto"/>
        <w:bottom w:val="none" w:sz="0" w:space="0" w:color="auto"/>
        <w:right w:val="none" w:sz="0" w:space="0" w:color="auto"/>
      </w:divBdr>
    </w:div>
    <w:div w:id="2131196385">
      <w:bodyDiv w:val="1"/>
      <w:marLeft w:val="0"/>
      <w:marRight w:val="0"/>
      <w:marTop w:val="0"/>
      <w:marBottom w:val="0"/>
      <w:divBdr>
        <w:top w:val="none" w:sz="0" w:space="0" w:color="auto"/>
        <w:left w:val="none" w:sz="0" w:space="0" w:color="auto"/>
        <w:bottom w:val="none" w:sz="0" w:space="0" w:color="auto"/>
        <w:right w:val="none" w:sz="0" w:space="0" w:color="auto"/>
      </w:divBdr>
    </w:div>
    <w:div w:id="2134014860">
      <w:bodyDiv w:val="1"/>
      <w:marLeft w:val="0"/>
      <w:marRight w:val="0"/>
      <w:marTop w:val="0"/>
      <w:marBottom w:val="0"/>
      <w:divBdr>
        <w:top w:val="none" w:sz="0" w:space="0" w:color="auto"/>
        <w:left w:val="none" w:sz="0" w:space="0" w:color="auto"/>
        <w:bottom w:val="none" w:sz="0" w:space="0" w:color="auto"/>
        <w:right w:val="none" w:sz="0" w:space="0" w:color="auto"/>
      </w:divBdr>
    </w:div>
    <w:div w:id="2134712241">
      <w:bodyDiv w:val="1"/>
      <w:marLeft w:val="0"/>
      <w:marRight w:val="0"/>
      <w:marTop w:val="0"/>
      <w:marBottom w:val="0"/>
      <w:divBdr>
        <w:top w:val="none" w:sz="0" w:space="0" w:color="auto"/>
        <w:left w:val="none" w:sz="0" w:space="0" w:color="auto"/>
        <w:bottom w:val="none" w:sz="0" w:space="0" w:color="auto"/>
        <w:right w:val="none" w:sz="0" w:space="0" w:color="auto"/>
      </w:divBdr>
    </w:div>
    <w:div w:id="2141651958">
      <w:bodyDiv w:val="1"/>
      <w:marLeft w:val="0"/>
      <w:marRight w:val="0"/>
      <w:marTop w:val="0"/>
      <w:marBottom w:val="0"/>
      <w:divBdr>
        <w:top w:val="none" w:sz="0" w:space="0" w:color="auto"/>
        <w:left w:val="none" w:sz="0" w:space="0" w:color="auto"/>
        <w:bottom w:val="none" w:sz="0" w:space="0" w:color="auto"/>
        <w:right w:val="none" w:sz="0" w:space="0" w:color="auto"/>
      </w:divBdr>
    </w:div>
    <w:div w:id="214657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ОСТ</b:Tag>
    <b:SourceType>Book</b:SourceType>
    <b:Guid>{94421561-729B-4843-9AF8-3F463DCE0382}</b:Guid>
    <b:Title>ОСТ 68-14-99 Виды и процессы геодезической и картографической производственной деятельности. Термины и определения</b:Title>
    <b:RefOrder>1</b:RefOrder>
  </b:Source>
  <b:Source>
    <b:Tag>ОСТ1</b:Tag>
    <b:SourceType>Book</b:SourceType>
    <b:Guid>{E19B4E67-CA02-4210-924C-DD5EF36B2BCA}</b:Guid>
    <b:Title>ОСТ 68-15-01 Измерения геодезические. Термины и определения</b:Title>
    <b:RefOrder>2</b:RefOrder>
  </b:Source>
  <b:Source>
    <b:Tag>ГКИ</b:Tag>
    <b:SourceType>Book</b:SourceType>
    <b:Guid>{7064CB5C-F182-40F7-A0E8-9A78575897CC}</b:Guid>
    <b:Title>ГКИНП-02-033-82 Инструкция по топографической съёмке в масштабах 1:5000, 1:2000, 1:1000 и 1:500</b:Title>
    <b:RefOrder>3</b:RefOrder>
  </b:Source>
  <b:Source>
    <b:Tag>ГКИ1</b:Tag>
    <b:SourceType>Book</b:SourceType>
    <b:Guid>{3F505516-EB3C-4DA4-AD3A-CFEB1B3C5BD5}</b:Guid>
    <b:Title>ГКИНП (ОНТА)-02-262-02 Инструкция по развитию съёмочного обоснования и съёмке ситуации и рельефа с применением глобальных навигационных спутниковых систем ГЛОНАСС и GPS</b:Title>
    <b:RefOrder>4</b:RefOrder>
  </b:Source>
  <b:Source>
    <b:Tag>ГКИ2</b:Tag>
    <b:SourceType>Book</b:SourceType>
    <b:Guid>{4F1E092C-38E3-484C-A72A-9C8BC267EA6B}</b:Guid>
    <b:Title>ГКИНП (ОНТА) -01-271-03 Руководство по созданию и реконструкции городских геодезических сетей с использованием спутниковых систем ГЛОНАСС и GPS</b:Title>
    <b:RefOrder>5</b:RefOrder>
  </b:Source>
  <b:Source>
    <b:Tag>ГКИ3</b:Tag>
    <b:SourceType>Book</b:SourceType>
    <b:Guid>{A1956927-97F5-4C72-9B15-E59F7A4039A1}</b:Guid>
    <b:Title>ГКИНП (ГНТА)-03-010-02 Инструкция по нивелированию I, II, III и IV классов</b:Title>
    <b:RefOrder>6</b:RefOrder>
  </b:Source>
  <b:Source>
    <b:Tag>ГКИ4</b:Tag>
    <b:SourceType>Book</b:SourceType>
    <b:Guid>{B33EF9E0-AC12-4FD8-B7FF-E984690553C0}</b:Guid>
    <b:Title>ГКИНП (ГНТА)-17-004-99 Инструкция о порядке контроля и приёмки геодезических, топографических и картографических работ</b:Title>
    <b:RefOrder>8</b:RefOrder>
  </b:Source>
  <b:Source>
    <b:Tag>П87</b:Tag>
    <b:SourceType>Book</b:SourceType>
    <b:Guid>{064938A0-1D61-4741-BB32-D0C68DBA56AA}</b:Guid>
    <b:Title>П87-2001 Рекомендации по проведению натурных наблюдений за осадками грунтовых плотин</b:Title>
    <b:RefOrder>7</b:RefOrder>
  </b:Source>
</b:Sources>
</file>

<file path=customXml/itemProps1.xml><?xml version="1.0" encoding="utf-8"?>
<ds:datastoreItem xmlns:ds="http://schemas.openxmlformats.org/officeDocument/2006/customXml" ds:itemID="{5EB98F22-ABA4-4ED2-8028-D0E07C001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67</Pages>
  <Words>19912</Words>
  <Characters>113505</Characters>
  <Application>Microsoft Office Word</Application>
  <DocSecurity>0</DocSecurity>
  <Lines>945</Lines>
  <Paragraphs>266</Paragraphs>
  <ScaleCrop>false</ScaleCrop>
  <HeadingPairs>
    <vt:vector size="2" baseType="variant">
      <vt:variant>
        <vt:lpstr>Название</vt:lpstr>
      </vt:variant>
      <vt:variant>
        <vt:i4>1</vt:i4>
      </vt:variant>
    </vt:vector>
  </HeadingPairs>
  <TitlesOfParts>
    <vt:vector size="1" baseType="lpstr">
      <vt:lpstr>С В О Д   П Р А В И Л, ИГИ, 19.07</vt:lpstr>
    </vt:vector>
  </TitlesOfParts>
  <Company>1</Company>
  <LinksUpToDate>false</LinksUpToDate>
  <CharactersWithSpaces>133151</CharactersWithSpaces>
  <SharedDoc>false</SharedDoc>
  <HLinks>
    <vt:vector size="90" baseType="variant">
      <vt:variant>
        <vt:i4>1769521</vt:i4>
      </vt:variant>
      <vt:variant>
        <vt:i4>86</vt:i4>
      </vt:variant>
      <vt:variant>
        <vt:i4>0</vt:i4>
      </vt:variant>
      <vt:variant>
        <vt:i4>5</vt:i4>
      </vt:variant>
      <vt:variant>
        <vt:lpwstr/>
      </vt:variant>
      <vt:variant>
        <vt:lpwstr>_Toc478659844</vt:lpwstr>
      </vt:variant>
      <vt:variant>
        <vt:i4>1769521</vt:i4>
      </vt:variant>
      <vt:variant>
        <vt:i4>80</vt:i4>
      </vt:variant>
      <vt:variant>
        <vt:i4>0</vt:i4>
      </vt:variant>
      <vt:variant>
        <vt:i4>5</vt:i4>
      </vt:variant>
      <vt:variant>
        <vt:lpwstr/>
      </vt:variant>
      <vt:variant>
        <vt:lpwstr>_Toc478659843</vt:lpwstr>
      </vt:variant>
      <vt:variant>
        <vt:i4>1769521</vt:i4>
      </vt:variant>
      <vt:variant>
        <vt:i4>74</vt:i4>
      </vt:variant>
      <vt:variant>
        <vt:i4>0</vt:i4>
      </vt:variant>
      <vt:variant>
        <vt:i4>5</vt:i4>
      </vt:variant>
      <vt:variant>
        <vt:lpwstr/>
      </vt:variant>
      <vt:variant>
        <vt:lpwstr>_Toc478659842</vt:lpwstr>
      </vt:variant>
      <vt:variant>
        <vt:i4>1769521</vt:i4>
      </vt:variant>
      <vt:variant>
        <vt:i4>68</vt:i4>
      </vt:variant>
      <vt:variant>
        <vt:i4>0</vt:i4>
      </vt:variant>
      <vt:variant>
        <vt:i4>5</vt:i4>
      </vt:variant>
      <vt:variant>
        <vt:lpwstr/>
      </vt:variant>
      <vt:variant>
        <vt:lpwstr>_Toc478659841</vt:lpwstr>
      </vt:variant>
      <vt:variant>
        <vt:i4>1769521</vt:i4>
      </vt:variant>
      <vt:variant>
        <vt:i4>62</vt:i4>
      </vt:variant>
      <vt:variant>
        <vt:i4>0</vt:i4>
      </vt:variant>
      <vt:variant>
        <vt:i4>5</vt:i4>
      </vt:variant>
      <vt:variant>
        <vt:lpwstr/>
      </vt:variant>
      <vt:variant>
        <vt:lpwstr>_Toc478659840</vt:lpwstr>
      </vt:variant>
      <vt:variant>
        <vt:i4>1835057</vt:i4>
      </vt:variant>
      <vt:variant>
        <vt:i4>56</vt:i4>
      </vt:variant>
      <vt:variant>
        <vt:i4>0</vt:i4>
      </vt:variant>
      <vt:variant>
        <vt:i4>5</vt:i4>
      </vt:variant>
      <vt:variant>
        <vt:lpwstr/>
      </vt:variant>
      <vt:variant>
        <vt:lpwstr>_Toc478659839</vt:lpwstr>
      </vt:variant>
      <vt:variant>
        <vt:i4>1835057</vt:i4>
      </vt:variant>
      <vt:variant>
        <vt:i4>50</vt:i4>
      </vt:variant>
      <vt:variant>
        <vt:i4>0</vt:i4>
      </vt:variant>
      <vt:variant>
        <vt:i4>5</vt:i4>
      </vt:variant>
      <vt:variant>
        <vt:lpwstr/>
      </vt:variant>
      <vt:variant>
        <vt:lpwstr>_Toc478659838</vt:lpwstr>
      </vt:variant>
      <vt:variant>
        <vt:i4>1835057</vt:i4>
      </vt:variant>
      <vt:variant>
        <vt:i4>44</vt:i4>
      </vt:variant>
      <vt:variant>
        <vt:i4>0</vt:i4>
      </vt:variant>
      <vt:variant>
        <vt:i4>5</vt:i4>
      </vt:variant>
      <vt:variant>
        <vt:lpwstr/>
      </vt:variant>
      <vt:variant>
        <vt:lpwstr>_Toc478659837</vt:lpwstr>
      </vt:variant>
      <vt:variant>
        <vt:i4>1835057</vt:i4>
      </vt:variant>
      <vt:variant>
        <vt:i4>38</vt:i4>
      </vt:variant>
      <vt:variant>
        <vt:i4>0</vt:i4>
      </vt:variant>
      <vt:variant>
        <vt:i4>5</vt:i4>
      </vt:variant>
      <vt:variant>
        <vt:lpwstr/>
      </vt:variant>
      <vt:variant>
        <vt:lpwstr>_Toc478659836</vt:lpwstr>
      </vt:variant>
      <vt:variant>
        <vt:i4>1835057</vt:i4>
      </vt:variant>
      <vt:variant>
        <vt:i4>32</vt:i4>
      </vt:variant>
      <vt:variant>
        <vt:i4>0</vt:i4>
      </vt:variant>
      <vt:variant>
        <vt:i4>5</vt:i4>
      </vt:variant>
      <vt:variant>
        <vt:lpwstr/>
      </vt:variant>
      <vt:variant>
        <vt:lpwstr>_Toc478659835</vt:lpwstr>
      </vt:variant>
      <vt:variant>
        <vt:i4>1835057</vt:i4>
      </vt:variant>
      <vt:variant>
        <vt:i4>26</vt:i4>
      </vt:variant>
      <vt:variant>
        <vt:i4>0</vt:i4>
      </vt:variant>
      <vt:variant>
        <vt:i4>5</vt:i4>
      </vt:variant>
      <vt:variant>
        <vt:lpwstr/>
      </vt:variant>
      <vt:variant>
        <vt:lpwstr>_Toc478659834</vt:lpwstr>
      </vt:variant>
      <vt:variant>
        <vt:i4>1835057</vt:i4>
      </vt:variant>
      <vt:variant>
        <vt:i4>20</vt:i4>
      </vt:variant>
      <vt:variant>
        <vt:i4>0</vt:i4>
      </vt:variant>
      <vt:variant>
        <vt:i4>5</vt:i4>
      </vt:variant>
      <vt:variant>
        <vt:lpwstr/>
      </vt:variant>
      <vt:variant>
        <vt:lpwstr>_Toc478659833</vt:lpwstr>
      </vt:variant>
      <vt:variant>
        <vt:i4>1835057</vt:i4>
      </vt:variant>
      <vt:variant>
        <vt:i4>14</vt:i4>
      </vt:variant>
      <vt:variant>
        <vt:i4>0</vt:i4>
      </vt:variant>
      <vt:variant>
        <vt:i4>5</vt:i4>
      </vt:variant>
      <vt:variant>
        <vt:lpwstr/>
      </vt:variant>
      <vt:variant>
        <vt:lpwstr>_Toc478659832</vt:lpwstr>
      </vt:variant>
      <vt:variant>
        <vt:i4>1835057</vt:i4>
      </vt:variant>
      <vt:variant>
        <vt:i4>8</vt:i4>
      </vt:variant>
      <vt:variant>
        <vt:i4>0</vt:i4>
      </vt:variant>
      <vt:variant>
        <vt:i4>5</vt:i4>
      </vt:variant>
      <vt:variant>
        <vt:lpwstr/>
      </vt:variant>
      <vt:variant>
        <vt:lpwstr>_Toc478659831</vt:lpwstr>
      </vt:variant>
      <vt:variant>
        <vt:i4>1835057</vt:i4>
      </vt:variant>
      <vt:variant>
        <vt:i4>2</vt:i4>
      </vt:variant>
      <vt:variant>
        <vt:i4>0</vt:i4>
      </vt:variant>
      <vt:variant>
        <vt:i4>5</vt:i4>
      </vt:variant>
      <vt:variant>
        <vt:lpwstr/>
      </vt:variant>
      <vt:variant>
        <vt:lpwstr>_Toc478659830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 В О Д   П Р А В И Л, ИГИ, 19.07</dc:title>
  <dc:creator>Мисник Г.В.</dc:creator>
  <cp:lastModifiedBy>Соколов Сергей Вадимович</cp:lastModifiedBy>
  <cp:revision>3</cp:revision>
  <cp:lastPrinted>2018-10-26T12:25:00Z</cp:lastPrinted>
  <dcterms:created xsi:type="dcterms:W3CDTF">2024-01-19T13:43:00Z</dcterms:created>
  <dcterms:modified xsi:type="dcterms:W3CDTF">2024-01-22T06:36:00Z</dcterms:modified>
</cp:coreProperties>
</file>